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bookmarkStart w:id="2" w:name="_Toc232373215"/>
      <w:r>
        <w:lastRenderedPageBreak/>
        <w:t>Foreword</w:t>
      </w:r>
      <w:bookmarkEnd w:id="2"/>
    </w:p>
    <w:p w14:paraId="49123BD7" w14:textId="5773FF1D" w:rsidR="000A65D1" w:rsidRPr="000A65D1" w:rsidRDefault="007C3E74" w:rsidP="000A65D1">
      <w:pPr>
        <w:rPr>
          <w:lang w:val="en-US"/>
        </w:rPr>
      </w:pPr>
      <w:r>
        <w:t xml:space="preserve">  </w:t>
      </w:r>
      <w:r w:rsidR="000A65D1" w:rsidRPr="000A65D1">
        <w:rPr>
          <w:lang w:val="en-US"/>
        </w:rPr>
        <w:t>Over 10 years ago I fell in love with what we then called AI. Back then I was a technical student writing an AI checkers computer</w:t>
      </w:r>
      <w:r w:rsidR="000A65D1">
        <w:rPr>
          <w:lang w:val="en-US"/>
        </w:rPr>
        <w:t xml:space="preserve"> that quickly became more capable at the game than</w:t>
      </w:r>
      <w:r w:rsidR="000A65D1" w:rsidRPr="000A65D1">
        <w:rPr>
          <w:lang w:val="en-US"/>
        </w:rPr>
        <w:t xml:space="preserve"> I was. When I entered the field of marketing in 2018</w:t>
      </w:r>
      <w:r w:rsidR="000A65D1">
        <w:rPr>
          <w:lang w:val="en-US"/>
        </w:rPr>
        <w:t>, AI became the hot new thing again; my first LinkedIn post ever showed me fumbling for an answer to the question “so what is AI?”</w:t>
      </w:r>
      <w:r w:rsidR="000A65D1" w:rsidRPr="000A65D1">
        <w:rPr>
          <w:lang w:val="en-US"/>
        </w:rPr>
        <w:t xml:space="preserve"> Years later</w:t>
      </w:r>
      <w:r w:rsidR="000A65D1">
        <w:rPr>
          <w:lang w:val="en-US"/>
        </w:rPr>
        <w:t>, after the releases of Dall-E and ChatGPT,</w:t>
      </w:r>
      <w:r w:rsidR="000A65D1" w:rsidRPr="000A65D1">
        <w:rPr>
          <w:lang w:val="en-US"/>
        </w:rPr>
        <w:t xml:space="preserve"> the techniques that had interested me for so long came to the center of the public debate.</w:t>
      </w:r>
    </w:p>
    <w:p w14:paraId="5B8E8A62" w14:textId="77777777" w:rsidR="000A65D1" w:rsidRPr="000A65D1" w:rsidRDefault="000A65D1" w:rsidP="000A65D1">
      <w:pPr>
        <w:rPr>
          <w:lang w:val="en-US"/>
        </w:rPr>
      </w:pPr>
      <w:r w:rsidRPr="000A65D1">
        <w:rPr>
          <w:lang w:val="en-US"/>
        </w:rPr>
        <w:t>Additionally, when I graduated from my Master Data Science &amp; Entrepreneurship I would never have guessed that only 5 years later I would start an Executive MBA. Nor would I have guessed that I would do an academic study again, now combining the key elements of my background in business, marketing, and AI.</w:t>
      </w:r>
    </w:p>
    <w:p w14:paraId="065FC54B" w14:textId="77777777" w:rsidR="000A65D1" w:rsidRPr="000A65D1" w:rsidRDefault="000A65D1" w:rsidP="000A65D1">
      <w:pPr>
        <w:rPr>
          <w:lang w:val="en-US"/>
        </w:rPr>
      </w:pPr>
      <w:r w:rsidRPr="000A65D1">
        <w:rPr>
          <w:lang w:val="en-US"/>
        </w:rPr>
        <w:t>I have greatly enjoyed my experience at Nyenrode, and this thesis is the crown to my entire academic journey. I want to thank the people who have brought me here: Techonomy and Peter Sprenger for giving me the opportunity to start the MBA. My team within the company for the great support they provided me whenever I had a busy period with the study.</w:t>
      </w:r>
    </w:p>
    <w:p w14:paraId="2320931B" w14:textId="77777777" w:rsidR="000A65D1" w:rsidRPr="000A65D1" w:rsidRDefault="000A65D1" w:rsidP="000A65D1">
      <w:pPr>
        <w:rPr>
          <w:lang w:val="en-US"/>
        </w:rPr>
      </w:pPr>
      <w:r w:rsidRPr="000A65D1">
        <w:rPr>
          <w:lang w:val="en-US"/>
        </w:rPr>
        <w:t>Also I want to thank all of my classmates for giving me such a great time during and outside of the module. And a very special thanks for my peer group, I love how we have supported each other. Another special thanks goes out to my family and friends, to those who I have disregarded because I was too busy and those who supported me without expecting anything in return. I could not have made it through these busy years without having all of these special people around me to support me.</w:t>
      </w:r>
    </w:p>
    <w:p w14:paraId="0F2892C6" w14:textId="0644C987" w:rsidR="00A3387C" w:rsidRPr="000A65D1" w:rsidRDefault="000A65D1" w:rsidP="000A65D1">
      <w:pPr>
        <w:rPr>
          <w:lang w:val="en-US"/>
        </w:rPr>
      </w:pPr>
      <w:r w:rsidRPr="000A65D1">
        <w:rPr>
          <w:lang w:val="en-US"/>
        </w:rPr>
        <w:t>Lastly, I want to give a very special thanks to my supervisor Stefanie Beninger. During the module she provided it was clear to me that she was the perfect fit for this research. I want to thank you for your time and effort. And for the patience with all of the questions regarding your preferences, and the “are you sure” questions after you noted your preferences, I think it greatly improved my work.</w:t>
      </w:r>
      <w:r w:rsidR="00A3387C">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1209D7F4" w14:textId="0B1B502E" w:rsidR="00742E2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73215" w:history="1">
            <w:r w:rsidR="00742E25" w:rsidRPr="00031D39">
              <w:rPr>
                <w:rStyle w:val="Hyperlink"/>
                <w:noProof/>
              </w:rPr>
              <w:t>Foreword</w:t>
            </w:r>
            <w:r w:rsidR="00742E25">
              <w:rPr>
                <w:noProof/>
                <w:webHidden/>
              </w:rPr>
              <w:tab/>
            </w:r>
            <w:r w:rsidR="00742E25">
              <w:rPr>
                <w:noProof/>
                <w:webHidden/>
              </w:rPr>
              <w:fldChar w:fldCharType="begin"/>
            </w:r>
            <w:r w:rsidR="00742E25">
              <w:rPr>
                <w:noProof/>
                <w:webHidden/>
              </w:rPr>
              <w:instrText xml:space="preserve"> PAGEREF _Toc232373215 \h </w:instrText>
            </w:r>
            <w:r w:rsidR="00742E25">
              <w:rPr>
                <w:noProof/>
                <w:webHidden/>
              </w:rPr>
            </w:r>
            <w:r w:rsidR="00742E25">
              <w:rPr>
                <w:noProof/>
                <w:webHidden/>
              </w:rPr>
              <w:fldChar w:fldCharType="separate"/>
            </w:r>
            <w:r w:rsidR="00BD46F9">
              <w:rPr>
                <w:noProof/>
                <w:webHidden/>
              </w:rPr>
              <w:t>3</w:t>
            </w:r>
            <w:r w:rsidR="00742E25">
              <w:rPr>
                <w:noProof/>
                <w:webHidden/>
              </w:rPr>
              <w:fldChar w:fldCharType="end"/>
            </w:r>
          </w:hyperlink>
        </w:p>
        <w:p w14:paraId="1EAE5860" w14:textId="5B2CA3FD"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6" w:history="1">
            <w:r w:rsidRPr="00031D39">
              <w:rPr>
                <w:rStyle w:val="Hyperlink"/>
                <w:noProof/>
              </w:rPr>
              <w:t>Executive Summary</w:t>
            </w:r>
            <w:r>
              <w:rPr>
                <w:noProof/>
                <w:webHidden/>
              </w:rPr>
              <w:tab/>
            </w:r>
            <w:r>
              <w:rPr>
                <w:noProof/>
                <w:webHidden/>
              </w:rPr>
              <w:fldChar w:fldCharType="begin"/>
            </w:r>
            <w:r>
              <w:rPr>
                <w:noProof/>
                <w:webHidden/>
              </w:rPr>
              <w:instrText xml:space="preserve"> PAGEREF _Toc232373216 \h </w:instrText>
            </w:r>
            <w:r>
              <w:rPr>
                <w:noProof/>
                <w:webHidden/>
              </w:rPr>
            </w:r>
            <w:r>
              <w:rPr>
                <w:noProof/>
                <w:webHidden/>
              </w:rPr>
              <w:fldChar w:fldCharType="separate"/>
            </w:r>
            <w:r w:rsidR="00BD46F9">
              <w:rPr>
                <w:noProof/>
                <w:webHidden/>
              </w:rPr>
              <w:t>6</w:t>
            </w:r>
            <w:r>
              <w:rPr>
                <w:noProof/>
                <w:webHidden/>
              </w:rPr>
              <w:fldChar w:fldCharType="end"/>
            </w:r>
          </w:hyperlink>
        </w:p>
        <w:p w14:paraId="21811F36" w14:textId="2C9C0D2C"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7" w:history="1">
            <w:r w:rsidRPr="00031D39">
              <w:rPr>
                <w:rStyle w:val="Hyperlink"/>
                <w:noProof/>
              </w:rPr>
              <w:t>1.       Introduction</w:t>
            </w:r>
            <w:r>
              <w:rPr>
                <w:noProof/>
                <w:webHidden/>
              </w:rPr>
              <w:tab/>
            </w:r>
            <w:r>
              <w:rPr>
                <w:noProof/>
                <w:webHidden/>
              </w:rPr>
              <w:fldChar w:fldCharType="begin"/>
            </w:r>
            <w:r>
              <w:rPr>
                <w:noProof/>
                <w:webHidden/>
              </w:rPr>
              <w:instrText xml:space="preserve"> PAGEREF _Toc232373217 \h </w:instrText>
            </w:r>
            <w:r>
              <w:rPr>
                <w:noProof/>
                <w:webHidden/>
              </w:rPr>
            </w:r>
            <w:r>
              <w:rPr>
                <w:noProof/>
                <w:webHidden/>
              </w:rPr>
              <w:fldChar w:fldCharType="separate"/>
            </w:r>
            <w:r w:rsidR="00BD46F9">
              <w:rPr>
                <w:noProof/>
                <w:webHidden/>
              </w:rPr>
              <w:t>1</w:t>
            </w:r>
            <w:r>
              <w:rPr>
                <w:noProof/>
                <w:webHidden/>
              </w:rPr>
              <w:fldChar w:fldCharType="end"/>
            </w:r>
          </w:hyperlink>
        </w:p>
        <w:p w14:paraId="71972744" w14:textId="43BA0B78"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8" w:history="1">
            <w:r w:rsidRPr="00031D39">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Literature review</w:t>
            </w:r>
            <w:r>
              <w:rPr>
                <w:noProof/>
                <w:webHidden/>
              </w:rPr>
              <w:tab/>
            </w:r>
            <w:r>
              <w:rPr>
                <w:noProof/>
                <w:webHidden/>
              </w:rPr>
              <w:fldChar w:fldCharType="begin"/>
            </w:r>
            <w:r>
              <w:rPr>
                <w:noProof/>
                <w:webHidden/>
              </w:rPr>
              <w:instrText xml:space="preserve"> PAGEREF _Toc232373218 \h </w:instrText>
            </w:r>
            <w:r>
              <w:rPr>
                <w:noProof/>
                <w:webHidden/>
              </w:rPr>
            </w:r>
            <w:r>
              <w:rPr>
                <w:noProof/>
                <w:webHidden/>
              </w:rPr>
              <w:fldChar w:fldCharType="separate"/>
            </w:r>
            <w:r w:rsidR="00BD46F9">
              <w:rPr>
                <w:noProof/>
                <w:webHidden/>
              </w:rPr>
              <w:t>4</w:t>
            </w:r>
            <w:r>
              <w:rPr>
                <w:noProof/>
                <w:webHidden/>
              </w:rPr>
              <w:fldChar w:fldCharType="end"/>
            </w:r>
          </w:hyperlink>
        </w:p>
        <w:p w14:paraId="4ECA54F0" w14:textId="46D56457"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9" w:history="1">
            <w:r w:rsidRPr="00031D39">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The historical development of AI</w:t>
            </w:r>
            <w:r>
              <w:rPr>
                <w:noProof/>
                <w:webHidden/>
              </w:rPr>
              <w:tab/>
            </w:r>
            <w:r>
              <w:rPr>
                <w:noProof/>
                <w:webHidden/>
              </w:rPr>
              <w:fldChar w:fldCharType="begin"/>
            </w:r>
            <w:r>
              <w:rPr>
                <w:noProof/>
                <w:webHidden/>
              </w:rPr>
              <w:instrText xml:space="preserve"> PAGEREF _Toc232373219 \h </w:instrText>
            </w:r>
            <w:r>
              <w:rPr>
                <w:noProof/>
                <w:webHidden/>
              </w:rPr>
            </w:r>
            <w:r>
              <w:rPr>
                <w:noProof/>
                <w:webHidden/>
              </w:rPr>
              <w:fldChar w:fldCharType="separate"/>
            </w:r>
            <w:r w:rsidR="00BD46F9">
              <w:rPr>
                <w:noProof/>
                <w:webHidden/>
              </w:rPr>
              <w:t>4</w:t>
            </w:r>
            <w:r>
              <w:rPr>
                <w:noProof/>
                <w:webHidden/>
              </w:rPr>
              <w:fldChar w:fldCharType="end"/>
            </w:r>
          </w:hyperlink>
        </w:p>
        <w:p w14:paraId="43295121" w14:textId="0DA2B898"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0" w:history="1">
            <w:r w:rsidRPr="00031D39">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On Agentic AI</w:t>
            </w:r>
            <w:r>
              <w:rPr>
                <w:noProof/>
                <w:webHidden/>
              </w:rPr>
              <w:tab/>
            </w:r>
            <w:r>
              <w:rPr>
                <w:noProof/>
                <w:webHidden/>
              </w:rPr>
              <w:fldChar w:fldCharType="begin"/>
            </w:r>
            <w:r>
              <w:rPr>
                <w:noProof/>
                <w:webHidden/>
              </w:rPr>
              <w:instrText xml:space="preserve"> PAGEREF _Toc232373220 \h </w:instrText>
            </w:r>
            <w:r>
              <w:rPr>
                <w:noProof/>
                <w:webHidden/>
              </w:rPr>
            </w:r>
            <w:r>
              <w:rPr>
                <w:noProof/>
                <w:webHidden/>
              </w:rPr>
              <w:fldChar w:fldCharType="separate"/>
            </w:r>
            <w:r w:rsidR="00BD46F9">
              <w:rPr>
                <w:noProof/>
                <w:webHidden/>
              </w:rPr>
              <w:t>8</w:t>
            </w:r>
            <w:r>
              <w:rPr>
                <w:noProof/>
                <w:webHidden/>
              </w:rPr>
              <w:fldChar w:fldCharType="end"/>
            </w:r>
          </w:hyperlink>
        </w:p>
        <w:p w14:paraId="231A45F1" w14:textId="57E9DD8B"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1" w:history="1">
            <w:r w:rsidRPr="00031D39">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_Toc232373221 \h </w:instrText>
            </w:r>
            <w:r>
              <w:rPr>
                <w:noProof/>
                <w:webHidden/>
              </w:rPr>
            </w:r>
            <w:r>
              <w:rPr>
                <w:noProof/>
                <w:webHidden/>
              </w:rPr>
              <w:fldChar w:fldCharType="separate"/>
            </w:r>
            <w:r w:rsidR="00BD46F9">
              <w:rPr>
                <w:noProof/>
                <w:webHidden/>
              </w:rPr>
              <w:t>9</w:t>
            </w:r>
            <w:r>
              <w:rPr>
                <w:noProof/>
                <w:webHidden/>
              </w:rPr>
              <w:fldChar w:fldCharType="end"/>
            </w:r>
          </w:hyperlink>
        </w:p>
        <w:p w14:paraId="41F9F80E" w14:textId="0B6C87D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2" w:history="1">
            <w:r w:rsidRPr="00031D39">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_Toc232373222 \h </w:instrText>
            </w:r>
            <w:r>
              <w:rPr>
                <w:noProof/>
                <w:webHidden/>
              </w:rPr>
            </w:r>
            <w:r>
              <w:rPr>
                <w:noProof/>
                <w:webHidden/>
              </w:rPr>
              <w:fldChar w:fldCharType="separate"/>
            </w:r>
            <w:r w:rsidR="00BD46F9">
              <w:rPr>
                <w:noProof/>
                <w:webHidden/>
              </w:rPr>
              <w:t>10</w:t>
            </w:r>
            <w:r>
              <w:rPr>
                <w:noProof/>
                <w:webHidden/>
              </w:rPr>
              <w:fldChar w:fldCharType="end"/>
            </w:r>
          </w:hyperlink>
        </w:p>
        <w:p w14:paraId="2DAE1232" w14:textId="632C5F23"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3" w:history="1">
            <w:r w:rsidRPr="00031D39">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_Toc232373223 \h </w:instrText>
            </w:r>
            <w:r>
              <w:rPr>
                <w:noProof/>
                <w:webHidden/>
              </w:rPr>
            </w:r>
            <w:r>
              <w:rPr>
                <w:noProof/>
                <w:webHidden/>
              </w:rPr>
              <w:fldChar w:fldCharType="separate"/>
            </w:r>
            <w:r w:rsidR="00BD46F9">
              <w:rPr>
                <w:noProof/>
                <w:webHidden/>
              </w:rPr>
              <w:t>11</w:t>
            </w:r>
            <w:r>
              <w:rPr>
                <w:noProof/>
                <w:webHidden/>
              </w:rPr>
              <w:fldChar w:fldCharType="end"/>
            </w:r>
          </w:hyperlink>
        </w:p>
        <w:p w14:paraId="09FCCB3A" w14:textId="22411C9F"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4" w:history="1">
            <w:r w:rsidRPr="00031D39">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Methodology</w:t>
            </w:r>
            <w:r>
              <w:rPr>
                <w:noProof/>
                <w:webHidden/>
              </w:rPr>
              <w:tab/>
            </w:r>
            <w:r>
              <w:rPr>
                <w:noProof/>
                <w:webHidden/>
              </w:rPr>
              <w:fldChar w:fldCharType="begin"/>
            </w:r>
            <w:r>
              <w:rPr>
                <w:noProof/>
                <w:webHidden/>
              </w:rPr>
              <w:instrText xml:space="preserve"> PAGEREF _Toc232373224 \h </w:instrText>
            </w:r>
            <w:r>
              <w:rPr>
                <w:noProof/>
                <w:webHidden/>
              </w:rPr>
            </w:r>
            <w:r>
              <w:rPr>
                <w:noProof/>
                <w:webHidden/>
              </w:rPr>
              <w:fldChar w:fldCharType="separate"/>
            </w:r>
            <w:r w:rsidR="00BD46F9">
              <w:rPr>
                <w:noProof/>
                <w:webHidden/>
              </w:rPr>
              <w:t>12</w:t>
            </w:r>
            <w:r>
              <w:rPr>
                <w:noProof/>
                <w:webHidden/>
              </w:rPr>
              <w:fldChar w:fldCharType="end"/>
            </w:r>
          </w:hyperlink>
        </w:p>
        <w:p w14:paraId="420D395A" w14:textId="4007679F"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5" w:history="1">
            <w:r w:rsidRPr="00031D39">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Research approach</w:t>
            </w:r>
            <w:r>
              <w:rPr>
                <w:noProof/>
                <w:webHidden/>
              </w:rPr>
              <w:tab/>
            </w:r>
            <w:r>
              <w:rPr>
                <w:noProof/>
                <w:webHidden/>
              </w:rPr>
              <w:fldChar w:fldCharType="begin"/>
            </w:r>
            <w:r>
              <w:rPr>
                <w:noProof/>
                <w:webHidden/>
              </w:rPr>
              <w:instrText xml:space="preserve"> PAGEREF _Toc232373225 \h </w:instrText>
            </w:r>
            <w:r>
              <w:rPr>
                <w:noProof/>
                <w:webHidden/>
              </w:rPr>
            </w:r>
            <w:r>
              <w:rPr>
                <w:noProof/>
                <w:webHidden/>
              </w:rPr>
              <w:fldChar w:fldCharType="separate"/>
            </w:r>
            <w:r w:rsidR="00BD46F9">
              <w:rPr>
                <w:noProof/>
                <w:webHidden/>
              </w:rPr>
              <w:t>12</w:t>
            </w:r>
            <w:r>
              <w:rPr>
                <w:noProof/>
                <w:webHidden/>
              </w:rPr>
              <w:fldChar w:fldCharType="end"/>
            </w:r>
          </w:hyperlink>
        </w:p>
        <w:p w14:paraId="105DFDE7" w14:textId="0121C50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6" w:history="1">
            <w:r w:rsidRPr="00031D39">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Data collection</w:t>
            </w:r>
            <w:r>
              <w:rPr>
                <w:noProof/>
                <w:webHidden/>
              </w:rPr>
              <w:tab/>
            </w:r>
            <w:r>
              <w:rPr>
                <w:noProof/>
                <w:webHidden/>
              </w:rPr>
              <w:fldChar w:fldCharType="begin"/>
            </w:r>
            <w:r>
              <w:rPr>
                <w:noProof/>
                <w:webHidden/>
              </w:rPr>
              <w:instrText xml:space="preserve"> PAGEREF _Toc232373226 \h </w:instrText>
            </w:r>
            <w:r>
              <w:rPr>
                <w:noProof/>
                <w:webHidden/>
              </w:rPr>
            </w:r>
            <w:r>
              <w:rPr>
                <w:noProof/>
                <w:webHidden/>
              </w:rPr>
              <w:fldChar w:fldCharType="separate"/>
            </w:r>
            <w:r w:rsidR="00BD46F9">
              <w:rPr>
                <w:noProof/>
                <w:webHidden/>
              </w:rPr>
              <w:t>12</w:t>
            </w:r>
            <w:r>
              <w:rPr>
                <w:noProof/>
                <w:webHidden/>
              </w:rPr>
              <w:fldChar w:fldCharType="end"/>
            </w:r>
          </w:hyperlink>
        </w:p>
        <w:p w14:paraId="00E22FFC" w14:textId="66928D22"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7" w:history="1">
            <w:r w:rsidRPr="00031D39">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Intended sample and sample size</w:t>
            </w:r>
            <w:r>
              <w:rPr>
                <w:noProof/>
                <w:webHidden/>
              </w:rPr>
              <w:tab/>
            </w:r>
            <w:r>
              <w:rPr>
                <w:noProof/>
                <w:webHidden/>
              </w:rPr>
              <w:fldChar w:fldCharType="begin"/>
            </w:r>
            <w:r>
              <w:rPr>
                <w:noProof/>
                <w:webHidden/>
              </w:rPr>
              <w:instrText xml:space="preserve"> PAGEREF _Toc232373227 \h </w:instrText>
            </w:r>
            <w:r>
              <w:rPr>
                <w:noProof/>
                <w:webHidden/>
              </w:rPr>
            </w:r>
            <w:r>
              <w:rPr>
                <w:noProof/>
                <w:webHidden/>
              </w:rPr>
              <w:fldChar w:fldCharType="separate"/>
            </w:r>
            <w:r w:rsidR="00BD46F9">
              <w:rPr>
                <w:noProof/>
                <w:webHidden/>
              </w:rPr>
              <w:t>13</w:t>
            </w:r>
            <w:r>
              <w:rPr>
                <w:noProof/>
                <w:webHidden/>
              </w:rPr>
              <w:fldChar w:fldCharType="end"/>
            </w:r>
          </w:hyperlink>
        </w:p>
        <w:p w14:paraId="00577858" w14:textId="0B81B7F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8" w:history="1">
            <w:r w:rsidRPr="00031D39">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Trustworthiness</w:t>
            </w:r>
            <w:r>
              <w:rPr>
                <w:noProof/>
                <w:webHidden/>
              </w:rPr>
              <w:tab/>
            </w:r>
            <w:r>
              <w:rPr>
                <w:noProof/>
                <w:webHidden/>
              </w:rPr>
              <w:fldChar w:fldCharType="begin"/>
            </w:r>
            <w:r>
              <w:rPr>
                <w:noProof/>
                <w:webHidden/>
              </w:rPr>
              <w:instrText xml:space="preserve"> PAGEREF _Toc232373228 \h </w:instrText>
            </w:r>
            <w:r>
              <w:rPr>
                <w:noProof/>
                <w:webHidden/>
              </w:rPr>
            </w:r>
            <w:r>
              <w:rPr>
                <w:noProof/>
                <w:webHidden/>
              </w:rPr>
              <w:fldChar w:fldCharType="separate"/>
            </w:r>
            <w:r w:rsidR="00BD46F9">
              <w:rPr>
                <w:noProof/>
                <w:webHidden/>
              </w:rPr>
              <w:t>16</w:t>
            </w:r>
            <w:r>
              <w:rPr>
                <w:noProof/>
                <w:webHidden/>
              </w:rPr>
              <w:fldChar w:fldCharType="end"/>
            </w:r>
          </w:hyperlink>
        </w:p>
        <w:p w14:paraId="36B07860" w14:textId="561C5B7F"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9" w:history="1">
            <w:r w:rsidRPr="00031D39">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Findings</w:t>
            </w:r>
            <w:r>
              <w:rPr>
                <w:noProof/>
                <w:webHidden/>
              </w:rPr>
              <w:tab/>
            </w:r>
            <w:r>
              <w:rPr>
                <w:noProof/>
                <w:webHidden/>
              </w:rPr>
              <w:fldChar w:fldCharType="begin"/>
            </w:r>
            <w:r>
              <w:rPr>
                <w:noProof/>
                <w:webHidden/>
              </w:rPr>
              <w:instrText xml:space="preserve"> PAGEREF _Toc232373229 \h </w:instrText>
            </w:r>
            <w:r>
              <w:rPr>
                <w:noProof/>
                <w:webHidden/>
              </w:rPr>
            </w:r>
            <w:r>
              <w:rPr>
                <w:noProof/>
                <w:webHidden/>
              </w:rPr>
              <w:fldChar w:fldCharType="separate"/>
            </w:r>
            <w:r w:rsidR="00BD46F9">
              <w:rPr>
                <w:noProof/>
                <w:webHidden/>
              </w:rPr>
              <w:t>20</w:t>
            </w:r>
            <w:r>
              <w:rPr>
                <w:noProof/>
                <w:webHidden/>
              </w:rPr>
              <w:fldChar w:fldCharType="end"/>
            </w:r>
          </w:hyperlink>
        </w:p>
        <w:p w14:paraId="2B06C6E4" w14:textId="24CA1406"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0" w:history="1">
            <w:r w:rsidRPr="00031D39">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Observing external conditions</w:t>
            </w:r>
            <w:r>
              <w:rPr>
                <w:noProof/>
                <w:webHidden/>
              </w:rPr>
              <w:tab/>
            </w:r>
            <w:r>
              <w:rPr>
                <w:noProof/>
                <w:webHidden/>
              </w:rPr>
              <w:fldChar w:fldCharType="begin"/>
            </w:r>
            <w:r>
              <w:rPr>
                <w:noProof/>
                <w:webHidden/>
              </w:rPr>
              <w:instrText xml:space="preserve"> PAGEREF _Toc232373230 \h </w:instrText>
            </w:r>
            <w:r>
              <w:rPr>
                <w:noProof/>
                <w:webHidden/>
              </w:rPr>
            </w:r>
            <w:r>
              <w:rPr>
                <w:noProof/>
                <w:webHidden/>
              </w:rPr>
              <w:fldChar w:fldCharType="separate"/>
            </w:r>
            <w:r w:rsidR="00BD46F9">
              <w:rPr>
                <w:noProof/>
                <w:webHidden/>
              </w:rPr>
              <w:t>21</w:t>
            </w:r>
            <w:r>
              <w:rPr>
                <w:noProof/>
                <w:webHidden/>
              </w:rPr>
              <w:fldChar w:fldCharType="end"/>
            </w:r>
          </w:hyperlink>
        </w:p>
        <w:p w14:paraId="3E08D5E5" w14:textId="773999A9"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1" w:history="1">
            <w:r w:rsidRPr="00031D39">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Navigating the organizational context</w:t>
            </w:r>
            <w:r>
              <w:rPr>
                <w:noProof/>
                <w:webHidden/>
              </w:rPr>
              <w:tab/>
            </w:r>
            <w:r>
              <w:rPr>
                <w:noProof/>
                <w:webHidden/>
              </w:rPr>
              <w:fldChar w:fldCharType="begin"/>
            </w:r>
            <w:r>
              <w:rPr>
                <w:noProof/>
                <w:webHidden/>
              </w:rPr>
              <w:instrText xml:space="preserve"> PAGEREF _Toc232373231 \h </w:instrText>
            </w:r>
            <w:r>
              <w:rPr>
                <w:noProof/>
                <w:webHidden/>
              </w:rPr>
            </w:r>
            <w:r>
              <w:rPr>
                <w:noProof/>
                <w:webHidden/>
              </w:rPr>
              <w:fldChar w:fldCharType="separate"/>
            </w:r>
            <w:r w:rsidR="00BD46F9">
              <w:rPr>
                <w:noProof/>
                <w:webHidden/>
              </w:rPr>
              <w:t>24</w:t>
            </w:r>
            <w:r>
              <w:rPr>
                <w:noProof/>
                <w:webHidden/>
              </w:rPr>
              <w:fldChar w:fldCharType="end"/>
            </w:r>
          </w:hyperlink>
        </w:p>
        <w:p w14:paraId="74028D74" w14:textId="702017E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2" w:history="1">
            <w:r w:rsidRPr="00031D39">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Applying agentic AI</w:t>
            </w:r>
            <w:r>
              <w:rPr>
                <w:noProof/>
                <w:webHidden/>
              </w:rPr>
              <w:tab/>
            </w:r>
            <w:r>
              <w:rPr>
                <w:noProof/>
                <w:webHidden/>
              </w:rPr>
              <w:fldChar w:fldCharType="begin"/>
            </w:r>
            <w:r>
              <w:rPr>
                <w:noProof/>
                <w:webHidden/>
              </w:rPr>
              <w:instrText xml:space="preserve"> PAGEREF _Toc232373232 \h </w:instrText>
            </w:r>
            <w:r>
              <w:rPr>
                <w:noProof/>
                <w:webHidden/>
              </w:rPr>
            </w:r>
            <w:r>
              <w:rPr>
                <w:noProof/>
                <w:webHidden/>
              </w:rPr>
              <w:fldChar w:fldCharType="separate"/>
            </w:r>
            <w:r w:rsidR="00BD46F9">
              <w:rPr>
                <w:noProof/>
                <w:webHidden/>
              </w:rPr>
              <w:t>33</w:t>
            </w:r>
            <w:r>
              <w:rPr>
                <w:noProof/>
                <w:webHidden/>
              </w:rPr>
              <w:fldChar w:fldCharType="end"/>
            </w:r>
          </w:hyperlink>
        </w:p>
        <w:p w14:paraId="20F97E20" w14:textId="4D0D7E78"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3" w:history="1">
            <w:r w:rsidRPr="00031D39">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Obtaining value outcomes</w:t>
            </w:r>
            <w:r>
              <w:rPr>
                <w:noProof/>
                <w:webHidden/>
              </w:rPr>
              <w:tab/>
            </w:r>
            <w:r>
              <w:rPr>
                <w:noProof/>
                <w:webHidden/>
              </w:rPr>
              <w:fldChar w:fldCharType="begin"/>
            </w:r>
            <w:r>
              <w:rPr>
                <w:noProof/>
                <w:webHidden/>
              </w:rPr>
              <w:instrText xml:space="preserve"> PAGEREF _Toc232373233 \h </w:instrText>
            </w:r>
            <w:r>
              <w:rPr>
                <w:noProof/>
                <w:webHidden/>
              </w:rPr>
            </w:r>
            <w:r>
              <w:rPr>
                <w:noProof/>
                <w:webHidden/>
              </w:rPr>
              <w:fldChar w:fldCharType="separate"/>
            </w:r>
            <w:r w:rsidR="00BD46F9">
              <w:rPr>
                <w:noProof/>
                <w:webHidden/>
              </w:rPr>
              <w:t>37</w:t>
            </w:r>
            <w:r>
              <w:rPr>
                <w:noProof/>
                <w:webHidden/>
              </w:rPr>
              <w:fldChar w:fldCharType="end"/>
            </w:r>
          </w:hyperlink>
        </w:p>
        <w:p w14:paraId="1E684328" w14:textId="033BC417"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4" w:history="1">
            <w:r w:rsidRPr="00031D39">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Discussion</w:t>
            </w:r>
            <w:r>
              <w:rPr>
                <w:noProof/>
                <w:webHidden/>
              </w:rPr>
              <w:tab/>
            </w:r>
            <w:r>
              <w:rPr>
                <w:noProof/>
                <w:webHidden/>
              </w:rPr>
              <w:fldChar w:fldCharType="begin"/>
            </w:r>
            <w:r>
              <w:rPr>
                <w:noProof/>
                <w:webHidden/>
              </w:rPr>
              <w:instrText xml:space="preserve"> PAGEREF _Toc232373234 \h </w:instrText>
            </w:r>
            <w:r>
              <w:rPr>
                <w:noProof/>
                <w:webHidden/>
              </w:rPr>
            </w:r>
            <w:r>
              <w:rPr>
                <w:noProof/>
                <w:webHidden/>
              </w:rPr>
              <w:fldChar w:fldCharType="separate"/>
            </w:r>
            <w:r w:rsidR="00BD46F9">
              <w:rPr>
                <w:noProof/>
                <w:webHidden/>
              </w:rPr>
              <w:t>44</w:t>
            </w:r>
            <w:r>
              <w:rPr>
                <w:noProof/>
                <w:webHidden/>
              </w:rPr>
              <w:fldChar w:fldCharType="end"/>
            </w:r>
          </w:hyperlink>
        </w:p>
        <w:p w14:paraId="20E50B7B" w14:textId="3CF7DD3B"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5" w:history="1">
            <w:r w:rsidRPr="00031D39">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Contributions to theory</w:t>
            </w:r>
            <w:r>
              <w:rPr>
                <w:noProof/>
                <w:webHidden/>
              </w:rPr>
              <w:tab/>
            </w:r>
            <w:r>
              <w:rPr>
                <w:noProof/>
                <w:webHidden/>
              </w:rPr>
              <w:fldChar w:fldCharType="begin"/>
            </w:r>
            <w:r>
              <w:rPr>
                <w:noProof/>
                <w:webHidden/>
              </w:rPr>
              <w:instrText xml:space="preserve"> PAGEREF _Toc232373235 \h </w:instrText>
            </w:r>
            <w:r>
              <w:rPr>
                <w:noProof/>
                <w:webHidden/>
              </w:rPr>
            </w:r>
            <w:r>
              <w:rPr>
                <w:noProof/>
                <w:webHidden/>
              </w:rPr>
              <w:fldChar w:fldCharType="separate"/>
            </w:r>
            <w:r w:rsidR="00BD46F9">
              <w:rPr>
                <w:noProof/>
                <w:webHidden/>
              </w:rPr>
              <w:t>44</w:t>
            </w:r>
            <w:r>
              <w:rPr>
                <w:noProof/>
                <w:webHidden/>
              </w:rPr>
              <w:fldChar w:fldCharType="end"/>
            </w:r>
          </w:hyperlink>
        </w:p>
        <w:p w14:paraId="0DF63F22" w14:textId="6BB34DB3"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6" w:history="1">
            <w:r w:rsidRPr="00031D39">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Practical implications</w:t>
            </w:r>
            <w:r>
              <w:rPr>
                <w:noProof/>
                <w:webHidden/>
              </w:rPr>
              <w:tab/>
            </w:r>
            <w:r>
              <w:rPr>
                <w:noProof/>
                <w:webHidden/>
              </w:rPr>
              <w:fldChar w:fldCharType="begin"/>
            </w:r>
            <w:r>
              <w:rPr>
                <w:noProof/>
                <w:webHidden/>
              </w:rPr>
              <w:instrText xml:space="preserve"> PAGEREF _Toc232373236 \h </w:instrText>
            </w:r>
            <w:r>
              <w:rPr>
                <w:noProof/>
                <w:webHidden/>
              </w:rPr>
            </w:r>
            <w:r>
              <w:rPr>
                <w:noProof/>
                <w:webHidden/>
              </w:rPr>
              <w:fldChar w:fldCharType="separate"/>
            </w:r>
            <w:r w:rsidR="00BD46F9">
              <w:rPr>
                <w:noProof/>
                <w:webHidden/>
              </w:rPr>
              <w:t>50</w:t>
            </w:r>
            <w:r>
              <w:rPr>
                <w:noProof/>
                <w:webHidden/>
              </w:rPr>
              <w:fldChar w:fldCharType="end"/>
            </w:r>
          </w:hyperlink>
        </w:p>
        <w:p w14:paraId="3AE0BFD6" w14:textId="43C7CD75"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7" w:history="1">
            <w:r w:rsidRPr="00031D39">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Limitations &amp; future research</w:t>
            </w:r>
            <w:r>
              <w:rPr>
                <w:noProof/>
                <w:webHidden/>
              </w:rPr>
              <w:tab/>
            </w:r>
            <w:r>
              <w:rPr>
                <w:noProof/>
                <w:webHidden/>
              </w:rPr>
              <w:fldChar w:fldCharType="begin"/>
            </w:r>
            <w:r>
              <w:rPr>
                <w:noProof/>
                <w:webHidden/>
              </w:rPr>
              <w:instrText xml:space="preserve"> PAGEREF _Toc232373237 \h </w:instrText>
            </w:r>
            <w:r>
              <w:rPr>
                <w:noProof/>
                <w:webHidden/>
              </w:rPr>
            </w:r>
            <w:r>
              <w:rPr>
                <w:noProof/>
                <w:webHidden/>
              </w:rPr>
              <w:fldChar w:fldCharType="separate"/>
            </w:r>
            <w:r w:rsidR="00BD46F9">
              <w:rPr>
                <w:noProof/>
                <w:webHidden/>
              </w:rPr>
              <w:t>52</w:t>
            </w:r>
            <w:r>
              <w:rPr>
                <w:noProof/>
                <w:webHidden/>
              </w:rPr>
              <w:fldChar w:fldCharType="end"/>
            </w:r>
          </w:hyperlink>
        </w:p>
        <w:p w14:paraId="5B2C4F54" w14:textId="252AADAB"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8" w:history="1">
            <w:r w:rsidRPr="00031D39">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Conclusion</w:t>
            </w:r>
            <w:r>
              <w:rPr>
                <w:noProof/>
                <w:webHidden/>
              </w:rPr>
              <w:tab/>
            </w:r>
            <w:r>
              <w:rPr>
                <w:noProof/>
                <w:webHidden/>
              </w:rPr>
              <w:fldChar w:fldCharType="begin"/>
            </w:r>
            <w:r>
              <w:rPr>
                <w:noProof/>
                <w:webHidden/>
              </w:rPr>
              <w:instrText xml:space="preserve"> PAGEREF _Toc232373238 \h </w:instrText>
            </w:r>
            <w:r>
              <w:rPr>
                <w:noProof/>
                <w:webHidden/>
              </w:rPr>
            </w:r>
            <w:r>
              <w:rPr>
                <w:noProof/>
                <w:webHidden/>
              </w:rPr>
              <w:fldChar w:fldCharType="separate"/>
            </w:r>
            <w:r w:rsidR="00BD46F9">
              <w:rPr>
                <w:noProof/>
                <w:webHidden/>
              </w:rPr>
              <w:t>54</w:t>
            </w:r>
            <w:r>
              <w:rPr>
                <w:noProof/>
                <w:webHidden/>
              </w:rPr>
              <w:fldChar w:fldCharType="end"/>
            </w:r>
          </w:hyperlink>
        </w:p>
        <w:p w14:paraId="4DEC3A82" w14:textId="6E9678FB"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9" w:history="1">
            <w:r w:rsidRPr="00031D39">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References</w:t>
            </w:r>
            <w:r>
              <w:rPr>
                <w:noProof/>
                <w:webHidden/>
              </w:rPr>
              <w:tab/>
            </w:r>
            <w:r>
              <w:rPr>
                <w:noProof/>
                <w:webHidden/>
              </w:rPr>
              <w:fldChar w:fldCharType="begin"/>
            </w:r>
            <w:r>
              <w:rPr>
                <w:noProof/>
                <w:webHidden/>
              </w:rPr>
              <w:instrText xml:space="preserve"> PAGEREF _Toc232373239 \h </w:instrText>
            </w:r>
            <w:r>
              <w:rPr>
                <w:noProof/>
                <w:webHidden/>
              </w:rPr>
            </w:r>
            <w:r>
              <w:rPr>
                <w:noProof/>
                <w:webHidden/>
              </w:rPr>
              <w:fldChar w:fldCharType="separate"/>
            </w:r>
            <w:r w:rsidR="00BD46F9">
              <w:rPr>
                <w:noProof/>
                <w:webHidden/>
              </w:rPr>
              <w:t>55</w:t>
            </w:r>
            <w:r>
              <w:rPr>
                <w:noProof/>
                <w:webHidden/>
              </w:rPr>
              <w:fldChar w:fldCharType="end"/>
            </w:r>
          </w:hyperlink>
        </w:p>
        <w:p w14:paraId="7A8D63C4" w14:textId="6FCB8844"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0" w:history="1">
            <w:r w:rsidRPr="00031D39">
              <w:rPr>
                <w:rStyle w:val="Hyperlink"/>
                <w:noProof/>
              </w:rPr>
              <w:t>Appendix A. Interview Guide and Protocol</w:t>
            </w:r>
            <w:r>
              <w:rPr>
                <w:noProof/>
                <w:webHidden/>
              </w:rPr>
              <w:tab/>
            </w:r>
            <w:r>
              <w:rPr>
                <w:noProof/>
                <w:webHidden/>
              </w:rPr>
              <w:fldChar w:fldCharType="begin"/>
            </w:r>
            <w:r>
              <w:rPr>
                <w:noProof/>
                <w:webHidden/>
              </w:rPr>
              <w:instrText xml:space="preserve"> PAGEREF _Toc232373240 \h </w:instrText>
            </w:r>
            <w:r>
              <w:rPr>
                <w:noProof/>
                <w:webHidden/>
              </w:rPr>
            </w:r>
            <w:r>
              <w:rPr>
                <w:noProof/>
                <w:webHidden/>
              </w:rPr>
              <w:fldChar w:fldCharType="separate"/>
            </w:r>
            <w:r w:rsidR="00BD46F9">
              <w:rPr>
                <w:noProof/>
                <w:webHidden/>
              </w:rPr>
              <w:t>62</w:t>
            </w:r>
            <w:r>
              <w:rPr>
                <w:noProof/>
                <w:webHidden/>
              </w:rPr>
              <w:fldChar w:fldCharType="end"/>
            </w:r>
          </w:hyperlink>
        </w:p>
        <w:p w14:paraId="1D394E8A" w14:textId="62629719"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1" w:history="1">
            <w:r w:rsidRPr="00031D39">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Interview Guide</w:t>
            </w:r>
            <w:r>
              <w:rPr>
                <w:noProof/>
                <w:webHidden/>
              </w:rPr>
              <w:tab/>
            </w:r>
            <w:r>
              <w:rPr>
                <w:noProof/>
                <w:webHidden/>
              </w:rPr>
              <w:fldChar w:fldCharType="begin"/>
            </w:r>
            <w:r>
              <w:rPr>
                <w:noProof/>
                <w:webHidden/>
              </w:rPr>
              <w:instrText xml:space="preserve"> PAGEREF _Toc232373241 \h </w:instrText>
            </w:r>
            <w:r>
              <w:rPr>
                <w:noProof/>
                <w:webHidden/>
              </w:rPr>
            </w:r>
            <w:r>
              <w:rPr>
                <w:noProof/>
                <w:webHidden/>
              </w:rPr>
              <w:fldChar w:fldCharType="separate"/>
            </w:r>
            <w:r w:rsidR="00BD46F9">
              <w:rPr>
                <w:noProof/>
                <w:webHidden/>
              </w:rPr>
              <w:t>62</w:t>
            </w:r>
            <w:r>
              <w:rPr>
                <w:noProof/>
                <w:webHidden/>
              </w:rPr>
              <w:fldChar w:fldCharType="end"/>
            </w:r>
          </w:hyperlink>
        </w:p>
        <w:p w14:paraId="3A86D32F" w14:textId="1B00DB82"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2" w:history="1">
            <w:r w:rsidRPr="00031D39">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_Toc232373242 \h </w:instrText>
            </w:r>
            <w:r>
              <w:rPr>
                <w:noProof/>
                <w:webHidden/>
              </w:rPr>
            </w:r>
            <w:r>
              <w:rPr>
                <w:noProof/>
                <w:webHidden/>
              </w:rPr>
              <w:fldChar w:fldCharType="separate"/>
            </w:r>
            <w:r w:rsidR="00BD46F9">
              <w:rPr>
                <w:noProof/>
                <w:webHidden/>
              </w:rPr>
              <w:t>64</w:t>
            </w:r>
            <w:r>
              <w:rPr>
                <w:noProof/>
                <w:webHidden/>
              </w:rPr>
              <w:fldChar w:fldCharType="end"/>
            </w:r>
          </w:hyperlink>
        </w:p>
        <w:p w14:paraId="61607DC0" w14:textId="7AC1C91F"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3" w:history="1">
            <w:r w:rsidRPr="00031D39">
              <w:rPr>
                <w:rStyle w:val="Hyperlink"/>
                <w:noProof/>
              </w:rPr>
              <w:t>Observing: sensing the changing context</w:t>
            </w:r>
            <w:r>
              <w:rPr>
                <w:noProof/>
                <w:webHidden/>
              </w:rPr>
              <w:tab/>
            </w:r>
            <w:r>
              <w:rPr>
                <w:noProof/>
                <w:webHidden/>
              </w:rPr>
              <w:fldChar w:fldCharType="begin"/>
            </w:r>
            <w:r>
              <w:rPr>
                <w:noProof/>
                <w:webHidden/>
              </w:rPr>
              <w:instrText xml:space="preserve"> PAGEREF _Toc232373243 \h </w:instrText>
            </w:r>
            <w:r>
              <w:rPr>
                <w:noProof/>
                <w:webHidden/>
              </w:rPr>
            </w:r>
            <w:r>
              <w:rPr>
                <w:noProof/>
                <w:webHidden/>
              </w:rPr>
              <w:fldChar w:fldCharType="separate"/>
            </w:r>
            <w:r w:rsidR="00BD46F9">
              <w:rPr>
                <w:noProof/>
                <w:webHidden/>
              </w:rPr>
              <w:t>64</w:t>
            </w:r>
            <w:r>
              <w:rPr>
                <w:noProof/>
                <w:webHidden/>
              </w:rPr>
              <w:fldChar w:fldCharType="end"/>
            </w:r>
          </w:hyperlink>
        </w:p>
        <w:p w14:paraId="4DC51A1F" w14:textId="5C1DC91A"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4" w:history="1">
            <w:r w:rsidRPr="00031D39">
              <w:rPr>
                <w:rStyle w:val="Hyperlink"/>
                <w:noProof/>
              </w:rPr>
              <w:t>Conditions: auditing what enables or constrains</w:t>
            </w:r>
            <w:r>
              <w:rPr>
                <w:noProof/>
                <w:webHidden/>
              </w:rPr>
              <w:tab/>
            </w:r>
            <w:r>
              <w:rPr>
                <w:noProof/>
                <w:webHidden/>
              </w:rPr>
              <w:fldChar w:fldCharType="begin"/>
            </w:r>
            <w:r>
              <w:rPr>
                <w:noProof/>
                <w:webHidden/>
              </w:rPr>
              <w:instrText xml:space="preserve"> PAGEREF _Toc232373244 \h </w:instrText>
            </w:r>
            <w:r>
              <w:rPr>
                <w:noProof/>
                <w:webHidden/>
              </w:rPr>
              <w:fldChar w:fldCharType="separate"/>
            </w:r>
            <w:r w:rsidR="00BD46F9">
              <w:rPr>
                <w:b/>
                <w:bCs/>
                <w:noProof/>
                <w:webHidden/>
                <w:lang w:val="en-US"/>
              </w:rPr>
              <w:t>Error! Bookmark not defined.</w:t>
            </w:r>
            <w:r>
              <w:rPr>
                <w:noProof/>
                <w:webHidden/>
              </w:rPr>
              <w:fldChar w:fldCharType="end"/>
            </w:r>
          </w:hyperlink>
        </w:p>
        <w:p w14:paraId="1D87FC44" w14:textId="36939C12"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5" w:history="1">
            <w:r w:rsidRPr="00031D39">
              <w:rPr>
                <w:rStyle w:val="Hyperlink"/>
                <w:noProof/>
              </w:rPr>
              <w:t>Navigating: acting on the conditions</w:t>
            </w:r>
            <w:r>
              <w:rPr>
                <w:noProof/>
                <w:webHidden/>
              </w:rPr>
              <w:tab/>
            </w:r>
            <w:r>
              <w:rPr>
                <w:noProof/>
                <w:webHidden/>
              </w:rPr>
              <w:fldChar w:fldCharType="begin"/>
            </w:r>
            <w:r>
              <w:rPr>
                <w:noProof/>
                <w:webHidden/>
              </w:rPr>
              <w:instrText xml:space="preserve"> PAGEREF _Toc232373245 \h </w:instrText>
            </w:r>
            <w:r>
              <w:rPr>
                <w:noProof/>
                <w:webHidden/>
              </w:rPr>
            </w:r>
            <w:r>
              <w:rPr>
                <w:noProof/>
                <w:webHidden/>
              </w:rPr>
              <w:fldChar w:fldCharType="separate"/>
            </w:r>
            <w:r w:rsidR="00BD46F9">
              <w:rPr>
                <w:noProof/>
                <w:webHidden/>
              </w:rPr>
              <w:t>64</w:t>
            </w:r>
            <w:r>
              <w:rPr>
                <w:noProof/>
                <w:webHidden/>
              </w:rPr>
              <w:fldChar w:fldCharType="end"/>
            </w:r>
          </w:hyperlink>
        </w:p>
        <w:p w14:paraId="04E590DA" w14:textId="728461FB"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6" w:history="1">
            <w:r w:rsidRPr="00031D39">
              <w:rPr>
                <w:rStyle w:val="Hyperlink"/>
                <w:noProof/>
              </w:rPr>
              <w:t>Applying: putting agentic AI to work</w:t>
            </w:r>
            <w:r>
              <w:rPr>
                <w:noProof/>
                <w:webHidden/>
              </w:rPr>
              <w:tab/>
            </w:r>
            <w:r>
              <w:rPr>
                <w:noProof/>
                <w:webHidden/>
              </w:rPr>
              <w:fldChar w:fldCharType="begin"/>
            </w:r>
            <w:r>
              <w:rPr>
                <w:noProof/>
                <w:webHidden/>
              </w:rPr>
              <w:instrText xml:space="preserve"> PAGEREF _Toc232373246 \h </w:instrText>
            </w:r>
            <w:r>
              <w:rPr>
                <w:noProof/>
                <w:webHidden/>
              </w:rPr>
            </w:r>
            <w:r>
              <w:rPr>
                <w:noProof/>
                <w:webHidden/>
              </w:rPr>
              <w:fldChar w:fldCharType="separate"/>
            </w:r>
            <w:r w:rsidR="00BD46F9">
              <w:rPr>
                <w:noProof/>
                <w:webHidden/>
              </w:rPr>
              <w:t>65</w:t>
            </w:r>
            <w:r>
              <w:rPr>
                <w:noProof/>
                <w:webHidden/>
              </w:rPr>
              <w:fldChar w:fldCharType="end"/>
            </w:r>
          </w:hyperlink>
        </w:p>
        <w:p w14:paraId="75F2ADFE" w14:textId="04DE13C4"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7" w:history="1">
            <w:r w:rsidRPr="00031D39">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_Toc232373247 \h </w:instrText>
            </w:r>
            <w:r>
              <w:rPr>
                <w:noProof/>
                <w:webHidden/>
              </w:rPr>
            </w:r>
            <w:r>
              <w:rPr>
                <w:noProof/>
                <w:webHidden/>
              </w:rPr>
              <w:fldChar w:fldCharType="separate"/>
            </w:r>
            <w:r w:rsidR="00BD46F9">
              <w:rPr>
                <w:noProof/>
                <w:webHidden/>
              </w:rPr>
              <w:t>65</w:t>
            </w:r>
            <w:r>
              <w:rPr>
                <w:noProof/>
                <w:webHidden/>
              </w:rPr>
              <w:fldChar w:fldCharType="end"/>
            </w:r>
          </w:hyperlink>
        </w:p>
        <w:p w14:paraId="3FBD0B14" w14:textId="7A09EF51"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3" w:name="_Toc232373216"/>
      <w:r>
        <w:lastRenderedPageBreak/>
        <w:t>Executive Summary</w:t>
      </w:r>
      <w:bookmarkEnd w:id="3"/>
    </w:p>
    <w:p w14:paraId="2BEBB932" w14:textId="6E0E7F83" w:rsidR="00F54FB4" w:rsidRDefault="00000000" w:rsidP="00F54FB4">
      <w:commentRangeStart w:id="4"/>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440B20D" w:rsidR="00F54FB4" w:rsidRDefault="00F54FB4" w:rsidP="00F54FB4">
      <w:r>
        <w:t>This study proposes a model that combines</w:t>
      </w:r>
      <w:r w:rsidR="00A1406E">
        <w:t>c</w:t>
      </w:r>
      <w:r>
        <w:t>four</w:t>
      </w:r>
      <w:r>
        <w:t xml:space="preserve">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4"/>
      <w:r>
        <w:rPr>
          <w:rStyle w:val="CommentReference"/>
          <w:sz w:val="22"/>
          <w:szCs w:val="22"/>
        </w:rPr>
        <w:commentReference w:id="4"/>
      </w:r>
    </w:p>
    <w:p w14:paraId="19C68A4E" w14:textId="77777777" w:rsidR="00EB5DFF" w:rsidRDefault="00EB5DFF" w:rsidP="00EB5DFF">
      <w:pPr>
        <w:pStyle w:val="Heading1"/>
      </w:pPr>
      <w:bookmarkStart w:id="5" w:name="_Toc232373217"/>
      <w:r>
        <w:lastRenderedPageBreak/>
        <w:t xml:space="preserve">1.       </w:t>
      </w:r>
      <w:commentRangeStart w:id="6"/>
      <w:r>
        <w:t>Introduction</w:t>
      </w:r>
      <w:bookmarkEnd w:id="5"/>
      <w:commentRangeEnd w:id="6"/>
      <w:r>
        <w:rPr>
          <w:rStyle w:val="CommentReference"/>
          <w:sz w:val="22"/>
          <w:szCs w:val="22"/>
        </w:rPr>
        <w:commentReference w:id="6"/>
      </w:r>
    </w:p>
    <w:p w14:paraId="2B1E957D" w14:textId="66A71EA2"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7"/>
      <w:r>
        <w:rPr>
          <w:lang w:val="en-US"/>
        </w:rPr>
        <w:t xml:space="preserve">innovations have led to </w:t>
      </w:r>
      <w:commentRangeStart w:id="8"/>
      <w:r>
        <w:rPr>
          <w:lang w:val="en-US"/>
        </w:rPr>
        <w:t>agentic</w:t>
      </w:r>
      <w:commentRangeEnd w:id="8"/>
      <w:r>
        <w:rPr>
          <w:rStyle w:val="CommentReference"/>
          <w:sz w:val="22"/>
          <w:szCs w:val="22"/>
          <w:lang w:val="en-US"/>
        </w:rPr>
        <w:commentReference w:id="8"/>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7"/>
      <w:r>
        <w:rPr>
          <w:rStyle w:val="CommentReference"/>
          <w:sz w:val="22"/>
          <w:szCs w:val="22"/>
          <w:lang w:val="en-US"/>
        </w:rPr>
        <w:commentReference w:id="7"/>
      </w:r>
    </w:p>
    <w:p w14:paraId="7AEAA5EE" w14:textId="344F1933" w:rsidR="00EB5DFF" w:rsidRDefault="00D85ACE" w:rsidP="007952B5">
      <w:commentRangeStart w:id="9"/>
      <w:r>
        <w:rPr>
          <w:lang w:val="en-US"/>
        </w:rPr>
        <w:t xml:space="preserve">These technological developments might enable marketers to leverage agentic AI for this large amount of daily tasks not yet affected by AI, which in turn might unlock the large productivity gains mentioned by Mayer et al. (2025). </w:t>
      </w:r>
      <w:ins w:id="315" w:author="Claude" w:date="2026-06-15T12:00:00Z">
        <w:r>
          <w:rPr>
            <w:lang w:val="en-US"/>
          </w:rPr>
          <w:t xml:space="preserve">Adoption is no longer hypothetical: 46% of enterprise decision-makers report using generative AI daily and over 80% at least weekly, with marketing content creation among the most common use cases (Wharton Human-AI Research &amp; GBK Collective, 2025). The gap therefore matters in practice, as managers are already investing in and deploying these systems faster than research can explain how they create value. </w:t>
        </w:r>
      </w:ins>
      <w:r>
        <w:rPr>
          <w:lang w:val="en-US"/>
        </w:rPr>
        <w:t xml:space="preserve">However, the use of agentic AI in marketing remains largely empirically unexplored, and many researchers are calling for research on agentic AI within the marketing field (Kim, 2025) </w:t>
      </w:r>
      <w:commentRangeStart w:id="10"/>
      <w:r>
        <w:rPr>
          <w:lang w:val="en-US"/>
        </w:rPr>
        <w:t xml:space="preserve">or for research </w:t>
      </w:r>
      <w:r w:rsidR="006617DB">
        <w:rPr>
          <w:lang w:val="en-US"/>
        </w:rPr>
        <w:t xml:space="preserve">related to </w:t>
      </w:r>
      <w:r w:rsidR="00FC6DA3">
        <w:rPr>
          <w:lang w:val="en-US"/>
        </w:rPr>
        <w:t xml:space="preserve">the </w:t>
      </w:r>
      <w:r w:rsidR="00EB1ADF">
        <w:rPr>
          <w:lang w:val="en-US"/>
        </w:rPr>
        <w:lastRenderedPageBreak/>
        <w:t>broader field</w:t>
      </w:r>
      <w:r w:rsidR="00FC6DA3">
        <w:rPr>
          <w:lang w:val="en-US"/>
        </w:rPr>
        <w:t xml:space="preserve"> of GenAI in marketing </w:t>
      </w:r>
      <w:r>
        <w:rPr>
          <w:lang w:val="en-US"/>
        </w:rPr>
        <w:t>(Mogaji &amp; Jain, 2024; Jain et al., 2024)</w:t>
      </w:r>
      <w:commentRangeEnd w:id="10"/>
      <w:r>
        <w:rPr>
          <w:rStyle w:val="CommentReference"/>
          <w:sz w:val="22"/>
          <w:szCs w:val="22"/>
          <w:lang w:val="en-US"/>
        </w:rPr>
        <w:commentReference w:id="10"/>
      </w:r>
      <w:r>
        <w:rPr>
          <w:lang w:val="en-US"/>
        </w:rPr>
        <w:t xml:space="preserve">. </w:t>
      </w:r>
      <w:commentRangeEnd w:id="9"/>
      <w:r>
        <w:rPr>
          <w:rStyle w:val="CommentReference"/>
          <w:sz w:val="22"/>
          <w:szCs w:val="22"/>
          <w:lang w:val="en-US"/>
        </w:rPr>
        <w:commentReference w:id="9"/>
      </w:r>
      <w:r>
        <w:rPr>
          <w:lang w:val="en-US"/>
        </w:rPr>
        <w:t xml:space="preserve">Kim (2025) notes that the transformational shift that agentic AI brings requires a serious response from the research community. </w:t>
      </w:r>
      <w:commentRangeStart w:id="11"/>
      <w:commentRangeStart w:id="12"/>
      <w:commentRangeStart w:id="13"/>
      <w:commentRangeStart w:id="14"/>
      <w:commentRangeStart w:id="15"/>
      <w:r>
        <w:rPr>
          <w:lang w:val="en-US"/>
        </w:rPr>
        <w:t>This study therefore explores the question</w:t>
      </w:r>
      <w:r>
        <w:rPr>
          <w:i/>
          <w:iCs/>
          <w:lang w:val="en-US"/>
        </w:rPr>
        <w:t xml:space="preserve"> </w:t>
      </w:r>
      <w:r>
        <w:rPr>
          <w:lang w:val="en-US"/>
        </w:rPr>
        <w:t xml:space="preserve">“How do marketing managers create value with agentic </w:t>
      </w:r>
      <w:commentRangeStart w:id="16"/>
      <w:commentRangeStart w:id="17"/>
      <w:commentRangeStart w:id="18"/>
      <w:r>
        <w:rPr>
          <w:lang w:val="en-US"/>
        </w:rPr>
        <w:t>AI</w:t>
      </w:r>
      <w:commentRangeEnd w:id="16"/>
      <w:r>
        <w:rPr>
          <w:rStyle w:val="CommentReference"/>
          <w:sz w:val="22"/>
          <w:szCs w:val="22"/>
          <w:lang w:val="en-US"/>
        </w:rPr>
        <w:commentReference w:id="16"/>
      </w:r>
      <w:commentRangeEnd w:id="17"/>
      <w:r>
        <w:rPr>
          <w:rStyle w:val="CommentReference"/>
          <w:sz w:val="22"/>
          <w:szCs w:val="22"/>
          <w:lang w:val="en-US"/>
        </w:rPr>
        <w:commentReference w:id="17"/>
      </w:r>
      <w:commentRangeEnd w:id="18"/>
      <w:r>
        <w:rPr>
          <w:rStyle w:val="CommentReference"/>
          <w:sz w:val="22"/>
          <w:szCs w:val="22"/>
          <w:lang w:val="en-US"/>
        </w:rPr>
        <w:commentReference w:id="18"/>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5"/>
      <w:r>
        <w:rPr>
          <w:rStyle w:val="CommentReference"/>
          <w:sz w:val="22"/>
          <w:szCs w:val="22"/>
        </w:rPr>
        <w:commentReference w:id="15"/>
      </w:r>
      <w:commentRangeEnd w:id="12"/>
      <w:r>
        <w:rPr>
          <w:rStyle w:val="CommentReference"/>
          <w:sz w:val="22"/>
          <w:szCs w:val="22"/>
        </w:rPr>
        <w:commentReference w:id="12"/>
      </w:r>
      <w:commentRangeEnd w:id="13"/>
      <w:r>
        <w:rPr>
          <w:rStyle w:val="CommentReference"/>
          <w:sz w:val="22"/>
          <w:szCs w:val="22"/>
        </w:rPr>
        <w:commentReference w:id="13"/>
      </w:r>
      <w:commentRangeEnd w:id="14"/>
      <w:r>
        <w:rPr>
          <w:rStyle w:val="CommentReference"/>
          <w:sz w:val="22"/>
          <w:szCs w:val="22"/>
        </w:rPr>
        <w:commentReference w:id="14"/>
      </w:r>
      <w:commentRangeEnd w:id="11"/>
      <w:r>
        <w:rPr>
          <w:rStyle w:val="CommentReference"/>
          <w:sz w:val="22"/>
          <w:szCs w:val="22"/>
        </w:rPr>
        <w:commentReference w:id="11"/>
      </w:r>
    </w:p>
    <w:p w14:paraId="26CF6CD5" w14:textId="140BA85D" w:rsidR="00382F5C" w:rsidRPr="00382F5C" w:rsidRDefault="00EB5DFF" w:rsidP="00382F5C">
      <w:pPr>
        <w:numPr>
          <w:ilvl w:val="0"/>
          <w:numId w:val="3"/>
        </w:numPr>
      </w:pPr>
      <w:r>
        <w:rPr>
          <w:lang w:val="en-US"/>
        </w:rPr>
        <w:t>How do marketing manager</w:t>
      </w:r>
      <w:commentRangeStart w:id="19"/>
      <w:commentRangeStart w:id="20"/>
      <w:r>
        <w:rPr>
          <w:lang w:val="en-US"/>
        </w:rPr>
        <w:t>s identify and translate agentic</w:t>
      </w:r>
      <w:commentRangeEnd w:id="19"/>
      <w:r>
        <w:rPr>
          <w:rStyle w:val="CommentReference"/>
          <w:sz w:val="22"/>
          <w:szCs w:val="22"/>
          <w:lang w:val="en-US"/>
        </w:rPr>
        <w:commentReference w:id="19"/>
      </w:r>
      <w:commentRangeEnd w:id="20"/>
      <w:r>
        <w:rPr>
          <w:rStyle w:val="CommentReference"/>
          <w:sz w:val="22"/>
          <w:szCs w:val="22"/>
          <w:lang w:val="en-US"/>
        </w:rPr>
        <w:commentReference w:id="20"/>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1"/>
      <w:commentRangeStart w:id="22"/>
      <w:commentRangeStart w:id="23"/>
      <w:r>
        <w:rPr>
          <w:lang w:val="en-US"/>
        </w:rPr>
        <w:t>AI</w:t>
      </w:r>
      <w:commentRangeEnd w:id="21"/>
      <w:r>
        <w:rPr>
          <w:rStyle w:val="CommentReference"/>
          <w:sz w:val="22"/>
          <w:szCs w:val="22"/>
          <w:lang w:val="en-US"/>
        </w:rPr>
        <w:commentReference w:id="21"/>
      </w:r>
      <w:commentRangeEnd w:id="22"/>
      <w:r>
        <w:rPr>
          <w:rStyle w:val="CommentReference"/>
          <w:sz w:val="22"/>
          <w:szCs w:val="22"/>
          <w:lang w:val="en-US"/>
        </w:rPr>
        <w:commentReference w:id="22"/>
      </w:r>
      <w:commentRangeEnd w:id="23"/>
      <w:r>
        <w:rPr>
          <w:rStyle w:val="CommentReference"/>
          <w:sz w:val="22"/>
          <w:szCs w:val="22"/>
          <w:lang w:val="en-US"/>
        </w:rPr>
        <w:commentReference w:id="23"/>
      </w:r>
      <w:r>
        <w:rPr>
          <w:lang w:val="en-US"/>
        </w:rPr>
        <w:t>?</w:t>
      </w:r>
    </w:p>
    <w:p w14:paraId="62AF4745" w14:textId="60FB6387" w:rsidR="00B244A6" w:rsidRDefault="00C9647C" w:rsidP="00EB5DFF">
      <w:commentRangeStart w:id="24"/>
      <w:commentRangeStart w:id="25"/>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5"/>
      <w:r>
        <w:rPr>
          <w:rStyle w:val="CommentReference"/>
          <w:sz w:val="22"/>
          <w:szCs w:val="22"/>
        </w:rPr>
        <w:commentReference w:id="25"/>
      </w:r>
      <w:commentRangeEnd w:id="24"/>
      <w:r>
        <w:rPr>
          <w:rStyle w:val="CommentReference"/>
          <w:sz w:val="22"/>
          <w:szCs w:val="22"/>
        </w:rPr>
        <w:commentReference w:id="24"/>
      </w:r>
    </w:p>
    <w:p w14:paraId="74135305" w14:textId="181316E3" w:rsidR="00B244A6" w:rsidRDefault="00B244A6" w:rsidP="00EB5DFF">
      <w:commentRangeStart w:id="26"/>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6"/>
      <w:r>
        <w:rPr>
          <w:rStyle w:val="CommentReference"/>
          <w:sz w:val="22"/>
          <w:szCs w:val="22"/>
        </w:rPr>
        <w:commentReference w:id="26"/>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7"/>
      <w:r>
        <w:t>, Appendix B provides a practical checklist that managers might apply to audit their organizational readiness and shape their agentic AI initiatives</w:t>
      </w:r>
      <w:commentRangeEnd w:id="27"/>
      <w:r w:rsidR="00693C03">
        <w:rPr>
          <w:rStyle w:val="CommentReference"/>
          <w:sz w:val="22"/>
          <w:szCs w:val="22"/>
        </w:rPr>
        <w:commentReference w:id="27"/>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8"/>
      <w:commentRangeStart w:id="29"/>
      <w:r>
        <w:rPr>
          <w:lang w:val="en-US"/>
        </w:rPr>
        <w:t>practical implications are derived</w:t>
      </w:r>
      <w:commentRangeEnd w:id="28"/>
      <w:r>
        <w:rPr>
          <w:rStyle w:val="CommentReference"/>
          <w:sz w:val="22"/>
          <w:szCs w:val="22"/>
          <w:lang w:val="en-US"/>
        </w:rPr>
        <w:commentReference w:id="28"/>
      </w:r>
      <w:commentRangeEnd w:id="29"/>
      <w:r>
        <w:rPr>
          <w:rStyle w:val="CommentReference"/>
          <w:sz w:val="22"/>
          <w:szCs w:val="22"/>
          <w:lang w:val="en-US"/>
        </w:rPr>
        <w:commentReference w:id="29"/>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30" w:name="_Toc232373218"/>
      <w:r>
        <w:lastRenderedPageBreak/>
        <w:t xml:space="preserve">2. </w:t>
      </w:r>
      <w:r>
        <w:tab/>
        <w:t xml:space="preserve">Literature </w:t>
      </w:r>
      <w:r w:rsidR="00B849DD">
        <w:t>r</w:t>
      </w:r>
      <w:r>
        <w:t>eview</w:t>
      </w:r>
      <w:bookmarkEnd w:id="30"/>
    </w:p>
    <w:p w14:paraId="01B5B251" w14:textId="77777777" w:rsidR="00EB5DFF" w:rsidRPr="00C01920" w:rsidRDefault="00EB5DFF" w:rsidP="00EB5DFF">
      <w:pPr>
        <w:pStyle w:val="Heading2"/>
        <w:rPr>
          <w:b w:val="0"/>
          <w:bCs w:val="0"/>
          <w:i/>
          <w:iCs/>
        </w:rPr>
      </w:pPr>
      <w:bookmarkStart w:id="31" w:name="_Toc232373219"/>
      <w:r>
        <w:t xml:space="preserve">2.1. </w:t>
      </w:r>
      <w:r>
        <w:tab/>
        <w:t>The historical development of AI</w:t>
      </w:r>
      <w:bookmarkEnd w:id="31"/>
    </w:p>
    <w:p w14:paraId="32867789" w14:textId="4E9BEFF9" w:rsidR="00EB5DFF" w:rsidRDefault="00EB5DFF" w:rsidP="00EB5DFF">
      <w:r>
        <w:rPr>
          <w:lang w:val="en-US"/>
        </w:rPr>
        <w:t xml:space="preserve">The term Artificial Intelligence (AI) has been around since the 1950s to describe “intelligent </w:t>
      </w:r>
      <w:commentRangeStart w:id="32"/>
      <w:r>
        <w:rPr>
          <w:lang w:val="en-US"/>
        </w:rPr>
        <w:t>machines</w:t>
      </w:r>
      <w:commentRangeEnd w:id="32"/>
      <w:r>
        <w:rPr>
          <w:rStyle w:val="CommentReference"/>
          <w:sz w:val="22"/>
          <w:szCs w:val="22"/>
          <w:lang w:val="en-US"/>
        </w:rPr>
        <w:commentReference w:id="32"/>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3"/>
      <w:r>
        <w:rPr>
          <w:lang w:val="en-US"/>
        </w:rPr>
        <w:t>.</w:t>
      </w:r>
      <w:commentRangeEnd w:id="33"/>
      <w:r>
        <w:rPr>
          <w:rStyle w:val="CommentReference"/>
          <w:sz w:val="22"/>
          <w:szCs w:val="22"/>
        </w:rPr>
        <w:commentReference w:id="33"/>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4"/>
      <w:r>
        <w:rPr>
          <w:lang w:val="en-US"/>
        </w:rPr>
        <w:t>qualification</w:t>
      </w:r>
      <w:commentRangeEnd w:id="34"/>
      <w:r>
        <w:rPr>
          <w:rStyle w:val="CommentReference"/>
          <w:sz w:val="22"/>
          <w:szCs w:val="22"/>
          <w:lang w:val="en-US"/>
        </w:rPr>
        <w:commentReference w:id="34"/>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5"/>
      <w:commentRangeStart w:id="36"/>
      <w:commentRangeStart w:id="37"/>
      <w:r>
        <w:rPr>
          <w:lang w:val="en-US"/>
        </w:rPr>
        <w:t>2022</w:t>
      </w:r>
      <w:commentRangeEnd w:id="35"/>
      <w:r>
        <w:rPr>
          <w:rStyle w:val="CommentReference"/>
          <w:sz w:val="22"/>
          <w:szCs w:val="22"/>
          <w:lang w:val="en-US"/>
        </w:rPr>
        <w:commentReference w:id="35"/>
      </w:r>
      <w:commentRangeEnd w:id="36"/>
      <w:r>
        <w:rPr>
          <w:rStyle w:val="CommentReference"/>
          <w:sz w:val="22"/>
          <w:szCs w:val="22"/>
          <w:lang w:val="en-US"/>
        </w:rPr>
        <w:commentReference w:id="36"/>
      </w:r>
      <w:commentRangeEnd w:id="37"/>
      <w:r>
        <w:rPr>
          <w:rStyle w:val="CommentReference"/>
          <w:sz w:val="22"/>
          <w:szCs w:val="22"/>
          <w:lang w:val="en-US"/>
        </w:rPr>
        <w:commentReference w:id="37"/>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ins w:id="328" w:author="Claude" w:date="2026-06-15T12:00:00Z">
        <w:r>
          <w:rPr>
            <w:lang w:val="en-US"/>
          </w:rPr>
          <w:t xml:space="preserve"> For readers less familiar with these techniques, the common thread is that the model learns patterns from historical data to make a prediction, for example, which version of a web page a visitor is most likely to act on or which product a given customer is most likely to buy.</w:t>
        </w:r>
      </w:ins>
    </w:p>
    <w:p w14:paraId="3768DBB2" w14:textId="4ACB7EEE" w:rsidR="00EB5DFF" w:rsidRDefault="00EB5DFF" w:rsidP="00EB5DFF">
      <w:r>
        <w:lastRenderedPageBreak/>
        <w:t xml:space="preserve">Deep learning is a specific form of machine learning that uses neural networks consisting of multiple </w:t>
      </w:r>
      <w:commentRangeStart w:id="38"/>
      <w:r>
        <w:t>layers</w:t>
      </w:r>
      <w:commentRangeEnd w:id="38"/>
      <w:r>
        <w:rPr>
          <w:rStyle w:val="CommentReference"/>
          <w:sz w:val="22"/>
          <w:szCs w:val="22"/>
        </w:rPr>
        <w:commentReference w:id="38"/>
      </w:r>
      <w:r>
        <w:t xml:space="preserve"> (</w:t>
      </w:r>
      <w:r>
        <w:rPr>
          <w:highlight w:val="white"/>
          <w:lang w:val="en-US"/>
        </w:rPr>
        <w:t>LeCun</w:t>
      </w:r>
      <w:r>
        <w:rPr>
          <w:lang w:val="en-US"/>
        </w:rPr>
        <w:t xml:space="preserve"> et al., 2015)</w:t>
      </w:r>
      <w:r>
        <w:t>. This approach became more prevalent after A</w:t>
      </w:r>
      <w:commentRangeStart w:id="39"/>
      <w:r>
        <w:t xml:space="preserve">lexNet, </w:t>
      </w:r>
      <w:commentRangeEnd w:id="39"/>
      <w:r>
        <w:rPr>
          <w:rStyle w:val="CommentReference"/>
          <w:sz w:val="22"/>
          <w:szCs w:val="22"/>
        </w:rPr>
        <w:commentReference w:id="39"/>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40"/>
      <w:r>
        <w:t>chatbots</w:t>
      </w:r>
      <w:commentRangeEnd w:id="40"/>
      <w:r>
        <w:rPr>
          <w:rStyle w:val="CommentReference"/>
          <w:sz w:val="22"/>
          <w:szCs w:val="22"/>
        </w:rPr>
        <w:commentReference w:id="40"/>
      </w:r>
      <w:r>
        <w:t xml:space="preserve">. After </w:t>
      </w:r>
      <w:commentRangeStart w:id="41"/>
      <w:commentRangeStart w:id="42"/>
      <w:commentRangeStart w:id="43"/>
      <w:commentRangeStart w:id="44"/>
      <w:r>
        <w:t>word2vec</w:t>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commentRangeEnd w:id="44"/>
      <w:r>
        <w:rPr>
          <w:rStyle w:val="CommentReference"/>
          <w:sz w:val="22"/>
          <w:szCs w:val="22"/>
        </w:rPr>
        <w:commentReference w:id="44"/>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5"/>
      <w:r>
        <w:t xml:space="preserve"> </w:t>
      </w:r>
      <w:commentRangeEnd w:id="45"/>
      <w:r>
        <w:rPr>
          <w:rStyle w:val="CommentReference"/>
          <w:sz w:val="22"/>
          <w:szCs w:val="22"/>
        </w:rPr>
        <w:commentReference w:id="45"/>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6"/>
      <w:commentRangeStart w:id="47"/>
      <w:r>
        <w:rPr>
          <w:lang w:val="en-US"/>
        </w:rPr>
        <w:t>2018</w:t>
      </w:r>
      <w:commentRangeEnd w:id="47"/>
      <w:r>
        <w:rPr>
          <w:rStyle w:val="CommentReference"/>
          <w:sz w:val="22"/>
          <w:szCs w:val="22"/>
          <w:lang w:val="en-US"/>
        </w:rPr>
        <w:commentReference w:id="47"/>
      </w:r>
      <w:commentRangeEnd w:id="46"/>
      <w:r>
        <w:rPr>
          <w:rStyle w:val="CommentReference"/>
          <w:sz w:val="22"/>
          <w:szCs w:val="22"/>
          <w:lang w:val="en-US"/>
        </w:rPr>
        <w:commentReference w:id="46"/>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8"/>
      <w:r>
        <w:rPr>
          <w:lang w:val="en-US"/>
        </w:rPr>
        <w:t>models</w:t>
      </w:r>
      <w:commentRangeEnd w:id="48"/>
      <w:r>
        <w:rPr>
          <w:rStyle w:val="CommentReference"/>
          <w:sz w:val="22"/>
          <w:szCs w:val="22"/>
          <w:lang w:val="en-US"/>
        </w:rPr>
        <w:commentReference w:id="48"/>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9"/>
      <w:r>
        <w:rPr>
          <w:highlight w:val="white"/>
          <w:lang w:val="en-US"/>
        </w:rPr>
        <w:t>2024</w:t>
      </w:r>
      <w:commentRangeEnd w:id="49"/>
      <w:r>
        <w:rPr>
          <w:rStyle w:val="CommentReference"/>
          <w:sz w:val="22"/>
          <w:szCs w:val="22"/>
          <w:highlight w:val="white"/>
          <w:lang w:val="en-US"/>
        </w:rPr>
        <w:commentReference w:id="49"/>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50"/>
      <w:r>
        <w:t xml:space="preserve">text </w:t>
      </w:r>
      <w:commentRangeEnd w:id="50"/>
      <w:r>
        <w:rPr>
          <w:rStyle w:val="CommentReference"/>
          <w:sz w:val="22"/>
          <w:szCs w:val="22"/>
        </w:rPr>
        <w:commentReference w:id="50"/>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5E8F33A4"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Elgheit, </w:t>
      </w:r>
      <w:commentRangeStart w:id="51"/>
      <w:r>
        <w:rPr>
          <w:lang w:val="en-US"/>
        </w:rPr>
        <w:t>2025</w:t>
      </w:r>
      <w:commentRangeEnd w:id="51"/>
      <w:r>
        <w:rPr>
          <w:rStyle w:val="CommentReference"/>
          <w:sz w:val="22"/>
          <w:szCs w:val="22"/>
          <w:lang w:val="en-US"/>
        </w:rPr>
        <w:commentReference w:id="51"/>
      </w:r>
      <w:r>
        <w:rPr>
          <w:lang w:val="en-US"/>
        </w:rPr>
        <w:t xml:space="preserve">). </w:t>
      </w:r>
    </w:p>
    <w:p w14:paraId="605550CE" w14:textId="18D0A5D8" w:rsidR="00EB5DFF" w:rsidRPr="00C95CAE" w:rsidRDefault="00EB5DFF" w:rsidP="00EB5DFF">
      <w:pPr>
        <w:rPr>
          <w:lang w:val="en-US"/>
        </w:rPr>
      </w:pPr>
      <w:bookmarkStart w:id="52" w:name="OLE_LINK20"/>
      <w:r>
        <w:rPr>
          <w:lang w:val="en-US"/>
        </w:rPr>
        <w:t xml:space="preserve">Vaid et al. (2025) </w:t>
      </w:r>
      <w:bookmarkEnd w:id="52"/>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pPr>
        <w:rPr>
          <w:ins w:id="316" w:author="Claude" w:date="2026-06-15T12:00:00Z"/>
          <w:lang w:val="en-US"/>
        </w:rPr>
      </w:pPr>
      <w:ins w:id="317" w:author="Claude" w:date="2026-06-15T12:00:00Z">
        <w:r>
          <w:t xml:space="preserve">Where Vaid et al. (2025) stop short of measuring outcomes, large-scale field evidence is beginning to appear outside marketing. Studying 5,172 customer-support agents, Brynjolfsson et al. (2025) found that access to a generative AI assistant raised productivity by roughly 14% on average, with the largest gains accruing to less-experienced workers. Such findings signal that the productivity potential of generative AI is increasingly measured rather than only theorized, although evidence from within marketing, and for agentic systems specifically, remains scarce.</w:t>
        </w:r>
      </w:ins>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3"/>
      <w:r>
        <w:rPr>
          <w:lang w:val="en-US"/>
        </w:rPr>
        <w:t>2020</w:t>
      </w:r>
      <w:commentRangeEnd w:id="53"/>
      <w:r>
        <w:rPr>
          <w:rStyle w:val="CommentReference"/>
          <w:sz w:val="22"/>
          <w:szCs w:val="22"/>
          <w:lang w:val="en-US"/>
        </w:rPr>
        <w:commentReference w:id="53"/>
      </w:r>
      <w:r>
        <w:rPr>
          <w:lang w:val="en-US"/>
        </w:rPr>
        <w:t xml:space="preserve">). RAG supplements a model’s input with relevant text retrieved from external knowledge sources (Lewis et al., </w:t>
      </w:r>
      <w:commentRangeStart w:id="54"/>
      <w:r>
        <w:rPr>
          <w:lang w:val="en-US"/>
        </w:rPr>
        <w:t>2020</w:t>
      </w:r>
      <w:commentRangeEnd w:id="54"/>
      <w:r>
        <w:rPr>
          <w:rStyle w:val="CommentReference"/>
          <w:sz w:val="22"/>
          <w:szCs w:val="22"/>
          <w:lang w:val="en-US"/>
        </w:rPr>
        <w:commentReference w:id="54"/>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5"/>
      <w:r>
        <w:rPr>
          <w:lang w:val="en-US"/>
        </w:rPr>
        <w:t xml:space="preserve"> ability to act was a vital next step in the</w:t>
      </w:r>
      <w:commentRangeStart w:id="56"/>
      <w:r>
        <w:rPr>
          <w:lang w:val="en-US"/>
        </w:rPr>
        <w:t xml:space="preserve"> development of agentic AI. </w:t>
      </w:r>
      <w:commentRangeEnd w:id="56"/>
      <w:r>
        <w:rPr>
          <w:rStyle w:val="CommentReference"/>
          <w:sz w:val="22"/>
          <w:szCs w:val="22"/>
          <w:lang w:val="en-US"/>
        </w:rPr>
        <w:commentReference w:id="56"/>
      </w:r>
      <w:r>
        <w:rPr>
          <w:lang w:val="en-US"/>
        </w:rPr>
        <w:t xml:space="preserve">A key conceptual step was the </w:t>
      </w:r>
      <w:commentRangeStart w:id="57"/>
      <w:r>
        <w:rPr>
          <w:lang w:val="en-US"/>
        </w:rPr>
        <w:t>ReAct</w:t>
      </w:r>
      <w:commentRangeEnd w:id="57"/>
      <w:r>
        <w:rPr>
          <w:rStyle w:val="CommentReference"/>
          <w:sz w:val="22"/>
          <w:szCs w:val="22"/>
          <w:lang w:val="en-US"/>
        </w:rPr>
        <w:commentReference w:id="57"/>
      </w:r>
      <w:del w:id="320" w:author="Claude" w:date="2026-06-15T12:00:00Z">
        <w:r>
          <w:rPr>
            <w:lang w:val="en-US"/>
          </w:rPr>
          <w:delTex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delText>
        </w:r>
      </w:del>
      <w:ins w:id="321" w:author="Claude" w:date="2026-06-15T12:00:00Z">
        <w:r>
          <w:rPr>
            <w:lang w:val="en-US"/>
          </w:rPr>
          <w:t xml:space="preserve"> framework, introduced by Yao et al. (2023), which showed how large language models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ins>
      <w:commentRangeEnd w:id="55"/>
      <w:r>
        <w:rPr>
          <w:rStyle w:val="CommentReference"/>
          <w:sz w:val="22"/>
          <w:szCs w:val="22"/>
        </w:rPr>
        <w:commentReference w:id="55"/>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8"/>
      <w:r>
        <w:rPr>
          <w:lang w:val="en-US"/>
        </w:rPr>
        <w:t xml:space="preserve"> AI agents. </w:t>
      </w:r>
      <w:commentRangeEnd w:id="58"/>
      <w:r>
        <w:rPr>
          <w:rStyle w:val="CommentReference"/>
          <w:sz w:val="22"/>
          <w:szCs w:val="22"/>
          <w:lang w:val="en-US"/>
        </w:rPr>
        <w:commentReference w:id="58"/>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9"/>
      <w:r>
        <w:rPr>
          <w:lang w:val="en-US"/>
        </w:rPr>
        <w:t>software</w:t>
      </w:r>
      <w:commentRangeEnd w:id="59"/>
      <w:r>
        <w:rPr>
          <w:rStyle w:val="CommentReference"/>
          <w:sz w:val="22"/>
          <w:szCs w:val="22"/>
          <w:lang w:val="en-US"/>
        </w:rPr>
        <w:commentReference w:id="59"/>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60"/>
      <w:r>
        <w:rPr>
          <w:i/>
          <w:iCs/>
          <w:lang w:val="en-US"/>
        </w:rPr>
        <w:t>calling</w:t>
      </w:r>
      <w:commentRangeEnd w:id="60"/>
      <w:r>
        <w:rPr>
          <w:rStyle w:val="CommentReference"/>
          <w:sz w:val="22"/>
          <w:szCs w:val="22"/>
          <w:lang w:val="en-US"/>
        </w:rPr>
        <w:commentReference w:id="60"/>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1"/>
      <w:r>
        <w:t xml:space="preserve"> </w:t>
      </w:r>
      <w:commentRangeEnd w:id="61"/>
      <w:r>
        <w:rPr>
          <w:rStyle w:val="CommentReference"/>
          <w:sz w:val="22"/>
          <w:szCs w:val="22"/>
        </w:rPr>
        <w:commentReference w:id="61"/>
      </w:r>
      <w:r>
        <w:t xml:space="preserve">systems, and the like (Hughes et al., </w:t>
      </w:r>
      <w:commentRangeStart w:id="62"/>
      <w:r>
        <w:lastRenderedPageBreak/>
        <w:t>2025</w:t>
      </w:r>
      <w:commentRangeEnd w:id="62"/>
      <w:r>
        <w:rPr>
          <w:rStyle w:val="CommentReference"/>
          <w:sz w:val="22"/>
          <w:szCs w:val="22"/>
        </w:rPr>
        <w:commentReference w:id="62"/>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3" w:name="_Toc232373220"/>
      <w:r>
        <w:rPr>
          <w:lang w:val="en-US"/>
        </w:rPr>
        <w:t>2.2.</w:t>
      </w:r>
      <w:r>
        <w:tab/>
      </w:r>
      <w:commentRangeStart w:id="64"/>
      <w:commentRangeStart w:id="65"/>
      <w:r>
        <w:rPr>
          <w:lang w:val="en-US"/>
        </w:rPr>
        <w:t>On Agentic AI</w:t>
      </w:r>
      <w:bookmarkEnd w:id="63"/>
      <w:commentRangeEnd w:id="64"/>
      <w:r>
        <w:rPr>
          <w:rStyle w:val="CommentReference"/>
          <w:sz w:val="22"/>
          <w:szCs w:val="22"/>
        </w:rPr>
        <w:commentReference w:id="64"/>
      </w:r>
      <w:commentRangeEnd w:id="65"/>
      <w:r>
        <w:rPr>
          <w:rStyle w:val="CommentReference"/>
          <w:sz w:val="22"/>
          <w:szCs w:val="22"/>
        </w:rPr>
        <w:commentReference w:id="65"/>
      </w:r>
    </w:p>
    <w:p w14:paraId="5C0E48B8" w14:textId="4C59C858"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 that literature converges on four primary characteristics: autonomy, goal-directedness, adaptivity, and proactivity. In one sentence, Moralles et al. (2026) define it as follows: “An agentic system not only acts independently but does so in pursuit of objectives it selects, constructs, or </w:t>
      </w:r>
      <w:commentRangeStart w:id="66"/>
      <w:r>
        <w:rPr>
          <w:highlight w:val="white"/>
          <w:lang w:val="en-US"/>
        </w:rPr>
        <w:t>interprets</w:t>
      </w:r>
      <w:commentRangeEnd w:id="66"/>
      <w:r>
        <w:rPr>
          <w:rStyle w:val="CommentReference"/>
          <w:sz w:val="22"/>
          <w:szCs w:val="22"/>
          <w:highlight w:val="white"/>
          <w:lang w:val="en-US"/>
        </w:rPr>
        <w:commentReference w:id="66"/>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7"/>
      <w:r>
        <w:rPr>
          <w:lang w:val="en-US"/>
        </w:rPr>
        <w:t>In this research, the definition from Moralles et al. (2026) is followed, which has been simplified in communications with interviewees to two key points</w:t>
      </w:r>
      <w:commentRangeStart w:id="68"/>
      <w:commentRangeStart w:id="69"/>
      <w:r>
        <w:rPr>
          <w:lang w:val="en-US"/>
        </w:rPr>
        <w:t>:</w:t>
      </w:r>
      <w:commentRangeEnd w:id="68"/>
      <w:r>
        <w:rPr>
          <w:rStyle w:val="CommentReference"/>
          <w:sz w:val="22"/>
          <w:szCs w:val="22"/>
          <w:lang w:val="en-US"/>
        </w:rPr>
        <w:commentReference w:id="68"/>
      </w:r>
      <w:commentRangeEnd w:id="69"/>
      <w:r>
        <w:rPr>
          <w:rStyle w:val="CommentReference"/>
          <w:sz w:val="22"/>
          <w:szCs w:val="22"/>
          <w:lang w:val="en-US"/>
        </w:rPr>
        <w:commentReference w:id="69"/>
      </w:r>
      <w:r>
        <w:rPr>
          <w:lang w:val="en-US"/>
        </w:rPr>
        <w:t xml:space="preserve"> 1. The ability to act and 2. the ability to take steps in pursuit of an objective. </w:t>
      </w:r>
      <w:commentRangeEnd w:id="67"/>
      <w:r>
        <w:rPr>
          <w:rStyle w:val="CommentReference"/>
          <w:i/>
          <w:iCs/>
          <w:sz w:val="22"/>
          <w:szCs w:val="22"/>
          <w:lang w:val="en-US"/>
        </w:rPr>
        <w:commentReference w:id="67"/>
      </w:r>
    </w:p>
    <w:p>
      <w:pPr>
        <w:ind w:firstLine="0"/>
        <w:rPr>
          <w:ins w:id="318" w:author="Claude" w:date="2026-06-15T12:00:00Z"/>
          <w:i/>
          <w:iCs/>
          <w:lang w:val="en-US"/>
        </w:rPr>
      </w:pPr>
      <w:ins w:id="319" w:author="Claude" w:date="2026-06-15T12:00:00Z">
        <w:r>
          <w:t xml:space="preserve">This goal-directed autonomy is what makes agentic AI distinct for managers. Where an earlier AI tool optimized a narrowly defined task, a single agentic system can be pointed at a wide range of loosely specified goals and determine the intermediate steps itself (Acharya et al., 2025; Moralles et al., 2026). For the manager, this shifts the task from specifying the exact output to specifying the objective, the tools the system may use, and the guardrails within which it may act.</w:t>
        </w:r>
      </w:ins>
    </w:p>
    <w:p w14:paraId="24C6BC03" w14:textId="7E8F522F" w:rsidR="00EB5DFF" w:rsidRDefault="00EB5DFF" w:rsidP="00EB5DFF">
      <w:commentRangeStart w:id="71"/>
      <w:commentRangeStart w:id="72"/>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1"/>
      <w:r>
        <w:rPr>
          <w:rStyle w:val="CommentReference"/>
          <w:sz w:val="22"/>
          <w:szCs w:val="22"/>
          <w:lang w:val="en-US"/>
        </w:rPr>
        <w:commentReference w:id="71"/>
      </w:r>
      <w:commentRangeEnd w:id="72"/>
      <w:r>
        <w:rPr>
          <w:rStyle w:val="CommentReference"/>
          <w:sz w:val="22"/>
          <w:szCs w:val="22"/>
          <w:lang w:val="en-US"/>
        </w:rPr>
        <w:commentReference w:id="72"/>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Pr>
          <w:lang w:val="en-US"/>
        </w:rPr>
        <w:t>how marketing managers create value with agentic systems beyond content generation.</w:t>
      </w:r>
      <w:commentRangeEnd w:id="73"/>
      <w:r>
        <w:rPr>
          <w:rStyle w:val="CommentReference"/>
          <w:sz w:val="22"/>
          <w:szCs w:val="22"/>
        </w:rPr>
        <w:commentReference w:id="73"/>
      </w:r>
    </w:p>
    <w:p>
      <w:pPr>
        <w:rPr>
          <w:ins w:id="324" w:author="Claude" w:date="2026-06-15T12:00:00Z"/>
        </w:rPr>
      </w:pPr>
      <w:ins w:id="325" w:author="Claude" w:date="2026-06-15T12:00:00Z">
        <w:r>
          <w:t xml:space="preserve">Practitioner studies of enterprise adoption reach a similar conclusion and stress that the binding constraint is rarely the technology itself. Analysing how firms capture value from AI, Bughin (2024) reports that the organizations pulling ahead are distinguished less by their models than by leadership commitment, talent, and the surrounding processes, while the Wharton Human-AI Research and GBK Collective (2025) document rapid but uneven enterprise adoption. This study examines that pattern empirically within marketing.</w:t>
        </w:r>
      </w:ins>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698BEEA1"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it becomes difficult to delegate that process to an agent. However, </w:t>
      </w:r>
      <w:r w:rsidR="001714D6">
        <w:rPr>
          <w:lang w:val="en-US"/>
        </w:rPr>
        <w:t>the</w:t>
      </w:r>
      <w:r>
        <w:rPr>
          <w:lang w:val="en-US"/>
        </w:rPr>
        <w:t xml:space="preserve"> research </w:t>
      </w:r>
      <w:r w:rsidR="001714D6">
        <w:rPr>
          <w:lang w:val="en-US"/>
        </w:rPr>
        <w:t xml:space="preserve">by Schmidt et al. (2026) </w:t>
      </w:r>
      <w:r>
        <w:rPr>
          <w:lang w:val="en-US"/>
        </w:rPr>
        <w:t>did not focus on the context of marketing, did not describe how the manager can shape these readiness criteria, and Srivastava (2026)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4" w:name="_Toc232373221"/>
      <w:r>
        <w:rPr>
          <w:lang w:val="en-US"/>
        </w:rPr>
        <w:t>2.3.</w:t>
      </w:r>
      <w:r>
        <w:tab/>
      </w:r>
      <w:r>
        <w:rPr>
          <w:lang w:val="en-US"/>
        </w:rPr>
        <w:t>Value theory and value creation with agentic AI</w:t>
      </w:r>
      <w:bookmarkEnd w:id="74"/>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5"/>
      <w:r>
        <w:rPr>
          <w:lang w:val="en-US"/>
        </w:rPr>
        <w:t>Marketing</w:t>
      </w:r>
      <w:commentRangeEnd w:id="75"/>
      <w:r>
        <w:rPr>
          <w:rStyle w:val="CommentReference"/>
          <w:sz w:val="22"/>
          <w:szCs w:val="22"/>
          <w:lang w:val="en-US"/>
        </w:rPr>
        <w:commentReference w:id="75"/>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96AFC4F"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w:t>
      </w:r>
      <w:r>
        <w:rPr>
          <w:lang w:val="en-US"/>
        </w:rPr>
        <w:lastRenderedPageBreak/>
        <w:t>effort”. Other categories address different kinds of needs; for example, the “emotional” category contains “entertainment” and the “life changing” category contains</w:t>
      </w:r>
      <w:r w:rsidR="001714D6">
        <w:rPr>
          <w:lang w:val="en-US"/>
        </w:rPr>
        <w:t xml:space="preserve"> </w:t>
      </w:r>
      <w:r>
        <w:rPr>
          <w:lang w:val="en-US"/>
        </w:rPr>
        <w:t>“self-actualization” (Almquist et al., 2016).</w:t>
      </w:r>
    </w:p>
    <w:p w14:paraId="0742DEFE" w14:textId="6079CB4C" w:rsidR="00EB5DFF" w:rsidRDefault="00EB5DFF" w:rsidP="00EB5DFF">
      <w:bookmarkStart w:id="76"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7" w:name="OLE_LINK10"/>
    </w:p>
    <w:p w14:paraId="36A29710" w14:textId="77777777" w:rsidR="00EB5DFF" w:rsidRPr="00234300" w:rsidRDefault="00EB5DFF" w:rsidP="00EB5DFF">
      <w:pPr>
        <w:pStyle w:val="Heading2"/>
      </w:pPr>
      <w:bookmarkStart w:id="78" w:name="_Toc232373222"/>
      <w:bookmarkEnd w:id="76"/>
      <w:commentRangeStart w:id="79"/>
      <w:r>
        <w:rPr>
          <w:lang w:val="en-US"/>
        </w:rPr>
        <w:t>2.4.</w:t>
      </w:r>
      <w:r>
        <w:tab/>
      </w:r>
      <w:r>
        <w:rPr>
          <w:lang w:val="en-US"/>
        </w:rPr>
        <w:t>Learnings from earlier waves of digital transformation</w:t>
      </w:r>
      <w:bookmarkEnd w:id="78"/>
      <w:commentRangeEnd w:id="79"/>
      <w:r w:rsidRPr="00234300">
        <w:rPr>
          <w:rStyle w:val="CommentReference"/>
          <w:sz w:val="22"/>
          <w:szCs w:val="22"/>
        </w:rPr>
        <w:commentReference w:id="79"/>
      </w:r>
    </w:p>
    <w:p w14:paraId="168A1F26" w14:textId="2EF2D481" w:rsidR="00EB5DFF" w:rsidRPr="00234300" w:rsidRDefault="002D3FCE" w:rsidP="00EB5DFF">
      <w:pPr>
        <w:rPr>
          <w:lang w:val="en-US"/>
        </w:rPr>
      </w:pPr>
      <w:bookmarkStart w:id="80" w:name="OLE_LINK12"/>
      <w:bookmarkEnd w:id="77"/>
      <w:r>
        <w:t>Fernandez-Vidal</w:t>
      </w:r>
      <w:r w:rsidR="00EB5DFF">
        <w:t xml:space="preserve"> et al. (</w:t>
      </w:r>
      <w:r w:rsidR="00EB5DFF">
        <w:rPr>
          <w:lang w:val="en-US"/>
        </w:rPr>
        <w:t xml:space="preserve">2022) </w:t>
      </w:r>
      <w:r w:rsidR="004346BF">
        <w:rPr>
          <w:lang w:val="en-US"/>
        </w:rPr>
        <w:t>describe</w:t>
      </w:r>
      <w:r w:rsidR="00EB5DFF">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73694A9E"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FAB866D" w:rsidR="00EB5DFF" w:rsidRDefault="002D3FCE" w:rsidP="00EB5DFF">
      <w:pPr>
        <w:rPr>
          <w:lang w:val="en-US"/>
        </w:rPr>
      </w:pPr>
      <w:r>
        <w:t>Fernandez-Vidal</w:t>
      </w:r>
      <w:r w:rsidR="00EB5DFF">
        <w:t xml:space="preserve"> et al. (</w:t>
      </w:r>
      <w:r w:rsidR="00EB5DFF">
        <w:rPr>
          <w:lang w:val="en-US"/>
        </w:rPr>
        <w:t xml:space="preserve">2022) describe digital transformation from the managerial perspective. While focusing mainly on technical roles, </w:t>
      </w:r>
      <w:r>
        <w:rPr>
          <w:lang w:val="en-US"/>
        </w:rPr>
        <w:t>Fernandez-Vidal</w:t>
      </w:r>
      <w:r w:rsidR="00EB5DFF">
        <w:rPr>
          <w:lang w:val="en-US"/>
        </w:rPr>
        <w:t xml:space="preserve"> et al. (2022) highlight </w:t>
      </w:r>
      <w:r w:rsidR="00EB5DFF">
        <w:rPr>
          <w:lang w:val="en-US"/>
        </w:rPr>
        <w:lastRenderedPageBreak/>
        <w:t>the importance of management during digital transformations, noting its role in driving business change, managing technical talent, and prioritizing learning.</w:t>
      </w:r>
    </w:p>
    <w:p w14:paraId="3D3A0507" w14:textId="7604F4A0" w:rsidR="00EB5DFF" w:rsidRPr="00234300" w:rsidRDefault="00EB5DFF" w:rsidP="00EB5DFF">
      <w:pPr>
        <w:rPr>
          <w:lang w:val="en-US"/>
        </w:rPr>
      </w:pPr>
      <w:r>
        <w:rPr>
          <w:lang w:val="en-US"/>
        </w:rPr>
        <w:t xml:space="preserve">Gebauer et al. (2020) describe a concerning pattern which they call the digitalization paradox; this pattern notes that while companies often invest significantly in digital transformation, they often do not yield the expected returns. Gebauer et al. (2020) note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2373223"/>
      <w:bookmarkEnd w:id="80"/>
      <w:r>
        <w:rPr>
          <w:color w:val="auto"/>
        </w:rPr>
        <w:t>2.5. Synthesis: sensitizing concepts for the empirical study</w:t>
      </w:r>
      <w:bookmarkEnd w:id="81"/>
    </w:p>
    <w:p w14:paraId="2342F400" w14:textId="77777777" w:rsidR="00EB5DFF" w:rsidRDefault="00EB5DFF" w:rsidP="00EB5DFF">
      <w:r>
        <w:rPr>
          <w:lang w:val="en-US"/>
        </w:rPr>
        <w:t>The literature reviewed above suggests that agentic AI in marketing should be examined within the context that it operates in,</w:t>
      </w:r>
      <w:commentRangeStart w:id="82"/>
      <w:r>
        <w:rPr>
          <w:lang w:val="en-US"/>
        </w:rPr>
        <w:t xml:space="preserve"> </w:t>
      </w:r>
      <w:commentRangeEnd w:id="82"/>
      <w:r>
        <w:rPr>
          <w:rStyle w:val="CommentReference"/>
          <w:sz w:val="22"/>
          <w:szCs w:val="22"/>
          <w:lang w:val="en-US"/>
        </w:rPr>
        <w:commentReference w:id="82"/>
      </w:r>
      <w:r>
        <w:rPr>
          <w:lang w:val="en-US"/>
        </w:rPr>
        <w:t>rather than as a standalone technology.</w:t>
      </w:r>
      <w:commentRangeStart w:id="83"/>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2373224"/>
      <w:r>
        <w:rPr>
          <w:lang w:val="en-US"/>
        </w:rPr>
        <w:lastRenderedPageBreak/>
        <w:t>3.</w:t>
      </w:r>
      <w:r>
        <w:rPr>
          <w:lang w:val="en-US"/>
        </w:rPr>
        <w:tab/>
      </w:r>
      <w:commentRangeStart w:id="86"/>
      <w:r>
        <w:rPr>
          <w:lang w:val="en-US"/>
        </w:rPr>
        <w:t>Methodology</w:t>
      </w:r>
      <w:bookmarkEnd w:id="85"/>
      <w:commentRangeEnd w:id="86"/>
      <w:r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2373225"/>
      <w:r>
        <w:rPr>
          <w:lang w:val="en-US"/>
        </w:rPr>
        <w:t>3.1.</w:t>
      </w:r>
      <w:r>
        <w:tab/>
      </w:r>
      <w:r>
        <w:rPr>
          <w:lang w:val="en-US"/>
        </w:rPr>
        <w:t>Research approach</w:t>
      </w:r>
      <w:bookmarkEnd w:id="87"/>
    </w:p>
    <w:p w14:paraId="6EEA0D39" w14:textId="272624D6" w:rsidR="00EB5DFF" w:rsidRDefault="00EB5DFF" w:rsidP="00EB5DFF">
      <w:r>
        <w:rPr>
          <w:lang w:val="en-US"/>
        </w:rPr>
        <w:t xml:space="preserve">Given the exploratory nature of the research question and the emerging character of agentic AI in marketing, </w:t>
      </w:r>
      <w:r>
        <w:rPr>
          <w:lang w:val="en-US"/>
        </w:rPr>
        <w:t>constructivist grounded theory, a form of qualitative research, was applied</w:t>
      </w:r>
      <w:r>
        <w:rPr>
          <w:lang w:val="en-US"/>
        </w:rPr>
        <w:t xml:space="preserve">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2EF9BCE7" w:rsidR="00EB5DFF" w:rsidRDefault="00EB5DFF" w:rsidP="00EB5DFF">
      <w:r>
        <w:t>Blumer’s (19</w:t>
      </w:r>
      <w:r w:rsidR="009B0C80">
        <w:t>86</w:t>
      </w:r>
      <w:r>
        <w:t xml:space="preserve">)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8" w:name="_Toc232373226"/>
      <w:r>
        <w:rPr>
          <w:lang w:val="en-US"/>
        </w:rPr>
        <w:t>3.2.</w:t>
      </w:r>
      <w:r>
        <w:tab/>
      </w:r>
      <w:r>
        <w:rPr>
          <w:lang w:val="en-US"/>
        </w:rPr>
        <w:t>Data collection</w:t>
      </w:r>
      <w:bookmarkEnd w:id="88"/>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62AF78E8" w:rsidR="00EB5DFF" w:rsidRDefault="00EB5DFF" w:rsidP="00EB5DFF">
      <w:r>
        <w:rPr>
          <w:lang w:val="en-US"/>
        </w:rPr>
        <w:t xml:space="preserve">The process of iteratively collecting and analyzing data within constructive grounded theory starts with open, intensive interviews (Charmaz, 2014). Afterward, </w:t>
      </w:r>
      <w:r>
        <w:rPr>
          <w:lang w:val="en-US"/>
        </w:rPr>
        <w:t>the data was analyzed through the coding process</w:t>
      </w:r>
      <w:r>
        <w:rPr>
          <w:lang w:val="en-US"/>
        </w:rPr>
        <w:t xml:space="preserve">. In this process, </w:t>
      </w:r>
      <w:r>
        <w:rPr>
          <w:lang w:val="en-US"/>
        </w:rPr>
        <w:t>statements from the interviews were categorized</w:t>
      </w:r>
      <w:r>
        <w:rPr>
          <w:lang w:val="en-US"/>
        </w:rPr>
        <w:t xml:space="preserve"> (Charmaz, 2014); this forms the basis for further analysis. Coding, in its three forms (initial, focused, and theoretical), forms the link between the interviews and the resulting theory (Charmaz, 2014).</w:t>
      </w:r>
      <w:r w:rsidR="003C7050">
        <w:rPr>
          <w:lang w:val="en-US"/>
        </w:rPr>
        <w:t xml:space="preserve"> An overview of the coding process is found in Table 3, and a list of definitions for the theoretical codes is provided in Table 4.</w:t>
      </w:r>
    </w:p>
    <w:p w14:paraId="56AD0EEE" w14:textId="575E0323" w:rsidR="006B2D0C" w:rsidRDefault="00EB5DFF" w:rsidP="00504C50">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r w:rsidR="003C7050">
        <w:rPr>
          <w:lang w:val="en-US"/>
        </w:rPr>
        <w:t xml:space="preserve"> </w:t>
      </w:r>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89" w:name="_kqzta5wwdy54" w:colFirst="0" w:colLast="0"/>
      <w:bookmarkStart w:id="90" w:name="_Toc232373227"/>
      <w:bookmarkEnd w:id="89"/>
      <w:r>
        <w:rPr>
          <w:lang w:val="en-US"/>
        </w:rPr>
        <w:t>3.3.</w:t>
      </w:r>
      <w:r>
        <w:tab/>
      </w:r>
      <w:commentRangeStart w:id="91"/>
      <w:commentRangeStart w:id="92"/>
      <w:r>
        <w:rPr>
          <w:lang w:val="en-US"/>
        </w:rPr>
        <w:t>Intended sample and sample size</w:t>
      </w:r>
      <w:bookmarkEnd w:id="90"/>
      <w:commentRangeEnd w:id="92"/>
      <w:r>
        <w:rPr>
          <w:rStyle w:val="CommentReference"/>
          <w:sz w:val="22"/>
          <w:szCs w:val="22"/>
        </w:rPr>
        <w:commentReference w:id="92"/>
      </w:r>
      <w:commentRangeEnd w:id="91"/>
      <w:r>
        <w:rPr>
          <w:rStyle w:val="CommentReference"/>
          <w:sz w:val="22"/>
          <w:szCs w:val="22"/>
        </w:rPr>
        <w:commentReference w:id="91"/>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w:t>
      </w:r>
      <w:r>
        <w:rPr>
          <w:lang w:val="en-US"/>
        </w:rPr>
        <w:lastRenderedPageBreak/>
        <w:t xml:space="preserve">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3"/>
      <w:commentRangeStart w:id="94"/>
      <w:commentRangeStart w:id="95"/>
      <w:commentRangeStart w:id="96"/>
      <w:commentRangeStart w:id="97"/>
      <w:commentRangeStart w:id="98"/>
      <w:commentRangeStart w:id="99"/>
      <w:r>
        <w:rPr>
          <w:lang w:val="en-US"/>
        </w:rPr>
        <w:t>sampling</w:t>
      </w:r>
      <w:commentRangeEnd w:id="98"/>
      <w:r>
        <w:rPr>
          <w:rStyle w:val="CommentReference"/>
          <w:sz w:val="22"/>
          <w:szCs w:val="22"/>
          <w:lang w:val="en-US"/>
        </w:rPr>
        <w:commentReference w:id="98"/>
      </w:r>
      <w:commentRangeEnd w:id="99"/>
      <w:r>
        <w:rPr>
          <w:rStyle w:val="CommentReference"/>
          <w:sz w:val="22"/>
          <w:szCs w:val="22"/>
          <w:lang w:val="en-US"/>
        </w:rPr>
        <w:commentReference w:id="99"/>
      </w:r>
      <w:commentRangeEnd w:id="96"/>
      <w:r>
        <w:rPr>
          <w:rStyle w:val="CommentReference"/>
          <w:sz w:val="22"/>
          <w:szCs w:val="22"/>
          <w:lang w:val="en-US"/>
        </w:rPr>
        <w:commentReference w:id="96"/>
      </w:r>
      <w:commentRangeEnd w:id="97"/>
      <w:r>
        <w:rPr>
          <w:rStyle w:val="CommentReference"/>
          <w:sz w:val="22"/>
          <w:szCs w:val="22"/>
          <w:lang w:val="en-US"/>
        </w:rPr>
        <w:commentReference w:id="97"/>
      </w:r>
      <w:commentRangeEnd w:id="93"/>
      <w:r>
        <w:rPr>
          <w:rStyle w:val="CommentReference"/>
          <w:sz w:val="22"/>
          <w:szCs w:val="22"/>
          <w:lang w:val="en-US"/>
        </w:rPr>
        <w:commentReference w:id="93"/>
      </w:r>
      <w:commentRangeEnd w:id="94"/>
      <w:r>
        <w:rPr>
          <w:rStyle w:val="CommentReference"/>
          <w:sz w:val="22"/>
          <w:szCs w:val="22"/>
          <w:lang w:val="en-US"/>
        </w:rPr>
        <w:commentReference w:id="94"/>
      </w:r>
      <w:commentRangeEnd w:id="95"/>
      <w:r>
        <w:rPr>
          <w:rStyle w:val="CommentReference"/>
          <w:sz w:val="22"/>
          <w:szCs w:val="22"/>
          <w:lang w:val="en-US"/>
        </w:rPr>
        <w:commentReference w:id="95"/>
      </w:r>
      <w:r>
        <w:rPr>
          <w:lang w:val="en-US"/>
        </w:rPr>
        <w:t xml:space="preserve"> (Patton, 2014</w:t>
      </w:r>
      <w:commentRangeStart w:id="100"/>
      <w:commentRangeStart w:id="101"/>
      <w:r>
        <w:rPr>
          <w:lang w:val="en-US"/>
        </w:rPr>
        <w:t xml:space="preserve">) and </w:t>
      </w:r>
      <w:commentRangeEnd w:id="100"/>
      <w:r>
        <w:rPr>
          <w:rStyle w:val="CommentReference"/>
          <w:sz w:val="22"/>
          <w:szCs w:val="22"/>
        </w:rPr>
        <w:commentReference w:id="100"/>
      </w:r>
      <w:commentRangeEnd w:id="101"/>
      <w:r>
        <w:rPr>
          <w:rStyle w:val="CommentReference"/>
          <w:sz w:val="22"/>
          <w:szCs w:val="22"/>
        </w:rPr>
        <w:commentReference w:id="101"/>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2"/>
      <w:commentRangeStart w:id="103"/>
      <w:commentRangeStart w:id="104"/>
      <w:commentRangeStart w:id="105"/>
      <w:commentRangeStart w:id="106"/>
      <w:commentRangeStart w:id="107"/>
      <w:commentRangeStart w:id="108"/>
      <w:commentRangeStart w:id="109"/>
      <w:r>
        <w:rPr>
          <w:lang w:val="en-US"/>
        </w:rPr>
        <w:t>o further selection criteria are applied to potential participants.</w:t>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8"/>
      <w:r>
        <w:rPr>
          <w:rStyle w:val="CommentReference"/>
          <w:sz w:val="22"/>
          <w:szCs w:val="22"/>
          <w:lang w:val="en-US"/>
        </w:rPr>
        <w:commentReference w:id="108"/>
      </w:r>
      <w:commentRangeEnd w:id="109"/>
      <w:r>
        <w:rPr>
          <w:rStyle w:val="CommentReference"/>
          <w:sz w:val="22"/>
          <w:szCs w:val="22"/>
          <w:lang w:val="en-US"/>
        </w:rPr>
        <w:commentReference w:id="109"/>
      </w:r>
      <w:commentRangeEnd w:id="105"/>
      <w:r>
        <w:rPr>
          <w:rStyle w:val="CommentReference"/>
          <w:sz w:val="22"/>
          <w:szCs w:val="22"/>
          <w:lang w:val="en-US"/>
        </w:rPr>
        <w:commentReference w:id="105"/>
      </w:r>
      <w:commentRangeEnd w:id="104"/>
      <w:r>
        <w:rPr>
          <w:rStyle w:val="CommentReference"/>
          <w:sz w:val="22"/>
          <w:szCs w:val="22"/>
          <w:lang w:val="en-US"/>
        </w:rPr>
        <w:commentReference w:id="104"/>
      </w:r>
      <w:commentRangeEnd w:id="103"/>
      <w:r>
        <w:rPr>
          <w:rStyle w:val="CommentReference"/>
          <w:sz w:val="22"/>
          <w:szCs w:val="22"/>
          <w:lang w:val="en-US"/>
        </w:rPr>
        <w:commentReference w:id="103"/>
      </w:r>
      <w:commentRangeEnd w:id="102"/>
      <w:r>
        <w:rPr>
          <w:rStyle w:val="CommentReference"/>
          <w:sz w:val="22"/>
          <w:szCs w:val="22"/>
          <w:lang w:val="en-US"/>
        </w:rPr>
        <w:commentReference w:id="102"/>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1A9D5D3"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w:t>
      </w:r>
      <w:r>
        <w:rPr>
          <w:lang w:val="en-US"/>
        </w:rPr>
        <w:t>no longer yielded new theoretical insights</w:t>
      </w:r>
      <w:r>
        <w:rPr>
          <w:lang w:val="en-US"/>
        </w:rPr>
        <w:t xml:space="preserve">. As noted before, </w:t>
      </w:r>
      <w:r>
        <w:rPr>
          <w:lang w:val="en-US"/>
        </w:rPr>
        <w:t>data gathering was steered by theoretical sampling</w:t>
      </w:r>
      <w:r>
        <w:rPr>
          <w:lang w:val="en-US"/>
        </w:rPr>
        <w:t xml:space="preserve">,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0" w:name="_jewz4ftnfnae" w:colFirst="0" w:colLast="0"/>
      <w:bookmarkEnd w:id="110"/>
      <w:r>
        <w:t xml:space="preserve"> </w:t>
      </w:r>
    </w:p>
    <w:p w14:paraId="4706D738" w14:textId="741D3D74" w:rsidR="00EB5DFF" w:rsidRDefault="00EB5DFF" w:rsidP="00EB5DFF">
      <w:pPr>
        <w:pStyle w:val="Heading2"/>
      </w:pPr>
      <w:bookmarkStart w:id="111" w:name="_Toc232373228"/>
      <w:r>
        <w:lastRenderedPageBreak/>
        <w:t>3.4</w:t>
      </w:r>
      <w:r>
        <w:tab/>
        <w:t>Trustworthiness</w:t>
      </w:r>
      <w:bookmarkEnd w:id="111"/>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2"/>
            <w:r>
              <w:rPr>
                <w:szCs w:val="20"/>
                <w:lang w:val="en-US"/>
              </w:rPr>
              <w:t xml:space="preserve"> </w:t>
            </w:r>
            <w:r w:rsidR="00335AB2">
              <w:rPr>
                <w:szCs w:val="20"/>
                <w:lang w:val="en-US"/>
              </w:rPr>
              <w:t>the limitations</w:t>
            </w:r>
            <w:r>
              <w:rPr>
                <w:szCs w:val="20"/>
                <w:lang w:val="en-US"/>
              </w:rPr>
              <w:t xml:space="preserve"> in Section 5.3</w:t>
            </w:r>
            <w:commentRangeEnd w:id="112"/>
            <w:r>
              <w:rPr>
                <w:rStyle w:val="CommentReference"/>
                <w:sz w:val="20"/>
                <w:szCs w:val="20"/>
                <w:lang w:val="en-US"/>
              </w:rPr>
              <w:commentReference w:id="112"/>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3"/>
            <w:r>
              <w:rPr>
                <w:szCs w:val="20"/>
                <w:lang w:val="en-US"/>
              </w:rPr>
              <w:t>sampling implications appears in Section 3.2</w:t>
            </w:r>
            <w:commentRangeEnd w:id="113"/>
            <w:r>
              <w:rPr>
                <w:rStyle w:val="CommentReference"/>
                <w:sz w:val="20"/>
                <w:szCs w:val="20"/>
                <w:lang w:val="en-US"/>
              </w:rPr>
              <w:commentReference w:id="113"/>
            </w:r>
            <w:r>
              <w:rPr>
                <w:szCs w:val="20"/>
                <w:lang w:val="en-US"/>
              </w:rPr>
              <w:t>.</w:t>
            </w:r>
          </w:p>
        </w:tc>
      </w:tr>
    </w:tbl>
    <w:p w14:paraId="5B5F3709" w14:textId="77777777" w:rsidR="00600415" w:rsidRDefault="00600415" w:rsidP="00D52A0C">
      <w:pPr>
        <w:ind w:firstLine="0"/>
        <w:rPr>
          <w:b/>
          <w:bCs/>
        </w:rPr>
      </w:pPr>
      <w:bookmarkStart w:id="114"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5"/>
      <w:commentRangeStart w:id="116"/>
      <w:commentRangeStart w:id="117"/>
      <w:r>
        <w:rPr>
          <w:b/>
          <w:bCs/>
        </w:rPr>
        <w:lastRenderedPageBreak/>
        <w:t>Table</w:t>
      </w:r>
      <w:commentRangeEnd w:id="116"/>
      <w:r>
        <w:rPr>
          <w:rStyle w:val="CommentReference"/>
          <w:b/>
          <w:bCs/>
          <w:sz w:val="22"/>
          <w:szCs w:val="22"/>
        </w:rPr>
        <w:commentReference w:id="116"/>
      </w:r>
      <w:commentRangeEnd w:id="117"/>
      <w:r>
        <w:rPr>
          <w:rStyle w:val="CommentReference"/>
          <w:b/>
          <w:bCs/>
          <w:sz w:val="22"/>
          <w:szCs w:val="22"/>
        </w:rPr>
        <w:commentReference w:id="117"/>
      </w:r>
      <w:r>
        <w:rPr>
          <w:b/>
          <w:bCs/>
        </w:rPr>
        <w:t xml:space="preserve"> 3</w:t>
      </w:r>
    </w:p>
    <w:p w14:paraId="07E1654C" w14:textId="3F397003" w:rsidR="00D52A0C" w:rsidRPr="00F61EF8" w:rsidRDefault="00D52A0C" w:rsidP="00EB5DFF">
      <w:pPr>
        <w:ind w:firstLine="0"/>
        <w:rPr>
          <w:i/>
          <w:iCs/>
        </w:rPr>
      </w:pPr>
      <w:r>
        <w:rPr>
          <w:i/>
          <w:iCs/>
        </w:rPr>
        <w:t xml:space="preserve">Overview of </w:t>
      </w:r>
      <w:commentRangeStart w:id="118"/>
      <w:commentRangeStart w:id="119"/>
      <w:commentRangeStart w:id="120"/>
      <w:r>
        <w:rPr>
          <w:i/>
          <w:iCs/>
        </w:rPr>
        <w:t>code</w:t>
      </w:r>
      <w:commentRangeEnd w:id="118"/>
      <w:r>
        <w:rPr>
          <w:rStyle w:val="CommentReference"/>
          <w:i/>
          <w:iCs/>
          <w:sz w:val="22"/>
          <w:szCs w:val="22"/>
        </w:rPr>
        <w:commentReference w:id="118"/>
      </w:r>
      <w:commentRangeEnd w:id="119"/>
      <w:r>
        <w:rPr>
          <w:rStyle w:val="CommentReference"/>
          <w:i/>
          <w:iCs/>
          <w:sz w:val="22"/>
          <w:szCs w:val="22"/>
        </w:rPr>
        <w:commentReference w:id="119"/>
      </w:r>
      <w:commentRangeEnd w:id="120"/>
      <w:r>
        <w:rPr>
          <w:rStyle w:val="CommentReference"/>
          <w:i/>
          <w:iCs/>
          <w:sz w:val="22"/>
          <w:szCs w:val="22"/>
        </w:rPr>
        <w:commentReference w:id="120"/>
      </w:r>
      <w:r>
        <w:rPr>
          <w:i/>
          <w:iCs/>
        </w:rPr>
        <w:t xml:space="preserve"> development</w:t>
      </w:r>
      <w:bookmarkEnd w:id="114"/>
      <w:r>
        <w:rPr>
          <w:i/>
          <w:iCs/>
        </w:rPr>
        <w:t xml:space="preserve"> </w:t>
      </w:r>
      <w:commentRangeEnd w:id="115"/>
      <w:r w:rsidRPr="00F61EF8">
        <w:rPr>
          <w:rStyle w:val="CommentReference"/>
          <w:i/>
          <w:iCs/>
          <w:sz w:val="22"/>
          <w:szCs w:val="22"/>
        </w:rPr>
        <w:commentReference w:id="115"/>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9E4DF2" w:rsidR="006F2E75" w:rsidRDefault="00000000">
      <w:pPr>
        <w:ind w:firstLine="0"/>
      </w:pPr>
      <w:r>
        <w:rPr>
          <w:b/>
          <w:bCs/>
        </w:rPr>
        <w:t>Table 4</w:t>
      </w:r>
    </w:p>
    <w:p w14:paraId="1F2AB076" w14:textId="77777777"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1" w:name="_Toc232373229"/>
      <w:r>
        <w:lastRenderedPageBreak/>
        <w:t xml:space="preserve">4. </w:t>
      </w:r>
      <w:r>
        <w:tab/>
        <w:t>Findings</w:t>
      </w:r>
      <w:bookmarkEnd w:id="121"/>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22" w:name="_2wlwvpj75lya"/>
      <w:bookmarkEnd w:id="122"/>
      <w:commentRangeStart w:id="123"/>
      <w:r>
        <w:rPr>
          <w:i/>
          <w:iCs/>
          <w:lang w:val="en-US"/>
        </w:rPr>
        <w:t xml:space="preserve">How managerial interventions drive value creation using agentic AI. </w:t>
      </w:r>
      <w:commentRangeEnd w:id="123"/>
      <w:r w:rsidRPr="00891AD6">
        <w:rPr>
          <w:rStyle w:val="CommentReference"/>
          <w:i/>
          <w:iCs/>
          <w:noProof/>
          <w:sz w:val="22"/>
          <w:szCs w:val="22"/>
          <w:lang w:val="en-US"/>
        </w:rPr>
        <w:commentReference w:id="123"/>
      </w:r>
      <w:r w:rsidR="00891AD6" w:rsidRPr="00891AD6">
        <w:rPr>
          <w:i/>
          <w:iCs/>
          <w:noProof/>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24" w:name="_Toc232373230"/>
      <w:r>
        <w:lastRenderedPageBreak/>
        <w:t>4.1</w:t>
      </w:r>
      <w:r>
        <w:tab/>
        <w:t>Observing external conditions</w:t>
      </w:r>
      <w:bookmarkEnd w:id="124"/>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25"/>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25"/>
      <w:r>
        <w:rPr>
          <w:rStyle w:val="CommentReference"/>
          <w:sz w:val="22"/>
          <w:szCs w:val="22"/>
        </w:rPr>
        <w:commentReference w:id="125"/>
      </w:r>
    </w:p>
    <w:p w14:paraId="6E5F43CC" w14:textId="06FB2316" w:rsidR="00EB5DFF" w:rsidRDefault="00EB5DFF" w:rsidP="00EB5DFF">
      <w:pPr>
        <w:pStyle w:val="Heading3"/>
      </w:pPr>
      <w:bookmarkStart w:id="126" w:name="_cel1ujnps8"/>
      <w:bookmarkEnd w:id="126"/>
      <w:r>
        <w:t>4.1.</w:t>
      </w:r>
      <w:commentRangeStart w:id="127"/>
      <w:r>
        <w:t>1</w:t>
      </w:r>
      <w:commentRangeEnd w:id="127"/>
      <w:r>
        <w:rPr>
          <w:rStyle w:val="CommentReference"/>
          <w:sz w:val="22"/>
          <w:szCs w:val="22"/>
        </w:rPr>
        <w:commentReference w:id="127"/>
      </w:r>
      <w:r>
        <w:tab/>
        <w:t xml:space="preserve">Observing AI </w:t>
      </w:r>
      <w:commentRangeStart w:id="128"/>
      <w:r>
        <w:t>progression</w:t>
      </w:r>
      <w:commentRangeEnd w:id="128"/>
      <w:r>
        <w:rPr>
          <w:rStyle w:val="CommentReference"/>
          <w:sz w:val="22"/>
          <w:szCs w:val="22"/>
        </w:rPr>
        <w:commentReference w:id="128"/>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29"/>
      <w:r>
        <w:rPr>
          <w:lang w:val="en-US"/>
        </w:rPr>
        <w:t>,</w:t>
      </w:r>
      <w:commentRangeEnd w:id="129"/>
      <w:r>
        <w:rPr>
          <w:rStyle w:val="CommentReference"/>
          <w:sz w:val="22"/>
          <w:szCs w:val="22"/>
          <w:lang w:val="en-US"/>
        </w:rPr>
        <w:commentReference w:id="129"/>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30"/>
      <w:commentRangeStart w:id="131"/>
      <w:r>
        <w:t>agentic</w:t>
      </w:r>
      <w:commentRangeEnd w:id="130"/>
      <w:r>
        <w:rPr>
          <w:rStyle w:val="CommentReference"/>
          <w:sz w:val="22"/>
          <w:szCs w:val="22"/>
        </w:rPr>
        <w:commentReference w:id="130"/>
      </w:r>
      <w:commentRangeEnd w:id="131"/>
      <w:r>
        <w:rPr>
          <w:rStyle w:val="CommentReference"/>
          <w:sz w:val="22"/>
          <w:szCs w:val="22"/>
        </w:rPr>
        <w:commentReference w:id="131"/>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4F1117DA" w:rsidR="00EB5DFF" w:rsidRDefault="00E04490" w:rsidP="00EB5DFF">
      <w:r>
        <w:rPr>
          <w:lang w:val="en-US"/>
        </w:rPr>
        <w:t>While most interviewees describe the progression of AI</w:t>
      </w:r>
      <w:r w:rsidR="004400FF">
        <w:rPr>
          <w:lang w:val="en-US"/>
        </w:rPr>
        <w:t xml:space="preserve"> </w:t>
      </w:r>
      <w:r>
        <w:rPr>
          <w:lang w:val="en-US"/>
        </w:rPr>
        <w:t>with enthusiasm, interviewee 4 noted that it can also be overwhelming</w:t>
      </w:r>
      <w:commentRangeStart w:id="132"/>
      <w:commentRangeStart w:id="133"/>
      <w:r>
        <w:rPr>
          <w:lang w:val="en-US"/>
        </w:rPr>
        <w:t>,</w:t>
      </w:r>
      <w:commentRangeEnd w:id="132"/>
      <w:r>
        <w:rPr>
          <w:rStyle w:val="CommentReference"/>
          <w:sz w:val="22"/>
          <w:szCs w:val="22"/>
        </w:rPr>
        <w:commentReference w:id="132"/>
      </w:r>
      <w:commentRangeEnd w:id="133"/>
      <w:r>
        <w:rPr>
          <w:rStyle w:val="CommentReference"/>
          <w:sz w:val="22"/>
          <w:szCs w:val="22"/>
        </w:rPr>
        <w:commentReference w:id="133"/>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34" w:name="_7alih1d45osl"/>
      <w:bookmarkEnd w:id="134"/>
      <w:r>
        <w:lastRenderedPageBreak/>
        <w:t>4.1.2</w:t>
      </w:r>
      <w:r>
        <w:tab/>
        <w:t xml:space="preserve">Observing market </w:t>
      </w:r>
      <w:commentRangeStart w:id="135"/>
      <w:r>
        <w:t>pressure</w:t>
      </w:r>
      <w:commentRangeEnd w:id="135"/>
      <w:r>
        <w:rPr>
          <w:rStyle w:val="CommentReference"/>
          <w:sz w:val="22"/>
          <w:szCs w:val="22"/>
        </w:rPr>
        <w:commentReference w:id="135"/>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36"/>
      <w:r>
        <w:rPr>
          <w:lang w:val="en-US"/>
        </w:rPr>
        <w:t xml:space="preserve">“to get to parity in the present with what they’re saying they can do”, </w:t>
      </w:r>
      <w:commentRangeEnd w:id="136"/>
      <w:r>
        <w:rPr>
          <w:rStyle w:val="CommentReference"/>
          <w:sz w:val="22"/>
          <w:szCs w:val="22"/>
          <w:lang w:val="en-US"/>
        </w:rPr>
        <w:commentReference w:id="136"/>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37"/>
      <w:r>
        <w:t>Talk to your peers at conferences. I think this needs to happen more on the C-level, that they exchange ideas with their peers, because that’s actually where they will understand the quickest what the benefit is, and this makes it a lot better, right?</w:t>
      </w:r>
    </w:p>
    <w:commentRangeEnd w:id="137"/>
    <w:p w14:paraId="0B401CC2" w14:textId="77777777" w:rsidR="000D2A46" w:rsidRDefault="00683DDC" w:rsidP="00851549">
      <w:pPr>
        <w:rPr>
          <w:lang w:val="en-US"/>
        </w:rPr>
      </w:pPr>
      <w:r>
        <w:rPr>
          <w:rStyle w:val="CommentReference"/>
          <w:sz w:val="22"/>
          <w:szCs w:val="22"/>
        </w:rPr>
        <w:commentReference w:id="137"/>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38"/>
      <w:r>
        <w:t xml:space="preserve">ee 12 notes that “agents of consumers” </w:t>
      </w:r>
      <w:commentRangeEnd w:id="138"/>
      <w:r>
        <w:rPr>
          <w:rStyle w:val="CommentReference"/>
          <w:sz w:val="22"/>
          <w:szCs w:val="22"/>
        </w:rPr>
        <w:commentReference w:id="138"/>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39"/>
      <w:commentRangeStart w:id="140"/>
      <w:commentRangeStart w:id="141"/>
      <w:r>
        <w:t>:</w:t>
      </w:r>
      <w:commentRangeEnd w:id="139"/>
      <w:r>
        <w:rPr>
          <w:rStyle w:val="CommentReference"/>
          <w:sz w:val="22"/>
          <w:szCs w:val="22"/>
        </w:rPr>
        <w:commentReference w:id="139"/>
      </w:r>
      <w:commentRangeEnd w:id="140"/>
      <w:r>
        <w:rPr>
          <w:rStyle w:val="CommentReference"/>
          <w:sz w:val="22"/>
          <w:szCs w:val="22"/>
        </w:rPr>
        <w:commentReference w:id="140"/>
      </w:r>
      <w:commentRangeEnd w:id="141"/>
      <w:r>
        <w:rPr>
          <w:rStyle w:val="CommentReference"/>
          <w:sz w:val="22"/>
          <w:szCs w:val="22"/>
        </w:rPr>
        <w:commentReference w:id="141"/>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42"/>
      <w:r>
        <w:rPr>
          <w:lang w:val="en-US"/>
        </w:rPr>
        <w:t xml:space="preserve"> </w:t>
      </w:r>
      <w:commentRangeEnd w:id="142"/>
      <w:r>
        <w:rPr>
          <w:rStyle w:val="CommentReference"/>
          <w:sz w:val="22"/>
          <w:szCs w:val="22"/>
          <w:lang w:val="en-US"/>
        </w:rPr>
        <w:commentReference w:id="142"/>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43"/>
      <w:r>
        <w:rPr>
          <w:lang w:val="en-US"/>
        </w:rPr>
        <w:t>.</w:t>
      </w:r>
      <w:bookmarkStart w:id="144" w:name="_hvgdgrm8c1y2"/>
      <w:bookmarkEnd w:id="144"/>
      <w:commentRangeEnd w:id="143"/>
      <w:r>
        <w:rPr>
          <w:rStyle w:val="CommentReference"/>
          <w:sz w:val="22"/>
          <w:szCs w:val="22"/>
          <w:lang w:val="en-US"/>
        </w:rPr>
        <w:commentReference w:id="143"/>
      </w:r>
    </w:p>
    <w:p w14:paraId="5F74CA1A" w14:textId="257D0AD2" w:rsidR="00EB5DFF" w:rsidRDefault="00EB5DFF" w:rsidP="00365B1A">
      <w:pPr>
        <w:pStyle w:val="Heading2"/>
        <w:rPr>
          <w:color w:val="000000"/>
        </w:rPr>
      </w:pPr>
      <w:bookmarkStart w:id="145" w:name="_Toc232373231"/>
      <w:commentRangeStart w:id="146"/>
      <w:r>
        <w:t>4.2</w:t>
      </w:r>
      <w:r>
        <w:tab/>
      </w:r>
      <w:commentRangeEnd w:id="146"/>
      <w:r>
        <w:rPr>
          <w:rStyle w:val="CommentReference"/>
          <w:sz w:val="22"/>
          <w:szCs w:val="22"/>
        </w:rPr>
        <w:commentReference w:id="146"/>
      </w:r>
      <w:r>
        <w:t>Navigating the organizational context</w:t>
      </w:r>
      <w:bookmarkEnd w:id="145"/>
    </w:p>
    <w:p w14:paraId="51C34C39" w14:textId="05DCAAC8" w:rsidR="003F15B3" w:rsidRDefault="002243F5" w:rsidP="003F15B3">
      <w:pPr>
        <w:rPr>
          <w:lang w:val="en-US"/>
        </w:rPr>
      </w:pPr>
      <w:commentRangeStart w:id="147"/>
      <w:commentRangeStart w:id="148"/>
      <w:commentRangeStart w:id="149"/>
      <w:commentRangeStart w:id="150"/>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50"/>
      <w:r>
        <w:rPr>
          <w:rStyle w:val="CommentReference"/>
          <w:sz w:val="22"/>
          <w:szCs w:val="22"/>
          <w:lang w:val="en-US"/>
        </w:rPr>
        <w:commentReference w:id="150"/>
      </w:r>
      <w:commentRangeEnd w:id="149"/>
      <w:r>
        <w:rPr>
          <w:rStyle w:val="CommentReference"/>
          <w:sz w:val="22"/>
          <w:szCs w:val="22"/>
          <w:lang w:val="en-US"/>
        </w:rPr>
        <w:commentReference w:id="149"/>
      </w:r>
      <w:commentRangeEnd w:id="147"/>
      <w:r>
        <w:rPr>
          <w:rStyle w:val="CommentReference"/>
          <w:sz w:val="22"/>
          <w:szCs w:val="22"/>
          <w:lang w:val="en-US"/>
        </w:rPr>
        <w:commentReference w:id="147"/>
      </w:r>
      <w:commentRangeEnd w:id="148"/>
      <w:r>
        <w:rPr>
          <w:rStyle w:val="CommentReference"/>
          <w:sz w:val="22"/>
          <w:szCs w:val="22"/>
          <w:lang w:val="en-US"/>
        </w:rPr>
        <w:commentReference w:id="14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52"/>
      <w:r>
        <w:t xml:space="preserve">bringing people along, stimulating experimentation, and setting direction. </w:t>
      </w:r>
      <w:commentRangeEnd w:id="152"/>
      <w:r>
        <w:rPr>
          <w:rStyle w:val="CommentReference"/>
          <w:sz w:val="22"/>
          <w:szCs w:val="22"/>
        </w:rPr>
        <w:commentReference w:id="152"/>
      </w:r>
    </w:p>
    <w:p w14:paraId="6CB8083E" w14:textId="77777777" w:rsidR="00912B4E" w:rsidRDefault="00912B4E" w:rsidP="00CF4962">
      <w:pPr>
        <w:rPr>
          <w:lang w:val="en-US"/>
        </w:rPr>
      </w:pPr>
      <w:r>
        <w:rPr>
          <w:lang w:val="en-US"/>
        </w:rPr>
        <w:t xml:space="preserve">The most prevalent of these steering activities is </w:t>
      </w:r>
      <w:bookmarkStart w:id="153" w:name="OLE_LINK21"/>
      <w:r>
        <w:rPr>
          <w:i/>
          <w:iCs/>
          <w:lang w:val="en-US"/>
        </w:rPr>
        <w:t>bringing people along</w:t>
      </w:r>
      <w:bookmarkEnd w:id="153"/>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54"/>
      <w:commentRangeStart w:id="155"/>
      <w:r>
        <w:t>Leveraging technical resources</w:t>
      </w:r>
      <w:commentRangeEnd w:id="154"/>
      <w:r>
        <w:rPr>
          <w:rStyle w:val="CommentReference"/>
          <w:sz w:val="22"/>
          <w:szCs w:val="22"/>
        </w:rPr>
        <w:commentReference w:id="154"/>
      </w:r>
      <w:commentRangeEnd w:id="155"/>
      <w:r>
        <w:rPr>
          <w:rStyle w:val="CommentReference"/>
          <w:sz w:val="22"/>
          <w:szCs w:val="22"/>
        </w:rPr>
        <w:commentReference w:id="155"/>
      </w:r>
    </w:p>
    <w:p w14:paraId="49253E9D" w14:textId="574F1F82" w:rsidR="00C92F6E" w:rsidRDefault="00F7566B" w:rsidP="00C92F6E">
      <w:pPr>
        <w:rPr>
          <w:lang w:val="en-US"/>
        </w:rPr>
      </w:pPr>
      <w:commentRangeStart w:id="157"/>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57"/>
      <w:r>
        <w:rPr>
          <w:rStyle w:val="CommentReference"/>
          <w:sz w:val="22"/>
          <w:szCs w:val="22"/>
          <w:lang w:val="en-US"/>
        </w:rPr>
        <w:commentReference w:id="157"/>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158" w:name="_qy9fnmmddxdy"/>
      <w:bookmarkEnd w:id="158"/>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159"/>
      <w:r>
        <w:rPr>
          <w:i/>
          <w:iCs/>
          <w:lang w:val="en-US"/>
        </w:rPr>
        <w:t>technical</w:t>
      </w:r>
      <w:commentRangeEnd w:id="159"/>
      <w:r>
        <w:rPr>
          <w:rStyle w:val="CommentReference"/>
          <w:i/>
          <w:iCs/>
          <w:sz w:val="22"/>
          <w:szCs w:val="22"/>
          <w:lang w:val="en-US"/>
        </w:rPr>
        <w:commentReference w:id="159"/>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630484EB"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w:t>
      </w:r>
      <w:r w:rsidR="00CB6664">
        <w:t xml:space="preserve"> </w:t>
      </w:r>
      <w:r>
        <w:t>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60"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61" w:name="OLE_LINK9"/>
      <w:bookmarkEnd w:id="160"/>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62"/>
      <w:r>
        <w:t xml:space="preserve">Dealing with </w:t>
      </w:r>
      <w:bookmarkEnd w:id="161"/>
      <w:commentRangeEnd w:id="162"/>
      <w:r>
        <w:rPr>
          <w:rStyle w:val="CommentReference"/>
          <w:sz w:val="22"/>
          <w:szCs w:val="22"/>
        </w:rPr>
        <w:commentReference w:id="162"/>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63"/>
      <w:commentRangeStart w:id="164"/>
      <w:r>
        <w:rPr>
          <w:lang w:val="en-US"/>
        </w:rPr>
        <w:t xml:space="preserve"> </w:t>
      </w:r>
      <w:commentRangeStart w:id="165"/>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165"/>
      <w:r>
        <w:rPr>
          <w:rStyle w:val="CommentReference"/>
          <w:sz w:val="22"/>
          <w:szCs w:val="22"/>
          <w:lang w:val="en-US"/>
        </w:rPr>
        <w:commentReference w:id="165"/>
      </w:r>
      <w:r>
        <w:rPr>
          <w:lang w:val="en-US"/>
        </w:rPr>
        <w:t>Interviewee 13 observed a pattern in large enterprises:</w:t>
      </w:r>
      <w:commentRangeEnd w:id="163"/>
      <w:r w:rsidRPr="00842EEA">
        <w:rPr>
          <w:rStyle w:val="CommentReference"/>
          <w:sz w:val="22"/>
          <w:szCs w:val="22"/>
        </w:rPr>
        <w:commentReference w:id="163"/>
      </w:r>
      <w:commentRangeEnd w:id="164"/>
      <w:r w:rsidRPr="00842EEA">
        <w:rPr>
          <w:rStyle w:val="CommentReference"/>
          <w:sz w:val="22"/>
          <w:szCs w:val="22"/>
        </w:rPr>
        <w:commentReference w:id="164"/>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66"/>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67" w:name="_Toc232373232"/>
      <w:commentRangeEnd w:id="166"/>
      <w:r>
        <w:rPr>
          <w:rStyle w:val="CommentReference"/>
          <w:sz w:val="22"/>
          <w:szCs w:val="22"/>
        </w:rPr>
        <w:commentReference w:id="166"/>
      </w:r>
      <w:r>
        <w:t>4.3</w:t>
      </w:r>
      <w:r>
        <w:tab/>
        <w:t>Applying agentic AI</w:t>
      </w:r>
      <w:bookmarkEnd w:id="167"/>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4A714360"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r>
      <w:r>
        <w:rPr>
          <w:lang w:val="en-US"/>
        </w:rPr>
        <w:lastRenderedPageBreak/>
        <w:t>This was required</w:t>
      </w:r>
      <w:r w:rsidR="00CB6664">
        <w:rPr>
          <w:lang w:val="en-US"/>
        </w:rPr>
        <w:t xml:space="preserve"> </w:t>
      </w:r>
      <w:r>
        <w:rPr>
          <w:lang w:val="en-US"/>
        </w:rPr>
        <w:t>because the organization’s data layer was, in her words, “not there yet.” The models were equivalent; the connectivity was not.</w:t>
      </w:r>
    </w:p>
    <w:p w14:paraId="786EEFAA" w14:textId="0B7CC8DD"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3B995D43"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w:t>
      </w:r>
      <w:r w:rsidR="000F09EE">
        <w:t xml:space="preserve"> </w:t>
      </w:r>
      <w:r>
        <w:t>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68"/>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68"/>
      <w:r w:rsidRPr="00320990">
        <w:rPr>
          <w:rStyle w:val="CommentReference"/>
          <w:sz w:val="22"/>
          <w:szCs w:val="22"/>
        </w:rPr>
        <w:commentReference w:id="168"/>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B8C2BB5"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169"/>
      <w:r>
        <w:rPr>
          <w:lang w:val="en-US"/>
        </w:rPr>
        <w:t>used</w:t>
      </w:r>
      <w:commentRangeEnd w:id="169"/>
      <w:r>
        <w:rPr>
          <w:rStyle w:val="CommentReference"/>
          <w:sz w:val="22"/>
          <w:szCs w:val="22"/>
          <w:lang w:val="en-US"/>
        </w:rPr>
        <w:commentReference w:id="169"/>
      </w:r>
      <w:r>
        <w:rPr>
          <w:lang w:val="en-US"/>
        </w:rPr>
        <w:t>.”</w:t>
      </w:r>
    </w:p>
    <w:p w14:paraId="7AA0FD91" w14:textId="25AD21E1" w:rsidR="00EB5DFF" w:rsidRPr="00B47F2E" w:rsidRDefault="00EB5DFF" w:rsidP="00EB5DFF">
      <w:commentRangeStart w:id="170"/>
      <w:r>
        <w:rPr>
          <w:lang w:val="en-US"/>
        </w:rPr>
        <w:t xml:space="preserve"> Likewise, interviewee 13 </w:t>
      </w:r>
      <w:commentRangeStart w:id="171"/>
      <w:r>
        <w:rPr>
          <w:lang w:val="en-US"/>
        </w:rPr>
        <w:t>described</w:t>
      </w:r>
      <w:commentRangeEnd w:id="171"/>
      <w:r>
        <w:rPr>
          <w:rStyle w:val="CommentReference"/>
          <w:sz w:val="22"/>
          <w:szCs w:val="22"/>
          <w:lang w:val="en-US"/>
        </w:rPr>
        <w:commentReference w:id="171"/>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70"/>
      <w:r w:rsidRPr="00B47F2E">
        <w:rPr>
          <w:rStyle w:val="CommentReference"/>
          <w:sz w:val="22"/>
          <w:szCs w:val="22"/>
        </w:rPr>
        <w:commentReference w:id="170"/>
      </w:r>
    </w:p>
    <w:p w14:paraId="2884D970" w14:textId="1B757EF9" w:rsidR="007F525D" w:rsidRDefault="007F525D" w:rsidP="007F525D">
      <w:pPr>
        <w:pStyle w:val="Heading3"/>
        <w:rPr>
          <w:lang w:val="en-US"/>
        </w:rPr>
      </w:pPr>
      <w:r>
        <w:rPr>
          <w:lang w:val="en-US"/>
        </w:rPr>
        <w:t>4.3.4</w:t>
      </w:r>
      <w:r>
        <w:rPr>
          <w:lang w:val="en-US"/>
        </w:rPr>
        <w:tab/>
        <w:t xml:space="preserve">Employing customer-facing agents </w:t>
      </w:r>
    </w:p>
    <w:p w14:paraId="0D2C9858" w14:textId="02DB8889" w:rsidR="00EB5DFF" w:rsidRDefault="00EA3718" w:rsidP="00EB5DFF">
      <w:r>
        <w:rPr>
          <w:lang w:val="en-US"/>
        </w:rPr>
        <w:t xml:space="preserve">Marketing teams might also be </w:t>
      </w:r>
      <w:r>
        <w:rPr>
          <w:i/>
          <w:iCs/>
          <w:lang w:val="en-US"/>
        </w:rPr>
        <w:t>employing</w:t>
      </w:r>
      <w:r w:rsidR="00CB6664">
        <w:rPr>
          <w:i/>
          <w:iCs/>
          <w:lang w:val="en-US"/>
        </w:rPr>
        <w:t xml:space="preserve"> </w:t>
      </w:r>
      <w:r>
        <w:rPr>
          <w:i/>
          <w:iCs/>
          <w:lang w:val="en-US"/>
        </w:rPr>
        <w:t>customer-facing agents, which refers to letting</w:t>
      </w:r>
      <w:r>
        <w:rPr>
          <w:lang w:val="en-US"/>
        </w:rPr>
        <w:t xml:space="preserve">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172"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72"/>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73" w:name="_Toc232373233"/>
      <w:r>
        <w:t>4.4</w:t>
      </w:r>
      <w:r>
        <w:tab/>
        <w:t>Obtaining value o</w:t>
      </w:r>
      <w:commentRangeStart w:id="174"/>
      <w:commentRangeStart w:id="175"/>
      <w:r>
        <w:t>utcomes</w:t>
      </w:r>
      <w:bookmarkEnd w:id="173"/>
      <w:commentRangeEnd w:id="174"/>
      <w:r>
        <w:rPr>
          <w:rStyle w:val="CommentReference"/>
          <w:sz w:val="22"/>
          <w:szCs w:val="22"/>
        </w:rPr>
        <w:commentReference w:id="174"/>
      </w:r>
      <w:commentRangeEnd w:id="175"/>
      <w:r>
        <w:rPr>
          <w:rStyle w:val="CommentReference"/>
          <w:sz w:val="22"/>
          <w:szCs w:val="22"/>
        </w:rPr>
        <w:commentReference w:id="175"/>
      </w:r>
    </w:p>
    <w:p w14:paraId="235EA938" w14:textId="3DFA1219" w:rsidR="00EB5DFF" w:rsidRDefault="00EB5DFF" w:rsidP="00EB5DFF">
      <w:commentRangeStart w:id="176"/>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76"/>
      <w:r>
        <w:rPr>
          <w:rStyle w:val="CommentReference"/>
          <w:sz w:val="22"/>
          <w:szCs w:val="22"/>
        </w:rPr>
        <w:commentReference w:id="176"/>
      </w:r>
    </w:p>
    <w:p w14:paraId="018E7F72" w14:textId="77777777" w:rsidR="00EB5DFF" w:rsidRPr="00F9706B" w:rsidRDefault="00EB5DFF" w:rsidP="00EB5DFF">
      <w:pPr>
        <w:pStyle w:val="Heading3"/>
      </w:pPr>
      <w:r>
        <w:t>4.4.1</w:t>
      </w:r>
      <w:r>
        <w:tab/>
      </w:r>
      <w:commentRangeStart w:id="177"/>
      <w:commentRangeStart w:id="178"/>
      <w:r>
        <w:t>Benefits</w:t>
      </w:r>
      <w:commentRangeEnd w:id="177"/>
      <w:r w:rsidRPr="00F9706B">
        <w:rPr>
          <w:rStyle w:val="CommentReference"/>
          <w:sz w:val="22"/>
          <w:szCs w:val="22"/>
        </w:rPr>
        <w:commentReference w:id="177"/>
      </w:r>
      <w:commentRangeEnd w:id="178"/>
      <w:r w:rsidRPr="00F9706B">
        <w:rPr>
          <w:rStyle w:val="CommentReference"/>
          <w:sz w:val="22"/>
          <w:szCs w:val="22"/>
        </w:rPr>
        <w:commentReference w:id="178"/>
      </w:r>
    </w:p>
    <w:p w14:paraId="52BBF16F" w14:textId="7DF6A4C0" w:rsidR="00EB5DFF" w:rsidRPr="00F9706B" w:rsidRDefault="00EB5DFF" w:rsidP="00EB5DFF">
      <w:r>
        <w:rPr>
          <w:lang w:val="en-US"/>
        </w:rPr>
        <w:t xml:space="preserve">Benefits from agentic AI in marketing cluster around four themes: efficiency, scalability, </w:t>
      </w:r>
      <w:bookmarkStart w:id="179" w:name="OLE_LINK5"/>
      <w:r>
        <w:rPr>
          <w:lang w:val="en-US"/>
        </w:rPr>
        <w:t>extension of personal skillsets</w:t>
      </w:r>
      <w:bookmarkEnd w:id="179"/>
      <w:r>
        <w:rPr>
          <w:lang w:val="en-US"/>
        </w:rPr>
        <w:t>, and improvements in the quality of output. When asked about the benefits of agentic AI,</w:t>
      </w:r>
      <w:r w:rsidR="00CB6664">
        <w:rPr>
          <w:lang w:val="en-US"/>
        </w:rPr>
        <w:t xml:space="preserve"> </w:t>
      </w:r>
      <w:r>
        <w:rPr>
          <w:lang w:val="en-US"/>
        </w:rPr>
        <w:t>interviewee 3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180"/>
      <w:r>
        <w:rPr>
          <w:i/>
          <w:iCs/>
          <w:lang w:val="en-US"/>
        </w:rPr>
        <w:t>Efficiency</w:t>
      </w:r>
      <w:commentRangeEnd w:id="180"/>
      <w:r>
        <w:rPr>
          <w:rStyle w:val="CommentReference"/>
          <w:i/>
          <w:iCs/>
          <w:sz w:val="22"/>
          <w:szCs w:val="22"/>
          <w:lang w:val="en-US"/>
        </w:rPr>
        <w:commentReference w:id="180"/>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708EF5F" w:rsidR="00DB683A" w:rsidRPr="00560D44" w:rsidRDefault="00EB5DFF" w:rsidP="00DB683A">
      <w:commentRangeStart w:id="181"/>
      <w:r>
        <w:rPr>
          <w:i/>
          <w:iCs/>
          <w:lang w:val="en-US"/>
        </w:rPr>
        <w:t>Scal</w:t>
      </w:r>
      <w:commentRangeEnd w:id="181"/>
      <w:r>
        <w:rPr>
          <w:rStyle w:val="CommentReference"/>
          <w:i/>
          <w:iCs/>
          <w:sz w:val="22"/>
          <w:szCs w:val="22"/>
          <w:lang w:val="en-US"/>
        </w:rPr>
        <w:commentReference w:id="181"/>
      </w:r>
      <w:r w:rsidR="00CB1AAD">
        <w:rPr>
          <w:i/>
          <w:iCs/>
          <w:lang w:val="en-US"/>
        </w:rPr>
        <w:t>ability</w:t>
      </w:r>
      <w:r>
        <w:rPr>
          <w:lang w:val="en-US"/>
        </w:rPr>
        <w:t xml:space="preserve"> refers to the ability to do more units of work with the same amount of effort; typically, this requires the units of work to be of a similar nature and typically requires operations to be performed in bulk. Scale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CD3D69E"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65DD53B2" w:rsidR="00057D44" w:rsidRDefault="00EB5DFF" w:rsidP="00057D44">
      <w:r>
        <w:rPr>
          <w:lang w:val="en-US"/>
        </w:rPr>
        <w:t xml:space="preserve">Improvements in </w:t>
      </w:r>
      <w:r>
        <w:rPr>
          <w:i/>
          <w:iCs/>
          <w:lang w:val="en-US"/>
        </w:rPr>
        <w:t>quality of output</w:t>
      </w:r>
      <w:r>
        <w:rPr>
          <w:lang w:val="en-US"/>
        </w:rPr>
        <w:t xml:space="preserve"> come in various forms;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82"/>
      <w:r>
        <w:t>Sacrifices</w:t>
      </w:r>
      <w:commentRangeEnd w:id="182"/>
      <w:r w:rsidRPr="00EE60F5">
        <w:rPr>
          <w:rStyle w:val="CommentReference"/>
          <w:sz w:val="22"/>
          <w:szCs w:val="22"/>
        </w:rPr>
        <w:commentReference w:id="182"/>
      </w:r>
    </w:p>
    <w:p w14:paraId="0A79EDF4" w14:textId="77777777" w:rsidR="00500D40" w:rsidRDefault="00EB5DFF" w:rsidP="00903962">
      <w:pPr>
        <w:rPr>
          <w:lang w:val="en-US"/>
        </w:rPr>
      </w:pPr>
      <w:r>
        <w:rPr>
          <w:lang w:val="en-US"/>
        </w:rPr>
        <w:t>Alongside benefits, participants describe a set of sacrifices</w:t>
      </w:r>
      <w:bookmarkStart w:id="183" w:name="OLE_LINK6"/>
      <w:r>
        <w:rPr>
          <w:lang w:val="en-US"/>
        </w:rPr>
        <w:t>; things that are knowingly given up or altered as a consequence of AI adoption</w:t>
      </w:r>
      <w:bookmarkEnd w:id="183"/>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costs. Interviewee 7 noted: “AI is also very expensive. That’s something that we don’t take into </w:t>
      </w:r>
      <w:r>
        <w:rPr>
          <w:lang w:val="en-US"/>
        </w:rPr>
        <w:lastRenderedPageBreak/>
        <w:t xml:space="preserve">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3ECE1719"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w:t>
      </w:r>
      <w:r>
        <w:rPr>
          <w:lang w:val="en-US"/>
        </w:rPr>
        <w:t>,</w:t>
      </w:r>
      <w:r w:rsidR="00E36B2E">
        <w:rPr>
          <w:lang w:val="en-US"/>
        </w:rPr>
        <w:t xml:space="preserve"> </w:t>
      </w:r>
      <w:r>
        <w:rPr>
          <w:lang w:val="en-US"/>
        </w:rPr>
        <w:t>“What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84"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84"/>
    </w:p>
    <w:p w14:paraId="76FCE0E6" w14:textId="529EEFF1" w:rsidR="006F2E75" w:rsidRDefault="00000000">
      <w:commentRangeStart w:id="185"/>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85"/>
      <w:r>
        <w:rPr>
          <w:rStyle w:val="CommentReference"/>
          <w:sz w:val="22"/>
          <w:szCs w:val="22"/>
        </w:rPr>
        <w:commentReference w:id="185"/>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186"/>
      <w:commentRangeStart w:id="187"/>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86"/>
    <w:p w14:paraId="07F9DE2D" w14:textId="77777777" w:rsidR="00DA506C" w:rsidRDefault="00C670BD" w:rsidP="00DA506C">
      <w:r>
        <w:rPr>
          <w:rStyle w:val="CommentReference"/>
          <w:sz w:val="22"/>
          <w:szCs w:val="22"/>
        </w:rPr>
        <w:commentReference w:id="186"/>
      </w:r>
      <w:commentRangeEnd w:id="187"/>
      <w:r>
        <w:rPr>
          <w:rStyle w:val="CommentReference"/>
          <w:sz w:val="22"/>
          <w:szCs w:val="22"/>
        </w:rPr>
        <w:commentReference w:id="187"/>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189" w:name="_Toc232373234"/>
      <w:r>
        <w:rPr>
          <w:color w:val="00312A"/>
        </w:rPr>
        <w:lastRenderedPageBreak/>
        <w:t>5.</w:t>
      </w:r>
      <w:r>
        <w:rPr>
          <w:color w:val="00312A"/>
        </w:rPr>
        <w:tab/>
      </w:r>
      <w:commentRangeStart w:id="190"/>
      <w:r>
        <w:rPr>
          <w:color w:val="00312A"/>
        </w:rPr>
        <w:t>Discussion</w:t>
      </w:r>
      <w:bookmarkEnd w:id="189"/>
      <w:commentRangeEnd w:id="190"/>
      <w:r w:rsidR="00FF3122">
        <w:rPr>
          <w:rStyle w:val="CommentReference"/>
          <w:color w:val="00312A"/>
          <w:sz w:val="22"/>
          <w:szCs w:val="22"/>
        </w:rPr>
        <w:commentReference w:id="190"/>
      </w:r>
    </w:p>
    <w:p w14:paraId="2C3C3910" w14:textId="71F4F38E" w:rsidR="00211E4B" w:rsidRPr="00EA14C2" w:rsidRDefault="00EB5DFF" w:rsidP="00211E4B">
      <w:commentRangeStart w:id="191"/>
      <w:r>
        <w:rPr>
          <w:lang w:val="en-US"/>
        </w:rPr>
        <w:t xml:space="preserve">This study set out to understand how marketing managers create value with agentic AI. </w:t>
      </w:r>
      <w:commentRangeStart w:id="192"/>
      <w:r>
        <w:rPr>
          <w:lang w:val="en-US"/>
        </w:rPr>
        <w:t xml:space="preserve"> </w:t>
      </w:r>
      <w:commentRangeEnd w:id="192"/>
      <w:r>
        <w:rPr>
          <w:rStyle w:val="CommentReference"/>
          <w:sz w:val="22"/>
          <w:szCs w:val="22"/>
          <w:lang w:val="en-US"/>
        </w:rPr>
        <w:commentReference w:id="192"/>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193"/>
      <w:commentRangeStart w:id="194"/>
      <w:r>
        <w:rPr>
          <w:lang w:val="en-US"/>
        </w:rPr>
        <w:t xml:space="preserve">generative AI </w:t>
      </w:r>
      <w:commentRangeEnd w:id="193"/>
      <w:r>
        <w:rPr>
          <w:rStyle w:val="CommentReference"/>
          <w:sz w:val="22"/>
          <w:szCs w:val="22"/>
          <w:lang w:val="en-US"/>
        </w:rPr>
        <w:commentReference w:id="193"/>
      </w:r>
      <w:commentRangeEnd w:id="194"/>
      <w:r>
        <w:rPr>
          <w:rStyle w:val="CommentReference"/>
          <w:sz w:val="22"/>
          <w:szCs w:val="22"/>
          <w:lang w:val="en-US"/>
        </w:rPr>
        <w:commentReference w:id="194"/>
      </w:r>
      <w:r>
        <w:rPr>
          <w:lang w:val="en-US"/>
        </w:rPr>
        <w:t xml:space="preserve">(e.g. Wahid et al., 2023; Grewal et al., 2025; Elgheit, </w:t>
      </w:r>
      <w:commentRangeStart w:id="195"/>
      <w:r>
        <w:rPr>
          <w:lang w:val="en-US"/>
        </w:rPr>
        <w:t>2025</w:t>
      </w:r>
      <w:commentRangeEnd w:id="195"/>
      <w:r>
        <w:rPr>
          <w:rStyle w:val="CommentReference"/>
          <w:sz w:val="22"/>
          <w:szCs w:val="22"/>
          <w:lang w:val="en-US"/>
        </w:rPr>
        <w:commentReference w:id="195"/>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196"/>
      <w:r>
        <w:rPr>
          <w:lang w:val="en-US"/>
        </w:rPr>
        <w:t>agentic</w:t>
      </w:r>
      <w:commentRangeEnd w:id="196"/>
      <w:r>
        <w:rPr>
          <w:rStyle w:val="CommentReference"/>
          <w:sz w:val="22"/>
          <w:szCs w:val="22"/>
          <w:lang w:val="en-US"/>
        </w:rPr>
        <w:commentReference w:id="196"/>
      </w:r>
      <w:r>
        <w:rPr>
          <w:lang w:val="en-US"/>
        </w:rPr>
        <w:t xml:space="preserve"> AI. </w:t>
      </w:r>
      <w:commentRangeEnd w:id="191"/>
      <w:r w:rsidRPr="00EA14C2">
        <w:rPr>
          <w:rStyle w:val="CommentReference"/>
          <w:sz w:val="22"/>
          <w:szCs w:val="22"/>
        </w:rPr>
        <w:commentReference w:id="191"/>
      </w:r>
    </w:p>
    <w:p w14:paraId="267AE2C8" w14:textId="51704605" w:rsidR="00EB5DFF" w:rsidRDefault="00EB5DFF" w:rsidP="00EB4C45">
      <w:pPr>
        <w:pStyle w:val="Heading2"/>
      </w:pPr>
      <w:bookmarkStart w:id="197" w:name="_Toc232373235"/>
      <w:r>
        <w:t>5.1</w:t>
      </w:r>
      <w:r>
        <w:tab/>
        <w:t xml:space="preserve">Contributions to </w:t>
      </w:r>
      <w:r w:rsidR="005579BA">
        <w:t>t</w:t>
      </w:r>
      <w:r>
        <w:t>heory</w:t>
      </w:r>
      <w:bookmarkEnd w:id="197"/>
    </w:p>
    <w:p w14:paraId="60B14702" w14:textId="1EC5590D" w:rsidR="00EB5DFF" w:rsidRPr="00EA14C2" w:rsidRDefault="00EB5DFF" w:rsidP="00A13249">
      <w:commentRangeStart w:id="198"/>
      <w:r>
        <w:t>The principal theoretical contribution of this study is a model of managerial value creation with agentic AI (Figure 1). The model offers an interpretive account of how value is constructed</w:t>
      </w:r>
      <w:r>
        <w:t>;</w:t>
      </w:r>
      <w:r>
        <w:t xml:space="preserve"> it shows the impact of the organizational context and highlights the value of the managerial work, which includes</w:t>
      </w:r>
      <w:r>
        <w:t xml:space="preserve"> observing external conditions, including the rapid progression of AI and the accompanying market pressure, which</w:t>
      </w:r>
      <w:r>
        <w:t xml:space="preserv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198"/>
      <w:r w:rsidRPr="00EA14C2">
        <w:rPr>
          <w:rStyle w:val="CommentReference"/>
          <w:sz w:val="22"/>
          <w:szCs w:val="22"/>
        </w:rPr>
        <w:commentReference w:id="198"/>
      </w:r>
    </w:p>
    <w:p w14:paraId="2E676806" w14:textId="69342982" w:rsidR="00EB5DFF" w:rsidRPr="005A0EC0" w:rsidRDefault="00345929" w:rsidP="005A0EC0">
      <w:bookmarkStart w:id="199"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199"/>
      <w:r>
        <w:rPr>
          <w:lang w:val="en-US"/>
        </w:rPr>
        <w:t>.</w:t>
      </w:r>
      <w:r w:rsidR="00A1406E">
        <w:rPr>
          <w:lang w:val="en-US"/>
        </w:rPr>
        <w:t xml:space="preserve"> </w:t>
      </w:r>
      <w:commentRangeStart w:id="200"/>
      <w:r>
        <w:rPr>
          <w:lang w:val="en-US"/>
        </w:rPr>
        <w:t xml:space="preserve">In line with earlier work on digital </w:t>
      </w:r>
      <w:r w:rsidR="00EB5DFF">
        <w:rPr>
          <w:lang w:val="en-US"/>
        </w:rPr>
        <w:lastRenderedPageBreak/>
        <w:t>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rsidR="00EB5DFF">
        <w:t xml:space="preserve"> </w:t>
      </w:r>
      <w:r w:rsidR="00EB5DFF">
        <w:rPr>
          <w:lang w:val="en-US"/>
        </w:rPr>
        <w:t xml:space="preserve">Where Enholm et al. (2022) still note compliance as a key enabler for adopting AI, </w:t>
      </w:r>
      <w:r w:rsidR="00500D2D">
        <w:rPr>
          <w:lang w:val="en-US"/>
        </w:rPr>
        <w:t xml:space="preserve">the data suggests that </w:t>
      </w:r>
      <w:r w:rsidR="00EB5DFF">
        <w:rPr>
          <w:lang w:val="en-US"/>
        </w:rPr>
        <w:t xml:space="preserve">compliance often has become overly restrictive and has become one of the main inhibitors of agentic AI. </w:t>
      </w:r>
    </w:p>
    <w:p w14:paraId="500E7C1B" w14:textId="5247CD87" w:rsidR="00EB5DFF" w:rsidRPr="002779EF" w:rsidRDefault="00C25D5A" w:rsidP="00EB5DFF">
      <w:r>
        <w:rPr>
          <w:lang w:val="en-US"/>
        </w:rPr>
        <w:t xml:space="preserve">Likewise, this work also aligns with and builds on the insights from </w:t>
      </w:r>
      <w:r w:rsidR="002D3FCE">
        <w:rPr>
          <w:lang w:val="en-US"/>
        </w:rPr>
        <w:t>Fernandez-Vidal</w:t>
      </w:r>
      <w:r>
        <w:rPr>
          <w:lang w:val="en-US"/>
        </w:rPr>
        <w:t xml:space="preserve"> et al. (2022). </w:t>
      </w:r>
      <w:r w:rsidR="002D3FCE">
        <w:rPr>
          <w:lang w:val="en-US"/>
        </w:rPr>
        <w:t>Fernandez-Vidal</w:t>
      </w:r>
      <w:r>
        <w:rPr>
          <w:lang w:val="en-US"/>
        </w:rPr>
        <w:t xml:space="preserve"> et al. (2022) note how </w:t>
      </w:r>
      <w:commentRangeStart w:id="201"/>
      <w:r>
        <w:rPr>
          <w:lang w:val="en-US"/>
        </w:rPr>
        <w:t>digital leaders should become business leade</w:t>
      </w:r>
      <w:commentRangeEnd w:id="201"/>
      <w:r>
        <w:rPr>
          <w:rStyle w:val="CommentReference"/>
          <w:sz w:val="22"/>
          <w:szCs w:val="22"/>
          <w:lang w:val="en-US"/>
        </w:rPr>
        <w:commentReference w:id="201"/>
      </w:r>
      <w:r>
        <w:rPr>
          <w:lang w:val="en-US"/>
        </w:rPr>
        <w:t xml:space="preserve">rs, including developing business know-how within the digital function. </w:t>
      </w:r>
      <w:commentRangeStart w:id="202"/>
      <w:commentRangeEnd w:id="202"/>
      <w:r>
        <w:rPr>
          <w:rStyle w:val="CommentReference"/>
          <w:sz w:val="22"/>
          <w:szCs w:val="22"/>
          <w:lang w:val="en-US"/>
        </w:rPr>
        <w:commentReference w:id="202"/>
      </w:r>
      <w:r>
        <w:rPr>
          <w:lang w:val="en-US"/>
        </w:rPr>
        <w:t>This study builds on this idea</w:t>
      </w:r>
      <w:commentRangeStart w:id="203"/>
      <w:commentRangeEnd w:id="203"/>
      <w:r>
        <w:rPr>
          <w:rStyle w:val="CommentReference"/>
          <w:sz w:val="22"/>
          <w:szCs w:val="22"/>
          <w:lang w:val="en-US"/>
        </w:rPr>
        <w:commentReference w:id="203"/>
      </w:r>
      <w:r>
        <w:rPr>
          <w:lang w:val="en-US"/>
        </w:rPr>
        <w:t xml:space="preserve"> by mirroring it: marketing leaders should also become digital leaders, as the marketing function increasingly requires technical know-how and management skills. This </w:t>
      </w:r>
      <w:commentRangeStart w:id="204"/>
      <w:r>
        <w:rPr>
          <w:lang w:val="en-US"/>
        </w:rPr>
        <w:t>conclusion</w:t>
      </w:r>
      <w:commentRangeEnd w:id="204"/>
      <w:r>
        <w:rPr>
          <w:rStyle w:val="CommentReference"/>
          <w:sz w:val="22"/>
          <w:szCs w:val="22"/>
          <w:lang w:val="en-US"/>
        </w:rPr>
        <w:commentReference w:id="204"/>
      </w:r>
      <w:r>
        <w:rPr>
          <w:lang w:val="en-US"/>
        </w:rPr>
        <w:t xml:space="preserve"> implies that many of the lessons from </w:t>
      </w:r>
      <w:r w:rsidR="002D3FCE">
        <w:rPr>
          <w:lang w:val="en-US"/>
        </w:rPr>
        <w:t>Fernandez-Vidal</w:t>
      </w:r>
      <w:r>
        <w:rPr>
          <w:lang w:val="en-US"/>
        </w:rPr>
        <w:t xml:space="preserve">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05" w:name="OLE_LINK14"/>
      <w:r>
        <w:t xml:space="preserve"> work describes the digitalization </w:t>
      </w:r>
      <w:commentRangeStart w:id="206"/>
      <w:r>
        <w:t>paradox</w:t>
      </w:r>
      <w:commentRangeEnd w:id="206"/>
      <w:r>
        <w:rPr>
          <w:rStyle w:val="CommentReference"/>
          <w:i/>
          <w:iCs/>
          <w:sz w:val="22"/>
          <w:szCs w:val="22"/>
        </w:rPr>
        <w:commentReference w:id="206"/>
      </w:r>
      <w:r>
        <w:rPr>
          <w:i/>
          <w:iCs/>
        </w:rPr>
        <w:t>,</w:t>
      </w:r>
      <w:r>
        <w:t xml:space="preserve"> which shows that digital transformations often do not yield the expected returns. </w:t>
      </w:r>
      <w:bookmarkEnd w:id="205"/>
      <w:r w:rsidR="00647F56">
        <w:t xml:space="preserve">This study </w:t>
      </w:r>
      <w:r w:rsidR="00607FB5">
        <w:t>highlights a</w:t>
      </w:r>
      <w:r>
        <w:t xml:space="preserve"> different but related pattern, where the outcomes of investments in agentic AI differ significantly. </w:t>
      </w:r>
      <w:bookmarkStart w:id="207" w:name="OLE_LINK15"/>
      <w:r>
        <w:t xml:space="preserve">While </w:t>
      </w:r>
      <w:r>
        <w:rPr>
          <w:lang w:val="en-US"/>
        </w:rPr>
        <w:t xml:space="preserve">Gebauer </w:t>
      </w:r>
      <w:bookmarkStart w:id="208" w:name="OLE_LINK16"/>
      <w:r>
        <w:rPr>
          <w:lang w:val="en-US"/>
        </w:rPr>
        <w:t>et al. (2020)</w:t>
      </w:r>
      <w:bookmarkEnd w:id="207"/>
      <w:bookmarkEnd w:id="208"/>
      <w:r>
        <w:t xml:space="preserve"> </w:t>
      </w:r>
      <w:r>
        <w:rPr>
          <w:lang w:val="en-US"/>
        </w:rPr>
        <w:t>note elements related to the implementation of the specific solution as key traps, the data suggest</w:t>
      </w:r>
      <w:r>
        <w:rPr>
          <w:lang w:val="en-US"/>
        </w:rPr>
        <w:t>s</w:t>
      </w:r>
      <w:r>
        <w:rPr>
          <w:lang w:val="en-US"/>
        </w:rPr>
        <w:t xml:space="preserve"> that, when it comes to the success of agentic AI, the most significant factor is not the agentic AI initiative itself</w:t>
      </w:r>
      <w:r>
        <w:t xml:space="preserve"> but rather the organizational context in which it is embedded.</w:t>
      </w:r>
    </w:p>
    <w:p w14:paraId="442B6BFC" w14:textId="77777777" w:rsidR="005F0D0A" w:rsidRDefault="00EB5DFF" w:rsidP="00EB5DFF">
      <w:pPr>
        <w:rPr>
          <w:lang w:val="en-US"/>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09"/>
      <w:r>
        <w:rPr>
          <w:lang w:val="en-US"/>
        </w:rPr>
        <w:t>transformation</w:t>
      </w:r>
      <w:commentRangeEnd w:id="209"/>
      <w:r>
        <w:rPr>
          <w:rStyle w:val="CommentReference"/>
          <w:sz w:val="22"/>
          <w:szCs w:val="22"/>
          <w:lang w:val="en-US"/>
        </w:rPr>
        <w:commentReference w:id="209"/>
      </w:r>
      <w:r>
        <w:rPr>
          <w:lang w:val="en-US"/>
        </w:rPr>
        <w:t xml:space="preserve">. </w:t>
      </w:r>
      <w:commentRangeStart w:id="210"/>
      <w:commentRangeEnd w:id="210"/>
      <w:r>
        <w:rPr>
          <w:rStyle w:val="CommentReference"/>
          <w:sz w:val="22"/>
          <w:szCs w:val="22"/>
          <w:lang w:val="en-US"/>
        </w:rPr>
        <w:commentReference w:id="210"/>
      </w:r>
      <w:r>
        <w:rPr>
          <w:lang w:val="en-US"/>
        </w:rPr>
        <w:t>The data suggest</w:t>
      </w:r>
      <w:commentRangeStart w:id="211"/>
      <w:commentRangeEnd w:id="211"/>
      <w:r>
        <w:rPr>
          <w:rStyle w:val="CommentReference"/>
          <w:sz w:val="22"/>
          <w:szCs w:val="22"/>
          <w:lang w:val="en-US"/>
        </w:rPr>
        <w:commentReference w:id="211"/>
      </w:r>
      <w:r>
        <w:rPr>
          <w:lang w:val="en-US"/>
        </w:rPr>
        <w:t>s</w:t>
      </w:r>
      <w:r>
        <w:rPr>
          <w:lang w:val="en-US"/>
        </w:rPr>
        <w:t xml:space="preserve"> that this increased speed creates increased resistance and delaying behavior, where one participant noted that, “It goes so fast that [employees] get overwhelmed”. This implies that the managerial </w:t>
      </w:r>
      <w:commentRangeStart w:id="212"/>
      <w:r>
        <w:rPr>
          <w:lang w:val="en-US"/>
        </w:rPr>
        <w:t>behaviors</w:t>
      </w:r>
      <w:commentRangeEnd w:id="212"/>
      <w:r>
        <w:rPr>
          <w:rStyle w:val="CommentReference"/>
          <w:sz w:val="22"/>
          <w:szCs w:val="22"/>
          <w:lang w:val="en-US"/>
        </w:rPr>
        <w:commentReference w:id="212"/>
      </w:r>
      <w:r>
        <w:rPr>
          <w:lang w:val="en-US"/>
        </w:rPr>
        <w:t xml:space="preserve"> that were important </w:t>
      </w:r>
      <w:r>
        <w:rPr>
          <w:lang w:val="en-US"/>
        </w:rPr>
        <w:lastRenderedPageBreak/>
        <w:t xml:space="preserve">during earlier waves </w:t>
      </w:r>
      <w:commentRangeStart w:id="213"/>
      <w:r>
        <w:rPr>
          <w:lang w:val="en-US"/>
        </w:rPr>
        <w:t>of digital transformation</w:t>
      </w:r>
      <w:commentRangeEnd w:id="213"/>
      <w:r>
        <w:rPr>
          <w:rStyle w:val="CommentReference"/>
          <w:sz w:val="22"/>
          <w:szCs w:val="22"/>
          <w:lang w:val="en-US"/>
        </w:rPr>
        <w:commentReference w:id="213"/>
      </w:r>
      <w:r>
        <w:rPr>
          <w:lang w:val="en-US"/>
        </w:rPr>
        <w:t xml:space="preserve"> have become even more important in the age of agentic AI.</w:t>
      </w:r>
      <w:commentRangeEnd w:id="200"/>
      <w:r>
        <w:rPr>
          <w:rStyle w:val="CommentReference"/>
          <w:sz w:val="22"/>
          <w:szCs w:val="22"/>
          <w:lang w:val="en-US"/>
        </w:rPr>
        <w:commentReference w:id="200"/>
      </w:r>
    </w:p>
    <w:p w14:paraId="03EA2480" w14:textId="582DC8DC" w:rsidR="00EB5DFF" w:rsidRDefault="00EB5DFF" w:rsidP="00EB5DFF">
      <w:pPr>
        <w:rPr>
          <w:lang w:val="en-US"/>
        </w:rPr>
      </w:pPr>
      <w:commentRangeStart w:id="214"/>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15"/>
      <w:r>
        <w:rPr>
          <w:lang w:val="en-US"/>
        </w:rPr>
        <w:t>rketing managers who observe the changing landscape. The data show</w:t>
      </w:r>
      <w:r>
        <w:rPr>
          <w:lang w:val="en-US"/>
        </w:rPr>
        <w:t>s</w:t>
      </w:r>
      <w:r>
        <w:rPr>
          <w:lang w:val="en-US"/>
        </w:rPr>
        <w:t xml:space="preserve">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15"/>
      <w:r>
        <w:rPr>
          <w:rStyle w:val="CommentReference"/>
          <w:sz w:val="22"/>
          <w:szCs w:val="22"/>
          <w:lang w:val="en-US"/>
        </w:rPr>
        <w:commentReference w:id="215"/>
      </w:r>
      <w:commentRangeEnd w:id="214"/>
      <w:r>
        <w:rPr>
          <w:rStyle w:val="CommentReference"/>
          <w:sz w:val="22"/>
          <w:szCs w:val="22"/>
          <w:lang w:val="en-US"/>
        </w:rPr>
        <w:commentReference w:id="214"/>
      </w:r>
    </w:p>
    <w:p w14:paraId="48870530" w14:textId="69DD99A6" w:rsidR="00EB5DFF" w:rsidRDefault="00EB5DFF" w:rsidP="00EB5DFF">
      <w:commentRangeStart w:id="216"/>
      <w:r>
        <w:rPr>
          <w:i/>
          <w:iCs/>
          <w:lang w:val="en-US"/>
        </w:rPr>
        <w:t>Observing</w:t>
      </w:r>
      <w:commentRangeEnd w:id="216"/>
      <w:r>
        <w:rPr>
          <w:rStyle w:val="CommentReference"/>
          <w:sz w:val="22"/>
          <w:szCs w:val="22"/>
          <w:lang w:val="en-US"/>
        </w:rPr>
        <w:commentReference w:id="216"/>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DD9FD85" w:rsidR="00EB5DFF" w:rsidRDefault="00EB5DFF" w:rsidP="005A0EC0">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217"/>
      <w:r>
        <w:t>criteria</w:t>
      </w:r>
      <w:commentRangeEnd w:id="217"/>
      <w:r>
        <w:rPr>
          <w:rStyle w:val="CommentReference"/>
          <w:sz w:val="22"/>
          <w:szCs w:val="22"/>
        </w:rPr>
        <w:commentReference w:id="217"/>
      </w:r>
      <w:r>
        <w:t xml:space="preserve"> as proposed by Srivastava (2026), and, in line with her call to research, connects these factors to value creation. Furthermore, evidence is provided that aligns with Schmidt et al.</w:t>
      </w:r>
      <w:commentRangeStart w:id="218"/>
      <w:r>
        <w:t>’s</w:t>
      </w:r>
      <w:commentRangeEnd w:id="218"/>
      <w:r>
        <w:rPr>
          <w:rStyle w:val="CommentReference"/>
          <w:sz w:val="22"/>
          <w:szCs w:val="22"/>
        </w:rPr>
        <w:commentReference w:id="218"/>
      </w:r>
      <w:r>
        <w:t xml:space="preserve"> </w:t>
      </w:r>
      <w:r>
        <w:lastRenderedPageBreak/>
        <w:t>(2026)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219"/>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19"/>
      <w:r>
        <w:rPr>
          <w:rStyle w:val="CommentReference"/>
          <w:sz w:val="22"/>
          <w:szCs w:val="22"/>
          <w:lang w:val="en-US"/>
        </w:rPr>
        <w:commentReference w:id="219"/>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329F0D19" w:rsidR="003E6A42" w:rsidRDefault="003E6A42" w:rsidP="003E6A42">
      <w:r>
        <w:t>Within the organizational context, marketing managers can seek to apply agentic AI. Four key use cases that marketing managers can apply</w:t>
      </w:r>
      <w:r w:rsidR="00FF4CF4">
        <w:t xml:space="preserve"> </w:t>
      </w:r>
      <w:r>
        <w:t>are observed: generating insights, creating and validating content and campaigns, utilizing generic agents for personal work, and employing customer-facing agents.</w:t>
      </w:r>
    </w:p>
    <w:p w14:paraId="22B90EB5" w14:textId="1AC647E2"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breadth of analytical use cases; they span use cases requiring structured and unstructured data, private and public data-sources. Specifically marketers might apply agentic AI to perform competitor analysis, analyze marketing </w:t>
      </w:r>
      <w:r>
        <w:lastRenderedPageBreak/>
        <w:t>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228268ED" w:rsidR="00EC0903" w:rsidRDefault="00EC0903" w:rsidP="003E6A42">
      <w:r>
        <w:t xml:space="preserve">The third use case is likely not </w:t>
      </w:r>
      <w:r w:rsidR="00FF4CF4">
        <w:t>marketing-specific, but frequently noted by the interviewees:</w:t>
      </w:r>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20"/>
      <w:r>
        <w:t>This study adds to this idea by showing that marketers can be in control of these automations themselves, they use tools that</w:t>
      </w:r>
      <w:r w:rsidR="00FF4CF4">
        <w:t xml:space="preserve"> </w:t>
      </w:r>
      <w:r>
        <w:t>do not require programming experience to automate their own processes.</w:t>
      </w:r>
      <w:commentRangeEnd w:id="220"/>
      <w:r>
        <w:rPr>
          <w:rStyle w:val="CommentReference"/>
          <w:sz w:val="22"/>
          <w:szCs w:val="22"/>
        </w:rPr>
        <w:commentReference w:id="220"/>
      </w:r>
    </w:p>
    <w:p w14:paraId="0EB96199" w14:textId="10F7255C"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bounds set by the company. Some of these new agentic chatbots seem to be blurring the </w:t>
      </w:r>
      <w:r w:rsidR="00EA1387">
        <w:lastRenderedPageBreak/>
        <w:t xml:space="preserve">boundary between a customer support agent, a sales representative, </w:t>
      </w:r>
      <w:r>
        <w:t xml:space="preserve">and an agent that can be used as a tool to perform tasks. We also see a new trend that aligns with the concept of the AI super assistant posed by Hasselwander et al. (2026), </w:t>
      </w:r>
      <w:r w:rsidR="000C3C78">
        <w:t xml:space="preserve">while still </w:t>
      </w:r>
      <w:r>
        <w:t>in an experimental phase, companies start</w:t>
      </w:r>
      <w:r w:rsidR="00EA1387">
        <w:t xml:space="preserve"> to expose specific capabilities </w:t>
      </w:r>
      <w:r w:rsidR="000C3C78">
        <w:rPr>
          <w:lang w:val="en-US"/>
        </w:rPr>
        <w:t xml:space="preserve">through servers that can be integrated with </w:t>
      </w:r>
      <w:r>
        <w:rPr>
          <w:lang w:val="en-US"/>
        </w:rPr>
        <w:t xml:space="preserve">the consumer’s agentic AI system. </w:t>
      </w:r>
    </w:p>
    <w:p w14:paraId="78E1E6AC" w14:textId="7460EEB8" w:rsidR="00EB5DFF" w:rsidRDefault="0036626E" w:rsidP="0036626E">
      <w:r>
        <w:t>The model’s final component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01D24B1D" w:rsidR="00791F68" w:rsidRDefault="006E143A" w:rsidP="0036626E">
      <w:r>
        <w:t>Almost a</w:t>
      </w:r>
      <w:r w:rsidR="004739D2">
        <w:t>ll</w:t>
      </w:r>
      <w:r w:rsidR="00B97444">
        <w:t xml:space="preserve"> of the specific benefits, sacrifices, and </w:t>
      </w:r>
      <w:r>
        <w:t>risks that are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w:t>
      </w:r>
      <w:r>
        <w:t>are described by Hughes</w:t>
      </w:r>
      <w:r w:rsidR="00C34FBE">
        <w:t xml:space="preserve"> </w:t>
      </w:r>
      <w:r w:rsidR="00791F68">
        <w:t>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21"/>
      <w:r w:rsidR="002E4C09">
        <w:t xml:space="preserve">Brynjolfsson et al. </w:t>
      </w:r>
      <w:r w:rsidR="004739D2">
        <w:t>(</w:t>
      </w:r>
      <w:r w:rsidR="002E4C09" w:rsidRPr="002E4C09">
        <w:rPr>
          <w:highlight w:val="white"/>
          <w:lang w:val="en-US"/>
        </w:rPr>
        <w:t>2025</w:t>
      </w:r>
      <w:r w:rsidR="00791F68">
        <w:t>)</w:t>
      </w:r>
      <w:commentRangeEnd w:id="221"/>
      <w:r w:rsidR="008A215C">
        <w:rPr>
          <w:rStyle w:val="CommentReference"/>
          <w:sz w:val="22"/>
          <w:szCs w:val="22"/>
        </w:rPr>
        <w:commentReference w:id="221"/>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w:t>
      </w:r>
      <w:r w:rsidR="00C34FBE">
        <w:t xml:space="preserve"> </w:t>
      </w:r>
      <w:r>
        <w:t>empirically and shows that they apply to the use cases deployed within the marketing domain</w:t>
      </w:r>
      <w:r w:rsidR="00D746DB">
        <w:t>.</w:t>
      </w:r>
    </w:p>
    <w:p w14:paraId="4161AE53" w14:textId="7B983CC5" w:rsidR="006E143A" w:rsidRDefault="006E143A" w:rsidP="0036626E">
      <w:r>
        <w:t xml:space="preserve">One of the benefits that we did not find in earlier works relates to the </w:t>
      </w:r>
      <w:r>
        <w:rPr>
          <w:lang w:val="en-US"/>
        </w:rPr>
        <w:t>extension of personal skillsets, this perceived benefit relates to marketers being able to perform tasks that they typically are not able to do. Interviewees see this pattern and connect it to the cost of job displacement. However, different interviewees interpret this differently, some note that juniors might become less relevant, noting that with agentic AI you essentially already have an army of juniors. Others note that it is instead the seniors that might get displaced because a junior with AI can do the same work while costing less.</w:t>
      </w:r>
      <w:r w:rsidR="00C707CB">
        <w:rPr>
          <w:lang w:val="en-US"/>
        </w:rPr>
        <w:t xml:space="preserve"> </w:t>
      </w:r>
    </w:p>
    <w:p w14:paraId="62134CA3" w14:textId="7DC32914" w:rsidR="008B3976" w:rsidRDefault="00D746DB" w:rsidP="0036626E">
      <w:r>
        <w:lastRenderedPageBreak/>
        <w:t>This study</w:t>
      </w:r>
      <w:r w:rsidR="00331B93">
        <w:t xml:space="preserve"> also</w:t>
      </w:r>
      <w:r>
        <w:t xml:space="preserve"> adds perspective</w:t>
      </w:r>
      <w:r w:rsidR="006E143A">
        <w:t xml:space="preserve"> to the explored benefits, sacrifices and risks</w:t>
      </w:r>
      <w:r>
        <w:t xml:space="preserve"> by analyzing how they 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and managerial behaviors in general stand out in their role for value creation. </w:t>
      </w:r>
    </w:p>
    <w:p w14:paraId="5DBA3115" w14:textId="4DEF15CB" w:rsidR="00EB5DFF" w:rsidRPr="00EB4C45" w:rsidRDefault="00D746DB" w:rsidP="00EB4C45">
      <w:r>
        <w:t xml:space="preserve">But additionally a few specific patterns </w:t>
      </w:r>
      <w:r w:rsidR="00331B93">
        <w:t>concerning risks warrant</w:t>
      </w:r>
      <w:r>
        <w:t xml:space="preserve"> analysis. </w:t>
      </w:r>
      <w:r w:rsidR="008B3976">
        <w:t>First, hallucination is often mentioned as a key risk</w:t>
      </w:r>
      <w:r>
        <w:t>;</w:t>
      </w:r>
      <w:r>
        <w:t xml:space="preserve"> however</w:t>
      </w:r>
      <w:r>
        <w:t>,</w:t>
      </w:r>
      <w:r>
        <w:t xml:space="preserve"> </w:t>
      </w:r>
      <w:r w:rsidR="00EF7A26">
        <w:t>some</w:t>
      </w:r>
      <w:r w:rsidR="00F8660F">
        <w:t xml:space="preserve"> interviewees mention the risk of human failure as well. </w:t>
      </w:r>
      <w:r w:rsidR="00331B93">
        <w:t>Some noted that agentic AI might be less likely to make mistakes, but none indicated to have measured and compared the failure rates of agentic AI and humans. Similarly</w:t>
      </w:r>
      <w:r>
        <w:t>,</w:t>
      </w:r>
      <w:r>
        <w:t xml:space="preserve"> an often mentioned risk of agentic AI is brand risk</w:t>
      </w:r>
      <w:r>
        <w:t>;</w:t>
      </w:r>
      <w:r>
        <w:t xml:space="preserve"> here we observe a similar pattern, </w:t>
      </w:r>
      <w:r w:rsidR="00EF7A26">
        <w:t>while many mention content that does not meet the quality bar or does not align with the brand as a risk</w:t>
      </w:r>
      <w:r>
        <w:t>,</w:t>
      </w:r>
      <w:r>
        <w:t xml:space="preserve"> some note that they use AI to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22" w:name="_Toc232373236"/>
      <w:r>
        <w:t>5.2</w:t>
      </w:r>
      <w:r>
        <w:tab/>
        <w:t>Practical implications</w:t>
      </w:r>
      <w:bookmarkEnd w:id="222"/>
    </w:p>
    <w:p w14:paraId="247E8924" w14:textId="67AC8E83" w:rsidR="00EB5DFF" w:rsidRDefault="00EB4C45" w:rsidP="005F0D0A">
      <w:r>
        <w:t xml:space="preserve">This study </w:t>
      </w:r>
      <w:r w:rsidR="00CA756D">
        <w:t>describes how marketing managers create value using</w:t>
      </w:r>
      <w:r w:rsidR="00C34FBE">
        <w:t xml:space="preserve"> </w:t>
      </w:r>
      <w:r>
        <w:t>agentic AI, and a key element in doing so is navigating the organizational context. The data shows some practical implications that can provide guidance to managers who seek to benefit from agentic AI. In addition to the points made below</w:t>
      </w:r>
      <w:r>
        <w:t>,</w:t>
      </w:r>
      <w:r>
        <w:t xml:space="preserve"> Appendix B contains a list of practical suggestions that stem from this research and are directly applicable for a marketing manager.</w:t>
      </w:r>
    </w:p>
    <w:p w14:paraId="0F29BC82" w14:textId="77777777" w:rsidR="00946436" w:rsidRDefault="00C364AE" w:rsidP="00C364AE">
      <w:r>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5B344192" w:rsidR="00C364AE" w:rsidRDefault="00C364AE" w:rsidP="00C364AE">
      <w:pPr>
        <w:rPr>
          <w:lang w:val="en-US"/>
        </w:rPr>
      </w:pPr>
      <w:r>
        <w:lastRenderedPageBreak/>
        <w:t>The condition of the marketing team is important</w:t>
      </w:r>
      <w:r>
        <w:t>;</w:t>
      </w:r>
      <w:r>
        <w:t xml:space="preserve"> interviewees note the value of bringing people along; employees can feel overwhelmed by the rapid changes that AI brings, but if you show them that you value them even though things are changing and if you help them master the skills necessary to work in the new context</w:t>
      </w:r>
      <w:r w:rsidR="007C1A20">
        <w:t xml:space="preserve"> you can ease the transition. </w:t>
      </w:r>
      <w:r>
        <w:t>As interviewee 13 noted:</w:t>
      </w:r>
      <w:r w:rsidR="00946436">
        <w:t xml:space="preserve"> </w:t>
      </w:r>
      <w:r w:rsidR="00946436">
        <w:rPr>
          <w:lang w:val="en-US"/>
        </w:rPr>
        <w:t xml:space="preserve">“Yes, we will automate these kind of things, but that still means someone needs to look over this automation. You can learn to do this”. This is connected to the need for </w:t>
      </w:r>
      <w:commentRangeStart w:id="223"/>
      <w:r w:rsidR="00946436">
        <w:rPr>
          <w:lang w:val="en-US"/>
        </w:rPr>
        <w:t>education</w:t>
      </w:r>
      <w:commentRangeEnd w:id="223"/>
      <w:r w:rsidR="00A35520">
        <w:rPr>
          <w:rStyle w:val="CommentReference"/>
          <w:sz w:val="22"/>
          <w:szCs w:val="22"/>
          <w:lang w:val="en-US"/>
        </w:rPr>
        <w:commentReference w:id="223"/>
      </w:r>
      <w:r w:rsidR="00946436">
        <w:rPr>
          <w:lang w:val="en-US"/>
        </w:rPr>
        <w:t>, which is described by many as critical to help employees apply agentic AI effectively.</w:t>
      </w:r>
    </w:p>
    <w:p w14:paraId="5610621A" w14:textId="66B98128" w:rsidR="003A1863" w:rsidRDefault="00946436" w:rsidP="00C364AE">
      <w:pPr>
        <w:rPr>
          <w:lang w:val="en-US"/>
        </w:rPr>
      </w:pPr>
      <w:commentRangeStart w:id="224"/>
      <w:r>
        <w:rPr>
          <w:lang w:val="en-US"/>
        </w:rPr>
        <w:t xml:space="preserve">An interesting interplay arises between compliance and experimentation. </w:t>
      </w:r>
      <w:commentRangeEnd w:id="224"/>
      <w:r w:rsidR="003A1863">
        <w:rPr>
          <w:rStyle w:val="CommentReference"/>
          <w:sz w:val="22"/>
          <w:szCs w:val="22"/>
          <w:lang w:val="en-US"/>
        </w:rPr>
        <w:commentReference w:id="224"/>
      </w:r>
      <w:r>
        <w:rPr>
          <w:lang w:val="en-US"/>
        </w:rPr>
        <w:t>Since the possibilities of agentic AI are progressing so fast</w:t>
      </w:r>
      <w:r w:rsidR="00C34FBE">
        <w:rPr>
          <w:lang w:val="en-US"/>
        </w:rPr>
        <w:t>,</w:t>
      </w:r>
      <w:r>
        <w:rPr>
          <w:lang w:val="en-US"/>
        </w:rPr>
        <w:t xml:space="preserve">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w:t>
      </w:r>
      <w:r>
        <w:rPr>
          <w:lang w:val="en-US"/>
        </w:rPr>
        <w:t>s</w:t>
      </w:r>
      <w:r>
        <w:rPr>
          <w:lang w:val="en-US"/>
        </w:rPr>
        <w:t>e marketing managers to negotiate with legal and IT to set up these laboratories in a compliant manner, ensuring space for experimentation without breaking compliance policies.</w:t>
      </w:r>
      <w:r w:rsidR="003A1863">
        <w:rPr>
          <w:lang w:val="en-US"/>
        </w:rPr>
        <w:t xml:space="preserve"> </w:t>
      </w:r>
    </w:p>
    <w:p w14:paraId="06974DCC" w14:textId="6DECB3E5" w:rsidR="00EB5DFF" w:rsidRPr="00C34FBE" w:rsidRDefault="003A1863" w:rsidP="00C34FBE">
      <w:pPr>
        <w:rPr>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w:t>
      </w:r>
      <w:r w:rsidR="002D3FCE">
        <w:rPr>
          <w:lang w:val="en-US"/>
        </w:rPr>
        <w:t>Fernandez-Vidal</w:t>
      </w:r>
      <w:r>
        <w:rPr>
          <w:lang w:val="en-US"/>
        </w:rPr>
        <w:t xml:space="preserve"> et al. (2022) note that digital leaders</w:t>
      </w:r>
      <w:r w:rsidR="00DE689A">
        <w:rPr>
          <w:lang w:val="en-US"/>
        </w:rPr>
        <w:t xml:space="preserve"> </w:t>
      </w:r>
      <w:commentRangeStart w:id="225"/>
      <w:r w:rsidR="00E72E0A">
        <w:rPr>
          <w:lang w:val="en-US"/>
        </w:rPr>
        <w:t>should become business leade</w:t>
      </w:r>
      <w:commentRangeEnd w:id="225"/>
      <w:r w:rsidR="00E72E0A">
        <w:rPr>
          <w:rStyle w:val="CommentReference"/>
          <w:sz w:val="22"/>
          <w:szCs w:val="22"/>
          <w:lang w:val="en-US"/>
        </w:rPr>
        <w:commentReference w:id="225"/>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w:t>
      </w:r>
      <w:r w:rsidR="00E435D2">
        <w:rPr>
          <w:lang w:val="en-US"/>
        </w:rPr>
        <w:lastRenderedPageBreak/>
        <w:t xml:space="preserve">their 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75903165" w14:textId="71CB7ABD" w:rsidR="00EB5DFF" w:rsidRDefault="00EB5DFF" w:rsidP="00EB4C45">
      <w:pPr>
        <w:pStyle w:val="Heading2"/>
      </w:pPr>
      <w:bookmarkStart w:id="226" w:name="_Toc232373237"/>
      <w:r>
        <w:t>5.3</w:t>
      </w:r>
      <w:r>
        <w:tab/>
        <w:t xml:space="preserve">Limitations &amp; </w:t>
      </w:r>
      <w:r w:rsidR="00986252">
        <w:t>f</w:t>
      </w:r>
      <w:r>
        <w:t>uture research</w:t>
      </w:r>
      <w:bookmarkEnd w:id="226"/>
    </w:p>
    <w:p w14:paraId="71CBA20A" w14:textId="18DF9FA7" w:rsidR="00EB5DFF" w:rsidRDefault="00EB5DFF" w:rsidP="00EB5DFF">
      <w:r>
        <w:rPr>
          <w:lang w:val="en-US"/>
        </w:rPr>
        <w:t xml:space="preserve">A limitation of this study lies in the speed at which AI is evolving. Many insights regarding the role of the manager align with earlier works on transformations (e.g., </w:t>
      </w:r>
      <w:r w:rsidR="002D3FCE">
        <w:rPr>
          <w:lang w:val="en-US"/>
        </w:rPr>
        <w:t>Fernandez-Vidal</w:t>
      </w:r>
      <w:r>
        <w:rPr>
          <w:lang w:val="en-US"/>
        </w:rPr>
        <w:t xml:space="preserve"> et al., 2022) and are likely to be relevant toward the future; others like the impact of specific use cases might be heavily dependent on the temporal </w:t>
      </w:r>
      <w:commentRangeStart w:id="227"/>
      <w:r>
        <w:rPr>
          <w:lang w:val="en-US"/>
        </w:rPr>
        <w:t>situation</w:t>
      </w:r>
      <w:commentRangeEnd w:id="227"/>
      <w:r>
        <w:rPr>
          <w:rStyle w:val="CommentReference"/>
          <w:sz w:val="22"/>
          <w:szCs w:val="22"/>
          <w:lang w:val="en-US"/>
        </w:rPr>
        <w:commentReference w:id="227"/>
      </w:r>
      <w:r>
        <w:rPr>
          <w:lang w:val="en-US"/>
        </w:rPr>
        <w:t xml:space="preserve">. Furthermore, as this research applies a qualitative approach, </w:t>
      </w:r>
      <w:commentRangeStart w:id="228"/>
      <w:commentRangeEnd w:id="228"/>
      <w:r>
        <w:rPr>
          <w:rStyle w:val="CommentReference"/>
          <w:sz w:val="22"/>
          <w:szCs w:val="22"/>
          <w:lang w:val="en-US"/>
        </w:rPr>
        <w:commentReference w:id="228"/>
      </w:r>
      <w:r>
        <w:rPr>
          <w:lang w:val="en-US"/>
        </w:rPr>
        <w:t>the outcomes</w:t>
      </w:r>
      <w:r w:rsidR="006C708F">
        <w:rPr>
          <w:lang w:val="en-US"/>
        </w:rPr>
        <w:t xml:space="preserve"> of this study</w:t>
      </w:r>
      <w:r>
        <w:rPr>
          <w:lang w:val="en-US"/>
        </w:rPr>
        <w:t xml:space="preserve"> could be</w:t>
      </w:r>
      <w:commentRangeStart w:id="229"/>
      <w:commentRangeEnd w:id="229"/>
      <w:r>
        <w:rPr>
          <w:rStyle w:val="CommentReference"/>
          <w:sz w:val="22"/>
          <w:szCs w:val="22"/>
          <w:lang w:val="en-US"/>
        </w:rPr>
        <w:commentReference w:id="229"/>
      </w:r>
      <w:r>
        <w:rPr>
          <w:lang w:val="en-US"/>
        </w:rPr>
        <w:t xml:space="preserve"> transferable to other </w:t>
      </w:r>
      <w:commentRangeStart w:id="230"/>
      <w:r>
        <w:rPr>
          <w:lang w:val="en-US"/>
        </w:rPr>
        <w:t>contexts</w:t>
      </w:r>
      <w:commentRangeEnd w:id="230"/>
      <w:r>
        <w:rPr>
          <w:rStyle w:val="CommentReference"/>
          <w:sz w:val="22"/>
          <w:szCs w:val="22"/>
          <w:lang w:val="en-US"/>
        </w:rPr>
        <w:commentReference w:id="230"/>
      </w:r>
      <w:r>
        <w:rPr>
          <w:lang w:val="en-US"/>
        </w:rPr>
        <w:t xml:space="preserve">, but might also be specific to a small number of individuals and the context of the interviews (Shenton, 2004). </w:t>
      </w:r>
      <w:commentRangeStart w:id="231"/>
      <w:r>
        <w:rPr>
          <w:lang w:val="en-US"/>
        </w:rPr>
        <w:t>To</w:t>
      </w:r>
      <w:commentRangeEnd w:id="231"/>
      <w:r>
        <w:rPr>
          <w:rStyle w:val="CommentReference"/>
          <w:sz w:val="22"/>
          <w:szCs w:val="22"/>
          <w:lang w:val="en-US"/>
        </w:rPr>
        <w:commentReference w:id="231"/>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 AI and the role of the marketing manager therein.</w:t>
      </w:r>
    </w:p>
    <w:p w14:paraId="2C144096" w14:textId="0627AF45" w:rsidR="00EB5DFF" w:rsidRDefault="00EB5DFF" w:rsidP="00EB5DFF">
      <w:r>
        <w:rPr>
          <w:lang w:val="en-US"/>
        </w:rPr>
        <w:t xml:space="preserve">Another limitation lies in the gap between optics and </w:t>
      </w:r>
      <w:commentRangeStart w:id="232"/>
      <w:r>
        <w:rPr>
          <w:lang w:val="en-US"/>
        </w:rPr>
        <w:t>reality</w:t>
      </w:r>
      <w:commentRangeEnd w:id="232"/>
      <w:r>
        <w:rPr>
          <w:rStyle w:val="CommentReference"/>
          <w:sz w:val="22"/>
          <w:szCs w:val="22"/>
          <w:lang w:val="en-US"/>
        </w:rPr>
        <w:commentReference w:id="232"/>
      </w:r>
      <w:r>
        <w:rPr>
          <w:lang w:val="en-US"/>
        </w:rPr>
        <w:t xml:space="preserve">; while many interviewees were open about this gap, others might not have been so </w:t>
      </w:r>
      <w:commentRangeStart w:id="233"/>
      <w:r>
        <w:rPr>
          <w:lang w:val="en-US"/>
        </w:rPr>
        <w:t>forthcoming</w:t>
      </w:r>
      <w:ins w:id="329" w:author="Claude" w:date="2026-06-15T12:00:00Z">
        <w:r>
          <w:rPr>
            <w:lang w:val="en-US"/>
          </w:rPr>
          <w:t xml:space="preserve"> (a form of social desirability bias, where respondents portray themselves or their organizations more favorably than is warranted)</w:t>
        </w:r>
      </w:ins>
      <w:commentRangeEnd w:id="233"/>
      <w:r>
        <w:rPr>
          <w:rStyle w:val="CommentReference"/>
          <w:sz w:val="22"/>
          <w:szCs w:val="22"/>
          <w:lang w:val="en-US"/>
        </w:rPr>
        <w:commentReference w:id="233"/>
      </w:r>
      <w:r>
        <w:rPr>
          <w:lang w:val="en-US"/>
        </w:rPr>
        <w:t xml:space="preserve">. This study relies exclusively on interview data and is based on an inductive approach. In line with Polsa (2013), research could use different data collection methods and leverage different research approaches. For example, auditing the state of AI within an </w:t>
      </w:r>
      <w:commentRangeStart w:id="234"/>
      <w:r>
        <w:rPr>
          <w:lang w:val="en-US"/>
        </w:rPr>
        <w:t>organization</w:t>
      </w:r>
      <w:commentRangeEnd w:id="234"/>
      <w:r>
        <w:rPr>
          <w:rStyle w:val="CommentReference"/>
          <w:sz w:val="22"/>
          <w:szCs w:val="22"/>
          <w:lang w:val="en-US"/>
        </w:rPr>
        <w:commentReference w:id="234"/>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235"/>
      <w:commentRangeEnd w:id="235"/>
      <w:r>
        <w:rPr>
          <w:rStyle w:val="CommentReference"/>
          <w:sz w:val="22"/>
          <w:szCs w:val="22"/>
          <w:lang w:val="en-US"/>
        </w:rPr>
        <w:commentReference w:id="235"/>
      </w:r>
      <w:r>
        <w:rPr>
          <w:lang w:val="en-US"/>
        </w:rPr>
        <w:t xml:space="preserve">. </w:t>
      </w:r>
    </w:p>
    <w:p w14:paraId="1FFE8426" w14:textId="21703476" w:rsidR="00EB5DFF" w:rsidRPr="009E2C30" w:rsidRDefault="00EB5DFF" w:rsidP="6E19D5D5">
      <w:pPr>
        <w:rPr>
          <w:b/>
          <w:bCs/>
          <w:color w:val="76923C" w:themeColor="accent3" w:themeShade="BF"/>
          <w:lang w:val="en-US"/>
        </w:rPr>
      </w:pPr>
      <w:r>
        <w:rPr>
          <w:lang w:val="en-US"/>
        </w:rPr>
        <w:t xml:space="preserve">Finally, </w:t>
      </w:r>
      <w:commentRangeStart w:id="236"/>
      <w:commentRangeStart w:id="237"/>
      <w:r>
        <w:rPr>
          <w:lang w:val="en-US"/>
        </w:rPr>
        <w:t>research</w:t>
      </w:r>
      <w:commentRangeEnd w:id="236"/>
      <w:r>
        <w:rPr>
          <w:rStyle w:val="CommentReference"/>
          <w:sz w:val="22"/>
          <w:szCs w:val="22"/>
          <w:lang w:val="en-US"/>
        </w:rPr>
        <w:commentReference w:id="236"/>
      </w:r>
      <w:commentRangeEnd w:id="237"/>
      <w:r>
        <w:rPr>
          <w:rStyle w:val="CommentReference"/>
          <w:sz w:val="22"/>
          <w:szCs w:val="22"/>
          <w:lang w:val="en-US"/>
        </w:rPr>
        <w:commentReference w:id="237"/>
      </w:r>
      <w:r>
        <w:rPr>
          <w:lang w:val="en-US"/>
        </w:rPr>
        <w:t xml:space="preserve"> could study specific elements in more </w:t>
      </w:r>
      <w:commentRangeStart w:id="238"/>
      <w:r>
        <w:rPr>
          <w:lang w:val="en-US"/>
        </w:rPr>
        <w:t>depth</w:t>
      </w:r>
      <w:commentRangeEnd w:id="238"/>
      <w:r>
        <w:rPr>
          <w:rStyle w:val="CommentReference"/>
          <w:sz w:val="22"/>
          <w:szCs w:val="22"/>
          <w:lang w:val="en-US"/>
        </w:rPr>
        <w:commentReference w:id="238"/>
      </w:r>
      <w:r>
        <w:rPr>
          <w:lang w:val="en-US"/>
        </w:rPr>
        <w:t xml:space="preserve">. First, research seems to rarely analyze the impact of specific technical features or technical </w:t>
      </w:r>
      <w:commentRangeStart w:id="239"/>
      <w:r>
        <w:rPr>
          <w:lang w:val="en-US"/>
        </w:rPr>
        <w:t>configurations</w:t>
      </w:r>
      <w:commentRangeEnd w:id="239"/>
      <w:r>
        <w:rPr>
          <w:rStyle w:val="CommentReference"/>
          <w:sz w:val="22"/>
          <w:szCs w:val="22"/>
          <w:lang w:val="en-US"/>
        </w:rPr>
        <w:commentReference w:id="239"/>
      </w:r>
      <w:r>
        <w:rPr>
          <w:lang w:val="en-US"/>
        </w:rPr>
        <w:t xml:space="preserve"> on business outcomes</w:t>
      </w:r>
      <w:r w:rsidR="000A6ECC">
        <w:rPr>
          <w:lang w:val="en-US"/>
        </w:rPr>
        <w:t>;</w:t>
      </w:r>
      <w:r>
        <w:rPr>
          <w:lang w:val="en-US"/>
        </w:rPr>
        <w:t xml:space="preserve"> research in this domain could further explain the high variance regarding value outcomes for similar use cases. Second, research could make a more detailed analysis regarding the effect of the organizational </w:t>
      </w:r>
      <w:commentRangeStart w:id="240"/>
      <w:r>
        <w:rPr>
          <w:lang w:val="en-US"/>
        </w:rPr>
        <w:t>context</w:t>
      </w:r>
      <w:commentRangeEnd w:id="240"/>
      <w:r>
        <w:rPr>
          <w:rStyle w:val="CommentReference"/>
          <w:sz w:val="22"/>
          <w:szCs w:val="22"/>
          <w:lang w:val="en-US"/>
        </w:rPr>
        <w:commentReference w:id="240"/>
      </w:r>
      <w:r>
        <w:rPr>
          <w:lang w:val="en-US"/>
        </w:rPr>
        <w:t xml:space="preserve">, looking into optimal configurations that managers can </w:t>
      </w:r>
      <w:r>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41"/>
      <w:r>
        <w:rPr>
          <w:lang w:val="en-US"/>
        </w:rPr>
        <w:t>organization</w:t>
      </w:r>
      <w:commentRangeEnd w:id="241"/>
      <w:r>
        <w:rPr>
          <w:rStyle w:val="CommentReference"/>
          <w:sz w:val="22"/>
          <w:szCs w:val="22"/>
          <w:lang w:val="en-US"/>
        </w:rPr>
        <w:commentReference w:id="241"/>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42" w:name="_Toc232373238"/>
      <w:r w:rsidRPr="00FF3122">
        <w:lastRenderedPageBreak/>
        <w:t>6.</w:t>
      </w:r>
      <w:r w:rsidRPr="00FF3122">
        <w:tab/>
        <w:t>Conclusion</w:t>
      </w:r>
      <w:bookmarkEnd w:id="242"/>
    </w:p>
    <w:p w14:paraId="313B6C3B" w14:textId="67F83497" w:rsidR="00EB5DFF" w:rsidRPr="00FF3122" w:rsidRDefault="00EB5DFF" w:rsidP="00EB5DFF">
      <w:r w:rsidRPr="00755D75">
        <w:t xml:space="preserve">This </w:t>
      </w:r>
      <w:r w:rsidR="00DB6A87">
        <w:t>study</w:t>
      </w:r>
      <w:r w:rsidRPr="00755D75">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755D75">
        <w:t>:</w:t>
      </w:r>
      <w:commentRangeStart w:id="243"/>
      <w:r w:rsidRPr="00755D75">
        <w:t xml:space="preserve"> observing </w:t>
      </w:r>
      <w:r w:rsidR="00FF3122" w:rsidRPr="00FF3122">
        <w:t>external conditions</w:t>
      </w:r>
      <w:r w:rsidRPr="00755D75">
        <w:t xml:space="preserve">, </w:t>
      </w:r>
      <w:r w:rsidR="00FF3122" w:rsidRPr="00FF3122">
        <w:t xml:space="preserve">navigating the organizational context, applying agentic AI, which together result in obtaining value outcomes. </w:t>
      </w:r>
      <w:commentRangeEnd w:id="243"/>
      <w:r w:rsidRPr="00FF3122">
        <w:rPr>
          <w:rStyle w:val="CommentReference"/>
          <w:sz w:val="22"/>
          <w:szCs w:val="22"/>
        </w:rPr>
        <w:commentReference w:id="243"/>
      </w:r>
    </w:p>
    <w:p w14:paraId="00684ECC" w14:textId="3BE5DBF5" w:rsidR="00FF3122" w:rsidRPr="00FF3122" w:rsidRDefault="00FF3122" w:rsidP="00EB5DFF">
      <w:pPr>
        <w:rPr>
          <w:lang w:val="en-US"/>
        </w:rPr>
      </w:pPr>
      <w:commentRangeStart w:id="244"/>
      <w:r w:rsidRPr="00FF3122">
        <w:rPr>
          <w:lang w:val="en-US"/>
        </w:rPr>
        <w:t>Empirically</w:t>
      </w:r>
      <w:commentRangeEnd w:id="244"/>
      <w:r w:rsidRPr="00FF3122">
        <w:rPr>
          <w:rStyle w:val="CommentReference"/>
          <w:sz w:val="22"/>
          <w:szCs w:val="22"/>
          <w:lang w:val="en-US"/>
        </w:rPr>
        <w:commentReference w:id="244"/>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217EAA" w:rsidRDefault="00FF3122" w:rsidP="00EB5DFF">
      <w:pPr>
        <w:rPr>
          <w:color w:val="C0504D" w:themeColor="accent2"/>
        </w:rPr>
      </w:pPr>
    </w:p>
    <w:p w14:paraId="6604EF7C" w14:textId="77777777" w:rsidR="00864036" w:rsidRDefault="00864036">
      <w:pPr>
        <w:rPr>
          <w:b/>
          <w:bCs/>
        </w:rPr>
      </w:pPr>
      <w:r>
        <w:br w:type="page"/>
      </w:r>
    </w:p>
    <w:p w14:paraId="1B5B27D6" w14:textId="0C3B9D0F" w:rsidR="00EB5DFF" w:rsidRDefault="00EB5DFF" w:rsidP="00EB5DFF">
      <w:pPr>
        <w:pStyle w:val="Heading1"/>
        <w:rPr>
          <w:color w:val="222222"/>
          <w:highlight w:val="white"/>
        </w:rPr>
      </w:pPr>
      <w:bookmarkStart w:id="245" w:name="_Toc232373239"/>
      <w:r>
        <w:lastRenderedPageBreak/>
        <w:t>7.</w:t>
      </w:r>
      <w:r>
        <w:tab/>
        <w:t>References</w:t>
      </w:r>
      <w:bookmarkEnd w:id="245"/>
    </w:p>
    <w:p w14:paraId="1313EFEC" w14:textId="759CC088" w:rsidR="00EB5DFF" w:rsidRDefault="00017A32" w:rsidP="6E19D5D5">
      <w:pPr>
        <w:ind w:left="720" w:hanging="720"/>
        <w:rPr>
          <w:highlight w:val="white"/>
          <w:lang w:val="en-US"/>
        </w:rPr>
      </w:pPr>
      <w:r w:rsidRPr="00017A32">
        <w:rPr>
          <w:highlight w:val="white"/>
        </w:rPr>
        <w:t>Acharya, D. B., Kuppan, K., &amp; Divya, B. (2025). Agentic AI: Autonomous intelligence for complex goals</w:t>
      </w:r>
      <w:r>
        <w:rPr>
          <w:highlight w:val="white"/>
        </w:rPr>
        <w:t>—A</w:t>
      </w:r>
      <w:r>
        <w:rPr>
          <w:highlight w:val="white"/>
        </w:rPr>
        <w:t xml:space="preserve"> comprehensive survey. </w:t>
      </w:r>
      <w:r w:rsidRPr="00017A32">
        <w:rPr>
          <w:i/>
          <w:iCs/>
          <w:highlight w:val="white"/>
        </w:rPr>
        <w:t>IEE</w:t>
      </w:r>
      <w:r w:rsidR="00E36F84">
        <w:rPr>
          <w:i/>
          <w:iCs/>
          <w:highlight w:val="white"/>
        </w:rPr>
        <w:t>E</w:t>
      </w:r>
      <w:r w:rsidRPr="00017A32">
        <w:rPr>
          <w:i/>
          <w:iCs/>
          <w:highlight w:val="white"/>
        </w:rPr>
        <w:t xml:space="preserve"> Access</w:t>
      </w:r>
      <w:r w:rsidRPr="00017A32">
        <w:rPr>
          <w:highlight w:val="white"/>
        </w:rPr>
        <w:t>, </w:t>
      </w:r>
      <w:r w:rsidRPr="00017A32">
        <w:rPr>
          <w:i/>
          <w:iCs/>
          <w:highlight w:val="white"/>
        </w:rPr>
        <w:t>13</w:t>
      </w:r>
      <w:r w:rsidRPr="00017A32">
        <w:rPr>
          <w:highlight w:val="white"/>
        </w:rPr>
        <w:t>, 18912-18936.</w:t>
      </w:r>
    </w:p>
    <w:p w14:paraId="7EE7E688" w14:textId="15A7C401" w:rsidR="00EB5DFF" w:rsidRDefault="00017A32" w:rsidP="6E19D5D5">
      <w:pPr>
        <w:spacing w:line="360" w:lineRule="auto"/>
        <w:ind w:left="720" w:hanging="720"/>
        <w:rPr>
          <w:highlight w:val="white"/>
          <w:lang w:val="en-US"/>
        </w:rPr>
      </w:pPr>
      <w:r w:rsidRPr="00017A32">
        <w:rPr>
          <w:highlight w:val="white"/>
        </w:rPr>
        <w:t>Almquist, E., Senior, J., &amp; Bloch, N. (2016). The elements of value. </w:t>
      </w:r>
      <w:del w:id="255" w:author="Claude" w:date="2026-06-15T12:00:00Z">
        <w:r w:rsidRPr="00017A32">
          <w:rPr>
            <w:i/>
            <w:iCs/>
            <w:highlight w:val="white"/>
          </w:rPr>
          <w:delText xml:space="preserve">Harvard business review</w:delText>
        </w:r>
      </w:del>
      <w:ins w:id="256" w:author="Claude" w:date="2026-06-15T12:00:00Z">
        <w:r w:rsidRPr="00017A32">
          <w:rPr>
            <w:i/>
            <w:iCs/>
            <w:highlight w:val="white"/>
          </w:rPr>
          <w:t xml:space="preserve">Harvard Business Review</w:t>
        </w:r>
      </w:ins>
      <w:r w:rsidRPr="00017A32">
        <w:rPr>
          <w:highlight w:val="white"/>
        </w:rPr>
        <w:t>, </w:t>
      </w:r>
      <w:r w:rsidRPr="00017A32">
        <w:rPr>
          <w:i/>
          <w:iCs/>
          <w:highlight w:val="white"/>
        </w:rPr>
        <w:t>94</w:t>
      </w:r>
      <w:r w:rsidRPr="00017A32">
        <w:rPr>
          <w:highlight w:val="white"/>
        </w:rPr>
        <w:t>(9), 47-53.</w:t>
      </w:r>
    </w:p>
    <w:p w14:paraId="2183D948" w14:textId="772D9974" w:rsidR="00EB5DFF" w:rsidRDefault="00017A32" w:rsidP="00EB5DFF">
      <w:pPr>
        <w:spacing w:line="360" w:lineRule="auto"/>
        <w:ind w:left="720" w:hanging="720"/>
        <w:rPr>
          <w:highlight w:val="white"/>
        </w:rPr>
      </w:pPr>
      <w:r w:rsidRPr="00017A32">
        <w:rPr>
          <w:highlight w:val="white"/>
          <w:lang w:val="it-IT"/>
        </w:rPr>
        <w:t xml:space="preserve">Ancillai, C., Sabatini, A., Gatti, M., &amp; Perna, A. (2023). </w:t>
      </w:r>
      <w:r w:rsidRPr="00017A32">
        <w:rPr>
          <w:highlight w:val="white"/>
        </w:rPr>
        <w:t>Digital technology and business model innovation: A systematic literature review and future research agenda. </w:t>
      </w:r>
      <w:r w:rsidRPr="00017A32">
        <w:rPr>
          <w:i/>
          <w:iCs/>
          <w:highlight w:val="white"/>
        </w:rPr>
        <w:t>Technological Forecasting and Social Change</w:t>
      </w:r>
      <w:r w:rsidRPr="00017A32">
        <w:rPr>
          <w:highlight w:val="white"/>
        </w:rPr>
        <w:t>, </w:t>
      </w:r>
      <w:r w:rsidRPr="00017A32">
        <w:rPr>
          <w:i/>
          <w:iCs/>
          <w:highlight w:val="white"/>
        </w:rPr>
        <w:t>188</w:t>
      </w:r>
      <w:r w:rsidRPr="00017A32">
        <w:rPr>
          <w:highlight w:val="white"/>
        </w:rPr>
        <w:t>, 122307.</w:t>
      </w:r>
    </w:p>
    <w:p w14:paraId="5A336BF5" w14:textId="77777777" w:rsidR="00EB5DFF" w:rsidRDefault="00EB5DFF" w:rsidP="00EB5DFF">
      <w:pPr>
        <w:spacing w:line="360" w:lineRule="auto"/>
        <w:ind w:left="720" w:hanging="720"/>
        <w:rPr>
          <w:highlight w:val="white"/>
        </w:rPr>
      </w:pPr>
      <w:commentRangeStart w:id="246"/>
      <w:r>
        <w:rPr>
          <w:highlight w:val="white"/>
        </w:rPr>
        <w:t xml:space="preserve">Anthropic. (2024, November 25). </w:t>
      </w:r>
      <w:r>
        <w:rPr>
          <w:i/>
          <w:iCs/>
          <w:highlight w:val="white"/>
        </w:rPr>
        <w:t>Introducing the Model Context Protocol</w:t>
      </w:r>
      <w:del w:id="305" w:author="Claude" w:date="2026-06-15T12:00:00Z">
        <w:r>
          <w:rPr>
            <w:highlight w:val="white"/>
          </w:rPr>
          <w:delText xml:space="preserve">. Anthropic. </w:delText>
        </w:r>
      </w:del>
      <w:ins w:id="306" w:author="Claude" w:date="2026-06-15T12:00:00Z">
        <w:r>
          <w:rPr>
            <w:highlight w:val="white"/>
          </w:rPr>
          <w:t xml:space="preserve">. </w:t>
        </w:r>
      </w:ins>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del w:id="307" w:author="Claude" w:date="2026-06-15T12:00:00Z">
        <w:r>
          <w:rPr>
            <w:highlight w:val="white"/>
          </w:rPr>
          <w:delText xml:space="preserve">. Anthropic Engineering.  </w:delText>
        </w:r>
      </w:del>
      <w:ins w:id="308" w:author="Claude" w:date="2026-06-15T12:00:00Z">
        <w:r>
          <w:rPr>
            <w:highlight w:val="white"/>
          </w:rPr>
          <w:t xml:space="preserve">. Anthropic Engineering. </w:t>
        </w:r>
      </w:ins>
      <w:hyperlink r:id="rId18">
        <w:r>
          <w:rPr>
            <w:color w:val="1155CC"/>
            <w:highlight w:val="white"/>
            <w:u w:val="single"/>
          </w:rPr>
          <w:t>https://www.anthropic.com/engineering/equipping-agents-for-the-real-world-with-agent-skills</w:t>
        </w:r>
      </w:hyperlink>
      <w:commentRangeEnd w:id="246"/>
      <w:r w:rsidR="00EF75A8">
        <w:rPr>
          <w:rStyle w:val="CommentReference"/>
          <w:sz w:val="22"/>
          <w:szCs w:val="22"/>
          <w:highlight w:val="white"/>
        </w:rPr>
        <w:commentReference w:id="246"/>
      </w:r>
    </w:p>
    <w:p w14:paraId="75F7D71C" w14:textId="6072D83A" w:rsidR="00EB5DFF" w:rsidRDefault="00EF75A8" w:rsidP="00EB5DFF">
      <w:pPr>
        <w:spacing w:line="360" w:lineRule="auto"/>
        <w:ind w:left="720" w:hanging="720"/>
        <w:rPr>
          <w:highlight w:val="white"/>
        </w:rPr>
      </w:pPr>
      <w:r w:rsidRPr="00EF75A8">
        <w:rPr>
          <w:highlight w:val="white"/>
          <w:lang w:val="it-IT"/>
        </w:rPr>
        <w:t xml:space="preserve">Bandi, A., Kongari, B., Naguru, R., Pasnoor, S., &amp; Vilipala, S. V. (2025). </w:t>
      </w:r>
      <w:r w:rsidRPr="00EF75A8">
        <w:rPr>
          <w:highlight w:val="white"/>
        </w:rPr>
        <w:t>The rise of agentic ai: A review of definitions, frameworks, architectures, applications, evaluation metrics, and challenges. </w:t>
      </w:r>
      <w:r w:rsidRPr="00EF75A8">
        <w:rPr>
          <w:i/>
          <w:iCs/>
          <w:highlight w:val="white"/>
        </w:rPr>
        <w:t>Future Internet</w:t>
      </w:r>
      <w:r w:rsidRPr="00EF75A8">
        <w:rPr>
          <w:highlight w:val="white"/>
        </w:rPr>
        <w:t>, </w:t>
      </w:r>
      <w:r w:rsidRPr="00EF75A8">
        <w:rPr>
          <w:i/>
          <w:iCs/>
          <w:highlight w:val="white"/>
        </w:rPr>
        <w:t>17</w:t>
      </w:r>
      <w:r w:rsidRPr="00EF75A8">
        <w:rPr>
          <w:highlight w:val="white"/>
        </w:rPr>
        <w:t>(9), 404.</w:t>
      </w:r>
    </w:p>
    <w:p w14:paraId="40044D4D" w14:textId="52EDCFE1" w:rsidR="00EB5DFF" w:rsidRDefault="00EF75A8" w:rsidP="6E19D5D5">
      <w:pPr>
        <w:spacing w:line="360" w:lineRule="auto"/>
        <w:ind w:left="720" w:hanging="720"/>
        <w:rPr>
          <w:highlight w:val="white"/>
          <w:lang w:val="en-US"/>
        </w:rPr>
      </w:pPr>
      <w:r w:rsidRPr="00EF75A8">
        <w:rPr>
          <w:highlight w:val="white"/>
        </w:rPr>
        <w:t>Bauer, J., &amp; Jannach, D. (2021). Improved customer lifetime value prediction with sequence-to-sequence learning and feature-based models. </w:t>
      </w:r>
      <w:r w:rsidRPr="00EF75A8">
        <w:rPr>
          <w:i/>
          <w:iCs/>
          <w:highlight w:val="white"/>
        </w:rPr>
        <w:t>ACM Transactions on Knowledge Discovery from Data (TKDD)</w:t>
      </w:r>
      <w:r w:rsidRPr="00EF75A8">
        <w:rPr>
          <w:highlight w:val="white"/>
        </w:rPr>
        <w:t>, </w:t>
      </w:r>
      <w:r w:rsidRPr="00EF75A8">
        <w:rPr>
          <w:i/>
          <w:iCs/>
          <w:highlight w:val="white"/>
        </w:rPr>
        <w:t>15</w:t>
      </w:r>
      <w:r w:rsidRPr="00EF75A8">
        <w:rPr>
          <w:highlight w:val="white"/>
        </w:rPr>
        <w:t>(5), 1-37.</w:t>
      </w:r>
    </w:p>
    <w:p w14:paraId="76241B86" w14:textId="7880A30D" w:rsidR="00EB5DFF" w:rsidRDefault="00EF75A8" w:rsidP="00EB5DFF">
      <w:pPr>
        <w:spacing w:line="360" w:lineRule="auto"/>
        <w:ind w:left="720" w:hanging="720"/>
        <w:rPr>
          <w:highlight w:val="white"/>
          <w:lang w:val="en-US"/>
        </w:rPr>
      </w:pPr>
      <w:r>
        <w:t>Blumer, H. (1986). </w:t>
      </w:r>
      <w:r w:rsidRPr="00EF75A8">
        <w:rPr>
          <w:i/>
          <w:iCs/>
        </w:rPr>
        <w:t>Symbolic interactionism: Perspective and method</w:t>
      </w:r>
      <w:r>
        <w:t>. Univ of California Press.</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363DC963" w:rsidR="00EB5DFF" w:rsidRDefault="00217EAA" w:rsidP="00EB5DFF">
      <w:pPr>
        <w:ind w:left="720" w:hanging="720"/>
        <w:rPr>
          <w:highlight w:val="white"/>
        </w:rPr>
      </w:pPr>
      <w:r w:rsidRPr="00217EAA">
        <w:rPr>
          <w:highlight w:val="white"/>
        </w:rPr>
        <w:t>Brown, T., Mann, B., Ryder, N., Subbiah, M., Kaplan, J. D., Dhariwal, P., ... &amp; Amodei, D. (2020). Language models are few-shot learners. </w:t>
      </w:r>
      <w:del w:id="271" w:author="Claude" w:date="2026-06-15T12:00:00Z">
        <w:r w:rsidRPr="00217EAA">
          <w:rPr>
            <w:i/>
            <w:iCs/>
            <w:highlight w:val="white"/>
          </w:rPr>
          <w:delText xml:space="preserve">Advances in neural information processing systems</w:delText>
        </w:r>
      </w:del>
      <w:ins w:id="272" w:author="Claude" w:date="2026-06-15T12:00:00Z">
        <w:r w:rsidRPr="00217EAA">
          <w:rPr>
            <w:i/>
            <w:iCs/>
            <w:highlight w:val="white"/>
          </w:rPr>
          <w:t xml:space="preserve">Advances in Neural Information Processing Systems</w:t>
        </w:r>
      </w:ins>
      <w:r w:rsidRPr="00217EAA">
        <w:rPr>
          <w:highlight w:val="white"/>
        </w:rPr>
        <w:t>, </w:t>
      </w:r>
      <w:r w:rsidRPr="00217EAA">
        <w:rPr>
          <w:i/>
          <w:iCs/>
          <w:highlight w:val="white"/>
        </w:rPr>
        <w:t>33</w:t>
      </w:r>
      <w:r w:rsidRPr="00217EAA">
        <w:rPr>
          <w:highlight w:val="white"/>
        </w:rPr>
        <w:t>, 1877-1901.</w:t>
      </w:r>
    </w:p>
    <w:p w14:paraId="0849C204" w14:textId="04EDB7AE" w:rsidR="00E86183" w:rsidRDefault="00217EAA" w:rsidP="00EB5DFF">
      <w:pPr>
        <w:ind w:left="720" w:hanging="720"/>
        <w:rPr>
          <w:highlight w:val="white"/>
        </w:rPr>
      </w:pPr>
      <w:r w:rsidRPr="00217EAA">
        <w:rPr>
          <w:highlight w:val="white"/>
          <w:lang w:val="it-IT"/>
        </w:rPr>
        <w:t xml:space="preserve">Brynjolfsson, E., Li, D., &amp; Raymond, L. (2025). </w:t>
      </w:r>
      <w:r w:rsidRPr="00217EAA">
        <w:rPr>
          <w:highlight w:val="white"/>
        </w:rPr>
        <w:t>Generative AI at work. </w:t>
      </w:r>
      <w:r w:rsidRPr="00217EAA">
        <w:rPr>
          <w:i/>
          <w:iCs/>
          <w:highlight w:val="white"/>
        </w:rPr>
        <w:t>The Quarterly Journal of Economics</w:t>
      </w:r>
      <w:r w:rsidRPr="00217EAA">
        <w:rPr>
          <w:highlight w:val="white"/>
        </w:rPr>
        <w:t>, </w:t>
      </w:r>
      <w:r w:rsidRPr="00217EAA">
        <w:rPr>
          <w:i/>
          <w:iCs/>
          <w:highlight w:val="white"/>
        </w:rPr>
        <w:t>140</w:t>
      </w:r>
      <w:r w:rsidRPr="00217EAA">
        <w:rPr>
          <w:highlight w:val="white"/>
        </w:rPr>
        <w:t>(2), 889-942.</w:t>
      </w:r>
    </w:p>
    <w:p>
      <w:pPr>
        <w:ind w:left="720" w:hanging="720"/>
        <w:rPr>
          <w:ins w:id="326" w:author="Claude" w:date="2026-06-15T12:00:00Z"/>
          <w:highlight w:val="white"/>
        </w:rPr>
      </w:pPr>
      <w:ins w:id="327" w:author="Claude" w:date="2026-06-15T12:00:00Z">
        <w:r>
          <w:rPr>
            <w:highlight w:val="white"/>
          </w:rPr>
          <w:t xml:space="preserve">Bughin, J. (2024). Inside the successful make-up of ‘AI-first’ organisations. </w:t>
        </w:r>
        <w:r>
          <w:rPr>
            <w:highlight w:val="white"/>
            <w:i/>
          </w:rPr>
          <w:t xml:space="preserve">Journal of AI, Robotics &amp; Workplace Automation</w:t>
        </w:r>
        <w:r>
          <w:rPr>
            <w:highlight w:val="white"/>
          </w:rPr>
          <w:t xml:space="preserve">, </w:t>
        </w:r>
        <w:r>
          <w:rPr>
            <w:highlight w:val="white"/>
            <w:i/>
          </w:rPr>
          <w:t xml:space="preserve">3</w:t>
        </w:r>
        <w:r>
          <w:rPr>
            <w:highlight w:val="white"/>
          </w:rPr>
          <w:t xml:space="preserve">(3), 211–219.</w:t>
        </w:r>
      </w:ins>
    </w:p>
    <w:p w14:paraId="124607A5" w14:textId="0E3ECF57" w:rsidR="00EB5DFF" w:rsidRDefault="00217EAA" w:rsidP="00EB5DFF">
      <w:pPr>
        <w:ind w:left="720" w:hanging="720"/>
        <w:rPr>
          <w:highlight w:val="white"/>
        </w:rPr>
      </w:pPr>
      <w:r w:rsidRPr="00217EAA">
        <w:rPr>
          <w:highlight w:val="white"/>
        </w:rPr>
        <w:t>Burkhardt, S., &amp; Rieder, B. (2024). Foundation models are platform models: Prompting and the political economy of AI. </w:t>
      </w:r>
      <w:r w:rsidRPr="00217EAA">
        <w:rPr>
          <w:i/>
          <w:iCs/>
          <w:highlight w:val="white"/>
        </w:rPr>
        <w:t>Big Data &amp; Society</w:t>
      </w:r>
      <w:r w:rsidRPr="00217EAA">
        <w:rPr>
          <w:highlight w:val="white"/>
        </w:rPr>
        <w:t>, </w:t>
      </w:r>
      <w:r w:rsidRPr="00217EAA">
        <w:rPr>
          <w:i/>
          <w:iCs/>
          <w:highlight w:val="white"/>
        </w:rPr>
        <w:t>11</w:t>
      </w:r>
      <w:r w:rsidRPr="00217EAA">
        <w:rPr>
          <w:highlight w:val="white"/>
        </w:rPr>
        <w:t>(2), 20539517241247839.</w:t>
      </w:r>
    </w:p>
    <w:p w14:paraId="4BE468B7" w14:textId="19931BEB" w:rsidR="00EB5DFF" w:rsidRDefault="00EB5DFF" w:rsidP="00EB5DFF">
      <w:pPr>
        <w:ind w:left="720" w:hanging="720"/>
        <w:rPr>
          <w:highlight w:val="white"/>
        </w:rPr>
      </w:pPr>
      <w:hyperlink r:id="rId19"/>
      <w:r w:rsidR="00217EAA" w:rsidRPr="00217EAA">
        <w:rPr>
          <w:highlight w:val="white"/>
        </w:rPr>
        <w:t>Charmaz, K. (2006). </w:t>
      </w:r>
      <w:r w:rsidR="00217EAA" w:rsidRPr="00217EAA">
        <w:rPr>
          <w:i/>
          <w:iCs/>
          <w:highlight w:val="white"/>
        </w:rPr>
        <w:t>Constructing grounded theory: A practical guide through qualitative analysis</w:t>
      </w:r>
      <w:r w:rsidR="00217EAA" w:rsidRPr="00217EAA">
        <w:rPr>
          <w:highlight w:val="white"/>
        </w:rPr>
        <w:t xml:space="preserve">. </w:t>
      </w:r>
      <w:r w:rsidR="003F0B26">
        <w:rPr>
          <w:highlight w:val="white"/>
        </w:rPr>
        <w:t>S</w:t>
      </w:r>
      <w:r w:rsidR="00217EAA" w:rsidRPr="00217EAA">
        <w:rPr>
          <w:highlight w:val="white"/>
        </w:rPr>
        <w:t>age.</w:t>
      </w:r>
    </w:p>
    <w:p w14:paraId="6F2E82DB" w14:textId="60D93DB2" w:rsidR="008C4328" w:rsidRPr="003F0B26" w:rsidRDefault="00AC6784" w:rsidP="00EB5DFF">
      <w:pPr>
        <w:ind w:left="720" w:hanging="720"/>
        <w:rPr>
          <w:highlight w:val="white"/>
        </w:rPr>
      </w:pPr>
      <w:del w:id="297" w:author="Claude" w:date="2026-06-15T12:00:00Z">
        <w:r>
          <w:rPr>
            <w:highlight w:val="white"/>
          </w:rPr>
          <w:lastRenderedPageBreak/>
          <w:delText xml:space="preserve">Charmaz, K. (2014). Constructing grounded theory (2nd ed.)</w:delText>
        </w:r>
      </w:del>
      <w:del w:id="298" w:author="Claude" w:date="2026-06-15T12:00:00Z">
        <w:r>
          <w:rPr>
            <w:i/>
            <w:iCs/>
            <w:highlight w:val="white"/>
          </w:rPr>
          <w:delText xml:space="preserve">. </w:delText>
        </w:r>
      </w:del>
      <w:del w:id="299" w:author="Claude" w:date="2026-06-15T12:00:00Z">
        <w:r w:rsidR="004F58B1" w:rsidRPr="003F0B26">
          <w:rPr>
            <w:highlight w:val="white"/>
          </w:rPr>
          <w:delText xml:space="preserve">Sage.</w:delText>
        </w:r>
      </w:del>
      <w:ins w:id="300" w:author="Claude" w:date="2026-06-15T12:00:00Z">
        <w:r>
          <w:rPr>
            <w:highlight w:val="white"/>
          </w:rPr>
          <w:t xml:space="preserve">Charmaz, K. (2014). </w:t>
        </w:r>
        <w:r>
          <w:rPr>
            <w:highlight w:val="white"/>
            <w:i/>
          </w:rPr>
          <w:t xml:space="preserve">Constructing grounded theory</w:t>
        </w:r>
        <w:r>
          <w:rPr>
            <w:highlight w:val="white"/>
          </w:rPr>
          <w:t xml:space="preserve"> (2nd ed.). Sage.</w:t>
        </w:r>
      </w:ins>
    </w:p>
    <w:p w14:paraId="41397D1A" w14:textId="3FB1F1AB" w:rsidR="00EB5DFF" w:rsidRPr="00DC0191" w:rsidRDefault="00EB5DFF" w:rsidP="00814E79">
      <w:pPr>
        <w:ind w:left="720" w:hanging="720"/>
        <w:rPr>
          <w:sz w:val="20"/>
          <w:szCs w:val="20"/>
          <w:highlight w:val="white"/>
        </w:rPr>
      </w:pPr>
      <w:r>
        <w:rPr>
          <w:highlight w:val="white"/>
        </w:rPr>
        <w:t xml:space="preserve">ChatGPT. (2026, April 25). </w:t>
      </w:r>
      <w:del w:id="311" w:author="Claude" w:date="2026-06-15T12:00:00Z">
        <w:r>
          <w:rPr>
            <w:i/>
            <w:iCs/>
            <w:highlight w:val="white"/>
          </w:rPr>
          <w:delText xml:space="preserve">Skills in ChatGPT.</w:delText>
        </w:r>
      </w:del>
      <w:ins w:id="312" w:author="Claude" w:date="2026-06-15T12:00:00Z">
        <w:r>
          <w:rPr>
            <w:i/>
            <w:iCs/>
            <w:highlight w:val="white"/>
          </w:rPr>
          <w:t xml:space="preserve">Skills in ChatGPT</w:t>
        </w:r>
      </w:ins>
      <w:del w:id="313" w:author="Claude" w:date="2026-06-15T12:00:00Z">
        <w:r>
          <w:rPr>
            <w:highlight w:val="white"/>
          </w:rPr>
          <w:delText xml:space="preserve"> ChatGPT. </w:delText>
        </w:r>
      </w:del>
      <w:ins w:id="314" w:author="Claude" w:date="2026-06-15T12:00:00Z">
        <w:r>
          <w:rPr>
            <w:highlight w:val="white"/>
          </w:rPr>
          <w:t xml:space="preserve">. </w:t>
        </w:r>
      </w:ins>
      <w:hyperlink r:id="rId20">
        <w:r>
          <w:rPr>
            <w:color w:val="1155CC"/>
            <w:highlight w:val="white"/>
            <w:u w:val="single"/>
          </w:rPr>
          <w:t>https://help.openai.com/en/articles/20001066-skills-in-chatgpt</w:t>
        </w:r>
      </w:hyperlink>
    </w:p>
    <w:p w14:paraId="4E6A405F" w14:textId="77777777" w:rsidR="005337A6" w:rsidRDefault="00000000">
      <w:pPr>
        <w:ind w:left="720" w:hanging="720"/>
        <w:rPr>
          <w:highlight w:val="white"/>
        </w:rPr>
      </w:pPr>
      <w:r>
        <w:rPr>
          <w:highlight w:val="white"/>
        </w:rPr>
        <w:t xml:space="preserve">Claude. (2025, October 16). </w:t>
      </w:r>
      <w:r>
        <w:rPr>
          <w:i/>
          <w:iCs/>
          <w:highlight w:val="white"/>
        </w:rPr>
        <w:t>Introducing Agent Skills</w:t>
      </w:r>
      <w:del w:id="309" w:author="Claude" w:date="2026-06-15T12:00:00Z">
        <w:r>
          <w:rPr>
            <w:highlight w:val="white"/>
          </w:rPr>
          <w:delText xml:space="preserve">. Claude. https://claude.com/blog/skills</w:delText>
        </w:r>
      </w:del>
      <w:ins w:id="310" w:author="Claude" w:date="2026-06-15T12:00:00Z">
        <w:r>
          <w:rPr>
            <w:highlight w:val="white"/>
          </w:rPr>
          <w:t xml:space="preserve">. https://claude.com/blog/skills</w:t>
        </w:r>
      </w:ins>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697CDDE5" w:rsidR="00EB5DFF" w:rsidRDefault="0016740A" w:rsidP="00EB5DFF">
      <w:pPr>
        <w:ind w:left="720" w:hanging="720"/>
        <w:rPr>
          <w:highlight w:val="white"/>
        </w:rPr>
      </w:pPr>
      <w:r w:rsidRPr="0016740A">
        <w:rPr>
          <w:highlight w:val="white"/>
          <w:lang w:val="fr-FR"/>
        </w:rPr>
        <w:t xml:space="preserve">Devlin, J., Chang, M. W., Lee, K., &amp; Toutanova, K. (2019, June). </w:t>
      </w:r>
      <w:del w:id="293" w:author="Claude" w:date="2026-06-15T12:00:00Z">
        <w:r w:rsidRPr="0016740A">
          <w:rPr>
            <w:highlight w:val="white"/>
          </w:rPr>
          <w:delText xml:space="preserve">Bert: Pre-training of deep bidirectional transformers for language understanding. In </w:delText>
        </w:r>
      </w:del>
      <w:ins w:id="294" w:author="Claude" w:date="2026-06-15T12:00:00Z">
        <w:r w:rsidRPr="0016740A">
          <w:rPr>
            <w:highlight w:val="white"/>
          </w:rPr>
          <w:t xml:space="preserve">BERT: Pre-training of deep bidirectional transformers for language understanding. In </w:t>
        </w:r>
      </w:ins>
      <w:r w:rsidRPr="0016740A">
        <w:rPr>
          <w:i/>
          <w:iCs/>
          <w:highlight w:val="white"/>
        </w:rPr>
        <w:t>Proceedings of the 2019 conference of the North American chapter of the association for computational linguistics: human language technologies, volume 1 (long and short papers)</w:t>
      </w:r>
      <w:r w:rsidRPr="0016740A">
        <w:rPr>
          <w:highlight w:val="white"/>
        </w:rPr>
        <w:t> (pp. 4171-4186).</w:t>
      </w:r>
    </w:p>
    <w:p w14:paraId="44DFE957" w14:textId="2CC7C50C" w:rsidR="00EB5DFF" w:rsidRPr="00CB0362" w:rsidRDefault="0016740A" w:rsidP="00EB5DFF">
      <w:pPr>
        <w:spacing w:line="360" w:lineRule="auto"/>
        <w:ind w:left="720" w:hanging="720"/>
        <w:rPr>
          <w:highlight w:val="white"/>
          <w:lang w:val="fr-FR"/>
        </w:rPr>
      </w:pPr>
      <w:r w:rsidRPr="0016740A">
        <w:rPr>
          <w:highlight w:val="white"/>
          <w:lang w:val="de-DE"/>
        </w:rPr>
        <w:t xml:space="preserve">Doshi, A. R., &amp; Hauser, O. P. (2024). </w:t>
      </w:r>
      <w:r w:rsidRPr="0016740A">
        <w:rPr>
          <w:highlight w:val="white"/>
        </w:rPr>
        <w:t>Generative AI enhances individual creativity but reduces the collective diversity of novel content. </w:t>
      </w:r>
      <w:del w:id="289" w:author="Claude" w:date="2026-06-15T12:00:00Z">
        <w:r w:rsidRPr="0016740A">
          <w:rPr>
            <w:i/>
            <w:iCs/>
            <w:highlight w:val="white"/>
            <w:lang w:val="fr-FR"/>
          </w:rPr>
          <w:delText xml:space="preserve">Science advances</w:delText>
        </w:r>
      </w:del>
      <w:ins w:id="290" w:author="Claude" w:date="2026-06-15T12:00:00Z">
        <w:r w:rsidRPr="0016740A">
          <w:rPr>
            <w:i/>
            <w:iCs/>
            <w:highlight w:val="white"/>
            <w:lang w:val="fr-FR"/>
          </w:rPr>
          <w:t xml:space="preserve">Science Advances</w:t>
        </w:r>
      </w:ins>
      <w:r w:rsidRPr="0016740A">
        <w:rPr>
          <w:highlight w:val="white"/>
          <w:lang w:val="fr-FR"/>
        </w:rPr>
        <w:t>, </w:t>
      </w:r>
      <w:r w:rsidRPr="0016740A">
        <w:rPr>
          <w:i/>
          <w:iCs/>
          <w:highlight w:val="white"/>
          <w:lang w:val="fr-FR"/>
        </w:rPr>
        <w:t>10</w:t>
      </w:r>
      <w:r w:rsidRPr="0016740A">
        <w:rPr>
          <w:highlight w:val="white"/>
          <w:lang w:val="fr-FR"/>
        </w:rPr>
        <w:t>(28), eadn5290.</w:t>
      </w:r>
    </w:p>
    <w:p w14:paraId="5D07805A" w14:textId="7B23FB00" w:rsidR="00EB5DFF" w:rsidRDefault="0016740A" w:rsidP="00EB5DFF">
      <w:pPr>
        <w:ind w:left="720" w:hanging="720"/>
        <w:rPr>
          <w:highlight w:val="white"/>
        </w:rPr>
      </w:pPr>
      <w:r w:rsidRPr="0016740A">
        <w:rPr>
          <w:highlight w:val="white"/>
          <w:lang w:val="fr-FR"/>
        </w:rPr>
        <w:t xml:space="preserve">Duarte, V., Zuniga-Jara, S., &amp; Contreras, S. (2022). </w:t>
      </w:r>
      <w:r w:rsidRPr="0016740A">
        <w:rPr>
          <w:highlight w:val="white"/>
        </w:rPr>
        <w:t>Machine learning and marketing: A systematic literature review. </w:t>
      </w:r>
      <w:r w:rsidRPr="0016740A">
        <w:rPr>
          <w:i/>
          <w:iCs/>
          <w:highlight w:val="white"/>
        </w:rPr>
        <w:t>IEEE Access</w:t>
      </w:r>
      <w:r w:rsidRPr="0016740A">
        <w:rPr>
          <w:highlight w:val="white"/>
        </w:rPr>
        <w:t>, </w:t>
      </w:r>
      <w:r w:rsidRPr="0016740A">
        <w:rPr>
          <w:i/>
          <w:iCs/>
          <w:highlight w:val="white"/>
        </w:rPr>
        <w:t>10</w:t>
      </w:r>
      <w:r w:rsidRPr="0016740A">
        <w:rPr>
          <w:highlight w:val="white"/>
        </w:rPr>
        <w:t>, 93273-93288.</w:t>
      </w:r>
    </w:p>
    <w:p w14:paraId="03D3DD0F" w14:textId="3F2980E4" w:rsidR="00EB5DFF" w:rsidRDefault="0016740A" w:rsidP="6E19D5D5">
      <w:pPr>
        <w:ind w:left="720" w:hanging="720"/>
        <w:rPr>
          <w:highlight w:val="white"/>
          <w:lang w:val="en-US"/>
        </w:rPr>
      </w:pPr>
      <w:r w:rsidRPr="0016740A">
        <w:rPr>
          <w:highlight w:val="white"/>
        </w:rPr>
        <w:t>Dutta, S., Assem, H., &amp; Burgin, E. (2021). Sequence-to-sequence learning on keywords for efficient FAQ retrieval. </w:t>
      </w:r>
      <w:r w:rsidRPr="0016740A">
        <w:rPr>
          <w:i/>
          <w:iCs/>
          <w:highlight w:val="white"/>
        </w:rPr>
        <w:t>arXiv preprint arXiv:2108.10019</w:t>
      </w:r>
      <w:r w:rsidRPr="0016740A">
        <w:rPr>
          <w:highlight w:val="white"/>
        </w:rPr>
        <w:t>.</w:t>
      </w:r>
    </w:p>
    <w:p w14:paraId="71D42C30" w14:textId="4AA950B1" w:rsidR="00EB5DFF" w:rsidRDefault="0016740A" w:rsidP="6E19D5D5">
      <w:pPr>
        <w:ind w:left="720" w:hanging="720"/>
        <w:rPr>
          <w:highlight w:val="white"/>
          <w:lang w:val="en-US"/>
        </w:rPr>
      </w:pPr>
      <w:r w:rsidRPr="0016740A">
        <w:rPr>
          <w:highlight w:val="white"/>
        </w:rPr>
        <w:t>Elgheit, E. A. (2025). Generative AI as a disruptive innovation: implications for marketing strategic transformations. </w:t>
      </w:r>
      <w:r w:rsidRPr="0016740A">
        <w:rPr>
          <w:i/>
          <w:iCs/>
          <w:highlight w:val="white"/>
        </w:rPr>
        <w:t>Foresight and STI governance</w:t>
      </w:r>
      <w:r w:rsidRPr="0016740A">
        <w:rPr>
          <w:highlight w:val="white"/>
        </w:rPr>
        <w:t>, </w:t>
      </w:r>
      <w:r w:rsidRPr="0016740A">
        <w:rPr>
          <w:i/>
          <w:iCs/>
          <w:highlight w:val="white"/>
        </w:rPr>
        <w:t>19</w:t>
      </w:r>
      <w:r w:rsidRPr="0016740A">
        <w:rPr>
          <w:highlight w:val="white"/>
        </w:rPr>
        <w:t>.</w:t>
      </w:r>
    </w:p>
    <w:p w14:paraId="73B01FED" w14:textId="2509091F" w:rsidR="00EB5DFF" w:rsidRDefault="00095C42" w:rsidP="00EB5DFF">
      <w:pPr>
        <w:spacing w:line="360" w:lineRule="auto"/>
        <w:ind w:left="720" w:hanging="720"/>
        <w:rPr>
          <w:highlight w:val="white"/>
        </w:rPr>
      </w:pPr>
      <w:r w:rsidRPr="00095C42">
        <w:rPr>
          <w:highlight w:val="white"/>
          <w:lang w:val="nl-NL"/>
        </w:rPr>
        <w:t xml:space="preserve">Enholm, I. M., Papagiannidis, E., Mikalef, P., &amp; Krogstie, J. (2022). </w:t>
      </w:r>
      <w:r w:rsidRPr="00095C42">
        <w:rPr>
          <w:highlight w:val="white"/>
        </w:rPr>
        <w:t>Artificial intelligence and business value: A literature review. </w:t>
      </w:r>
      <w:del w:id="257" w:author="Claude" w:date="2026-06-15T12:00:00Z">
        <w:r w:rsidRPr="00095C42">
          <w:rPr>
            <w:i/>
            <w:iCs/>
            <w:highlight w:val="white"/>
          </w:rPr>
          <w:delText xml:space="preserve">Information systems frontiers</w:delText>
        </w:r>
      </w:del>
      <w:ins w:id="258" w:author="Claude" w:date="2026-06-15T12:00:00Z">
        <w:r w:rsidRPr="00095C42">
          <w:rPr>
            <w:i/>
            <w:iCs/>
            <w:highlight w:val="white"/>
          </w:rPr>
          <w:t xml:space="preserve">Information Systems Frontiers</w:t>
        </w:r>
      </w:ins>
      <w:r w:rsidRPr="00095C42">
        <w:rPr>
          <w:highlight w:val="white"/>
        </w:rPr>
        <w:t>, </w:t>
      </w:r>
      <w:r w:rsidRPr="00095C42">
        <w:rPr>
          <w:i/>
          <w:iCs/>
          <w:highlight w:val="white"/>
        </w:rPr>
        <w:t>24</w:t>
      </w:r>
      <w:r w:rsidRPr="00095C42">
        <w:rPr>
          <w:highlight w:val="white"/>
        </w:rPr>
        <w:t>(5), 1709-1734.</w:t>
      </w:r>
    </w:p>
    <w:p w14:paraId="6C80BB20" w14:textId="2197A1CE" w:rsidR="0019447A" w:rsidRDefault="0019447A" w:rsidP="00EB5DFF">
      <w:pPr>
        <w:spacing w:line="360" w:lineRule="auto"/>
        <w:ind w:left="720" w:hanging="720"/>
        <w:rPr>
          <w:highlight w:val="white"/>
        </w:rPr>
      </w:pPr>
      <w:r w:rsidRPr="00B8562A">
        <w:rPr>
          <w:lang w:val="it-IT"/>
        </w:rPr>
        <w:t xml:space="preserve">Fernandez-Vidal, J., Perotti, F. A., Gonzalez, R., &amp; Gasco, J. (2022). </w:t>
      </w:r>
      <w:r w:rsidRPr="00B8562A">
        <w:t>Managing digital transformation: The view from the top. </w:t>
      </w:r>
      <w:r w:rsidRPr="00B8562A">
        <w:rPr>
          <w:i/>
          <w:iCs/>
        </w:rPr>
        <w:t>Journal of Business Research</w:t>
      </w:r>
      <w:r w:rsidRPr="00B8562A">
        <w:t>, </w:t>
      </w:r>
      <w:r w:rsidRPr="00B8562A">
        <w:rPr>
          <w:i/>
          <w:iCs/>
        </w:rPr>
        <w:t>152</w:t>
      </w:r>
      <w:r w:rsidRPr="00B8562A">
        <w:t>, 29-41.</w:t>
      </w:r>
    </w:p>
    <w:p w14:paraId="46C5B5EB" w14:textId="4308340D" w:rsidR="00EB5DFF" w:rsidRDefault="00095C42" w:rsidP="6E19D5D5">
      <w:pPr>
        <w:ind w:left="720" w:hanging="720"/>
        <w:rPr>
          <w:highlight w:val="white"/>
          <w:lang w:val="en-US"/>
        </w:rPr>
      </w:pPr>
      <w:r w:rsidRPr="00095C42">
        <w:rPr>
          <w:highlight w:val="white"/>
        </w:rPr>
        <w:t>Gao, Y., Xiong, Y., Gao, X., Jia, K., Pan, J., Bi, Y., ... &amp; Wang, H. (2023). Retrieval-augmented generation for large language models: A survey. </w:t>
      </w:r>
      <w:r w:rsidRPr="00095C42">
        <w:rPr>
          <w:i/>
          <w:iCs/>
          <w:highlight w:val="white"/>
        </w:rPr>
        <w:t>arXiv preprint arXiv:2312.10997</w:t>
      </w:r>
      <w:r w:rsidRPr="00095C42">
        <w:rPr>
          <w:highlight w:val="white"/>
        </w:rPr>
        <w:t>, </w:t>
      </w:r>
      <w:r w:rsidRPr="00095C42">
        <w:rPr>
          <w:i/>
          <w:iCs/>
          <w:highlight w:val="white"/>
        </w:rPr>
        <w:t>2</w:t>
      </w:r>
      <w:r w:rsidRPr="00095C42">
        <w:rPr>
          <w:highlight w:val="white"/>
        </w:rPr>
        <w:t>(1), 32.</w:t>
      </w:r>
    </w:p>
    <w:p w14:paraId="29E0C4BA" w14:textId="1263A057" w:rsidR="00EB5DFF" w:rsidRDefault="00912B15" w:rsidP="00EB5DFF">
      <w:pPr>
        <w:ind w:left="720" w:hanging="720"/>
        <w:rPr>
          <w:highlight w:val="white"/>
        </w:rPr>
      </w:pPr>
      <w:r w:rsidRPr="00912B15">
        <w:rPr>
          <w:highlight w:val="white"/>
          <w:lang w:val="de-DE"/>
        </w:rPr>
        <w:lastRenderedPageBreak/>
        <w:t xml:space="preserve">Gebauer, H., Fleisch, E., Lamprecht, C., &amp; Wortmann, F. (2020). </w:t>
      </w:r>
      <w:r w:rsidRPr="00912B15">
        <w:rPr>
          <w:highlight w:val="white"/>
        </w:rPr>
        <w:t>Growth paths for overcoming the digitalization paradox. </w:t>
      </w:r>
      <w:r w:rsidRPr="00912B15">
        <w:rPr>
          <w:i/>
          <w:iCs/>
          <w:highlight w:val="white"/>
        </w:rPr>
        <w:t>Business Horizons</w:t>
      </w:r>
      <w:r w:rsidRPr="00912B15">
        <w:rPr>
          <w:highlight w:val="white"/>
        </w:rPr>
        <w:t>, </w:t>
      </w:r>
      <w:r w:rsidRPr="00912B15">
        <w:rPr>
          <w:i/>
          <w:iCs/>
          <w:highlight w:val="white"/>
        </w:rPr>
        <w:t>63</w:t>
      </w:r>
      <w:r w:rsidRPr="00912B15">
        <w:rPr>
          <w:highlight w:val="white"/>
        </w:rPr>
        <w:t>(3), 313-323.</w:t>
      </w:r>
    </w:p>
    <w:p w14:paraId="2EE7CA92" w14:textId="70694E22" w:rsidR="00EB5DFF" w:rsidRDefault="00BD2844" w:rsidP="00EB5DFF">
      <w:pPr>
        <w:ind w:left="720" w:hanging="720"/>
        <w:rPr>
          <w:highlight w:val="white"/>
        </w:rPr>
      </w:pPr>
      <w:r w:rsidRPr="00BD2844">
        <w:rPr>
          <w:highlight w:val="white"/>
        </w:rPr>
        <w:t>Grewal, D., Satornino, C. B., Davenport, T., &amp; Guha, A. (2025). How generative AI is shaping the future of marketing. </w:t>
      </w:r>
      <w:r w:rsidRPr="00BD2844">
        <w:rPr>
          <w:i/>
          <w:iCs/>
          <w:highlight w:val="white"/>
        </w:rPr>
        <w:t>Journal of the Academy of Marketing Science</w:t>
      </w:r>
      <w:r w:rsidRPr="00BD2844">
        <w:rPr>
          <w:highlight w:val="white"/>
        </w:rPr>
        <w:t>, </w:t>
      </w:r>
      <w:r w:rsidRPr="00BD2844">
        <w:rPr>
          <w:i/>
          <w:iCs/>
          <w:highlight w:val="white"/>
        </w:rPr>
        <w:t>53</w:t>
      </w:r>
      <w:r w:rsidRPr="00BD2844">
        <w:rPr>
          <w:highlight w:val="white"/>
        </w:rPr>
        <w:t>(3), 702-722.</w:t>
      </w:r>
    </w:p>
    <w:p w14:paraId="0D5302F5" w14:textId="59FD5F3B" w:rsidR="00EB5DFF" w:rsidRDefault="00DB6468" w:rsidP="6E19D5D5">
      <w:pPr>
        <w:ind w:left="720" w:hanging="720"/>
        <w:rPr>
          <w:highlight w:val="white"/>
          <w:lang w:val="en-US"/>
        </w:rPr>
      </w:pPr>
      <w:r w:rsidRPr="00DB6468">
        <w:rPr>
          <w:highlight w:val="white"/>
        </w:rPr>
        <w:t>Guercini, S. (2022). Scope of heuristics and digitalization: the case of marketing automation. </w:t>
      </w:r>
      <w:r w:rsidRPr="00DB6468">
        <w:rPr>
          <w:i/>
          <w:iCs/>
          <w:highlight w:val="white"/>
        </w:rPr>
        <w:t>Mind &amp; Society</w:t>
      </w:r>
      <w:r w:rsidRPr="00DB6468">
        <w:rPr>
          <w:highlight w:val="white"/>
        </w:rPr>
        <w:t>, </w:t>
      </w:r>
      <w:r w:rsidRPr="00DB6468">
        <w:rPr>
          <w:i/>
          <w:iCs/>
          <w:highlight w:val="white"/>
        </w:rPr>
        <w:t>21</w:t>
      </w:r>
      <w:r w:rsidRPr="00DB6468">
        <w:rPr>
          <w:highlight w:val="white"/>
        </w:rPr>
        <w:t>(2), 151-164.</w:t>
      </w:r>
    </w:p>
    <w:p w14:paraId="44A52228" w14:textId="67BFCDF5" w:rsidR="00EB5DFF" w:rsidRPr="009267BF" w:rsidRDefault="00DB6468" w:rsidP="00EB5DFF">
      <w:pPr>
        <w:ind w:left="720" w:hanging="720"/>
        <w:rPr>
          <w:highlight w:val="white"/>
          <w:lang w:val="de-DE"/>
        </w:rPr>
      </w:pPr>
      <w:r w:rsidRPr="00DB6468">
        <w:rPr>
          <w:highlight w:val="white"/>
        </w:rPr>
        <w:t>Guercini, S. (2023). Marketing automation and the scope of marketers' heuristics. </w:t>
      </w:r>
      <w:r w:rsidRPr="00DB6468">
        <w:rPr>
          <w:i/>
          <w:iCs/>
          <w:highlight w:val="white"/>
          <w:lang w:val="de-DE"/>
        </w:rPr>
        <w:t>Management Decision</w:t>
      </w:r>
      <w:r w:rsidRPr="00DB6468">
        <w:rPr>
          <w:highlight w:val="white"/>
          <w:lang w:val="de-DE"/>
        </w:rPr>
        <w:t>, </w:t>
      </w:r>
      <w:r w:rsidRPr="00DB6468">
        <w:rPr>
          <w:i/>
          <w:iCs/>
          <w:highlight w:val="white"/>
          <w:lang w:val="de-DE"/>
        </w:rPr>
        <w:t>61</w:t>
      </w:r>
      <w:r w:rsidRPr="00DB6468">
        <w:rPr>
          <w:highlight w:val="white"/>
          <w:lang w:val="de-DE"/>
        </w:rPr>
        <w:t>(13), 295-320.</w:t>
      </w:r>
    </w:p>
    <w:p w14:paraId="75EF85D9" w14:textId="77777777" w:rsidR="00742E25" w:rsidRDefault="00DB6468" w:rsidP="00EB5DFF">
      <w:pPr>
        <w:ind w:left="720" w:hanging="720"/>
        <w:rPr>
          <w:highlight w:val="white"/>
        </w:rPr>
      </w:pPr>
      <w:r w:rsidRPr="00DB6468">
        <w:rPr>
          <w:highlight w:val="white"/>
          <w:lang w:val="de-DE"/>
        </w:rPr>
        <w:t xml:space="preserve">Gupta, S., Lehmann, D. R., &amp; Stuart, J. A. (2004). </w:t>
      </w:r>
      <w:r w:rsidRPr="00DB6468">
        <w:rPr>
          <w:highlight w:val="white"/>
        </w:rPr>
        <w:t>Valuing customers. </w:t>
      </w:r>
      <w:del w:id="281" w:author="Claude" w:date="2026-06-15T12:00:00Z">
        <w:r w:rsidRPr="00DB6468">
          <w:rPr>
            <w:i/>
            <w:iCs/>
            <w:highlight w:val="white"/>
          </w:rPr>
          <w:delText xml:space="preserve">Journal of marketing research</w:delText>
        </w:r>
      </w:del>
      <w:ins w:id="282" w:author="Claude" w:date="2026-06-15T12:00:00Z">
        <w:r w:rsidRPr="00DB6468">
          <w:rPr>
            <w:i/>
            <w:iCs/>
            <w:highlight w:val="white"/>
          </w:rPr>
          <w:t xml:space="preserve">Journal of Marketing Research</w:t>
        </w:r>
      </w:ins>
      <w:r w:rsidRPr="00DB6468">
        <w:rPr>
          <w:highlight w:val="white"/>
        </w:rPr>
        <w:t>, </w:t>
      </w:r>
      <w:r w:rsidRPr="00DB6468">
        <w:rPr>
          <w:i/>
          <w:iCs/>
          <w:highlight w:val="white"/>
        </w:rPr>
        <w:t>41</w:t>
      </w:r>
      <w:r w:rsidRPr="00DB6468">
        <w:rPr>
          <w:highlight w:val="white"/>
        </w:rPr>
        <w:t>(1), 7-18.</w:t>
      </w:r>
    </w:p>
    <w:p w14:paraId="0E1C385E" w14:textId="540C463D" w:rsidR="00EB5DFF" w:rsidRDefault="00742E25" w:rsidP="002B0A2A">
      <w:pPr>
        <w:ind w:left="720" w:hanging="720"/>
        <w:rPr>
          <w:highlight w:val="white"/>
        </w:rPr>
      </w:pPr>
      <w:r w:rsidRPr="00742E25">
        <w:rPr>
          <w:highlight w:val="white"/>
        </w:rPr>
        <w:t>Hasselwander, M., Sunio, V., Lah, O., &amp; Mogaji, E. (2026). Toward agentic AI: User acceptance of a deeply personalized AI super assistant (AISA). </w:t>
      </w:r>
      <w:r w:rsidRPr="00742E25">
        <w:rPr>
          <w:i/>
          <w:iCs/>
          <w:highlight w:val="white"/>
        </w:rPr>
        <w:t>Journal of Retailing and Consumer Services</w:t>
      </w:r>
      <w:r w:rsidRPr="00742E25">
        <w:rPr>
          <w:highlight w:val="white"/>
        </w:rPr>
        <w:t>, </w:t>
      </w:r>
      <w:r w:rsidRPr="00742E25">
        <w:rPr>
          <w:i/>
          <w:iCs/>
          <w:highlight w:val="white"/>
        </w:rPr>
        <w:t>89</w:t>
      </w:r>
      <w:r w:rsidRPr="00742E25">
        <w:rPr>
          <w:highlight w:val="white"/>
        </w:rPr>
        <w:t>, 104620.</w:t>
      </w:r>
    </w:p>
    <w:p w14:paraId="588DD446" w14:textId="77777777" w:rsidR="001B31AC" w:rsidRDefault="001B31AC" w:rsidP="00EB5DFF">
      <w:pPr>
        <w:ind w:left="720" w:hanging="720"/>
      </w:pPr>
      <w:r w:rsidRPr="00742E25">
        <w:rPr>
          <w:highlight w:val="white"/>
          <w:lang w:val="en-US"/>
        </w:rPr>
        <w:t xml:space="preserve">Heimbach, I., Kostyra, D. S., &amp; Hinz, O. (2015). </w:t>
      </w:r>
      <w:r w:rsidRPr="001B31AC">
        <w:rPr>
          <w:highlight w:val="white"/>
        </w:rPr>
        <w:t>Marketing automation. </w:t>
      </w:r>
      <w:r w:rsidRPr="001B31AC">
        <w:rPr>
          <w:i/>
          <w:iCs/>
          <w:highlight w:val="white"/>
        </w:rPr>
        <w:t>Business &amp; Information Systems Engineering</w:t>
      </w:r>
      <w:r w:rsidRPr="001B31AC">
        <w:rPr>
          <w:highlight w:val="white"/>
        </w:rPr>
        <w:t>, </w:t>
      </w:r>
      <w:r w:rsidRPr="001B31AC">
        <w:rPr>
          <w:i/>
          <w:iCs/>
          <w:highlight w:val="white"/>
        </w:rPr>
        <w:t>57</w:t>
      </w:r>
      <w:r w:rsidRPr="001B31AC">
        <w:rPr>
          <w:highlight w:val="white"/>
        </w:rPr>
        <w:t>(2), 129-133.</w:t>
      </w:r>
    </w:p>
    <w:p w14:paraId="243A7FC1" w14:textId="2FD474C6" w:rsidR="00EB5DFF" w:rsidRDefault="00AB1D76" w:rsidP="00EB5DFF">
      <w:pPr>
        <w:ind w:left="720" w:hanging="720"/>
      </w:pPr>
      <w:r w:rsidRPr="00AB1D76">
        <w:t>Holmström, J. (2022). From AI to digital transformation: The AI readiness framework. </w:t>
      </w:r>
      <w:r w:rsidRPr="00AB1D76">
        <w:rPr>
          <w:i/>
          <w:iCs/>
        </w:rPr>
        <w:t>Business horizons</w:t>
      </w:r>
      <w:r w:rsidRPr="00AB1D76">
        <w:t>, </w:t>
      </w:r>
      <w:r w:rsidRPr="00AB1D76">
        <w:rPr>
          <w:i/>
          <w:iCs/>
        </w:rPr>
        <w:t>65</w:t>
      </w:r>
      <w:r w:rsidRPr="00AB1D76">
        <w:t>(3), 329-339.</w:t>
      </w:r>
    </w:p>
    <w:p w14:paraId="0C41AD5D" w14:textId="2D784E2C" w:rsidR="00EB5DFF" w:rsidRDefault="00AB1D76" w:rsidP="00EB5DFF">
      <w:pPr>
        <w:ind w:left="720" w:hanging="720"/>
      </w:pPr>
      <w:r w:rsidRPr="00AB1D76">
        <w:rPr>
          <w:highlight w:val="white"/>
        </w:rPr>
        <w:t>Hughes, L., Dwivedi, Y. K., Malik, T., Shawosh, M., Albashrawi, M. A., Jeon, I., ... &amp; Walton, P. (2025). AI agents and agentic systems: A multi-expert analysis. </w:t>
      </w:r>
      <w:r w:rsidRPr="00AB1D76">
        <w:rPr>
          <w:i/>
          <w:iCs/>
          <w:highlight w:val="white"/>
        </w:rPr>
        <w:t>Journal of Computer Information Systems</w:t>
      </w:r>
      <w:r w:rsidRPr="00AB1D76">
        <w:rPr>
          <w:highlight w:val="white"/>
        </w:rPr>
        <w:t>, </w:t>
      </w:r>
      <w:r w:rsidRPr="00AB1D76">
        <w:rPr>
          <w:i/>
          <w:iCs/>
          <w:highlight w:val="white"/>
        </w:rPr>
        <w:t>65</w:t>
      </w:r>
      <w:r w:rsidRPr="00AB1D76">
        <w:rPr>
          <w:highlight w:val="white"/>
        </w:rPr>
        <w:t>(4), 489-517.</w:t>
      </w:r>
    </w:p>
    <w:p w14:paraId="4EA48028" w14:textId="71591B74" w:rsidR="00EB5DFF" w:rsidRDefault="00AB1D76" w:rsidP="6E19D5D5">
      <w:pPr>
        <w:spacing w:line="360" w:lineRule="auto"/>
        <w:ind w:left="720" w:hanging="720"/>
        <w:rPr>
          <w:highlight w:val="white"/>
          <w:lang w:val="en-US"/>
        </w:rPr>
      </w:pPr>
      <w:r w:rsidRPr="00AB1D76">
        <w:rPr>
          <w:highlight w:val="white"/>
        </w:rPr>
        <w:t>Jain, V., Wadhwani, K., &amp; Eastman, J. K. (2024). Artificial intelligence consumer behavior: A hybrid review and research agenda. </w:t>
      </w:r>
      <w:del w:id="259" w:author="Claude" w:date="2026-06-15T12:00:00Z">
        <w:r w:rsidRPr="00AB1D76">
          <w:rPr>
            <w:i/>
            <w:iCs/>
            <w:highlight w:val="white"/>
          </w:rPr>
          <w:delText xml:space="preserve">Journal of consumer behaviour</w:delText>
        </w:r>
      </w:del>
      <w:ins w:id="260" w:author="Claude" w:date="2026-06-15T12:00:00Z">
        <w:r w:rsidRPr="00AB1D76">
          <w:rPr>
            <w:i/>
            <w:iCs/>
            <w:highlight w:val="white"/>
          </w:rPr>
          <w:t xml:space="preserve">Journal of Consumer Behaviour</w:t>
        </w:r>
      </w:ins>
      <w:r w:rsidRPr="00AB1D76">
        <w:rPr>
          <w:highlight w:val="white"/>
        </w:rPr>
        <w:t>, </w:t>
      </w:r>
      <w:r w:rsidRPr="00AB1D76">
        <w:rPr>
          <w:i/>
          <w:iCs/>
          <w:highlight w:val="white"/>
        </w:rPr>
        <w:t>23</w:t>
      </w:r>
      <w:r w:rsidRPr="00AB1D76">
        <w:rPr>
          <w:highlight w:val="white"/>
        </w:rPr>
        <w:t>(2), 676-697.</w:t>
      </w:r>
    </w:p>
    <w:p w14:paraId="530ADB9E" w14:textId="77777777" w:rsidR="00BD46F9" w:rsidRDefault="004F2874" w:rsidP="6E19D5D5">
      <w:pPr>
        <w:ind w:left="720" w:hanging="720"/>
        <w:rPr>
          <w:highlight w:val="white"/>
        </w:rPr>
      </w:pPr>
      <w:r w:rsidRPr="004F2874">
        <w:rPr>
          <w:highlight w:val="white"/>
        </w:rPr>
        <w:t>Järvinen, J., &amp; Taiminen, H. (2016). Harnessing marketing automation for B2B content marketing. </w:t>
      </w:r>
      <w:del w:id="263" w:author="Claude" w:date="2026-06-15T12:00:00Z">
        <w:r w:rsidRPr="004F2874">
          <w:rPr>
            <w:i/>
            <w:iCs/>
            <w:highlight w:val="white"/>
          </w:rPr>
          <w:delText xml:space="preserve">Industrial marketing management</w:delText>
        </w:r>
      </w:del>
      <w:ins w:id="264" w:author="Claude" w:date="2026-06-15T12:00:00Z">
        <w:r w:rsidRPr="004F2874">
          <w:rPr>
            <w:i/>
            <w:iCs/>
            <w:highlight w:val="white"/>
          </w:rPr>
          <w:t xml:space="preserve">Industrial Marketing Management</w:t>
        </w:r>
      </w:ins>
      <w:r w:rsidRPr="004F2874">
        <w:rPr>
          <w:highlight w:val="white"/>
        </w:rPr>
        <w:t>, </w:t>
      </w:r>
      <w:r w:rsidRPr="004F2874">
        <w:rPr>
          <w:i/>
          <w:iCs/>
          <w:highlight w:val="white"/>
        </w:rPr>
        <w:t>54</w:t>
      </w:r>
      <w:r w:rsidRPr="004F2874">
        <w:rPr>
          <w:highlight w:val="white"/>
        </w:rPr>
        <w:t>, 164-175.</w:t>
      </w:r>
    </w:p>
    <w:p w14:paraId="1B314B75" w14:textId="687E5EE1" w:rsidR="00EB5DFF" w:rsidRDefault="003D26D2" w:rsidP="6E19D5D5">
      <w:pPr>
        <w:ind w:left="720" w:hanging="720"/>
        <w:rPr>
          <w:highlight w:val="white"/>
          <w:lang w:val="en-US"/>
        </w:rPr>
      </w:pPr>
      <w:r w:rsidRPr="00BD46F9">
        <w:rPr>
          <w:highlight w:val="white"/>
          <w:lang w:val="nl-NL"/>
        </w:rPr>
        <w:t xml:space="preserve">Kastner, J. K., &amp; Hong, S. J. (1984). </w:t>
      </w:r>
      <w:r w:rsidRPr="003D26D2">
        <w:rPr>
          <w:highlight w:val="white"/>
        </w:rPr>
        <w:t>A review of expert systems. </w:t>
      </w:r>
      <w:del w:id="265" w:author="Claude" w:date="2026-06-15T12:00:00Z">
        <w:r w:rsidRPr="003D26D2">
          <w:rPr>
            <w:i/>
            <w:iCs/>
            <w:highlight w:val="white"/>
          </w:rPr>
          <w:delText xml:space="preserve">European journal of operational research</w:delText>
        </w:r>
      </w:del>
      <w:ins w:id="266" w:author="Claude" w:date="2026-06-15T12:00:00Z">
        <w:r w:rsidRPr="003D26D2">
          <w:rPr>
            <w:i/>
            <w:iCs/>
            <w:highlight w:val="white"/>
          </w:rPr>
          <w:t xml:space="preserve">European Journal of Operational Research</w:t>
        </w:r>
      </w:ins>
      <w:r w:rsidRPr="003D26D2">
        <w:rPr>
          <w:highlight w:val="white"/>
        </w:rPr>
        <w:t>, </w:t>
      </w:r>
      <w:r w:rsidRPr="003D26D2">
        <w:rPr>
          <w:i/>
          <w:iCs/>
          <w:highlight w:val="white"/>
        </w:rPr>
        <w:t>18</w:t>
      </w:r>
      <w:r w:rsidRPr="003D26D2">
        <w:rPr>
          <w:highlight w:val="white"/>
        </w:rPr>
        <w:t>(3), 285-292.</w:t>
      </w:r>
    </w:p>
    <w:p w14:paraId="5D345A3F" w14:textId="77777777" w:rsidR="005337A6" w:rsidRDefault="00000000">
      <w:pPr>
        <w:ind w:left="720" w:hanging="720"/>
        <w:rPr>
          <w:highlight w:val="white"/>
        </w:rPr>
      </w:pPr>
      <w:r>
        <w:rPr>
          <w:highlight w:val="white"/>
        </w:rPr>
        <w:lastRenderedPageBreak/>
        <w:t xml:space="preserve">Kim, J. (2025). Advertising in the age of agentic AI: Call for research. </w:t>
      </w:r>
      <w:r>
        <w:rPr>
          <w:i/>
          <w:iCs/>
          <w:highlight w:val="white"/>
        </w:rPr>
        <w:t>Journal of Interactive Advertising, 25</w:t>
      </w:r>
      <w:r>
        <w:rPr>
          <w:highlight w:val="white"/>
        </w:rPr>
        <w:t>(3), 215-221.</w:t>
      </w:r>
    </w:p>
    <w:p w14:paraId="5E930B7A" w14:textId="77777777" w:rsidR="00CD6A2F" w:rsidRDefault="003D26D2" w:rsidP="00674B42">
      <w:pPr>
        <w:spacing w:line="360" w:lineRule="auto"/>
        <w:ind w:left="720" w:hanging="720"/>
        <w:rPr>
          <w:highlight w:val="white"/>
        </w:rPr>
      </w:pPr>
      <w:r w:rsidRPr="003D26D2">
        <w:rPr>
          <w:highlight w:val="white"/>
        </w:rPr>
        <w:t>Kohavi, R., Longbotham, R., Sommerfield, D., &amp; Henne, R. M. (2009). Controlled experiments on the web: survey and practical guide. </w:t>
      </w:r>
      <w:del w:id="267" w:author="Claude" w:date="2026-06-15T12:00:00Z">
        <w:r w:rsidRPr="003D26D2">
          <w:rPr>
            <w:i/>
            <w:iCs/>
            <w:highlight w:val="white"/>
          </w:rPr>
          <w:delText xml:space="preserve">Data mining and knowledge discovery</w:delText>
        </w:r>
      </w:del>
      <w:ins w:id="268" w:author="Claude" w:date="2026-06-15T12:00:00Z">
        <w:r w:rsidRPr="003D26D2">
          <w:rPr>
            <w:i/>
            <w:iCs/>
            <w:highlight w:val="white"/>
          </w:rPr>
          <w:t xml:space="preserve">Data Mining and Knowledge Discovery</w:t>
        </w:r>
      </w:ins>
      <w:r w:rsidRPr="003D26D2">
        <w:rPr>
          <w:highlight w:val="white"/>
        </w:rPr>
        <w:t>, </w:t>
      </w:r>
      <w:r w:rsidRPr="003D26D2">
        <w:rPr>
          <w:i/>
          <w:iCs/>
          <w:highlight w:val="white"/>
        </w:rPr>
        <w:t>18</w:t>
      </w:r>
      <w:r w:rsidRPr="003D26D2">
        <w:rPr>
          <w:highlight w:val="white"/>
        </w:rPr>
        <w:t>(1), 140-181.</w:t>
      </w:r>
    </w:p>
    <w:p w14:paraId="6F7F200C" w14:textId="7829A0A9" w:rsidR="00EB5DFF" w:rsidRDefault="00EC0FD4" w:rsidP="00D447A3">
      <w:pPr>
        <w:ind w:left="720" w:hanging="720"/>
        <w:rPr>
          <w:highlight w:val="white"/>
        </w:rPr>
      </w:pPr>
      <w:r w:rsidRPr="00EC0FD4">
        <w:rPr>
          <w:highlight w:val="white"/>
        </w:rPr>
        <w:t>Krizhevsky, A., Sutskever, I., &amp; Hinton, G. E. (2012). Imagenet classification with deep convolutional neural networks. </w:t>
      </w:r>
      <w:del w:id="273" w:author="Claude" w:date="2026-06-15T12:00:00Z">
        <w:r w:rsidRPr="00EC0FD4">
          <w:rPr>
            <w:i/>
            <w:iCs/>
            <w:highlight w:val="white"/>
          </w:rPr>
          <w:delText xml:space="preserve">Advances in neural information processing systems</w:delText>
        </w:r>
      </w:del>
      <w:ins w:id="274" w:author="Claude" w:date="2026-06-15T12:00:00Z">
        <w:r w:rsidRPr="00EC0FD4">
          <w:rPr>
            <w:i/>
            <w:iCs/>
            <w:highlight w:val="white"/>
          </w:rPr>
          <w:t xml:space="preserve">Advances in Neural Information Processing Systems</w:t>
        </w:r>
      </w:ins>
      <w:r w:rsidRPr="00EC0FD4">
        <w:rPr>
          <w:highlight w:val="white"/>
        </w:rPr>
        <w:t>, </w:t>
      </w:r>
      <w:r w:rsidRPr="00EC0FD4">
        <w:rPr>
          <w:i/>
          <w:iCs/>
          <w:highlight w:val="white"/>
        </w:rPr>
        <w:t>25</w:t>
      </w:r>
      <w:r w:rsidRPr="00EC0FD4">
        <w:rPr>
          <w:highlight w:val="white"/>
        </w:rPr>
        <w:t>.</w:t>
      </w:r>
    </w:p>
    <w:p w14:paraId="7AFD521C" w14:textId="360769B1" w:rsidR="00EB5DFF" w:rsidRDefault="001B701B" w:rsidP="00EB5DFF">
      <w:pPr>
        <w:ind w:left="720" w:hanging="720"/>
        <w:rPr>
          <w:highlight w:val="white"/>
        </w:rPr>
      </w:pPr>
      <w:r w:rsidRPr="001B701B">
        <w:rPr>
          <w:highlight w:val="white"/>
        </w:rPr>
        <w:t>LeCun, Y., Bengio, Y., &amp; Hinton, G. (2015). Deep learning. </w:t>
      </w:r>
      <w:del w:id="291" w:author="Claude" w:date="2026-06-15T12:00:00Z">
        <w:r w:rsidRPr="001B701B">
          <w:rPr>
            <w:i/>
            <w:iCs/>
            <w:highlight w:val="white"/>
          </w:rPr>
          <w:delText xml:space="preserve">nature</w:delText>
        </w:r>
      </w:del>
      <w:ins w:id="292" w:author="Claude" w:date="2026-06-15T12:00:00Z">
        <w:r w:rsidRPr="001B701B">
          <w:rPr>
            <w:i/>
            <w:iCs/>
            <w:highlight w:val="white"/>
          </w:rPr>
          <w:t xml:space="preserve">Nature</w:t>
        </w:r>
      </w:ins>
      <w:r w:rsidRPr="001B701B">
        <w:rPr>
          <w:highlight w:val="white"/>
        </w:rPr>
        <w:t>, </w:t>
      </w:r>
      <w:r w:rsidRPr="001B701B">
        <w:rPr>
          <w:i/>
          <w:iCs/>
          <w:highlight w:val="white"/>
        </w:rPr>
        <w:t>521</w:t>
      </w:r>
      <w:r w:rsidRPr="001B701B">
        <w:rPr>
          <w:highlight w:val="white"/>
        </w:rPr>
        <w:t>(7553), 436-444.</w:t>
      </w:r>
    </w:p>
    <w:p w14:paraId="4052D659" w14:textId="4468FE01" w:rsidR="00EB5DFF" w:rsidRDefault="00DA7074" w:rsidP="00EB5DFF">
      <w:pPr>
        <w:ind w:left="720" w:hanging="720"/>
      </w:pPr>
      <w:del w:id="295" w:author="Claude" w:date="2026-06-15T12:00:00Z">
        <w:r w:rsidRPr="00DA7074">
          <w:delText xml:space="preserve">Lewis, P., Perez, E., Piktus, A., Petroni, F., Karpukhin, V., Goyal, N., ... &amp; Kiela, D. (2020). Retrieval-augmented generation for knowledge-intensive nlp tasks. </w:delText>
        </w:r>
      </w:del>
      <w:ins w:id="296" w:author="Claude" w:date="2026-06-15T12:00:00Z">
        <w:r w:rsidRPr="00DA7074">
          <w:t xml:space="preserve">Lewis, P., Perez, E., Piktus, A., Petroni, F., Karpukhin, V., Goyal, N., ... &amp; Kiela, D. (2020). Retrieval-augmented generation for knowledge-intensive NLP tasks. </w:t>
        </w:r>
      </w:ins>
      <w:del w:id="275" w:author="Claude" w:date="2026-06-15T12:00:00Z">
        <w:r w:rsidRPr="00DA7074">
          <w:rPr>
            <w:i/>
            <w:iCs/>
          </w:rPr>
          <w:delText xml:space="preserve">Advances in neural information processing systems</w:delText>
        </w:r>
      </w:del>
      <w:ins w:id="276" w:author="Claude" w:date="2026-06-15T12:00:00Z">
        <w:r w:rsidRPr="00DA7074">
          <w:rPr>
            <w:i/>
            <w:iCs/>
          </w:rPr>
          <w:t xml:space="preserve">Advances in Neural Information Processing Systems</w:t>
        </w:r>
      </w:ins>
      <w:r w:rsidRPr="00DA7074">
        <w:t>, </w:t>
      </w:r>
      <w:r w:rsidRPr="00DA7074">
        <w:rPr>
          <w:i/>
          <w:iCs/>
        </w:rPr>
        <w:t>33</w:t>
      </w:r>
      <w:r w:rsidRPr="00DA7074">
        <w:t>, 9459-9474.</w:t>
      </w:r>
    </w:p>
    <w:p w14:paraId="2AFDF14D" w14:textId="2A8F6013" w:rsidR="00EB5DFF" w:rsidRPr="00DF1B07" w:rsidRDefault="004D13FC" w:rsidP="00EB5DFF">
      <w:pPr>
        <w:ind w:left="720" w:hanging="720"/>
        <w:rPr>
          <w:highlight w:val="white"/>
          <w:lang w:val="it-IT"/>
        </w:rPr>
      </w:pPr>
      <w:r w:rsidRPr="004D13FC">
        <w:rPr>
          <w:highlight w:val="white"/>
        </w:rPr>
        <w:t>Li, M., Guo, S., &amp; Liu, R. (2025). BERT-based Consumer Sentiment Analysis for Personalized Marketing Strategies. </w:t>
      </w:r>
      <w:r w:rsidRPr="00B9389E">
        <w:rPr>
          <w:i/>
          <w:iCs/>
          <w:highlight w:val="white"/>
          <w:lang w:val="it-IT"/>
        </w:rPr>
        <w:t>Informatica</w:t>
      </w:r>
      <w:r w:rsidRPr="00B9389E">
        <w:rPr>
          <w:highlight w:val="white"/>
          <w:lang w:val="it-IT"/>
        </w:rPr>
        <w:t>, </w:t>
      </w:r>
      <w:r w:rsidRPr="00B9389E">
        <w:rPr>
          <w:i/>
          <w:iCs/>
          <w:highlight w:val="white"/>
          <w:lang w:val="it-IT"/>
        </w:rPr>
        <w:t>49</w:t>
      </w:r>
      <w:r w:rsidRPr="00B9389E">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23B9EF6E" w:rsidR="00FF2C84" w:rsidRDefault="004D13FC" w:rsidP="007E0CC3">
      <w:pPr>
        <w:ind w:left="720" w:hanging="720"/>
        <w:rPr>
          <w:strike/>
          <w:lang w:val="en-US"/>
        </w:rPr>
      </w:pPr>
      <w:r w:rsidRPr="004D13FC">
        <w:rPr>
          <w:highlight w:val="white"/>
        </w:rPr>
        <w:t>Little, J. D. (1979). Decision support systems for marketing managers. </w:t>
      </w:r>
      <w:del w:id="283" w:author="Claude" w:date="2026-06-15T12:00:00Z">
        <w:r w:rsidRPr="004D13FC">
          <w:rPr>
            <w:i/>
            <w:iCs/>
            <w:highlight w:val="white"/>
          </w:rPr>
          <w:delText xml:space="preserve">Journal of marketing</w:delText>
        </w:r>
      </w:del>
      <w:ins w:id="284" w:author="Claude" w:date="2026-06-15T12:00:00Z">
        <w:r w:rsidRPr="004D13FC">
          <w:rPr>
            <w:i/>
            <w:iCs/>
            <w:highlight w:val="white"/>
          </w:rPr>
          <w:t xml:space="preserve">Journal of Marketing</w:t>
        </w:r>
      </w:ins>
      <w:r w:rsidRPr="004D13FC">
        <w:rPr>
          <w:highlight w:val="white"/>
        </w:rPr>
        <w:t>, </w:t>
      </w:r>
      <w:r w:rsidRPr="004D13FC">
        <w:rPr>
          <w:i/>
          <w:iCs/>
          <w:highlight w:val="white"/>
        </w:rPr>
        <w:t>43</w:t>
      </w:r>
      <w:r w:rsidRPr="004D13FC">
        <w:rPr>
          <w:highlight w:val="white"/>
        </w:rPr>
        <w:t>(3), 9-26.</w:t>
      </w:r>
    </w:p>
    <w:p w14:paraId="4233A63A" w14:textId="74BAB590" w:rsidR="00EB5DFF" w:rsidRDefault="00EB5DFF" w:rsidP="007E0CC3">
      <w:pPr>
        <w:ind w:left="720" w:hanging="720"/>
      </w:pPr>
      <w:r>
        <w:t xml:space="preserve">Mayer, H., Yee, L., Chui, M., &amp; Roberts, R. (2025). </w:t>
      </w:r>
      <w:r w:rsidRPr="00957E05">
        <w:rPr>
          <w:i/>
          <w:iCs/>
        </w:rPr>
        <w:t>AI in the workplace: A report for 2025.</w:t>
      </w:r>
      <w:r>
        <w:t xml:space="preserve"> McKinsey &amp; Company.</w:t>
      </w:r>
      <w:hyperlink r:id="rId22">
        <w:r>
          <w:rPr>
            <w:u w:val="single"/>
          </w:rPr>
          <w:t xml:space="preserve"> </w:t>
        </w:r>
      </w:hyperlink>
      <w:hyperlink r:id="rId23">
        <w:r>
          <w:rPr>
            <w:color w:val="1155CC"/>
            <w:u w:val="single"/>
          </w:rPr>
          <w:t>https://www.mckinsey.com/capabilities/mckinsey-digital/our-insights/superagency-in-the-workplace-empowering-people-to-unlock-ais-full-potential-at-work</w:t>
        </w:r>
      </w:hyperlink>
    </w:p>
    <w:p w14:paraId="453A1CF2" w14:textId="4F54DEF8" w:rsidR="000D26B2" w:rsidRDefault="00C31EFF" w:rsidP="007E0CC3">
      <w:pPr>
        <w:ind w:left="720" w:hanging="720"/>
      </w:pPr>
      <w:r w:rsidRPr="00C31EFF">
        <w:t>Merriam, S. B. (1998). </w:t>
      </w:r>
      <w:r w:rsidRPr="00C31EFF">
        <w:rPr>
          <w:i/>
          <w:iCs/>
        </w:rPr>
        <w:t>Qualitative Research and Case Study Applications in Education. Revised and Expanded from</w:t>
      </w:r>
      <w:r w:rsidR="00475AAD">
        <w:rPr>
          <w:i/>
          <w:iCs/>
        </w:rPr>
        <w:t xml:space="preserve"> “</w:t>
      </w:r>
      <w:r>
        <w:rPr>
          <w:i/>
          <w:iCs/>
        </w:rPr>
        <w:t>Case Study Research in Education</w:t>
      </w:r>
      <w:r w:rsidR="00475AAD">
        <w:rPr>
          <w:i/>
          <w:iCs/>
        </w:rPr>
        <w:t xml:space="preserve">” </w:t>
      </w:r>
      <w:r>
        <w:t>.</w:t>
      </w:r>
      <w:r w:rsidRPr="00C31EFF">
        <w:t>Jossey-Bass Publishers, 350 Sansome St, San Francisco, CA 94104.</w:t>
      </w:r>
    </w:p>
    <w:p w14:paraId="527CC594" w14:textId="4ABA1601" w:rsidR="00EB5DFF" w:rsidRDefault="00EA4CF9" w:rsidP="00EB5DFF">
      <w:pPr>
        <w:ind w:left="720" w:hanging="720"/>
        <w:rPr>
          <w:highlight w:val="white"/>
          <w:lang w:val="en-US"/>
        </w:rPr>
      </w:pPr>
      <w:r w:rsidRPr="00EA4CF9">
        <w:rPr>
          <w:highlight w:val="white"/>
        </w:rPr>
        <w:t>Mikolov, T., Sutskever, I., Chen, K., Corrado, G. S., &amp; Dean, J. (2013). Distributed representations of words and phrases and their compositionality. </w:t>
      </w:r>
      <w:del w:id="277" w:author="Claude" w:date="2026-06-15T12:00:00Z">
        <w:r w:rsidRPr="00EA4CF9">
          <w:rPr>
            <w:i/>
            <w:iCs/>
            <w:highlight w:val="white"/>
          </w:rPr>
          <w:delText xml:space="preserve">Advances in neural information processing systems</w:delText>
        </w:r>
      </w:del>
      <w:ins w:id="278" w:author="Claude" w:date="2026-06-15T12:00:00Z">
        <w:r w:rsidRPr="00EA4CF9">
          <w:rPr>
            <w:i/>
            <w:iCs/>
            <w:highlight w:val="white"/>
          </w:rPr>
          <w:t xml:space="preserve">Advances in Neural Information Processing Systems</w:t>
        </w:r>
      </w:ins>
      <w:r w:rsidRPr="00EA4CF9">
        <w:rPr>
          <w:highlight w:val="white"/>
        </w:rPr>
        <w:t>, </w:t>
      </w:r>
      <w:r w:rsidRPr="00EA4CF9">
        <w:rPr>
          <w:i/>
          <w:iCs/>
          <w:highlight w:val="white"/>
        </w:rPr>
        <w:t>26</w:t>
      </w:r>
      <w:r w:rsidRPr="00EA4CF9">
        <w:rPr>
          <w:highlight w:val="white"/>
        </w:rPr>
        <w:t>.</w:t>
      </w:r>
    </w:p>
    <w:p w14:paraId="17B495AF" w14:textId="40E36EB9" w:rsidR="00EB5DFF" w:rsidRDefault="00D4019B" w:rsidP="00EB5DFF">
      <w:pPr>
        <w:ind w:left="720" w:hanging="720"/>
        <w:rPr>
          <w:highlight w:val="white"/>
          <w:lang w:val="en-US"/>
        </w:rPr>
      </w:pPr>
      <w:r w:rsidRPr="00D4019B">
        <w:rPr>
          <w:highlight w:val="white"/>
        </w:rPr>
        <w:lastRenderedPageBreak/>
        <w:t>Mitchell, A. A., Russo, J. E., &amp; Wittink, D. R. (1991). Issues in the development and use of expert systems for marketing decisions. </w:t>
      </w:r>
      <w:r w:rsidRPr="00D4019B">
        <w:rPr>
          <w:i/>
          <w:iCs/>
          <w:highlight w:val="white"/>
        </w:rPr>
        <w:t>International Journal of Research in Marketing</w:t>
      </w:r>
      <w:r w:rsidRPr="00D4019B">
        <w:rPr>
          <w:highlight w:val="white"/>
        </w:rPr>
        <w:t>, </w:t>
      </w:r>
      <w:r w:rsidRPr="00D4019B">
        <w:rPr>
          <w:i/>
          <w:iCs/>
          <w:highlight w:val="white"/>
        </w:rPr>
        <w:t>8</w:t>
      </w:r>
      <w:r w:rsidRPr="00D4019B">
        <w:rPr>
          <w:highlight w:val="white"/>
        </w:rPr>
        <w:t>(1), 41-50.</w:t>
      </w:r>
    </w:p>
    <w:p w14:paraId="05DF2907" w14:textId="7E5A82D2" w:rsidR="00EB5DFF" w:rsidRDefault="000F7FEC" w:rsidP="00EB5DFF">
      <w:pPr>
        <w:spacing w:line="360" w:lineRule="auto"/>
        <w:ind w:left="720" w:hanging="720"/>
        <w:rPr>
          <w:highlight w:val="white"/>
          <w:lang w:val="en-US"/>
        </w:rPr>
      </w:pPr>
      <w:r w:rsidRPr="000F7FEC">
        <w:rPr>
          <w:highlight w:val="white"/>
        </w:rPr>
        <w:t>Mogaji, E., &amp; Jain, V. (2024). How generative AI is (will) change consumer behaviour: Postulating the potential impact and implications for research, practice, and policy. </w:t>
      </w:r>
      <w:del w:id="261" w:author="Claude" w:date="2026-06-15T12:00:00Z">
        <w:r w:rsidRPr="000F7FEC">
          <w:rPr>
            <w:i/>
            <w:iCs/>
            <w:highlight w:val="white"/>
          </w:rPr>
          <w:delText xml:space="preserve">Journal of consumer behaviour</w:delText>
        </w:r>
      </w:del>
      <w:ins w:id="262" w:author="Claude" w:date="2026-06-15T12:00:00Z">
        <w:r w:rsidRPr="000F7FEC">
          <w:rPr>
            <w:i/>
            <w:iCs/>
            <w:highlight w:val="white"/>
          </w:rPr>
          <w:t xml:space="preserve">Journal of Consumer Behaviour</w:t>
        </w:r>
      </w:ins>
      <w:r w:rsidRPr="000F7FEC">
        <w:rPr>
          <w:highlight w:val="white"/>
        </w:rPr>
        <w:t>, </w:t>
      </w:r>
      <w:r w:rsidRPr="000F7FEC">
        <w:rPr>
          <w:i/>
          <w:iCs/>
          <w:highlight w:val="white"/>
        </w:rPr>
        <w:t>23</w:t>
      </w:r>
      <w:r w:rsidRPr="000F7FEC">
        <w:rPr>
          <w:highlight w:val="white"/>
        </w:rPr>
        <w:t>(5), 2379-2389.</w:t>
      </w:r>
    </w:p>
    <w:p w14:paraId="5D35ABD6" w14:textId="617819D0" w:rsidR="00EB5DFF" w:rsidRDefault="0053410B" w:rsidP="00EB5DFF">
      <w:pPr>
        <w:spacing w:line="360" w:lineRule="auto"/>
        <w:ind w:left="720" w:hanging="720"/>
      </w:pPr>
      <w:r w:rsidRPr="00B9389E">
        <w:rPr>
          <w:highlight w:val="white"/>
        </w:rPr>
        <w:t>Moralles</w:t>
      </w:r>
      <w:r w:rsidR="00996B0D" w:rsidRPr="00B9389E">
        <w:rPr>
          <w:highlight w:val="white"/>
        </w:rPr>
        <w:t xml:space="preserve">, C., Da Costa, L. A. L., Rigo, S. J., Kunst, R., De Souza, V. C., Silva, E. P., ... </w:t>
      </w:r>
      <w:r w:rsidR="00996B0D" w:rsidRPr="00996B0D">
        <w:rPr>
          <w:highlight w:val="white"/>
        </w:rPr>
        <w:t>&amp; Roehrs, A. (2026). A Systematic Literature Review of Agentic AI: Definitions, Architectures, and Challenges. </w:t>
      </w:r>
      <w:r w:rsidR="00996B0D" w:rsidRPr="00996B0D">
        <w:rPr>
          <w:i/>
          <w:iCs/>
          <w:highlight w:val="white"/>
        </w:rPr>
        <w:t>IEEE Access</w:t>
      </w:r>
      <w:r w:rsidR="00996B0D" w:rsidRPr="00996B0D">
        <w:rPr>
          <w:highlight w:val="white"/>
        </w:rPr>
        <w:t>.</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4">
        <w:r>
          <w:rPr>
            <w:color w:val="1155CC"/>
            <w:u w:val="single"/>
          </w:rPr>
          <w:t>https://openai.com/index/chatgpt/</w:t>
        </w:r>
      </w:hyperlink>
    </w:p>
    <w:p w14:paraId="7C64DF25" w14:textId="37D835CB" w:rsidR="00EB5DFF" w:rsidRDefault="00EB5DFF" w:rsidP="00E6033A">
      <w:pPr>
        <w:ind w:left="720" w:hanging="720"/>
        <w:rPr>
          <w:highlight w:val="white"/>
        </w:rPr>
      </w:pPr>
      <w:r>
        <w:t xml:space="preserve">OpenAI. (2023, June 13). </w:t>
      </w:r>
      <w:r>
        <w:rPr>
          <w:i/>
          <w:iCs/>
        </w:rPr>
        <w:t>Function calling and other API updates</w:t>
      </w:r>
      <w:r>
        <w:t xml:space="preserve">. OpenAI.  </w:t>
      </w:r>
      <w:hyperlink r:id="rId25">
        <w:r>
          <w:rPr>
            <w:color w:val="1155CC"/>
            <w:u w:val="single"/>
          </w:rPr>
          <w:t>https://openai.com/index/function-calling-and-other-api-updates/</w:t>
        </w:r>
      </w:hyperlink>
    </w:p>
    <w:p w14:paraId="3C7705A5" w14:textId="77777777" w:rsidR="005337A6" w:rsidRDefault="00000000">
      <w:pPr>
        <w:ind w:left="720" w:hanging="720"/>
        <w:rPr>
          <w:highlight w:val="white"/>
        </w:rPr>
      </w:pPr>
      <w:r>
        <w:rPr>
          <w:highlight w:val="white"/>
        </w:rPr>
        <w:t xml:space="preserve">Parker, C., Scott, S., &amp; Geddes, A. (2019). Snowball sampling. </w:t>
      </w:r>
      <w:r>
        <w:rPr>
          <w:i/>
          <w:iCs/>
          <w:highlight w:val="white"/>
        </w:rPr>
        <w:t>SAGE research methods foundations</w:t>
      </w:r>
      <w:r>
        <w:rPr>
          <w:highlight w:val="white"/>
        </w:rPr>
        <w:t>.</w:t>
      </w:r>
    </w:p>
    <w:p w14:paraId="44D1995C" w14:textId="1BD99270" w:rsidR="00EB5DFF" w:rsidRDefault="00564F44" w:rsidP="00EB5DFF">
      <w:pPr>
        <w:ind w:left="720" w:hanging="720"/>
        <w:rPr>
          <w:highlight w:val="white"/>
        </w:rPr>
      </w:pPr>
      <w:r w:rsidRPr="00564F44">
        <w:rPr>
          <w:highlight w:val="white"/>
        </w:rPr>
        <w:t>Patton, M. Q. (2014). </w:t>
      </w:r>
      <w:r w:rsidRPr="00564F44">
        <w:rPr>
          <w:i/>
          <w:iCs/>
          <w:highlight w:val="white"/>
        </w:rPr>
        <w:t>Qualitative research &amp; evaluation methods: Integrating theory and practice</w:t>
      </w:r>
      <w:r w:rsidRPr="00564F44">
        <w:rPr>
          <w:highlight w:val="white"/>
        </w:rPr>
        <w:t>. Sage publications.</w:t>
      </w:r>
    </w:p>
    <w:p w14:paraId="0100FAA6" w14:textId="4663B7CA" w:rsidR="00F738DD" w:rsidRDefault="00F738DD" w:rsidP="00EE05F3">
      <w:pPr>
        <w:ind w:left="720" w:hanging="720"/>
        <w:rPr>
          <w:highlight w:val="white"/>
        </w:rPr>
      </w:pPr>
      <w:r w:rsidRPr="00F738DD">
        <w:rPr>
          <w:highlight w:val="white"/>
        </w:rPr>
        <w:t>Polsa, P. (2013). The crossover-dialog approach: The importance of multiple methods for international business. </w:t>
      </w:r>
      <w:r w:rsidRPr="00F738DD">
        <w:rPr>
          <w:i/>
          <w:iCs/>
          <w:highlight w:val="white"/>
        </w:rPr>
        <w:t>Journal of Business Research</w:t>
      </w:r>
      <w:r w:rsidRPr="00F738DD">
        <w:rPr>
          <w:highlight w:val="white"/>
        </w:rPr>
        <w:t>, </w:t>
      </w:r>
      <w:r w:rsidRPr="00F738DD">
        <w:rPr>
          <w:i/>
          <w:iCs/>
          <w:highlight w:val="white"/>
        </w:rPr>
        <w:t>66</w:t>
      </w:r>
      <w:r w:rsidRPr="00F738DD">
        <w:rPr>
          <w:highlight w:val="white"/>
        </w:rPr>
        <w:t>(3), 288-297.</w:t>
      </w:r>
    </w:p>
    <w:p w14:paraId="5CCB3BC7" w14:textId="14C67755" w:rsidR="007D7E2D" w:rsidRPr="00275430" w:rsidRDefault="00067253" w:rsidP="00CB6664">
      <w:pPr>
        <w:ind w:left="720" w:hanging="720"/>
        <w:rPr>
          <w:highlight w:val="white"/>
          <w:lang w:val="en-US"/>
        </w:rPr>
      </w:pPr>
      <w:del w:id="303" w:author="Claude" w:date="2026-06-15T12:00:00Z">
        <w:r w:rsidRPr="00067253">
          <w:rPr>
            <w:highlight w:val="white"/>
          </w:rPr>
          <w:delText xml:space="preserve">Radford, A., Narasimhan, K., Salimans, T., &amp; Sutskever, I. (2018). Improving language understanding by generative pre-training.</w:delText>
        </w:r>
      </w:del>
      <w:ins w:id="304" w:author="Claude" w:date="2026-06-15T12:00:00Z">
        <w:r>
          <w:rPr>
            <w:highlight w:val="white"/>
          </w:rPr>
          <w:t xml:space="preserve">Radford, A., Narasimhan, K., Salimans, T., &amp; Sutskever, I. (2018). </w:t>
        </w:r>
        <w:r>
          <w:rPr>
            <w:highlight w:val="white"/>
            <w:i/>
          </w:rPr>
          <w:t xml:space="preserve">Improving language understanding by generative pre-training</w:t>
        </w:r>
        <w:r>
          <w:rPr>
            <w:highlight w:val="white"/>
          </w:rPr>
          <w:t xml:space="preserve">. OpenAI.</w:t>
        </w:r>
      </w:ins>
    </w:p>
    <w:p w14:paraId="321849E4" w14:textId="6A8BE845" w:rsidR="00947A17" w:rsidRPr="00BF637F" w:rsidRDefault="00067253" w:rsidP="00BF637F">
      <w:pPr>
        <w:ind w:left="720" w:hanging="720"/>
        <w:rPr>
          <w:highlight w:val="white"/>
        </w:rPr>
      </w:pPr>
      <w:r w:rsidRPr="00B9389E">
        <w:rPr>
          <w:highlight w:val="white"/>
          <w:lang w:val="en-US"/>
        </w:rPr>
        <w:t xml:space="preserve">Schafer, J. B., Konstan, J. A., &amp; Riedl, J. (2001). </w:t>
      </w:r>
      <w:r w:rsidRPr="00067253">
        <w:rPr>
          <w:highlight w:val="white"/>
        </w:rPr>
        <w:t>E-commerce recommendation applications. </w:t>
      </w:r>
      <w:del w:id="269" w:author="Claude" w:date="2026-06-15T12:00:00Z">
        <w:r w:rsidRPr="00067253">
          <w:rPr>
            <w:i/>
            <w:iCs/>
            <w:highlight w:val="white"/>
          </w:rPr>
          <w:delText xml:space="preserve">Data mining and knowledge discovery</w:delText>
        </w:r>
      </w:del>
      <w:ins w:id="270" w:author="Claude" w:date="2026-06-15T12:00:00Z">
        <w:r w:rsidRPr="00067253">
          <w:rPr>
            <w:i/>
            <w:iCs/>
            <w:highlight w:val="white"/>
          </w:rPr>
          <w:t xml:space="preserve">Data Mining and Knowledge Discovery</w:t>
        </w:r>
      </w:ins>
      <w:r w:rsidRPr="00067253">
        <w:rPr>
          <w:highlight w:val="white"/>
        </w:rPr>
        <w:t>, </w:t>
      </w:r>
      <w:r w:rsidRPr="00067253">
        <w:rPr>
          <w:i/>
          <w:iCs/>
          <w:highlight w:val="white"/>
        </w:rPr>
        <w:t>5</w:t>
      </w:r>
      <w:r w:rsidRPr="00067253">
        <w:rPr>
          <w:highlight w:val="white"/>
        </w:rPr>
        <w:t>(1), 115-153.</w:t>
      </w:r>
    </w:p>
    <w:p w14:paraId="512FCEAB" w14:textId="1722459D" w:rsidR="00947A17" w:rsidRPr="00D13A37" w:rsidRDefault="00D13A37" w:rsidP="00947A17">
      <w:pPr>
        <w:ind w:left="720" w:hanging="720"/>
        <w:rPr>
          <w:i/>
          <w:iCs/>
        </w:rPr>
      </w:pPr>
      <w:r w:rsidRPr="00B9389E">
        <w:rPr>
          <w:lang w:val="en-US"/>
        </w:rPr>
        <w:t xml:space="preserve">Schmidt, R., Alt, R., &amp; Zimmermann, A. (2026). </w:t>
      </w:r>
      <w:r w:rsidRPr="00D13A37">
        <w:t>Agentic AI Readiness: A Process-Oriented Assessment Framework.</w:t>
      </w:r>
      <w:r>
        <w:t xml:space="preserve"> </w:t>
      </w:r>
      <w:r w:rsidRPr="00D13A37">
        <w:rPr>
          <w:i/>
          <w:iCs/>
        </w:rPr>
        <w:t>Hawaii International Conference on System Sciences</w:t>
      </w:r>
      <w:r>
        <w:rPr>
          <w:i/>
          <w:iCs/>
        </w:rPr>
        <w:t xml:space="preserve"> </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del w:id="285" w:author="Claude" w:date="2026-06-15T12:00:00Z">
        <w:r>
          <w:rPr>
            <w:i/>
            <w:iCs/>
            <w:highlight w:val="white"/>
          </w:rPr>
          <w:delText xml:space="preserve">Education for information</w:delText>
        </w:r>
      </w:del>
      <w:ins w:id="286" w:author="Claude" w:date="2026-06-15T12:00:00Z">
        <w:r>
          <w:rPr>
            <w:i/>
            <w:iCs/>
            <w:highlight w:val="white"/>
          </w:rPr>
          <w:t xml:space="preserve">Education for Information</w:t>
        </w:r>
      </w:ins>
      <w:r>
        <w:rPr>
          <w:highlight w:val="white"/>
        </w:rPr>
        <w:t xml:space="preserve">, </w:t>
      </w:r>
      <w:r>
        <w:rPr>
          <w:i/>
          <w:iCs/>
          <w:highlight w:val="white"/>
        </w:rPr>
        <w:t>22</w:t>
      </w:r>
      <w:r>
        <w:rPr>
          <w:highlight w:val="white"/>
        </w:rPr>
        <w:t>(2), 63-75.</w:t>
      </w:r>
      <w:r>
        <w:rPr>
          <w:sz w:val="24"/>
          <w:szCs w:val="24"/>
          <w:highlight w:val="white"/>
        </w:rPr>
        <w:t xml:space="preserve"> </w:t>
      </w:r>
    </w:p>
    <w:p w14:paraId="4C9ED96B" w14:textId="03D050BC" w:rsidR="00CB6664" w:rsidRDefault="00D13A37" w:rsidP="00CB6664">
      <w:pPr>
        <w:ind w:left="720" w:hanging="720"/>
      </w:pPr>
      <w:r w:rsidRPr="00D13A37">
        <w:rPr>
          <w:highlight w:val="white"/>
        </w:rPr>
        <w:lastRenderedPageBreak/>
        <w:t>Shinde, P. P., &amp; Shah, S. (2018, August). A review of machine learning and deep learning applications. In </w:t>
      </w:r>
      <w:r w:rsidRPr="00D13A37">
        <w:rPr>
          <w:i/>
          <w:iCs/>
          <w:highlight w:val="white"/>
        </w:rPr>
        <w:t>2018 Fourth international conference on computing communication control and automation (ICCUBEA)</w:t>
      </w:r>
      <w:r w:rsidRPr="00D13A37">
        <w:rPr>
          <w:highlight w:val="white"/>
        </w:rPr>
        <w:t> (pp. 1-6). IEEE.</w:t>
      </w:r>
    </w:p>
    <w:p w14:paraId="3963601E" w14:textId="05CECA0E" w:rsidR="00EB5DFF" w:rsidRPr="00DE0B3F" w:rsidRDefault="00D13A37" w:rsidP="00CB6664">
      <w:pPr>
        <w:ind w:left="720" w:hanging="720"/>
        <w:rPr>
          <w:lang w:val="en-US"/>
        </w:rPr>
      </w:pPr>
      <w:r w:rsidRPr="00D13A37">
        <w:t>Srivastava, R. (2026). From AI Hype to Agentic Reality: A Readiness Lens for Sustainable Enterprise Adoption. </w:t>
      </w:r>
      <w:r w:rsidRPr="00D13A37">
        <w:rPr>
          <w:i/>
          <w:iCs/>
        </w:rPr>
        <w:t>Journal of International DBA Studies-GGU</w:t>
      </w:r>
      <w:r w:rsidRPr="00D13A37">
        <w:t>, </w:t>
      </w:r>
      <w:r w:rsidRPr="00D13A37">
        <w:rPr>
          <w:i/>
          <w:iCs/>
        </w:rPr>
        <w:t>2</w:t>
      </w:r>
      <w:r w:rsidRPr="00D13A37">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32FCA5C8" w14:textId="23CBF0E6" w:rsidR="00EB5DFF" w:rsidRDefault="004A6D03" w:rsidP="00EE5CDB">
      <w:pPr>
        <w:ind w:left="720" w:hanging="720"/>
        <w:rPr>
          <w:highlight w:val="white"/>
        </w:rPr>
      </w:pPr>
      <w:r w:rsidRPr="00B9389E">
        <w:rPr>
          <w:highlight w:val="white"/>
          <w:lang w:val="en-US"/>
        </w:rPr>
        <w:t xml:space="preserve">Vaid, S., Puntoni, S., Honig, B., &amp; Michael, K. (2025). </w:t>
      </w:r>
      <w:r w:rsidRPr="004A6D03">
        <w:rPr>
          <w:highlight w:val="white"/>
        </w:rPr>
        <w:t>In This Special Issue: When Attention is All Marketers Need</w:t>
      </w:r>
      <w:r>
        <w:rPr>
          <w:highlight w:val="white"/>
        </w:rPr>
        <w:t>—</w:t>
      </w:r>
      <w:r>
        <w:rPr>
          <w:highlight w:val="white"/>
        </w:rPr>
        <w:t>Artificial Intelligence in Marketing. </w:t>
      </w:r>
      <w:r w:rsidRPr="004A6D03">
        <w:rPr>
          <w:i/>
          <w:iCs/>
          <w:highlight w:val="white"/>
        </w:rPr>
        <w:t>IEEE Transactions on Technology and Society</w:t>
      </w:r>
      <w:r w:rsidRPr="004A6D03">
        <w:rPr>
          <w:highlight w:val="white"/>
        </w:rPr>
        <w:t>, </w:t>
      </w:r>
      <w:r w:rsidRPr="004A6D03">
        <w:rPr>
          <w:i/>
          <w:iCs/>
          <w:highlight w:val="white"/>
        </w:rPr>
        <w:t>6</w:t>
      </w:r>
      <w:r w:rsidRPr="004A6D03">
        <w:rPr>
          <w:highlight w:val="white"/>
        </w:rPr>
        <w:t>(3), 242-249.</w:t>
      </w:r>
    </w:p>
    <w:p w14:paraId="6A871202" w14:textId="7E52FB56" w:rsidR="00B8562A" w:rsidRPr="00C01DF9" w:rsidRDefault="00EB5DFF" w:rsidP="00C01DF9">
      <w:pPr>
        <w:ind w:left="720" w:hanging="720"/>
        <w:rPr>
          <w:lang w:val="en-US"/>
        </w:rPr>
      </w:pPr>
      <w:r>
        <w:rPr>
          <w:highlight w:val="white"/>
          <w:lang w:val="en-US"/>
        </w:rPr>
        <w:t xml:space="preserve">Vaswani, A., Shazeer, N., Parmar, N., Uszkoreit, J., Jones, L., Gomez, A. N., … &amp; Polosukhin, I. (2017). Attention is all you need. </w:t>
      </w:r>
      <w:del w:id="279" w:author="Claude" w:date="2026-06-15T12:00:00Z">
        <w:r>
          <w:rPr>
            <w:i/>
            <w:highlight w:val="white"/>
            <w:lang w:val="en-US"/>
          </w:rPr>
          <w:delText xml:space="preserve">Advances in neural information processing systems</w:delText>
        </w:r>
      </w:del>
      <w:ins w:id="280" w:author="Claude" w:date="2026-06-15T12:00:00Z">
        <w:r>
          <w:rPr>
            <w:i/>
            <w:highlight w:val="white"/>
            <w:lang w:val="en-US"/>
          </w:rPr>
          <w:t xml:space="preserve">Advances in Neural Information Processing Systems</w:t>
        </w:r>
      </w:ins>
      <w:r>
        <w:rPr>
          <w:highlight w:val="white"/>
          <w:lang w:val="en-US"/>
        </w:rPr>
        <w:t xml:space="preserve">, </w:t>
      </w:r>
      <w:r>
        <w:rPr>
          <w:i/>
          <w:highlight w:val="white"/>
          <w:lang w:val="en-US"/>
        </w:rPr>
        <w:t>30</w:t>
      </w:r>
      <w:r>
        <w:rPr>
          <w:highlight w:val="white"/>
          <w:lang w:val="en-US"/>
        </w:rPr>
        <w:t>.</w:t>
      </w:r>
    </w:p>
    <w:p w14:paraId="2A88D557" w14:textId="6473CFFF" w:rsidR="00EB5DFF" w:rsidRDefault="00D645BD" w:rsidP="00D279A5">
      <w:pPr>
        <w:ind w:left="720" w:hanging="720"/>
        <w:rPr>
          <w:highlight w:val="white"/>
          <w:lang w:val="en-US"/>
        </w:rPr>
      </w:pPr>
      <w:r w:rsidRPr="00B9389E">
        <w:rPr>
          <w:highlight w:val="white"/>
          <w:lang w:val="it-IT"/>
        </w:rPr>
        <w:t xml:space="preserve">Wahid, R., Mero, J., &amp; Ritala, P. (2023). </w:t>
      </w:r>
      <w:r w:rsidRPr="00D645BD">
        <w:rPr>
          <w:highlight w:val="white"/>
        </w:rPr>
        <w:t>Written by ChatGPT, illustrated by Midjourney: generative AI for content marketing. </w:t>
      </w:r>
      <w:r w:rsidRPr="00D645BD">
        <w:rPr>
          <w:i/>
          <w:iCs/>
          <w:highlight w:val="white"/>
        </w:rPr>
        <w:t>Asia Pacific Journal of Marketing and Logistics</w:t>
      </w:r>
      <w:r w:rsidRPr="00D645BD">
        <w:rPr>
          <w:highlight w:val="white"/>
        </w:rPr>
        <w:t>, </w:t>
      </w:r>
      <w:r w:rsidRPr="00D645BD">
        <w:rPr>
          <w:i/>
          <w:iCs/>
          <w:highlight w:val="white"/>
        </w:rPr>
        <w:t>35</w:t>
      </w:r>
      <w:r w:rsidRPr="00D645BD">
        <w:rPr>
          <w:highlight w:val="white"/>
        </w:rPr>
        <w:t>(8), 1813-1822.</w:t>
      </w:r>
    </w:p>
    <w:p>
      <w:pPr>
        <w:ind w:left="720" w:hanging="720"/>
        <w:rPr>
          <w:ins w:id="322" w:author="Claude" w:date="2026-06-15T12:00:00Z"/>
          <w:highlight w:val="white"/>
          <w:lang w:val="en-US"/>
        </w:rPr>
      </w:pPr>
      <w:ins w:id="323" w:author="Claude" w:date="2026-06-15T12:00:00Z">
        <w:r>
          <w:rPr>
            <w:highlight w:val="white"/>
          </w:rPr>
          <w:t xml:space="preserve">Wharton Human-AI Research, &amp; GBK Collective. (2025). </w:t>
        </w:r>
        <w:r>
          <w:rPr>
            <w:highlight w:val="white"/>
            <w:i/>
          </w:rPr>
          <w:t xml:space="preserve">Gen AI fast-tracks into the enterprise: Year three full report</w:t>
        </w:r>
        <w:r>
          <w:rPr>
            <w:highlight w:val="white"/>
          </w:rPr>
          <w:t xml:space="preserve">. The Wharton School, University of Pennsylvania.</w:t>
        </w:r>
      </w:ins>
    </w:p>
    <w:p w14:paraId="20C23CC5" w14:textId="6D387D56" w:rsidR="00EB5DFF" w:rsidRDefault="00D645BD" w:rsidP="00EB5DFF">
      <w:pPr>
        <w:spacing w:line="360" w:lineRule="auto"/>
        <w:ind w:left="720" w:hanging="720"/>
        <w:rPr>
          <w:highlight w:val="white"/>
        </w:rPr>
      </w:pPr>
      <w:del w:id="301" w:author="Claude" w:date="2026-06-15T12:00:00Z">
        <w:r w:rsidRPr="00D645BD">
          <w:rPr>
            <w:highlight w:val="white"/>
          </w:rPr>
          <w:delText xml:space="preserve">Woodside, A. G., Golfetto, F., &amp; Gibbert, M. (2008). Customer value: theory, research, and practice.</w:delText>
        </w:r>
      </w:del>
      <w:ins w:id="302" w:author="Claude" w:date="2026-06-15T12:00:00Z">
        <w:r>
          <w:rPr>
            <w:highlight w:val="white"/>
          </w:rPr>
          <w:t xml:space="preserve">Woodside, A. G., Golfetto, F., &amp; Gibbert, M. (2008). Customer value: Theory, research, and practice. In </w:t>
        </w:r>
        <w:r>
          <w:rPr>
            <w:highlight w:val="white"/>
            <w:i/>
          </w:rPr>
          <w:t xml:space="preserve">Creating and managing superior customer value</w:t>
        </w:r>
        <w:r>
          <w:rPr>
            <w:highlight w:val="white"/>
          </w:rPr>
          <w:t xml:space="preserve"> (Advances in Business Marketing and Purchasing, Vol. 14, pp. 3–25). Emerald Group Publishing. https://doi.org/10.1016/S1069-0964(08)14001-7</w:t>
        </w:r>
      </w:ins>
    </w:p>
    <w:p w14:paraId="56A213CD" w14:textId="708E8B32" w:rsidR="00EB5DFF" w:rsidRDefault="00D279A5" w:rsidP="00EB5DFF">
      <w:pPr>
        <w:ind w:left="720" w:hanging="720"/>
        <w:rPr>
          <w:lang w:val="en-US"/>
        </w:rPr>
      </w:pPr>
      <w:r w:rsidRPr="00D279A5">
        <w:rPr>
          <w:highlight w:val="white"/>
        </w:rPr>
        <w:t>Xu, Y., Liu, X., Cao, X., Huang, C., Liu, E., Qian, S., ... &amp; Zhang, J. (2021). Artificial intelligence: A powerful paradigm for scientific research. </w:t>
      </w:r>
      <w:del w:id="287" w:author="Claude" w:date="2026-06-15T12:00:00Z">
        <w:r w:rsidRPr="00D279A5">
          <w:rPr>
            <w:i/>
            <w:iCs/>
            <w:highlight w:val="white"/>
          </w:rPr>
          <w:delText xml:space="preserve">The innovation</w:delText>
        </w:r>
      </w:del>
      <w:ins w:id="288" w:author="Claude" w:date="2026-06-15T12:00:00Z">
        <w:r w:rsidRPr="00D279A5">
          <w:rPr>
            <w:i/>
            <w:iCs/>
            <w:highlight w:val="white"/>
          </w:rPr>
          <w:t xml:space="preserve">The Innovation</w:t>
        </w:r>
      </w:ins>
      <w:r w:rsidRPr="00D279A5">
        <w:rPr>
          <w:highlight w:val="white"/>
        </w:rPr>
        <w:t>, </w:t>
      </w:r>
      <w:r w:rsidRPr="00D279A5">
        <w:rPr>
          <w:i/>
          <w:iCs/>
          <w:highlight w:val="white"/>
        </w:rPr>
        <w:t>2</w:t>
      </w:r>
      <w:r w:rsidRPr="00D279A5">
        <w:rPr>
          <w:highlight w:val="white"/>
        </w:rPr>
        <w:t>(4).</w:t>
      </w:r>
      <w:r w:rsidR="00EB5DFF">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47" w:name="_Toc232373240"/>
      <w:r>
        <w:lastRenderedPageBreak/>
        <w:t>Appendix A. Interview Guide and Protocol</w:t>
      </w:r>
      <w:bookmarkEnd w:id="247"/>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48" w:name="_Toc232373241"/>
      <w:r>
        <w:rPr>
          <w:lang w:val="en-US"/>
        </w:rPr>
        <w:t>A.1.</w:t>
      </w:r>
      <w:r>
        <w:tab/>
      </w:r>
      <w:r>
        <w:rPr>
          <w:lang w:val="en-US"/>
        </w:rPr>
        <w:t>Interview Guide</w:t>
      </w:r>
      <w:bookmarkEnd w:id="248"/>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49" w:name="_Toc232373242"/>
      <w:commentRangeStart w:id="250"/>
      <w:r>
        <w:lastRenderedPageBreak/>
        <w:t>Appendix B. Putting the model to work: a manager’s checklist</w:t>
      </w:r>
      <w:bookmarkEnd w:id="249"/>
      <w:commentRangeEnd w:id="250"/>
      <w:r>
        <w:rPr>
          <w:rStyle w:val="CommentReference"/>
          <w:sz w:val="22"/>
          <w:szCs w:val="22"/>
        </w:rPr>
        <w:commentReference w:id="250"/>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51" w:name="_Toc232373243"/>
      <w:r>
        <w:t>Observing: sensing the changing context</w:t>
      </w:r>
      <w:bookmarkEnd w:id="251"/>
    </w:p>
    <w:p w14:paraId="0E2385D3" w14:textId="1746BCFF" w:rsidR="00662D37" w:rsidRPr="00662D37" w:rsidRDefault="00EB5DFF" w:rsidP="00662D37">
      <w:pPr>
        <w:numPr>
          <w:ilvl w:val="0"/>
          <w:numId w:val="1"/>
        </w:numPr>
      </w:pPr>
      <w:r>
        <w:rPr>
          <w:lang w:val="en-US"/>
        </w:rPr>
        <w:t xml:space="preserve">Watch the emerging use cases, </w:t>
      </w:r>
      <w:r w:rsidR="00662D37">
        <w:rPr>
          <w:lang w:val="en-US"/>
        </w:rPr>
        <w:t>and tools that are gaining traction.</w:t>
      </w:r>
    </w:p>
    <w:p w14:paraId="1D093750" w14:textId="69B63531" w:rsidR="00EB5DFF" w:rsidRDefault="00EB5DFF" w:rsidP="00662D37">
      <w:pPr>
        <w:numPr>
          <w:ilvl w:val="0"/>
          <w:numId w:val="1"/>
        </w:numPr>
      </w:pPr>
      <w:r>
        <w:t>Monitor competitors’ adoption of agentic AI.</w:t>
      </w:r>
    </w:p>
    <w:p w14:paraId="1427AD76" w14:textId="77777777" w:rsidR="003A3E2C" w:rsidRPr="003A3E2C" w:rsidRDefault="00EB5DFF" w:rsidP="003A3E2C">
      <w:pPr>
        <w:numPr>
          <w:ilvl w:val="0"/>
          <w:numId w:val="1"/>
        </w:numPr>
      </w:pPr>
      <w:r>
        <w:t>Monitor shifts in consumer behavior, including customers acting through their own agents (“agents of customers”).</w:t>
      </w:r>
    </w:p>
    <w:p w14:paraId="6A3C82E7" w14:textId="77777777" w:rsidR="003A3E2C" w:rsidRPr="003A3E2C" w:rsidRDefault="003A3E2C" w:rsidP="00EB5DFF">
      <w:pPr>
        <w:numPr>
          <w:ilvl w:val="0"/>
          <w:numId w:val="1"/>
        </w:numPr>
      </w:pPr>
      <w:r w:rsidRPr="003A3E2C">
        <w:rPr>
          <w:lang w:val="en-US"/>
        </w:rPr>
        <w:t>Stay wary of the fact that what you hear or read might not reflect reality.</w:t>
      </w:r>
    </w:p>
    <w:p w14:paraId="39557997" w14:textId="1B23AA6D" w:rsidR="00EB5DFF" w:rsidRDefault="00EB5DFF" w:rsidP="00EB5DFF">
      <w:pPr>
        <w:numPr>
          <w:ilvl w:val="0"/>
          <w:numId w:val="1"/>
        </w:numPr>
      </w:pPr>
      <w:r>
        <w:t>Learn from others</w:t>
      </w:r>
      <w:r w:rsidR="003A3E2C">
        <w:t>:</w:t>
      </w:r>
      <w:r>
        <w:t xml:space="preserve"> leverage events, case studies, and stories </w:t>
      </w:r>
    </w:p>
    <w:p w14:paraId="67CB72EF" w14:textId="057AEC03" w:rsidR="006058C6" w:rsidRDefault="00CA756D" w:rsidP="006058C6">
      <w:pPr>
        <w:pStyle w:val="Heading2"/>
      </w:pPr>
      <w:bookmarkStart w:id="252" w:name="_Toc232373245"/>
      <w:r>
        <w:t>Navigating</w:t>
      </w:r>
      <w:r w:rsidR="00EB5DFF">
        <w:t>: acting on the conditions</w:t>
      </w:r>
      <w:bookmarkEnd w:id="252"/>
    </w:p>
    <w:p w14:paraId="03053C61" w14:textId="77777777" w:rsidR="006058C6" w:rsidRDefault="006058C6" w:rsidP="006058C6">
      <w:pPr>
        <w:numPr>
          <w:ilvl w:val="0"/>
          <w:numId w:val="1"/>
        </w:numPr>
      </w:pPr>
      <w:r w:rsidRPr="0057078B">
        <w:rPr>
          <w:lang w:val="en-US"/>
        </w:rPr>
        <w:t>Assess AI literacy at every level</w:t>
      </w:r>
      <w:r>
        <w:rPr>
          <w:lang w:val="en-US"/>
        </w:rPr>
        <w:t xml:space="preserve"> and train employees to be ready for the future.</w:t>
      </w:r>
    </w:p>
    <w:p w14:paraId="7AEA0AE2" w14:textId="77777777" w:rsidR="006058C6" w:rsidRDefault="006058C6" w:rsidP="006058C6">
      <w:pPr>
        <w:numPr>
          <w:ilvl w:val="0"/>
          <w:numId w:val="1"/>
        </w:numPr>
      </w:pPr>
      <w:r>
        <w:t xml:space="preserve">Audit data availability, infrastructure, and the technical talent to use them. </w:t>
      </w:r>
    </w:p>
    <w:p w14:paraId="7FB08267" w14:textId="77777777" w:rsidR="006058C6" w:rsidRDefault="006058C6" w:rsidP="006058C6">
      <w:pPr>
        <w:numPr>
          <w:ilvl w:val="0"/>
          <w:numId w:val="1"/>
        </w:numPr>
      </w:pPr>
      <w:r>
        <w:t>Leverage agencies where internal teams fall short.</w:t>
      </w:r>
    </w:p>
    <w:p w14:paraId="31879564" w14:textId="77777777" w:rsidR="006058C6" w:rsidRDefault="006058C6" w:rsidP="006058C6">
      <w:pPr>
        <w:numPr>
          <w:ilvl w:val="0"/>
          <w:numId w:val="1"/>
        </w:numPr>
      </w:pPr>
      <w:r>
        <w:rPr>
          <w:lang w:val="en-US"/>
        </w:rPr>
        <w:t>Confirm strategic direction and secure senior-leadership backing before scaling.</w:t>
      </w:r>
    </w:p>
    <w:p w14:paraId="397AED6D" w14:textId="77777777" w:rsidR="006058C6" w:rsidRDefault="006058C6" w:rsidP="006058C6">
      <w:pPr>
        <w:numPr>
          <w:ilvl w:val="0"/>
          <w:numId w:val="1"/>
        </w:numPr>
      </w:pPr>
      <w:r>
        <w:t>Map governance, legal, and compliance constraints (such as GDPR) and see if you can create a laboratory where you can experiment whilst staying without violating compliance frameworks.</w:t>
      </w:r>
    </w:p>
    <w:p w14:paraId="185AA07C" w14:textId="3BF34F1B" w:rsidR="006058C6" w:rsidRPr="006058C6" w:rsidRDefault="006058C6" w:rsidP="006058C6">
      <w:r w:rsidRPr="006058C6">
        <w:rPr>
          <w:lang w:val="en-US"/>
        </w:rPr>
        <w:t>Catalogue data to ensure that</w:t>
      </w:r>
      <w:r>
        <w:rPr>
          <w:lang w:val="en-US"/>
        </w:rPr>
        <w:t xml:space="preserve"> it can be interpreted by AI.</w:t>
      </w:r>
    </w:p>
    <w:p w14:paraId="0F5C9AFC" w14:textId="77777777" w:rsidR="006058C6" w:rsidRPr="0057078B" w:rsidRDefault="00CA756D" w:rsidP="006058C6">
      <w:pPr>
        <w:numPr>
          <w:ilvl w:val="0"/>
          <w:numId w:val="1"/>
        </w:numPr>
      </w:pPr>
      <w:r>
        <w:t>Steer</w:t>
      </w:r>
      <w:r w:rsidR="00EB5DFF">
        <w:t xml:space="preserve"> what you control: educate (differentiated by level), run experiments, bring people along, provide clarity, and champion the work.</w:t>
      </w:r>
    </w:p>
    <w:p w14:paraId="6EB26426" w14:textId="77777777" w:rsidR="006058C6" w:rsidRPr="0057078B" w:rsidRDefault="006058C6" w:rsidP="006058C6">
      <w:pPr>
        <w:numPr>
          <w:ilvl w:val="0"/>
          <w:numId w:val="1"/>
        </w:numPr>
      </w:pPr>
      <w:r>
        <w:rPr>
          <w:lang w:val="en-US"/>
        </w:rPr>
        <w:lastRenderedPageBreak/>
        <w:t>Ensure people feel valued and know what their place is after AI initiatives are implemented.</w:t>
      </w:r>
    </w:p>
    <w:p w14:paraId="3702CBD6" w14:textId="77777777" w:rsidR="006058C6" w:rsidRDefault="006058C6" w:rsidP="006058C6">
      <w:pPr>
        <w:numPr>
          <w:ilvl w:val="0"/>
          <w:numId w:val="1"/>
        </w:numPr>
      </w:pPr>
      <w:r>
        <w:t>Do not fall to analysis paralysis, try to find a logical starting point instead.</w:t>
      </w:r>
    </w:p>
    <w:p w14:paraId="1F4589B0" w14:textId="78F7B30F" w:rsidR="00EB5DFF" w:rsidRDefault="00EB5DFF" w:rsidP="006058C6">
      <w:pPr>
        <w:numPr>
          <w:ilvl w:val="0"/>
          <w:numId w:val="1"/>
        </w:numPr>
      </w:pPr>
      <w:r>
        <w:rPr>
          <w:lang w:val="en-US"/>
        </w:rPr>
        <w:t xml:space="preserve">Identify, empower, and protect AI champions </w:t>
      </w:r>
      <w:r w:rsidR="006058C6">
        <w:rPr>
          <w:lang w:val="en-US"/>
        </w:rPr>
        <w:t>to ensure they can bring along your team.</w:t>
      </w:r>
    </w:p>
    <w:p w14:paraId="3853258B" w14:textId="77777777" w:rsidR="006058C6" w:rsidRPr="006058C6" w:rsidRDefault="00EB5DFF" w:rsidP="006058C6">
      <w:pPr>
        <w:numPr>
          <w:ilvl w:val="0"/>
          <w:numId w:val="1"/>
        </w:numPr>
      </w:pPr>
      <w:r>
        <w:rPr>
          <w:lang w:val="en-US"/>
        </w:rPr>
        <w:t>Fund and protect experimentation: centralize or absorb its cost so teams are not penalized for early, low-return learning.</w:t>
      </w:r>
      <w:bookmarkStart w:id="253" w:name="_Toc232373246"/>
    </w:p>
    <w:p w14:paraId="0E2F55F5" w14:textId="3EE37D85" w:rsidR="00EB5DFF" w:rsidRDefault="00EB5DFF" w:rsidP="006058C6">
      <w:pPr>
        <w:pStyle w:val="Heading2"/>
      </w:pPr>
      <w:r>
        <w:t>Applying: putting agentic AI to work</w:t>
      </w:r>
      <w:bookmarkEnd w:id="253"/>
    </w:p>
    <w:p w14:paraId="0E27C368" w14:textId="77777777" w:rsidR="006058C6" w:rsidRPr="006058C6" w:rsidRDefault="006058C6" w:rsidP="00EB5DFF">
      <w:pPr>
        <w:numPr>
          <w:ilvl w:val="0"/>
          <w:numId w:val="1"/>
        </w:numPr>
      </w:pPr>
      <w:r w:rsidRPr="006058C6">
        <w:rPr>
          <w:lang w:val="en-US"/>
        </w:rPr>
        <w:t>Try to define clear problems and workflows where you can leverage agentic AI</w:t>
      </w:r>
    </w:p>
    <w:p w14:paraId="004BF803" w14:textId="2FB1F919" w:rsidR="00EB5DFF" w:rsidRDefault="00896AE1" w:rsidP="003043D4">
      <w:pPr>
        <w:numPr>
          <w:ilvl w:val="0"/>
          <w:numId w:val="1"/>
        </w:numPr>
      </w:pPr>
      <w:r>
        <w:t>When you do not trust the risks, monitor and keep humans in the loop.</w:t>
      </w:r>
    </w:p>
    <w:p w14:paraId="7D763B7D" w14:textId="214D60DF" w:rsidR="00EB5DFF" w:rsidRDefault="00EB5DFF" w:rsidP="00EB5DFF">
      <w:pPr>
        <w:numPr>
          <w:ilvl w:val="0"/>
          <w:numId w:val="1"/>
        </w:numPr>
      </w:pPr>
      <w:r>
        <w:t>Match ambition to maturity across use cases (analytics, content</w:t>
      </w:r>
      <w:r w:rsidR="00896AE1">
        <w:t xml:space="preserve"> creation and </w:t>
      </w:r>
      <w:r w:rsidR="003043D4">
        <w:t>validation</w:t>
      </w:r>
      <w:r>
        <w:t>, generic agents, customer-facing).</w:t>
      </w:r>
    </w:p>
    <w:p w14:paraId="1F19A57E" w14:textId="77777777" w:rsidR="003043D4" w:rsidRDefault="00EB5DFF" w:rsidP="003043D4">
      <w:pPr>
        <w:numPr>
          <w:ilvl w:val="0"/>
          <w:numId w:val="1"/>
        </w:numPr>
      </w:pPr>
      <w:r>
        <w:rPr>
          <w:lang w:val="en-US"/>
        </w:rPr>
        <w:t>For customer-facing agents, build on an existing baseline</w:t>
      </w:r>
      <w:r w:rsidR="003043D4">
        <w:rPr>
          <w:lang w:val="en-US"/>
        </w:rPr>
        <w:t>;</w:t>
      </w:r>
      <w:r>
        <w:rPr>
          <w:lang w:val="en-US"/>
        </w:rPr>
        <w:t xml:space="preserve"> put brand and tone-of-voice governance in place first</w:t>
      </w:r>
      <w:r w:rsidR="003043D4">
        <w:rPr>
          <w:lang w:val="en-US"/>
        </w:rPr>
        <w:t>. Only scale after you have gotten signals that it generates net-positive value.</w:t>
      </w:r>
      <w:bookmarkStart w:id="254" w:name="_Toc232373247"/>
    </w:p>
    <w:p w14:paraId="02D2AB2A" w14:textId="2882057F" w:rsidR="00EB5DFF" w:rsidRDefault="00EB5DFF" w:rsidP="003043D4">
      <w:pPr>
        <w:pStyle w:val="Heading2"/>
      </w:pPr>
      <w:r>
        <w:t>Mediating Value Outcomes: turning application into value</w:t>
      </w:r>
      <w:bookmarkEnd w:id="254"/>
    </w:p>
    <w:p w14:paraId="157C1D38" w14:textId="67345119" w:rsidR="00EB5DFF" w:rsidRDefault="00EB5DFF" w:rsidP="00C65494">
      <w:pPr>
        <w:numPr>
          <w:ilvl w:val="0"/>
          <w:numId w:val="1"/>
        </w:numPr>
      </w:pPr>
      <w:r>
        <w:rPr>
          <w:lang w:val="en-US"/>
        </w:rPr>
        <w:t xml:space="preserve">State the value you are pursuing (efficiency, scale, skill extension, quality) </w:t>
      </w:r>
      <w:r w:rsidR="004B02AA">
        <w:rPr>
          <w:lang w:val="en-US"/>
        </w:rPr>
        <w:t>and try to measure impact. Do this not just to show the value of this use case, but also to be able to unlock future budgets.</w:t>
      </w:r>
    </w:p>
    <w:p w14:paraId="443D047A" w14:textId="77777777" w:rsidR="00C65494" w:rsidRDefault="00C65494" w:rsidP="00EB5DFF">
      <w:pPr>
        <w:numPr>
          <w:ilvl w:val="0"/>
          <w:numId w:val="1"/>
        </w:numPr>
      </w:pPr>
      <w:r>
        <w:t>Monitor risks and deploy agentic AI to validate quality or mitigate risk like brand risk, and the risk of hallucinations.</w:t>
      </w:r>
    </w:p>
    <w:p w14:paraId="367A45B2" w14:textId="4FC25627" w:rsidR="00EB5DFF" w:rsidRDefault="00EB5DFF" w:rsidP="00EB5DFF">
      <w:pPr>
        <w:numPr>
          <w:ilvl w:val="0"/>
          <w:numId w:val="1"/>
        </w:numPr>
      </w:pPr>
      <w:r w:rsidRPr="00C65494">
        <w:rPr>
          <w:lang w:val="en-US"/>
        </w:rPr>
        <w:t>Calibrate oversight</w:t>
      </w:r>
      <w:r w:rsidR="00C2188E">
        <w:rPr>
          <w:lang w:val="en-US"/>
        </w:rPr>
        <w:t xml:space="preserve"> and mitigation strategies</w:t>
      </w:r>
      <w:r w:rsidRPr="00C65494">
        <w:rPr>
          <w:lang w:val="en-US"/>
        </w:rPr>
        <w:t xml:space="preserve"> to the cost of error and the difficulty of evaluating the output</w:t>
      </w:r>
      <w:r w:rsidR="00C2188E">
        <w:rPr>
          <w:lang w:val="en-US"/>
        </w:rPr>
        <w:t>, do not overdo it for small usecases.</w:t>
      </w:r>
    </w:p>
    <w:p w14:paraId="0BD08227" w14:textId="6D7002D0" w:rsidR="00EB5DFF" w:rsidRDefault="00EB5DFF" w:rsidP="00EB5DFF">
      <w:pPr>
        <w:numPr>
          <w:ilvl w:val="0"/>
          <w:numId w:val="1"/>
        </w:numPr>
      </w:pPr>
      <w:r>
        <w:t>Decide consciously whether to follow (parity) or to differentiate (novel use cases); efficiency gains are not a durable advantage once competitors share them.</w:t>
      </w:r>
    </w:p>
    <w:p w14:paraId="1875D03D" w14:textId="7D28CDEF" w:rsidR="00401741" w:rsidRPr="00EB5DFF" w:rsidRDefault="00EB5DFF" w:rsidP="00C2188E">
      <w:pPr>
        <w:numPr>
          <w:ilvl w:val="0"/>
          <w:numId w:val="1"/>
        </w:numPr>
      </w:pPr>
      <w:r>
        <w:lastRenderedPageBreak/>
        <w:t>Treat AI budgeting as a strategic act: returns can be large but uncertain, and conventional business cases tend to under-fund experimentation.</w:t>
      </w:r>
    </w:p>
    <w:sectPr w:rsidR="00401741" w:rsidRPr="00EB5DFF">
      <w:headerReference w:type="default" r:id="rId2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4"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6"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8"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10"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9"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6"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7"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8"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5"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2"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3"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4"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1"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9"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1"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2"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3"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5"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4"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6"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7"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8"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9"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2"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3"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4"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5"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6"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7"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8"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9"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40"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1"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2"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3"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4"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5"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7"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6"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8"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9"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50"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1"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3"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4"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6"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7"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5"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8"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9"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0"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1"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2"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4"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5"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6"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8"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0" w:name="_@_7D1833B86FF34F228725D9576BB9B701Z"/>
      <w:r>
        <w:fldChar w:fldCharType="separate"/>
      </w:r>
      <w:bookmarkEnd w:id="70"/>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9"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7"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1"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2"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2"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1"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8"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6"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7"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3"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4"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5"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0"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1"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6"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7"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8"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09"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5"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4"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3"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2"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2"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3"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6"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7"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8"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19"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0"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5"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3"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25"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2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2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2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2"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3"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35"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6"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7"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8"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39"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0"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1"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2"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3"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7"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1" w:name="_@_4D2E2173561E4304BBB44C940BFC8766Z"/>
      <w:r>
        <w:fldChar w:fldCharType="separate"/>
      </w:r>
      <w:bookmarkEnd w:id="15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48"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5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56" w:name="_@_F74A959799DE4D9F825B4C2BF7D4BEECZ"/>
      <w:r>
        <w:fldChar w:fldCharType="separate"/>
      </w:r>
      <w:bookmarkEnd w:id="156"/>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55"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57"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59"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62"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65"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63"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64"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66"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68"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69"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1"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70"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7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7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76"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77"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78"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0"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1"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2"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85"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8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8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88" w:name="_@_966A57235E2841AB9D1C216A25F44671Z"/>
      <w:r>
        <w:fldChar w:fldCharType="separate"/>
      </w:r>
      <w:bookmarkEnd w:id="18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190"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19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193"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194"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195"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96"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19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198"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0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02" w:author="" w:initials="">
    <w:p w14:paraId="2F6AE01C" w14:textId="77777777" w:rsidR="00261431" w:rsidRDefault="00000000">
      <w:pPr>
        <w:pStyle w:val="CommentText"/>
      </w:pPr>
      <w:r>
        <w:rPr>
          <w:rStyle w:val="CommentReference"/>
        </w:rPr>
        <w:annotationRef/>
      </w:r>
    </w:p>
  </w:comment>
  <w:comment w:id="203" w:author="" w:initials="">
    <w:p w14:paraId="3224511D" w14:textId="77777777" w:rsidR="00261431" w:rsidRDefault="00000000">
      <w:pPr>
        <w:pStyle w:val="CommentText"/>
      </w:pPr>
      <w:r>
        <w:rPr>
          <w:rStyle w:val="CommentReference"/>
        </w:rPr>
        <w:annotationRef/>
      </w:r>
    </w:p>
  </w:comment>
  <w:comment w:id="20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0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09"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10" w:author="" w:initials="">
    <w:p w14:paraId="2E08545F" w14:textId="77777777" w:rsidR="00261431" w:rsidRDefault="00000000">
      <w:pPr>
        <w:pStyle w:val="CommentText"/>
      </w:pPr>
      <w:r>
        <w:rPr>
          <w:rStyle w:val="CommentReference"/>
        </w:rPr>
        <w:annotationRef/>
      </w:r>
    </w:p>
  </w:comment>
  <w:comment w:id="211" w:author="" w:initials="">
    <w:p w14:paraId="10998D17" w14:textId="77777777" w:rsidR="00261431" w:rsidRDefault="00000000">
      <w:pPr>
        <w:pStyle w:val="CommentText"/>
      </w:pPr>
      <w:r>
        <w:rPr>
          <w:rStyle w:val="CommentReference"/>
        </w:rPr>
        <w:annotationRef/>
      </w:r>
    </w:p>
  </w:comment>
  <w:comment w:id="21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1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00"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15"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14"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16"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17"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18"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19"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20"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21"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23"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24"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25"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27"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28" w:author="" w:initials="">
    <w:p w14:paraId="386E5830" w14:textId="77777777" w:rsidR="00261431" w:rsidRDefault="00000000">
      <w:pPr>
        <w:pStyle w:val="CommentText"/>
      </w:pPr>
      <w:r>
        <w:rPr>
          <w:rStyle w:val="CommentReference"/>
        </w:rPr>
        <w:annotationRef/>
      </w:r>
    </w:p>
  </w:comment>
  <w:comment w:id="229" w:author="" w:initials="">
    <w:p w14:paraId="7C39E8D3" w14:textId="77777777" w:rsidR="00261431" w:rsidRDefault="00000000">
      <w:pPr>
        <w:pStyle w:val="CommentText"/>
      </w:pPr>
      <w:r>
        <w:rPr>
          <w:rStyle w:val="CommentReference"/>
        </w:rPr>
        <w:annotationRef/>
      </w:r>
    </w:p>
  </w:comment>
  <w:comment w:id="230"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31"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32"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33"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34"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35" w:author="" w:initials="">
    <w:p w14:paraId="20F59D9A" w14:textId="77777777" w:rsidR="00261431" w:rsidRDefault="00000000">
      <w:pPr>
        <w:pStyle w:val="CommentText"/>
      </w:pPr>
      <w:r>
        <w:rPr>
          <w:rStyle w:val="CommentReference"/>
        </w:rPr>
        <w:annotationRef/>
      </w:r>
    </w:p>
  </w:comment>
  <w:comment w:id="236"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37"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38"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39"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40"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41"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43"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44"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46" w:author="Luttik, Daan" w:date="2026-06-14T23:09:00Z" w:initials="DL">
    <w:p w14:paraId="594265F5" w14:textId="77777777" w:rsidR="00EF75A8" w:rsidRDefault="00EF75A8" w:rsidP="00EF75A8">
      <w:pPr>
        <w:pStyle w:val="CommentText"/>
        <w:ind w:firstLine="0"/>
      </w:pPr>
      <w:r>
        <w:rPr>
          <w:rStyle w:val="CommentReference"/>
        </w:rPr>
        <w:annotationRef/>
      </w:r>
      <w:r>
        <w:t>Double check apa</w:t>
      </w:r>
    </w:p>
  </w:comment>
  <w:comment w:id="250"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1"/>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1"/>
  <w15:commentEx w15:paraId="4A9D048D" w15:done="1"/>
  <w15:commentEx w15:paraId="6C8EAFE9" w15:done="1"/>
  <w15:commentEx w15:paraId="594265F5" w15:done="1"/>
  <w15:commentEx w15:paraId="05D2FA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496525E7" w16cex:dateUtc="2026-06-14T21:0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94265F5" w16cid:durableId="496525E7"/>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26AA4" w14:textId="77777777" w:rsidR="00B52EB5" w:rsidRDefault="00B52EB5">
      <w:pPr>
        <w:spacing w:line="240" w:lineRule="auto"/>
      </w:pPr>
      <w:r>
        <w:separator/>
      </w:r>
    </w:p>
  </w:endnote>
  <w:endnote w:type="continuationSeparator" w:id="0">
    <w:p w14:paraId="4C585034" w14:textId="77777777" w:rsidR="00B52EB5" w:rsidRDefault="00B52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D2ECBDD-4856-463A-9E05-27D515179BDA}"/>
    <w:embedBold r:id="rId2" w:fontKey="{AC8308CF-F3EE-48D1-9C36-693898D0DA30}"/>
    <w:embedItalic r:id="rId3" w:fontKey="{B92EDC88-9505-445E-B47B-33D7122FDD2A}"/>
  </w:font>
  <w:font w:name="EB Garamond SemiBold">
    <w:charset w:val="00"/>
    <w:family w:val="auto"/>
    <w:pitch w:val="variable"/>
    <w:sig w:usb0="E00002FF" w:usb1="02000413" w:usb2="00000000" w:usb3="00000000" w:csb0="0000019F" w:csb1="00000000"/>
    <w:embedRegular r:id="rId4" w:fontKey="{15D11C6D-A83D-48EE-95F9-D6BD775A723F}"/>
  </w:font>
  <w:font w:name="EB Garamond Medium">
    <w:charset w:val="00"/>
    <w:family w:val="auto"/>
    <w:pitch w:val="variable"/>
    <w:sig w:usb0="E00002FF" w:usb1="02000413" w:usb2="00000000" w:usb3="00000000" w:csb0="0000019F" w:csb1="00000000"/>
    <w:embedRegular r:id="rId5" w:fontKey="{5CE81C5B-389F-4B6C-89DB-1032650C264F}"/>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9FF7ED0B-6D97-4741-BF3D-008578DDA515}"/>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333554F0-242A-41D4-B2D5-380CC057EEC3}"/>
    <w:embedBold r:id="rId8" w:fontKey="{18B7C56B-0A52-45FB-A670-4CE936FE8AD1}"/>
  </w:font>
  <w:font w:name="Calibri">
    <w:panose1 w:val="020F0502020204030204"/>
    <w:charset w:val="00"/>
    <w:family w:val="swiss"/>
    <w:pitch w:val="variable"/>
    <w:sig w:usb0="E4002EFF" w:usb1="C200247B" w:usb2="00000009" w:usb3="00000000" w:csb0="000001FF" w:csb1="00000000"/>
    <w:embedRegular r:id="rId9" w:fontKey="{B6BD1826-73CB-411C-9948-96DBBD7431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39078" w14:textId="77777777" w:rsidR="00B52EB5" w:rsidRDefault="00B52EB5">
      <w:pPr>
        <w:spacing w:line="240" w:lineRule="auto"/>
      </w:pPr>
      <w:r>
        <w:separator/>
      </w:r>
    </w:p>
  </w:footnote>
  <w:footnote w:type="continuationSeparator" w:id="0">
    <w:p w14:paraId="4E651073" w14:textId="77777777" w:rsidR="00B52EB5" w:rsidRDefault="00B52EB5">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0C5"/>
    <w:rsid w:val="0001621A"/>
    <w:rsid w:val="0001674C"/>
    <w:rsid w:val="00017A32"/>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253"/>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95C42"/>
    <w:rsid w:val="000A03A5"/>
    <w:rsid w:val="000A2D1F"/>
    <w:rsid w:val="000A37CD"/>
    <w:rsid w:val="000A4991"/>
    <w:rsid w:val="000A4C81"/>
    <w:rsid w:val="000A5747"/>
    <w:rsid w:val="000A656E"/>
    <w:rsid w:val="000A65D1"/>
    <w:rsid w:val="000A6ECC"/>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9EE"/>
    <w:rsid w:val="000F0A4F"/>
    <w:rsid w:val="000F0CDF"/>
    <w:rsid w:val="000F1D99"/>
    <w:rsid w:val="000F33F9"/>
    <w:rsid w:val="000F3FB0"/>
    <w:rsid w:val="000F5189"/>
    <w:rsid w:val="000F5C93"/>
    <w:rsid w:val="000F6C2A"/>
    <w:rsid w:val="000F6EBA"/>
    <w:rsid w:val="000F72C1"/>
    <w:rsid w:val="000F7FEC"/>
    <w:rsid w:val="00100B04"/>
    <w:rsid w:val="00100F76"/>
    <w:rsid w:val="0010139E"/>
    <w:rsid w:val="001019C6"/>
    <w:rsid w:val="001019F6"/>
    <w:rsid w:val="00101E2E"/>
    <w:rsid w:val="001021F4"/>
    <w:rsid w:val="00103441"/>
    <w:rsid w:val="00103C7C"/>
    <w:rsid w:val="0010459D"/>
    <w:rsid w:val="00104AFC"/>
    <w:rsid w:val="00105251"/>
    <w:rsid w:val="0010579D"/>
    <w:rsid w:val="00106667"/>
    <w:rsid w:val="001118B0"/>
    <w:rsid w:val="00112098"/>
    <w:rsid w:val="00114075"/>
    <w:rsid w:val="0011446B"/>
    <w:rsid w:val="00114F0B"/>
    <w:rsid w:val="00117595"/>
    <w:rsid w:val="00117E63"/>
    <w:rsid w:val="00117F5C"/>
    <w:rsid w:val="00120D24"/>
    <w:rsid w:val="00121281"/>
    <w:rsid w:val="001224F7"/>
    <w:rsid w:val="00124987"/>
    <w:rsid w:val="001249AB"/>
    <w:rsid w:val="00124D1C"/>
    <w:rsid w:val="001255B1"/>
    <w:rsid w:val="0012657A"/>
    <w:rsid w:val="00127BA3"/>
    <w:rsid w:val="00131206"/>
    <w:rsid w:val="00131854"/>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40A"/>
    <w:rsid w:val="001677B2"/>
    <w:rsid w:val="00167FF0"/>
    <w:rsid w:val="00170835"/>
    <w:rsid w:val="001714D6"/>
    <w:rsid w:val="00171BAC"/>
    <w:rsid w:val="00173514"/>
    <w:rsid w:val="00174094"/>
    <w:rsid w:val="00175508"/>
    <w:rsid w:val="001756C2"/>
    <w:rsid w:val="0017573A"/>
    <w:rsid w:val="00175FB5"/>
    <w:rsid w:val="00184458"/>
    <w:rsid w:val="00185BE7"/>
    <w:rsid w:val="00186C0A"/>
    <w:rsid w:val="00190454"/>
    <w:rsid w:val="001914FF"/>
    <w:rsid w:val="00193055"/>
    <w:rsid w:val="0019308A"/>
    <w:rsid w:val="0019362A"/>
    <w:rsid w:val="00194445"/>
    <w:rsid w:val="0019447A"/>
    <w:rsid w:val="00196EA0"/>
    <w:rsid w:val="0019760C"/>
    <w:rsid w:val="0019761E"/>
    <w:rsid w:val="00197894"/>
    <w:rsid w:val="001A0CDA"/>
    <w:rsid w:val="001A28C5"/>
    <w:rsid w:val="001A3712"/>
    <w:rsid w:val="001A5A3B"/>
    <w:rsid w:val="001A6B7F"/>
    <w:rsid w:val="001A7432"/>
    <w:rsid w:val="001B0038"/>
    <w:rsid w:val="001B3025"/>
    <w:rsid w:val="001B31AC"/>
    <w:rsid w:val="001B3EA3"/>
    <w:rsid w:val="001B5FA5"/>
    <w:rsid w:val="001B6B46"/>
    <w:rsid w:val="001B701B"/>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0077"/>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17EAA"/>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211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0A2A"/>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D0229"/>
    <w:rsid w:val="002D31A8"/>
    <w:rsid w:val="002D3BBC"/>
    <w:rsid w:val="002D3FCE"/>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3D4"/>
    <w:rsid w:val="00304771"/>
    <w:rsid w:val="0030569A"/>
    <w:rsid w:val="003059DD"/>
    <w:rsid w:val="00306ABB"/>
    <w:rsid w:val="003071CF"/>
    <w:rsid w:val="00310110"/>
    <w:rsid w:val="003119AA"/>
    <w:rsid w:val="003128AD"/>
    <w:rsid w:val="00313B00"/>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3E2C"/>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050"/>
    <w:rsid w:val="003C7BCF"/>
    <w:rsid w:val="003D0186"/>
    <w:rsid w:val="003D26D2"/>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0B26"/>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5F72"/>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3DA"/>
    <w:rsid w:val="00437DEF"/>
    <w:rsid w:val="00437F13"/>
    <w:rsid w:val="004400FF"/>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75AA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D03"/>
    <w:rsid w:val="004A6EB2"/>
    <w:rsid w:val="004B02AA"/>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13FC"/>
    <w:rsid w:val="004D2450"/>
    <w:rsid w:val="004D4576"/>
    <w:rsid w:val="004D52CD"/>
    <w:rsid w:val="004D58BD"/>
    <w:rsid w:val="004D6F47"/>
    <w:rsid w:val="004D7B05"/>
    <w:rsid w:val="004E14AC"/>
    <w:rsid w:val="004E304B"/>
    <w:rsid w:val="004E42CB"/>
    <w:rsid w:val="004E6100"/>
    <w:rsid w:val="004F121B"/>
    <w:rsid w:val="004F1598"/>
    <w:rsid w:val="004F1AA8"/>
    <w:rsid w:val="004F2874"/>
    <w:rsid w:val="004F321E"/>
    <w:rsid w:val="004F3FEA"/>
    <w:rsid w:val="004F48CF"/>
    <w:rsid w:val="004F4BF2"/>
    <w:rsid w:val="004F4D1D"/>
    <w:rsid w:val="004F4F1C"/>
    <w:rsid w:val="004F58B1"/>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7A6"/>
    <w:rsid w:val="00533EA3"/>
    <w:rsid w:val="0053410B"/>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4F44"/>
    <w:rsid w:val="0056528A"/>
    <w:rsid w:val="00566D0A"/>
    <w:rsid w:val="00567063"/>
    <w:rsid w:val="00567FB2"/>
    <w:rsid w:val="005701D9"/>
    <w:rsid w:val="00570373"/>
    <w:rsid w:val="005704C1"/>
    <w:rsid w:val="0057078B"/>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96F45"/>
    <w:rsid w:val="005A0E1C"/>
    <w:rsid w:val="005A0EC0"/>
    <w:rsid w:val="005A34CA"/>
    <w:rsid w:val="005A3F72"/>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D0A"/>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58C6"/>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2D37"/>
    <w:rsid w:val="006637C7"/>
    <w:rsid w:val="00663E03"/>
    <w:rsid w:val="00664145"/>
    <w:rsid w:val="0066452D"/>
    <w:rsid w:val="00664D2B"/>
    <w:rsid w:val="006652B4"/>
    <w:rsid w:val="00670A99"/>
    <w:rsid w:val="00673568"/>
    <w:rsid w:val="00673EE1"/>
    <w:rsid w:val="00674B42"/>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58AC"/>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E25"/>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5D75"/>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45"/>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592F"/>
    <w:rsid w:val="007B7A6A"/>
    <w:rsid w:val="007C0197"/>
    <w:rsid w:val="007C03ED"/>
    <w:rsid w:val="007C11A5"/>
    <w:rsid w:val="007C1A20"/>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4E79"/>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5B4B"/>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1AD6"/>
    <w:rsid w:val="008927A5"/>
    <w:rsid w:val="0089425D"/>
    <w:rsid w:val="0089648C"/>
    <w:rsid w:val="00896AE1"/>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15"/>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57E05"/>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6B0D"/>
    <w:rsid w:val="009977D1"/>
    <w:rsid w:val="009A0CDC"/>
    <w:rsid w:val="009A13C4"/>
    <w:rsid w:val="009A17A9"/>
    <w:rsid w:val="009A2151"/>
    <w:rsid w:val="009A2354"/>
    <w:rsid w:val="009A2C69"/>
    <w:rsid w:val="009A32EA"/>
    <w:rsid w:val="009A3796"/>
    <w:rsid w:val="009A3C9B"/>
    <w:rsid w:val="009A4286"/>
    <w:rsid w:val="009A44A6"/>
    <w:rsid w:val="009A5455"/>
    <w:rsid w:val="009A6F58"/>
    <w:rsid w:val="009B0C80"/>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17F"/>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406E"/>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85207"/>
    <w:rsid w:val="00A91321"/>
    <w:rsid w:val="00A92E12"/>
    <w:rsid w:val="00A964F6"/>
    <w:rsid w:val="00A96987"/>
    <w:rsid w:val="00AA1280"/>
    <w:rsid w:val="00AA160A"/>
    <w:rsid w:val="00AA3083"/>
    <w:rsid w:val="00AA5558"/>
    <w:rsid w:val="00AA73F7"/>
    <w:rsid w:val="00AA7764"/>
    <w:rsid w:val="00AA78AF"/>
    <w:rsid w:val="00AA7F07"/>
    <w:rsid w:val="00AB0604"/>
    <w:rsid w:val="00AB1D76"/>
    <w:rsid w:val="00AB36D2"/>
    <w:rsid w:val="00AB3CBA"/>
    <w:rsid w:val="00AB448F"/>
    <w:rsid w:val="00AB5826"/>
    <w:rsid w:val="00AB584C"/>
    <w:rsid w:val="00AB5895"/>
    <w:rsid w:val="00AB62A2"/>
    <w:rsid w:val="00AB7EEE"/>
    <w:rsid w:val="00AC0672"/>
    <w:rsid w:val="00AC0AF0"/>
    <w:rsid w:val="00AC12A9"/>
    <w:rsid w:val="00AC2F05"/>
    <w:rsid w:val="00AC5022"/>
    <w:rsid w:val="00AC6784"/>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2EB5"/>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62A"/>
    <w:rsid w:val="00B8596E"/>
    <w:rsid w:val="00B862A7"/>
    <w:rsid w:val="00B87008"/>
    <w:rsid w:val="00B87BDA"/>
    <w:rsid w:val="00B91234"/>
    <w:rsid w:val="00B91510"/>
    <w:rsid w:val="00B92841"/>
    <w:rsid w:val="00B928A9"/>
    <w:rsid w:val="00B9389E"/>
    <w:rsid w:val="00B94A7F"/>
    <w:rsid w:val="00B960CB"/>
    <w:rsid w:val="00B96CB5"/>
    <w:rsid w:val="00B97444"/>
    <w:rsid w:val="00B9769B"/>
    <w:rsid w:val="00BA1B5C"/>
    <w:rsid w:val="00BA25BE"/>
    <w:rsid w:val="00BA3129"/>
    <w:rsid w:val="00BA3A60"/>
    <w:rsid w:val="00BA3B07"/>
    <w:rsid w:val="00BA3DD3"/>
    <w:rsid w:val="00BA482C"/>
    <w:rsid w:val="00BA50B0"/>
    <w:rsid w:val="00BA5614"/>
    <w:rsid w:val="00BA5CA7"/>
    <w:rsid w:val="00BA5F71"/>
    <w:rsid w:val="00BA6503"/>
    <w:rsid w:val="00BA70DA"/>
    <w:rsid w:val="00BA7970"/>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844"/>
    <w:rsid w:val="00BD2A79"/>
    <w:rsid w:val="00BD2B3E"/>
    <w:rsid w:val="00BD2F36"/>
    <w:rsid w:val="00BD3719"/>
    <w:rsid w:val="00BD46F9"/>
    <w:rsid w:val="00BD4ABE"/>
    <w:rsid w:val="00BD693C"/>
    <w:rsid w:val="00BD6C24"/>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DF9"/>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188E"/>
    <w:rsid w:val="00C22348"/>
    <w:rsid w:val="00C224C3"/>
    <w:rsid w:val="00C224FA"/>
    <w:rsid w:val="00C23039"/>
    <w:rsid w:val="00C23C45"/>
    <w:rsid w:val="00C259C5"/>
    <w:rsid w:val="00C25CA0"/>
    <w:rsid w:val="00C25D5A"/>
    <w:rsid w:val="00C26245"/>
    <w:rsid w:val="00C26590"/>
    <w:rsid w:val="00C2756E"/>
    <w:rsid w:val="00C2789C"/>
    <w:rsid w:val="00C31759"/>
    <w:rsid w:val="00C31A3B"/>
    <w:rsid w:val="00C31B56"/>
    <w:rsid w:val="00C31EFF"/>
    <w:rsid w:val="00C32CE9"/>
    <w:rsid w:val="00C33013"/>
    <w:rsid w:val="00C334AC"/>
    <w:rsid w:val="00C34068"/>
    <w:rsid w:val="00C34149"/>
    <w:rsid w:val="00C347CB"/>
    <w:rsid w:val="00C34FBE"/>
    <w:rsid w:val="00C35330"/>
    <w:rsid w:val="00C35AC7"/>
    <w:rsid w:val="00C362D7"/>
    <w:rsid w:val="00C364AE"/>
    <w:rsid w:val="00C36530"/>
    <w:rsid w:val="00C37340"/>
    <w:rsid w:val="00C416FD"/>
    <w:rsid w:val="00C42BFB"/>
    <w:rsid w:val="00C432A0"/>
    <w:rsid w:val="00C44A65"/>
    <w:rsid w:val="00C45536"/>
    <w:rsid w:val="00C45F18"/>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5494"/>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6E3C"/>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664"/>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2F"/>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A37"/>
    <w:rsid w:val="00D13C2C"/>
    <w:rsid w:val="00D15C83"/>
    <w:rsid w:val="00D22E6A"/>
    <w:rsid w:val="00D23504"/>
    <w:rsid w:val="00D23994"/>
    <w:rsid w:val="00D24175"/>
    <w:rsid w:val="00D279A5"/>
    <w:rsid w:val="00D27D39"/>
    <w:rsid w:val="00D27FE7"/>
    <w:rsid w:val="00D3047B"/>
    <w:rsid w:val="00D32BA2"/>
    <w:rsid w:val="00D33E35"/>
    <w:rsid w:val="00D35020"/>
    <w:rsid w:val="00D3510F"/>
    <w:rsid w:val="00D358E2"/>
    <w:rsid w:val="00D35B51"/>
    <w:rsid w:val="00D400F0"/>
    <w:rsid w:val="00D4019B"/>
    <w:rsid w:val="00D401E0"/>
    <w:rsid w:val="00D4037E"/>
    <w:rsid w:val="00D404D3"/>
    <w:rsid w:val="00D41902"/>
    <w:rsid w:val="00D425EF"/>
    <w:rsid w:val="00D432DF"/>
    <w:rsid w:val="00D439C8"/>
    <w:rsid w:val="00D447A3"/>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45BD"/>
    <w:rsid w:val="00D65600"/>
    <w:rsid w:val="00D67430"/>
    <w:rsid w:val="00D70A4C"/>
    <w:rsid w:val="00D71073"/>
    <w:rsid w:val="00D717F8"/>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074"/>
    <w:rsid w:val="00DA776F"/>
    <w:rsid w:val="00DA7E92"/>
    <w:rsid w:val="00DB0131"/>
    <w:rsid w:val="00DB368A"/>
    <w:rsid w:val="00DB3D5B"/>
    <w:rsid w:val="00DB4CF5"/>
    <w:rsid w:val="00DB4FA4"/>
    <w:rsid w:val="00DB5294"/>
    <w:rsid w:val="00DB54E4"/>
    <w:rsid w:val="00DB6468"/>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5F3"/>
    <w:rsid w:val="00DE4A34"/>
    <w:rsid w:val="00DE5F55"/>
    <w:rsid w:val="00DE689A"/>
    <w:rsid w:val="00DE6FDD"/>
    <w:rsid w:val="00DF0394"/>
    <w:rsid w:val="00DF04E4"/>
    <w:rsid w:val="00DF06E3"/>
    <w:rsid w:val="00DF1B07"/>
    <w:rsid w:val="00DF1B74"/>
    <w:rsid w:val="00DF2CDE"/>
    <w:rsid w:val="00DF309D"/>
    <w:rsid w:val="00DF63DD"/>
    <w:rsid w:val="00DF6E5C"/>
    <w:rsid w:val="00DF7012"/>
    <w:rsid w:val="00E000BA"/>
    <w:rsid w:val="00E01452"/>
    <w:rsid w:val="00E028F3"/>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6B2E"/>
    <w:rsid w:val="00E36F84"/>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033A"/>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CF9"/>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0FD4"/>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5F3"/>
    <w:rsid w:val="00EE0E2E"/>
    <w:rsid w:val="00EE0F35"/>
    <w:rsid w:val="00EE2059"/>
    <w:rsid w:val="00EE5CDB"/>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5A8"/>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1D7"/>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38DD"/>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4CF4"/>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 w:type="character" w:styleId="FollowedHyperlink">
    <w:name w:val="FollowedHyperlink"/>
    <w:basedOn w:val="DefaultParagraphFont"/>
    <w:uiPriority w:val="99"/>
    <w:semiHidden/>
    <w:unhideWhenUsed/>
    <w:rsid w:val="000672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48550/arXiv.2405.2101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openai.com/index/function-calling-and-other-api-update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openai.com/index/chatgpt/"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mckinsey.com/capabilities/mckinsey-digital/our-insights/superagency-in-the-workplace-empowering-people-to-unlock-ais-full-potential-at-work"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claude.com/blog/skill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www.mckinsey.com/capabilities/mckinsey-digital/our-insights/superagency-in-the-workplace-empowering-people-to-unlock-ais-full-potential-at-work"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19913</Words>
  <Characters>109527</Characters>
  <Application>Microsoft Office Word</Application>
  <DocSecurity>0</DocSecurity>
  <Lines>912</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129182</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210</cp:revision>
  <cp:lastPrinted>2026-06-14T22:42:00Z</cp:lastPrinted>
  <dcterms:created xsi:type="dcterms:W3CDTF">2026-06-13T12:47:00Z</dcterms:created>
  <dcterms:modified xsi:type="dcterms:W3CDTF">2026-06-14T22:45:00Z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