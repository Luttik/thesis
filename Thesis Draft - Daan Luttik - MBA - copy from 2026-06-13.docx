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9EE7F" w14:textId="77777777" w:rsidR="00EB5DFF" w:rsidRDefault="00EB5DFF" w:rsidP="00EB5DFF">
      <w:pPr>
        <w:rPr>
          <w:b/>
          <w:bCs/>
        </w:rPr>
      </w:pPr>
    </w:p>
    <w:p w14:paraId="66AF6F20" w14:textId="77777777" w:rsidR="00EB5DFF" w:rsidRDefault="00EB5DFF" w:rsidP="00EB5DFF">
      <w:pPr>
        <w:jc w:val="center"/>
      </w:pPr>
      <w:r>
        <w:rPr>
          <w:noProof/>
        </w:rPr>
        <w:drawing>
          <wp:inline distT="0" distB="0" distL="114300" distR="114300" wp14:anchorId="46FAAF55" wp14:editId="1A2521DA">
            <wp:extent cx="2907665" cy="648335"/>
            <wp:effectExtent l="0" t="0" r="0" b="0"/>
            <wp:docPr id="1" name="image4.jpg" descr="ENG_NyenrodeLogoFC"/>
            <wp:cNvGraphicFramePr/>
            <a:graphic xmlns:a="http://schemas.openxmlformats.org/drawingml/2006/main">
              <a:graphicData uri="http://schemas.openxmlformats.org/drawingml/2006/picture">
                <pic:pic xmlns:pic="http://schemas.openxmlformats.org/drawingml/2006/picture">
                  <pic:nvPicPr>
                    <pic:cNvPr id="0" name="image4.jpg" descr="ENG_NyenrodeLogoFC"/>
                    <pic:cNvPicPr preferRelativeResize="0"/>
                  </pic:nvPicPr>
                  <pic:blipFill>
                    <a:blip r:embed="rId8"/>
                    <a:srcRect/>
                    <a:stretch>
                      <a:fillRect/>
                    </a:stretch>
                  </pic:blipFill>
                  <pic:spPr>
                    <a:xfrm>
                      <a:off x="0" y="0"/>
                      <a:ext cx="2907665" cy="648335"/>
                    </a:xfrm>
                    <a:prstGeom prst="rect">
                      <a:avLst/>
                    </a:prstGeom>
                    <a:ln/>
                  </pic:spPr>
                </pic:pic>
              </a:graphicData>
            </a:graphic>
          </wp:inline>
        </w:drawing>
      </w:r>
    </w:p>
    <w:p w14:paraId="73471B87" w14:textId="77777777" w:rsidR="00EB5DFF" w:rsidRDefault="00EB5DFF" w:rsidP="00EB5DFF"/>
    <w:p w14:paraId="09F80262" w14:textId="77777777" w:rsidR="00EB5DFF" w:rsidRDefault="00EB5DFF" w:rsidP="00EB5DFF"/>
    <w:p w14:paraId="0A80124B" w14:textId="77777777" w:rsidR="00EB5DFF" w:rsidRDefault="00EB5DFF" w:rsidP="00EB5DFF"/>
    <w:p w14:paraId="6E4A6C8F" w14:textId="77777777" w:rsidR="00EB5DFF" w:rsidRDefault="00EB5DFF" w:rsidP="00EB5DFF"/>
    <w:p w14:paraId="38339553" w14:textId="77777777" w:rsidR="00EB5DFF" w:rsidRDefault="00EB5DFF" w:rsidP="00EB5DFF"/>
    <w:p w14:paraId="2DF44FDE" w14:textId="59E399AC" w:rsidR="00EB5DFF" w:rsidRDefault="00EB5DFF" w:rsidP="00EB5DFF">
      <w:pPr>
        <w:jc w:val="center"/>
        <w:rPr>
          <w:b/>
          <w:bCs/>
        </w:rPr>
      </w:pPr>
      <w:commentRangeStart w:id="0"/>
      <w:r>
        <w:rPr>
          <w:b/>
          <w:bCs/>
        </w:rPr>
        <w:t>Thesis</w:t>
      </w:r>
      <w:commentRangeEnd w:id="0"/>
      <w:r w:rsidR="00593503">
        <w:rPr>
          <w:rStyle w:val="CommentReference"/>
          <w:b/>
          <w:bCs/>
          <w:sz w:val="22"/>
          <w:szCs w:val="22"/>
        </w:rPr>
        <w:commentReference w:id="0"/>
      </w:r>
    </w:p>
    <w:p w14:paraId="10A8D2C4" w14:textId="77777777" w:rsidR="00EB5DFF" w:rsidRDefault="00EB5DFF" w:rsidP="00EB5DFF">
      <w:pPr>
        <w:jc w:val="center"/>
        <w:rPr>
          <w:b/>
          <w:bCs/>
        </w:rPr>
      </w:pPr>
    </w:p>
    <w:p w14:paraId="37AA57E2" w14:textId="77777777" w:rsidR="00EB5DFF" w:rsidRDefault="00EB5DFF" w:rsidP="00EB5DFF">
      <w:pPr>
        <w:jc w:val="center"/>
        <w:rPr>
          <w:b/>
          <w:bCs/>
        </w:rPr>
      </w:pPr>
      <w:r>
        <w:rPr>
          <w:b/>
          <w:bCs/>
        </w:rPr>
        <w:t>Executive MBA 22, 2024 – 2026</w:t>
      </w:r>
    </w:p>
    <w:p w14:paraId="1CFA5929" w14:textId="77777777" w:rsidR="00EB5DFF" w:rsidRDefault="00EB5DFF" w:rsidP="00EB5DFF"/>
    <w:p w14:paraId="4B3B4E7D" w14:textId="77777777" w:rsidR="00EB5DFF" w:rsidRDefault="00EB5DFF" w:rsidP="00EB5DFF"/>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05"/>
        <w:gridCol w:w="4755"/>
      </w:tblGrid>
      <w:tr w:rsidR="00EB5DFF" w14:paraId="14D6D015" w14:textId="77777777">
        <w:trPr>
          <w:jc w:val="center"/>
        </w:trPr>
        <w:tc>
          <w:tcPr>
            <w:tcW w:w="4605" w:type="dxa"/>
            <w:tcBorders>
              <w:top w:val="nil"/>
              <w:left w:val="nil"/>
              <w:bottom w:val="nil"/>
              <w:right w:val="nil"/>
            </w:tcBorders>
            <w:tcMar>
              <w:top w:w="28" w:type="dxa"/>
              <w:left w:w="28" w:type="dxa"/>
              <w:bottom w:w="28" w:type="dxa"/>
              <w:right w:w="28" w:type="dxa"/>
            </w:tcMar>
          </w:tcPr>
          <w:p w14:paraId="3D3EEE06" w14:textId="77777777" w:rsidR="00EB5DFF" w:rsidRDefault="00EB5DFF">
            <w:pPr>
              <w:spacing w:line="240" w:lineRule="auto"/>
              <w:ind w:firstLine="0"/>
              <w:jc w:val="right"/>
              <w:rPr>
                <w:b/>
                <w:bCs/>
              </w:rPr>
            </w:pPr>
            <w:r>
              <w:rPr>
                <w:b/>
                <w:bCs/>
              </w:rPr>
              <w:t xml:space="preserve">Name:    </w:t>
            </w:r>
          </w:p>
        </w:tc>
        <w:tc>
          <w:tcPr>
            <w:tcW w:w="4755" w:type="dxa"/>
            <w:tcBorders>
              <w:top w:val="nil"/>
              <w:left w:val="nil"/>
              <w:bottom w:val="nil"/>
              <w:right w:val="nil"/>
            </w:tcBorders>
            <w:tcMar>
              <w:top w:w="28" w:type="dxa"/>
              <w:left w:w="28" w:type="dxa"/>
              <w:bottom w:w="28" w:type="dxa"/>
              <w:right w:w="28" w:type="dxa"/>
            </w:tcMar>
          </w:tcPr>
          <w:p w14:paraId="323E2323" w14:textId="77777777" w:rsidR="00EB5DFF" w:rsidRDefault="00EB5DFF">
            <w:pPr>
              <w:spacing w:line="240" w:lineRule="auto"/>
              <w:ind w:firstLine="0"/>
            </w:pPr>
            <w:r w:rsidRPr="71D16EC7">
              <w:rPr>
                <w:lang w:val="en-US"/>
              </w:rPr>
              <w:t xml:space="preserve"> D.T. (Daan) Luttik</w:t>
            </w:r>
          </w:p>
        </w:tc>
      </w:tr>
      <w:tr w:rsidR="00EB5DFF" w14:paraId="61A66ACB" w14:textId="77777777">
        <w:trPr>
          <w:jc w:val="center"/>
        </w:trPr>
        <w:tc>
          <w:tcPr>
            <w:tcW w:w="4605" w:type="dxa"/>
            <w:tcBorders>
              <w:top w:val="nil"/>
              <w:left w:val="nil"/>
              <w:bottom w:val="nil"/>
              <w:right w:val="nil"/>
            </w:tcBorders>
            <w:tcMar>
              <w:top w:w="28" w:type="dxa"/>
              <w:left w:w="28" w:type="dxa"/>
              <w:bottom w:w="28" w:type="dxa"/>
              <w:right w:w="28" w:type="dxa"/>
            </w:tcMar>
          </w:tcPr>
          <w:p w14:paraId="0FF96B5B" w14:textId="77777777" w:rsidR="00EB5DFF" w:rsidRDefault="00EB5DFF">
            <w:pPr>
              <w:spacing w:line="240" w:lineRule="auto"/>
              <w:ind w:firstLine="0"/>
              <w:jc w:val="right"/>
              <w:rPr>
                <w:b/>
                <w:bCs/>
              </w:rPr>
            </w:pPr>
            <w:r>
              <w:rPr>
                <w:b/>
                <w:bCs/>
              </w:rPr>
              <w:t>Student Number:</w:t>
            </w:r>
          </w:p>
        </w:tc>
        <w:tc>
          <w:tcPr>
            <w:tcW w:w="4755" w:type="dxa"/>
            <w:tcBorders>
              <w:top w:val="nil"/>
              <w:left w:val="nil"/>
              <w:bottom w:val="nil"/>
              <w:right w:val="nil"/>
            </w:tcBorders>
            <w:tcMar>
              <w:top w:w="28" w:type="dxa"/>
              <w:left w:w="28" w:type="dxa"/>
              <w:bottom w:w="28" w:type="dxa"/>
              <w:right w:w="28" w:type="dxa"/>
            </w:tcMar>
          </w:tcPr>
          <w:p w14:paraId="6E983E99" w14:textId="77777777" w:rsidR="00EB5DFF" w:rsidRDefault="00EB5DFF">
            <w:pPr>
              <w:spacing w:line="240" w:lineRule="auto"/>
              <w:ind w:firstLine="0"/>
            </w:pPr>
            <w:r>
              <w:t xml:space="preserve"> 230001004</w:t>
            </w:r>
          </w:p>
        </w:tc>
      </w:tr>
      <w:tr w:rsidR="00EB5DFF" w14:paraId="060E5817" w14:textId="77777777">
        <w:trPr>
          <w:jc w:val="center"/>
        </w:trPr>
        <w:tc>
          <w:tcPr>
            <w:tcW w:w="4605" w:type="dxa"/>
            <w:tcBorders>
              <w:top w:val="nil"/>
              <w:left w:val="nil"/>
              <w:bottom w:val="nil"/>
              <w:right w:val="nil"/>
            </w:tcBorders>
            <w:tcMar>
              <w:top w:w="28" w:type="dxa"/>
              <w:left w:w="28" w:type="dxa"/>
              <w:bottom w:w="28" w:type="dxa"/>
              <w:right w:w="28" w:type="dxa"/>
            </w:tcMar>
          </w:tcPr>
          <w:p w14:paraId="485BC749" w14:textId="77777777" w:rsidR="00EB5DFF" w:rsidRDefault="00EB5DFF">
            <w:pPr>
              <w:spacing w:line="240" w:lineRule="auto"/>
              <w:ind w:firstLine="0"/>
              <w:jc w:val="right"/>
              <w:rPr>
                <w:b/>
                <w:bCs/>
              </w:rPr>
            </w:pPr>
            <w:r>
              <w:rPr>
                <w:b/>
                <w:bCs/>
              </w:rPr>
              <w:t xml:space="preserve">Email: </w:t>
            </w:r>
          </w:p>
        </w:tc>
        <w:tc>
          <w:tcPr>
            <w:tcW w:w="4755" w:type="dxa"/>
            <w:tcBorders>
              <w:top w:val="nil"/>
              <w:left w:val="nil"/>
              <w:bottom w:val="nil"/>
              <w:right w:val="nil"/>
            </w:tcBorders>
            <w:tcMar>
              <w:top w:w="28" w:type="dxa"/>
              <w:left w:w="28" w:type="dxa"/>
              <w:bottom w:w="28" w:type="dxa"/>
              <w:right w:w="28" w:type="dxa"/>
            </w:tcMar>
            <w:vAlign w:val="center"/>
          </w:tcPr>
          <w:p w14:paraId="03F917AF" w14:textId="77777777" w:rsidR="00EB5DFF" w:rsidRDefault="00EB5DFF">
            <w:pPr>
              <w:spacing w:line="240" w:lineRule="auto"/>
              <w:ind w:firstLine="0"/>
            </w:pPr>
            <w:bookmarkStart w:id="1" w:name="_gjdgxs" w:colFirst="0" w:colLast="0"/>
            <w:bookmarkEnd w:id="1"/>
            <w:r>
              <w:t xml:space="preserve"> d.luttik@my.nyenrode.nl</w:t>
            </w:r>
          </w:p>
        </w:tc>
      </w:tr>
      <w:tr w:rsidR="008266C5" w14:paraId="01847E32" w14:textId="77777777">
        <w:trPr>
          <w:jc w:val="center"/>
        </w:trPr>
        <w:tc>
          <w:tcPr>
            <w:tcW w:w="4605" w:type="dxa"/>
            <w:tcBorders>
              <w:top w:val="nil"/>
              <w:left w:val="nil"/>
              <w:bottom w:val="nil"/>
              <w:right w:val="nil"/>
            </w:tcBorders>
            <w:tcMar>
              <w:top w:w="28" w:type="dxa"/>
              <w:left w:w="28" w:type="dxa"/>
              <w:bottom w:w="28" w:type="dxa"/>
              <w:right w:w="28" w:type="dxa"/>
            </w:tcMar>
          </w:tcPr>
          <w:p w14:paraId="179FD22B" w14:textId="1654C912" w:rsidR="008266C5" w:rsidRPr="008266C5" w:rsidRDefault="008266C5">
            <w:pPr>
              <w:spacing w:line="240" w:lineRule="auto"/>
              <w:ind w:firstLine="0"/>
              <w:jc w:val="right"/>
              <w:rPr>
                <w:b/>
                <w:bCs/>
              </w:rPr>
            </w:pPr>
            <w:r w:rsidRPr="008266C5">
              <w:rPr>
                <w:b/>
                <w:bCs/>
              </w:rPr>
              <w:t>Supervisor:</w:t>
            </w:r>
          </w:p>
        </w:tc>
        <w:tc>
          <w:tcPr>
            <w:tcW w:w="4755" w:type="dxa"/>
            <w:tcBorders>
              <w:top w:val="nil"/>
              <w:left w:val="nil"/>
              <w:bottom w:val="nil"/>
              <w:right w:val="nil"/>
            </w:tcBorders>
            <w:tcMar>
              <w:top w:w="28" w:type="dxa"/>
              <w:left w:w="28" w:type="dxa"/>
              <w:bottom w:w="28" w:type="dxa"/>
              <w:right w:w="28" w:type="dxa"/>
            </w:tcMar>
            <w:vAlign w:val="center"/>
          </w:tcPr>
          <w:p w14:paraId="694E7251" w14:textId="4409E6EC" w:rsidR="008266C5" w:rsidRDefault="008266C5">
            <w:pPr>
              <w:spacing w:line="240" w:lineRule="auto"/>
              <w:ind w:firstLine="0"/>
            </w:pPr>
            <w:r>
              <w:t>S. (</w:t>
            </w:r>
            <w:r w:rsidR="00EC0B69">
              <w:t>Stefanie) Beninger</w:t>
            </w:r>
          </w:p>
        </w:tc>
      </w:tr>
    </w:tbl>
    <w:p w14:paraId="6F5610B7" w14:textId="77777777" w:rsidR="00EB5DFF" w:rsidRDefault="00EB5DFF" w:rsidP="00EB5DFF">
      <w:r>
        <w:br w:type="page"/>
      </w:r>
    </w:p>
    <w:p w14:paraId="53CC3CAF" w14:textId="77777777" w:rsidR="00EB5DFF" w:rsidRDefault="00EB5DFF" w:rsidP="00EB5DFF">
      <w:pPr>
        <w:jc w:val="center"/>
        <w:rPr>
          <w:b/>
          <w:bCs/>
        </w:rPr>
      </w:pPr>
      <w:r>
        <w:rPr>
          <w:b/>
          <w:bCs/>
        </w:rPr>
        <w:lastRenderedPageBreak/>
        <w:t>DECLARATION</w:t>
      </w:r>
    </w:p>
    <w:p w14:paraId="5D40D752" w14:textId="77777777" w:rsidR="00EB5DFF" w:rsidRDefault="00EB5DFF" w:rsidP="00EB5DFF">
      <w:r w:rsidRPr="71D16EC7">
        <w:rPr>
          <w:lang w:val="en-US"/>
        </w:rPr>
        <w:t>By submitting this work electronically, I, Daan Luttik, declare that the entirety of the work contained therein is my own original work; and that I have not previously in its entirety or in part submitted it for obtaining any qualification or in fulfilment of any other academic assignment. In this I acknowledge that I understand the following elements of ethical academic conduct:</w:t>
      </w:r>
    </w:p>
    <w:p w14:paraId="1B914526" w14:textId="77777777" w:rsidR="00EB5DFF" w:rsidRDefault="00EB5DFF" w:rsidP="00EB5DFF">
      <w:pPr>
        <w:numPr>
          <w:ilvl w:val="0"/>
          <w:numId w:val="10"/>
        </w:numPr>
      </w:pPr>
      <w:r w:rsidRPr="6E19D5D5">
        <w:rPr>
          <w:lang w:val="en-US"/>
        </w:rPr>
        <w:t>Plagiarism: I understand the rules with regard to referencing and use of content that is contained in either hard or soft copy sources, including the internet or any other electronic medium.</w:t>
      </w:r>
    </w:p>
    <w:p w14:paraId="2F168CE9" w14:textId="77777777" w:rsidR="00EB5DFF" w:rsidRDefault="00EB5DFF" w:rsidP="00EB5DFF">
      <w:pPr>
        <w:numPr>
          <w:ilvl w:val="0"/>
          <w:numId w:val="10"/>
        </w:numPr>
      </w:pPr>
      <w:r w:rsidRPr="6E19D5D5">
        <w:rPr>
          <w:lang w:val="en-US"/>
        </w:rPr>
        <w:t>Repetition of content: I understand the rules regarding the extent to which I may resubmit content that I have already submitted as part of any other academic assignment.</w:t>
      </w:r>
    </w:p>
    <w:p w14:paraId="0F2892C6" w14:textId="77777777" w:rsidR="00EB5DFF" w:rsidRDefault="00EB5DFF" w:rsidP="6E19D5D5">
      <w:pPr>
        <w:rPr>
          <w:lang w:val="en-US"/>
        </w:rPr>
      </w:pPr>
      <w:r w:rsidRPr="6E19D5D5">
        <w:rPr>
          <w:lang w:val="en-US"/>
        </w:rPr>
        <w:t>I acknowledge that it is my responsibility to clarify any concerns or queries with regard to this declaration with the faculty member concerned, and that lack of knowledge about these requirements does not constitute a defense for any transgression, whether I am aware of it or not.</w:t>
      </w:r>
      <w:r w:rsidRPr="6E19D5D5">
        <w:rPr>
          <w:lang w:val="en-US"/>
        </w:rPr>
        <w:br w:type="page"/>
      </w:r>
    </w:p>
    <w:sdt>
      <w:sdtPr>
        <w:rPr>
          <w:rFonts w:eastAsia="Georgia" w:cs="Georgia"/>
          <w:b w:val="0"/>
          <w:sz w:val="22"/>
          <w:szCs w:val="22"/>
          <w:lang w:val="en" w:eastAsia="nl-NL"/>
        </w:rPr>
        <w:id w:val="-319654408"/>
        <w:docPartObj>
          <w:docPartGallery w:val="Table of Contents"/>
          <w:docPartUnique/>
        </w:docPartObj>
      </w:sdtPr>
      <w:sdtEndPr>
        <w:rPr>
          <w:noProof/>
        </w:rPr>
      </w:sdtEndPr>
      <w:sdtContent>
        <w:p w14:paraId="22937E63" w14:textId="77777777" w:rsidR="00EB5DFF" w:rsidRDefault="00EB5DFF" w:rsidP="00EB5DFF">
          <w:pPr>
            <w:pStyle w:val="TOCHeading"/>
          </w:pPr>
          <w:r>
            <w:t>Contents</w:t>
          </w:r>
        </w:p>
        <w:p w14:paraId="3550BB74" w14:textId="14C0E948" w:rsidR="008266C5" w:rsidRDefault="00EB5DFF">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r>
            <w:fldChar w:fldCharType="begin"/>
          </w:r>
          <w:r>
            <w:instrText xml:space="preserve"> TOC \o "1-2" \h \z \u </w:instrText>
          </w:r>
          <w:r>
            <w:fldChar w:fldCharType="separate"/>
          </w:r>
          <w:hyperlink w:anchor="_Toc231935231" w:history="1">
            <w:r w:rsidR="008266C5" w:rsidRPr="008303F5">
              <w:rPr>
                <w:rStyle w:val="Hyperlink"/>
                <w:noProof/>
              </w:rPr>
              <w:t>1.       Introduction</w:t>
            </w:r>
            <w:r w:rsidR="008266C5">
              <w:rPr>
                <w:noProof/>
                <w:webHidden/>
              </w:rPr>
              <w:tab/>
            </w:r>
            <w:r w:rsidR="008266C5">
              <w:rPr>
                <w:noProof/>
                <w:webHidden/>
              </w:rPr>
              <w:fldChar w:fldCharType="begin"/>
            </w:r>
            <w:r w:rsidR="008266C5">
              <w:rPr>
                <w:noProof/>
                <w:webHidden/>
              </w:rPr>
              <w:instrText xml:space="preserve"> PAGEREF _Toc231935231 \h </w:instrText>
            </w:r>
            <w:r w:rsidR="008266C5">
              <w:rPr>
                <w:noProof/>
                <w:webHidden/>
              </w:rPr>
            </w:r>
            <w:r w:rsidR="008266C5">
              <w:rPr>
                <w:noProof/>
                <w:webHidden/>
              </w:rPr>
              <w:fldChar w:fldCharType="separate"/>
            </w:r>
            <w:r w:rsidR="008266C5">
              <w:rPr>
                <w:noProof/>
                <w:webHidden/>
              </w:rPr>
              <w:t>1</w:t>
            </w:r>
            <w:r w:rsidR="008266C5">
              <w:rPr>
                <w:noProof/>
                <w:webHidden/>
              </w:rPr>
              <w:fldChar w:fldCharType="end"/>
            </w:r>
          </w:hyperlink>
        </w:p>
        <w:p w14:paraId="75342C40" w14:textId="01C243F8"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2" w:history="1">
            <w:r w:rsidRPr="008303F5">
              <w:rPr>
                <w:rStyle w:val="Hyperlink"/>
                <w:noProof/>
              </w:rPr>
              <w:t xml:space="preserve">2.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Literature Review</w:t>
            </w:r>
            <w:r>
              <w:rPr>
                <w:noProof/>
                <w:webHidden/>
              </w:rPr>
              <w:tab/>
            </w:r>
            <w:r>
              <w:rPr>
                <w:noProof/>
                <w:webHidden/>
              </w:rPr>
              <w:fldChar w:fldCharType="begin"/>
            </w:r>
            <w:r>
              <w:rPr>
                <w:noProof/>
                <w:webHidden/>
              </w:rPr>
              <w:instrText xml:space="preserve"> PAGEREF _Toc231935232 \h </w:instrText>
            </w:r>
            <w:r>
              <w:rPr>
                <w:noProof/>
                <w:webHidden/>
              </w:rPr>
            </w:r>
            <w:r>
              <w:rPr>
                <w:noProof/>
                <w:webHidden/>
              </w:rPr>
              <w:fldChar w:fldCharType="separate"/>
            </w:r>
            <w:r>
              <w:rPr>
                <w:noProof/>
                <w:webHidden/>
              </w:rPr>
              <w:t>4</w:t>
            </w:r>
            <w:r>
              <w:rPr>
                <w:noProof/>
                <w:webHidden/>
              </w:rPr>
              <w:fldChar w:fldCharType="end"/>
            </w:r>
          </w:hyperlink>
        </w:p>
        <w:p w14:paraId="6D928EA8" w14:textId="2EDD41C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3" w:history="1">
            <w:r w:rsidRPr="008303F5">
              <w:rPr>
                <w:rStyle w:val="Hyperlink"/>
                <w:noProof/>
              </w:rPr>
              <w:t xml:space="preserve">2.1.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historical development of AI</w:t>
            </w:r>
            <w:r>
              <w:rPr>
                <w:noProof/>
                <w:webHidden/>
              </w:rPr>
              <w:tab/>
            </w:r>
            <w:r>
              <w:rPr>
                <w:noProof/>
                <w:webHidden/>
              </w:rPr>
              <w:fldChar w:fldCharType="begin"/>
            </w:r>
            <w:r>
              <w:rPr>
                <w:noProof/>
                <w:webHidden/>
              </w:rPr>
              <w:instrText xml:space="preserve"> PAGEREF _Toc231935233 \h </w:instrText>
            </w:r>
            <w:r>
              <w:rPr>
                <w:noProof/>
                <w:webHidden/>
              </w:rPr>
            </w:r>
            <w:r>
              <w:rPr>
                <w:noProof/>
                <w:webHidden/>
              </w:rPr>
              <w:fldChar w:fldCharType="separate"/>
            </w:r>
            <w:r>
              <w:rPr>
                <w:noProof/>
                <w:webHidden/>
              </w:rPr>
              <w:t>4</w:t>
            </w:r>
            <w:r>
              <w:rPr>
                <w:noProof/>
                <w:webHidden/>
              </w:rPr>
              <w:fldChar w:fldCharType="end"/>
            </w:r>
          </w:hyperlink>
        </w:p>
        <w:p w14:paraId="2A77A32A" w14:textId="5CE18B9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4" w:history="1">
            <w:r w:rsidRPr="008303F5">
              <w:rPr>
                <w:rStyle w:val="Hyperlink"/>
                <w:noProof/>
              </w:rPr>
              <w:t>2.2.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On Agentic AI</w:t>
            </w:r>
            <w:r>
              <w:rPr>
                <w:noProof/>
                <w:webHidden/>
              </w:rPr>
              <w:tab/>
            </w:r>
            <w:r>
              <w:rPr>
                <w:noProof/>
                <w:webHidden/>
              </w:rPr>
              <w:fldChar w:fldCharType="begin"/>
            </w:r>
            <w:r>
              <w:rPr>
                <w:noProof/>
                <w:webHidden/>
              </w:rPr>
              <w:instrText xml:space="preserve"> PAGEREF _Toc231935234 \h </w:instrText>
            </w:r>
            <w:r>
              <w:rPr>
                <w:noProof/>
                <w:webHidden/>
              </w:rPr>
            </w:r>
            <w:r>
              <w:rPr>
                <w:noProof/>
                <w:webHidden/>
              </w:rPr>
              <w:fldChar w:fldCharType="separate"/>
            </w:r>
            <w:r>
              <w:rPr>
                <w:noProof/>
                <w:webHidden/>
              </w:rPr>
              <w:t>8</w:t>
            </w:r>
            <w:r>
              <w:rPr>
                <w:noProof/>
                <w:webHidden/>
              </w:rPr>
              <w:fldChar w:fldCharType="end"/>
            </w:r>
          </w:hyperlink>
        </w:p>
        <w:p w14:paraId="4ABB5DE5" w14:textId="6B1F3D21"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5" w:history="1">
            <w:r w:rsidRPr="008303F5">
              <w:rPr>
                <w:rStyle w:val="Hyperlink"/>
                <w:noProof/>
              </w:rPr>
              <w:t>2.3.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theory and value creation with agentic AI</w:t>
            </w:r>
            <w:r>
              <w:rPr>
                <w:noProof/>
                <w:webHidden/>
              </w:rPr>
              <w:tab/>
            </w:r>
            <w:r>
              <w:rPr>
                <w:noProof/>
                <w:webHidden/>
              </w:rPr>
              <w:fldChar w:fldCharType="begin"/>
            </w:r>
            <w:r>
              <w:rPr>
                <w:noProof/>
                <w:webHidden/>
              </w:rPr>
              <w:instrText xml:space="preserve"> PAGEREF _Toc231935235 \h </w:instrText>
            </w:r>
            <w:r>
              <w:rPr>
                <w:noProof/>
                <w:webHidden/>
              </w:rPr>
            </w:r>
            <w:r>
              <w:rPr>
                <w:noProof/>
                <w:webHidden/>
              </w:rPr>
              <w:fldChar w:fldCharType="separate"/>
            </w:r>
            <w:r>
              <w:rPr>
                <w:noProof/>
                <w:webHidden/>
              </w:rPr>
              <w:t>9</w:t>
            </w:r>
            <w:r>
              <w:rPr>
                <w:noProof/>
                <w:webHidden/>
              </w:rPr>
              <w:fldChar w:fldCharType="end"/>
            </w:r>
          </w:hyperlink>
        </w:p>
        <w:p w14:paraId="110DF9A7" w14:textId="47F5857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6" w:history="1">
            <w:r w:rsidRPr="008303F5">
              <w:rPr>
                <w:rStyle w:val="Hyperlink"/>
                <w:noProof/>
              </w:rPr>
              <w:t>2.4.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Learnings from earlier waves of digital transformation</w:t>
            </w:r>
            <w:r>
              <w:rPr>
                <w:noProof/>
                <w:webHidden/>
              </w:rPr>
              <w:tab/>
            </w:r>
            <w:r>
              <w:rPr>
                <w:noProof/>
                <w:webHidden/>
              </w:rPr>
              <w:fldChar w:fldCharType="begin"/>
            </w:r>
            <w:r>
              <w:rPr>
                <w:noProof/>
                <w:webHidden/>
              </w:rPr>
              <w:instrText xml:space="preserve"> PAGEREF _Toc231935236 \h </w:instrText>
            </w:r>
            <w:r>
              <w:rPr>
                <w:noProof/>
                <w:webHidden/>
              </w:rPr>
            </w:r>
            <w:r>
              <w:rPr>
                <w:noProof/>
                <w:webHidden/>
              </w:rPr>
              <w:fldChar w:fldCharType="separate"/>
            </w:r>
            <w:r>
              <w:rPr>
                <w:noProof/>
                <w:webHidden/>
              </w:rPr>
              <w:t>10</w:t>
            </w:r>
            <w:r>
              <w:rPr>
                <w:noProof/>
                <w:webHidden/>
              </w:rPr>
              <w:fldChar w:fldCharType="end"/>
            </w:r>
          </w:hyperlink>
        </w:p>
        <w:p w14:paraId="602F3EE1" w14:textId="17A3212D"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7" w:history="1">
            <w:r w:rsidRPr="008303F5">
              <w:rPr>
                <w:rStyle w:val="Hyperlink"/>
                <w:noProof/>
              </w:rPr>
              <w:t>2.5. Synthesis: sensitizing concepts for the empirical study</w:t>
            </w:r>
            <w:r>
              <w:rPr>
                <w:noProof/>
                <w:webHidden/>
              </w:rPr>
              <w:tab/>
            </w:r>
            <w:r>
              <w:rPr>
                <w:noProof/>
                <w:webHidden/>
              </w:rPr>
              <w:fldChar w:fldCharType="begin"/>
            </w:r>
            <w:r>
              <w:rPr>
                <w:noProof/>
                <w:webHidden/>
              </w:rPr>
              <w:instrText xml:space="preserve"> PAGEREF _Toc231935237 \h </w:instrText>
            </w:r>
            <w:r>
              <w:rPr>
                <w:noProof/>
                <w:webHidden/>
              </w:rPr>
            </w:r>
            <w:r>
              <w:rPr>
                <w:noProof/>
                <w:webHidden/>
              </w:rPr>
              <w:fldChar w:fldCharType="separate"/>
            </w:r>
            <w:r>
              <w:rPr>
                <w:noProof/>
                <w:webHidden/>
              </w:rPr>
              <w:t>11</w:t>
            </w:r>
            <w:r>
              <w:rPr>
                <w:noProof/>
                <w:webHidden/>
              </w:rPr>
              <w:fldChar w:fldCharType="end"/>
            </w:r>
          </w:hyperlink>
        </w:p>
        <w:p w14:paraId="0F8C14F5" w14:textId="706ED21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8" w:history="1">
            <w:r w:rsidRPr="008303F5">
              <w:rPr>
                <w:rStyle w:val="Hyperlink"/>
                <w:noProof/>
                <w:lang w:val="en-US"/>
              </w:rPr>
              <w:t>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lang w:val="en-US"/>
              </w:rPr>
              <w:t>Methodology</w:t>
            </w:r>
            <w:r>
              <w:rPr>
                <w:noProof/>
                <w:webHidden/>
              </w:rPr>
              <w:tab/>
            </w:r>
            <w:r>
              <w:rPr>
                <w:noProof/>
                <w:webHidden/>
              </w:rPr>
              <w:fldChar w:fldCharType="begin"/>
            </w:r>
            <w:r>
              <w:rPr>
                <w:noProof/>
                <w:webHidden/>
              </w:rPr>
              <w:instrText xml:space="preserve"> PAGEREF _Toc231935238 \h </w:instrText>
            </w:r>
            <w:r>
              <w:rPr>
                <w:noProof/>
                <w:webHidden/>
              </w:rPr>
            </w:r>
            <w:r>
              <w:rPr>
                <w:noProof/>
                <w:webHidden/>
              </w:rPr>
              <w:fldChar w:fldCharType="separate"/>
            </w:r>
            <w:r>
              <w:rPr>
                <w:noProof/>
                <w:webHidden/>
              </w:rPr>
              <w:t>12</w:t>
            </w:r>
            <w:r>
              <w:rPr>
                <w:noProof/>
                <w:webHidden/>
              </w:rPr>
              <w:fldChar w:fldCharType="end"/>
            </w:r>
          </w:hyperlink>
        </w:p>
        <w:p w14:paraId="0C0CBEF8" w14:textId="25B8BB6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39" w:history="1">
            <w:r w:rsidRPr="008303F5">
              <w:rPr>
                <w:rStyle w:val="Hyperlink"/>
                <w:noProof/>
              </w:rPr>
              <w:t>3.1.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Research approach</w:t>
            </w:r>
            <w:r>
              <w:rPr>
                <w:noProof/>
                <w:webHidden/>
              </w:rPr>
              <w:tab/>
            </w:r>
            <w:r>
              <w:rPr>
                <w:noProof/>
                <w:webHidden/>
              </w:rPr>
              <w:fldChar w:fldCharType="begin"/>
            </w:r>
            <w:r>
              <w:rPr>
                <w:noProof/>
                <w:webHidden/>
              </w:rPr>
              <w:instrText xml:space="preserve"> PAGEREF _Toc231935239 \h </w:instrText>
            </w:r>
            <w:r>
              <w:rPr>
                <w:noProof/>
                <w:webHidden/>
              </w:rPr>
            </w:r>
            <w:r>
              <w:rPr>
                <w:noProof/>
                <w:webHidden/>
              </w:rPr>
              <w:fldChar w:fldCharType="separate"/>
            </w:r>
            <w:r>
              <w:rPr>
                <w:noProof/>
                <w:webHidden/>
              </w:rPr>
              <w:t>12</w:t>
            </w:r>
            <w:r>
              <w:rPr>
                <w:noProof/>
                <w:webHidden/>
              </w:rPr>
              <w:fldChar w:fldCharType="end"/>
            </w:r>
          </w:hyperlink>
        </w:p>
        <w:p w14:paraId="6006D9E7" w14:textId="454E8DA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0" w:history="1">
            <w:r w:rsidRPr="008303F5">
              <w:rPr>
                <w:rStyle w:val="Hyperlink"/>
                <w:noProof/>
              </w:rPr>
              <w:t>3.2.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Data collection</w:t>
            </w:r>
            <w:r>
              <w:rPr>
                <w:noProof/>
                <w:webHidden/>
              </w:rPr>
              <w:tab/>
            </w:r>
            <w:r>
              <w:rPr>
                <w:noProof/>
                <w:webHidden/>
              </w:rPr>
              <w:fldChar w:fldCharType="begin"/>
            </w:r>
            <w:r>
              <w:rPr>
                <w:noProof/>
                <w:webHidden/>
              </w:rPr>
              <w:instrText xml:space="preserve"> PAGEREF _Toc231935240 \h </w:instrText>
            </w:r>
            <w:r>
              <w:rPr>
                <w:noProof/>
                <w:webHidden/>
              </w:rPr>
            </w:r>
            <w:r>
              <w:rPr>
                <w:noProof/>
                <w:webHidden/>
              </w:rPr>
              <w:fldChar w:fldCharType="separate"/>
            </w:r>
            <w:r>
              <w:rPr>
                <w:noProof/>
                <w:webHidden/>
              </w:rPr>
              <w:t>12</w:t>
            </w:r>
            <w:r>
              <w:rPr>
                <w:noProof/>
                <w:webHidden/>
              </w:rPr>
              <w:fldChar w:fldCharType="end"/>
            </w:r>
          </w:hyperlink>
        </w:p>
        <w:p w14:paraId="01E25A66" w14:textId="20479874"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1" w:history="1">
            <w:r w:rsidRPr="008303F5">
              <w:rPr>
                <w:rStyle w:val="Hyperlink"/>
                <w:noProof/>
              </w:rPr>
              <w:t>3.3.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Intended sample and sample size</w:t>
            </w:r>
            <w:r>
              <w:rPr>
                <w:noProof/>
                <w:webHidden/>
              </w:rPr>
              <w:tab/>
            </w:r>
            <w:r>
              <w:rPr>
                <w:noProof/>
                <w:webHidden/>
              </w:rPr>
              <w:fldChar w:fldCharType="begin"/>
            </w:r>
            <w:r>
              <w:rPr>
                <w:noProof/>
                <w:webHidden/>
              </w:rPr>
              <w:instrText xml:space="preserve"> PAGEREF _Toc231935241 \h </w:instrText>
            </w:r>
            <w:r>
              <w:rPr>
                <w:noProof/>
                <w:webHidden/>
              </w:rPr>
            </w:r>
            <w:r>
              <w:rPr>
                <w:noProof/>
                <w:webHidden/>
              </w:rPr>
              <w:fldChar w:fldCharType="separate"/>
            </w:r>
            <w:r>
              <w:rPr>
                <w:noProof/>
                <w:webHidden/>
              </w:rPr>
              <w:t>13</w:t>
            </w:r>
            <w:r>
              <w:rPr>
                <w:noProof/>
                <w:webHidden/>
              </w:rPr>
              <w:fldChar w:fldCharType="end"/>
            </w:r>
          </w:hyperlink>
        </w:p>
        <w:p w14:paraId="63B2A89C" w14:textId="08C96AA0"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2" w:history="1">
            <w:r w:rsidRPr="008303F5">
              <w:rPr>
                <w:rStyle w:val="Hyperlink"/>
                <w:noProof/>
              </w:rPr>
              <w:t>3.4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Trustworthiness</w:t>
            </w:r>
            <w:r>
              <w:rPr>
                <w:noProof/>
                <w:webHidden/>
              </w:rPr>
              <w:tab/>
            </w:r>
            <w:r>
              <w:rPr>
                <w:noProof/>
                <w:webHidden/>
              </w:rPr>
              <w:fldChar w:fldCharType="begin"/>
            </w:r>
            <w:r>
              <w:rPr>
                <w:noProof/>
                <w:webHidden/>
              </w:rPr>
              <w:instrText xml:space="preserve"> PAGEREF _Toc231935242 \h </w:instrText>
            </w:r>
            <w:r>
              <w:rPr>
                <w:noProof/>
                <w:webHidden/>
              </w:rPr>
            </w:r>
            <w:r>
              <w:rPr>
                <w:noProof/>
                <w:webHidden/>
              </w:rPr>
              <w:fldChar w:fldCharType="separate"/>
            </w:r>
            <w:r>
              <w:rPr>
                <w:noProof/>
                <w:webHidden/>
              </w:rPr>
              <w:t>16</w:t>
            </w:r>
            <w:r>
              <w:rPr>
                <w:noProof/>
                <w:webHidden/>
              </w:rPr>
              <w:fldChar w:fldCharType="end"/>
            </w:r>
          </w:hyperlink>
        </w:p>
        <w:p w14:paraId="57FB534C" w14:textId="17828485"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3" w:history="1">
            <w:r w:rsidRPr="008303F5">
              <w:rPr>
                <w:rStyle w:val="Hyperlink"/>
                <w:noProof/>
              </w:rPr>
              <w:t xml:space="preserve">4.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Findings</w:t>
            </w:r>
            <w:r>
              <w:rPr>
                <w:noProof/>
                <w:webHidden/>
              </w:rPr>
              <w:tab/>
            </w:r>
            <w:r>
              <w:rPr>
                <w:noProof/>
                <w:webHidden/>
              </w:rPr>
              <w:fldChar w:fldCharType="begin"/>
            </w:r>
            <w:r>
              <w:rPr>
                <w:noProof/>
                <w:webHidden/>
              </w:rPr>
              <w:instrText xml:space="preserve"> PAGEREF _Toc231935243 \h </w:instrText>
            </w:r>
            <w:r>
              <w:rPr>
                <w:noProof/>
                <w:webHidden/>
              </w:rPr>
            </w:r>
            <w:r>
              <w:rPr>
                <w:noProof/>
                <w:webHidden/>
              </w:rPr>
              <w:fldChar w:fldCharType="separate"/>
            </w:r>
            <w:r>
              <w:rPr>
                <w:noProof/>
                <w:webHidden/>
              </w:rPr>
              <w:t>18</w:t>
            </w:r>
            <w:r>
              <w:rPr>
                <w:noProof/>
                <w:webHidden/>
              </w:rPr>
              <w:fldChar w:fldCharType="end"/>
            </w:r>
          </w:hyperlink>
        </w:p>
        <w:p w14:paraId="5FB7674B" w14:textId="1A1BA6F5"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4" w:history="1">
            <w:r w:rsidRPr="008303F5">
              <w:rPr>
                <w:rStyle w:val="Hyperlink"/>
                <w:noProof/>
              </w:rPr>
              <w:t>4.1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Observing</w:t>
            </w:r>
            <w:r>
              <w:rPr>
                <w:noProof/>
                <w:webHidden/>
              </w:rPr>
              <w:tab/>
            </w:r>
            <w:r>
              <w:rPr>
                <w:noProof/>
                <w:webHidden/>
              </w:rPr>
              <w:fldChar w:fldCharType="begin"/>
            </w:r>
            <w:r>
              <w:rPr>
                <w:noProof/>
                <w:webHidden/>
              </w:rPr>
              <w:instrText xml:space="preserve"> PAGEREF _Toc231935244 \h </w:instrText>
            </w:r>
            <w:r>
              <w:rPr>
                <w:noProof/>
                <w:webHidden/>
              </w:rPr>
            </w:r>
            <w:r>
              <w:rPr>
                <w:noProof/>
                <w:webHidden/>
              </w:rPr>
              <w:fldChar w:fldCharType="separate"/>
            </w:r>
            <w:r>
              <w:rPr>
                <w:noProof/>
                <w:webHidden/>
              </w:rPr>
              <w:t>21</w:t>
            </w:r>
            <w:r>
              <w:rPr>
                <w:noProof/>
                <w:webHidden/>
              </w:rPr>
              <w:fldChar w:fldCharType="end"/>
            </w:r>
          </w:hyperlink>
        </w:p>
        <w:p w14:paraId="1A029C8A" w14:textId="1585132F"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5" w:history="1">
            <w:r w:rsidRPr="008303F5">
              <w:rPr>
                <w:rStyle w:val="Hyperlink"/>
                <w:noProof/>
              </w:rPr>
              <w:t>4.2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The organizational context</w:t>
            </w:r>
            <w:r>
              <w:rPr>
                <w:noProof/>
                <w:webHidden/>
              </w:rPr>
              <w:tab/>
            </w:r>
            <w:r>
              <w:rPr>
                <w:noProof/>
                <w:webHidden/>
              </w:rPr>
              <w:fldChar w:fldCharType="begin"/>
            </w:r>
            <w:r>
              <w:rPr>
                <w:noProof/>
                <w:webHidden/>
              </w:rPr>
              <w:instrText xml:space="preserve"> PAGEREF _Toc231935245 \h </w:instrText>
            </w:r>
            <w:r>
              <w:rPr>
                <w:noProof/>
                <w:webHidden/>
              </w:rPr>
            </w:r>
            <w:r>
              <w:rPr>
                <w:noProof/>
                <w:webHidden/>
              </w:rPr>
              <w:fldChar w:fldCharType="separate"/>
            </w:r>
            <w:r>
              <w:rPr>
                <w:noProof/>
                <w:webHidden/>
              </w:rPr>
              <w:t>26</w:t>
            </w:r>
            <w:r>
              <w:rPr>
                <w:noProof/>
                <w:webHidden/>
              </w:rPr>
              <w:fldChar w:fldCharType="end"/>
            </w:r>
          </w:hyperlink>
        </w:p>
        <w:p w14:paraId="713C0A02" w14:textId="34FE761D"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6" w:history="1">
            <w:r w:rsidRPr="008303F5">
              <w:rPr>
                <w:rStyle w:val="Hyperlink"/>
                <w:noProof/>
              </w:rPr>
              <w:t>4.3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Applying agentic AI</w:t>
            </w:r>
            <w:r>
              <w:rPr>
                <w:noProof/>
                <w:webHidden/>
              </w:rPr>
              <w:tab/>
            </w:r>
            <w:r>
              <w:rPr>
                <w:noProof/>
                <w:webHidden/>
              </w:rPr>
              <w:fldChar w:fldCharType="begin"/>
            </w:r>
            <w:r>
              <w:rPr>
                <w:noProof/>
                <w:webHidden/>
              </w:rPr>
              <w:instrText xml:space="preserve"> PAGEREF _Toc231935246 \h </w:instrText>
            </w:r>
            <w:r>
              <w:rPr>
                <w:noProof/>
                <w:webHidden/>
              </w:rPr>
            </w:r>
            <w:r>
              <w:rPr>
                <w:noProof/>
                <w:webHidden/>
              </w:rPr>
              <w:fldChar w:fldCharType="separate"/>
            </w:r>
            <w:r>
              <w:rPr>
                <w:noProof/>
                <w:webHidden/>
              </w:rPr>
              <w:t>35</w:t>
            </w:r>
            <w:r>
              <w:rPr>
                <w:noProof/>
                <w:webHidden/>
              </w:rPr>
              <w:fldChar w:fldCharType="end"/>
            </w:r>
          </w:hyperlink>
        </w:p>
        <w:p w14:paraId="2758F18E" w14:textId="00758723"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7" w:history="1">
            <w:r w:rsidRPr="008303F5">
              <w:rPr>
                <w:rStyle w:val="Hyperlink"/>
                <w:noProof/>
              </w:rPr>
              <w:t>4.4</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Value Outcomes</w:t>
            </w:r>
            <w:r>
              <w:rPr>
                <w:noProof/>
                <w:webHidden/>
              </w:rPr>
              <w:tab/>
            </w:r>
            <w:r>
              <w:rPr>
                <w:noProof/>
                <w:webHidden/>
              </w:rPr>
              <w:fldChar w:fldCharType="begin"/>
            </w:r>
            <w:r>
              <w:rPr>
                <w:noProof/>
                <w:webHidden/>
              </w:rPr>
              <w:instrText xml:space="preserve"> PAGEREF _Toc231935247 \h </w:instrText>
            </w:r>
            <w:r>
              <w:rPr>
                <w:noProof/>
                <w:webHidden/>
              </w:rPr>
            </w:r>
            <w:r>
              <w:rPr>
                <w:noProof/>
                <w:webHidden/>
              </w:rPr>
              <w:fldChar w:fldCharType="separate"/>
            </w:r>
            <w:r>
              <w:rPr>
                <w:noProof/>
                <w:webHidden/>
              </w:rPr>
              <w:t>40</w:t>
            </w:r>
            <w:r>
              <w:rPr>
                <w:noProof/>
                <w:webHidden/>
              </w:rPr>
              <w:fldChar w:fldCharType="end"/>
            </w:r>
          </w:hyperlink>
        </w:p>
        <w:p w14:paraId="1A378DC2" w14:textId="7540496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8" w:history="1">
            <w:r w:rsidRPr="008303F5">
              <w:rPr>
                <w:rStyle w:val="Hyperlink"/>
                <w:noProof/>
              </w:rPr>
              <w:t xml:space="preserve">4.5 </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Paradoxes</w:t>
            </w:r>
            <w:r>
              <w:rPr>
                <w:noProof/>
                <w:webHidden/>
              </w:rPr>
              <w:tab/>
            </w:r>
            <w:r>
              <w:rPr>
                <w:noProof/>
                <w:webHidden/>
              </w:rPr>
              <w:fldChar w:fldCharType="begin"/>
            </w:r>
            <w:r>
              <w:rPr>
                <w:noProof/>
                <w:webHidden/>
              </w:rPr>
              <w:instrText xml:space="preserve"> PAGEREF _Toc231935248 \h </w:instrText>
            </w:r>
            <w:r>
              <w:rPr>
                <w:noProof/>
                <w:webHidden/>
              </w:rPr>
            </w:r>
            <w:r>
              <w:rPr>
                <w:noProof/>
                <w:webHidden/>
              </w:rPr>
              <w:fldChar w:fldCharType="separate"/>
            </w:r>
            <w:r>
              <w:rPr>
                <w:noProof/>
                <w:webHidden/>
              </w:rPr>
              <w:t>45</w:t>
            </w:r>
            <w:r>
              <w:rPr>
                <w:noProof/>
                <w:webHidden/>
              </w:rPr>
              <w:fldChar w:fldCharType="end"/>
            </w:r>
          </w:hyperlink>
        </w:p>
        <w:p w14:paraId="604615A7" w14:textId="3EFA2FF7"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49" w:history="1">
            <w:r w:rsidRPr="008303F5">
              <w:rPr>
                <w:rStyle w:val="Hyperlink"/>
                <w:noProof/>
              </w:rPr>
              <w:t>5.</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Discussion</w:t>
            </w:r>
            <w:r>
              <w:rPr>
                <w:noProof/>
                <w:webHidden/>
              </w:rPr>
              <w:tab/>
            </w:r>
            <w:r>
              <w:rPr>
                <w:noProof/>
                <w:webHidden/>
              </w:rPr>
              <w:fldChar w:fldCharType="begin"/>
            </w:r>
            <w:r>
              <w:rPr>
                <w:noProof/>
                <w:webHidden/>
              </w:rPr>
              <w:instrText xml:space="preserve"> PAGEREF _Toc231935249 \h </w:instrText>
            </w:r>
            <w:r>
              <w:rPr>
                <w:noProof/>
                <w:webHidden/>
              </w:rPr>
            </w:r>
            <w:r>
              <w:rPr>
                <w:noProof/>
                <w:webHidden/>
              </w:rPr>
              <w:fldChar w:fldCharType="separate"/>
            </w:r>
            <w:r>
              <w:rPr>
                <w:noProof/>
                <w:webHidden/>
              </w:rPr>
              <w:t>49</w:t>
            </w:r>
            <w:r>
              <w:rPr>
                <w:noProof/>
                <w:webHidden/>
              </w:rPr>
              <w:fldChar w:fldCharType="end"/>
            </w:r>
          </w:hyperlink>
        </w:p>
        <w:p w14:paraId="7BB9A120" w14:textId="19DF91D8"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0" w:history="1">
            <w:r w:rsidRPr="008303F5">
              <w:rPr>
                <w:rStyle w:val="Hyperlink"/>
                <w:noProof/>
              </w:rPr>
              <w:t>5.1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Contributions to Theory</w:t>
            </w:r>
            <w:r>
              <w:rPr>
                <w:noProof/>
                <w:webHidden/>
              </w:rPr>
              <w:tab/>
            </w:r>
            <w:r>
              <w:rPr>
                <w:noProof/>
                <w:webHidden/>
              </w:rPr>
              <w:fldChar w:fldCharType="begin"/>
            </w:r>
            <w:r>
              <w:rPr>
                <w:noProof/>
                <w:webHidden/>
              </w:rPr>
              <w:instrText xml:space="preserve"> PAGEREF _Toc231935250 \h </w:instrText>
            </w:r>
            <w:r>
              <w:rPr>
                <w:noProof/>
                <w:webHidden/>
              </w:rPr>
            </w:r>
            <w:r>
              <w:rPr>
                <w:noProof/>
                <w:webHidden/>
              </w:rPr>
              <w:fldChar w:fldCharType="separate"/>
            </w:r>
            <w:r>
              <w:rPr>
                <w:noProof/>
                <w:webHidden/>
              </w:rPr>
              <w:t>49</w:t>
            </w:r>
            <w:r>
              <w:rPr>
                <w:noProof/>
                <w:webHidden/>
              </w:rPr>
              <w:fldChar w:fldCharType="end"/>
            </w:r>
          </w:hyperlink>
        </w:p>
        <w:p w14:paraId="1B673353" w14:textId="3BDF56BB"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1" w:history="1">
            <w:r w:rsidRPr="008303F5">
              <w:rPr>
                <w:rStyle w:val="Hyperlink"/>
                <w:noProof/>
              </w:rPr>
              <w:t>5.2</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Practical implications</w:t>
            </w:r>
            <w:r>
              <w:rPr>
                <w:noProof/>
                <w:webHidden/>
              </w:rPr>
              <w:tab/>
            </w:r>
            <w:r>
              <w:rPr>
                <w:noProof/>
                <w:webHidden/>
              </w:rPr>
              <w:fldChar w:fldCharType="begin"/>
            </w:r>
            <w:r>
              <w:rPr>
                <w:noProof/>
                <w:webHidden/>
              </w:rPr>
              <w:instrText xml:space="preserve"> PAGEREF _Toc231935251 \h </w:instrText>
            </w:r>
            <w:r>
              <w:rPr>
                <w:noProof/>
                <w:webHidden/>
              </w:rPr>
            </w:r>
            <w:r>
              <w:rPr>
                <w:noProof/>
                <w:webHidden/>
              </w:rPr>
              <w:fldChar w:fldCharType="separate"/>
            </w:r>
            <w:r>
              <w:rPr>
                <w:noProof/>
                <w:webHidden/>
              </w:rPr>
              <w:t>55</w:t>
            </w:r>
            <w:r>
              <w:rPr>
                <w:noProof/>
                <w:webHidden/>
              </w:rPr>
              <w:fldChar w:fldCharType="end"/>
            </w:r>
          </w:hyperlink>
        </w:p>
        <w:p w14:paraId="6128C3CD" w14:textId="155B501E"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2" w:history="1">
            <w:r w:rsidRPr="008303F5">
              <w:rPr>
                <w:rStyle w:val="Hyperlink"/>
                <w:noProof/>
              </w:rPr>
              <w:t>5.3</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Limitations &amp; Future research</w:t>
            </w:r>
            <w:r>
              <w:rPr>
                <w:noProof/>
                <w:webHidden/>
              </w:rPr>
              <w:tab/>
            </w:r>
            <w:r>
              <w:rPr>
                <w:noProof/>
                <w:webHidden/>
              </w:rPr>
              <w:fldChar w:fldCharType="begin"/>
            </w:r>
            <w:r>
              <w:rPr>
                <w:noProof/>
                <w:webHidden/>
              </w:rPr>
              <w:instrText xml:space="preserve"> PAGEREF _Toc231935252 \h </w:instrText>
            </w:r>
            <w:r>
              <w:rPr>
                <w:noProof/>
                <w:webHidden/>
              </w:rPr>
            </w:r>
            <w:r>
              <w:rPr>
                <w:noProof/>
                <w:webHidden/>
              </w:rPr>
              <w:fldChar w:fldCharType="separate"/>
            </w:r>
            <w:r>
              <w:rPr>
                <w:noProof/>
                <w:webHidden/>
              </w:rPr>
              <w:t>59</w:t>
            </w:r>
            <w:r>
              <w:rPr>
                <w:noProof/>
                <w:webHidden/>
              </w:rPr>
              <w:fldChar w:fldCharType="end"/>
            </w:r>
          </w:hyperlink>
        </w:p>
        <w:p w14:paraId="73EC88B4" w14:textId="5F3D0661"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3" w:history="1">
            <w:r w:rsidRPr="008303F5">
              <w:rPr>
                <w:rStyle w:val="Hyperlink"/>
                <w:noProof/>
              </w:rPr>
              <w:t>6.</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Conclusion</w:t>
            </w:r>
            <w:r>
              <w:rPr>
                <w:noProof/>
                <w:webHidden/>
              </w:rPr>
              <w:tab/>
            </w:r>
            <w:r>
              <w:rPr>
                <w:noProof/>
                <w:webHidden/>
              </w:rPr>
              <w:fldChar w:fldCharType="begin"/>
            </w:r>
            <w:r>
              <w:rPr>
                <w:noProof/>
                <w:webHidden/>
              </w:rPr>
              <w:instrText xml:space="preserve"> PAGEREF _Toc231935253 \h </w:instrText>
            </w:r>
            <w:r>
              <w:rPr>
                <w:noProof/>
                <w:webHidden/>
              </w:rPr>
            </w:r>
            <w:r>
              <w:rPr>
                <w:noProof/>
                <w:webHidden/>
              </w:rPr>
              <w:fldChar w:fldCharType="separate"/>
            </w:r>
            <w:r>
              <w:rPr>
                <w:noProof/>
                <w:webHidden/>
              </w:rPr>
              <w:t>61</w:t>
            </w:r>
            <w:r>
              <w:rPr>
                <w:noProof/>
                <w:webHidden/>
              </w:rPr>
              <w:fldChar w:fldCharType="end"/>
            </w:r>
          </w:hyperlink>
        </w:p>
        <w:p w14:paraId="54455D8C" w14:textId="5808C484" w:rsidR="008266C5" w:rsidRDefault="008266C5">
          <w:pPr>
            <w:pStyle w:val="TOC1"/>
            <w:tabs>
              <w:tab w:val="left" w:pos="120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4" w:history="1">
            <w:r w:rsidRPr="008303F5">
              <w:rPr>
                <w:rStyle w:val="Hyperlink"/>
                <w:noProof/>
              </w:rPr>
              <w:t>7.</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References</w:t>
            </w:r>
            <w:r>
              <w:rPr>
                <w:noProof/>
                <w:webHidden/>
              </w:rPr>
              <w:tab/>
            </w:r>
            <w:r>
              <w:rPr>
                <w:noProof/>
                <w:webHidden/>
              </w:rPr>
              <w:fldChar w:fldCharType="begin"/>
            </w:r>
            <w:r>
              <w:rPr>
                <w:noProof/>
                <w:webHidden/>
              </w:rPr>
              <w:instrText xml:space="preserve"> PAGEREF _Toc231935254 \h </w:instrText>
            </w:r>
            <w:r>
              <w:rPr>
                <w:noProof/>
                <w:webHidden/>
              </w:rPr>
            </w:r>
            <w:r>
              <w:rPr>
                <w:noProof/>
                <w:webHidden/>
              </w:rPr>
              <w:fldChar w:fldCharType="separate"/>
            </w:r>
            <w:r>
              <w:rPr>
                <w:noProof/>
                <w:webHidden/>
              </w:rPr>
              <w:t>63</w:t>
            </w:r>
            <w:r>
              <w:rPr>
                <w:noProof/>
                <w:webHidden/>
              </w:rPr>
              <w:fldChar w:fldCharType="end"/>
            </w:r>
          </w:hyperlink>
        </w:p>
        <w:p w14:paraId="04229CF4" w14:textId="2330CB05"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5" w:history="1">
            <w:r w:rsidRPr="008303F5">
              <w:rPr>
                <w:rStyle w:val="Hyperlink"/>
                <w:noProof/>
              </w:rPr>
              <w:t>Appendix A. Interview Guide and Protocol</w:t>
            </w:r>
            <w:r>
              <w:rPr>
                <w:noProof/>
                <w:webHidden/>
              </w:rPr>
              <w:tab/>
            </w:r>
            <w:r>
              <w:rPr>
                <w:noProof/>
                <w:webHidden/>
              </w:rPr>
              <w:fldChar w:fldCharType="begin"/>
            </w:r>
            <w:r>
              <w:rPr>
                <w:noProof/>
                <w:webHidden/>
              </w:rPr>
              <w:instrText xml:space="preserve"> PAGEREF _Toc231935255 \h </w:instrText>
            </w:r>
            <w:r>
              <w:rPr>
                <w:noProof/>
                <w:webHidden/>
              </w:rPr>
            </w:r>
            <w:r>
              <w:rPr>
                <w:noProof/>
                <w:webHidden/>
              </w:rPr>
              <w:fldChar w:fldCharType="separate"/>
            </w:r>
            <w:r>
              <w:rPr>
                <w:noProof/>
                <w:webHidden/>
              </w:rPr>
              <w:t>72</w:t>
            </w:r>
            <w:r>
              <w:rPr>
                <w:noProof/>
                <w:webHidden/>
              </w:rPr>
              <w:fldChar w:fldCharType="end"/>
            </w:r>
          </w:hyperlink>
        </w:p>
        <w:p w14:paraId="3EEBEEFE" w14:textId="0F42FEFC" w:rsidR="008266C5" w:rsidRDefault="008266C5">
          <w:pPr>
            <w:pStyle w:val="TOC2"/>
            <w:tabs>
              <w:tab w:val="left" w:pos="1680"/>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6" w:history="1">
            <w:r w:rsidRPr="008303F5">
              <w:rPr>
                <w:rStyle w:val="Hyperlink"/>
                <w:noProof/>
              </w:rPr>
              <w:t>A.1.</w:t>
            </w:r>
            <w:r>
              <w:rPr>
                <w:rFonts w:asciiTheme="minorHAnsi" w:eastAsiaTheme="minorEastAsia" w:hAnsiTheme="minorHAnsi" w:cstheme="minorBidi"/>
                <w:noProof/>
                <w:kern w:val="2"/>
                <w:sz w:val="24"/>
                <w:szCs w:val="24"/>
                <w:lang w:val="nl-NL"/>
                <w14:ligatures w14:val="standardContextual"/>
              </w:rPr>
              <w:tab/>
            </w:r>
            <w:r w:rsidRPr="008303F5">
              <w:rPr>
                <w:rStyle w:val="Hyperlink"/>
                <w:noProof/>
              </w:rPr>
              <w:t>Interview Guide</w:t>
            </w:r>
            <w:r>
              <w:rPr>
                <w:noProof/>
                <w:webHidden/>
              </w:rPr>
              <w:tab/>
            </w:r>
            <w:r>
              <w:rPr>
                <w:noProof/>
                <w:webHidden/>
              </w:rPr>
              <w:fldChar w:fldCharType="begin"/>
            </w:r>
            <w:r>
              <w:rPr>
                <w:noProof/>
                <w:webHidden/>
              </w:rPr>
              <w:instrText xml:space="preserve"> PAGEREF _Toc231935256 \h </w:instrText>
            </w:r>
            <w:r>
              <w:rPr>
                <w:noProof/>
                <w:webHidden/>
              </w:rPr>
            </w:r>
            <w:r>
              <w:rPr>
                <w:noProof/>
                <w:webHidden/>
              </w:rPr>
              <w:fldChar w:fldCharType="separate"/>
            </w:r>
            <w:r>
              <w:rPr>
                <w:noProof/>
                <w:webHidden/>
              </w:rPr>
              <w:t>72</w:t>
            </w:r>
            <w:r>
              <w:rPr>
                <w:noProof/>
                <w:webHidden/>
              </w:rPr>
              <w:fldChar w:fldCharType="end"/>
            </w:r>
          </w:hyperlink>
        </w:p>
        <w:p w14:paraId="7C3C6282" w14:textId="6C6329E7" w:rsidR="008266C5" w:rsidRDefault="008266C5">
          <w:pPr>
            <w:pStyle w:val="TOC1"/>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7" w:history="1">
            <w:r w:rsidRPr="008303F5">
              <w:rPr>
                <w:rStyle w:val="Hyperlink"/>
                <w:noProof/>
              </w:rPr>
              <w:t>Appendix B. Putting the model to work: a manager’s checklist</w:t>
            </w:r>
            <w:r>
              <w:rPr>
                <w:noProof/>
                <w:webHidden/>
              </w:rPr>
              <w:tab/>
            </w:r>
            <w:r>
              <w:rPr>
                <w:noProof/>
                <w:webHidden/>
              </w:rPr>
              <w:fldChar w:fldCharType="begin"/>
            </w:r>
            <w:r>
              <w:rPr>
                <w:noProof/>
                <w:webHidden/>
              </w:rPr>
              <w:instrText xml:space="preserve"> PAGEREF _Toc231935257 \h </w:instrText>
            </w:r>
            <w:r>
              <w:rPr>
                <w:noProof/>
                <w:webHidden/>
              </w:rPr>
            </w:r>
            <w:r>
              <w:rPr>
                <w:noProof/>
                <w:webHidden/>
              </w:rPr>
              <w:fldChar w:fldCharType="separate"/>
            </w:r>
            <w:r>
              <w:rPr>
                <w:noProof/>
                <w:webHidden/>
              </w:rPr>
              <w:t>74</w:t>
            </w:r>
            <w:r>
              <w:rPr>
                <w:noProof/>
                <w:webHidden/>
              </w:rPr>
              <w:fldChar w:fldCharType="end"/>
            </w:r>
          </w:hyperlink>
        </w:p>
        <w:p w14:paraId="339C0612" w14:textId="701DAE9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8" w:history="1">
            <w:r w:rsidRPr="008303F5">
              <w:rPr>
                <w:rStyle w:val="Hyperlink"/>
                <w:noProof/>
              </w:rPr>
              <w:t>Observing: sensing the changing context</w:t>
            </w:r>
            <w:r>
              <w:rPr>
                <w:noProof/>
                <w:webHidden/>
              </w:rPr>
              <w:tab/>
            </w:r>
            <w:r>
              <w:rPr>
                <w:noProof/>
                <w:webHidden/>
              </w:rPr>
              <w:fldChar w:fldCharType="begin"/>
            </w:r>
            <w:r>
              <w:rPr>
                <w:noProof/>
                <w:webHidden/>
              </w:rPr>
              <w:instrText xml:space="preserve"> PAGEREF _Toc231935258 \h </w:instrText>
            </w:r>
            <w:r>
              <w:rPr>
                <w:noProof/>
                <w:webHidden/>
              </w:rPr>
            </w:r>
            <w:r>
              <w:rPr>
                <w:noProof/>
                <w:webHidden/>
              </w:rPr>
              <w:fldChar w:fldCharType="separate"/>
            </w:r>
            <w:r>
              <w:rPr>
                <w:noProof/>
                <w:webHidden/>
              </w:rPr>
              <w:t>74</w:t>
            </w:r>
            <w:r>
              <w:rPr>
                <w:noProof/>
                <w:webHidden/>
              </w:rPr>
              <w:fldChar w:fldCharType="end"/>
            </w:r>
          </w:hyperlink>
        </w:p>
        <w:p w14:paraId="03A1A94C" w14:textId="0ACB7A27"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59" w:history="1">
            <w:r w:rsidRPr="008303F5">
              <w:rPr>
                <w:rStyle w:val="Hyperlink"/>
                <w:noProof/>
              </w:rPr>
              <w:t>Conditions: auditing what enables or constrains</w:t>
            </w:r>
            <w:r>
              <w:rPr>
                <w:noProof/>
                <w:webHidden/>
              </w:rPr>
              <w:tab/>
            </w:r>
            <w:r>
              <w:rPr>
                <w:noProof/>
                <w:webHidden/>
              </w:rPr>
              <w:fldChar w:fldCharType="begin"/>
            </w:r>
            <w:r>
              <w:rPr>
                <w:noProof/>
                <w:webHidden/>
              </w:rPr>
              <w:instrText xml:space="preserve"> PAGEREF _Toc231935259 \h </w:instrText>
            </w:r>
            <w:r>
              <w:rPr>
                <w:noProof/>
                <w:webHidden/>
              </w:rPr>
            </w:r>
            <w:r>
              <w:rPr>
                <w:noProof/>
                <w:webHidden/>
              </w:rPr>
              <w:fldChar w:fldCharType="separate"/>
            </w:r>
            <w:r>
              <w:rPr>
                <w:noProof/>
                <w:webHidden/>
              </w:rPr>
              <w:t>74</w:t>
            </w:r>
            <w:r>
              <w:rPr>
                <w:noProof/>
                <w:webHidden/>
              </w:rPr>
              <w:fldChar w:fldCharType="end"/>
            </w:r>
          </w:hyperlink>
        </w:p>
        <w:p w14:paraId="6BE88A65" w14:textId="6B24EB6E"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0" w:history="1">
            <w:r w:rsidRPr="008303F5">
              <w:rPr>
                <w:rStyle w:val="Hyperlink"/>
                <w:noProof/>
              </w:rPr>
              <w:t>Steering: acting on the conditions</w:t>
            </w:r>
            <w:r>
              <w:rPr>
                <w:noProof/>
                <w:webHidden/>
              </w:rPr>
              <w:tab/>
            </w:r>
            <w:r>
              <w:rPr>
                <w:noProof/>
                <w:webHidden/>
              </w:rPr>
              <w:fldChar w:fldCharType="begin"/>
            </w:r>
            <w:r>
              <w:rPr>
                <w:noProof/>
                <w:webHidden/>
              </w:rPr>
              <w:instrText xml:space="preserve"> PAGEREF _Toc231935260 \h </w:instrText>
            </w:r>
            <w:r>
              <w:rPr>
                <w:noProof/>
                <w:webHidden/>
              </w:rPr>
            </w:r>
            <w:r>
              <w:rPr>
                <w:noProof/>
                <w:webHidden/>
              </w:rPr>
              <w:fldChar w:fldCharType="separate"/>
            </w:r>
            <w:r>
              <w:rPr>
                <w:noProof/>
                <w:webHidden/>
              </w:rPr>
              <w:t>75</w:t>
            </w:r>
            <w:r>
              <w:rPr>
                <w:noProof/>
                <w:webHidden/>
              </w:rPr>
              <w:fldChar w:fldCharType="end"/>
            </w:r>
          </w:hyperlink>
        </w:p>
        <w:p w14:paraId="531230F6" w14:textId="0800B639"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1" w:history="1">
            <w:r w:rsidRPr="008303F5">
              <w:rPr>
                <w:rStyle w:val="Hyperlink"/>
                <w:noProof/>
              </w:rPr>
              <w:t>Applying: putting agentic AI to work</w:t>
            </w:r>
            <w:r>
              <w:rPr>
                <w:noProof/>
                <w:webHidden/>
              </w:rPr>
              <w:tab/>
            </w:r>
            <w:r>
              <w:rPr>
                <w:noProof/>
                <w:webHidden/>
              </w:rPr>
              <w:fldChar w:fldCharType="begin"/>
            </w:r>
            <w:r>
              <w:rPr>
                <w:noProof/>
                <w:webHidden/>
              </w:rPr>
              <w:instrText xml:space="preserve"> PAGEREF _Toc231935261 \h </w:instrText>
            </w:r>
            <w:r>
              <w:rPr>
                <w:noProof/>
                <w:webHidden/>
              </w:rPr>
            </w:r>
            <w:r>
              <w:rPr>
                <w:noProof/>
                <w:webHidden/>
              </w:rPr>
              <w:fldChar w:fldCharType="separate"/>
            </w:r>
            <w:r>
              <w:rPr>
                <w:noProof/>
                <w:webHidden/>
              </w:rPr>
              <w:t>75</w:t>
            </w:r>
            <w:r>
              <w:rPr>
                <w:noProof/>
                <w:webHidden/>
              </w:rPr>
              <w:fldChar w:fldCharType="end"/>
            </w:r>
          </w:hyperlink>
        </w:p>
        <w:p w14:paraId="7BED3956" w14:textId="3295F81C" w:rsidR="008266C5" w:rsidRDefault="008266C5">
          <w:pPr>
            <w:pStyle w:val="TOC2"/>
            <w:tabs>
              <w:tab w:val="right" w:leader="dot" w:pos="9350"/>
            </w:tabs>
            <w:rPr>
              <w:rFonts w:asciiTheme="minorHAnsi" w:eastAsiaTheme="minorEastAsia" w:hAnsiTheme="minorHAnsi" w:cstheme="minorBidi"/>
              <w:noProof/>
              <w:kern w:val="2"/>
              <w:sz w:val="24"/>
              <w:szCs w:val="24"/>
              <w:lang w:val="nl-NL"/>
              <w14:ligatures w14:val="standardContextual"/>
            </w:rPr>
          </w:pPr>
          <w:hyperlink w:anchor="_Toc231935262" w:history="1">
            <w:r w:rsidRPr="008303F5">
              <w:rPr>
                <w:rStyle w:val="Hyperlink"/>
                <w:noProof/>
              </w:rPr>
              <w:t>Mediating Value Outcomes: turning application into value</w:t>
            </w:r>
            <w:r>
              <w:rPr>
                <w:noProof/>
                <w:webHidden/>
              </w:rPr>
              <w:tab/>
            </w:r>
            <w:r>
              <w:rPr>
                <w:noProof/>
                <w:webHidden/>
              </w:rPr>
              <w:fldChar w:fldCharType="begin"/>
            </w:r>
            <w:r>
              <w:rPr>
                <w:noProof/>
                <w:webHidden/>
              </w:rPr>
              <w:instrText xml:space="preserve"> PAGEREF _Toc231935262 \h </w:instrText>
            </w:r>
            <w:r>
              <w:rPr>
                <w:noProof/>
                <w:webHidden/>
              </w:rPr>
            </w:r>
            <w:r>
              <w:rPr>
                <w:noProof/>
                <w:webHidden/>
              </w:rPr>
              <w:fldChar w:fldCharType="separate"/>
            </w:r>
            <w:r>
              <w:rPr>
                <w:noProof/>
                <w:webHidden/>
              </w:rPr>
              <w:t>76</w:t>
            </w:r>
            <w:r>
              <w:rPr>
                <w:noProof/>
                <w:webHidden/>
              </w:rPr>
              <w:fldChar w:fldCharType="end"/>
            </w:r>
          </w:hyperlink>
        </w:p>
        <w:p w14:paraId="3FBD0B14" w14:textId="56BD8EA1" w:rsidR="00EB5DFF" w:rsidRDefault="00EB5DFF" w:rsidP="00EB5DFF">
          <w:r>
            <w:fldChar w:fldCharType="end"/>
          </w:r>
        </w:p>
      </w:sdtContent>
    </w:sdt>
    <w:p w14:paraId="601EE212" w14:textId="77777777" w:rsidR="00B33353" w:rsidRDefault="00B33353">
      <w:r>
        <w:br w:type="page"/>
      </w:r>
    </w:p>
    <w:p w14:paraId="7656E4A1" w14:textId="145370E6" w:rsidR="006F2E75" w:rsidRDefault="00000000" w:rsidP="00B33353">
      <w:pPr>
        <w:pStyle w:val="Heading1"/>
      </w:pPr>
      <w:r>
        <w:lastRenderedPageBreak/>
        <w:t>Executive Summary</w:t>
      </w:r>
    </w:p>
    <w:p w14:paraId="7E8DF01E" w14:textId="77777777" w:rsidR="006F2E75" w:rsidRDefault="00000000" w:rsidP="00B33353">
      <w:commentRangeStart w:id="2"/>
      <w:r>
        <w:rPr>
          <w:b/>
          <w:bCs/>
        </w:rPr>
        <w:t xml:space="preserve">Purpose and research question. </w:t>
      </w:r>
      <w:r>
        <w:t xml:space="preserve">Generative AI has become central to marketing, which together with sales is projected to capture roughly a third of AI’s economic value (Mayer et al., 2025). Yet most marketing AI still works as a question-and-answer tool. A newer category, </w:t>
      </w:r>
      <w:r>
        <w:rPr>
          <w:i/>
          <w:iCs/>
        </w:rPr>
        <w:t>agentic AI</w:t>
      </w:r>
      <w:r>
        <w:t xml:space="preserve">, pursues goals autonomously across complex, multi-step tasks, promising to perform the work itself. How managers turn that promise into value is largely unexplored, and scholars have issued explicit calls for firm-level evidence (Kim, 2025; Mogaji &amp; Jain, 2024; Jain et al., 2024). This study therefore asks: </w:t>
      </w:r>
      <w:r>
        <w:rPr>
          <w:i/>
          <w:iCs/>
        </w:rPr>
        <w:t>How do marketing managers create value with agentic AI?</w:t>
      </w:r>
      <w:r>
        <w:t xml:space="preserve"> Three sub-questions examine how managers identify and translate opportunities, adopt agentic AI within their organizations, and manage the benefits, sacrifices, and risks it brings.</w:t>
      </w:r>
    </w:p>
    <w:p w14:paraId="2641A403" w14:textId="77777777" w:rsidR="006F2E75" w:rsidRDefault="00000000" w:rsidP="00B33353">
      <w:r>
        <w:rPr>
          <w:b/>
          <w:bCs/>
        </w:rPr>
        <w:t xml:space="preserve">Method. </w:t>
      </w:r>
      <w:r>
        <w:t>The study applies constructivist grounded theory (Charmaz, 2014), an exploratory qualitative approach suited to an emerging phenomenon. Seventeen in-depth interviews with marketing managers and AI experts were analyzed through initial, focused, and theoretical coding, with theoretical sampling continued to saturation. Value theory (Almquist et al., 2016; Woodside et al., 2008) served as a sensitizing concept.</w:t>
      </w:r>
    </w:p>
    <w:p w14:paraId="3F3DDD55" w14:textId="77777777" w:rsidR="006F2E75" w:rsidRDefault="00000000" w:rsidP="00B33353">
      <w:r>
        <w:rPr>
          <w:b/>
          <w:bCs/>
        </w:rPr>
        <w:t xml:space="preserve">Main findings. </w:t>
      </w:r>
      <w:r>
        <w:t xml:space="preserve">Value is created not by adopting agentic AI but by the managerial work surrounding it. The study’s central contribution is a process model that links five elements: </w:t>
      </w:r>
      <w:r>
        <w:rPr>
          <w:i/>
          <w:iCs/>
        </w:rPr>
        <w:t>observing</w:t>
      </w:r>
      <w:r>
        <w:t xml:space="preserve"> external conditions (the progression of AI, market pressure, and supplier roadmaps); </w:t>
      </w:r>
      <w:r>
        <w:rPr>
          <w:i/>
          <w:iCs/>
        </w:rPr>
        <w:t>navigating</w:t>
      </w:r>
      <w:r>
        <w:t xml:space="preserve"> the organizational conditions that enable or constrain action; </w:t>
      </w:r>
      <w:r>
        <w:rPr>
          <w:i/>
          <w:iCs/>
        </w:rPr>
        <w:t>steering</w:t>
      </w:r>
      <w:r>
        <w:t xml:space="preserve"> the organization by reshaping, leveraging, and navigating those conditions; </w:t>
      </w:r>
      <w:r>
        <w:rPr>
          <w:i/>
          <w:iCs/>
        </w:rPr>
        <w:t>applying</w:t>
      </w:r>
      <w:r>
        <w:t xml:space="preserve"> agentic AI through specific use cases and a deliberately engineered configuration, the </w:t>
      </w:r>
      <w:r>
        <w:rPr>
          <w:i/>
          <w:iCs/>
        </w:rPr>
        <w:t>harness</w:t>
      </w:r>
      <w:r>
        <w:t xml:space="preserve">; and the resulting </w:t>
      </w:r>
      <w:r>
        <w:rPr>
          <w:i/>
          <w:iCs/>
        </w:rPr>
        <w:t>value outcomes</w:t>
      </w:r>
      <w:r>
        <w:t>, understood as a managed portfolio of benefits, sacrifices, and risks. Identical use cases produced divergent outcomes across firms; the difference lay in the managerial work and the configuration, not the technology. A pattern of paradoxes runs throughout: the technology that creates a risk also supplies the means to govern it.</w:t>
      </w:r>
    </w:p>
    <w:p w14:paraId="4360E257" w14:textId="77777777" w:rsidR="006F2E75" w:rsidRDefault="00000000" w:rsidP="00B33353">
      <w:r>
        <w:rPr>
          <w:b/>
          <w:bCs/>
        </w:rPr>
        <w:lastRenderedPageBreak/>
        <w:t xml:space="preserve">Practical implications. </w:t>
      </w:r>
      <w:r>
        <w:t>Managers should treat adoption as a change program, not a procurement: build the enabling conditions and lead the change; choose a follow or differentiate posture; start from the workflow and engineer the configuration; govern AI with AI, calibrated to the cost of error; resource and source capability strategically; and look outward to consumers’ own agents and the junior-talent pipeline. Appendix B turns these into an operational checklist.</w:t>
      </w:r>
    </w:p>
    <w:p w14:paraId="76D802FC" w14:textId="2DA90EC1" w:rsidR="006F2E75" w:rsidRDefault="00000000" w:rsidP="00B33353">
      <w:r>
        <w:rPr>
          <w:b/>
          <w:bCs/>
        </w:rPr>
        <w:t xml:space="preserve">Theoretical implications. </w:t>
      </w:r>
      <w:r>
        <w:t xml:space="preserve">The findings extend digital-transformation theory (Enholm et al., 2022; Vidal et al., 2022; Gebauer et al., 2020); notably, </w:t>
      </w:r>
      <w:r w:rsidR="006B0E9D">
        <w:t>compliance</w:t>
      </w:r>
      <w:r w:rsidR="006B0E9D">
        <w:t xml:space="preserve"> </w:t>
      </w:r>
      <w:r>
        <w:t>shifts from an enabler to an inhibitor of adoption. The study also specifies the configuration through which an agentic system becomes a value-creating actor (Orlikowski, 2000; Vargo &amp; Lusch, 2017).</w:t>
      </w:r>
    </w:p>
    <w:p w14:paraId="57F78684" w14:textId="77777777" w:rsidR="006F2E75" w:rsidRDefault="00000000" w:rsidP="00B33353">
      <w:r>
        <w:rPr>
          <w:b/>
          <w:bCs/>
        </w:rPr>
        <w:t xml:space="preserve">Limitations. </w:t>
      </w:r>
      <w:r>
        <w:t>As a qualitative study of a fast-moving technology, the findings are transferable but context-bound, and observations tied to specific use cases may date quickly. The study relies exclusively on self-reported interview data.</w:t>
      </w:r>
    </w:p>
    <w:p w14:paraId="4DF0514A" w14:textId="77777777" w:rsidR="006F2E75" w:rsidRDefault="00000000" w:rsidP="00B33353">
      <w:r>
        <w:rPr>
          <w:b/>
          <w:bCs/>
        </w:rPr>
        <w:t xml:space="preserve">Originality. </w:t>
      </w:r>
      <w:r>
        <w:t>This is one of the first grounded empirical accounts of value creation with agentic AI in marketing. It moves beyond the field’s prevailing focus on content generation and offers a process model and an analytical vocabulary for the managerial work that turns agentic AI into value.</w:t>
      </w:r>
      <w:commentRangeEnd w:id="2"/>
      <w:r w:rsidR="0048043B">
        <w:rPr>
          <w:rStyle w:val="CommentReference"/>
          <w:sz w:val="22"/>
          <w:szCs w:val="22"/>
        </w:rPr>
        <w:commentReference w:id="2"/>
      </w:r>
    </w:p>
    <w:p w14:paraId="525ECC0A" w14:textId="77777777" w:rsidR="00EB5DFF" w:rsidRDefault="00EB5DFF" w:rsidP="00EB5DFF">
      <w:pPr>
        <w:sectPr w:rsidR="00EB5DFF" w:rsidSect="00EB5DFF">
          <w:headerReference w:type="default" r:id="rId13"/>
          <w:footerReference w:type="default" r:id="rId14"/>
          <w:pgSz w:w="12240" w:h="15840"/>
          <w:pgMar w:top="1440" w:right="1440" w:bottom="1440" w:left="1440" w:header="720" w:footer="720" w:gutter="0"/>
          <w:pgNumType w:start="0"/>
          <w:cols w:space="708"/>
          <w:titlePg/>
        </w:sectPr>
      </w:pPr>
    </w:p>
    <w:p w14:paraId="19C68A4E" w14:textId="77777777" w:rsidR="00EB5DFF" w:rsidRDefault="00EB5DFF" w:rsidP="00EB5DFF">
      <w:pPr>
        <w:pStyle w:val="Heading1"/>
      </w:pPr>
      <w:bookmarkStart w:id="3" w:name="_Toc231935231"/>
      <w:r>
        <w:lastRenderedPageBreak/>
        <w:t xml:space="preserve">1.       </w:t>
      </w:r>
      <w:commentRangeStart w:id="4"/>
      <w:r>
        <w:t>Introduction</w:t>
      </w:r>
      <w:bookmarkEnd w:id="3"/>
      <w:commentRangeEnd w:id="4"/>
      <w:r w:rsidR="00683DDC">
        <w:rPr>
          <w:rStyle w:val="CommentReference"/>
          <w:sz w:val="22"/>
          <w:szCs w:val="22"/>
        </w:rPr>
        <w:commentReference w:id="4"/>
      </w:r>
    </w:p>
    <w:p w14:paraId="2B1E957D" w14:textId="77777777" w:rsidR="0048043B" w:rsidRDefault="00591C65" w:rsidP="00E74FC1">
      <w:r w:rsidRPr="00591C65">
        <w:t>Generative artificial intelligence (GenAI</w:t>
      </w:r>
      <w:r>
        <w:t xml:space="preserve">) </w:t>
      </w:r>
      <w:r w:rsidRPr="00591C65">
        <w:t xml:space="preserve">has rapidly become a central concern for marketing. </w:t>
      </w:r>
      <w:r w:rsidR="00912EED">
        <w:t xml:space="preserve">Generative AI is a form of computer intelligence that </w:t>
      </w:r>
      <w:r w:rsidR="009949CB">
        <w:t xml:space="preserve">can produce </w:t>
      </w:r>
      <w:r w:rsidR="00E85C39">
        <w:t>various forms of output</w:t>
      </w:r>
      <w:r w:rsidR="0048043B">
        <w:t>, including text and images,</w:t>
      </w:r>
      <w:r w:rsidR="00E85C39">
        <w:t xml:space="preserve"> based on patterns learned </w:t>
      </w:r>
      <w:r w:rsidR="0048043B">
        <w:t>during</w:t>
      </w:r>
      <w:r w:rsidR="00E85C39">
        <w:t xml:space="preserve"> training </w:t>
      </w:r>
      <w:r w:rsidR="009949CB" w:rsidRPr="00591C65">
        <w:t>(Grewal et al., 2025)</w:t>
      </w:r>
      <w:r w:rsidR="00E85C39">
        <w:t>.</w:t>
      </w:r>
      <w:r w:rsidR="009949CB" w:rsidRPr="00591C65">
        <w:t xml:space="preserve"> </w:t>
      </w:r>
      <w:r w:rsidR="0048043B">
        <w:t xml:space="preserve"> The use of GenAI presents significant business potential, and the field of marketing and sales may be the largest opportunity</w:t>
      </w:r>
      <w:r w:rsidR="00E85C39">
        <w:t xml:space="preserve">, representing about one-third of the </w:t>
      </w:r>
      <w:r w:rsidR="0048043B">
        <w:t xml:space="preserve">estimated $4.4 trillion in estimated annual productivity growth that might result from GenAI </w:t>
      </w:r>
      <w:r w:rsidRPr="00591C65">
        <w:t xml:space="preserve">(Mayer et al., 2025). </w:t>
      </w:r>
    </w:p>
    <w:p w14:paraId="5A1F1B7B" w14:textId="21C4489A" w:rsidR="00EB5DFF" w:rsidRDefault="00591C65" w:rsidP="00E74FC1">
      <w:r w:rsidRPr="00591C65">
        <w:t>In practice, marketers already apply GenAI across a range of tasks: drafting and localizing campaign copy, generating product and creative imagery, synthesizing customer insight from unstructured feedback, personalizing messages at scale, and powering conversational customer-service assistants (</w:t>
      </w:r>
      <w:r w:rsidR="000D7C23">
        <w:t xml:space="preserve">e.g. </w:t>
      </w:r>
      <w:r w:rsidRPr="00591C65">
        <w:t>Grewal et al., 2025; Wahid et al., 2023; Mogaji &amp; Jain, 2024)</w:t>
      </w:r>
      <w:r w:rsidR="00E74FC1">
        <w:t>. H</w:t>
      </w:r>
      <w:r w:rsidR="00EB5DFF">
        <w:t>owever, in marketing</w:t>
      </w:r>
      <w:r w:rsidR="00CA4CE2">
        <w:t>,</w:t>
      </w:r>
      <w:r w:rsidR="00EB5DFF">
        <w:t xml:space="preserve"> AI still mainly serves as a question-and-answer machine, largely focusing on brainstorming and content generation</w:t>
      </w:r>
      <w:r w:rsidR="00323BB5">
        <w:t xml:space="preserve"> rather than as a system that can really do the work or make a meaningful contribution to a vast number of everyday</w:t>
      </w:r>
      <w:r w:rsidR="00EB5DFF">
        <w:t xml:space="preserve"> tasks (Brinker &amp; Riemersma, 2025). </w:t>
      </w:r>
    </w:p>
    <w:p w14:paraId="766E2768" w14:textId="62D965CA" w:rsidR="00EB5DFF" w:rsidRDefault="00976CAF" w:rsidP="00EB5DFF">
      <w:pPr>
        <w:rPr>
          <w:lang w:val="en-US"/>
        </w:rPr>
      </w:pPr>
      <w:r>
        <w:rPr>
          <w:lang w:val="en-US"/>
        </w:rPr>
        <w:t xml:space="preserve">The field of AI evolves quickly, and recent </w:t>
      </w:r>
      <w:commentRangeStart w:id="5"/>
      <w:r w:rsidR="00EB5DFF" w:rsidRPr="6E19D5D5">
        <w:rPr>
          <w:lang w:val="en-US"/>
        </w:rPr>
        <w:t xml:space="preserve">innovations have led to </w:t>
      </w:r>
      <w:commentRangeStart w:id="6"/>
      <w:r w:rsidR="00EB5DFF" w:rsidRPr="6E19D5D5">
        <w:rPr>
          <w:lang w:val="en-US"/>
        </w:rPr>
        <w:t>agentic</w:t>
      </w:r>
      <w:commentRangeEnd w:id="6"/>
      <w:r w:rsidR="00683DDC" w:rsidRPr="6E19D5D5">
        <w:rPr>
          <w:rStyle w:val="CommentReference"/>
          <w:sz w:val="22"/>
          <w:szCs w:val="22"/>
          <w:lang w:val="en-US"/>
        </w:rPr>
        <w:commentReference w:id="6"/>
      </w:r>
      <w:r w:rsidR="00EB5DFF" w:rsidRPr="6E19D5D5">
        <w:rPr>
          <w:lang w:val="en-US"/>
        </w:rPr>
        <w:t xml:space="preserve"> AI,</w:t>
      </w:r>
      <w:r w:rsidR="00A26D59">
        <w:rPr>
          <w:lang w:val="en-US"/>
        </w:rPr>
        <w:t xml:space="preserve"> </w:t>
      </w:r>
      <w:r w:rsidR="00CA4CE2">
        <w:rPr>
          <w:lang w:val="en-US"/>
        </w:rPr>
        <w:t>a new category of GenAI</w:t>
      </w:r>
      <w:r w:rsidR="00EB5DFF" w:rsidRPr="6E19D5D5">
        <w:rPr>
          <w:lang w:val="en-US"/>
        </w:rPr>
        <w:t xml:space="preserve"> which Acharya et al. (2025) define as “autonomous AI systems that undertake to finish a set of complex tasks that span over long periods of time without human supervision” (p. 18913). These systems are capable of acting in a goal-oriented manner within a changing environment (Acharya et al., 2025) and might therefore be better suited </w:t>
      </w:r>
      <w:r>
        <w:rPr>
          <w:lang w:val="en-US"/>
        </w:rPr>
        <w:t>to the execution of the marketer's normal daily tasks</w:t>
      </w:r>
      <w:r w:rsidR="00EB5DFF" w:rsidRPr="6E19D5D5">
        <w:rPr>
          <w:lang w:val="en-US"/>
        </w:rPr>
        <w:t>.</w:t>
      </w:r>
      <w:commentRangeEnd w:id="5"/>
      <w:r w:rsidR="00EB5DFF">
        <w:rPr>
          <w:rStyle w:val="CommentReference"/>
          <w:sz w:val="22"/>
          <w:szCs w:val="22"/>
          <w:lang w:val="en-US"/>
        </w:rPr>
        <w:commentReference w:id="5"/>
      </w:r>
    </w:p>
    <w:p w14:paraId="7AEAA5EE" w14:textId="4E7608C5" w:rsidR="00EB5DFF" w:rsidRDefault="00D85ACE" w:rsidP="007952B5">
      <w:commentRangeStart w:id="7"/>
      <w:r>
        <w:rPr>
          <w:lang w:val="en-US"/>
        </w:rPr>
        <w:t>T</w:t>
      </w:r>
      <w:r w:rsidR="00E24A47">
        <w:rPr>
          <w:lang w:val="en-US"/>
        </w:rPr>
        <w:t>hese</w:t>
      </w:r>
      <w:r w:rsidR="0048043B">
        <w:rPr>
          <w:lang w:val="en-US"/>
        </w:rPr>
        <w:t xml:space="preserve"> technological</w:t>
      </w:r>
      <w:r w:rsidR="00E24A47">
        <w:rPr>
          <w:lang w:val="en-US"/>
        </w:rPr>
        <w:t xml:space="preserve"> developments </w:t>
      </w:r>
      <w:r>
        <w:rPr>
          <w:lang w:val="en-US"/>
        </w:rPr>
        <w:t xml:space="preserve">might </w:t>
      </w:r>
      <w:r w:rsidR="00E24A47">
        <w:rPr>
          <w:lang w:val="en-US"/>
        </w:rPr>
        <w:t xml:space="preserve">enable marketers to leverage agentic AI </w:t>
      </w:r>
      <w:r w:rsidR="003128AD">
        <w:rPr>
          <w:lang w:val="en-US"/>
        </w:rPr>
        <w:t>for this large amount of daily tasks not yet affected by AI</w:t>
      </w:r>
      <w:r>
        <w:rPr>
          <w:lang w:val="en-US"/>
        </w:rPr>
        <w:t xml:space="preserve">, which in turn might unlock the large </w:t>
      </w:r>
      <w:r w:rsidR="0044558B">
        <w:rPr>
          <w:lang w:val="en-US"/>
        </w:rPr>
        <w:t>productivity</w:t>
      </w:r>
      <w:r>
        <w:rPr>
          <w:lang w:val="en-US"/>
        </w:rPr>
        <w:t xml:space="preserve"> mentioned by Mayer et al (2025). </w:t>
      </w:r>
      <w:r w:rsidR="00DC7576">
        <w:rPr>
          <w:lang w:val="en-US"/>
        </w:rPr>
        <w:t xml:space="preserve">However, the use of agentic AI </w:t>
      </w:r>
      <w:r w:rsidR="002918F3">
        <w:rPr>
          <w:lang w:val="en-US"/>
        </w:rPr>
        <w:t>in</w:t>
      </w:r>
      <w:r w:rsidR="00DC7576">
        <w:rPr>
          <w:lang w:val="en-US"/>
        </w:rPr>
        <w:t xml:space="preserve"> marketing </w:t>
      </w:r>
      <w:r w:rsidR="002918F3">
        <w:rPr>
          <w:lang w:val="en-US"/>
        </w:rPr>
        <w:t>remains</w:t>
      </w:r>
      <w:r w:rsidR="00DC7576">
        <w:rPr>
          <w:lang w:val="en-US"/>
        </w:rPr>
        <w:t xml:space="preserve"> largely</w:t>
      </w:r>
      <w:r w:rsidR="00600A7B">
        <w:rPr>
          <w:lang w:val="en-US"/>
        </w:rPr>
        <w:t xml:space="preserve"> empirically</w:t>
      </w:r>
      <w:r w:rsidR="00DC7576">
        <w:rPr>
          <w:lang w:val="en-US"/>
        </w:rPr>
        <w:t xml:space="preserve"> </w:t>
      </w:r>
      <w:r w:rsidR="00600A7B">
        <w:rPr>
          <w:lang w:val="en-US"/>
        </w:rPr>
        <w:t xml:space="preserve">unexplored, and </w:t>
      </w:r>
      <w:r w:rsidR="00401B81">
        <w:rPr>
          <w:lang w:val="en-US"/>
        </w:rPr>
        <w:t xml:space="preserve">many researchers </w:t>
      </w:r>
      <w:r w:rsidR="00C962EB">
        <w:rPr>
          <w:lang w:val="en-US"/>
        </w:rPr>
        <w:t xml:space="preserve">are </w:t>
      </w:r>
      <w:r w:rsidR="002918F3">
        <w:rPr>
          <w:lang w:val="en-US"/>
        </w:rPr>
        <w:t>calling</w:t>
      </w:r>
      <w:r w:rsidR="00C962EB" w:rsidRPr="6E19D5D5">
        <w:rPr>
          <w:lang w:val="en-US"/>
        </w:rPr>
        <w:t xml:space="preserve"> for research </w:t>
      </w:r>
      <w:r w:rsidR="00745267">
        <w:rPr>
          <w:lang w:val="en-US"/>
        </w:rPr>
        <w:t>on</w:t>
      </w:r>
      <w:r w:rsidR="00C962EB" w:rsidRPr="6E19D5D5">
        <w:rPr>
          <w:lang w:val="en-US"/>
        </w:rPr>
        <w:t xml:space="preserve"> agentic AI within the marketing field (Kim, 2025) </w:t>
      </w:r>
      <w:commentRangeStart w:id="8"/>
      <w:r w:rsidR="00C962EB" w:rsidRPr="6E19D5D5">
        <w:rPr>
          <w:lang w:val="en-US"/>
        </w:rPr>
        <w:t xml:space="preserve">or for research with a wider scope that covers </w:t>
      </w:r>
      <w:r w:rsidR="00C962EB" w:rsidRPr="6E19D5D5">
        <w:rPr>
          <w:lang w:val="en-US"/>
        </w:rPr>
        <w:lastRenderedPageBreak/>
        <w:t>this scope (Mogaji &amp; Jain, 2024; Jain et al., 2024)</w:t>
      </w:r>
      <w:commentRangeEnd w:id="8"/>
      <w:r w:rsidR="00323E07" w:rsidRPr="6E19D5D5">
        <w:rPr>
          <w:rStyle w:val="CommentReference"/>
          <w:sz w:val="22"/>
          <w:szCs w:val="22"/>
          <w:lang w:val="en-US"/>
        </w:rPr>
        <w:commentReference w:id="8"/>
      </w:r>
      <w:r w:rsidR="00C962EB" w:rsidRPr="6E19D5D5">
        <w:rPr>
          <w:lang w:val="en-US"/>
        </w:rPr>
        <w:t xml:space="preserve">. </w:t>
      </w:r>
      <w:commentRangeEnd w:id="7"/>
      <w:r w:rsidR="00E51922">
        <w:rPr>
          <w:rStyle w:val="CommentReference"/>
          <w:sz w:val="22"/>
          <w:szCs w:val="22"/>
          <w:lang w:val="en-US"/>
        </w:rPr>
        <w:commentReference w:id="7"/>
      </w:r>
      <w:r w:rsidR="00042634">
        <w:rPr>
          <w:lang w:val="en-US"/>
        </w:rPr>
        <w:t>Kim (2025) notes that the transformational shift that agentic AI brings requires a serious response from the research community.</w:t>
      </w:r>
      <w:r w:rsidR="00E708E8">
        <w:rPr>
          <w:lang w:val="en-US"/>
        </w:rPr>
        <w:t xml:space="preserve"> </w:t>
      </w:r>
      <w:commentRangeStart w:id="9"/>
      <w:commentRangeStart w:id="10"/>
      <w:commentRangeStart w:id="11"/>
      <w:commentRangeStart w:id="12"/>
      <w:commentRangeStart w:id="13"/>
      <w:r w:rsidR="00C962EB">
        <w:rPr>
          <w:lang w:val="en-US"/>
        </w:rPr>
        <w:t>This study therefore explores the question</w:t>
      </w:r>
      <w:r w:rsidR="00EB5DFF" w:rsidRPr="6E19D5D5">
        <w:rPr>
          <w:i/>
          <w:iCs/>
          <w:lang w:val="en-US"/>
        </w:rPr>
        <w:t xml:space="preserve"> </w:t>
      </w:r>
      <w:r w:rsidR="00EB5DFF" w:rsidRPr="001C0752">
        <w:rPr>
          <w:lang w:val="en-US"/>
        </w:rPr>
        <w:t xml:space="preserve">“How do marketing managers create value with agentic </w:t>
      </w:r>
      <w:commentRangeStart w:id="14"/>
      <w:commentRangeStart w:id="15"/>
      <w:commentRangeStart w:id="16"/>
      <w:r w:rsidR="00EB5DFF" w:rsidRPr="001C0752">
        <w:rPr>
          <w:lang w:val="en-US"/>
        </w:rPr>
        <w:t>AI</w:t>
      </w:r>
      <w:commentRangeEnd w:id="14"/>
      <w:r w:rsidR="00683DDC" w:rsidRPr="001C0752">
        <w:rPr>
          <w:rStyle w:val="CommentReference"/>
          <w:sz w:val="22"/>
          <w:szCs w:val="22"/>
          <w:lang w:val="en-US"/>
        </w:rPr>
        <w:commentReference w:id="14"/>
      </w:r>
      <w:commentRangeEnd w:id="15"/>
      <w:r w:rsidR="001C0752" w:rsidRPr="001C0752">
        <w:rPr>
          <w:rStyle w:val="CommentReference"/>
          <w:sz w:val="22"/>
          <w:szCs w:val="22"/>
          <w:lang w:val="en-US"/>
        </w:rPr>
        <w:commentReference w:id="15"/>
      </w:r>
      <w:commentRangeEnd w:id="16"/>
      <w:r w:rsidR="00C962EB" w:rsidRPr="001C0752">
        <w:rPr>
          <w:rStyle w:val="CommentReference"/>
          <w:sz w:val="22"/>
          <w:szCs w:val="22"/>
          <w:lang w:val="en-US"/>
        </w:rPr>
        <w:commentReference w:id="16"/>
      </w:r>
      <w:r w:rsidR="00EB5DFF" w:rsidRPr="001C0752">
        <w:rPr>
          <w:lang w:val="en-US"/>
        </w:rPr>
        <w:t>?”</w:t>
      </w:r>
      <w:r w:rsidR="00EB5DFF" w:rsidRPr="6E19D5D5">
        <w:rPr>
          <w:b/>
          <w:bCs/>
          <w:lang w:val="en-US"/>
        </w:rPr>
        <w:t xml:space="preserve">  </w:t>
      </w:r>
      <w:r w:rsidR="00C962EB" w:rsidRPr="00C962EB">
        <w:rPr>
          <w:lang w:val="en-US"/>
        </w:rPr>
        <w:t xml:space="preserve">The </w:t>
      </w:r>
      <w:r w:rsidR="0044558B">
        <w:t>question’s</w:t>
      </w:r>
      <w:r w:rsidR="00C962EB">
        <w:rPr>
          <w:lang w:val="en-US"/>
        </w:rPr>
        <w:t xml:space="preserve"> exploratory nature reflects the field,</w:t>
      </w:r>
      <w:r w:rsidR="00BA25BE">
        <w:rPr>
          <w:lang w:val="en-US"/>
        </w:rPr>
        <w:t xml:space="preserve"> which is still emerging and in which academic understanding and practical guidance remain underdeveloped. </w:t>
      </w:r>
      <w:r w:rsidR="00EB5DFF" w:rsidRPr="6E19D5D5">
        <w:rPr>
          <w:lang w:val="en-US"/>
        </w:rPr>
        <w:t xml:space="preserve">To guide the research, the following </w:t>
      </w:r>
      <w:r w:rsidR="00C9647C">
        <w:rPr>
          <w:lang w:val="en-US"/>
        </w:rPr>
        <w:t>sub-questions</w:t>
      </w:r>
      <w:r w:rsidR="00EB5DFF" w:rsidRPr="6E19D5D5">
        <w:rPr>
          <w:lang w:val="en-US"/>
        </w:rPr>
        <w:t xml:space="preserve"> are used:</w:t>
      </w:r>
      <w:commentRangeEnd w:id="13"/>
      <w:r w:rsidR="00C962EB">
        <w:rPr>
          <w:rStyle w:val="CommentReference"/>
          <w:sz w:val="22"/>
          <w:szCs w:val="22"/>
        </w:rPr>
        <w:commentReference w:id="13"/>
      </w:r>
      <w:commentRangeEnd w:id="10"/>
      <w:r w:rsidR="00C962EB">
        <w:rPr>
          <w:rStyle w:val="CommentReference"/>
          <w:sz w:val="22"/>
          <w:szCs w:val="22"/>
        </w:rPr>
        <w:commentReference w:id="10"/>
      </w:r>
      <w:commentRangeEnd w:id="11"/>
      <w:r w:rsidR="00C962EB">
        <w:rPr>
          <w:rStyle w:val="CommentReference"/>
          <w:sz w:val="22"/>
          <w:szCs w:val="22"/>
        </w:rPr>
        <w:commentReference w:id="11"/>
      </w:r>
      <w:commentRangeEnd w:id="12"/>
      <w:r w:rsidR="00C962EB">
        <w:rPr>
          <w:rStyle w:val="CommentReference"/>
          <w:sz w:val="22"/>
          <w:szCs w:val="22"/>
        </w:rPr>
        <w:commentReference w:id="12"/>
      </w:r>
      <w:commentRangeEnd w:id="9"/>
      <w:r w:rsidR="00C962EB">
        <w:rPr>
          <w:rStyle w:val="CommentReference"/>
          <w:sz w:val="22"/>
          <w:szCs w:val="22"/>
        </w:rPr>
        <w:commentReference w:id="9"/>
      </w:r>
    </w:p>
    <w:p w14:paraId="26CF6CD5" w14:textId="140BA85D" w:rsidR="00382F5C" w:rsidRPr="00382F5C" w:rsidRDefault="00EB5DFF" w:rsidP="00382F5C">
      <w:pPr>
        <w:numPr>
          <w:ilvl w:val="0"/>
          <w:numId w:val="3"/>
        </w:numPr>
      </w:pPr>
      <w:r w:rsidRPr="6E19D5D5">
        <w:rPr>
          <w:lang w:val="en-US"/>
        </w:rPr>
        <w:t>How do marketing manager</w:t>
      </w:r>
      <w:commentRangeStart w:id="17"/>
      <w:commentRangeStart w:id="18"/>
      <w:r w:rsidRPr="6E19D5D5">
        <w:rPr>
          <w:lang w:val="en-US"/>
        </w:rPr>
        <w:t>s identify and translate agentic</w:t>
      </w:r>
      <w:commentRangeEnd w:id="17"/>
      <w:r w:rsidR="00683DDC">
        <w:rPr>
          <w:rStyle w:val="CommentReference"/>
          <w:sz w:val="22"/>
          <w:szCs w:val="22"/>
          <w:lang w:val="en-US"/>
        </w:rPr>
        <w:commentReference w:id="17"/>
      </w:r>
      <w:commentRangeEnd w:id="18"/>
      <w:r w:rsidR="005E4865">
        <w:rPr>
          <w:rStyle w:val="CommentReference"/>
          <w:sz w:val="22"/>
          <w:szCs w:val="22"/>
          <w:lang w:val="en-US"/>
        </w:rPr>
        <w:commentReference w:id="18"/>
      </w:r>
      <w:r>
        <w:rPr>
          <w:lang w:val="en-US"/>
        </w:rPr>
        <w:t xml:space="preserve"> AI opportunities</w:t>
      </w:r>
      <w:r w:rsidRPr="6E19D5D5">
        <w:rPr>
          <w:lang w:val="en-US"/>
        </w:rPr>
        <w:t>?</w:t>
      </w:r>
    </w:p>
    <w:p w14:paraId="7E8EE6B1" w14:textId="77777777" w:rsidR="00382F5C" w:rsidRPr="00382F5C" w:rsidRDefault="00382F5C" w:rsidP="00382F5C">
      <w:pPr>
        <w:numPr>
          <w:ilvl w:val="0"/>
          <w:numId w:val="3"/>
        </w:numPr>
        <w:rPr>
          <w:lang w:val="en-US"/>
        </w:rPr>
      </w:pPr>
      <w:r w:rsidRPr="00382F5C">
        <w:rPr>
          <w:lang w:val="en-US"/>
        </w:rPr>
        <w:t>How do marketing managers adopt agentic AI within their organizations?</w:t>
      </w:r>
    </w:p>
    <w:p w14:paraId="392E7AFA" w14:textId="511E536C" w:rsidR="00EB5DFF" w:rsidRPr="00C9647C" w:rsidRDefault="00EB5DFF" w:rsidP="00EB5DFF">
      <w:pPr>
        <w:numPr>
          <w:ilvl w:val="0"/>
          <w:numId w:val="3"/>
        </w:numPr>
      </w:pPr>
      <w:r w:rsidRPr="6E19D5D5">
        <w:rPr>
          <w:lang w:val="en-US"/>
        </w:rPr>
        <w:t xml:space="preserve">How do marketing managers </w:t>
      </w:r>
      <w:r w:rsidR="00C91EE9">
        <w:rPr>
          <w:lang w:val="en-US"/>
        </w:rPr>
        <w:t>manage the benefits, sacrifices, and risks t</w:t>
      </w:r>
      <w:r w:rsidR="00456788">
        <w:rPr>
          <w:lang w:val="en-US"/>
        </w:rPr>
        <w:t>hat relate to the utilization of</w:t>
      </w:r>
      <w:r w:rsidRPr="6E19D5D5">
        <w:rPr>
          <w:lang w:val="en-US"/>
        </w:rPr>
        <w:t xml:space="preserve"> agentic </w:t>
      </w:r>
      <w:commentRangeStart w:id="19"/>
      <w:commentRangeStart w:id="20"/>
      <w:commentRangeStart w:id="21"/>
      <w:r w:rsidRPr="6E19D5D5">
        <w:rPr>
          <w:lang w:val="en-US"/>
        </w:rPr>
        <w:t>AI</w:t>
      </w:r>
      <w:commentRangeEnd w:id="19"/>
      <w:r w:rsidR="00683DDC" w:rsidRPr="6E19D5D5">
        <w:rPr>
          <w:rStyle w:val="CommentReference"/>
          <w:sz w:val="22"/>
          <w:szCs w:val="22"/>
          <w:lang w:val="en-US"/>
        </w:rPr>
        <w:commentReference w:id="19"/>
      </w:r>
      <w:commentRangeEnd w:id="20"/>
      <w:r w:rsidRPr="6E19D5D5">
        <w:rPr>
          <w:rStyle w:val="CommentReference"/>
          <w:sz w:val="22"/>
          <w:szCs w:val="22"/>
          <w:lang w:val="en-US"/>
        </w:rPr>
        <w:commentReference w:id="20"/>
      </w:r>
      <w:commentRangeEnd w:id="21"/>
      <w:r w:rsidRPr="6E19D5D5">
        <w:rPr>
          <w:rStyle w:val="CommentReference"/>
          <w:sz w:val="22"/>
          <w:szCs w:val="22"/>
          <w:lang w:val="en-US"/>
        </w:rPr>
        <w:commentReference w:id="21"/>
      </w:r>
      <w:r w:rsidRPr="6E19D5D5">
        <w:rPr>
          <w:lang w:val="en-US"/>
        </w:rPr>
        <w:t>?</w:t>
      </w:r>
    </w:p>
    <w:p w14:paraId="62AF4745" w14:textId="09CA7CEA" w:rsidR="00B244A6" w:rsidRDefault="00C9647C" w:rsidP="00EB5DFF">
      <w:commentRangeStart w:id="22"/>
      <w:commentRangeStart w:id="23"/>
      <w:r>
        <w:t xml:space="preserve">We deliberately focus on agentic AI because of its ability to act autonomously. Within his call to research Kim (2025) notes the ability of agentic AI to integrate data, make decisions, and execute campaigns autonomously, which seems to align with the untapped potential that  </w:t>
      </w:r>
      <w:r w:rsidR="00EF756F">
        <w:t>Brinker and Riemersma (2025) describe. T</w:t>
      </w:r>
      <w:r w:rsidRPr="00C9647C">
        <w:t xml:space="preserve">his is where understanding is thinnest. </w:t>
      </w:r>
      <w:commentRangeEnd w:id="23"/>
      <w:r w:rsidR="004B1B1F">
        <w:rPr>
          <w:rStyle w:val="CommentReference"/>
          <w:sz w:val="22"/>
          <w:szCs w:val="22"/>
        </w:rPr>
        <w:commentReference w:id="23"/>
      </w:r>
      <w:commentRangeEnd w:id="22"/>
      <w:r w:rsidR="004B1B1F">
        <w:rPr>
          <w:rStyle w:val="CommentReference"/>
          <w:sz w:val="22"/>
          <w:szCs w:val="22"/>
        </w:rPr>
        <w:commentReference w:id="22"/>
      </w:r>
    </w:p>
    <w:p w14:paraId="74135305" w14:textId="181316E3" w:rsidR="00B244A6" w:rsidRDefault="00B244A6" w:rsidP="00EB5DFF">
      <w:commentRangeStart w:id="24"/>
      <w:r w:rsidRPr="00B244A6">
        <w:t>Existing accounts of digital transformation offer a useful starting point</w:t>
      </w:r>
      <w:r w:rsidR="00B434E9">
        <w:t xml:space="preserve"> regarding how to adopt these new techniques,</w:t>
      </w:r>
      <w:r w:rsidRPr="00B244A6">
        <w:t xml:space="preserve"> since the rollout of AI can be read as a new wave of such </w:t>
      </w:r>
      <w:r w:rsidR="00B434E9">
        <w:t xml:space="preserve">transformations like those described by </w:t>
      </w:r>
      <w:r w:rsidRPr="00B244A6">
        <w:t>Holmström</w:t>
      </w:r>
      <w:r w:rsidR="00B434E9">
        <w:t xml:space="preserve"> (</w:t>
      </w:r>
      <w:r w:rsidRPr="00B244A6">
        <w:t>2022); but they were not written for technologies that act with this degree of autonomy and evolve this quickly, and so cannot be assumed to transfer wholesale.</w:t>
      </w:r>
      <w:commentRangeEnd w:id="24"/>
      <w:r w:rsidR="004B1B1F">
        <w:rPr>
          <w:rStyle w:val="CommentReference"/>
          <w:sz w:val="22"/>
          <w:szCs w:val="22"/>
        </w:rPr>
        <w:commentReference w:id="24"/>
      </w:r>
    </w:p>
    <w:p w14:paraId="590FC2E0" w14:textId="62CC0479" w:rsidR="001A6B7F" w:rsidRDefault="001A6B7F" w:rsidP="001A6B7F">
      <w:r w:rsidRPr="001A6B7F">
        <w:t xml:space="preserve">This study makes both theoretical and practical contributions. Theoretically, it offers one of the first grounded empirical accounts of how marketing managers create value with agentic AI. Its central contribution is a model of managerial value creation that links observing </w:t>
      </w:r>
      <w:r>
        <w:t>the external conditions</w:t>
      </w:r>
      <w:r w:rsidRPr="001A6B7F">
        <w:t xml:space="preserve">, </w:t>
      </w:r>
      <w:r>
        <w:t>navigating the organizational context, applying agentic AI, and obtaining the resulting value creation. Furthermore, we describe where beneficial or counter-productive conditions and managerial behaviors align with those observed in earlier work within the related fields of GenAI and digital transformation</w:t>
      </w:r>
    </w:p>
    <w:p w14:paraId="33DE0251" w14:textId="13E3645B" w:rsidR="007C69D0" w:rsidRDefault="001A6B7F" w:rsidP="6E19D5D5">
      <w:r w:rsidRPr="001A6B7F">
        <w:lastRenderedPageBreak/>
        <w:t xml:space="preserve">Practically, </w:t>
      </w:r>
      <w:r>
        <w:t xml:space="preserve">the study offers managers insights into use cases they might apply, the conditions that mediate value creation with agentic AI, and managerial behaviors they can apply to shape the conditions for successful implementation, adoption, and use of agentic AI. Furthermore, this work </w:t>
      </w:r>
      <w:r w:rsidR="007C69D0">
        <w:t>describes</w:t>
      </w:r>
      <w:r>
        <w:t xml:space="preserve"> potential</w:t>
      </w:r>
      <w:r w:rsidR="007C69D0">
        <w:t xml:space="preserve">ly beneficial conditions and behaviors that marketing managers </w:t>
      </w:r>
      <w:r w:rsidR="00CF001E">
        <w:t xml:space="preserve">are typically </w:t>
      </w:r>
      <w:r w:rsidR="007C69D0">
        <w:t xml:space="preserve">unaware of. </w:t>
      </w:r>
      <w:commentRangeStart w:id="25"/>
      <w:r w:rsidR="007C69D0">
        <w:t>Lastly, Appendix B provides a practical checklist that managers might apply to audit their organizational readiness and shape their agentic AI initiatives</w:t>
      </w:r>
      <w:commentRangeEnd w:id="25"/>
      <w:r w:rsidR="00CF001E">
        <w:rPr>
          <w:rStyle w:val="CommentReference"/>
          <w:sz w:val="22"/>
          <w:szCs w:val="22"/>
        </w:rPr>
        <w:commentReference w:id="25"/>
      </w:r>
      <w:r w:rsidR="00CF001E">
        <w:t>.</w:t>
      </w:r>
    </w:p>
    <w:p w14:paraId="04F885CC" w14:textId="3ABE5C0C" w:rsidR="00EB5DFF" w:rsidRDefault="001A6B7F" w:rsidP="6E19D5D5">
      <w:pPr>
        <w:rPr>
          <w:lang w:val="en-US"/>
        </w:rPr>
      </w:pPr>
      <w:r>
        <w:rPr>
          <w:lang w:val="en-US"/>
        </w:rPr>
        <w:t>The remainder of t</w:t>
      </w:r>
      <w:r w:rsidR="00EB5DFF" w:rsidRPr="001A6B7F">
        <w:rPr>
          <w:lang w:val="en-US"/>
        </w:rPr>
        <w:t xml:space="preserve">his document is structured </w:t>
      </w:r>
      <w:r>
        <w:rPr>
          <w:lang w:val="en-US"/>
        </w:rPr>
        <w:t>as follows: First, an overview of the current state of the literature is provided, including calls for research in</w:t>
      </w:r>
      <w:r w:rsidR="00EB5DFF" w:rsidRPr="001A6B7F">
        <w:rPr>
          <w:lang w:val="en-US"/>
        </w:rPr>
        <w:t xml:space="preserve"> this domain. Then we provide an overview of our methods and present our findings. </w:t>
      </w:r>
      <w:r>
        <w:rPr>
          <w:lang w:val="en-US"/>
        </w:rPr>
        <w:t>Afterward</w:t>
      </w:r>
      <w:r w:rsidR="00EB5DFF" w:rsidRPr="001A6B7F">
        <w:rPr>
          <w:lang w:val="en-US"/>
        </w:rPr>
        <w:t xml:space="preserve">, the findings are compared to literature, </w:t>
      </w:r>
      <w:commentRangeStart w:id="26"/>
      <w:commentRangeStart w:id="27"/>
      <w:r w:rsidR="00EB5DFF" w:rsidRPr="001A6B7F">
        <w:rPr>
          <w:lang w:val="en-US"/>
        </w:rPr>
        <w:t>practical implications are derived</w:t>
      </w:r>
      <w:commentRangeEnd w:id="26"/>
      <w:r w:rsidR="00683DDC" w:rsidRPr="001A6B7F">
        <w:rPr>
          <w:rStyle w:val="CommentReference"/>
          <w:sz w:val="22"/>
          <w:szCs w:val="22"/>
          <w:lang w:val="en-US"/>
        </w:rPr>
        <w:commentReference w:id="26"/>
      </w:r>
      <w:commentRangeEnd w:id="27"/>
      <w:r w:rsidRPr="001A6B7F">
        <w:rPr>
          <w:rStyle w:val="CommentReference"/>
          <w:sz w:val="22"/>
          <w:szCs w:val="22"/>
          <w:lang w:val="en-US"/>
        </w:rPr>
        <w:commentReference w:id="27"/>
      </w:r>
      <w:r w:rsidR="00EB5DFF" w:rsidRPr="001A6B7F">
        <w:rPr>
          <w:lang w:val="en-US"/>
        </w:rPr>
        <w:t>, limitations are discussed, and directions for further research are provided. Lastly, a conclusion is provided containing the main points.</w:t>
      </w:r>
      <w:r w:rsidR="00EB5DFF" w:rsidRPr="6E19D5D5">
        <w:rPr>
          <w:lang w:val="en-US"/>
        </w:rPr>
        <w:br w:type="page"/>
      </w:r>
    </w:p>
    <w:p w14:paraId="4D3191DD" w14:textId="5327F60D" w:rsidR="00EB5DFF" w:rsidRDefault="00EB5DFF" w:rsidP="00EB5DFF">
      <w:pPr>
        <w:pStyle w:val="Heading1"/>
      </w:pPr>
      <w:bookmarkStart w:id="28" w:name="_Toc231935232"/>
      <w:r>
        <w:lastRenderedPageBreak/>
        <w:t xml:space="preserve">2. </w:t>
      </w:r>
      <w:r>
        <w:tab/>
        <w:t>Literature Review</w:t>
      </w:r>
      <w:bookmarkEnd w:id="28"/>
    </w:p>
    <w:p w14:paraId="01B5B251" w14:textId="77777777" w:rsidR="00EB5DFF" w:rsidRPr="00C01920" w:rsidRDefault="00EB5DFF" w:rsidP="00EB5DFF">
      <w:pPr>
        <w:pStyle w:val="Heading2"/>
        <w:rPr>
          <w:b w:val="0"/>
          <w:bCs w:val="0"/>
          <w:i/>
          <w:iCs/>
        </w:rPr>
      </w:pPr>
      <w:bookmarkStart w:id="29" w:name="_Toc231935233"/>
      <w:r>
        <w:t xml:space="preserve">2.1. </w:t>
      </w:r>
      <w:r>
        <w:tab/>
        <w:t>The historical development of AI</w:t>
      </w:r>
      <w:bookmarkEnd w:id="29"/>
    </w:p>
    <w:p w14:paraId="32867789" w14:textId="4D23806F" w:rsidR="00EB5DFF" w:rsidRDefault="00EB5DFF" w:rsidP="00EB5DFF">
      <w:r w:rsidRPr="6E19D5D5">
        <w:rPr>
          <w:lang w:val="en-US"/>
        </w:rPr>
        <w:t xml:space="preserve">The term Artificial Intelligence (AI) has been around since the 1950s to describe “intelligent </w:t>
      </w:r>
      <w:commentRangeStart w:id="30"/>
      <w:r w:rsidRPr="6E19D5D5">
        <w:rPr>
          <w:lang w:val="en-US"/>
        </w:rPr>
        <w:t>machines</w:t>
      </w:r>
      <w:commentRangeEnd w:id="30"/>
      <w:r w:rsidR="00683DDC" w:rsidRPr="6E19D5D5">
        <w:rPr>
          <w:rStyle w:val="CommentReference"/>
          <w:sz w:val="22"/>
          <w:szCs w:val="22"/>
          <w:lang w:val="en-US"/>
        </w:rPr>
        <w:commentReference w:id="30"/>
      </w:r>
      <w:r w:rsidRPr="6E19D5D5">
        <w:rPr>
          <w:lang w:val="en-US"/>
        </w:rPr>
        <w:t>”</w:t>
      </w:r>
      <w:r w:rsidR="000F6C2A" w:rsidRPr="6E19D5D5">
        <w:rPr>
          <w:lang w:val="en-US"/>
        </w:rPr>
        <w:t xml:space="preserve"> (Xu et al., 2021)</w:t>
      </w:r>
      <w:r w:rsidR="000F6C2A">
        <w:rPr>
          <w:lang w:val="en-US"/>
        </w:rPr>
        <w:t>.</w:t>
      </w:r>
      <w:r w:rsidRPr="6E19D5D5">
        <w:rPr>
          <w:lang w:val="en-US"/>
        </w:rPr>
        <w:t xml:space="preserve"> it is often associated with systems that perform tasks that are typically associated with human cognition (Xu et al., 2021). AI can be broadly categorized into two categories:</w:t>
      </w:r>
    </w:p>
    <w:p w14:paraId="6BA49FC1" w14:textId="77777777" w:rsidR="00EB5DFF" w:rsidRDefault="00EB5DFF" w:rsidP="00EB5DFF">
      <w:pPr>
        <w:numPr>
          <w:ilvl w:val="0"/>
          <w:numId w:val="2"/>
        </w:numPr>
      </w:pPr>
      <w:r w:rsidRPr="6E19D5D5">
        <w:rPr>
          <w:lang w:val="en-US"/>
        </w:rPr>
        <w:t>Expert systems: Where rules and heuristics written by humans define the output of the system (</w:t>
      </w:r>
      <w:r w:rsidRPr="6E19D5D5">
        <w:rPr>
          <w:highlight w:val="white"/>
          <w:lang w:val="en-US"/>
        </w:rPr>
        <w:t>Kastner &amp; Hong, 1984)</w:t>
      </w:r>
      <w:r w:rsidRPr="6E19D5D5">
        <w:rPr>
          <w:lang w:val="en-US"/>
        </w:rPr>
        <w:t>. An example of this can be seen in early games where playing against the computer was noted as playing against the AI</w:t>
      </w:r>
      <w:commentRangeStart w:id="31"/>
      <w:r w:rsidRPr="6E19D5D5">
        <w:rPr>
          <w:lang w:val="en-US"/>
        </w:rPr>
        <w:t>.</w:t>
      </w:r>
      <w:commentRangeEnd w:id="31"/>
      <w:r w:rsidR="00683DDC">
        <w:rPr>
          <w:rStyle w:val="CommentReference"/>
          <w:sz w:val="22"/>
          <w:szCs w:val="22"/>
        </w:rPr>
        <w:commentReference w:id="31"/>
      </w:r>
    </w:p>
    <w:p w14:paraId="2591AFEB" w14:textId="77777777" w:rsidR="00EB5DFF" w:rsidRDefault="00EB5DFF" w:rsidP="00EB5DFF">
      <w:pPr>
        <w:numPr>
          <w:ilvl w:val="0"/>
          <w:numId w:val="2"/>
        </w:numPr>
      </w:pPr>
      <w:r>
        <w:t>Machine learning: Where data is used to train a model (</w:t>
      </w:r>
      <w:r>
        <w:rPr>
          <w:highlight w:val="white"/>
        </w:rPr>
        <w:t>Shinde &amp; Shah, 2018)</w:t>
      </w:r>
      <w:r>
        <w:t>.</w:t>
      </w:r>
    </w:p>
    <w:p w14:paraId="61168723" w14:textId="77777777" w:rsidR="00EB5DFF" w:rsidRDefault="00EB5DFF" w:rsidP="00EB5DFF">
      <w:r w:rsidRPr="6E19D5D5">
        <w:rPr>
          <w:lang w:val="en-US"/>
        </w:rPr>
        <w:t xml:space="preserve">Both expert systems and machine-learning methods have been applied in marketing decision-making for decades. Earlier expert systems were developed to support managerial decisions through data, models, rules, and analytical tools (Little, 1979; Mitchell et al., 1991). In contemporary marketing practice, the rule-based logic of expert systems is especially visible in marketing automation systems, where marketers define parameters, heuristics, lead-scoring rules, behavioral triggers, and customer segments to automate or personalize marketing actions such as email campaigns, content delivery, and sales-lead </w:t>
      </w:r>
      <w:commentRangeStart w:id="32"/>
      <w:r w:rsidRPr="6E19D5D5">
        <w:rPr>
          <w:lang w:val="en-US"/>
        </w:rPr>
        <w:t>qualification</w:t>
      </w:r>
      <w:commentRangeEnd w:id="32"/>
      <w:r w:rsidR="00683DDC" w:rsidRPr="6E19D5D5">
        <w:rPr>
          <w:rStyle w:val="CommentReference"/>
          <w:sz w:val="22"/>
          <w:szCs w:val="22"/>
          <w:lang w:val="en-US"/>
        </w:rPr>
        <w:commentReference w:id="32"/>
      </w:r>
      <w:r w:rsidRPr="6E19D5D5">
        <w:rPr>
          <w:lang w:val="en-US"/>
        </w:rPr>
        <w:t xml:space="preserve"> (Heimbach et al., 2015; Järvinen &amp; Taiminen, 2016; Guercini, 2022; Guercini, 2023). </w:t>
      </w:r>
    </w:p>
    <w:p w14:paraId="384B2F78" w14:textId="54291F3D" w:rsidR="00EB5DFF" w:rsidRDefault="00EB5DFF" w:rsidP="00EB5DFF">
      <w:r w:rsidRPr="6E19D5D5">
        <w:rPr>
          <w:lang w:val="en-US"/>
        </w:rPr>
        <w:t xml:space="preserve">Machine learning is also widely used in marketing, particularly for customer segmentation, forecasting, recommender systems, consumer-behavior prediction, and content analysis (Duarte et al., </w:t>
      </w:r>
      <w:commentRangeStart w:id="33"/>
      <w:commentRangeStart w:id="34"/>
      <w:commentRangeStart w:id="35"/>
      <w:r w:rsidRPr="6E19D5D5">
        <w:rPr>
          <w:lang w:val="en-US"/>
        </w:rPr>
        <w:t>2022</w:t>
      </w:r>
      <w:commentRangeEnd w:id="33"/>
      <w:r w:rsidR="00683DDC" w:rsidRPr="6E19D5D5">
        <w:rPr>
          <w:rStyle w:val="CommentReference"/>
          <w:sz w:val="22"/>
          <w:szCs w:val="22"/>
          <w:lang w:val="en-US"/>
        </w:rPr>
        <w:commentReference w:id="33"/>
      </w:r>
      <w:commentRangeEnd w:id="34"/>
      <w:r w:rsidRPr="6E19D5D5">
        <w:rPr>
          <w:rStyle w:val="CommentReference"/>
          <w:sz w:val="22"/>
          <w:szCs w:val="22"/>
          <w:lang w:val="en-US"/>
        </w:rPr>
        <w:commentReference w:id="34"/>
      </w:r>
      <w:commentRangeEnd w:id="35"/>
      <w:r w:rsidRPr="6E19D5D5">
        <w:rPr>
          <w:rStyle w:val="CommentReference"/>
          <w:sz w:val="22"/>
          <w:szCs w:val="22"/>
          <w:lang w:val="en-US"/>
        </w:rPr>
        <w:commentReference w:id="35"/>
      </w:r>
      <w:r w:rsidRPr="6E19D5D5">
        <w:rPr>
          <w:lang w:val="en-US"/>
        </w:rPr>
        <w:t>). Specific applications</w:t>
      </w:r>
      <w:r w:rsidR="001C29D5">
        <w:rPr>
          <w:lang w:val="en-US"/>
        </w:rPr>
        <w:t xml:space="preserve"> of machine learning</w:t>
      </w:r>
      <w:r w:rsidRPr="6E19D5D5">
        <w:rPr>
          <w:lang w:val="en-US"/>
        </w:rPr>
        <w:t xml:space="preserve"> include online A/B testing and conversion optimization (Kohavi et al., 2009), product recommendation systems in e-commerce (Schafer et al., 2001), and customer lifetime value modeling, where predicted future customer value can be compared with acquisition and retention costs to support marketing investment decisions (Gupta et al., 2004; Bauer &amp; Jannach, 2021). </w:t>
      </w:r>
    </w:p>
    <w:p w14:paraId="3768DBB2" w14:textId="4ACB7EEE" w:rsidR="00EB5DFF" w:rsidRDefault="00EB5DFF" w:rsidP="00EB5DFF">
      <w:r>
        <w:lastRenderedPageBreak/>
        <w:t xml:space="preserve">Deep learning is a specific form of machine learning that uses neural networks consisting of multiple </w:t>
      </w:r>
      <w:commentRangeStart w:id="36"/>
      <w:r>
        <w:t>layers</w:t>
      </w:r>
      <w:commentRangeEnd w:id="36"/>
      <w:r w:rsidR="00683DDC">
        <w:rPr>
          <w:rStyle w:val="CommentReference"/>
          <w:sz w:val="22"/>
          <w:szCs w:val="22"/>
        </w:rPr>
        <w:commentReference w:id="36"/>
      </w:r>
      <w:r>
        <w:t xml:space="preserve"> (</w:t>
      </w:r>
      <w:r>
        <w:rPr>
          <w:highlight w:val="white"/>
          <w:lang w:val="en-US"/>
        </w:rPr>
        <w:t>LeCun</w:t>
      </w:r>
      <w:r>
        <w:rPr>
          <w:lang w:val="en-US"/>
        </w:rPr>
        <w:t xml:space="preserve"> et al., 2015)</w:t>
      </w:r>
      <w:r>
        <w:t xml:space="preserve">. This approach became more prevalent </w:t>
      </w:r>
      <w:r w:rsidR="0036474D">
        <w:t xml:space="preserve">after </w:t>
      </w:r>
      <w:r>
        <w:t>A</w:t>
      </w:r>
      <w:commentRangeStart w:id="37"/>
      <w:r>
        <w:t>lexNet</w:t>
      </w:r>
      <w:r w:rsidR="0036474D">
        <w:t>,</w:t>
      </w:r>
      <w:r>
        <w:t xml:space="preserve"> </w:t>
      </w:r>
      <w:commentRangeEnd w:id="37"/>
      <w:r w:rsidR="00683DDC">
        <w:rPr>
          <w:rStyle w:val="CommentReference"/>
          <w:sz w:val="22"/>
          <w:szCs w:val="22"/>
        </w:rPr>
        <w:commentReference w:id="37"/>
      </w:r>
      <w:r w:rsidR="001C29D5">
        <w:t xml:space="preserve">which </w:t>
      </w:r>
      <w:r w:rsidR="00B26CF0">
        <w:t xml:space="preserve">significantly improved the ability to </w:t>
      </w:r>
      <w:r w:rsidR="008A54CC">
        <w:t>recognize</w:t>
      </w:r>
      <w:r w:rsidR="00B26CF0">
        <w:t xml:space="preserve"> </w:t>
      </w:r>
      <w:r w:rsidR="008A54CC">
        <w:t xml:space="preserve">the primary object within an </w:t>
      </w:r>
      <w:r w:rsidR="00B26CF0">
        <w:t>image compared to the previous state of the art</w:t>
      </w:r>
      <w:r w:rsidR="0036474D">
        <w:t xml:space="preserve"> (Krizhevsky et al., 2012)</w:t>
      </w:r>
      <w:r w:rsidR="077904E9">
        <w:t xml:space="preserve">. </w:t>
      </w:r>
      <w:r>
        <w:t xml:space="preserve"> Probably the best-known early applications of deep learning in marketing revolve around </w:t>
      </w:r>
      <w:commentRangeStart w:id="38"/>
      <w:r>
        <w:t>chatbots</w:t>
      </w:r>
      <w:commentRangeEnd w:id="38"/>
      <w:r w:rsidR="00683DDC">
        <w:rPr>
          <w:rStyle w:val="CommentReference"/>
          <w:sz w:val="22"/>
          <w:szCs w:val="22"/>
        </w:rPr>
        <w:commentReference w:id="38"/>
      </w:r>
      <w:r>
        <w:t xml:space="preserve">. After </w:t>
      </w:r>
      <w:commentRangeStart w:id="39"/>
      <w:commentRangeStart w:id="40"/>
      <w:commentRangeStart w:id="41"/>
      <w:commentRangeStart w:id="42"/>
      <w:r>
        <w:t>word2vec</w:t>
      </w:r>
      <w:commentRangeEnd w:id="39"/>
      <w:r w:rsidR="00683DDC">
        <w:rPr>
          <w:rStyle w:val="CommentReference"/>
          <w:sz w:val="22"/>
          <w:szCs w:val="22"/>
        </w:rPr>
        <w:commentReference w:id="39"/>
      </w:r>
      <w:commentRangeEnd w:id="40"/>
      <w:r>
        <w:rPr>
          <w:rStyle w:val="CommentReference"/>
          <w:sz w:val="22"/>
          <w:szCs w:val="22"/>
        </w:rPr>
        <w:commentReference w:id="40"/>
      </w:r>
      <w:commentRangeEnd w:id="41"/>
      <w:r>
        <w:rPr>
          <w:rStyle w:val="CommentReference"/>
          <w:sz w:val="22"/>
          <w:szCs w:val="22"/>
        </w:rPr>
        <w:commentReference w:id="41"/>
      </w:r>
      <w:commentRangeEnd w:id="42"/>
      <w:r w:rsidR="00406DD1">
        <w:rPr>
          <w:rStyle w:val="CommentReference"/>
          <w:sz w:val="22"/>
          <w:szCs w:val="22"/>
        </w:rPr>
        <w:commentReference w:id="42"/>
      </w:r>
      <w:r>
        <w:t xml:space="preserve"> (Mikolov et al., 2013), </w:t>
      </w:r>
      <w:r w:rsidR="00406DD1">
        <w:t>a technique that</w:t>
      </w:r>
      <w:r>
        <w:t xml:space="preserve"> </w:t>
      </w:r>
      <w:r w:rsidR="008A54CC">
        <w:t>provides numerical representations of words and enabled superior natural language processing by machines, it became possible to match user questions to explicitly collected question-and-answer sets</w:t>
      </w:r>
      <w:r>
        <w:t>. This gave rise to early chatbots, which could answer well-documented</w:t>
      </w:r>
      <w:commentRangeStart w:id="43"/>
      <w:r>
        <w:t xml:space="preserve"> </w:t>
      </w:r>
      <w:commentRangeEnd w:id="43"/>
      <w:r w:rsidR="00683DDC">
        <w:rPr>
          <w:rStyle w:val="CommentReference"/>
          <w:sz w:val="22"/>
          <w:szCs w:val="22"/>
        </w:rPr>
        <w:commentReference w:id="43"/>
      </w:r>
      <w:r>
        <w:t>questions (</w:t>
      </w:r>
      <w:r>
        <w:rPr>
          <w:highlight w:val="white"/>
        </w:rPr>
        <w:t>Dutta et al., 2021)</w:t>
      </w:r>
      <w:r>
        <w:t>.</w:t>
      </w:r>
    </w:p>
    <w:p w14:paraId="4CC111FB" w14:textId="77777777" w:rsidR="00EB5DFF" w:rsidRDefault="00EB5DFF" w:rsidP="00EB5DFF">
      <w:pPr>
        <w:pStyle w:val="Heading3"/>
      </w:pPr>
      <w:r w:rsidRPr="6E19D5D5">
        <w:rPr>
          <w:lang w:val="en-US"/>
        </w:rPr>
        <w:t>2.1.1.</w:t>
      </w:r>
      <w:r>
        <w:tab/>
      </w:r>
      <w:r w:rsidRPr="6E19D5D5">
        <w:rPr>
          <w:lang w:val="en-US"/>
        </w:rPr>
        <w:t>The Rise of the LLM</w:t>
      </w:r>
    </w:p>
    <w:p w14:paraId="25DBAD9E" w14:textId="25398716" w:rsidR="00EB5DFF" w:rsidRDefault="00EB5DFF" w:rsidP="00EB5DFF">
      <w:pPr>
        <w:rPr>
          <w:del w:id="44" w:author="Stefanie B." w:date="2026-05-11T12:43:00Z" w16du:dateUtc="2026-05-11T12:43:00Z"/>
        </w:rPr>
      </w:pPr>
      <w:r w:rsidRPr="6E19D5D5">
        <w:rPr>
          <w:lang w:val="en-US"/>
        </w:rPr>
        <w:t xml:space="preserve">But the real breakthrough came with the paper “Attention is All You Need” (Vaswani et al., 2017), which introduced the Transformer model a new technique that made AI much better at analyzing text. The later term GPT is a technically descriptive name; it stands for generative pretrained transformer (Radford et al., </w:t>
      </w:r>
      <w:commentRangeStart w:id="45"/>
      <w:commentRangeStart w:id="46"/>
      <w:r w:rsidRPr="6E19D5D5">
        <w:rPr>
          <w:lang w:val="en-US"/>
        </w:rPr>
        <w:t>2018</w:t>
      </w:r>
      <w:commentRangeEnd w:id="46"/>
      <w:r w:rsidR="00683DDC" w:rsidRPr="6E19D5D5">
        <w:rPr>
          <w:rStyle w:val="CommentReference"/>
          <w:sz w:val="22"/>
          <w:szCs w:val="22"/>
          <w:lang w:val="en-US"/>
        </w:rPr>
        <w:commentReference w:id="46"/>
      </w:r>
      <w:commentRangeEnd w:id="45"/>
      <w:r w:rsidR="00683DDC" w:rsidRPr="6E19D5D5">
        <w:rPr>
          <w:rStyle w:val="CommentReference"/>
          <w:sz w:val="22"/>
          <w:szCs w:val="22"/>
          <w:lang w:val="en-US"/>
        </w:rPr>
        <w:commentReference w:id="45"/>
      </w:r>
      <w:r w:rsidRPr="6E19D5D5">
        <w:rPr>
          <w:lang w:val="en-US"/>
        </w:rPr>
        <w:t>) and refers to this technique. Training these systems became costly (</w:t>
      </w:r>
      <w:r w:rsidRPr="6E19D5D5">
        <w:rPr>
          <w:highlight w:val="white"/>
          <w:lang w:val="en-US"/>
        </w:rPr>
        <w:t>Cottier, 2024</w:t>
      </w:r>
      <w:r w:rsidRPr="6E19D5D5">
        <w:rPr>
          <w:lang w:val="en-US"/>
        </w:rPr>
        <w:t>) and pretrained models became more prevalent. One of the best-known models from before ChatGPT was BERT in 2018 (Devlin et al., 2019), this model was often applied to categorize text or apply sentiment analysis (</w:t>
      </w:r>
      <w:r w:rsidRPr="6E19D5D5">
        <w:rPr>
          <w:highlight w:val="white"/>
          <w:lang w:val="en-US"/>
        </w:rPr>
        <w:t>Li et al., 2025</w:t>
      </w:r>
      <w:r w:rsidRPr="6E19D5D5">
        <w:rPr>
          <w:lang w:val="en-US"/>
        </w:rPr>
        <w:t>). Within the realm of marketing, this was highly valuable to analyze customer support conversations or product reviews</w:t>
      </w:r>
      <w:r w:rsidR="00AE08B7">
        <w:rPr>
          <w:lang w:val="en-US"/>
        </w:rPr>
        <w:t>.</w:t>
      </w:r>
    </w:p>
    <w:p w14:paraId="358A7DC6" w14:textId="38686D77" w:rsidR="00EB5DFF" w:rsidRDefault="00EB5DFF" w:rsidP="00EB5DFF">
      <w:r>
        <w:t xml:space="preserve">At the same time, OpenAI worked toward increasingly larger models, starting with GPT-1 (Radford et al., 2018) and becoming widely known with GPT3 (Brown et al., 2020) and ChatGPT (OpenAI, 2022). </w:t>
      </w:r>
    </w:p>
    <w:p w14:paraId="590FB597" w14:textId="394174D6" w:rsidR="00EB5DFF" w:rsidRDefault="00EB5DFF" w:rsidP="00EB5DFF">
      <w:r w:rsidRPr="6E19D5D5">
        <w:rPr>
          <w:lang w:val="en-US"/>
        </w:rPr>
        <w:t>Models had become generally applicable and can therefore be trained before deciding on a specific application, hence the term “pretrained”. The pretrained nature drastically changes the economic model (</w:t>
      </w:r>
      <w:r w:rsidRPr="6E19D5D5">
        <w:rPr>
          <w:highlight w:val="white"/>
          <w:lang w:val="en-US"/>
        </w:rPr>
        <w:t>Burkhardt &amp; Rieder, 2024)</w:t>
      </w:r>
      <w:r w:rsidRPr="6E19D5D5">
        <w:rPr>
          <w:lang w:val="en-US"/>
        </w:rPr>
        <w:t xml:space="preserve">. Rather than requiring vast amounts of data and having to recoup the cost of training, organizations can now directly start experimenting </w:t>
      </w:r>
      <w:r w:rsidRPr="6E19D5D5">
        <w:rPr>
          <w:lang w:val="en-US"/>
        </w:rPr>
        <w:lastRenderedPageBreak/>
        <w:t xml:space="preserve">with the application of </w:t>
      </w:r>
      <w:commentRangeStart w:id="47"/>
      <w:r w:rsidRPr="6E19D5D5">
        <w:rPr>
          <w:lang w:val="en-US"/>
        </w:rPr>
        <w:t>models</w:t>
      </w:r>
      <w:commentRangeEnd w:id="47"/>
      <w:r w:rsidR="00683DDC" w:rsidRPr="6E19D5D5">
        <w:rPr>
          <w:rStyle w:val="CommentReference"/>
          <w:sz w:val="22"/>
          <w:szCs w:val="22"/>
          <w:lang w:val="en-US"/>
        </w:rPr>
        <w:commentReference w:id="47"/>
      </w:r>
      <w:r w:rsidRPr="6E19D5D5">
        <w:rPr>
          <w:lang w:val="en-US"/>
        </w:rPr>
        <w:t xml:space="preserve"> (</w:t>
      </w:r>
      <w:r w:rsidRPr="6E19D5D5">
        <w:rPr>
          <w:highlight w:val="white"/>
          <w:lang w:val="en-US"/>
        </w:rPr>
        <w:t>Burkhardt &amp; Rieder, 2024)</w:t>
      </w:r>
      <w:r w:rsidRPr="6E19D5D5">
        <w:rPr>
          <w:lang w:val="en-US"/>
        </w:rPr>
        <w:t>. Using pretrained models shifts the costs from being up-front to usage-based costs, making AI much more applicable for, amongst others, small-scale use cases and quick experimentation (</w:t>
      </w:r>
      <w:r w:rsidRPr="6E19D5D5">
        <w:rPr>
          <w:highlight w:val="white"/>
          <w:lang w:val="en-US"/>
        </w:rPr>
        <w:t xml:space="preserve">Burkhardt &amp; Rieder, </w:t>
      </w:r>
      <w:commentRangeStart w:id="48"/>
      <w:r w:rsidRPr="6E19D5D5">
        <w:rPr>
          <w:highlight w:val="white"/>
          <w:lang w:val="en-US"/>
        </w:rPr>
        <w:t>2024</w:t>
      </w:r>
      <w:commentRangeEnd w:id="48"/>
      <w:r w:rsidR="00683DDC" w:rsidRPr="6E19D5D5">
        <w:rPr>
          <w:rStyle w:val="CommentReference"/>
          <w:sz w:val="22"/>
          <w:szCs w:val="22"/>
          <w:highlight w:val="white"/>
          <w:lang w:val="en-US"/>
        </w:rPr>
        <w:commentReference w:id="48"/>
      </w:r>
      <w:r w:rsidRPr="6E19D5D5">
        <w:rPr>
          <w:highlight w:val="white"/>
          <w:lang w:val="en-US"/>
        </w:rPr>
        <w:t>)</w:t>
      </w:r>
      <w:r w:rsidRPr="6E19D5D5">
        <w:rPr>
          <w:lang w:val="en-US"/>
        </w:rPr>
        <w:t>.</w:t>
      </w:r>
    </w:p>
    <w:p w14:paraId="4AB639BF" w14:textId="77777777" w:rsidR="00EB5DFF" w:rsidRDefault="00EB5DFF" w:rsidP="00EB5DFF">
      <w:pPr>
        <w:rPr>
          <w:b/>
          <w:bCs/>
        </w:rPr>
      </w:pPr>
      <w:r>
        <w:t xml:space="preserve">Furthermore, while BERT focused on classification (Devlin et al., 2019), GPT focuses on generation; the ability to generate </w:t>
      </w:r>
      <w:commentRangeStart w:id="49"/>
      <w:r>
        <w:t xml:space="preserve">text </w:t>
      </w:r>
      <w:commentRangeEnd w:id="49"/>
      <w:r w:rsidR="00683DDC">
        <w:rPr>
          <w:rStyle w:val="CommentReference"/>
          <w:sz w:val="22"/>
          <w:szCs w:val="22"/>
        </w:rPr>
        <w:commentReference w:id="49"/>
      </w:r>
      <w:r>
        <w:t>makes the model more widely applicable since it is no longer scoped to one specific task (</w:t>
      </w:r>
      <w:r>
        <w:rPr>
          <w:highlight w:val="white"/>
        </w:rPr>
        <w:t>Burkhardt &amp; Rieder, 2024</w:t>
      </w:r>
      <w:r>
        <w:t>)</w:t>
      </w:r>
      <w:r>
        <w:rPr>
          <w:highlight w:val="white"/>
        </w:rPr>
        <w:t>.</w:t>
      </w:r>
    </w:p>
    <w:p w14:paraId="4BD230B3" w14:textId="77777777" w:rsidR="00EB5DFF" w:rsidRDefault="00EB5DFF" w:rsidP="00EB5DFF">
      <w:pPr>
        <w:pStyle w:val="Heading3"/>
      </w:pPr>
      <w:r w:rsidRPr="6E19D5D5">
        <w:rPr>
          <w:lang w:val="en-US"/>
        </w:rPr>
        <w:t>2.1.2.</w:t>
      </w:r>
      <w:r>
        <w:tab/>
      </w:r>
      <w:r w:rsidRPr="6E19D5D5">
        <w:rPr>
          <w:lang w:val="en-US"/>
        </w:rPr>
        <w:t>The impact of ChatGPT</w:t>
      </w:r>
    </w:p>
    <w:p w14:paraId="59A31479" w14:textId="77777777" w:rsidR="00EB5DFF" w:rsidRDefault="00EB5DFF" w:rsidP="00EB5DFF">
      <w:r w:rsidRPr="6E19D5D5">
        <w:rPr>
          <w:lang w:val="en-US"/>
        </w:rPr>
        <w:t xml:space="preserve">ChatGPT was the introduction of GenAI to the broader public as a simple question-and-answer machine (OpenAI, 2022). ChatGPT can generate text based on the user’s input; this, in addition to the earlier release of stable diffusion and other imaging models, made the public keenly aware of the potential for AI to answer questions and create content (Wahid et al., 2023). Marketers started using the image generation to make better briefings for the design department and used the text systems to write better copy, be a brainstorming partner for the creative process, and much more, all the while this is done more effectively (Wahid et al., 2023; Grewal et al., 2025; Abou Elgheit, </w:t>
      </w:r>
      <w:commentRangeStart w:id="50"/>
      <w:r w:rsidRPr="6E19D5D5">
        <w:rPr>
          <w:lang w:val="en-US"/>
        </w:rPr>
        <w:t>2025</w:t>
      </w:r>
      <w:commentRangeEnd w:id="50"/>
      <w:r w:rsidR="00683DDC" w:rsidRPr="6E19D5D5">
        <w:rPr>
          <w:rStyle w:val="CommentReference"/>
          <w:sz w:val="22"/>
          <w:szCs w:val="22"/>
          <w:lang w:val="en-US"/>
        </w:rPr>
        <w:commentReference w:id="50"/>
      </w:r>
      <w:r w:rsidRPr="6E19D5D5">
        <w:rPr>
          <w:lang w:val="en-US"/>
        </w:rPr>
        <w:t xml:space="preserve">). </w:t>
      </w:r>
    </w:p>
    <w:p w14:paraId="605550CE" w14:textId="77777777" w:rsidR="00EB5DFF" w:rsidRPr="00C95CAE" w:rsidRDefault="00EB5DFF" w:rsidP="00EB5DFF">
      <w:pPr>
        <w:rPr>
          <w:lang w:val="en-US"/>
        </w:rPr>
      </w:pPr>
      <w:bookmarkStart w:id="51" w:name="OLE_LINK20"/>
      <w:r w:rsidRPr="00590E46">
        <w:rPr>
          <w:lang w:val="en-US"/>
        </w:rPr>
        <w:t xml:space="preserve">Vaid et al (2025) </w:t>
      </w:r>
      <w:bookmarkEnd w:id="51"/>
      <w:r w:rsidRPr="00590E46">
        <w:rPr>
          <w:lang w:val="en-US"/>
        </w:rPr>
        <w:t xml:space="preserve">note that GenAI is also </w:t>
      </w:r>
      <w:r>
        <w:rPr>
          <w:lang w:val="en-US"/>
        </w:rPr>
        <w:t xml:space="preserve">starting to be used for marketing tasks like segmentation and targeting. However, </w:t>
      </w:r>
      <w:r w:rsidRPr="00590E46">
        <w:rPr>
          <w:lang w:val="en-US"/>
        </w:rPr>
        <w:t xml:space="preserve">Vaid et al (2025) </w:t>
      </w:r>
      <w:r>
        <w:rPr>
          <w:lang w:val="en-US"/>
        </w:rPr>
        <w:t>do not describe what was needed to deploy these use cases, nor what business outcomes resulted from the addition of AI to these processes.</w:t>
      </w:r>
    </w:p>
    <w:p w14:paraId="4409C96D" w14:textId="77777777" w:rsidR="00EB5DFF" w:rsidRDefault="00EB5DFF" w:rsidP="00EB5DFF">
      <w:pPr>
        <w:pStyle w:val="Heading3"/>
      </w:pPr>
      <w:r w:rsidRPr="6E19D5D5">
        <w:rPr>
          <w:lang w:val="en-US"/>
        </w:rPr>
        <w:t>2.1.3.</w:t>
      </w:r>
      <w:r>
        <w:tab/>
      </w:r>
      <w:r w:rsidRPr="6E19D5D5">
        <w:rPr>
          <w:lang w:val="en-US"/>
        </w:rPr>
        <w:t>The Move to Agentic</w:t>
      </w:r>
    </w:p>
    <w:p w14:paraId="4681253A" w14:textId="77777777" w:rsidR="00EB5DFF" w:rsidRDefault="00EB5DFF" w:rsidP="00EB5DFF">
      <w:r w:rsidRPr="6E19D5D5">
        <w:rPr>
          <w:lang w:val="en-US"/>
        </w:rPr>
        <w:t xml:space="preserve">Just before the release of ChatGPT, the concept of Retrieval Augmented Generation (RAG) was introduced (Lewis et al., </w:t>
      </w:r>
      <w:commentRangeStart w:id="52"/>
      <w:r w:rsidRPr="6E19D5D5">
        <w:rPr>
          <w:lang w:val="en-US"/>
        </w:rPr>
        <w:t>2020</w:t>
      </w:r>
      <w:commentRangeEnd w:id="52"/>
      <w:r w:rsidR="00683DDC" w:rsidRPr="6E19D5D5">
        <w:rPr>
          <w:rStyle w:val="CommentReference"/>
          <w:sz w:val="22"/>
          <w:szCs w:val="22"/>
          <w:lang w:val="en-US"/>
        </w:rPr>
        <w:commentReference w:id="52"/>
      </w:r>
      <w:r w:rsidRPr="6E19D5D5">
        <w:rPr>
          <w:lang w:val="en-US"/>
        </w:rPr>
        <w:t xml:space="preserve">). RAG supplements a model’s input with relevant text retrieved from an external knowledge sources (Lewis et al., </w:t>
      </w:r>
      <w:commentRangeStart w:id="53"/>
      <w:r w:rsidRPr="6E19D5D5">
        <w:rPr>
          <w:lang w:val="en-US"/>
        </w:rPr>
        <w:t>2020</w:t>
      </w:r>
      <w:commentRangeEnd w:id="53"/>
      <w:r w:rsidR="00683DDC" w:rsidRPr="6E19D5D5">
        <w:rPr>
          <w:rStyle w:val="CommentReference"/>
          <w:sz w:val="22"/>
          <w:szCs w:val="22"/>
          <w:lang w:val="en-US"/>
        </w:rPr>
        <w:commentReference w:id="53"/>
      </w:r>
      <w:r w:rsidRPr="6E19D5D5">
        <w:rPr>
          <w:lang w:val="en-US"/>
        </w:rPr>
        <w:t xml:space="preserve">). This development was immediately relevant for businesses to put additional information into the context of the model. The additional information loaded through RAG can be anything, including business- or project-related content or publicly available information (Gao et al., 2023). RAG powers the AI system </w:t>
      </w:r>
      <w:r w:rsidRPr="6E19D5D5">
        <w:rPr>
          <w:lang w:val="en-US"/>
        </w:rPr>
        <w:lastRenderedPageBreak/>
        <w:t xml:space="preserve">with additional knowledge that typically is directly related to the posed prompt (Lewis et al., 2020; Gao et al., </w:t>
      </w:r>
      <w:commentRangeStart w:id="54"/>
      <w:commentRangeStart w:id="55"/>
      <w:r w:rsidRPr="6E19D5D5">
        <w:rPr>
          <w:lang w:val="en-US"/>
        </w:rPr>
        <w:t>2023</w:t>
      </w:r>
      <w:commentRangeEnd w:id="55"/>
      <w:r w:rsidR="00683DDC" w:rsidRPr="6E19D5D5">
        <w:rPr>
          <w:rStyle w:val="CommentReference"/>
          <w:sz w:val="22"/>
          <w:szCs w:val="22"/>
          <w:lang w:val="en-US"/>
        </w:rPr>
        <w:commentReference w:id="55"/>
      </w:r>
      <w:commentRangeEnd w:id="54"/>
      <w:r w:rsidR="00683DDC" w:rsidRPr="6E19D5D5">
        <w:rPr>
          <w:rStyle w:val="CommentReference"/>
          <w:sz w:val="22"/>
          <w:szCs w:val="22"/>
          <w:lang w:val="en-US"/>
        </w:rPr>
        <w:commentReference w:id="54"/>
      </w:r>
      <w:r w:rsidRPr="6E19D5D5">
        <w:rPr>
          <w:lang w:val="en-US"/>
        </w:rPr>
        <w:t>), this allows GenAI systems to answer questions using the information from your organization.</w:t>
      </w:r>
    </w:p>
    <w:p w14:paraId="637DF89C" w14:textId="77777777" w:rsidR="00EB5DFF" w:rsidRDefault="00EB5DFF" w:rsidP="00EB5DFF">
      <w:r w:rsidRPr="6E19D5D5">
        <w:rPr>
          <w:lang w:val="en-US"/>
        </w:rPr>
        <w:t>The</w:t>
      </w:r>
      <w:commentRangeStart w:id="56"/>
      <w:r w:rsidRPr="6E19D5D5">
        <w:rPr>
          <w:lang w:val="en-US"/>
        </w:rPr>
        <w:t xml:space="preserve"> ability to act was a vital next step in the</w:t>
      </w:r>
      <w:commentRangeStart w:id="57"/>
      <w:r w:rsidRPr="6E19D5D5">
        <w:rPr>
          <w:lang w:val="en-US"/>
        </w:rPr>
        <w:t xml:space="preserve"> development of agentic AI. </w:t>
      </w:r>
      <w:commentRangeEnd w:id="57"/>
      <w:r w:rsidR="00683DDC" w:rsidRPr="6E19D5D5">
        <w:rPr>
          <w:rStyle w:val="CommentReference"/>
          <w:sz w:val="22"/>
          <w:szCs w:val="22"/>
          <w:lang w:val="en-US"/>
        </w:rPr>
        <w:commentReference w:id="57"/>
      </w:r>
      <w:r w:rsidRPr="6E19D5D5">
        <w:rPr>
          <w:lang w:val="en-US"/>
        </w:rPr>
        <w:t xml:space="preserve">A key conceptual step was the </w:t>
      </w:r>
      <w:commentRangeStart w:id="58"/>
      <w:r w:rsidRPr="6E19D5D5">
        <w:rPr>
          <w:lang w:val="en-US"/>
        </w:rPr>
        <w:t>ReAct</w:t>
      </w:r>
      <w:commentRangeEnd w:id="58"/>
      <w:r w:rsidR="00683DDC" w:rsidRPr="6E19D5D5">
        <w:rPr>
          <w:rStyle w:val="CommentReference"/>
          <w:sz w:val="22"/>
          <w:szCs w:val="22"/>
          <w:lang w:val="en-US"/>
        </w:rPr>
        <w:commentReference w:id="58"/>
      </w:r>
      <w:r w:rsidRPr="6E19D5D5">
        <w:rPr>
          <w:lang w:val="en-US"/>
        </w:rPr>
        <w:t xml:space="preserve"> framework, introduced by Yao et al. (2023), which showed how LLMs could combine reasoning (Re) and acting (Act) in an iterative process, leveraging the results of an action to consider what a next step might be. The ability to consider actions and affect external systems enabled AI agents to act on behalf of the user and affect business applications (Hughes et al., 2025). This ability to act results in a situation where an AI agent can work within systems at the behest of the user (Hughes et al., 2025). </w:t>
      </w:r>
      <w:commentRangeEnd w:id="56"/>
      <w:r w:rsidR="00683DDC">
        <w:rPr>
          <w:rStyle w:val="CommentReference"/>
          <w:sz w:val="22"/>
          <w:szCs w:val="22"/>
        </w:rPr>
        <w:commentReference w:id="56"/>
      </w:r>
    </w:p>
    <w:p w14:paraId="72B77101" w14:textId="11047A72" w:rsidR="00EB5DFF" w:rsidRDefault="00EB5DFF" w:rsidP="00EB5DFF">
      <w:r w:rsidRPr="6E19D5D5">
        <w:rPr>
          <w:lang w:val="en-US"/>
        </w:rPr>
        <w:t>After the ReAct framework, many innovations, standards, and implementations that have built on this concept have improved the quality and availability of</w:t>
      </w:r>
      <w:commentRangeStart w:id="59"/>
      <w:r w:rsidRPr="6E19D5D5">
        <w:rPr>
          <w:lang w:val="en-US"/>
        </w:rPr>
        <w:t xml:space="preserve"> AI agents. </w:t>
      </w:r>
      <w:commentRangeEnd w:id="59"/>
      <w:r w:rsidR="00683DDC" w:rsidRPr="6E19D5D5">
        <w:rPr>
          <w:rStyle w:val="CommentReference"/>
          <w:sz w:val="22"/>
          <w:szCs w:val="22"/>
          <w:lang w:val="en-US"/>
        </w:rPr>
        <w:commentReference w:id="59"/>
      </w:r>
      <w:r w:rsidRPr="6E19D5D5">
        <w:rPr>
          <w:lang w:val="en-US"/>
        </w:rPr>
        <w:t>This includes technical means like planning and external memory, early implementations like function calling in OpenAI (OpenAI, 2023), and the release of standards like the Model Context Protocol (</w:t>
      </w:r>
      <w:r w:rsidRPr="6E19D5D5">
        <w:rPr>
          <w:highlight w:val="white"/>
          <w:lang w:val="en-US"/>
        </w:rPr>
        <w:t xml:space="preserve">Anthropic, 2024) </w:t>
      </w:r>
      <w:r w:rsidRPr="6E19D5D5">
        <w:rPr>
          <w:lang w:val="en-US"/>
        </w:rPr>
        <w:t>and Skills standards (</w:t>
      </w:r>
      <w:r w:rsidRPr="6E19D5D5">
        <w:rPr>
          <w:highlight w:val="white"/>
          <w:lang w:val="en-US"/>
        </w:rPr>
        <w:t>Anthropic, 2025)</w:t>
      </w:r>
      <w:r w:rsidRPr="6E19D5D5">
        <w:rPr>
          <w:lang w:val="en-US"/>
        </w:rPr>
        <w:t xml:space="preserve">. These standards have created a situation where specific agentic capabilities, like task execution, have become common in consumer-grade AI </w:t>
      </w:r>
      <w:commentRangeStart w:id="60"/>
      <w:r w:rsidRPr="6E19D5D5">
        <w:rPr>
          <w:lang w:val="en-US"/>
        </w:rPr>
        <w:t>software</w:t>
      </w:r>
      <w:commentRangeEnd w:id="60"/>
      <w:r w:rsidR="00683DDC" w:rsidRPr="6E19D5D5">
        <w:rPr>
          <w:rStyle w:val="CommentReference"/>
          <w:sz w:val="22"/>
          <w:szCs w:val="22"/>
          <w:lang w:val="en-US"/>
        </w:rPr>
        <w:commentReference w:id="60"/>
      </w:r>
      <w:r w:rsidRPr="6E19D5D5">
        <w:rPr>
          <w:lang w:val="en-US"/>
        </w:rPr>
        <w:t>. For instance, the skills standard is now supported in tools like Claude and ChatGPT (</w:t>
      </w:r>
      <w:r w:rsidRPr="6E19D5D5">
        <w:rPr>
          <w:highlight w:val="white"/>
          <w:lang w:val="en-US"/>
        </w:rPr>
        <w:t>Claude, 2025; ChatGPT, 2026</w:t>
      </w:r>
      <w:r w:rsidRPr="6E19D5D5">
        <w:rPr>
          <w:lang w:val="en-US"/>
        </w:rPr>
        <w:t>).</w:t>
      </w:r>
    </w:p>
    <w:p w14:paraId="027728A1" w14:textId="77777777" w:rsidR="00EB5DFF" w:rsidRDefault="00EB5DFF" w:rsidP="00EB5DFF">
      <w:r w:rsidRPr="6E19D5D5">
        <w:rPr>
          <w:lang w:val="en-US"/>
        </w:rPr>
        <w:t xml:space="preserve">The ability to interact with other systems, often referred to as </w:t>
      </w:r>
      <w:r w:rsidRPr="6E19D5D5">
        <w:rPr>
          <w:i/>
          <w:iCs/>
          <w:lang w:val="en-US"/>
        </w:rPr>
        <w:t xml:space="preserve">tool </w:t>
      </w:r>
      <w:commentRangeStart w:id="61"/>
      <w:r w:rsidRPr="6E19D5D5">
        <w:rPr>
          <w:i/>
          <w:iCs/>
          <w:lang w:val="en-US"/>
        </w:rPr>
        <w:t>calling</w:t>
      </w:r>
      <w:commentRangeEnd w:id="61"/>
      <w:r w:rsidR="00683DDC" w:rsidRPr="6E19D5D5">
        <w:rPr>
          <w:rStyle w:val="CommentReference"/>
          <w:sz w:val="22"/>
          <w:szCs w:val="22"/>
          <w:lang w:val="en-US"/>
        </w:rPr>
        <w:commentReference w:id="61"/>
      </w:r>
      <w:r w:rsidRPr="6E19D5D5">
        <w:rPr>
          <w:lang w:val="en-US"/>
        </w:rPr>
        <w:t>, is the foundation for both AI agents and agentic AI. It allows for AI to perform a much broader set of activities (Hughes et al., 2025). Nowadays, AI is capable of setting goals, planning to achieve these goals, and performing the steps of the plan (Hughes et al., 2025). This includes retrying and changing the plan when hurdles or unexpected input are found.</w:t>
      </w:r>
    </w:p>
    <w:p w14:paraId="305E664E" w14:textId="77777777" w:rsidR="00EB5DFF" w:rsidRDefault="00EB5DFF" w:rsidP="00EB5DFF">
      <w:r>
        <w:t xml:space="preserve">This allows AI to not only be usable for content generation and for brainstorming but also to interact with traditional software (Hughes et al., 2025). This, in turn, provides the basis for a world where marketers can use AI with the systems they already use, like marketing </w:t>
      </w:r>
      <w:r>
        <w:lastRenderedPageBreak/>
        <w:t>automation platforms, customer relationship management</w:t>
      </w:r>
      <w:commentRangeStart w:id="62"/>
      <w:r>
        <w:t xml:space="preserve"> </w:t>
      </w:r>
      <w:commentRangeEnd w:id="62"/>
      <w:r w:rsidR="00683DDC">
        <w:rPr>
          <w:rStyle w:val="CommentReference"/>
          <w:sz w:val="22"/>
          <w:szCs w:val="22"/>
        </w:rPr>
        <w:commentReference w:id="62"/>
      </w:r>
      <w:r>
        <w:t xml:space="preserve">systems, and the like (Hughes et al., </w:t>
      </w:r>
      <w:commentRangeStart w:id="63"/>
      <w:r>
        <w:t>2025</w:t>
      </w:r>
      <w:commentRangeEnd w:id="63"/>
      <w:r w:rsidR="00683DDC">
        <w:rPr>
          <w:rStyle w:val="CommentReference"/>
          <w:sz w:val="22"/>
          <w:szCs w:val="22"/>
        </w:rPr>
        <w:commentReference w:id="63"/>
      </w:r>
      <w:r>
        <w:t>).</w:t>
      </w:r>
    </w:p>
    <w:p w14:paraId="3087928F" w14:textId="77777777" w:rsidR="00EB5DFF" w:rsidRDefault="00EB5DFF" w:rsidP="00EB5DFF">
      <w:pPr>
        <w:pStyle w:val="Heading2"/>
      </w:pPr>
      <w:bookmarkStart w:id="64" w:name="_Toc231935234"/>
      <w:r w:rsidRPr="6E19D5D5">
        <w:rPr>
          <w:lang w:val="en-US"/>
        </w:rPr>
        <w:t>2.2.</w:t>
      </w:r>
      <w:r>
        <w:tab/>
      </w:r>
      <w:commentRangeStart w:id="65"/>
      <w:commentRangeStart w:id="66"/>
      <w:r w:rsidRPr="6E19D5D5">
        <w:rPr>
          <w:lang w:val="en-US"/>
        </w:rPr>
        <w:t>On Agentic AI</w:t>
      </w:r>
      <w:bookmarkEnd w:id="64"/>
      <w:commentRangeEnd w:id="65"/>
      <w:r w:rsidR="00683DDC">
        <w:rPr>
          <w:rStyle w:val="CommentReference"/>
          <w:sz w:val="22"/>
          <w:szCs w:val="22"/>
        </w:rPr>
        <w:commentReference w:id="65"/>
      </w:r>
      <w:commentRangeEnd w:id="66"/>
      <w:r>
        <w:rPr>
          <w:rStyle w:val="CommentReference"/>
          <w:sz w:val="22"/>
          <w:szCs w:val="22"/>
        </w:rPr>
        <w:commentReference w:id="66"/>
      </w:r>
    </w:p>
    <w:p w14:paraId="5C0E48B8" w14:textId="77777777" w:rsidR="00EB5DFF" w:rsidRDefault="00EB5DFF" w:rsidP="00EB5DFF">
      <w:r w:rsidRPr="6E19D5D5">
        <w:rPr>
          <w:lang w:val="en-US"/>
        </w:rPr>
        <w:t xml:space="preserve">While the technological progress towards agentic AI is highly concrete, the definition of agentic AI varies. </w:t>
      </w:r>
      <w:r w:rsidRPr="6E19D5D5">
        <w:rPr>
          <w:highlight w:val="white"/>
          <w:lang w:val="en-US"/>
        </w:rPr>
        <w:t xml:space="preserve">Bandi et al. (2025) identified 12 aspects where agentic AI might differ from traditional agentic AI; its primary function was defined as “goal-oriented autonomous decision-making with multi-step workflow execution.” Moralles et al. (2026) notes that literature converges on four primary characteristics: autonomy, goal-directedness, adaptivity, and proactivity. In one sentence, Moralles et al. (2026) defines it as follows: “An agentic system not only acts independently but does so in pursuit of objectives it selects, constructs, or </w:t>
      </w:r>
      <w:commentRangeStart w:id="67"/>
      <w:r w:rsidRPr="6E19D5D5">
        <w:rPr>
          <w:highlight w:val="white"/>
          <w:lang w:val="en-US"/>
        </w:rPr>
        <w:t>interprets</w:t>
      </w:r>
      <w:commentRangeEnd w:id="67"/>
      <w:r w:rsidR="00683DDC" w:rsidRPr="6E19D5D5">
        <w:rPr>
          <w:rStyle w:val="CommentReference"/>
          <w:sz w:val="22"/>
          <w:szCs w:val="22"/>
          <w:highlight w:val="white"/>
          <w:lang w:val="en-US"/>
        </w:rPr>
        <w:commentReference w:id="67"/>
      </w:r>
      <w:r w:rsidRPr="6E19D5D5">
        <w:rPr>
          <w:highlight w:val="white"/>
          <w:lang w:val="en-US"/>
        </w:rPr>
        <w:t>.”</w:t>
      </w:r>
      <w:r w:rsidRPr="6E19D5D5">
        <w:rPr>
          <w:lang w:val="en-US"/>
        </w:rPr>
        <w:t xml:space="preserve"> </w:t>
      </w:r>
    </w:p>
    <w:p w14:paraId="2B08B3B4" w14:textId="77777777" w:rsidR="00EB5DFF" w:rsidRDefault="00EB5DFF" w:rsidP="6D3D1690">
      <w:pPr>
        <w:ind w:firstLine="0"/>
        <w:rPr>
          <w:i/>
          <w:iCs/>
          <w:lang w:val="en-US"/>
        </w:rPr>
      </w:pPr>
      <w:commentRangeStart w:id="68"/>
      <w:r w:rsidRPr="6E19D5D5">
        <w:rPr>
          <w:lang w:val="en-US"/>
        </w:rPr>
        <w:t>In our research, we follow the definition from Moralles et al. (2026), which we have simplified in our communications with interviewees to two key points</w:t>
      </w:r>
      <w:commentRangeStart w:id="69"/>
      <w:commentRangeStart w:id="70"/>
      <w:r w:rsidRPr="6E19D5D5">
        <w:rPr>
          <w:lang w:val="en-US"/>
        </w:rPr>
        <w:t>:</w:t>
      </w:r>
      <w:commentRangeEnd w:id="69"/>
      <w:r w:rsidR="00683DDC" w:rsidRPr="6E19D5D5">
        <w:rPr>
          <w:rStyle w:val="CommentReference"/>
          <w:sz w:val="22"/>
          <w:szCs w:val="22"/>
          <w:lang w:val="en-US"/>
        </w:rPr>
        <w:commentReference w:id="69"/>
      </w:r>
      <w:commentRangeEnd w:id="70"/>
      <w:r w:rsidRPr="6E19D5D5">
        <w:rPr>
          <w:rStyle w:val="CommentReference"/>
          <w:sz w:val="22"/>
          <w:szCs w:val="22"/>
          <w:lang w:val="en-US"/>
        </w:rPr>
        <w:commentReference w:id="70"/>
      </w:r>
      <w:r w:rsidRPr="6E19D5D5">
        <w:rPr>
          <w:lang w:val="en-US"/>
        </w:rPr>
        <w:t xml:space="preserve"> 1. The ability to act and 2. the ability to take steps in pursuit of an objective. </w:t>
      </w:r>
      <w:commentRangeEnd w:id="68"/>
      <w:r w:rsidR="00683DDC">
        <w:rPr>
          <w:rStyle w:val="CommentReference"/>
          <w:i/>
          <w:iCs/>
          <w:sz w:val="22"/>
          <w:szCs w:val="22"/>
          <w:lang w:val="en-US"/>
        </w:rPr>
        <w:commentReference w:id="68"/>
      </w:r>
    </w:p>
    <w:p w14:paraId="24C6BC03" w14:textId="7E8F522F" w:rsidR="00EB5DFF" w:rsidRDefault="00EB5DFF" w:rsidP="00EB5DFF">
      <w:commentRangeStart w:id="72"/>
      <w:commentRangeStart w:id="73"/>
      <w:r>
        <w:t xml:space="preserve">While </w:t>
      </w:r>
      <w:r w:rsidRPr="003C42A2">
        <w:rPr>
          <w:lang w:val="en-US"/>
        </w:rPr>
        <w:t>Thapa</w:t>
      </w:r>
      <w:r>
        <w:rPr>
          <w:lang w:val="en-US"/>
        </w:rPr>
        <w:t xml:space="preserve"> et al</w:t>
      </w:r>
      <w:r w:rsidR="00EA14C2">
        <w:rPr>
          <w:lang w:val="en-US"/>
        </w:rPr>
        <w:t>.</w:t>
      </w:r>
      <w:r>
        <w:rPr>
          <w:lang w:val="en-US"/>
        </w:rPr>
        <w:t xml:space="preserve"> (2026) describe the potential of agentic AI for marketing campaign execution from a theoretical perspective</w:t>
      </w:r>
      <w:r w:rsidR="002A1B6F">
        <w:rPr>
          <w:lang w:val="en-US"/>
        </w:rPr>
        <w:t>, little</w:t>
      </w:r>
      <w:r>
        <w:t xml:space="preserve"> academic research has </w:t>
      </w:r>
      <w:r w:rsidR="000449F9">
        <w:t>examined</w:t>
      </w:r>
      <w:r>
        <w:t xml:space="preserve"> how agentic AI is used within marketing in practice. </w:t>
      </w:r>
      <w:commentRangeEnd w:id="72"/>
      <w:r w:rsidR="00683DDC" w:rsidRPr="6E19D5D5">
        <w:rPr>
          <w:rStyle w:val="CommentReference"/>
          <w:sz w:val="22"/>
          <w:szCs w:val="22"/>
          <w:lang w:val="en-US"/>
        </w:rPr>
        <w:commentReference w:id="72"/>
      </w:r>
      <w:commentRangeEnd w:id="73"/>
      <w:r w:rsidRPr="6E19D5D5">
        <w:rPr>
          <w:rStyle w:val="CommentReference"/>
          <w:sz w:val="22"/>
          <w:szCs w:val="22"/>
          <w:lang w:val="en-US"/>
        </w:rPr>
        <w:commentReference w:id="73"/>
      </w:r>
      <w:r w:rsidRPr="6E19D5D5">
        <w:rPr>
          <w:lang w:val="en-US"/>
        </w:rPr>
        <w:t xml:space="preserve">There are, however, many calls for research on this topic. Mogaji and Jain (2024) and Jain et al. (2024) call for further research </w:t>
      </w:r>
      <w:r w:rsidR="00F04946">
        <w:rPr>
          <w:lang w:val="en-US"/>
        </w:rPr>
        <w:t>on how generative AI is changing</w:t>
      </w:r>
      <w:r w:rsidRPr="6E19D5D5">
        <w:rPr>
          <w:lang w:val="en-US"/>
        </w:rPr>
        <w:t xml:space="preserve"> consumer behavior, marketing practice, and policy. Kim (2025) makes a more specific call for research into advertising in the age of agentic AI. These calls are consistent with the gap identified in this thesis: academic literature has begun to address generative AI in marketing but has not yet developed sufficient empirical understanding of </w:t>
      </w:r>
      <w:commentRangeStart w:id="74"/>
      <w:r w:rsidRPr="6E19D5D5">
        <w:rPr>
          <w:lang w:val="en-US"/>
        </w:rPr>
        <w:t>how marketing managers create value with agentic systems beyond content generation.</w:t>
      </w:r>
      <w:commentRangeEnd w:id="74"/>
      <w:r w:rsidR="00683DDC">
        <w:rPr>
          <w:rStyle w:val="CommentReference"/>
          <w:sz w:val="22"/>
          <w:szCs w:val="22"/>
        </w:rPr>
        <w:commentReference w:id="74"/>
      </w:r>
    </w:p>
    <w:p w14:paraId="77278EF6" w14:textId="77777777" w:rsidR="00EB5DFF" w:rsidRDefault="00EB5DFF" w:rsidP="00EB5DFF">
      <w:r>
        <w:t xml:space="preserve">Recent work on organizational readiness for agentic AI shows the importance of the organizational context to the adoption of agentic AI. </w:t>
      </w:r>
      <w:r w:rsidRPr="00934361">
        <w:t>Srivastava</w:t>
      </w:r>
      <w:r>
        <w:t xml:space="preserve"> (2026) provides a conceptual, non-empirical overview of organizational readiness criteria for agentic AI, which include </w:t>
      </w:r>
      <w:r>
        <w:lastRenderedPageBreak/>
        <w:t xml:space="preserve">strategic readiness, governance &amp; accountability readiness, workforce &amp; leadership readiness, data architecture, and boundary readiness. </w:t>
      </w:r>
    </w:p>
    <w:p w14:paraId="43A46555" w14:textId="7C53D7DC" w:rsidR="00EB5DFF" w:rsidRPr="001C4A2F" w:rsidRDefault="00EB5DFF" w:rsidP="00EB5DFF">
      <w:r w:rsidRPr="6E19D5D5">
        <w:rPr>
          <w:lang w:val="en-US"/>
        </w:rPr>
        <w:t xml:space="preserve">Furthermore, Smidt et al. (2026) describe the concept of </w:t>
      </w:r>
      <w:r w:rsidRPr="6E19D5D5">
        <w:rPr>
          <w:i/>
          <w:iCs/>
          <w:lang w:val="en-US"/>
        </w:rPr>
        <w:t>process debt</w:t>
      </w:r>
      <w:r w:rsidRPr="6E19D5D5">
        <w:rPr>
          <w:lang w:val="en-US"/>
        </w:rPr>
        <w:t xml:space="preserve"> as a key concept for leveraging agentic AI, they note that if you do not know how a process works (e.g. decision criteria are hidden, data is not readily available). However, this research did not focus on the context of marketing, did not describe how the manager can shape these readiness criteria, and Srivastav (2026) called for research to describe the relationship between the organizational readiness for agentic AI and the realized value of the agentic systems.</w:t>
      </w:r>
    </w:p>
    <w:p w14:paraId="14D0525C" w14:textId="77777777" w:rsidR="00EB5DFF" w:rsidRPr="00EC6AA1" w:rsidRDefault="00EB5DFF" w:rsidP="00EB5DFF">
      <w:pPr>
        <w:pStyle w:val="Heading2"/>
      </w:pPr>
      <w:bookmarkStart w:id="75" w:name="_Toc231935235"/>
      <w:r w:rsidRPr="6E19D5D5">
        <w:rPr>
          <w:lang w:val="en-US"/>
        </w:rPr>
        <w:t>2.3.</w:t>
      </w:r>
      <w:r>
        <w:tab/>
      </w:r>
      <w:r w:rsidRPr="6E19D5D5">
        <w:rPr>
          <w:lang w:val="en-US"/>
        </w:rPr>
        <w:t>Value theory and value creation with agentic AI</w:t>
      </w:r>
      <w:bookmarkEnd w:id="75"/>
    </w:p>
    <w:p w14:paraId="16F45D27" w14:textId="77777777" w:rsidR="00EB5DFF" w:rsidRDefault="00EB5DFF" w:rsidP="00EB5DFF">
      <w:r w:rsidRPr="6E19D5D5">
        <w:rPr>
          <w:lang w:val="en-US"/>
        </w:rPr>
        <w:t xml:space="preserve">Because the central research question asks how marketing managers create value, the thesis requires a clear but flexible understanding of value. </w:t>
      </w:r>
      <w:commentRangeStart w:id="76"/>
      <w:r w:rsidRPr="6E19D5D5">
        <w:rPr>
          <w:lang w:val="en-US"/>
        </w:rPr>
        <w:t>Marketing</w:t>
      </w:r>
      <w:commentRangeEnd w:id="76"/>
      <w:r w:rsidR="00683DDC" w:rsidRPr="6E19D5D5">
        <w:rPr>
          <w:rStyle w:val="CommentReference"/>
          <w:sz w:val="22"/>
          <w:szCs w:val="22"/>
          <w:lang w:val="en-US"/>
        </w:rPr>
        <w:commentReference w:id="76"/>
      </w:r>
      <w:r w:rsidRPr="6E19D5D5">
        <w:rPr>
          <w:lang w:val="en-US"/>
        </w:rPr>
        <w:t xml:space="preserve"> theory treats value as a multidimensional construct. Woodside et al. (2008) emphasize that customer value is composed of multiple components; one of the formulae that they provide defines value as the “relative sum of total weighted benefits perceived – relative total costs perceived.” This indicates that value is (1) a balance between benefits and costs, and (2) is based on perception. </w:t>
      </w:r>
    </w:p>
    <w:p w14:paraId="37A670D1" w14:textId="77777777" w:rsidR="00EB5DFF" w:rsidRDefault="00EB5DFF" w:rsidP="00EB5DFF">
      <w:r w:rsidRPr="6E19D5D5">
        <w:rPr>
          <w:lang w:val="en-US"/>
        </w:rPr>
        <w:t>Furthermore, Woodside et al. (2008) show that benefits and costs can take multiple forms, like “product benefits” or “emotional benefits”. Almquist et al. (2016) expand this perspective and provide an overview with 30 different forms of value grouped in the categories, one of which is functional, which includes values like “saves time” and “reduces effort”. Other categories address different kinds of needs; for example, the “emotional” category contains “entertainment” and the “life changing” category contains “self-actualization” (Woodside et al., 2008).</w:t>
      </w:r>
    </w:p>
    <w:p w14:paraId="0742DEFE" w14:textId="77777777" w:rsidR="00EB5DFF" w:rsidRDefault="00EB5DFF" w:rsidP="00EB5DFF">
      <w:bookmarkStart w:id="77" w:name="OLE_LINK18"/>
      <w:r w:rsidRPr="00171BAC">
        <w:t>An example of how this context can apply to AI is given by Doshi and Hauser</w:t>
      </w:r>
      <w:r>
        <w:t xml:space="preserve"> (</w:t>
      </w:r>
      <w:r w:rsidRPr="00121281">
        <w:t>2024), while not analyzing agentic AI, they implicitly note a benefits and costs of using GenAI for creative work, they note that when using GenAI for creative work, individual creativity goes up (benefit)</w:t>
      </w:r>
      <w:r>
        <w:t>;</w:t>
      </w:r>
      <w:r w:rsidRPr="00121281">
        <w:t xml:space="preserve"> however, it also reduces collective novelty (cost).</w:t>
      </w:r>
      <w:bookmarkStart w:id="78" w:name="OLE_LINK10"/>
    </w:p>
    <w:p w14:paraId="36A29710" w14:textId="77777777" w:rsidR="00EB5DFF" w:rsidRPr="00234300" w:rsidRDefault="00EB5DFF" w:rsidP="00EB5DFF">
      <w:pPr>
        <w:pStyle w:val="Heading2"/>
      </w:pPr>
      <w:bookmarkStart w:id="79" w:name="_Toc231935236"/>
      <w:bookmarkEnd w:id="77"/>
      <w:commentRangeStart w:id="80"/>
      <w:r w:rsidRPr="6E19D5D5">
        <w:rPr>
          <w:lang w:val="en-US"/>
        </w:rPr>
        <w:lastRenderedPageBreak/>
        <w:t>2.4.</w:t>
      </w:r>
      <w:r>
        <w:tab/>
      </w:r>
      <w:r w:rsidRPr="6E19D5D5">
        <w:rPr>
          <w:lang w:val="en-US"/>
        </w:rPr>
        <w:t>Learnings from earlier waves of digital transformation</w:t>
      </w:r>
      <w:bookmarkEnd w:id="79"/>
      <w:commentRangeEnd w:id="80"/>
      <w:r w:rsidR="00683DDC" w:rsidRPr="00234300">
        <w:rPr>
          <w:rStyle w:val="CommentReference"/>
          <w:sz w:val="22"/>
          <w:szCs w:val="22"/>
        </w:rPr>
        <w:commentReference w:id="80"/>
      </w:r>
    </w:p>
    <w:p w14:paraId="168A1F26" w14:textId="77777777" w:rsidR="00EB5DFF" w:rsidRPr="00234300" w:rsidRDefault="00EB5DFF" w:rsidP="00EB5DFF">
      <w:pPr>
        <w:rPr>
          <w:lang w:val="en-US"/>
        </w:rPr>
      </w:pPr>
      <w:bookmarkStart w:id="81" w:name="OLE_LINK12"/>
      <w:bookmarkEnd w:id="78"/>
      <w:r w:rsidRPr="00234300">
        <w:t>Vidal et al. (</w:t>
      </w:r>
      <w:r w:rsidRPr="00234300">
        <w:rPr>
          <w:lang w:val="en-US"/>
        </w:rPr>
        <w:t xml:space="preserve">2022) describes the process of digital transformation, noting that it generates strategic and operational changes in companies resulting from the opportunities and threats </w:t>
      </w:r>
      <w:r>
        <w:rPr>
          <w:lang w:val="en-US"/>
        </w:rPr>
        <w:t>of</w:t>
      </w:r>
      <w:r w:rsidRPr="00234300">
        <w:rPr>
          <w:lang w:val="en-US"/>
        </w:rPr>
        <w:t xml:space="preserve"> digital technologies. Since agentic AI is a novel digital technology, it makes sense to analyze it through this lens. </w:t>
      </w:r>
    </w:p>
    <w:p w14:paraId="4BD9C294" w14:textId="259619A7" w:rsidR="00EB5DFF" w:rsidRPr="00234300" w:rsidRDefault="00EB5DFF" w:rsidP="00EB5DFF">
      <w:r w:rsidRPr="6E19D5D5">
        <w:rPr>
          <w:lang w:val="en-US"/>
        </w:rPr>
        <w:t xml:space="preserve">A consistent lesson is the </w:t>
      </w:r>
      <w:r w:rsidRPr="6E19D5D5">
        <w:rPr>
          <w:i/>
          <w:iCs/>
          <w:lang w:val="en-US"/>
        </w:rPr>
        <w:t>digital paradox</w:t>
      </w:r>
      <w:r w:rsidRPr="6E19D5D5">
        <w:rPr>
          <w:lang w:val="en-US"/>
        </w:rPr>
        <w:t>: organizations frequently fail to extract value from digital technologies despite heavy investment, because technology value is mediated by complementary assets: the skills, data, processes, structure, and leadership that surround the tool (Ancillai et al., 2023). Enholm et al (202</w:t>
      </w:r>
      <w:r w:rsidR="007375C9" w:rsidRPr="6E19D5D5">
        <w:rPr>
          <w:lang w:val="en-US"/>
        </w:rPr>
        <w:t>2</w:t>
      </w:r>
      <w:r w:rsidRPr="6E19D5D5">
        <w:rPr>
          <w:lang w:val="en-US"/>
        </w:rPr>
        <w:t>) and Holmström (2022) explicitly link AI adoption to digital transformation. Holmström (2022) frames AI readiness as exactly this based on similar elements: the capabilities, data, governance, and learning practices an organization must build before AI produces value. Enholm et al (202</w:t>
      </w:r>
      <w:r w:rsidR="007375C9" w:rsidRPr="6E19D5D5">
        <w:rPr>
          <w:lang w:val="en-US"/>
        </w:rPr>
        <w:t>2</w:t>
      </w:r>
      <w:r w:rsidRPr="6E19D5D5">
        <w:rPr>
          <w:lang w:val="en-US"/>
        </w:rPr>
        <w:t>) show a link between AI Capabilities and competitive value, highlighting technological, organizational, and environmental enablers and inhibitors and noting efficiency as a key first-order effect, among others. Note that both the work by Enholm et al (202</w:t>
      </w:r>
      <w:r w:rsidR="007375C9" w:rsidRPr="6E19D5D5">
        <w:rPr>
          <w:lang w:val="en-US"/>
        </w:rPr>
        <w:t>2</w:t>
      </w:r>
      <w:r w:rsidRPr="6E19D5D5">
        <w:rPr>
          <w:lang w:val="en-US"/>
        </w:rPr>
        <w:t xml:space="preserve">) and Holmström (2022) was done before GenAI became prevalent and well before agentic AI came into play. </w:t>
      </w:r>
    </w:p>
    <w:p w14:paraId="7C0A966E" w14:textId="4F9683B8" w:rsidR="00EB5DFF" w:rsidRDefault="00EB5DFF" w:rsidP="00EB5DFF">
      <w:pPr>
        <w:rPr>
          <w:lang w:val="en-US"/>
        </w:rPr>
      </w:pPr>
      <w:r w:rsidRPr="00234300">
        <w:t>Vidal et al. (</w:t>
      </w:r>
      <w:r w:rsidRPr="00234300">
        <w:rPr>
          <w:lang w:val="en-US"/>
        </w:rPr>
        <w:t xml:space="preserve">2022) describe digital transformation from the managerial perspective. </w:t>
      </w:r>
      <w:r>
        <w:rPr>
          <w:lang w:val="en-US"/>
        </w:rPr>
        <w:t>In their analysis, Vidal et al. (2022) leverage the framework of dynamic capabilities.</w:t>
      </w:r>
      <w:r>
        <w:t xml:space="preserve"> Teece</w:t>
      </w:r>
      <w:r w:rsidR="000561B5">
        <w:t xml:space="preserve"> </w:t>
      </w:r>
      <w:r>
        <w:t xml:space="preserve">(2007) define dynamic capabilities as a firm’s ability to integrate, build, and reconfigure internal and external competences in response to a changing environment. </w:t>
      </w:r>
      <w:r w:rsidRPr="00234300">
        <w:rPr>
          <w:lang w:val="en-US"/>
        </w:rPr>
        <w:t>While focusing mainly on the technical roles, Vidal et al. (20</w:t>
      </w:r>
      <w:r w:rsidR="001E066E">
        <w:rPr>
          <w:lang w:val="en-US"/>
        </w:rPr>
        <w:t>2</w:t>
      </w:r>
      <w:r w:rsidRPr="00234300">
        <w:rPr>
          <w:lang w:val="en-US"/>
        </w:rPr>
        <w:t>2) describe the importance of the role of management</w:t>
      </w:r>
      <w:r>
        <w:rPr>
          <w:lang w:val="en-US"/>
        </w:rPr>
        <w:t xml:space="preserve"> through the lens of dynamic capabilities, and show their importance to</w:t>
      </w:r>
      <w:r w:rsidRPr="00234300">
        <w:rPr>
          <w:lang w:val="en-US"/>
        </w:rPr>
        <w:t xml:space="preserve"> creating business changes, managing technical talent, and prioritizing learning.</w:t>
      </w:r>
    </w:p>
    <w:p w14:paraId="3D3A0507" w14:textId="77777777" w:rsidR="00EB5DFF" w:rsidRPr="00234300" w:rsidRDefault="00EB5DFF" w:rsidP="00EB5DFF">
      <w:pPr>
        <w:rPr>
          <w:lang w:val="en-US"/>
        </w:rPr>
      </w:pPr>
      <w:r w:rsidRPr="00AD07D8">
        <w:rPr>
          <w:lang w:val="en-US"/>
        </w:rPr>
        <w:t xml:space="preserve">Gebauer et al. </w:t>
      </w:r>
      <w:r w:rsidRPr="00234300">
        <w:rPr>
          <w:lang w:val="en-US"/>
        </w:rPr>
        <w:t xml:space="preserve">(2020) describe a concerning pattern which he calls the digitalization paradox; this pattern notes that while companies often invest significantly in digital transformation, they often do not yield the expected returns. Gebauer et al. (2020) notes key </w:t>
      </w:r>
      <w:r w:rsidRPr="00234300">
        <w:rPr>
          <w:lang w:val="en-US"/>
        </w:rPr>
        <w:lastRenderedPageBreak/>
        <w:t xml:space="preserve">traps in the process of digitization, like ignoring customer needs, applying incomplete accounting, and failing to build trust among partners.  </w:t>
      </w:r>
    </w:p>
    <w:p w14:paraId="75DFBC2D" w14:textId="77777777" w:rsidR="00EB5DFF" w:rsidRPr="00190454" w:rsidRDefault="00EB5DFF" w:rsidP="00EB5DFF">
      <w:pPr>
        <w:pStyle w:val="Heading2"/>
        <w:rPr>
          <w:color w:val="auto"/>
        </w:rPr>
      </w:pPr>
      <w:bookmarkStart w:id="82" w:name="_Toc231935237"/>
      <w:bookmarkEnd w:id="81"/>
      <w:r w:rsidRPr="00190454">
        <w:rPr>
          <w:color w:val="auto"/>
        </w:rPr>
        <w:t>2.5. Synthesis: sensitizing concepts for the empirical study</w:t>
      </w:r>
      <w:bookmarkEnd w:id="82"/>
    </w:p>
    <w:p w14:paraId="2342F400" w14:textId="77777777" w:rsidR="00EB5DFF" w:rsidRDefault="00EB5DFF" w:rsidP="00EB5DFF">
      <w:r w:rsidRPr="6E19D5D5">
        <w:rPr>
          <w:lang w:val="en-US"/>
        </w:rPr>
        <w:t>The literature reviewed above suggests that agentic AI in marketing should be examined within the context that it operates in,</w:t>
      </w:r>
      <w:commentRangeStart w:id="83"/>
      <w:r w:rsidRPr="6E19D5D5">
        <w:rPr>
          <w:lang w:val="en-US"/>
        </w:rPr>
        <w:t xml:space="preserve"> </w:t>
      </w:r>
      <w:commentRangeEnd w:id="83"/>
      <w:r w:rsidR="00683DDC" w:rsidRPr="6E19D5D5">
        <w:rPr>
          <w:rStyle w:val="CommentReference"/>
          <w:sz w:val="22"/>
          <w:szCs w:val="22"/>
          <w:lang w:val="en-US"/>
        </w:rPr>
        <w:commentReference w:id="83"/>
      </w:r>
      <w:r w:rsidRPr="6E19D5D5">
        <w:rPr>
          <w:lang w:val="en-US"/>
        </w:rPr>
        <w:t>rather than as a standalone technology.</w:t>
      </w:r>
      <w:commentRangeStart w:id="84"/>
      <w:r w:rsidRPr="6E19D5D5">
        <w:rPr>
          <w:lang w:val="en-US"/>
        </w:rPr>
        <w:t xml:space="preserve"> The technical literature explains why agentic AI is different: it can combine LLM reasoning, memory, tool use, and interaction to pursue goals across workflows. The marketing literature explains why the context matters: marketing already contains many AI-relevant activities, but value depends on the connection between technology, customer knowledge, operations, and strategic decision-making. The digital transformation literature explains why adoption is difficult: organizations must go beyond technical capabilities, considering contextual factors and shaping organizational factors before digital technologies reliably produce value. The value literature explains why the outcome is multidimensional: value may be operational, customer-related, strategic, or co-created, and it may be accompanied by value destruction.</w:t>
      </w:r>
      <w:bookmarkStart w:id="85" w:name="_squzp6x0kd2d"/>
      <w:bookmarkEnd w:id="85"/>
      <w:commentRangeEnd w:id="84"/>
      <w:r w:rsidR="00683DDC">
        <w:rPr>
          <w:rStyle w:val="CommentReference"/>
          <w:sz w:val="22"/>
          <w:szCs w:val="22"/>
        </w:rPr>
        <w:commentReference w:id="84"/>
      </w:r>
    </w:p>
    <w:p w14:paraId="5A975BF8" w14:textId="77777777" w:rsidR="00EB5DFF" w:rsidRDefault="00EB5DFF" w:rsidP="00EB5DFF">
      <w:r>
        <w:br w:type="page"/>
      </w:r>
    </w:p>
    <w:p w14:paraId="7BB02D3B" w14:textId="7830039F" w:rsidR="00EB5DFF" w:rsidRPr="00366C98" w:rsidRDefault="00EB5DFF" w:rsidP="00EB5DFF">
      <w:pPr>
        <w:pStyle w:val="Heading1"/>
        <w:rPr>
          <w:lang w:val="en-US"/>
        </w:rPr>
      </w:pPr>
      <w:bookmarkStart w:id="86" w:name="_Toc231935238"/>
      <w:r w:rsidRPr="00366C98">
        <w:rPr>
          <w:lang w:val="en-US"/>
        </w:rPr>
        <w:lastRenderedPageBreak/>
        <w:t>3.</w:t>
      </w:r>
      <w:r w:rsidRPr="00366C98">
        <w:rPr>
          <w:lang w:val="en-US"/>
        </w:rPr>
        <w:tab/>
      </w:r>
      <w:commentRangeStart w:id="87"/>
      <w:r w:rsidRPr="00366C98">
        <w:rPr>
          <w:lang w:val="en-US"/>
        </w:rPr>
        <w:t>Methodology</w:t>
      </w:r>
      <w:bookmarkEnd w:id="86"/>
      <w:commentRangeEnd w:id="87"/>
      <w:r w:rsidR="00683DDC" w:rsidRPr="00366C98">
        <w:rPr>
          <w:rStyle w:val="CommentReference"/>
          <w:sz w:val="22"/>
          <w:szCs w:val="22"/>
          <w:lang w:val="en-US"/>
        </w:rPr>
        <w:commentReference w:id="87"/>
      </w:r>
    </w:p>
    <w:p w14:paraId="30C41F1B" w14:textId="77777777" w:rsidR="00EB5DFF" w:rsidRDefault="00EB5DFF" w:rsidP="00EB5DFF">
      <w:pPr>
        <w:pStyle w:val="Heading2"/>
        <w:spacing w:before="80"/>
      </w:pPr>
      <w:bookmarkStart w:id="88" w:name="_Toc231935239"/>
      <w:r w:rsidRPr="6E19D5D5">
        <w:rPr>
          <w:lang w:val="en-US"/>
        </w:rPr>
        <w:t>3.1.</w:t>
      </w:r>
      <w:r>
        <w:tab/>
      </w:r>
      <w:r w:rsidRPr="6E19D5D5">
        <w:rPr>
          <w:lang w:val="en-US"/>
        </w:rPr>
        <w:t>Research approach</w:t>
      </w:r>
      <w:bookmarkEnd w:id="88"/>
    </w:p>
    <w:p w14:paraId="6EEA0D39" w14:textId="77777777" w:rsidR="00EB5DFF" w:rsidRDefault="00EB5DFF" w:rsidP="00EB5DFF">
      <w:r w:rsidRPr="6E19D5D5">
        <w:rPr>
          <w:lang w:val="en-US"/>
        </w:rPr>
        <w:t>Given the exploratory nature of the research question and the emerging character of agentic AI in marketing, constructivist grounded theory, a form of qualitative research, will be applied (</w:t>
      </w:r>
      <w:r w:rsidRPr="6E19D5D5">
        <w:rPr>
          <w:color w:val="222222"/>
          <w:highlight w:val="white"/>
          <w:lang w:val="en-US"/>
        </w:rPr>
        <w:t>Charmaz, 2014</w:t>
      </w:r>
      <w:r w:rsidRPr="6E19D5D5">
        <w:rPr>
          <w:lang w:val="en-US"/>
        </w:rPr>
        <w:t>). Constructivist grounded theory enables researchers to develop theory grounded in participants’ experiences, meanings, and actions, while explicitly recognizing that analysis is shaped by context, interaction, and the researcher’s interpretive role (</w:t>
      </w:r>
      <w:r w:rsidRPr="6E19D5D5">
        <w:rPr>
          <w:color w:val="222222"/>
          <w:highlight w:val="white"/>
          <w:lang w:val="en-US"/>
        </w:rPr>
        <w:t>Charmaz, 2014</w:t>
      </w:r>
      <w:r w:rsidRPr="6E19D5D5">
        <w:rPr>
          <w:lang w:val="en-US"/>
        </w:rPr>
        <w:t xml:space="preserve">). In turn, these insights will be collected and converted into theory. </w:t>
      </w:r>
    </w:p>
    <w:p w14:paraId="240A2950" w14:textId="77777777" w:rsidR="00EB5DFF" w:rsidRDefault="00EB5DFF" w:rsidP="00EB5DFF">
      <w:r w:rsidRPr="6E19D5D5">
        <w:rPr>
          <w:lang w:val="en-US"/>
        </w:rPr>
        <w:t>Grounded theory has the researcher iterate and switch between the collection and analysis of qualitative data; this leads to surprises and sparks of ideas (Charmaz, 2006). These surprises and sparks of ideas are especially relevant in a new and evolving field like agentic AI, where the researchers do not yet have a robust understanding of where the most relevant insights might be found.</w:t>
      </w:r>
    </w:p>
    <w:p w14:paraId="34DFA13A" w14:textId="77777777" w:rsidR="00EB5DFF" w:rsidRDefault="00EB5DFF" w:rsidP="00EB5DFF">
      <w:r>
        <w:t xml:space="preserve">Blumer’s (1969) notion of sensitizing concepts will be used to spark ideas to pursue, as they can provide a relevant start to the research (Charmaz, </w:t>
      </w:r>
      <w:r>
        <w:rPr>
          <w:color w:val="222222"/>
          <w:highlight w:val="white"/>
        </w:rPr>
        <w:t>2014</w:t>
      </w:r>
      <w:r>
        <w:t xml:space="preserve">). A key sensitizing concept for this research is the concept of value, particularly as described in the pyramid of value by </w:t>
      </w:r>
      <w:r>
        <w:rPr>
          <w:color w:val="222222"/>
          <w:highlight w:val="white"/>
        </w:rPr>
        <w:t xml:space="preserve">Almquist et al. (2016) and the various definitions of value as noted by Woodside et al. (2008). Throughout the research process, sensitizing concepts might be added or disregarded to fit the emerging concepts </w:t>
      </w:r>
      <w:r>
        <w:t xml:space="preserve">(Charmaz, </w:t>
      </w:r>
      <w:r>
        <w:rPr>
          <w:color w:val="222222"/>
          <w:highlight w:val="white"/>
        </w:rPr>
        <w:t>2014</w:t>
      </w:r>
      <w:r>
        <w:t>).</w:t>
      </w:r>
    </w:p>
    <w:p w14:paraId="02390CA2" w14:textId="77777777" w:rsidR="00EB5DFF" w:rsidRDefault="00EB5DFF" w:rsidP="00EB5DFF">
      <w:pPr>
        <w:pStyle w:val="Heading2"/>
        <w:spacing w:before="80"/>
      </w:pPr>
      <w:bookmarkStart w:id="89" w:name="_Toc231935240"/>
      <w:r w:rsidRPr="6E19D5D5">
        <w:rPr>
          <w:lang w:val="en-US"/>
        </w:rPr>
        <w:t>3.2.</w:t>
      </w:r>
      <w:r>
        <w:tab/>
      </w:r>
      <w:r w:rsidRPr="6E19D5D5">
        <w:rPr>
          <w:lang w:val="en-US"/>
        </w:rPr>
        <w:t>Data collection</w:t>
      </w:r>
      <w:bookmarkEnd w:id="89"/>
    </w:p>
    <w:p w14:paraId="61A65F2B" w14:textId="4C34CA46" w:rsidR="00EB5DFF" w:rsidRDefault="00EB5DFF" w:rsidP="00EB5DFF">
      <w:r>
        <w:t>The process for data collection within constructivist grounded theory is flexible but well-defined</w:t>
      </w:r>
      <w:r w:rsidR="002247C4">
        <w:t xml:space="preserve">. </w:t>
      </w:r>
      <w:r>
        <w:t xml:space="preserve">The process combines interviews with memo writing and coding (Charmaz, </w:t>
      </w:r>
      <w:r>
        <w:rPr>
          <w:color w:val="222222"/>
          <w:highlight w:val="white"/>
        </w:rPr>
        <w:t>2014</w:t>
      </w:r>
      <w:r>
        <w:t>)</w:t>
      </w:r>
    </w:p>
    <w:p w14:paraId="469DD6EE" w14:textId="77777777" w:rsidR="00EB5DFF" w:rsidRDefault="00EB5DFF" w:rsidP="00EB5DFF">
      <w:r w:rsidRPr="6E19D5D5">
        <w:rPr>
          <w:lang w:val="en-US"/>
        </w:rPr>
        <w:t xml:space="preserve">The research employs in-depth interviews with two key stakeholder groups: 1. marketing managers, who bring the domain expertise and practical experience, and 2. AI experts who can add additional expert knowledge about the technical possibilities and limitations of agentic AI solutions. This dual perspective is chosen to get additional insights on both the technological </w:t>
      </w:r>
      <w:r w:rsidRPr="6E19D5D5">
        <w:rPr>
          <w:lang w:val="en-US"/>
        </w:rPr>
        <w:lastRenderedPageBreak/>
        <w:t xml:space="preserve">possibilities and the current and planned use within marketing. The interaction between these perspectives can draw out insights that would otherwise be missed and further inform theory and practice. </w:t>
      </w:r>
    </w:p>
    <w:p w14:paraId="304B3EEE" w14:textId="77777777" w:rsidR="00EB5DFF" w:rsidRDefault="00EB5DFF" w:rsidP="00EB5DFF">
      <w:r>
        <w:t xml:space="preserve">In line with constructive grounded theory, a semi-structured interview is used (Charmaz, </w:t>
      </w:r>
      <w:r>
        <w:rPr>
          <w:color w:val="222222"/>
          <w:highlight w:val="white"/>
        </w:rPr>
        <w:t>2014</w:t>
      </w:r>
      <w:r>
        <w:t>). To guide initial interviews, a semi-structured interview guide and protocol have been created (see Appendix A).</w:t>
      </w:r>
    </w:p>
    <w:p w14:paraId="51B9FB77" w14:textId="77777777" w:rsidR="00EB5DFF" w:rsidRDefault="00EB5DFF" w:rsidP="00EB5DFF">
      <w:r w:rsidRPr="6E19D5D5">
        <w:rPr>
          <w:lang w:val="en-US"/>
        </w:rPr>
        <w:t>The process of iteratively collecting and analyzing data within constructive grounded theory starts with open, intensive interviews (Charmaz, 2014). Afterward, the data will be analyzed through the coding process. In this process, statements from the interviews will be categorized (Charmaz, 2014); this forms the basis for further analysis. Coding, in its three forms (initial, focused, and theoretical), forms the link between the interviews and the resulting theory (Charmaz, 2014).</w:t>
      </w:r>
    </w:p>
    <w:p w14:paraId="66F0D740" w14:textId="77777777" w:rsidR="00EB5DFF" w:rsidRDefault="00EB5DFF" w:rsidP="00EB5DFF">
      <w:r w:rsidRPr="6E19D5D5">
        <w:rPr>
          <w:lang w:val="en-US"/>
        </w:rPr>
        <w:t>Throughout the process, memos are written to capture the researchers thoughts (Charmaz, 2014). Once tentative categories are established using the coding process, theoretical sampling is applied, i.e. instead of sampling for population representativeness, specific data is sought to elaborate and refine the properties of their emerging categories (Charmaz, 2014). This also means that the interview guide (see Appendix A) will be augmented throughout the process to align with the theoretical sampling approach.</w:t>
      </w:r>
    </w:p>
    <w:p w14:paraId="56AD0EEE" w14:textId="4FE618AE" w:rsidR="006B2D0C" w:rsidRDefault="00EB5DFF" w:rsidP="00504C50">
      <w:r w:rsidRPr="6E19D5D5">
        <w:rPr>
          <w:lang w:val="en-US"/>
        </w:rPr>
        <w:t xml:space="preserve">After reaching theoretical saturation, the point where new data no longer yields new insights (Charmaz, 2014), the memos and categories will be utilized to write the concrete arguments that form the basis for the new theoretical contribution (Charmaz, 2014). </w:t>
      </w:r>
      <w:bookmarkStart w:id="90" w:name="_Toc231935241"/>
    </w:p>
    <w:p w14:paraId="3B151F80" w14:textId="62F7C77E" w:rsidR="00C347CB" w:rsidRDefault="00C347CB" w:rsidP="00C347CB">
      <w:pPr>
        <w:pStyle w:val="Heading2"/>
      </w:pPr>
      <w:bookmarkStart w:id="91" w:name="_kqzta5wwdy54" w:colFirst="0" w:colLast="0"/>
      <w:bookmarkStart w:id="92" w:name="_Toc231935242"/>
      <w:bookmarkEnd w:id="90"/>
      <w:bookmarkEnd w:id="91"/>
      <w:r w:rsidRPr="6E19D5D5">
        <w:rPr>
          <w:lang w:val="en-US"/>
        </w:rPr>
        <w:t>3.3.</w:t>
      </w:r>
      <w:r>
        <w:tab/>
      </w:r>
      <w:commentRangeStart w:id="93"/>
      <w:commentRangeStart w:id="94"/>
      <w:r w:rsidRPr="6E19D5D5">
        <w:rPr>
          <w:lang w:val="en-US"/>
        </w:rPr>
        <w:t>Intended sample and sample size</w:t>
      </w:r>
      <w:commentRangeEnd w:id="94"/>
      <w:r w:rsidR="00683DDC">
        <w:rPr>
          <w:rStyle w:val="CommentReference"/>
          <w:sz w:val="22"/>
          <w:szCs w:val="22"/>
        </w:rPr>
        <w:commentReference w:id="94"/>
      </w:r>
      <w:commentRangeEnd w:id="93"/>
      <w:r w:rsidR="00683DDC">
        <w:rPr>
          <w:rStyle w:val="CommentReference"/>
          <w:sz w:val="22"/>
          <w:szCs w:val="22"/>
        </w:rPr>
        <w:commentReference w:id="93"/>
      </w:r>
    </w:p>
    <w:p w14:paraId="34664AD1" w14:textId="77777777" w:rsidR="00C347CB" w:rsidRDefault="00C347CB" w:rsidP="00C347CB">
      <w:r w:rsidRPr="6E19D5D5">
        <w:rPr>
          <w:lang w:val="en-US"/>
        </w:rPr>
        <w:t>In pursuit of the research question, top managers and experts in the field are interviewed. To find relevant candidates for the first group, the marketing managers</w:t>
      </w:r>
      <w:r w:rsidRPr="6E19D5D5">
        <w:rPr>
          <w:i/>
          <w:iCs/>
          <w:lang w:val="en-US"/>
        </w:rPr>
        <w:t>,</w:t>
      </w:r>
      <w:r w:rsidRPr="6E19D5D5">
        <w:rPr>
          <w:lang w:val="en-US"/>
        </w:rPr>
        <w:t xml:space="preserve"> a slightly wider scope than just those with the formal title is chosen: we focus on those who have a clear managerial role in the marketing team, e.g. a CMO or marketing manager, but also those who </w:t>
      </w:r>
      <w:r w:rsidRPr="6E19D5D5">
        <w:rPr>
          <w:lang w:val="en-US"/>
        </w:rPr>
        <w:lastRenderedPageBreak/>
        <w:t xml:space="preserve">are leading AI initiatives within the marketing team, i.e. they might not be the direct supervisor, but they are leading the change process or implementation. The second group consists of AI experts; they are selected based on knowledge of AI and expertise in implementing and rolling out AI systems. This group contains both technical leaders and technical consultants. </w:t>
      </w:r>
    </w:p>
    <w:p w14:paraId="5350FB2F" w14:textId="25D77378" w:rsidR="00C347CB" w:rsidRDefault="00C347CB" w:rsidP="00C347CB">
      <w:r w:rsidRPr="6E19D5D5">
        <w:rPr>
          <w:lang w:val="en-US"/>
        </w:rPr>
        <w:t xml:space="preserve">To find sufficient participants, a combination of purposive </w:t>
      </w:r>
      <w:commentRangeStart w:id="95"/>
      <w:commentRangeStart w:id="96"/>
      <w:commentRangeStart w:id="97"/>
      <w:commentRangeStart w:id="98"/>
      <w:commentRangeStart w:id="99"/>
      <w:commentRangeStart w:id="100"/>
      <w:commentRangeStart w:id="101"/>
      <w:r w:rsidRPr="6E19D5D5">
        <w:rPr>
          <w:lang w:val="en-US"/>
        </w:rPr>
        <w:t>sampling</w:t>
      </w:r>
      <w:commentRangeEnd w:id="100"/>
      <w:r w:rsidR="00683DDC" w:rsidRPr="6E19D5D5">
        <w:rPr>
          <w:rStyle w:val="CommentReference"/>
          <w:sz w:val="22"/>
          <w:szCs w:val="22"/>
          <w:lang w:val="en-US"/>
        </w:rPr>
        <w:commentReference w:id="100"/>
      </w:r>
      <w:commentRangeEnd w:id="101"/>
      <w:r w:rsidR="00C95AFE" w:rsidRPr="6E19D5D5">
        <w:rPr>
          <w:rStyle w:val="CommentReference"/>
          <w:sz w:val="22"/>
          <w:szCs w:val="22"/>
          <w:lang w:val="en-US"/>
        </w:rPr>
        <w:commentReference w:id="101"/>
      </w:r>
      <w:commentRangeEnd w:id="98"/>
      <w:r w:rsidR="00683DDC" w:rsidRPr="6E19D5D5">
        <w:rPr>
          <w:rStyle w:val="CommentReference"/>
          <w:sz w:val="22"/>
          <w:szCs w:val="22"/>
          <w:lang w:val="en-US"/>
        </w:rPr>
        <w:commentReference w:id="98"/>
      </w:r>
      <w:commentRangeEnd w:id="99"/>
      <w:r w:rsidRPr="6E19D5D5">
        <w:rPr>
          <w:rStyle w:val="CommentReference"/>
          <w:sz w:val="22"/>
          <w:szCs w:val="22"/>
          <w:lang w:val="en-US"/>
        </w:rPr>
        <w:commentReference w:id="99"/>
      </w:r>
      <w:commentRangeEnd w:id="95"/>
      <w:r w:rsidR="00683DDC" w:rsidRPr="6E19D5D5">
        <w:rPr>
          <w:rStyle w:val="CommentReference"/>
          <w:sz w:val="22"/>
          <w:szCs w:val="22"/>
          <w:lang w:val="en-US"/>
        </w:rPr>
        <w:commentReference w:id="95"/>
      </w:r>
      <w:commentRangeEnd w:id="96"/>
      <w:r w:rsidRPr="6E19D5D5">
        <w:rPr>
          <w:rStyle w:val="CommentReference"/>
          <w:sz w:val="22"/>
          <w:szCs w:val="22"/>
          <w:lang w:val="en-US"/>
        </w:rPr>
        <w:commentReference w:id="96"/>
      </w:r>
      <w:commentRangeEnd w:id="97"/>
      <w:r w:rsidRPr="6E19D5D5">
        <w:rPr>
          <w:rStyle w:val="CommentReference"/>
          <w:sz w:val="22"/>
          <w:szCs w:val="22"/>
          <w:lang w:val="en-US"/>
        </w:rPr>
        <w:commentReference w:id="97"/>
      </w:r>
      <w:r w:rsidRPr="6E19D5D5">
        <w:rPr>
          <w:lang w:val="en-US"/>
        </w:rPr>
        <w:t xml:space="preserve"> (Patton, 2014</w:t>
      </w:r>
      <w:commentRangeStart w:id="102"/>
      <w:commentRangeStart w:id="103"/>
      <w:r w:rsidRPr="6E19D5D5">
        <w:rPr>
          <w:lang w:val="en-US"/>
        </w:rPr>
        <w:t>)</w:t>
      </w:r>
      <w:r w:rsidR="002A1B6F">
        <w:rPr>
          <w:lang w:val="en-US"/>
        </w:rPr>
        <w:t xml:space="preserve"> and </w:t>
      </w:r>
      <w:commentRangeEnd w:id="102"/>
      <w:r w:rsidR="00683DDC">
        <w:rPr>
          <w:rStyle w:val="CommentReference"/>
          <w:sz w:val="22"/>
          <w:szCs w:val="22"/>
        </w:rPr>
        <w:commentReference w:id="102"/>
      </w:r>
      <w:commentRangeEnd w:id="103"/>
      <w:r>
        <w:rPr>
          <w:rStyle w:val="CommentReference"/>
          <w:sz w:val="22"/>
          <w:szCs w:val="22"/>
        </w:rPr>
        <w:commentReference w:id="103"/>
      </w:r>
      <w:r w:rsidR="009E20E9">
        <w:t>snowball sampling (Parker et al., 2019) is used to identify interview participants</w:t>
      </w:r>
      <w:r w:rsidRPr="6E19D5D5">
        <w:rPr>
          <w:lang w:val="en-US"/>
        </w:rPr>
        <w:t xml:space="preserve">. The sampling starts with the </w:t>
      </w:r>
      <w:r w:rsidR="00101E2E">
        <w:rPr>
          <w:lang w:val="en-US"/>
        </w:rPr>
        <w:t>researcher's personal network, relying mainly on LinkedIn; candidates were selected when their roles</w:t>
      </w:r>
      <w:r w:rsidRPr="6E19D5D5">
        <w:rPr>
          <w:lang w:val="en-US"/>
        </w:rPr>
        <w:t xml:space="preserve"> matched the selection criteria. Candidates are selected based on their </w:t>
      </w:r>
      <w:r w:rsidR="008E582E">
        <w:rPr>
          <w:lang w:val="en-US"/>
        </w:rPr>
        <w:t xml:space="preserve">role. </w:t>
      </w:r>
      <w:r w:rsidRPr="6E19D5D5">
        <w:rPr>
          <w:lang w:val="en-US"/>
        </w:rPr>
        <w:t>Since the sampling universe is already narrow and access might be limited, n</w:t>
      </w:r>
      <w:commentRangeStart w:id="104"/>
      <w:commentRangeStart w:id="105"/>
      <w:commentRangeStart w:id="106"/>
      <w:commentRangeStart w:id="107"/>
      <w:commentRangeStart w:id="108"/>
      <w:commentRangeStart w:id="109"/>
      <w:commentRangeStart w:id="110"/>
      <w:commentRangeStart w:id="111"/>
      <w:r w:rsidRPr="6E19D5D5">
        <w:rPr>
          <w:lang w:val="en-US"/>
        </w:rPr>
        <w:t>o further selection criteria are applied to potential participants.</w:t>
      </w:r>
      <w:commentRangeEnd w:id="108"/>
      <w:r w:rsidR="00683DDC" w:rsidRPr="6E19D5D5">
        <w:rPr>
          <w:rStyle w:val="CommentReference"/>
          <w:sz w:val="22"/>
          <w:szCs w:val="22"/>
          <w:lang w:val="en-US"/>
        </w:rPr>
        <w:commentReference w:id="108"/>
      </w:r>
      <w:commentRangeEnd w:id="109"/>
      <w:r w:rsidRPr="6E19D5D5">
        <w:rPr>
          <w:rStyle w:val="CommentReference"/>
          <w:sz w:val="22"/>
          <w:szCs w:val="22"/>
          <w:lang w:val="en-US"/>
        </w:rPr>
        <w:commentReference w:id="109"/>
      </w:r>
      <w:commentRangeEnd w:id="110"/>
      <w:r w:rsidRPr="6E19D5D5">
        <w:rPr>
          <w:rStyle w:val="CommentReference"/>
          <w:sz w:val="22"/>
          <w:szCs w:val="22"/>
          <w:lang w:val="en-US"/>
        </w:rPr>
        <w:commentReference w:id="110"/>
      </w:r>
      <w:commentRangeEnd w:id="111"/>
      <w:r w:rsidRPr="6E19D5D5">
        <w:rPr>
          <w:rStyle w:val="CommentReference"/>
          <w:sz w:val="22"/>
          <w:szCs w:val="22"/>
          <w:lang w:val="en-US"/>
        </w:rPr>
        <w:commentReference w:id="111"/>
      </w:r>
      <w:commentRangeEnd w:id="107"/>
      <w:r w:rsidR="00683DDC" w:rsidRPr="6E19D5D5">
        <w:rPr>
          <w:rStyle w:val="CommentReference"/>
          <w:sz w:val="22"/>
          <w:szCs w:val="22"/>
          <w:lang w:val="en-US"/>
        </w:rPr>
        <w:commentReference w:id="107"/>
      </w:r>
      <w:commentRangeEnd w:id="106"/>
      <w:r w:rsidR="00683DDC" w:rsidRPr="6E19D5D5">
        <w:rPr>
          <w:rStyle w:val="CommentReference"/>
          <w:sz w:val="22"/>
          <w:szCs w:val="22"/>
          <w:lang w:val="en-US"/>
        </w:rPr>
        <w:commentReference w:id="106"/>
      </w:r>
      <w:commentRangeEnd w:id="105"/>
      <w:r w:rsidR="00683DDC" w:rsidRPr="6E19D5D5">
        <w:rPr>
          <w:rStyle w:val="CommentReference"/>
          <w:sz w:val="22"/>
          <w:szCs w:val="22"/>
          <w:lang w:val="en-US"/>
        </w:rPr>
        <w:commentReference w:id="105"/>
      </w:r>
      <w:commentRangeEnd w:id="104"/>
      <w:r w:rsidR="00683DDC" w:rsidRPr="6E19D5D5">
        <w:rPr>
          <w:rStyle w:val="CommentReference"/>
          <w:sz w:val="22"/>
          <w:szCs w:val="22"/>
          <w:lang w:val="en-US"/>
        </w:rPr>
        <w:commentReference w:id="104"/>
      </w:r>
      <w:r w:rsidRPr="6E19D5D5">
        <w:rPr>
          <w:lang w:val="en-US"/>
        </w:rPr>
        <w:t xml:space="preserve"> However, key properties</w:t>
      </w:r>
      <w:r w:rsidRPr="6E19D5D5">
        <w:rPr>
          <w:vertAlign w:val="superscript"/>
          <w:lang w:val="en-US"/>
        </w:rPr>
        <w:footnoteReference w:id="1"/>
      </w:r>
      <w:r w:rsidRPr="6E19D5D5">
        <w:rPr>
          <w:lang w:val="en-US"/>
        </w:rPr>
        <w:t xml:space="preserve"> about the participant’s role and organization are noted to </w:t>
      </w:r>
      <w:r w:rsidR="00101E2E">
        <w:rPr>
          <w:lang w:val="en-US"/>
        </w:rPr>
        <w:t xml:space="preserve">facilitate analysis of insights and potential limitations </w:t>
      </w:r>
      <w:r w:rsidRPr="6E19D5D5">
        <w:rPr>
          <w:lang w:val="en-US"/>
        </w:rPr>
        <w:t xml:space="preserve">derived from the sample distribution. </w:t>
      </w:r>
    </w:p>
    <w:p w14:paraId="0206BB00" w14:textId="77777777" w:rsidR="00C347CB" w:rsidRDefault="00C347CB" w:rsidP="00C347CB">
      <w:r w:rsidRPr="6E19D5D5">
        <w:rPr>
          <w:lang w:val="en-US"/>
        </w:rPr>
        <w:t xml:space="preserve">In line with the concept of theoretical saturation (Charmaz, </w:t>
      </w:r>
      <w:r w:rsidRPr="6E19D5D5">
        <w:rPr>
          <w:color w:val="222222"/>
          <w:highlight w:val="white"/>
          <w:lang w:val="en-US"/>
        </w:rPr>
        <w:t>2014</w:t>
      </w:r>
      <w:r w:rsidRPr="6E19D5D5">
        <w:rPr>
          <w:lang w:val="en-US"/>
        </w:rPr>
        <w:t xml:space="preserve">), we only stop gathering data when new data no longer yields new theoretical insights. As noted before, data gathering will be steered by theoretical sampling, which relies on the circular process of administering interviews, writing memos, and coding data into relevant categories (Charmaz, </w:t>
      </w:r>
      <w:r w:rsidRPr="6E19D5D5">
        <w:rPr>
          <w:color w:val="222222"/>
          <w:highlight w:val="white"/>
          <w:lang w:val="en-US"/>
        </w:rPr>
        <w:t>2014</w:t>
      </w:r>
      <w:r w:rsidRPr="6E19D5D5">
        <w:rPr>
          <w:lang w:val="en-US"/>
        </w:rPr>
        <w:t>).</w:t>
      </w:r>
    </w:p>
    <w:p w14:paraId="2021EE25" w14:textId="1967795C" w:rsidR="00C347CB" w:rsidRDefault="00C347CB" w:rsidP="00C347CB">
      <w:r>
        <w:rPr>
          <w:lang w:val="en-US"/>
        </w:rPr>
        <w:t xml:space="preserve">Table 1 contains an anonymized overview of the candidates, including their background, </w:t>
      </w:r>
      <w:r>
        <w:t>role, and type of company</w:t>
      </w:r>
      <w:r>
        <w:rPr>
          <w:lang w:val="en-US"/>
        </w:rPr>
        <w:t>. Due to the network of the researcher and the research institution, most of the interviewees worked mainly in the Netherlands (11 out of 17 total).</w:t>
      </w:r>
    </w:p>
    <w:p w14:paraId="50B9C434" w14:textId="77777777" w:rsidR="00C347CB" w:rsidRDefault="00C347CB" w:rsidP="00C347CB">
      <w:pPr>
        <w:sectPr w:rsidR="00C347CB" w:rsidSect="00C347CB">
          <w:headerReference w:type="default" r:id="rId15"/>
          <w:pgSz w:w="12240" w:h="15840"/>
          <w:pgMar w:top="1440" w:right="1440" w:bottom="1440" w:left="1440" w:header="720" w:footer="720" w:gutter="0"/>
          <w:pgNumType w:start="1"/>
          <w:cols w:space="708"/>
        </w:sectPr>
      </w:pPr>
    </w:p>
    <w:p w14:paraId="01A8D2AA" w14:textId="77777777" w:rsidR="00C347CB" w:rsidRDefault="00C347CB" w:rsidP="00C347CB">
      <w:pPr>
        <w:ind w:firstLine="0"/>
        <w:rPr>
          <w:b/>
          <w:bCs/>
        </w:rPr>
      </w:pPr>
      <w:r>
        <w:rPr>
          <w:b/>
          <w:bCs/>
        </w:rPr>
        <w:lastRenderedPageBreak/>
        <w:t>Table 1.</w:t>
      </w:r>
    </w:p>
    <w:p w14:paraId="44A67A15" w14:textId="77777777" w:rsidR="00C347CB" w:rsidRDefault="00C347CB" w:rsidP="00C347CB">
      <w:pPr>
        <w:ind w:firstLine="0"/>
        <w:rPr>
          <w:i/>
          <w:iCs/>
        </w:rPr>
      </w:pPr>
      <w:r>
        <w:rPr>
          <w:i/>
          <w:iCs/>
        </w:rPr>
        <w:t>Overview of participants.</w:t>
      </w:r>
    </w:p>
    <w:tbl>
      <w:tblPr>
        <w:tblW w:w="12975" w:type="dxa"/>
        <w:tblBorders>
          <w:top w:val="nil"/>
          <w:left w:val="nil"/>
          <w:bottom w:val="nil"/>
          <w:right w:val="nil"/>
          <w:insideH w:val="nil"/>
          <w:insideV w:val="nil"/>
        </w:tblBorders>
        <w:tblLayout w:type="fixed"/>
        <w:tblLook w:val="0600" w:firstRow="0" w:lastRow="0" w:firstColumn="0" w:lastColumn="0" w:noHBand="1" w:noVBand="1"/>
      </w:tblPr>
      <w:tblGrid>
        <w:gridCol w:w="1456"/>
        <w:gridCol w:w="1080"/>
        <w:gridCol w:w="1083"/>
        <w:gridCol w:w="1136"/>
        <w:gridCol w:w="1170"/>
        <w:gridCol w:w="1155"/>
        <w:gridCol w:w="1245"/>
        <w:gridCol w:w="1920"/>
        <w:gridCol w:w="1245"/>
        <w:gridCol w:w="1485"/>
      </w:tblGrid>
      <w:tr w:rsidR="00C347CB" w14:paraId="299A4505" w14:textId="77777777">
        <w:trPr>
          <w:trHeight w:val="285"/>
        </w:trPr>
        <w:tc>
          <w:tcPr>
            <w:tcW w:w="1455" w:type="dxa"/>
            <w:tcBorders>
              <w:top w:val="single" w:sz="7" w:space="0" w:color="000000" w:themeColor="text1"/>
              <w:left w:val="nil"/>
              <w:bottom w:val="nil"/>
              <w:right w:val="single" w:sz="8" w:space="0" w:color="D9D9D9" w:themeColor="background1" w:themeShade="D9"/>
            </w:tcBorders>
            <w:tcMar>
              <w:top w:w="0" w:type="dxa"/>
              <w:left w:w="100" w:type="dxa"/>
              <w:bottom w:w="0" w:type="dxa"/>
              <w:right w:w="100" w:type="dxa"/>
            </w:tcMar>
            <w:vAlign w:val="bottom"/>
          </w:tcPr>
          <w:p w14:paraId="41A6458E" w14:textId="77777777" w:rsidR="00C347CB" w:rsidRDefault="00C347CB">
            <w:pPr>
              <w:spacing w:line="360" w:lineRule="auto"/>
              <w:ind w:firstLine="0"/>
              <w:jc w:val="center"/>
              <w:rPr>
                <w:b/>
                <w:bCs/>
                <w:sz w:val="20"/>
                <w:szCs w:val="20"/>
              </w:rPr>
            </w:pPr>
            <w:r>
              <w:rPr>
                <w:b/>
                <w:bCs/>
                <w:sz w:val="20"/>
                <w:szCs w:val="20"/>
              </w:rPr>
              <w:t>Interviewee</w:t>
            </w:r>
          </w:p>
        </w:tc>
        <w:tc>
          <w:tcPr>
            <w:tcW w:w="3299"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2C73A4B" w14:textId="77777777" w:rsidR="00C347CB" w:rsidRDefault="00C347CB">
            <w:pPr>
              <w:spacing w:line="360" w:lineRule="auto"/>
              <w:ind w:firstLine="0"/>
              <w:jc w:val="center"/>
              <w:rPr>
                <w:b/>
                <w:bCs/>
                <w:sz w:val="20"/>
                <w:szCs w:val="20"/>
              </w:rPr>
            </w:pPr>
            <w:r>
              <w:rPr>
                <w:b/>
                <w:bCs/>
                <w:sz w:val="20"/>
                <w:szCs w:val="20"/>
              </w:rPr>
              <w:t>Background</w:t>
            </w:r>
          </w:p>
        </w:tc>
        <w:tc>
          <w:tcPr>
            <w:tcW w:w="357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501423B1" w14:textId="77777777" w:rsidR="00C347CB" w:rsidRDefault="00C347CB">
            <w:pPr>
              <w:spacing w:line="360" w:lineRule="auto"/>
              <w:ind w:firstLine="0"/>
              <w:jc w:val="center"/>
              <w:rPr>
                <w:b/>
                <w:bCs/>
                <w:sz w:val="20"/>
                <w:szCs w:val="20"/>
              </w:rPr>
            </w:pPr>
            <w:r>
              <w:rPr>
                <w:b/>
                <w:bCs/>
                <w:sz w:val="20"/>
                <w:szCs w:val="20"/>
              </w:rPr>
              <w:t>Primary role</w:t>
            </w:r>
          </w:p>
        </w:tc>
        <w:tc>
          <w:tcPr>
            <w:tcW w:w="4650" w:type="dxa"/>
            <w:gridSpan w:val="3"/>
            <w:tcBorders>
              <w:top w:val="single" w:sz="7" w:space="0" w:color="000000" w:themeColor="text1"/>
              <w:left w:val="single" w:sz="8" w:space="0" w:color="D9D9D9" w:themeColor="background1" w:themeShade="D9"/>
              <w:bottom w:val="nil"/>
              <w:right w:val="nil"/>
            </w:tcBorders>
            <w:tcMar>
              <w:top w:w="0" w:type="dxa"/>
              <w:left w:w="100" w:type="dxa"/>
              <w:bottom w:w="0" w:type="dxa"/>
              <w:right w:w="100" w:type="dxa"/>
            </w:tcMar>
            <w:vAlign w:val="bottom"/>
          </w:tcPr>
          <w:p w14:paraId="2FAA0BFA" w14:textId="77777777" w:rsidR="00C347CB" w:rsidRDefault="00C347CB">
            <w:pPr>
              <w:spacing w:line="360" w:lineRule="auto"/>
              <w:ind w:firstLine="0"/>
              <w:jc w:val="center"/>
              <w:rPr>
                <w:b/>
                <w:bCs/>
                <w:sz w:val="20"/>
                <w:szCs w:val="20"/>
              </w:rPr>
            </w:pPr>
            <w:r>
              <w:rPr>
                <w:b/>
                <w:bCs/>
                <w:sz w:val="20"/>
                <w:szCs w:val="20"/>
              </w:rPr>
              <w:t>Company type</w:t>
            </w:r>
          </w:p>
        </w:tc>
      </w:tr>
      <w:tr w:rsidR="00C347CB" w14:paraId="1986DC3B"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E56AA6F" w14:textId="77777777" w:rsidR="00C347CB" w:rsidRDefault="00C347CB">
            <w:pPr>
              <w:spacing w:line="360" w:lineRule="auto"/>
              <w:ind w:firstLine="0"/>
              <w:jc w:val="center"/>
              <w:rPr>
                <w:sz w:val="20"/>
                <w:szCs w:val="20"/>
              </w:rPr>
            </w:pPr>
            <w:r>
              <w:rPr>
                <w:sz w:val="20"/>
                <w:szCs w:val="20"/>
              </w:rPr>
              <w:t>number</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7DD52116" w14:textId="77777777" w:rsidR="00C347CB" w:rsidRDefault="00C347CB">
            <w:pPr>
              <w:spacing w:line="360" w:lineRule="auto"/>
              <w:ind w:firstLine="0"/>
              <w:jc w:val="center"/>
              <w:rPr>
                <w:sz w:val="20"/>
                <w:szCs w:val="20"/>
              </w:rPr>
            </w:pPr>
            <w:r>
              <w:rPr>
                <w:sz w:val="20"/>
                <w:szCs w:val="20"/>
              </w:rPr>
              <w:t>Technical Data</w:t>
            </w: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7463551B" w14:textId="77777777" w:rsidR="00C347CB" w:rsidRDefault="00C347CB">
            <w:pPr>
              <w:spacing w:line="360" w:lineRule="auto"/>
              <w:ind w:firstLine="0"/>
              <w:jc w:val="center"/>
              <w:rPr>
                <w:sz w:val="20"/>
                <w:szCs w:val="20"/>
              </w:rPr>
            </w:pPr>
            <w:r>
              <w:rPr>
                <w:sz w:val="20"/>
                <w:szCs w:val="20"/>
              </w:rPr>
              <w:t>Technical AI</w:t>
            </w: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1C4E06D" w14:textId="77777777" w:rsidR="00C347CB" w:rsidRDefault="00C347CB">
            <w:pPr>
              <w:spacing w:line="360" w:lineRule="auto"/>
              <w:ind w:firstLine="0"/>
              <w:jc w:val="center"/>
              <w:rPr>
                <w:sz w:val="20"/>
                <w:szCs w:val="20"/>
              </w:rPr>
            </w:pPr>
            <w:r>
              <w:rPr>
                <w:sz w:val="20"/>
                <w:szCs w:val="20"/>
              </w:rPr>
              <w:t>Marketing</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18E27391" w14:textId="77777777" w:rsidR="00C347CB" w:rsidRDefault="00C347CB">
            <w:pPr>
              <w:spacing w:line="360" w:lineRule="auto"/>
              <w:ind w:firstLine="0"/>
              <w:jc w:val="center"/>
              <w:rPr>
                <w:sz w:val="20"/>
                <w:szCs w:val="20"/>
              </w:rPr>
            </w:pPr>
            <w:r>
              <w:rPr>
                <w:sz w:val="20"/>
                <w:szCs w:val="20"/>
              </w:rPr>
              <w:t>Marketing manager</w:t>
            </w: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42783D78" w14:textId="77777777" w:rsidR="00C347CB" w:rsidRDefault="00C347CB">
            <w:pPr>
              <w:spacing w:line="360" w:lineRule="auto"/>
              <w:ind w:firstLine="0"/>
              <w:jc w:val="center"/>
              <w:rPr>
                <w:sz w:val="20"/>
                <w:szCs w:val="20"/>
              </w:rPr>
            </w:pPr>
            <w:r>
              <w:rPr>
                <w:sz w:val="20"/>
                <w:szCs w:val="20"/>
              </w:rPr>
              <w:t>Internal AI expert</w:t>
            </w: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19DAFC7D" w14:textId="77777777" w:rsidR="00C347CB" w:rsidRDefault="00C347CB">
            <w:pPr>
              <w:spacing w:line="360" w:lineRule="auto"/>
              <w:ind w:firstLine="0"/>
              <w:jc w:val="center"/>
              <w:rPr>
                <w:sz w:val="20"/>
                <w:szCs w:val="20"/>
              </w:rPr>
            </w:pPr>
            <w:r>
              <w:rPr>
                <w:sz w:val="20"/>
                <w:szCs w:val="20"/>
              </w:rPr>
              <w:t>External AI advisor</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114FD5D" w14:textId="77777777" w:rsidR="00C347CB" w:rsidRDefault="00C347CB">
            <w:pPr>
              <w:spacing w:line="360" w:lineRule="auto"/>
              <w:ind w:firstLine="0"/>
              <w:jc w:val="center"/>
              <w:rPr>
                <w:sz w:val="20"/>
                <w:szCs w:val="20"/>
              </w:rPr>
            </w:pPr>
            <w:r>
              <w:rPr>
                <w:sz w:val="20"/>
                <w:szCs w:val="20"/>
              </w:rPr>
              <w:t>Marketing agency/consultant</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1D4883DF" w14:textId="77777777" w:rsidR="00C347CB" w:rsidRDefault="00C347CB">
            <w:pPr>
              <w:spacing w:line="360" w:lineRule="auto"/>
              <w:ind w:firstLine="0"/>
              <w:jc w:val="center"/>
              <w:rPr>
                <w:sz w:val="20"/>
                <w:szCs w:val="20"/>
              </w:rPr>
            </w:pPr>
            <w:r>
              <w:rPr>
                <w:sz w:val="20"/>
                <w:szCs w:val="20"/>
              </w:rPr>
              <w:t>Internal marketing</w:t>
            </w: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01F7C680" w14:textId="77777777" w:rsidR="00C347CB" w:rsidRDefault="00C347CB">
            <w:pPr>
              <w:spacing w:line="360" w:lineRule="auto"/>
              <w:ind w:firstLine="0"/>
              <w:jc w:val="center"/>
              <w:rPr>
                <w:sz w:val="20"/>
                <w:szCs w:val="20"/>
                <w:lang w:val="en-US"/>
              </w:rPr>
            </w:pPr>
            <w:r w:rsidRPr="6E19D5D5">
              <w:rPr>
                <w:sz w:val="20"/>
                <w:szCs w:val="20"/>
                <w:lang w:val="en-US"/>
              </w:rPr>
              <w:t>Other advisory role</w:t>
            </w:r>
          </w:p>
        </w:tc>
      </w:tr>
      <w:tr w:rsidR="00C347CB" w14:paraId="0024E2E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5BB7659" w14:textId="77777777" w:rsidR="00C347CB" w:rsidRDefault="00C347CB">
            <w:pPr>
              <w:spacing w:line="360" w:lineRule="auto"/>
              <w:ind w:firstLine="0"/>
              <w:jc w:val="center"/>
              <w:rPr>
                <w:sz w:val="20"/>
                <w:szCs w:val="20"/>
              </w:rPr>
            </w:pPr>
            <w:r>
              <w:rPr>
                <w:sz w:val="20"/>
                <w:szCs w:val="20"/>
              </w:rPr>
              <w:t>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3B8224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2A084CE5"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B7AC922"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082CBF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44D74F18"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3022470"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43C928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32CF68CB"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9F3FC5A" w14:textId="77777777" w:rsidR="00C347CB" w:rsidRDefault="00C347CB">
            <w:pPr>
              <w:spacing w:line="360" w:lineRule="auto"/>
              <w:jc w:val="center"/>
              <w:rPr>
                <w:sz w:val="20"/>
                <w:szCs w:val="20"/>
              </w:rPr>
            </w:pPr>
          </w:p>
        </w:tc>
      </w:tr>
      <w:tr w:rsidR="00C347CB" w14:paraId="2FFB0AA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221D2CC" w14:textId="77777777" w:rsidR="00C347CB" w:rsidRDefault="00C347CB">
            <w:pPr>
              <w:spacing w:line="360" w:lineRule="auto"/>
              <w:ind w:firstLine="0"/>
              <w:jc w:val="center"/>
              <w:rPr>
                <w:sz w:val="20"/>
                <w:szCs w:val="20"/>
              </w:rPr>
            </w:pPr>
            <w:r>
              <w:rPr>
                <w:sz w:val="20"/>
                <w:szCs w:val="20"/>
              </w:rPr>
              <w:t>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A0A0E6"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B494F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827B90"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6CB0360"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654D5F53"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4EF141"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8A3F5A"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9AD396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757F4EB2" w14:textId="77777777" w:rsidR="00C347CB" w:rsidRDefault="00C347CB">
            <w:pPr>
              <w:spacing w:line="360" w:lineRule="auto"/>
              <w:jc w:val="center"/>
              <w:rPr>
                <w:sz w:val="20"/>
                <w:szCs w:val="20"/>
              </w:rPr>
            </w:pPr>
          </w:p>
        </w:tc>
      </w:tr>
      <w:tr w:rsidR="00C347CB" w14:paraId="36A989A5"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CD4C2F2" w14:textId="77777777" w:rsidR="00C347CB" w:rsidRDefault="00C347CB">
            <w:pPr>
              <w:spacing w:line="360" w:lineRule="auto"/>
              <w:ind w:firstLine="0"/>
              <w:jc w:val="center"/>
              <w:rPr>
                <w:sz w:val="20"/>
                <w:szCs w:val="20"/>
              </w:rPr>
            </w:pPr>
            <w:r>
              <w:rPr>
                <w:sz w:val="20"/>
                <w:szCs w:val="20"/>
              </w:rPr>
              <w:t>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4797AE"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A92B8E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CCC68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FE8AA2A"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BD502E4"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DCEBC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74DEA0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03176231"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331E90E6" w14:textId="77777777" w:rsidR="00C347CB" w:rsidRDefault="00C347CB">
            <w:pPr>
              <w:spacing w:line="360" w:lineRule="auto"/>
              <w:jc w:val="center"/>
              <w:rPr>
                <w:sz w:val="20"/>
                <w:szCs w:val="20"/>
              </w:rPr>
            </w:pPr>
          </w:p>
        </w:tc>
      </w:tr>
      <w:tr w:rsidR="00C347CB" w14:paraId="5D542142"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112515D" w14:textId="77777777" w:rsidR="00C347CB" w:rsidRDefault="00C347CB">
            <w:pPr>
              <w:spacing w:line="360" w:lineRule="auto"/>
              <w:ind w:firstLine="0"/>
              <w:jc w:val="center"/>
              <w:rPr>
                <w:sz w:val="20"/>
                <w:szCs w:val="20"/>
              </w:rPr>
            </w:pPr>
            <w:r>
              <w:rPr>
                <w:sz w:val="20"/>
                <w:szCs w:val="20"/>
              </w:rPr>
              <w:t>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6C82F21"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8C4F6BA"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3A336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ED3F873"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4EF266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5A1E47D"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EC74E6D"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F187C38"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9625B44" w14:textId="77777777" w:rsidR="00C347CB" w:rsidRDefault="00C347CB">
            <w:pPr>
              <w:spacing w:line="360" w:lineRule="auto"/>
              <w:jc w:val="center"/>
              <w:rPr>
                <w:sz w:val="20"/>
                <w:szCs w:val="20"/>
              </w:rPr>
            </w:pPr>
          </w:p>
        </w:tc>
      </w:tr>
      <w:tr w:rsidR="00C347CB" w14:paraId="7ABA9D1E"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8CCDD8" w14:textId="77777777" w:rsidR="00C347CB" w:rsidRDefault="00C347CB">
            <w:pPr>
              <w:spacing w:line="360" w:lineRule="auto"/>
              <w:ind w:firstLine="0"/>
              <w:jc w:val="center"/>
              <w:rPr>
                <w:sz w:val="20"/>
                <w:szCs w:val="20"/>
              </w:rPr>
            </w:pPr>
            <w:r>
              <w:rPr>
                <w:sz w:val="20"/>
                <w:szCs w:val="20"/>
              </w:rPr>
              <w:t>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7C1D4BF"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420B9833"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ABD2F"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989A0D"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C5AC6BB"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186BDE4"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92F920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1019A8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4591857B" w14:textId="77777777" w:rsidR="00C347CB" w:rsidRDefault="00C347CB">
            <w:pPr>
              <w:spacing w:line="360" w:lineRule="auto"/>
              <w:jc w:val="center"/>
              <w:rPr>
                <w:sz w:val="20"/>
                <w:szCs w:val="20"/>
              </w:rPr>
            </w:pPr>
          </w:p>
        </w:tc>
      </w:tr>
      <w:tr w:rsidR="00C347CB" w14:paraId="3F0F7E41"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2A7524" w14:textId="77777777" w:rsidR="00C347CB" w:rsidRDefault="00C347CB">
            <w:pPr>
              <w:spacing w:line="360" w:lineRule="auto"/>
              <w:ind w:firstLine="0"/>
              <w:jc w:val="center"/>
              <w:rPr>
                <w:sz w:val="20"/>
                <w:szCs w:val="20"/>
              </w:rPr>
            </w:pPr>
            <w:r>
              <w:rPr>
                <w:sz w:val="20"/>
                <w:szCs w:val="20"/>
              </w:rPr>
              <w:t>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BDCDFFC"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7389B4B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5C498"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DB3AA0C"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708F7C5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A27B69"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5489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4F9E4303"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57D9D7D" w14:textId="77777777" w:rsidR="00C347CB" w:rsidRDefault="00C347CB">
            <w:pPr>
              <w:spacing w:line="360" w:lineRule="auto"/>
              <w:jc w:val="center"/>
              <w:rPr>
                <w:sz w:val="20"/>
                <w:szCs w:val="20"/>
              </w:rPr>
            </w:pPr>
          </w:p>
        </w:tc>
      </w:tr>
      <w:tr w:rsidR="00C347CB" w14:paraId="71D2605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06B6625" w14:textId="77777777" w:rsidR="00C347CB" w:rsidRDefault="00C347CB">
            <w:pPr>
              <w:spacing w:line="360" w:lineRule="auto"/>
              <w:ind w:firstLine="0"/>
              <w:jc w:val="center"/>
              <w:rPr>
                <w:sz w:val="20"/>
                <w:szCs w:val="20"/>
              </w:rPr>
            </w:pPr>
            <w:r>
              <w:rPr>
                <w:sz w:val="20"/>
                <w:szCs w:val="20"/>
              </w:rPr>
              <w:t>7</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3A6DD0"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3938C45"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E790663" w14:textId="77777777" w:rsidR="00C347CB" w:rsidRDefault="00C347CB">
            <w:pPr>
              <w:spacing w:line="360" w:lineRule="auto"/>
              <w:jc w:val="center"/>
              <w:rPr>
                <w:sz w:val="20"/>
                <w:szCs w:val="20"/>
              </w:rPr>
            </w:pP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3F6DD34"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090FA8A"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4E87A7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5AFFF13"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2BD96AC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4EE2E75B" w14:textId="77777777" w:rsidR="00C347CB" w:rsidRDefault="00C347CB">
            <w:pPr>
              <w:spacing w:line="360" w:lineRule="auto"/>
              <w:ind w:firstLine="0"/>
              <w:jc w:val="center"/>
              <w:rPr>
                <w:sz w:val="20"/>
                <w:szCs w:val="20"/>
              </w:rPr>
            </w:pPr>
            <w:r>
              <w:rPr>
                <w:sz w:val="20"/>
                <w:szCs w:val="20"/>
              </w:rPr>
              <w:t>x</w:t>
            </w:r>
          </w:p>
        </w:tc>
      </w:tr>
      <w:tr w:rsidR="00C347CB" w14:paraId="4C790119"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EC6614A" w14:textId="77777777" w:rsidR="00C347CB" w:rsidRDefault="00C347CB">
            <w:pPr>
              <w:spacing w:line="360" w:lineRule="auto"/>
              <w:ind w:firstLine="0"/>
              <w:jc w:val="center"/>
              <w:rPr>
                <w:sz w:val="20"/>
                <w:szCs w:val="20"/>
              </w:rPr>
            </w:pPr>
            <w:r>
              <w:rPr>
                <w:sz w:val="20"/>
                <w:szCs w:val="20"/>
              </w:rPr>
              <w:t>8</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B8F279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0DEE2E7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57A1D19"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AF796"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B91579"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279B6F3"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26C42A5" w14:textId="77777777" w:rsidR="00C347CB" w:rsidRDefault="00C347CB">
            <w:pPr>
              <w:spacing w:line="360" w:lineRule="auto"/>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6E45A0E2"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003A025B" w14:textId="77777777" w:rsidR="00C347CB" w:rsidRDefault="00C347CB">
            <w:pPr>
              <w:spacing w:line="360" w:lineRule="auto"/>
              <w:jc w:val="center"/>
              <w:rPr>
                <w:sz w:val="20"/>
                <w:szCs w:val="20"/>
              </w:rPr>
            </w:pPr>
          </w:p>
        </w:tc>
      </w:tr>
      <w:tr w:rsidR="00C347CB" w14:paraId="37FC3E26"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92C0415" w14:textId="77777777" w:rsidR="00C347CB" w:rsidRDefault="00C347CB">
            <w:pPr>
              <w:spacing w:line="360" w:lineRule="auto"/>
              <w:ind w:firstLine="0"/>
              <w:jc w:val="center"/>
              <w:rPr>
                <w:sz w:val="20"/>
                <w:szCs w:val="20"/>
              </w:rPr>
            </w:pPr>
            <w:r>
              <w:rPr>
                <w:sz w:val="20"/>
                <w:szCs w:val="20"/>
              </w:rPr>
              <w:t>9</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8A5865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11FF3AD"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1D40A8A"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EA5300A"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3230DCA8"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78DD786" w14:textId="77777777" w:rsidR="00C347CB" w:rsidRDefault="00C347CB">
            <w:pPr>
              <w:spacing w:line="360" w:lineRule="auto"/>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791F5E3"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7592E6DE"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1FAFD7F3" w14:textId="77777777" w:rsidR="00C347CB" w:rsidRDefault="00C347CB">
            <w:pPr>
              <w:spacing w:line="360" w:lineRule="auto"/>
              <w:jc w:val="center"/>
              <w:rPr>
                <w:sz w:val="20"/>
                <w:szCs w:val="20"/>
              </w:rPr>
            </w:pPr>
          </w:p>
        </w:tc>
      </w:tr>
      <w:tr w:rsidR="00C347CB" w14:paraId="061C291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2E90C79" w14:textId="77777777" w:rsidR="00C347CB" w:rsidRDefault="00C347CB">
            <w:pPr>
              <w:spacing w:line="360" w:lineRule="auto"/>
              <w:ind w:firstLine="0"/>
              <w:jc w:val="center"/>
              <w:rPr>
                <w:sz w:val="20"/>
                <w:szCs w:val="20"/>
              </w:rPr>
            </w:pPr>
            <w:r>
              <w:rPr>
                <w:sz w:val="20"/>
                <w:szCs w:val="20"/>
              </w:rPr>
              <w:t>10</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190618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AFAADF8"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3DF0DDD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C7B0CF1"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77AC6E36"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D0D06B4"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7C6EF3F"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55D5252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6CFECD70" w14:textId="77777777" w:rsidR="00C347CB" w:rsidRDefault="00C347CB">
            <w:pPr>
              <w:spacing w:line="360" w:lineRule="auto"/>
              <w:jc w:val="center"/>
              <w:rPr>
                <w:sz w:val="20"/>
                <w:szCs w:val="20"/>
              </w:rPr>
            </w:pPr>
          </w:p>
        </w:tc>
      </w:tr>
      <w:tr w:rsidR="00C347CB" w14:paraId="4FD1E09C"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1612450" w14:textId="77777777" w:rsidR="00C347CB" w:rsidRDefault="00C347CB">
            <w:pPr>
              <w:spacing w:line="360" w:lineRule="auto"/>
              <w:ind w:firstLine="0"/>
              <w:jc w:val="center"/>
              <w:rPr>
                <w:sz w:val="20"/>
                <w:szCs w:val="20"/>
              </w:rPr>
            </w:pPr>
            <w:r>
              <w:rPr>
                <w:sz w:val="20"/>
                <w:szCs w:val="20"/>
              </w:rPr>
              <w:t>11</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6BAB315"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4374F1F0"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8726A33"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58611F29"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20F552D2"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E76FD7B"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5E7448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043DD295"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2C44D2F" w14:textId="77777777" w:rsidR="00C347CB" w:rsidRDefault="00C347CB">
            <w:pPr>
              <w:spacing w:line="360" w:lineRule="auto"/>
              <w:jc w:val="center"/>
              <w:rPr>
                <w:sz w:val="20"/>
                <w:szCs w:val="20"/>
              </w:rPr>
            </w:pPr>
          </w:p>
        </w:tc>
      </w:tr>
      <w:tr w:rsidR="00C347CB" w14:paraId="16461398"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A2A706" w14:textId="77777777" w:rsidR="00C347CB" w:rsidRDefault="00C347CB">
            <w:pPr>
              <w:spacing w:line="360" w:lineRule="auto"/>
              <w:ind w:firstLine="0"/>
              <w:jc w:val="center"/>
              <w:rPr>
                <w:sz w:val="20"/>
                <w:szCs w:val="20"/>
              </w:rPr>
            </w:pPr>
            <w:r>
              <w:rPr>
                <w:sz w:val="20"/>
                <w:szCs w:val="20"/>
              </w:rPr>
              <w:t>12</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7EE6FAB"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313EA879"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BD1EA0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4F0BA745" w14:textId="77777777" w:rsidR="00C347CB" w:rsidRDefault="00C347CB">
            <w:pPr>
              <w:spacing w:line="360" w:lineRule="auto"/>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1CD9A9"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26D6E8D6"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1DAF1550"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60D1610C"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5B84F208" w14:textId="77777777" w:rsidR="00C347CB" w:rsidRDefault="00C347CB">
            <w:pPr>
              <w:spacing w:line="360" w:lineRule="auto"/>
              <w:jc w:val="center"/>
              <w:rPr>
                <w:sz w:val="20"/>
                <w:szCs w:val="20"/>
              </w:rPr>
            </w:pPr>
          </w:p>
        </w:tc>
      </w:tr>
      <w:tr w:rsidR="00C347CB" w14:paraId="6AC2F3D7"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96A7D45" w14:textId="77777777" w:rsidR="00C347CB" w:rsidRDefault="00C347CB">
            <w:pPr>
              <w:spacing w:line="360" w:lineRule="auto"/>
              <w:ind w:firstLine="0"/>
              <w:jc w:val="center"/>
              <w:rPr>
                <w:sz w:val="20"/>
                <w:szCs w:val="20"/>
              </w:rPr>
            </w:pPr>
            <w:r>
              <w:rPr>
                <w:sz w:val="20"/>
                <w:szCs w:val="20"/>
              </w:rPr>
              <w:t>13</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548BBF" w14:textId="77777777" w:rsidR="00C347CB" w:rsidRDefault="00C347CB">
            <w:pPr>
              <w:spacing w:line="360" w:lineRule="auto"/>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3781E366" w14:textId="77777777" w:rsidR="00C347CB" w:rsidRDefault="00C347CB">
            <w:pPr>
              <w:spacing w:line="360" w:lineRule="auto"/>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0CFD7EB3" w14:textId="77777777" w:rsidR="00C347CB" w:rsidRDefault="00C347CB">
            <w:pPr>
              <w:spacing w:line="360" w:lineRule="auto"/>
              <w:ind w:firstLine="0"/>
              <w:jc w:val="center"/>
              <w:rPr>
                <w:sz w:val="20"/>
                <w:szCs w:val="20"/>
              </w:rPr>
            </w:pPr>
            <w:r>
              <w:rPr>
                <w:sz w:val="20"/>
                <w:szCs w:val="20"/>
              </w:rPr>
              <w:t xml:space="preserve"> </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73F246CE" w14:textId="77777777" w:rsidR="00C347CB" w:rsidRDefault="00C347CB">
            <w:pPr>
              <w:spacing w:line="360" w:lineRule="auto"/>
              <w:jc w:val="center"/>
              <w:rPr>
                <w:sz w:val="20"/>
                <w:szCs w:val="20"/>
              </w:rPr>
            </w:pPr>
            <w:r>
              <w:rPr>
                <w:sz w:val="20"/>
                <w:szCs w:val="20"/>
              </w:rPr>
              <w:t xml:space="preserve"> </w:t>
            </w:r>
          </w:p>
        </w:tc>
        <w:tc>
          <w:tcPr>
            <w:tcW w:w="1155" w:type="dxa"/>
            <w:tcBorders>
              <w:top w:val="nil"/>
              <w:left w:val="nil"/>
              <w:bottom w:val="nil"/>
              <w:right w:val="nil"/>
            </w:tcBorders>
            <w:tcMar>
              <w:top w:w="0" w:type="dxa"/>
              <w:left w:w="100" w:type="dxa"/>
              <w:bottom w:w="0" w:type="dxa"/>
              <w:right w:w="100" w:type="dxa"/>
            </w:tcMar>
            <w:vAlign w:val="bottom"/>
          </w:tcPr>
          <w:p w14:paraId="30934C5D" w14:textId="77777777" w:rsidR="00C347CB" w:rsidRDefault="00C347CB">
            <w:pPr>
              <w:spacing w:line="360" w:lineRule="auto"/>
              <w:jc w:val="center"/>
              <w:rPr>
                <w:sz w:val="20"/>
                <w:szCs w:val="20"/>
              </w:rPr>
            </w:pPr>
            <w:r>
              <w:rPr>
                <w:sz w:val="20"/>
                <w:szCs w:val="20"/>
              </w:rPr>
              <w:t xml:space="preserve"> </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DE56B9F"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55E7274"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13598EC1" w14:textId="77777777" w:rsidR="00C347CB" w:rsidRDefault="00C347CB">
            <w:pPr>
              <w:spacing w:line="360" w:lineRule="auto"/>
              <w:jc w:val="center"/>
              <w:rPr>
                <w:sz w:val="20"/>
                <w:szCs w:val="20"/>
              </w:rPr>
            </w:pPr>
            <w:r>
              <w:rPr>
                <w:sz w:val="20"/>
                <w:szCs w:val="20"/>
              </w:rPr>
              <w:t xml:space="preserve"> </w:t>
            </w:r>
          </w:p>
        </w:tc>
        <w:tc>
          <w:tcPr>
            <w:tcW w:w="1485" w:type="dxa"/>
            <w:tcBorders>
              <w:top w:val="nil"/>
              <w:left w:val="nil"/>
              <w:bottom w:val="nil"/>
              <w:right w:val="nil"/>
            </w:tcBorders>
            <w:tcMar>
              <w:top w:w="0" w:type="dxa"/>
              <w:left w:w="100" w:type="dxa"/>
              <w:bottom w:w="0" w:type="dxa"/>
              <w:right w:w="100" w:type="dxa"/>
            </w:tcMar>
            <w:vAlign w:val="bottom"/>
          </w:tcPr>
          <w:p w14:paraId="6DC647F2" w14:textId="77777777" w:rsidR="00C347CB" w:rsidRDefault="00C347CB">
            <w:pPr>
              <w:spacing w:line="360" w:lineRule="auto"/>
              <w:jc w:val="center"/>
              <w:rPr>
                <w:sz w:val="20"/>
                <w:szCs w:val="20"/>
              </w:rPr>
            </w:pPr>
            <w:r>
              <w:rPr>
                <w:sz w:val="20"/>
                <w:szCs w:val="20"/>
              </w:rPr>
              <w:t xml:space="preserve"> </w:t>
            </w:r>
          </w:p>
        </w:tc>
      </w:tr>
      <w:tr w:rsidR="00C347CB" w14:paraId="33AC98BA"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541172B8" w14:textId="77777777" w:rsidR="00C347CB" w:rsidRDefault="00C347CB">
            <w:pPr>
              <w:spacing w:line="360" w:lineRule="auto"/>
              <w:ind w:firstLine="0"/>
              <w:jc w:val="center"/>
              <w:rPr>
                <w:sz w:val="20"/>
                <w:szCs w:val="20"/>
              </w:rPr>
            </w:pPr>
            <w:r>
              <w:rPr>
                <w:sz w:val="20"/>
                <w:szCs w:val="20"/>
              </w:rPr>
              <w:t>14</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C6AE119"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6B4A5744"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1E02CE15"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CA8B133"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1EA2ECDD"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B658D29"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1E5448C"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nil"/>
            </w:tcBorders>
            <w:tcMar>
              <w:top w:w="0" w:type="dxa"/>
              <w:left w:w="100" w:type="dxa"/>
              <w:bottom w:w="0" w:type="dxa"/>
              <w:right w:w="100" w:type="dxa"/>
            </w:tcMar>
            <w:vAlign w:val="bottom"/>
          </w:tcPr>
          <w:p w14:paraId="43838301" w14:textId="77777777" w:rsidR="00C347CB" w:rsidRDefault="00C347CB">
            <w:pPr>
              <w:spacing w:line="360" w:lineRule="auto"/>
              <w:jc w:val="center"/>
              <w:rPr>
                <w:sz w:val="20"/>
                <w:szCs w:val="20"/>
              </w:rPr>
            </w:pPr>
          </w:p>
        </w:tc>
        <w:tc>
          <w:tcPr>
            <w:tcW w:w="1485" w:type="dxa"/>
            <w:tcBorders>
              <w:top w:val="nil"/>
              <w:left w:val="nil"/>
              <w:bottom w:val="nil"/>
              <w:right w:val="nil"/>
            </w:tcBorders>
            <w:tcMar>
              <w:top w:w="0" w:type="dxa"/>
              <w:left w:w="100" w:type="dxa"/>
              <w:bottom w:w="0" w:type="dxa"/>
              <w:right w:w="100" w:type="dxa"/>
            </w:tcMar>
            <w:vAlign w:val="bottom"/>
          </w:tcPr>
          <w:p w14:paraId="27459688" w14:textId="77777777" w:rsidR="00C347CB" w:rsidRDefault="00C347CB">
            <w:pPr>
              <w:spacing w:line="360" w:lineRule="auto"/>
              <w:jc w:val="center"/>
              <w:rPr>
                <w:sz w:val="20"/>
                <w:szCs w:val="20"/>
              </w:rPr>
            </w:pPr>
          </w:p>
        </w:tc>
      </w:tr>
      <w:tr w:rsidR="00C347CB" w14:paraId="59378D7B" w14:textId="77777777">
        <w:trPr>
          <w:trHeight w:val="32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7F6BEFAF" w14:textId="77777777" w:rsidR="00C347CB" w:rsidRDefault="00C347CB">
            <w:pPr>
              <w:spacing w:line="360" w:lineRule="auto"/>
              <w:ind w:firstLine="0"/>
              <w:jc w:val="center"/>
              <w:rPr>
                <w:sz w:val="20"/>
                <w:szCs w:val="20"/>
              </w:rPr>
            </w:pPr>
            <w:r>
              <w:rPr>
                <w:sz w:val="20"/>
                <w:szCs w:val="20"/>
              </w:rPr>
              <w:t>15</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AD6FDCA" w14:textId="77777777" w:rsidR="00C347CB" w:rsidRDefault="00C347CB">
            <w:pPr>
              <w:spacing w:line="360" w:lineRule="auto"/>
              <w:jc w:val="center"/>
              <w:rPr>
                <w:sz w:val="20"/>
                <w:szCs w:val="20"/>
              </w:rPr>
            </w:pPr>
          </w:p>
        </w:tc>
        <w:tc>
          <w:tcPr>
            <w:tcW w:w="1083" w:type="dxa"/>
            <w:tcBorders>
              <w:top w:val="nil"/>
              <w:left w:val="nil"/>
              <w:bottom w:val="nil"/>
              <w:right w:val="nil"/>
            </w:tcBorders>
            <w:tcMar>
              <w:top w:w="0" w:type="dxa"/>
              <w:left w:w="100" w:type="dxa"/>
              <w:bottom w:w="0" w:type="dxa"/>
              <w:right w:w="100" w:type="dxa"/>
            </w:tcMar>
            <w:vAlign w:val="bottom"/>
          </w:tcPr>
          <w:p w14:paraId="54D319E7" w14:textId="77777777" w:rsidR="00C347CB" w:rsidRDefault="00C347CB">
            <w:pPr>
              <w:spacing w:line="360" w:lineRule="auto"/>
              <w:jc w:val="center"/>
              <w:rPr>
                <w:sz w:val="20"/>
                <w:szCs w:val="20"/>
              </w:rPr>
            </w:pP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195A5EF"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250B94B2" w14:textId="77777777" w:rsidR="00C347CB" w:rsidRDefault="00C347CB">
            <w:pPr>
              <w:spacing w:line="360" w:lineRule="auto"/>
              <w:ind w:firstLine="0"/>
              <w:jc w:val="center"/>
              <w:rPr>
                <w:sz w:val="20"/>
                <w:szCs w:val="20"/>
              </w:rPr>
            </w:pPr>
            <w:r>
              <w:rPr>
                <w:sz w:val="20"/>
                <w:szCs w:val="20"/>
              </w:rPr>
              <w:t>x</w:t>
            </w:r>
          </w:p>
        </w:tc>
        <w:tc>
          <w:tcPr>
            <w:tcW w:w="1155" w:type="dxa"/>
            <w:tcBorders>
              <w:top w:val="nil"/>
              <w:left w:val="nil"/>
              <w:bottom w:val="nil"/>
              <w:right w:val="nil"/>
            </w:tcBorders>
            <w:tcMar>
              <w:top w:w="0" w:type="dxa"/>
              <w:left w:w="100" w:type="dxa"/>
              <w:bottom w:w="0" w:type="dxa"/>
              <w:right w:w="100" w:type="dxa"/>
            </w:tcMar>
            <w:vAlign w:val="bottom"/>
          </w:tcPr>
          <w:p w14:paraId="48544675" w14:textId="77777777" w:rsidR="00C347CB" w:rsidRDefault="00C347CB">
            <w:pPr>
              <w:spacing w:line="360" w:lineRule="auto"/>
              <w:jc w:val="center"/>
              <w:rPr>
                <w:sz w:val="20"/>
                <w:szCs w:val="20"/>
              </w:rPr>
            </w:pP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641FCF8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368F310"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C418D2B"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59D19B16" w14:textId="77777777" w:rsidR="00C347CB" w:rsidRDefault="00C347CB">
            <w:pPr>
              <w:spacing w:line="360" w:lineRule="auto"/>
              <w:jc w:val="center"/>
              <w:rPr>
                <w:sz w:val="20"/>
                <w:szCs w:val="20"/>
              </w:rPr>
            </w:pPr>
          </w:p>
        </w:tc>
      </w:tr>
      <w:tr w:rsidR="00C347CB" w14:paraId="7DB6F684" w14:textId="77777777">
        <w:trPr>
          <w:trHeight w:val="285"/>
        </w:trPr>
        <w:tc>
          <w:tcPr>
            <w:tcW w:w="145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33B9681" w14:textId="77777777" w:rsidR="00C347CB" w:rsidRDefault="00C347CB">
            <w:pPr>
              <w:spacing w:line="360" w:lineRule="auto"/>
              <w:ind w:firstLine="0"/>
              <w:jc w:val="center"/>
              <w:rPr>
                <w:sz w:val="20"/>
                <w:szCs w:val="20"/>
              </w:rPr>
            </w:pPr>
            <w:r>
              <w:rPr>
                <w:sz w:val="20"/>
                <w:szCs w:val="20"/>
              </w:rPr>
              <w:t>16</w:t>
            </w:r>
          </w:p>
        </w:tc>
        <w:tc>
          <w:tcPr>
            <w:tcW w:w="108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60099F23" w14:textId="77777777" w:rsidR="00C347CB" w:rsidRDefault="00C347CB">
            <w:pPr>
              <w:spacing w:line="360" w:lineRule="auto"/>
              <w:ind w:firstLine="0"/>
              <w:jc w:val="center"/>
              <w:rPr>
                <w:sz w:val="20"/>
                <w:szCs w:val="20"/>
              </w:rPr>
            </w:pPr>
            <w:r>
              <w:rPr>
                <w:sz w:val="20"/>
                <w:szCs w:val="20"/>
              </w:rPr>
              <w:t>x</w:t>
            </w:r>
          </w:p>
        </w:tc>
        <w:tc>
          <w:tcPr>
            <w:tcW w:w="1083" w:type="dxa"/>
            <w:tcBorders>
              <w:top w:val="nil"/>
              <w:left w:val="nil"/>
              <w:bottom w:val="nil"/>
              <w:right w:val="nil"/>
            </w:tcBorders>
            <w:tcMar>
              <w:top w:w="0" w:type="dxa"/>
              <w:left w:w="100" w:type="dxa"/>
              <w:bottom w:w="0" w:type="dxa"/>
              <w:right w:w="100" w:type="dxa"/>
            </w:tcMar>
            <w:vAlign w:val="bottom"/>
          </w:tcPr>
          <w:p w14:paraId="6C2AFE78" w14:textId="77777777" w:rsidR="00C347CB" w:rsidRDefault="00C347CB">
            <w:pPr>
              <w:spacing w:line="360" w:lineRule="auto"/>
              <w:ind w:firstLine="0"/>
              <w:jc w:val="center"/>
              <w:rPr>
                <w:sz w:val="20"/>
                <w:szCs w:val="20"/>
              </w:rPr>
            </w:pPr>
            <w:r>
              <w:rPr>
                <w:sz w:val="20"/>
                <w:szCs w:val="20"/>
              </w:rPr>
              <w:t>x</w:t>
            </w:r>
          </w:p>
        </w:tc>
        <w:tc>
          <w:tcPr>
            <w:tcW w:w="1136"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8712BFE"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38B1866A" w14:textId="77777777" w:rsidR="00C347CB" w:rsidRDefault="00C347CB">
            <w:pPr>
              <w:spacing w:line="360" w:lineRule="auto"/>
              <w:ind w:firstLine="0"/>
              <w:jc w:val="center"/>
              <w:rPr>
                <w:sz w:val="20"/>
                <w:szCs w:val="20"/>
              </w:rPr>
            </w:pPr>
          </w:p>
        </w:tc>
        <w:tc>
          <w:tcPr>
            <w:tcW w:w="1155" w:type="dxa"/>
            <w:tcBorders>
              <w:top w:val="nil"/>
              <w:left w:val="nil"/>
              <w:bottom w:val="nil"/>
              <w:right w:val="nil"/>
            </w:tcBorders>
            <w:tcMar>
              <w:top w:w="0" w:type="dxa"/>
              <w:left w:w="100" w:type="dxa"/>
              <w:bottom w:w="0" w:type="dxa"/>
              <w:right w:w="100" w:type="dxa"/>
            </w:tcMar>
            <w:vAlign w:val="bottom"/>
          </w:tcPr>
          <w:p w14:paraId="0D7E73DE"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nil"/>
              <w:right w:val="single" w:sz="8" w:space="0" w:color="D9D9D9" w:themeColor="background1" w:themeShade="D9"/>
            </w:tcBorders>
            <w:tcMar>
              <w:top w:w="0" w:type="dxa"/>
              <w:left w:w="100" w:type="dxa"/>
              <w:bottom w:w="0" w:type="dxa"/>
              <w:right w:w="100" w:type="dxa"/>
            </w:tcMar>
            <w:vAlign w:val="bottom"/>
          </w:tcPr>
          <w:p w14:paraId="472FB994" w14:textId="77777777" w:rsidR="00C347CB" w:rsidRDefault="00C347CB">
            <w:pPr>
              <w:spacing w:line="360" w:lineRule="auto"/>
              <w:ind w:firstLine="0"/>
              <w:jc w:val="center"/>
              <w:rPr>
                <w:sz w:val="20"/>
                <w:szCs w:val="20"/>
              </w:rPr>
            </w:pPr>
          </w:p>
        </w:tc>
        <w:tc>
          <w:tcPr>
            <w:tcW w:w="1920" w:type="dxa"/>
            <w:tcBorders>
              <w:top w:val="nil"/>
              <w:left w:val="single" w:sz="8" w:space="0" w:color="D9D9D9" w:themeColor="background1" w:themeShade="D9"/>
              <w:bottom w:val="nil"/>
              <w:right w:val="nil"/>
            </w:tcBorders>
            <w:tcMar>
              <w:top w:w="0" w:type="dxa"/>
              <w:left w:w="100" w:type="dxa"/>
              <w:bottom w:w="0" w:type="dxa"/>
              <w:right w:w="100" w:type="dxa"/>
            </w:tcMar>
            <w:vAlign w:val="bottom"/>
          </w:tcPr>
          <w:p w14:paraId="0CEF49DF" w14:textId="77777777" w:rsidR="00C347CB" w:rsidRDefault="00C347CB">
            <w:pPr>
              <w:spacing w:line="360" w:lineRule="auto"/>
              <w:ind w:firstLine="0"/>
              <w:jc w:val="center"/>
              <w:rPr>
                <w:sz w:val="20"/>
                <w:szCs w:val="20"/>
              </w:rPr>
            </w:pPr>
          </w:p>
        </w:tc>
        <w:tc>
          <w:tcPr>
            <w:tcW w:w="1245" w:type="dxa"/>
            <w:tcBorders>
              <w:top w:val="nil"/>
              <w:left w:val="nil"/>
              <w:bottom w:val="nil"/>
              <w:right w:val="nil"/>
            </w:tcBorders>
            <w:tcMar>
              <w:top w:w="0" w:type="dxa"/>
              <w:left w:w="100" w:type="dxa"/>
              <w:bottom w:w="0" w:type="dxa"/>
              <w:right w:w="100" w:type="dxa"/>
            </w:tcMar>
            <w:vAlign w:val="bottom"/>
          </w:tcPr>
          <w:p w14:paraId="52F1A117" w14:textId="77777777" w:rsidR="00C347CB" w:rsidRDefault="00C347CB">
            <w:pPr>
              <w:spacing w:line="360" w:lineRule="auto"/>
              <w:ind w:firstLine="0"/>
              <w:jc w:val="center"/>
              <w:rPr>
                <w:sz w:val="20"/>
                <w:szCs w:val="20"/>
              </w:rPr>
            </w:pPr>
            <w:r>
              <w:rPr>
                <w:sz w:val="20"/>
                <w:szCs w:val="20"/>
              </w:rPr>
              <w:t>x</w:t>
            </w:r>
          </w:p>
        </w:tc>
        <w:tc>
          <w:tcPr>
            <w:tcW w:w="1485" w:type="dxa"/>
            <w:tcBorders>
              <w:top w:val="nil"/>
              <w:left w:val="nil"/>
              <w:bottom w:val="nil"/>
              <w:right w:val="nil"/>
            </w:tcBorders>
            <w:tcMar>
              <w:top w:w="0" w:type="dxa"/>
              <w:left w:w="100" w:type="dxa"/>
              <w:bottom w:w="0" w:type="dxa"/>
              <w:right w:w="100" w:type="dxa"/>
            </w:tcMar>
            <w:vAlign w:val="bottom"/>
          </w:tcPr>
          <w:p w14:paraId="1ABDC839" w14:textId="77777777" w:rsidR="00C347CB" w:rsidRDefault="00C347CB">
            <w:pPr>
              <w:spacing w:line="360" w:lineRule="auto"/>
              <w:jc w:val="center"/>
              <w:rPr>
                <w:sz w:val="20"/>
                <w:szCs w:val="20"/>
              </w:rPr>
            </w:pPr>
          </w:p>
        </w:tc>
      </w:tr>
      <w:tr w:rsidR="00C347CB" w14:paraId="46A19A4F" w14:textId="77777777">
        <w:trPr>
          <w:trHeight w:val="285"/>
        </w:trPr>
        <w:tc>
          <w:tcPr>
            <w:tcW w:w="145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6F1C0E8D" w14:textId="77777777" w:rsidR="00C347CB" w:rsidRDefault="00C347CB">
            <w:pPr>
              <w:spacing w:line="360" w:lineRule="auto"/>
              <w:ind w:firstLine="0"/>
              <w:jc w:val="center"/>
              <w:rPr>
                <w:sz w:val="20"/>
                <w:szCs w:val="20"/>
              </w:rPr>
            </w:pPr>
            <w:r>
              <w:rPr>
                <w:sz w:val="20"/>
                <w:szCs w:val="20"/>
              </w:rPr>
              <w:t>17</w:t>
            </w:r>
          </w:p>
        </w:tc>
        <w:tc>
          <w:tcPr>
            <w:tcW w:w="108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226726F1" w14:textId="77777777" w:rsidR="00C347CB" w:rsidRDefault="00C347CB">
            <w:pPr>
              <w:spacing w:line="360" w:lineRule="auto"/>
              <w:ind w:firstLine="0"/>
              <w:jc w:val="center"/>
              <w:rPr>
                <w:sz w:val="20"/>
                <w:szCs w:val="20"/>
              </w:rPr>
            </w:pPr>
          </w:p>
        </w:tc>
        <w:tc>
          <w:tcPr>
            <w:tcW w:w="1083" w:type="dxa"/>
            <w:tcBorders>
              <w:top w:val="nil"/>
              <w:left w:val="nil"/>
              <w:bottom w:val="single" w:sz="7" w:space="0" w:color="000000" w:themeColor="text1"/>
              <w:right w:val="nil"/>
            </w:tcBorders>
            <w:tcMar>
              <w:top w:w="0" w:type="dxa"/>
              <w:left w:w="100" w:type="dxa"/>
              <w:bottom w:w="0" w:type="dxa"/>
              <w:right w:w="100" w:type="dxa"/>
            </w:tcMar>
            <w:vAlign w:val="bottom"/>
          </w:tcPr>
          <w:p w14:paraId="6A4DBECB" w14:textId="77777777" w:rsidR="00C347CB" w:rsidRDefault="00C347CB">
            <w:pPr>
              <w:spacing w:line="360" w:lineRule="auto"/>
              <w:ind w:firstLine="0"/>
              <w:jc w:val="center"/>
              <w:rPr>
                <w:sz w:val="20"/>
                <w:szCs w:val="20"/>
              </w:rPr>
            </w:pPr>
          </w:p>
        </w:tc>
        <w:tc>
          <w:tcPr>
            <w:tcW w:w="1136"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439D6A61" w14:textId="77777777" w:rsidR="00C347CB" w:rsidRDefault="00C347CB">
            <w:pPr>
              <w:spacing w:line="360" w:lineRule="auto"/>
              <w:ind w:firstLine="0"/>
              <w:jc w:val="center"/>
              <w:rPr>
                <w:sz w:val="20"/>
                <w:szCs w:val="20"/>
              </w:rPr>
            </w:pPr>
            <w:r>
              <w:rPr>
                <w:sz w:val="20"/>
                <w:szCs w:val="20"/>
              </w:rPr>
              <w:t>x</w:t>
            </w:r>
          </w:p>
        </w:tc>
        <w:tc>
          <w:tcPr>
            <w:tcW w:w="117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906F604" w14:textId="77777777" w:rsidR="00C347CB" w:rsidRDefault="00C347CB">
            <w:pPr>
              <w:spacing w:line="360" w:lineRule="auto"/>
              <w:ind w:firstLine="0"/>
              <w:jc w:val="center"/>
              <w:rPr>
                <w:sz w:val="20"/>
                <w:szCs w:val="20"/>
              </w:rPr>
            </w:pPr>
          </w:p>
        </w:tc>
        <w:tc>
          <w:tcPr>
            <w:tcW w:w="1155" w:type="dxa"/>
            <w:tcBorders>
              <w:top w:val="nil"/>
              <w:left w:val="nil"/>
              <w:bottom w:val="single" w:sz="7" w:space="0" w:color="000000" w:themeColor="text1"/>
              <w:right w:val="nil"/>
            </w:tcBorders>
            <w:tcMar>
              <w:top w:w="0" w:type="dxa"/>
              <w:left w:w="100" w:type="dxa"/>
              <w:bottom w:w="0" w:type="dxa"/>
              <w:right w:w="100" w:type="dxa"/>
            </w:tcMar>
            <w:vAlign w:val="bottom"/>
          </w:tcPr>
          <w:p w14:paraId="6B18A4B5" w14:textId="77777777" w:rsidR="00C347CB" w:rsidRDefault="00C347CB">
            <w:pPr>
              <w:spacing w:line="360" w:lineRule="auto"/>
              <w:ind w:firstLine="0"/>
              <w:jc w:val="center"/>
              <w:rPr>
                <w:sz w:val="20"/>
                <w:szCs w:val="20"/>
              </w:rPr>
            </w:pPr>
          </w:p>
        </w:tc>
        <w:tc>
          <w:tcPr>
            <w:tcW w:w="1245" w:type="dxa"/>
            <w:tcBorders>
              <w:top w:val="nil"/>
              <w:left w:val="nil"/>
              <w:bottom w:val="single" w:sz="7" w:space="0" w:color="000000" w:themeColor="text1"/>
              <w:right w:val="single" w:sz="8" w:space="0" w:color="D9D9D9" w:themeColor="background1" w:themeShade="D9"/>
            </w:tcBorders>
            <w:tcMar>
              <w:top w:w="0" w:type="dxa"/>
              <w:left w:w="100" w:type="dxa"/>
              <w:bottom w:w="0" w:type="dxa"/>
              <w:right w:w="100" w:type="dxa"/>
            </w:tcMar>
            <w:vAlign w:val="bottom"/>
          </w:tcPr>
          <w:p w14:paraId="2B73A8DE" w14:textId="77777777" w:rsidR="00C347CB" w:rsidRDefault="00C347CB">
            <w:pPr>
              <w:spacing w:line="360" w:lineRule="auto"/>
              <w:ind w:firstLine="0"/>
              <w:jc w:val="center"/>
              <w:rPr>
                <w:sz w:val="20"/>
                <w:szCs w:val="20"/>
              </w:rPr>
            </w:pPr>
            <w:r>
              <w:rPr>
                <w:sz w:val="20"/>
                <w:szCs w:val="20"/>
              </w:rPr>
              <w:t>x</w:t>
            </w:r>
          </w:p>
        </w:tc>
        <w:tc>
          <w:tcPr>
            <w:tcW w:w="1920" w:type="dxa"/>
            <w:tcBorders>
              <w:top w:val="nil"/>
              <w:left w:val="single" w:sz="8" w:space="0" w:color="D9D9D9" w:themeColor="background1" w:themeShade="D9"/>
              <w:bottom w:val="single" w:sz="7" w:space="0" w:color="000000" w:themeColor="text1"/>
              <w:right w:val="nil"/>
            </w:tcBorders>
            <w:tcMar>
              <w:top w:w="0" w:type="dxa"/>
              <w:left w:w="100" w:type="dxa"/>
              <w:bottom w:w="0" w:type="dxa"/>
              <w:right w:w="100" w:type="dxa"/>
            </w:tcMar>
            <w:vAlign w:val="bottom"/>
          </w:tcPr>
          <w:p w14:paraId="0F2222E5" w14:textId="77777777" w:rsidR="00C347CB" w:rsidRDefault="00C347CB">
            <w:pPr>
              <w:spacing w:line="360" w:lineRule="auto"/>
              <w:ind w:firstLine="0"/>
              <w:jc w:val="center"/>
              <w:rPr>
                <w:sz w:val="20"/>
                <w:szCs w:val="20"/>
              </w:rPr>
            </w:pPr>
            <w:r>
              <w:rPr>
                <w:sz w:val="20"/>
                <w:szCs w:val="20"/>
              </w:rPr>
              <w:t>x</w:t>
            </w:r>
          </w:p>
        </w:tc>
        <w:tc>
          <w:tcPr>
            <w:tcW w:w="1245" w:type="dxa"/>
            <w:tcBorders>
              <w:top w:val="nil"/>
              <w:left w:val="nil"/>
              <w:bottom w:val="single" w:sz="7" w:space="0" w:color="000000" w:themeColor="text1"/>
              <w:right w:val="nil"/>
            </w:tcBorders>
            <w:tcMar>
              <w:top w:w="0" w:type="dxa"/>
              <w:left w:w="100" w:type="dxa"/>
              <w:bottom w:w="0" w:type="dxa"/>
              <w:right w:w="100" w:type="dxa"/>
            </w:tcMar>
            <w:vAlign w:val="bottom"/>
          </w:tcPr>
          <w:p w14:paraId="2BA1614B" w14:textId="77777777" w:rsidR="00C347CB" w:rsidRDefault="00C347CB">
            <w:pPr>
              <w:spacing w:line="360" w:lineRule="auto"/>
              <w:ind w:firstLine="0"/>
              <w:jc w:val="center"/>
              <w:rPr>
                <w:sz w:val="20"/>
                <w:szCs w:val="20"/>
              </w:rPr>
            </w:pPr>
          </w:p>
        </w:tc>
        <w:tc>
          <w:tcPr>
            <w:tcW w:w="1485" w:type="dxa"/>
            <w:tcBorders>
              <w:top w:val="nil"/>
              <w:left w:val="nil"/>
              <w:bottom w:val="single" w:sz="7" w:space="0" w:color="000000" w:themeColor="text1"/>
              <w:right w:val="nil"/>
            </w:tcBorders>
            <w:tcMar>
              <w:top w:w="0" w:type="dxa"/>
              <w:left w:w="100" w:type="dxa"/>
              <w:bottom w:w="0" w:type="dxa"/>
              <w:right w:w="100" w:type="dxa"/>
            </w:tcMar>
            <w:vAlign w:val="bottom"/>
          </w:tcPr>
          <w:p w14:paraId="691E3344" w14:textId="77777777" w:rsidR="00C347CB" w:rsidRDefault="00C347CB">
            <w:pPr>
              <w:spacing w:line="360" w:lineRule="auto"/>
              <w:ind w:firstLine="0"/>
              <w:jc w:val="center"/>
              <w:rPr>
                <w:sz w:val="20"/>
                <w:szCs w:val="20"/>
              </w:rPr>
            </w:pPr>
          </w:p>
        </w:tc>
      </w:tr>
    </w:tbl>
    <w:p w14:paraId="40A9A409" w14:textId="77777777" w:rsidR="00C347CB" w:rsidRDefault="00C347CB" w:rsidP="00C347CB">
      <w:pPr>
        <w:sectPr w:rsidR="00C347CB" w:rsidSect="00C347CB">
          <w:pgSz w:w="15840" w:h="12240" w:orient="landscape"/>
          <w:pgMar w:top="1440" w:right="1440" w:bottom="1440" w:left="1440" w:header="720" w:footer="720" w:gutter="0"/>
          <w:cols w:space="708"/>
        </w:sectPr>
      </w:pPr>
      <w:bookmarkStart w:id="112" w:name="_jewz4ftnfnae" w:colFirst="0" w:colLast="0"/>
      <w:bookmarkEnd w:id="112"/>
      <w:r>
        <w:t xml:space="preserve"> </w:t>
      </w:r>
    </w:p>
    <w:p w14:paraId="4706D738" w14:textId="741D3D74" w:rsidR="00EB5DFF" w:rsidRDefault="00EB5DFF" w:rsidP="00EB5DFF">
      <w:pPr>
        <w:pStyle w:val="Heading2"/>
      </w:pPr>
      <w:r>
        <w:lastRenderedPageBreak/>
        <w:t>3.</w:t>
      </w:r>
      <w:r w:rsidR="00885166">
        <w:t>4</w:t>
      </w:r>
      <w:r>
        <w:tab/>
        <w:t>Trustworthiness</w:t>
      </w:r>
      <w:bookmarkEnd w:id="92"/>
    </w:p>
    <w:p w14:paraId="6C7B5309" w14:textId="77777777" w:rsidR="00EB5DFF" w:rsidRDefault="00EB5DFF" w:rsidP="00EB5DFF">
      <w:pPr>
        <w:ind w:firstLine="0"/>
      </w:pPr>
      <w:r w:rsidRPr="5F622639">
        <w:rPr>
          <w:lang w:val="en-US"/>
        </w:rPr>
        <w:t>We assess this study for trustworthiness using the criteria from Lincoln and Guba (1985): credibility, transferability, dependability, and confirmability. To address this topic we largely rely on strategies adapted from Shenton (2004) for interview-based projects of limited duration. The details of this assessment are included in table form (see Table 2)</w:t>
      </w:r>
    </w:p>
    <w:p w14:paraId="6974DD5C" w14:textId="3FE9C734" w:rsidR="00A501CC" w:rsidRDefault="00802D4C" w:rsidP="00A501CC">
      <w:r>
        <w:rPr>
          <w:lang w:val="en-US"/>
        </w:rPr>
        <w:t xml:space="preserve">The </w:t>
      </w:r>
      <w:r>
        <w:t>researcher’s</w:t>
      </w:r>
      <w:r>
        <w:rPr>
          <w:lang w:val="en-US"/>
        </w:rPr>
        <w:t xml:space="preserve"> academic background in AI and professional background in marketing and AI provided domain fluency that aided rapport and probing, but also </w:t>
      </w:r>
      <w:r w:rsidR="00D439C8" w:rsidRPr="5F622639">
        <w:rPr>
          <w:lang w:val="en-US"/>
        </w:rPr>
        <w:t xml:space="preserve">introduced a risk of </w:t>
      </w:r>
      <w:r w:rsidRPr="5F622639">
        <w:rPr>
          <w:lang w:val="en-US"/>
        </w:rPr>
        <w:t xml:space="preserve">bias towards overemphasizing the importance of technical aspects. </w:t>
      </w:r>
    </w:p>
    <w:p w14:paraId="522D7C5A" w14:textId="76244B97" w:rsidR="00EB5DFF" w:rsidRDefault="00EB5DFF" w:rsidP="00A501CC">
      <w:pPr>
        <w:ind w:firstLine="0"/>
        <w:rPr>
          <w:b/>
          <w:bCs/>
        </w:rPr>
      </w:pPr>
      <w:r>
        <w:rPr>
          <w:b/>
          <w:bCs/>
        </w:rPr>
        <w:t>Table 2.</w:t>
      </w:r>
    </w:p>
    <w:p w14:paraId="36085ABE" w14:textId="77777777" w:rsidR="00EB5DFF" w:rsidRDefault="00EB5DFF" w:rsidP="00EB5DFF">
      <w:pPr>
        <w:ind w:firstLine="0"/>
        <w:rPr>
          <w:i/>
          <w:iCs/>
        </w:rPr>
      </w:pPr>
      <w:r>
        <w:rPr>
          <w:i/>
          <w:iCs/>
        </w:rPr>
        <w:t>Trustworthiness assessment.</w:t>
      </w:r>
    </w:p>
    <w:tbl>
      <w:tblPr>
        <w:tblStyle w:val="Default"/>
        <w:tblW w:w="8910" w:type="dxa"/>
        <w:tblLayout w:type="fixed"/>
        <w:tblLook w:val="0660" w:firstRow="1" w:lastRow="1" w:firstColumn="0" w:lastColumn="0" w:noHBand="1" w:noVBand="1"/>
      </w:tblPr>
      <w:tblGrid>
        <w:gridCol w:w="3135"/>
        <w:gridCol w:w="5775"/>
      </w:tblGrid>
      <w:tr w:rsidR="00EB5DFF" w14:paraId="3D3C9B43" w14:textId="77777777" w:rsidTr="00A91321">
        <w:trPr>
          <w:cnfStyle w:val="100000000000" w:firstRow="1" w:lastRow="0" w:firstColumn="0" w:lastColumn="0" w:oddVBand="0" w:evenVBand="0" w:oddHBand="0" w:evenHBand="0" w:firstRowFirstColumn="0" w:firstRowLastColumn="0" w:lastRowFirstColumn="0" w:lastRowLastColumn="0"/>
          <w:trHeight w:val="315"/>
        </w:trPr>
        <w:tc>
          <w:tcPr>
            <w:tcW w:w="3135" w:type="dxa"/>
          </w:tcPr>
          <w:p w14:paraId="798E00E3" w14:textId="77777777" w:rsidR="00EB5DFF" w:rsidRDefault="00EB5DFF" w:rsidP="000D2C21">
            <w:pPr>
              <w:spacing w:line="360" w:lineRule="auto"/>
              <w:rPr>
                <w:b/>
                <w:bCs/>
                <w:szCs w:val="20"/>
              </w:rPr>
            </w:pPr>
            <w:r>
              <w:rPr>
                <w:b/>
                <w:bCs/>
                <w:szCs w:val="20"/>
              </w:rPr>
              <w:t>Criteria of trustworthiness</w:t>
            </w:r>
          </w:p>
        </w:tc>
        <w:tc>
          <w:tcPr>
            <w:tcW w:w="5775" w:type="dxa"/>
          </w:tcPr>
          <w:p w14:paraId="57C50ACF" w14:textId="77777777" w:rsidR="00EB5DFF" w:rsidRDefault="00EB5DFF" w:rsidP="000D2C21">
            <w:pPr>
              <w:spacing w:line="360" w:lineRule="auto"/>
              <w:rPr>
                <w:b/>
                <w:bCs/>
                <w:szCs w:val="20"/>
              </w:rPr>
            </w:pPr>
            <w:r>
              <w:rPr>
                <w:b/>
                <w:bCs/>
                <w:szCs w:val="20"/>
              </w:rPr>
              <w:t>How addressed</w:t>
            </w:r>
          </w:p>
        </w:tc>
      </w:tr>
      <w:tr w:rsidR="00EB5DFF" w14:paraId="22BF37C4" w14:textId="77777777" w:rsidTr="00A91321">
        <w:trPr>
          <w:trHeight w:val="2872"/>
        </w:trPr>
        <w:tc>
          <w:tcPr>
            <w:tcW w:w="3135" w:type="dxa"/>
          </w:tcPr>
          <w:p w14:paraId="591D410A" w14:textId="77777777" w:rsidR="00EB5DFF" w:rsidRDefault="00EB5DFF" w:rsidP="000D2C21">
            <w:pPr>
              <w:spacing w:line="360" w:lineRule="auto"/>
              <w:rPr>
                <w:szCs w:val="20"/>
              </w:rPr>
            </w:pPr>
            <w:r>
              <w:rPr>
                <w:b/>
                <w:bCs/>
                <w:szCs w:val="20"/>
              </w:rPr>
              <w:t>Credibility</w:t>
            </w:r>
            <w:r>
              <w:rPr>
                <w:szCs w:val="20"/>
              </w:rPr>
              <w:t xml:space="preserve"> concerns the congruency between the findings and the phenomenon studied (Merriam, 1998; Shenton, 2004).</w:t>
            </w:r>
          </w:p>
        </w:tc>
        <w:tc>
          <w:tcPr>
            <w:tcW w:w="5775" w:type="dxa"/>
          </w:tcPr>
          <w:p w14:paraId="52550575" w14:textId="6B5DB285" w:rsidR="00EB5DFF" w:rsidRDefault="00EB5DFF" w:rsidP="000D2C21">
            <w:pPr>
              <w:spacing w:line="360" w:lineRule="auto"/>
              <w:rPr>
                <w:szCs w:val="20"/>
              </w:rPr>
            </w:pPr>
            <w:r>
              <w:rPr>
                <w:szCs w:val="20"/>
              </w:rPr>
              <w:t>The study applied constructivist grounded theory (Charmaz, 2014) with iterative interviewing, memo writing, and coding</w:t>
            </w:r>
            <w:r w:rsidR="00112098">
              <w:rPr>
                <w:szCs w:val="20"/>
              </w:rPr>
              <w:t>.</w:t>
            </w:r>
            <w:r>
              <w:rPr>
                <w:szCs w:val="20"/>
              </w:rPr>
              <w:t xml:space="preserve"> Credibility was strengthened through triangulation across marketing practitioners and AI experts; iterative initial and focused coding (Table 3); theoretical sampling; retention of negative and paradoxical accounts; the researcher had prior familiarity with the field and applied reflexivity (Section 3.</w:t>
            </w:r>
            <w:r w:rsidR="00EE74D4">
              <w:rPr>
                <w:szCs w:val="20"/>
              </w:rPr>
              <w:t>4</w:t>
            </w:r>
            <w:r>
              <w:rPr>
                <w:szCs w:val="20"/>
              </w:rPr>
              <w:t>); and regular thesis-supervisor debriefing on transcripts, memos, and emerging categories. Member checking was not conducted (Charmaz, 2014). Theoretical saturation was assessed during data collection: later interviews chiefly densified existing categories rather than introducing new top-level concepts, with seventeen interviews completed (Table 1).</w:t>
            </w:r>
          </w:p>
        </w:tc>
      </w:tr>
      <w:tr w:rsidR="00EB5DFF" w14:paraId="18247849" w14:textId="77777777" w:rsidTr="00A91321">
        <w:trPr>
          <w:trHeight w:val="568"/>
        </w:trPr>
        <w:tc>
          <w:tcPr>
            <w:tcW w:w="3135" w:type="dxa"/>
          </w:tcPr>
          <w:p w14:paraId="1CCB2103" w14:textId="77777777" w:rsidR="00EB5DFF" w:rsidRDefault="00EB5DFF" w:rsidP="000D2C21">
            <w:pPr>
              <w:spacing w:line="360" w:lineRule="auto"/>
              <w:rPr>
                <w:szCs w:val="20"/>
              </w:rPr>
            </w:pPr>
            <w:r>
              <w:rPr>
                <w:b/>
                <w:bCs/>
                <w:szCs w:val="20"/>
              </w:rPr>
              <w:t>Transferability</w:t>
            </w:r>
            <w:r>
              <w:rPr>
                <w:szCs w:val="20"/>
              </w:rPr>
              <w:t xml:space="preserve"> requires sufficient contextual detail for readers to judge whether findings may apply elsewhere, not statistical generalization to a wider population (Lincoln &amp; Guba, 1985; Shenton, 2004).</w:t>
            </w:r>
          </w:p>
        </w:tc>
        <w:tc>
          <w:tcPr>
            <w:tcW w:w="5775" w:type="dxa"/>
          </w:tcPr>
          <w:p w14:paraId="37BE3C84" w14:textId="77777777" w:rsidR="00EB5DFF" w:rsidRDefault="00EB5DFF" w:rsidP="000D2C21">
            <w:pPr>
              <w:spacing w:line="360" w:lineRule="auto"/>
              <w:rPr>
                <w:szCs w:val="20"/>
                <w:lang w:val="en-US"/>
              </w:rPr>
            </w:pPr>
            <w:r w:rsidRPr="6E19D5D5">
              <w:rPr>
                <w:szCs w:val="20"/>
                <w:lang w:val="en-US"/>
              </w:rPr>
              <w:t>In line with Shenton (2004), information regarding the sampling method, participant types, and data collection methods are provided (Sections 3; Table 1; Appendix A). Thick description in Chapter 4 and</w:t>
            </w:r>
            <w:commentRangeStart w:id="113"/>
            <w:r w:rsidRPr="6E19D5D5">
              <w:rPr>
                <w:szCs w:val="20"/>
                <w:lang w:val="en-US"/>
              </w:rPr>
              <w:t xml:space="preserve"> scope conditions in Section 5.3</w:t>
            </w:r>
            <w:commentRangeEnd w:id="113"/>
            <w:r w:rsidR="00683DDC" w:rsidRPr="6E19D5D5">
              <w:rPr>
                <w:rStyle w:val="CommentReference"/>
                <w:sz w:val="20"/>
                <w:szCs w:val="20"/>
                <w:lang w:val="en-US"/>
              </w:rPr>
              <w:commentReference w:id="113"/>
            </w:r>
            <w:r w:rsidRPr="6E19D5D5">
              <w:rPr>
                <w:szCs w:val="20"/>
                <w:lang w:val="en-US"/>
              </w:rPr>
              <w:t xml:space="preserve"> allow readers to judge whether findings may apply in comparable settings.</w:t>
            </w:r>
          </w:p>
        </w:tc>
      </w:tr>
      <w:tr w:rsidR="00EB5DFF" w14:paraId="14B6D4F5" w14:textId="77777777" w:rsidTr="00A91321">
        <w:trPr>
          <w:trHeight w:val="1833"/>
        </w:trPr>
        <w:tc>
          <w:tcPr>
            <w:tcW w:w="3135" w:type="dxa"/>
          </w:tcPr>
          <w:p w14:paraId="4A274450" w14:textId="77777777" w:rsidR="00EB5DFF" w:rsidRDefault="00EB5DFF" w:rsidP="000D2C21">
            <w:pPr>
              <w:spacing w:line="360" w:lineRule="auto"/>
              <w:rPr>
                <w:szCs w:val="20"/>
              </w:rPr>
            </w:pPr>
            <w:r>
              <w:rPr>
                <w:b/>
                <w:bCs/>
                <w:szCs w:val="20"/>
              </w:rPr>
              <w:lastRenderedPageBreak/>
              <w:t>Dependability</w:t>
            </w:r>
            <w:r>
              <w:rPr>
                <w:szCs w:val="20"/>
              </w:rPr>
              <w:t xml:space="preserve"> concerns whether the inquiry process is consistent, auditable, and reported in enough depth that a future researcher could follow the same steps (Shenton, 2004).</w:t>
            </w:r>
          </w:p>
        </w:tc>
        <w:tc>
          <w:tcPr>
            <w:tcW w:w="5775" w:type="dxa"/>
          </w:tcPr>
          <w:p w14:paraId="5F7488F4" w14:textId="77777777" w:rsidR="00EB5DFF" w:rsidRDefault="00EB5DFF" w:rsidP="000D2C21">
            <w:pPr>
              <w:spacing w:line="360" w:lineRule="auto"/>
              <w:rPr>
                <w:szCs w:val="20"/>
                <w:lang w:val="en-US"/>
              </w:rPr>
            </w:pPr>
            <w:r w:rsidRPr="6E19D5D5">
              <w:rPr>
                <w:szCs w:val="20"/>
                <w:lang w:val="en-US"/>
              </w:rPr>
              <w:t>Interviews were transcribed; transcriptions, memos, and emerging models were reviewed in regular debriefing meetings with the thesis supervisor (Shenton, 2004). Anonymized data were submitted to the research institution for examination. The research design, field procedures, and reflective appraisal are documented in Chapter 3 and Appendix A (Shenton, 2004). Triangulation across marketing managers and AI experts provided overlapping methods. The code structure is reported in Table 3 and supporting quotes are provided.</w:t>
            </w:r>
          </w:p>
        </w:tc>
      </w:tr>
      <w:tr w:rsidR="00EB5DFF" w14:paraId="3E66C6B2" w14:textId="77777777" w:rsidTr="00A91321">
        <w:trPr>
          <w:cnfStyle w:val="010000000000" w:firstRow="0" w:lastRow="1" w:firstColumn="0" w:lastColumn="0" w:oddVBand="0" w:evenVBand="0" w:oddHBand="0" w:evenHBand="0" w:firstRowFirstColumn="0" w:firstRowLastColumn="0" w:lastRowFirstColumn="0" w:lastRowLastColumn="0"/>
          <w:trHeight w:val="1120"/>
        </w:trPr>
        <w:tc>
          <w:tcPr>
            <w:tcW w:w="3135" w:type="dxa"/>
          </w:tcPr>
          <w:p w14:paraId="45146616" w14:textId="77777777" w:rsidR="00EB5DFF" w:rsidRDefault="00EB5DFF" w:rsidP="000D2C21">
            <w:pPr>
              <w:spacing w:line="360" w:lineRule="auto"/>
              <w:rPr>
                <w:szCs w:val="20"/>
                <w:lang w:val="en-US"/>
              </w:rPr>
            </w:pPr>
            <w:r w:rsidRPr="6E19D5D5">
              <w:rPr>
                <w:b/>
                <w:bCs/>
                <w:szCs w:val="20"/>
                <w:lang w:val="en-US"/>
              </w:rPr>
              <w:t>Confirmability</w:t>
            </w:r>
            <w:r w:rsidRPr="6E19D5D5">
              <w:rPr>
                <w:szCs w:val="20"/>
                <w:lang w:val="en-US"/>
              </w:rPr>
              <w:t xml:space="preserve"> requires that findings emerge from participant accounts rather than researcher predisposition (Lincoln &amp; Guba, 1985; Shenton, 2004).</w:t>
            </w:r>
          </w:p>
        </w:tc>
        <w:tc>
          <w:tcPr>
            <w:tcW w:w="5775" w:type="dxa"/>
          </w:tcPr>
          <w:p w14:paraId="3A9D44D7" w14:textId="6C905CC7" w:rsidR="00EB5DFF" w:rsidRDefault="00EB5DFF" w:rsidP="000D2C21">
            <w:pPr>
              <w:spacing w:line="360" w:lineRule="auto"/>
              <w:rPr>
                <w:szCs w:val="20"/>
                <w:lang w:val="en-US"/>
              </w:rPr>
            </w:pPr>
            <w:r w:rsidRPr="6E19D5D5">
              <w:rPr>
                <w:szCs w:val="20"/>
                <w:lang w:val="en-US"/>
              </w:rPr>
              <w:t xml:space="preserve">In line with Shenton (2004), analytic memos recorded reasoning separately from transcript text; preliminary interpretations that were not supported by later data were revised or discarded. Findings claims are anchored in participant quotations (Chapter 4). Reflexive documentation of the researcher’s marketing and AI background and </w:t>
            </w:r>
            <w:commentRangeStart w:id="114"/>
            <w:r w:rsidRPr="6E19D5D5">
              <w:rPr>
                <w:szCs w:val="20"/>
                <w:lang w:val="en-US"/>
              </w:rPr>
              <w:t>sampling implications appears in Section 3.2.1</w:t>
            </w:r>
            <w:commentRangeEnd w:id="114"/>
            <w:r w:rsidR="00683DDC" w:rsidRPr="6E19D5D5">
              <w:rPr>
                <w:rStyle w:val="CommentReference"/>
                <w:sz w:val="20"/>
                <w:szCs w:val="20"/>
                <w:lang w:val="en-US"/>
              </w:rPr>
              <w:commentReference w:id="114"/>
            </w:r>
            <w:r w:rsidRPr="6E19D5D5">
              <w:rPr>
                <w:szCs w:val="20"/>
                <w:lang w:val="en-US"/>
              </w:rPr>
              <w:t>.</w:t>
            </w:r>
          </w:p>
        </w:tc>
      </w:tr>
    </w:tbl>
    <w:p w14:paraId="5B5F3709" w14:textId="77777777" w:rsidR="00600415" w:rsidRDefault="00600415" w:rsidP="00D52A0C">
      <w:pPr>
        <w:ind w:firstLine="0"/>
        <w:rPr>
          <w:b/>
          <w:bCs/>
        </w:rPr>
      </w:pPr>
      <w:bookmarkStart w:id="115" w:name="OLE_LINK8"/>
    </w:p>
    <w:p w14:paraId="4DAD2DC9" w14:textId="77777777" w:rsidR="00600415" w:rsidRDefault="00600415">
      <w:pPr>
        <w:rPr>
          <w:b/>
          <w:bCs/>
        </w:rPr>
      </w:pPr>
      <w:r>
        <w:rPr>
          <w:b/>
          <w:bCs/>
        </w:rPr>
        <w:br w:type="page"/>
      </w:r>
    </w:p>
    <w:p w14:paraId="6AAB04AE" w14:textId="6ECF482E" w:rsidR="00D52A0C" w:rsidRDefault="00D52A0C" w:rsidP="00D52A0C">
      <w:pPr>
        <w:ind w:firstLine="0"/>
        <w:rPr>
          <w:b/>
          <w:bCs/>
        </w:rPr>
      </w:pPr>
      <w:commentRangeStart w:id="116"/>
      <w:commentRangeStart w:id="117"/>
      <w:commentRangeStart w:id="118"/>
      <w:r w:rsidRPr="6E19D5D5">
        <w:rPr>
          <w:b/>
          <w:bCs/>
        </w:rPr>
        <w:lastRenderedPageBreak/>
        <w:t>Table</w:t>
      </w:r>
      <w:commentRangeEnd w:id="117"/>
      <w:r w:rsidR="00683DDC" w:rsidRPr="6E19D5D5">
        <w:rPr>
          <w:rStyle w:val="CommentReference"/>
          <w:b/>
          <w:bCs/>
          <w:sz w:val="22"/>
          <w:szCs w:val="22"/>
        </w:rPr>
        <w:commentReference w:id="117"/>
      </w:r>
      <w:commentRangeEnd w:id="118"/>
      <w:r w:rsidR="00EB5DFF" w:rsidRPr="6E19D5D5">
        <w:rPr>
          <w:rStyle w:val="CommentReference"/>
          <w:b/>
          <w:bCs/>
          <w:sz w:val="22"/>
          <w:szCs w:val="22"/>
        </w:rPr>
        <w:commentReference w:id="118"/>
      </w:r>
      <w:r w:rsidRPr="6E19D5D5">
        <w:rPr>
          <w:b/>
          <w:bCs/>
        </w:rPr>
        <w:t xml:space="preserve"> 3</w:t>
      </w:r>
    </w:p>
    <w:p w14:paraId="3DDF7B93" w14:textId="77777777" w:rsidR="00D52A0C" w:rsidRPr="0059315C" w:rsidRDefault="00D52A0C" w:rsidP="00D52A0C">
      <w:pPr>
        <w:ind w:firstLine="0"/>
        <w:rPr>
          <w:i/>
          <w:iCs/>
        </w:rPr>
      </w:pPr>
      <w:r w:rsidRPr="6E19D5D5">
        <w:rPr>
          <w:i/>
          <w:iCs/>
        </w:rPr>
        <w:t xml:space="preserve">Overview of </w:t>
      </w:r>
      <w:commentRangeStart w:id="119"/>
      <w:commentRangeStart w:id="120"/>
      <w:commentRangeStart w:id="121"/>
      <w:r w:rsidRPr="6E19D5D5">
        <w:rPr>
          <w:i/>
          <w:iCs/>
        </w:rPr>
        <w:t>code</w:t>
      </w:r>
      <w:commentRangeEnd w:id="119"/>
      <w:r w:rsidR="00683DDC" w:rsidRPr="6E19D5D5">
        <w:rPr>
          <w:rStyle w:val="CommentReference"/>
          <w:i/>
          <w:iCs/>
          <w:sz w:val="22"/>
          <w:szCs w:val="22"/>
        </w:rPr>
        <w:commentReference w:id="119"/>
      </w:r>
      <w:commentRangeEnd w:id="120"/>
      <w:r w:rsidR="00EB5DFF" w:rsidRPr="6E19D5D5">
        <w:rPr>
          <w:rStyle w:val="CommentReference"/>
          <w:i/>
          <w:iCs/>
          <w:sz w:val="22"/>
          <w:szCs w:val="22"/>
        </w:rPr>
        <w:commentReference w:id="120"/>
      </w:r>
      <w:commentRangeEnd w:id="121"/>
      <w:r w:rsidR="00EB5DFF" w:rsidRPr="6E19D5D5">
        <w:rPr>
          <w:rStyle w:val="CommentReference"/>
          <w:i/>
          <w:iCs/>
          <w:sz w:val="22"/>
          <w:szCs w:val="22"/>
        </w:rPr>
        <w:commentReference w:id="121"/>
      </w:r>
      <w:r w:rsidRPr="6E19D5D5">
        <w:rPr>
          <w:i/>
          <w:iCs/>
        </w:rPr>
        <w:t xml:space="preserve"> development</w:t>
      </w:r>
      <w:bookmarkEnd w:id="115"/>
      <w:r w:rsidRPr="6E19D5D5">
        <w:rPr>
          <w:i/>
          <w:iCs/>
        </w:rPr>
        <w:t xml:space="preserve"> </w:t>
      </w:r>
      <w:commentRangeEnd w:id="116"/>
      <w:r w:rsidR="00683DDC" w:rsidRPr="0059315C">
        <w:rPr>
          <w:rStyle w:val="CommentReference"/>
          <w:i/>
          <w:iCs/>
          <w:sz w:val="22"/>
          <w:szCs w:val="22"/>
        </w:rPr>
        <w:commentReference w:id="116"/>
      </w:r>
    </w:p>
    <w:tbl>
      <w:tblPr>
        <w:tblW w:w="9614" w:type="dxa"/>
        <w:tblLook w:val="04A0" w:firstRow="1" w:lastRow="0" w:firstColumn="1" w:lastColumn="0" w:noHBand="0" w:noVBand="1"/>
      </w:tblPr>
      <w:tblGrid>
        <w:gridCol w:w="6237"/>
        <w:gridCol w:w="1701"/>
        <w:gridCol w:w="142"/>
        <w:gridCol w:w="1534"/>
      </w:tblGrid>
      <w:tr w:rsidR="00D52A0C" w:rsidRPr="0059315C" w14:paraId="0E489617" w14:textId="77777777" w:rsidTr="00B447E9">
        <w:trPr>
          <w:trHeight w:val="255"/>
          <w:del w:id="122" w:author="Claude" w:date="2026-06-13T16:00:00Z"/>
        </w:trPr>
        <w:tc>
          <w:tcPr>
            <w:tcW w:w="6237" w:type="dxa"/>
            <w:tcBorders>
              <w:top w:val="single" w:sz="8" w:space="0" w:color="auto"/>
              <w:bottom w:val="single" w:sz="8" w:space="0" w:color="auto"/>
            </w:tcBorders>
            <w:noWrap/>
            <w:hideMark/>
          </w:tcPr>
          <w:p w14:paraId="4194939D" w14:textId="77777777" w:rsidR="00D52A0C" w:rsidRPr="00D52A0C" w:rsidRDefault="00D52A0C" w:rsidP="00D52A0C">
            <w:pPr>
              <w:pStyle w:val="NoSpacing"/>
              <w:rPr>
                <w:del w:id="123" w:author="Claude" w:date="2026-06-13T16:00:00Z"/>
                <w:b/>
                <w:bCs/>
                <w:sz w:val="20"/>
                <w:szCs w:val="20"/>
              </w:rPr>
            </w:pPr>
            <w:del w:id="124" w:author="Claude" w:date="2026-06-13T16:00:00Z">
              <w:r w:rsidRPr="00D52A0C">
                <w:rPr>
                  <w:rFonts w:cs="Segoe UI"/>
                  <w:b/>
                  <w:bCs/>
                  <w:color w:val="0A0A0A"/>
                  <w:sz w:val="20"/>
                  <w:szCs w:val="20"/>
                </w:rPr>
                <w:delText>Open coding</w:delText>
              </w:r>
            </w:del>
          </w:p>
        </w:tc>
        <w:tc>
          <w:tcPr>
            <w:tcW w:w="1701" w:type="dxa"/>
            <w:tcBorders>
              <w:top w:val="single" w:sz="8" w:space="0" w:color="auto"/>
              <w:bottom w:val="single" w:sz="8" w:space="0" w:color="auto"/>
            </w:tcBorders>
            <w:noWrap/>
            <w:hideMark/>
          </w:tcPr>
          <w:p w14:paraId="7BEFC65F" w14:textId="77777777" w:rsidR="00D52A0C" w:rsidRPr="00D52A0C" w:rsidRDefault="00D52A0C" w:rsidP="00D52A0C">
            <w:pPr>
              <w:pStyle w:val="NoSpacing"/>
              <w:rPr>
                <w:del w:id="125" w:author="Claude" w:date="2026-06-13T16:00:00Z"/>
                <w:b/>
                <w:bCs/>
                <w:sz w:val="20"/>
                <w:szCs w:val="20"/>
              </w:rPr>
            </w:pPr>
            <w:del w:id="126" w:author="Claude" w:date="2026-06-13T16:00:00Z">
              <w:r w:rsidRPr="00D52A0C">
                <w:rPr>
                  <w:rFonts w:cs="Segoe UI"/>
                  <w:b/>
                  <w:bCs/>
                  <w:color w:val="0A0A0A"/>
                  <w:sz w:val="20"/>
                  <w:szCs w:val="20"/>
                </w:rPr>
                <w:delText>Focused coding</w:delText>
              </w:r>
            </w:del>
          </w:p>
        </w:tc>
        <w:tc>
          <w:tcPr>
            <w:tcW w:w="1676" w:type="dxa"/>
            <w:gridSpan w:val="2"/>
            <w:tcBorders>
              <w:top w:val="single" w:sz="8" w:space="0" w:color="auto"/>
              <w:bottom w:val="single" w:sz="8" w:space="0" w:color="auto"/>
            </w:tcBorders>
            <w:noWrap/>
            <w:hideMark/>
          </w:tcPr>
          <w:p w14:paraId="389A30A2" w14:textId="77777777" w:rsidR="00D52A0C" w:rsidRPr="00D52A0C" w:rsidRDefault="00D52A0C" w:rsidP="00D52A0C">
            <w:pPr>
              <w:pStyle w:val="NoSpacing"/>
              <w:rPr>
                <w:del w:id="127" w:author="Claude" w:date="2026-06-13T16:00:00Z"/>
                <w:b/>
                <w:bCs/>
                <w:sz w:val="20"/>
                <w:szCs w:val="20"/>
              </w:rPr>
            </w:pPr>
            <w:del w:id="128" w:author="Claude" w:date="2026-06-13T16:00:00Z">
              <w:r w:rsidRPr="00D52A0C">
                <w:rPr>
                  <w:rFonts w:cs="Segoe UI"/>
                  <w:b/>
                  <w:bCs/>
                  <w:color w:val="0A0A0A"/>
                  <w:sz w:val="20"/>
                  <w:szCs w:val="20"/>
                </w:rPr>
                <w:delText>Theoretical coding</w:delText>
              </w:r>
            </w:del>
          </w:p>
        </w:tc>
      </w:tr>
      <w:tr w:rsidR="00D52A0C" w:rsidRPr="0059315C" w14:paraId="5FA638C5" w14:textId="77777777" w:rsidTr="00B447E9">
        <w:trPr>
          <w:trHeight w:val="255"/>
          <w:del w:id="129" w:author="Claude" w:date="2026-06-13T16:00:00Z"/>
        </w:trPr>
        <w:tc>
          <w:tcPr>
            <w:tcW w:w="6237" w:type="dxa"/>
            <w:tcBorders>
              <w:top w:val="single" w:sz="8" w:space="0" w:color="auto"/>
            </w:tcBorders>
            <w:hideMark/>
          </w:tcPr>
          <w:p w14:paraId="11B29EAA" w14:textId="77777777" w:rsidR="00D52A0C" w:rsidRPr="00D52A0C" w:rsidRDefault="00683DDC" w:rsidP="00D52A0C">
            <w:pPr>
              <w:pStyle w:val="NoSpacing"/>
              <w:rPr>
                <w:del w:id="130" w:author="Claude" w:date="2026-06-13T16:00:00Z"/>
                <w:sz w:val="20"/>
                <w:szCs w:val="20"/>
                <w:lang w:val="en-US"/>
              </w:rPr>
            </w:pPr>
            <w:commentRangeStart w:id="131"/>
            <w:commentRangeEnd w:id="131"/>
            <w:del w:id="132" w:author="Claude" w:date="2026-06-13T16:00:00Z">
              <w:r w:rsidRPr="00D52A0C">
                <w:rPr>
                  <w:rStyle w:val="CommentReference"/>
                  <w:rFonts w:cs="Segoe UI"/>
                  <w:color w:val="0A0A0A"/>
                  <w:sz w:val="20"/>
                  <w:szCs w:val="20"/>
                  <w:lang w:val="en-US"/>
                </w:rPr>
                <w:commentReference w:id="131"/>
              </w:r>
              <w:r w:rsidR="00D52A0C" w:rsidRPr="00D52A0C">
                <w:rPr>
                  <w:rFonts w:cs="Segoe UI"/>
                  <w:color w:val="0A0A0A"/>
                  <w:sz w:val="20"/>
                  <w:szCs w:val="20"/>
                  <w:lang w:val="en-US"/>
                </w:rPr>
                <w:delText>AI’s improvement &amp; potential; Observing increasing AI adoption</w:delText>
              </w:r>
            </w:del>
          </w:p>
        </w:tc>
        <w:tc>
          <w:tcPr>
            <w:tcW w:w="1701" w:type="dxa"/>
            <w:tcBorders>
              <w:top w:val="single" w:sz="8" w:space="0" w:color="auto"/>
            </w:tcBorders>
            <w:hideMark/>
          </w:tcPr>
          <w:p w14:paraId="0C7D9CFA" w14:textId="77777777" w:rsidR="00D52A0C" w:rsidRPr="00D52A0C" w:rsidRDefault="00D52A0C" w:rsidP="00D52A0C">
            <w:pPr>
              <w:pStyle w:val="NoSpacing"/>
              <w:rPr>
                <w:del w:id="133" w:author="Claude" w:date="2026-06-13T16:00:00Z"/>
                <w:sz w:val="20"/>
                <w:szCs w:val="20"/>
              </w:rPr>
            </w:pPr>
            <w:del w:id="134" w:author="Claude" w:date="2026-06-13T16:00:00Z">
              <w:r w:rsidRPr="00D52A0C">
                <w:rPr>
                  <w:rFonts w:cs="Segoe UI"/>
                  <w:color w:val="0A0A0A"/>
                  <w:sz w:val="20"/>
                  <w:szCs w:val="20"/>
                </w:rPr>
                <w:delText>Observing AI progression</w:delText>
              </w:r>
            </w:del>
          </w:p>
        </w:tc>
        <w:tc>
          <w:tcPr>
            <w:tcW w:w="1676" w:type="dxa"/>
            <w:gridSpan w:val="2"/>
            <w:tcBorders>
              <w:top w:val="single" w:sz="8" w:space="0" w:color="auto"/>
            </w:tcBorders>
            <w:hideMark/>
          </w:tcPr>
          <w:p w14:paraId="49FBE5A8" w14:textId="18208575" w:rsidR="00D52A0C" w:rsidRPr="00D52A0C" w:rsidRDefault="00B13535" w:rsidP="00D52A0C">
            <w:pPr>
              <w:pStyle w:val="NoSpacing"/>
              <w:rPr>
                <w:del w:id="135" w:author="Claude" w:date="2026-06-13T16:00:00Z"/>
                <w:sz w:val="20"/>
                <w:szCs w:val="20"/>
              </w:rPr>
            </w:pPr>
            <w:del w:id="136" w:author="Claude" w:date="2026-06-13T16:00:00Z">
              <w:r>
                <w:delText>Observing external conditions</w:delText>
              </w:r>
            </w:del>
          </w:p>
        </w:tc>
      </w:tr>
      <w:tr w:rsidR="00D52A0C" w:rsidRPr="0059315C" w14:paraId="3A6CBD2F" w14:textId="77777777" w:rsidTr="00B447E9">
        <w:trPr>
          <w:trHeight w:val="497"/>
          <w:del w:id="137" w:author="Claude" w:date="2026-06-13T16:00:00Z"/>
        </w:trPr>
        <w:tc>
          <w:tcPr>
            <w:tcW w:w="6237" w:type="dxa"/>
            <w:hideMark/>
          </w:tcPr>
          <w:p w14:paraId="06DCB623" w14:textId="77777777" w:rsidR="00D52A0C" w:rsidRPr="00D52A0C" w:rsidRDefault="00D52A0C" w:rsidP="00D52A0C">
            <w:pPr>
              <w:pStyle w:val="NoSpacing"/>
              <w:rPr>
                <w:del w:id="138" w:author="Claude" w:date="2026-06-13T16:00:00Z"/>
                <w:sz w:val="20"/>
                <w:szCs w:val="20"/>
              </w:rPr>
            </w:pPr>
            <w:del w:id="139" w:author="Claude" w:date="2026-06-13T16:00:00Z">
              <w:r w:rsidRPr="00D52A0C">
                <w:rPr>
                  <w:rFonts w:cs="Segoe UI"/>
                  <w:color w:val="0A0A0A"/>
                  <w:sz w:val="20"/>
                  <w:szCs w:val="20"/>
                </w:rPr>
                <w:delText>Competitor pressure; Changing consumer behavior; The rise of agents of consumers</w:delText>
              </w:r>
            </w:del>
          </w:p>
        </w:tc>
        <w:tc>
          <w:tcPr>
            <w:tcW w:w="1843" w:type="dxa"/>
            <w:gridSpan w:val="2"/>
            <w:hideMark/>
          </w:tcPr>
          <w:p w14:paraId="5C4404A6" w14:textId="77777777" w:rsidR="00D52A0C" w:rsidRPr="00D52A0C" w:rsidRDefault="00D52A0C" w:rsidP="00D52A0C">
            <w:pPr>
              <w:pStyle w:val="NoSpacing"/>
              <w:rPr>
                <w:del w:id="140" w:author="Claude" w:date="2026-06-13T16:00:00Z"/>
                <w:sz w:val="20"/>
                <w:szCs w:val="20"/>
              </w:rPr>
            </w:pPr>
            <w:del w:id="141" w:author="Claude" w:date="2026-06-13T16:00:00Z">
              <w:r w:rsidRPr="00D52A0C">
                <w:rPr>
                  <w:rFonts w:cs="Segoe UI"/>
                  <w:color w:val="0A0A0A"/>
                  <w:sz w:val="20"/>
                  <w:szCs w:val="20"/>
                </w:rPr>
                <w:delText>Observing market pressure</w:delText>
              </w:r>
            </w:del>
          </w:p>
        </w:tc>
        <w:tc>
          <w:tcPr>
            <w:tcW w:w="1534" w:type="dxa"/>
            <w:hideMark/>
          </w:tcPr>
          <w:p w14:paraId="38734D64" w14:textId="77777777" w:rsidR="00D52A0C" w:rsidRPr="00D52A0C" w:rsidRDefault="00D52A0C" w:rsidP="00D52A0C">
            <w:pPr>
              <w:pStyle w:val="NoSpacing"/>
              <w:rPr>
                <w:del w:id="142" w:author="Claude" w:date="2026-06-13T16:00:00Z"/>
                <w:sz w:val="20"/>
                <w:szCs w:val="20"/>
              </w:rPr>
            </w:pPr>
          </w:p>
        </w:tc>
      </w:tr>
      <w:tr w:rsidR="00D52A0C" w:rsidRPr="0059315C" w14:paraId="669CB51D" w14:textId="77777777" w:rsidTr="00B447E9">
        <w:trPr>
          <w:trHeight w:val="510"/>
          <w:del w:id="143" w:author="Claude" w:date="2026-06-13T16:00:00Z"/>
        </w:trPr>
        <w:tc>
          <w:tcPr>
            <w:tcW w:w="6237" w:type="dxa"/>
            <w:hideMark/>
          </w:tcPr>
          <w:p w14:paraId="78A29554" w14:textId="77777777" w:rsidR="00D52A0C" w:rsidRPr="00D52A0C" w:rsidRDefault="00D52A0C" w:rsidP="00D52A0C">
            <w:pPr>
              <w:pStyle w:val="NoSpacing"/>
              <w:rPr>
                <w:del w:id="144" w:author="Claude" w:date="2026-06-13T16:00:00Z"/>
                <w:sz w:val="20"/>
                <w:szCs w:val="20"/>
              </w:rPr>
            </w:pPr>
            <w:del w:id="145" w:author="Claude" w:date="2026-06-13T16:00:00Z">
              <w:r w:rsidRPr="00D52A0C">
                <w:rPr>
                  <w:rFonts w:cs="Segoe UI"/>
                  <w:color w:val="0A0A0A"/>
                  <w:sz w:val="20"/>
                  <w:szCs w:val="20"/>
                </w:rPr>
                <w:delText>vendor roadmaps &amp; offerings</w:delText>
              </w:r>
            </w:del>
          </w:p>
        </w:tc>
        <w:tc>
          <w:tcPr>
            <w:tcW w:w="1701" w:type="dxa"/>
            <w:hideMark/>
          </w:tcPr>
          <w:p w14:paraId="1047AEE1" w14:textId="77777777" w:rsidR="00D52A0C" w:rsidRPr="00D52A0C" w:rsidRDefault="00D52A0C" w:rsidP="00D52A0C">
            <w:pPr>
              <w:pStyle w:val="NoSpacing"/>
              <w:rPr>
                <w:del w:id="146" w:author="Claude" w:date="2026-06-13T16:00:00Z"/>
                <w:sz w:val="20"/>
                <w:szCs w:val="20"/>
              </w:rPr>
            </w:pPr>
            <w:del w:id="147" w:author="Claude" w:date="2026-06-13T16:00:00Z">
              <w:r w:rsidRPr="00D52A0C">
                <w:rPr>
                  <w:rFonts w:cs="Segoe UI"/>
                  <w:color w:val="0A0A0A"/>
                  <w:sz w:val="20"/>
                  <w:szCs w:val="20"/>
                </w:rPr>
                <w:delText>Observing supplier communication</w:delText>
              </w:r>
            </w:del>
          </w:p>
        </w:tc>
        <w:tc>
          <w:tcPr>
            <w:tcW w:w="1676" w:type="dxa"/>
            <w:gridSpan w:val="2"/>
            <w:hideMark/>
          </w:tcPr>
          <w:p w14:paraId="290CAEDA" w14:textId="77777777" w:rsidR="00D52A0C" w:rsidRPr="00D52A0C" w:rsidRDefault="00D52A0C" w:rsidP="00D52A0C">
            <w:pPr>
              <w:pStyle w:val="NoSpacing"/>
              <w:rPr>
                <w:del w:id="148" w:author="Claude" w:date="2026-06-13T16:00:00Z"/>
                <w:sz w:val="20"/>
                <w:szCs w:val="20"/>
              </w:rPr>
            </w:pPr>
          </w:p>
        </w:tc>
      </w:tr>
      <w:tr w:rsidR="00D52A0C" w:rsidRPr="0059315C" w14:paraId="278729E6" w14:textId="77777777" w:rsidTr="00B447E9">
        <w:trPr>
          <w:trHeight w:val="497"/>
          <w:del w:id="149" w:author="Claude" w:date="2026-06-13T16:00:00Z"/>
        </w:trPr>
        <w:tc>
          <w:tcPr>
            <w:tcW w:w="6237" w:type="dxa"/>
            <w:hideMark/>
          </w:tcPr>
          <w:p w14:paraId="24DD0429" w14:textId="77777777" w:rsidR="00D52A0C" w:rsidRPr="00D52A0C" w:rsidRDefault="00D52A0C" w:rsidP="00D52A0C">
            <w:pPr>
              <w:pStyle w:val="NoSpacing"/>
              <w:rPr>
                <w:del w:id="150" w:author="Claude" w:date="2026-06-13T16:00:00Z"/>
                <w:sz w:val="20"/>
                <w:szCs w:val="20"/>
              </w:rPr>
            </w:pPr>
            <w:del w:id="151" w:author="Claude" w:date="2026-06-13T16:00:00Z">
              <w:r w:rsidRPr="00D52A0C">
                <w:rPr>
                  <w:rFonts w:cs="Segoe UI"/>
                  <w:color w:val="0A0A0A"/>
                  <w:sz w:val="20"/>
                  <w:szCs w:val="20"/>
                </w:rPr>
                <w:delText>Resistance to change; Limited AI literacy; Lacking systems thinking; Analysis paralysis; Absent innovation culture</w:delText>
              </w:r>
            </w:del>
          </w:p>
        </w:tc>
        <w:tc>
          <w:tcPr>
            <w:tcW w:w="1701" w:type="dxa"/>
            <w:hideMark/>
          </w:tcPr>
          <w:p w14:paraId="4DF55E94" w14:textId="77777777" w:rsidR="00D52A0C" w:rsidRPr="00D52A0C" w:rsidRDefault="00D52A0C" w:rsidP="00D52A0C">
            <w:pPr>
              <w:pStyle w:val="NoSpacing"/>
              <w:rPr>
                <w:del w:id="152" w:author="Claude" w:date="2026-06-13T16:00:00Z"/>
                <w:sz w:val="20"/>
                <w:szCs w:val="20"/>
              </w:rPr>
            </w:pPr>
            <w:del w:id="153" w:author="Claude" w:date="2026-06-13T16:00:00Z">
              <w:r w:rsidRPr="00D52A0C">
                <w:rPr>
                  <w:rFonts w:cs="Segoe UI"/>
                  <w:color w:val="0A0A0A"/>
                  <w:sz w:val="20"/>
                  <w:szCs w:val="20"/>
                </w:rPr>
                <w:delText>Organizational capacity</w:delText>
              </w:r>
            </w:del>
          </w:p>
        </w:tc>
        <w:tc>
          <w:tcPr>
            <w:tcW w:w="1676" w:type="dxa"/>
            <w:gridSpan w:val="2"/>
            <w:hideMark/>
          </w:tcPr>
          <w:p w14:paraId="593A2AC2" w14:textId="44C5FE54" w:rsidR="00D52A0C" w:rsidRPr="00B13535" w:rsidRDefault="00B13535" w:rsidP="00D52A0C">
            <w:pPr>
              <w:pStyle w:val="NoSpacing"/>
              <w:rPr>
                <w:del w:id="154" w:author="Claude" w:date="2026-06-13T16:00:00Z"/>
                <w:b/>
                <w:bCs/>
                <w:sz w:val="20"/>
                <w:szCs w:val="20"/>
              </w:rPr>
            </w:pPr>
            <w:del w:id="155" w:author="Claude" w:date="2026-06-13T16:00:00Z">
              <w:r w:rsidRPr="00B13535">
                <w:rPr>
                  <w:rStyle w:val="Strong"/>
                  <w:rFonts w:cs="Segoe UI"/>
                  <w:b w:val="0"/>
                  <w:bCs w:val="0"/>
                  <w:color w:val="0A0A0A"/>
                  <w:sz w:val="20"/>
                  <w:szCs w:val="20"/>
                </w:rPr>
                <w:delText>Navigating the organizational context</w:delText>
              </w:r>
            </w:del>
          </w:p>
        </w:tc>
      </w:tr>
      <w:tr w:rsidR="00D52A0C" w:rsidRPr="0059315C" w14:paraId="4CE2130E" w14:textId="77777777" w:rsidTr="00B447E9">
        <w:trPr>
          <w:trHeight w:val="255"/>
          <w:del w:id="156" w:author="Claude" w:date="2026-06-13T16:00:00Z"/>
        </w:trPr>
        <w:tc>
          <w:tcPr>
            <w:tcW w:w="6237" w:type="dxa"/>
            <w:hideMark/>
          </w:tcPr>
          <w:p w14:paraId="075F12BB" w14:textId="77777777" w:rsidR="00D52A0C" w:rsidRPr="00D52A0C" w:rsidRDefault="00D52A0C" w:rsidP="00D52A0C">
            <w:pPr>
              <w:pStyle w:val="NoSpacing"/>
              <w:rPr>
                <w:del w:id="157" w:author="Claude" w:date="2026-06-13T16:00:00Z"/>
                <w:sz w:val="20"/>
                <w:szCs w:val="20"/>
              </w:rPr>
            </w:pPr>
            <w:del w:id="158" w:author="Claude" w:date="2026-06-13T16:00:00Z">
              <w:r w:rsidRPr="00D52A0C">
                <w:rPr>
                  <w:rFonts w:cs="Segoe UI"/>
                  <w:color w:val="0A0A0A"/>
                  <w:sz w:val="20"/>
                  <w:szCs w:val="20"/>
                </w:rPr>
                <w:delText>Lacking data &amp; infrastructure; Lacking technical talent</w:delText>
              </w:r>
            </w:del>
          </w:p>
        </w:tc>
        <w:tc>
          <w:tcPr>
            <w:tcW w:w="1701" w:type="dxa"/>
            <w:hideMark/>
          </w:tcPr>
          <w:p w14:paraId="655E4FEC" w14:textId="77777777" w:rsidR="00D52A0C" w:rsidRPr="00D52A0C" w:rsidRDefault="00D52A0C" w:rsidP="00D52A0C">
            <w:pPr>
              <w:pStyle w:val="NoSpacing"/>
              <w:rPr>
                <w:del w:id="159" w:author="Claude" w:date="2026-06-13T16:00:00Z"/>
                <w:sz w:val="20"/>
                <w:szCs w:val="20"/>
              </w:rPr>
            </w:pPr>
            <w:del w:id="160" w:author="Claude" w:date="2026-06-13T16:00:00Z">
              <w:r w:rsidRPr="00D52A0C">
                <w:rPr>
                  <w:rFonts w:cs="Segoe UI"/>
                  <w:color w:val="0A0A0A"/>
                  <w:sz w:val="20"/>
                  <w:szCs w:val="20"/>
                </w:rPr>
                <w:delText>Technical resources</w:delText>
              </w:r>
            </w:del>
          </w:p>
        </w:tc>
        <w:tc>
          <w:tcPr>
            <w:tcW w:w="1676" w:type="dxa"/>
            <w:gridSpan w:val="2"/>
            <w:hideMark/>
          </w:tcPr>
          <w:p w14:paraId="6E2CEF37" w14:textId="77777777" w:rsidR="00D52A0C" w:rsidRPr="00D52A0C" w:rsidRDefault="00D52A0C" w:rsidP="00D52A0C">
            <w:pPr>
              <w:pStyle w:val="NoSpacing"/>
              <w:rPr>
                <w:del w:id="161" w:author="Claude" w:date="2026-06-13T16:00:00Z"/>
                <w:sz w:val="20"/>
                <w:szCs w:val="20"/>
              </w:rPr>
            </w:pPr>
          </w:p>
        </w:tc>
      </w:tr>
      <w:tr w:rsidR="00D52A0C" w:rsidRPr="0059315C" w14:paraId="24E3474C" w14:textId="77777777" w:rsidTr="00B447E9">
        <w:trPr>
          <w:trHeight w:val="497"/>
          <w:del w:id="162" w:author="Claude" w:date="2026-06-13T16:00:00Z"/>
        </w:trPr>
        <w:tc>
          <w:tcPr>
            <w:tcW w:w="6237" w:type="dxa"/>
            <w:hideMark/>
          </w:tcPr>
          <w:p w14:paraId="1801E684" w14:textId="77777777" w:rsidR="00D52A0C" w:rsidRPr="00D52A0C" w:rsidRDefault="00D52A0C" w:rsidP="00D52A0C">
            <w:pPr>
              <w:pStyle w:val="NoSpacing"/>
              <w:rPr>
                <w:del w:id="163" w:author="Claude" w:date="2026-06-13T16:00:00Z"/>
                <w:sz w:val="20"/>
                <w:szCs w:val="20"/>
              </w:rPr>
            </w:pPr>
            <w:del w:id="164" w:author="Claude" w:date="2026-06-13T16:00:00Z">
              <w:r w:rsidRPr="00D52A0C">
                <w:rPr>
                  <w:rFonts w:cs="Segoe UI"/>
                  <w:color w:val="0A0A0A"/>
                  <w:sz w:val="20"/>
                  <w:szCs w:val="20"/>
                </w:rPr>
                <w:delText>Strategic direction &amp; vision; Senior leadership buy-in &amp; backing</w:delText>
              </w:r>
            </w:del>
          </w:p>
        </w:tc>
        <w:tc>
          <w:tcPr>
            <w:tcW w:w="1701" w:type="dxa"/>
            <w:hideMark/>
          </w:tcPr>
          <w:p w14:paraId="1BF5150C" w14:textId="77777777" w:rsidR="00D52A0C" w:rsidRPr="00D52A0C" w:rsidRDefault="00D52A0C" w:rsidP="00D52A0C">
            <w:pPr>
              <w:pStyle w:val="NoSpacing"/>
              <w:rPr>
                <w:del w:id="165" w:author="Claude" w:date="2026-06-13T16:00:00Z"/>
                <w:sz w:val="20"/>
                <w:szCs w:val="20"/>
              </w:rPr>
            </w:pPr>
            <w:del w:id="166" w:author="Claude" w:date="2026-06-13T16:00:00Z">
              <w:r w:rsidRPr="00D52A0C">
                <w:rPr>
                  <w:rFonts w:cs="Segoe UI"/>
                  <w:color w:val="0A0A0A"/>
                  <w:sz w:val="20"/>
                  <w:szCs w:val="20"/>
                </w:rPr>
                <w:delText>Strategic direction &amp; leadership</w:delText>
              </w:r>
            </w:del>
          </w:p>
        </w:tc>
        <w:tc>
          <w:tcPr>
            <w:tcW w:w="1676" w:type="dxa"/>
            <w:gridSpan w:val="2"/>
            <w:hideMark/>
          </w:tcPr>
          <w:p w14:paraId="24351E97" w14:textId="77777777" w:rsidR="00D52A0C" w:rsidRPr="00D52A0C" w:rsidRDefault="00D52A0C" w:rsidP="00D52A0C">
            <w:pPr>
              <w:pStyle w:val="NoSpacing"/>
              <w:rPr>
                <w:del w:id="167" w:author="Claude" w:date="2026-06-13T16:00:00Z"/>
                <w:sz w:val="20"/>
                <w:szCs w:val="20"/>
              </w:rPr>
            </w:pPr>
          </w:p>
        </w:tc>
      </w:tr>
      <w:tr w:rsidR="00D52A0C" w:rsidRPr="0059315C" w14:paraId="1220ABEF" w14:textId="77777777" w:rsidTr="00B447E9">
        <w:trPr>
          <w:trHeight w:val="255"/>
          <w:del w:id="168" w:author="Claude" w:date="2026-06-13T16:00:00Z"/>
        </w:trPr>
        <w:tc>
          <w:tcPr>
            <w:tcW w:w="6237" w:type="dxa"/>
            <w:hideMark/>
          </w:tcPr>
          <w:p w14:paraId="3E32EA2E" w14:textId="77777777" w:rsidR="00D52A0C" w:rsidRPr="00D52A0C" w:rsidRDefault="00D52A0C" w:rsidP="00D52A0C">
            <w:pPr>
              <w:pStyle w:val="NoSpacing"/>
              <w:rPr>
                <w:del w:id="169" w:author="Claude" w:date="2026-06-13T16:00:00Z"/>
                <w:sz w:val="20"/>
                <w:szCs w:val="20"/>
              </w:rPr>
            </w:pPr>
            <w:del w:id="170" w:author="Claude" w:date="2026-06-13T16:00:00Z">
              <w:r w:rsidRPr="00D52A0C">
                <w:rPr>
                  <w:rFonts w:cs="Segoe UI"/>
                  <w:color w:val="0A0A0A"/>
                  <w:sz w:val="20"/>
                  <w:szCs w:val="20"/>
                </w:rPr>
                <w:delText>Restrictive compliance &amp; legal gatekeeping; Politics &amp; working in silos</w:delText>
              </w:r>
            </w:del>
          </w:p>
        </w:tc>
        <w:tc>
          <w:tcPr>
            <w:tcW w:w="1701" w:type="dxa"/>
            <w:hideMark/>
          </w:tcPr>
          <w:p w14:paraId="424EA9B2" w14:textId="77777777" w:rsidR="00D52A0C" w:rsidRPr="00D52A0C" w:rsidRDefault="00D52A0C" w:rsidP="00D52A0C">
            <w:pPr>
              <w:pStyle w:val="NoSpacing"/>
              <w:rPr>
                <w:del w:id="171" w:author="Claude" w:date="2026-06-13T16:00:00Z"/>
                <w:sz w:val="20"/>
                <w:szCs w:val="20"/>
              </w:rPr>
            </w:pPr>
            <w:del w:id="172" w:author="Claude" w:date="2026-06-13T16:00:00Z">
              <w:r w:rsidRPr="00D52A0C">
                <w:rPr>
                  <w:rFonts w:cs="Segoe UI"/>
                  <w:color w:val="0A0A0A"/>
                  <w:sz w:val="20"/>
                  <w:szCs w:val="20"/>
                </w:rPr>
                <w:delText>Governance &amp; compliance</w:delText>
              </w:r>
            </w:del>
          </w:p>
        </w:tc>
        <w:tc>
          <w:tcPr>
            <w:tcW w:w="1676" w:type="dxa"/>
            <w:gridSpan w:val="2"/>
            <w:hideMark/>
          </w:tcPr>
          <w:p w14:paraId="5ED0FA56" w14:textId="77777777" w:rsidR="00D52A0C" w:rsidRPr="00D52A0C" w:rsidRDefault="00D52A0C" w:rsidP="00D52A0C">
            <w:pPr>
              <w:pStyle w:val="NoSpacing"/>
              <w:rPr>
                <w:del w:id="173" w:author="Claude" w:date="2026-06-13T16:00:00Z"/>
                <w:sz w:val="20"/>
                <w:szCs w:val="20"/>
              </w:rPr>
            </w:pPr>
          </w:p>
        </w:tc>
      </w:tr>
      <w:tr w:rsidR="00D52A0C" w:rsidRPr="0059315C" w14:paraId="637E76E7" w14:textId="77777777" w:rsidTr="00B447E9">
        <w:trPr>
          <w:trHeight w:val="497"/>
          <w:del w:id="174" w:author="Claude" w:date="2026-06-13T16:00:00Z"/>
        </w:trPr>
        <w:tc>
          <w:tcPr>
            <w:tcW w:w="6237" w:type="dxa"/>
            <w:hideMark/>
          </w:tcPr>
          <w:p w14:paraId="0A709884" w14:textId="77777777" w:rsidR="00D52A0C" w:rsidRPr="00D52A0C" w:rsidRDefault="00D52A0C" w:rsidP="00D52A0C">
            <w:pPr>
              <w:pStyle w:val="NoSpacing"/>
              <w:rPr>
                <w:del w:id="175" w:author="Claude" w:date="2026-06-13T16:00:00Z"/>
                <w:sz w:val="20"/>
                <w:szCs w:val="20"/>
              </w:rPr>
            </w:pPr>
            <w:del w:id="176" w:author="Claude" w:date="2026-06-13T16:00:00Z">
              <w:r w:rsidRPr="00D52A0C">
                <w:rPr>
                  <w:rFonts w:cs="Segoe UI"/>
                  <w:color w:val="0A0A0A"/>
                  <w:sz w:val="20"/>
                  <w:szCs w:val="20"/>
                </w:rPr>
                <w:delText>Educating &amp; training; Experimenting with AI; Bringing people along; Providing clarity; Providing leadership backing; Championing AI</w:delText>
              </w:r>
            </w:del>
          </w:p>
        </w:tc>
        <w:tc>
          <w:tcPr>
            <w:tcW w:w="1701" w:type="dxa"/>
            <w:hideMark/>
          </w:tcPr>
          <w:p w14:paraId="1C97A545" w14:textId="77777777" w:rsidR="00D52A0C" w:rsidRPr="00D52A0C" w:rsidRDefault="00D52A0C" w:rsidP="00D52A0C">
            <w:pPr>
              <w:pStyle w:val="NoSpacing"/>
              <w:rPr>
                <w:del w:id="177" w:author="Claude" w:date="2026-06-13T16:00:00Z"/>
                <w:sz w:val="20"/>
                <w:szCs w:val="20"/>
              </w:rPr>
            </w:pPr>
            <w:del w:id="178" w:author="Claude" w:date="2026-06-13T16:00:00Z">
              <w:r w:rsidRPr="00D52A0C">
                <w:rPr>
                  <w:rFonts w:cs="Segoe UI"/>
                  <w:color w:val="0A0A0A"/>
                  <w:sz w:val="20"/>
                  <w:szCs w:val="20"/>
                </w:rPr>
                <w:delText>Reshaping conditions</w:delText>
              </w:r>
            </w:del>
          </w:p>
        </w:tc>
        <w:tc>
          <w:tcPr>
            <w:tcW w:w="1676" w:type="dxa"/>
            <w:gridSpan w:val="2"/>
            <w:hideMark/>
          </w:tcPr>
          <w:p w14:paraId="00AC0D14" w14:textId="6EAA2F6F" w:rsidR="00D52A0C" w:rsidRPr="00D52A0C" w:rsidRDefault="00D52A0C" w:rsidP="00D52A0C">
            <w:pPr>
              <w:pStyle w:val="NoSpacing"/>
              <w:rPr>
                <w:del w:id="179" w:author="Claude" w:date="2026-06-13T16:00:00Z"/>
                <w:sz w:val="20"/>
                <w:szCs w:val="20"/>
              </w:rPr>
            </w:pPr>
          </w:p>
        </w:tc>
      </w:tr>
      <w:tr w:rsidR="00D52A0C" w:rsidRPr="0059315C" w14:paraId="22565A12" w14:textId="77777777" w:rsidTr="00B447E9">
        <w:trPr>
          <w:trHeight w:val="255"/>
          <w:del w:id="180" w:author="Claude" w:date="2026-06-13T16:00:00Z"/>
        </w:trPr>
        <w:tc>
          <w:tcPr>
            <w:tcW w:w="6237" w:type="dxa"/>
            <w:hideMark/>
          </w:tcPr>
          <w:p w14:paraId="05A4766E" w14:textId="77777777" w:rsidR="00D52A0C" w:rsidRPr="00D52A0C" w:rsidRDefault="00D52A0C" w:rsidP="00D52A0C">
            <w:pPr>
              <w:pStyle w:val="NoSpacing"/>
              <w:rPr>
                <w:del w:id="181" w:author="Claude" w:date="2026-06-13T16:00:00Z"/>
                <w:sz w:val="20"/>
                <w:szCs w:val="20"/>
                <w:lang w:val="en-US"/>
              </w:rPr>
            </w:pPr>
            <w:del w:id="182" w:author="Claude" w:date="2026-06-13T16:00:00Z">
              <w:r w:rsidRPr="00D52A0C">
                <w:rPr>
                  <w:rFonts w:cs="Segoe UI"/>
                  <w:color w:val="0A0A0A"/>
                  <w:sz w:val="20"/>
                  <w:szCs w:val="20"/>
                  <w:lang w:val="en-US"/>
                </w:rPr>
                <w:delText>Leveraging data availability; Leveraging the right tooling; Leveraging an innovation culture</w:delText>
              </w:r>
            </w:del>
          </w:p>
        </w:tc>
        <w:tc>
          <w:tcPr>
            <w:tcW w:w="1701" w:type="dxa"/>
            <w:hideMark/>
          </w:tcPr>
          <w:p w14:paraId="1160183B" w14:textId="77777777" w:rsidR="00D52A0C" w:rsidRPr="00D52A0C" w:rsidRDefault="00D52A0C" w:rsidP="00D52A0C">
            <w:pPr>
              <w:pStyle w:val="NoSpacing"/>
              <w:rPr>
                <w:del w:id="183" w:author="Claude" w:date="2026-06-13T16:00:00Z"/>
                <w:sz w:val="20"/>
                <w:szCs w:val="20"/>
              </w:rPr>
            </w:pPr>
            <w:del w:id="184" w:author="Claude" w:date="2026-06-13T16:00:00Z">
              <w:r w:rsidRPr="00D52A0C">
                <w:rPr>
                  <w:rFonts w:cs="Segoe UI"/>
                  <w:color w:val="0A0A0A"/>
                  <w:sz w:val="20"/>
                  <w:szCs w:val="20"/>
                </w:rPr>
                <w:delText>Leveraging conditions</w:delText>
              </w:r>
            </w:del>
          </w:p>
        </w:tc>
        <w:tc>
          <w:tcPr>
            <w:tcW w:w="1676" w:type="dxa"/>
            <w:gridSpan w:val="2"/>
            <w:hideMark/>
          </w:tcPr>
          <w:p w14:paraId="2E8E40BD" w14:textId="77777777" w:rsidR="00D52A0C" w:rsidRPr="00D52A0C" w:rsidRDefault="00D52A0C" w:rsidP="00D52A0C">
            <w:pPr>
              <w:pStyle w:val="NoSpacing"/>
              <w:rPr>
                <w:del w:id="185" w:author="Claude" w:date="2026-06-13T16:00:00Z"/>
                <w:sz w:val="20"/>
                <w:szCs w:val="20"/>
              </w:rPr>
            </w:pPr>
          </w:p>
        </w:tc>
      </w:tr>
      <w:tr w:rsidR="00D52A0C" w:rsidRPr="0059315C" w14:paraId="5FFB6E6C" w14:textId="77777777" w:rsidTr="00B447E9">
        <w:trPr>
          <w:trHeight w:val="255"/>
          <w:del w:id="186" w:author="Claude" w:date="2026-06-13T16:00:00Z"/>
        </w:trPr>
        <w:tc>
          <w:tcPr>
            <w:tcW w:w="6237" w:type="dxa"/>
            <w:hideMark/>
          </w:tcPr>
          <w:p w14:paraId="65CA1BFC" w14:textId="77777777" w:rsidR="00D52A0C" w:rsidRPr="00D52A0C" w:rsidRDefault="00D52A0C" w:rsidP="00D52A0C">
            <w:pPr>
              <w:pStyle w:val="NoSpacing"/>
              <w:rPr>
                <w:del w:id="187" w:author="Claude" w:date="2026-06-13T16:00:00Z"/>
                <w:sz w:val="20"/>
                <w:szCs w:val="20"/>
              </w:rPr>
            </w:pPr>
            <w:del w:id="188" w:author="Claude" w:date="2026-06-13T16:00:00Z">
              <w:r w:rsidRPr="00D52A0C">
                <w:rPr>
                  <w:rFonts w:cs="Segoe UI"/>
                  <w:color w:val="0A0A0A"/>
                  <w:sz w:val="20"/>
                  <w:szCs w:val="20"/>
                </w:rPr>
                <w:delText>Leveraging external experts &amp; vendors; Navigating resistance; Navigating restrictive governance</w:delText>
              </w:r>
            </w:del>
          </w:p>
        </w:tc>
        <w:tc>
          <w:tcPr>
            <w:tcW w:w="1701" w:type="dxa"/>
            <w:hideMark/>
          </w:tcPr>
          <w:p w14:paraId="15A07C46" w14:textId="77777777" w:rsidR="00D52A0C" w:rsidRPr="00D52A0C" w:rsidRDefault="00D52A0C" w:rsidP="00D52A0C">
            <w:pPr>
              <w:pStyle w:val="NoSpacing"/>
              <w:rPr>
                <w:del w:id="189" w:author="Claude" w:date="2026-06-13T16:00:00Z"/>
                <w:sz w:val="20"/>
                <w:szCs w:val="20"/>
              </w:rPr>
            </w:pPr>
            <w:del w:id="190" w:author="Claude" w:date="2026-06-13T16:00:00Z">
              <w:r w:rsidRPr="00D52A0C">
                <w:rPr>
                  <w:rFonts w:cs="Segoe UI"/>
                  <w:color w:val="0A0A0A"/>
                  <w:sz w:val="20"/>
                  <w:szCs w:val="20"/>
                </w:rPr>
                <w:delText>Navigating constraints</w:delText>
              </w:r>
            </w:del>
          </w:p>
        </w:tc>
        <w:tc>
          <w:tcPr>
            <w:tcW w:w="1676" w:type="dxa"/>
            <w:gridSpan w:val="2"/>
            <w:hideMark/>
          </w:tcPr>
          <w:p w14:paraId="48CC4838" w14:textId="77777777" w:rsidR="00D52A0C" w:rsidRPr="00D52A0C" w:rsidRDefault="00D52A0C" w:rsidP="00D52A0C">
            <w:pPr>
              <w:pStyle w:val="NoSpacing"/>
              <w:rPr>
                <w:del w:id="191" w:author="Claude" w:date="2026-06-13T16:00:00Z"/>
                <w:sz w:val="20"/>
                <w:szCs w:val="20"/>
              </w:rPr>
            </w:pPr>
          </w:p>
        </w:tc>
      </w:tr>
      <w:tr w:rsidR="00D52A0C" w:rsidRPr="0059315C" w14:paraId="412C2EA9" w14:textId="77777777" w:rsidTr="00B447E9">
        <w:trPr>
          <w:trHeight w:val="510"/>
          <w:del w:id="192" w:author="Claude" w:date="2026-06-13T16:00:00Z"/>
        </w:trPr>
        <w:tc>
          <w:tcPr>
            <w:tcW w:w="6237" w:type="dxa"/>
            <w:hideMark/>
          </w:tcPr>
          <w:p w14:paraId="4BC81C85" w14:textId="77777777" w:rsidR="00D52A0C" w:rsidRPr="00D52A0C" w:rsidRDefault="00D52A0C" w:rsidP="00D52A0C">
            <w:pPr>
              <w:pStyle w:val="NoSpacing"/>
              <w:rPr>
                <w:del w:id="193" w:author="Claude" w:date="2026-06-13T16:00:00Z"/>
                <w:sz w:val="20"/>
                <w:szCs w:val="20"/>
              </w:rPr>
            </w:pPr>
            <w:del w:id="194" w:author="Claude" w:date="2026-06-13T16:00:00Z">
              <w:r w:rsidRPr="00D52A0C">
                <w:rPr>
                  <w:rFonts w:cs="Segoe UI"/>
                  <w:color w:val="0A0A0A"/>
                  <w:sz w:val="20"/>
                  <w:szCs w:val="20"/>
                </w:rPr>
                <w:delText>Generating insights; Creating &amp; validating content &amp; campaigns; Using generic agents; Automating processes; Deploying customer-facing agents</w:delText>
              </w:r>
            </w:del>
          </w:p>
        </w:tc>
        <w:tc>
          <w:tcPr>
            <w:tcW w:w="1701" w:type="dxa"/>
            <w:hideMark/>
          </w:tcPr>
          <w:p w14:paraId="56FAFABF" w14:textId="77777777" w:rsidR="00D52A0C" w:rsidRPr="00D52A0C" w:rsidRDefault="00D52A0C" w:rsidP="00D52A0C">
            <w:pPr>
              <w:pStyle w:val="NoSpacing"/>
              <w:rPr>
                <w:del w:id="195" w:author="Claude" w:date="2026-06-13T16:00:00Z"/>
                <w:sz w:val="20"/>
                <w:szCs w:val="20"/>
              </w:rPr>
            </w:pPr>
            <w:del w:id="196" w:author="Claude" w:date="2026-06-13T16:00:00Z">
              <w:r w:rsidRPr="00D52A0C">
                <w:rPr>
                  <w:rFonts w:cs="Segoe UI"/>
                  <w:color w:val="0A0A0A"/>
                  <w:sz w:val="20"/>
                  <w:szCs w:val="20"/>
                </w:rPr>
                <w:delText>Applying use cases</w:delText>
              </w:r>
            </w:del>
          </w:p>
        </w:tc>
        <w:tc>
          <w:tcPr>
            <w:tcW w:w="1676" w:type="dxa"/>
            <w:gridSpan w:val="2"/>
            <w:hideMark/>
          </w:tcPr>
          <w:p w14:paraId="757268D2" w14:textId="77777777" w:rsidR="00D52A0C" w:rsidRPr="00D52A0C" w:rsidRDefault="00D52A0C" w:rsidP="00D52A0C">
            <w:pPr>
              <w:pStyle w:val="NoSpacing"/>
              <w:rPr>
                <w:del w:id="197" w:author="Claude" w:date="2026-06-13T16:00:00Z"/>
                <w:sz w:val="20"/>
                <w:szCs w:val="20"/>
              </w:rPr>
            </w:pPr>
            <w:del w:id="198" w:author="Claude" w:date="2026-06-13T16:00:00Z">
              <w:r w:rsidRPr="00D52A0C">
                <w:rPr>
                  <w:rStyle w:val="Strong"/>
                  <w:rFonts w:cs="Segoe UI"/>
                  <w:b w:val="0"/>
                  <w:bCs w:val="0"/>
                  <w:color w:val="0A0A0A"/>
                  <w:sz w:val="20"/>
                  <w:szCs w:val="20"/>
                </w:rPr>
                <w:delText>Applying agentic AI</w:delText>
              </w:r>
            </w:del>
          </w:p>
        </w:tc>
      </w:tr>
      <w:tr w:rsidR="00D52A0C" w:rsidRPr="0059315C" w14:paraId="1BEBBDF3" w14:textId="77777777" w:rsidTr="00B447E9">
        <w:trPr>
          <w:trHeight w:val="497"/>
          <w:del w:id="199" w:author="Claude" w:date="2026-06-13T16:00:00Z"/>
        </w:trPr>
        <w:tc>
          <w:tcPr>
            <w:tcW w:w="6237" w:type="dxa"/>
            <w:hideMark/>
          </w:tcPr>
          <w:p w14:paraId="5706D24C" w14:textId="77777777" w:rsidR="00D52A0C" w:rsidRPr="00D52A0C" w:rsidRDefault="00D52A0C" w:rsidP="00D52A0C">
            <w:pPr>
              <w:pStyle w:val="NoSpacing"/>
              <w:rPr>
                <w:del w:id="200" w:author="Claude" w:date="2026-06-13T16:00:00Z"/>
                <w:sz w:val="20"/>
                <w:szCs w:val="20"/>
              </w:rPr>
            </w:pPr>
            <w:del w:id="201" w:author="Claude" w:date="2026-06-13T16:00:00Z">
              <w:r w:rsidRPr="00D52A0C">
                <w:rPr>
                  <w:rFonts w:cs="Segoe UI"/>
                  <w:color w:val="0A0A0A"/>
                  <w:sz w:val="20"/>
                  <w:szCs w:val="20"/>
                </w:rPr>
                <w:delText>Leveraging tool calling; Personalizing agents</w:delText>
              </w:r>
            </w:del>
          </w:p>
        </w:tc>
        <w:tc>
          <w:tcPr>
            <w:tcW w:w="1701" w:type="dxa"/>
            <w:hideMark/>
          </w:tcPr>
          <w:p w14:paraId="3BBEA3B2" w14:textId="77777777" w:rsidR="00D52A0C" w:rsidRPr="00D52A0C" w:rsidRDefault="00D52A0C" w:rsidP="00D52A0C">
            <w:pPr>
              <w:pStyle w:val="NoSpacing"/>
              <w:rPr>
                <w:del w:id="202" w:author="Claude" w:date="2026-06-13T16:00:00Z"/>
                <w:sz w:val="20"/>
                <w:szCs w:val="20"/>
              </w:rPr>
            </w:pPr>
            <w:del w:id="203" w:author="Claude" w:date="2026-06-13T16:00:00Z">
              <w:r w:rsidRPr="00D52A0C">
                <w:rPr>
                  <w:rFonts w:cs="Segoe UI"/>
                  <w:color w:val="0A0A0A"/>
                  <w:sz w:val="20"/>
                  <w:szCs w:val="20"/>
                </w:rPr>
                <w:delText>Leveraging usage strategies</w:delText>
              </w:r>
            </w:del>
          </w:p>
        </w:tc>
        <w:tc>
          <w:tcPr>
            <w:tcW w:w="1676" w:type="dxa"/>
            <w:gridSpan w:val="2"/>
            <w:hideMark/>
          </w:tcPr>
          <w:p w14:paraId="1B9AC7B2" w14:textId="77777777" w:rsidR="00D52A0C" w:rsidRPr="00D52A0C" w:rsidRDefault="00D52A0C" w:rsidP="00D52A0C">
            <w:pPr>
              <w:pStyle w:val="NoSpacing"/>
              <w:rPr>
                <w:del w:id="204" w:author="Claude" w:date="2026-06-13T16:00:00Z"/>
                <w:sz w:val="20"/>
                <w:szCs w:val="20"/>
              </w:rPr>
            </w:pPr>
          </w:p>
        </w:tc>
      </w:tr>
      <w:tr w:rsidR="00D52A0C" w:rsidRPr="0059315C" w14:paraId="13C9ACB6" w14:textId="77777777" w:rsidTr="00B447E9">
        <w:trPr>
          <w:trHeight w:val="497"/>
          <w:del w:id="205" w:author="Claude" w:date="2026-06-13T16:00:00Z"/>
        </w:trPr>
        <w:tc>
          <w:tcPr>
            <w:tcW w:w="6237" w:type="dxa"/>
            <w:hideMark/>
          </w:tcPr>
          <w:p w14:paraId="3DE2D54A" w14:textId="77777777" w:rsidR="00D52A0C" w:rsidRPr="00D52A0C" w:rsidRDefault="00D52A0C" w:rsidP="00D52A0C">
            <w:pPr>
              <w:pStyle w:val="NoSpacing"/>
              <w:rPr>
                <w:del w:id="206" w:author="Claude" w:date="2026-06-13T16:00:00Z"/>
                <w:sz w:val="20"/>
                <w:szCs w:val="20"/>
              </w:rPr>
            </w:pPr>
            <w:del w:id="207" w:author="Claude" w:date="2026-06-13T16:00:00Z">
              <w:r w:rsidRPr="00D52A0C">
                <w:rPr>
                  <w:rFonts w:cs="Segoe UI"/>
                  <w:color w:val="0A0A0A"/>
                  <w:sz w:val="20"/>
                  <w:szCs w:val="20"/>
                </w:rPr>
                <w:delText>Gaining efficiency &amp; speed; Gaining scale; Extending the personal skillset; Improving quality of output</w:delText>
              </w:r>
            </w:del>
          </w:p>
        </w:tc>
        <w:tc>
          <w:tcPr>
            <w:tcW w:w="1701" w:type="dxa"/>
            <w:hideMark/>
          </w:tcPr>
          <w:p w14:paraId="421D52B2" w14:textId="77777777" w:rsidR="00D52A0C" w:rsidRPr="00D52A0C" w:rsidRDefault="00D52A0C" w:rsidP="00D52A0C">
            <w:pPr>
              <w:pStyle w:val="NoSpacing"/>
              <w:rPr>
                <w:del w:id="208" w:author="Claude" w:date="2026-06-13T16:00:00Z"/>
                <w:sz w:val="20"/>
                <w:szCs w:val="20"/>
              </w:rPr>
            </w:pPr>
            <w:del w:id="209" w:author="Claude" w:date="2026-06-13T16:00:00Z">
              <w:r w:rsidRPr="00D52A0C">
                <w:rPr>
                  <w:rFonts w:cs="Segoe UI"/>
                  <w:color w:val="0A0A0A"/>
                  <w:sz w:val="20"/>
                  <w:szCs w:val="20"/>
                </w:rPr>
                <w:delText>Gaining benefits</w:delText>
              </w:r>
            </w:del>
          </w:p>
        </w:tc>
        <w:tc>
          <w:tcPr>
            <w:tcW w:w="1676" w:type="dxa"/>
            <w:gridSpan w:val="2"/>
            <w:hideMark/>
          </w:tcPr>
          <w:p w14:paraId="79FA5632" w14:textId="77777777" w:rsidR="00D52A0C" w:rsidRPr="00D52A0C" w:rsidRDefault="00D52A0C" w:rsidP="00D52A0C">
            <w:pPr>
              <w:pStyle w:val="NoSpacing"/>
              <w:rPr>
                <w:del w:id="210" w:author="Claude" w:date="2026-06-13T16:00:00Z"/>
                <w:sz w:val="20"/>
                <w:szCs w:val="20"/>
              </w:rPr>
            </w:pPr>
            <w:del w:id="211" w:author="Claude" w:date="2026-06-13T16:00:00Z">
              <w:r w:rsidRPr="00D52A0C">
                <w:rPr>
                  <w:rStyle w:val="Strong"/>
                  <w:rFonts w:cs="Segoe UI"/>
                  <w:b w:val="0"/>
                  <w:bCs w:val="0"/>
                  <w:color w:val="0A0A0A"/>
                  <w:sz w:val="20"/>
                  <w:szCs w:val="20"/>
                </w:rPr>
                <w:delText>Value outcomes</w:delText>
              </w:r>
            </w:del>
          </w:p>
        </w:tc>
      </w:tr>
      <w:tr w:rsidR="00D52A0C" w:rsidRPr="0059315C" w14:paraId="1AD9B5BA" w14:textId="77777777" w:rsidTr="00B447E9">
        <w:trPr>
          <w:trHeight w:val="255"/>
          <w:del w:id="212" w:author="Claude" w:date="2026-06-13T16:00:00Z"/>
        </w:trPr>
        <w:tc>
          <w:tcPr>
            <w:tcW w:w="6237" w:type="dxa"/>
            <w:hideMark/>
          </w:tcPr>
          <w:p w14:paraId="3AF36F00" w14:textId="77777777" w:rsidR="00D52A0C" w:rsidRPr="00D52A0C" w:rsidRDefault="00D52A0C" w:rsidP="00D52A0C">
            <w:pPr>
              <w:pStyle w:val="NoSpacing"/>
              <w:rPr>
                <w:del w:id="213" w:author="Claude" w:date="2026-06-13T16:00:00Z"/>
                <w:sz w:val="20"/>
                <w:szCs w:val="20"/>
              </w:rPr>
            </w:pPr>
            <w:del w:id="214" w:author="Claude" w:date="2026-06-13T16:00:00Z">
              <w:r w:rsidRPr="00D52A0C">
                <w:rPr>
                  <w:rFonts w:cs="Segoe UI"/>
                  <w:color w:val="0A0A0A"/>
                  <w:sz w:val="20"/>
                  <w:szCs w:val="20"/>
                </w:rPr>
                <w:lastRenderedPageBreak/>
                <w:delText>Incurring financial costs; Displacing jobs</w:delText>
              </w:r>
            </w:del>
          </w:p>
        </w:tc>
        <w:tc>
          <w:tcPr>
            <w:tcW w:w="1701" w:type="dxa"/>
            <w:hideMark/>
          </w:tcPr>
          <w:p w14:paraId="27F62546" w14:textId="77777777" w:rsidR="00D52A0C" w:rsidRPr="00D52A0C" w:rsidRDefault="00D52A0C" w:rsidP="00D52A0C">
            <w:pPr>
              <w:pStyle w:val="NoSpacing"/>
              <w:rPr>
                <w:del w:id="215" w:author="Claude" w:date="2026-06-13T16:00:00Z"/>
                <w:sz w:val="20"/>
                <w:szCs w:val="20"/>
              </w:rPr>
            </w:pPr>
            <w:del w:id="216" w:author="Claude" w:date="2026-06-13T16:00:00Z">
              <w:r w:rsidRPr="00D52A0C">
                <w:rPr>
                  <w:rFonts w:cs="Segoe UI"/>
                  <w:color w:val="0A0A0A"/>
                  <w:sz w:val="20"/>
                  <w:szCs w:val="20"/>
                </w:rPr>
                <w:delText>Making sacrifices</w:delText>
              </w:r>
            </w:del>
          </w:p>
        </w:tc>
        <w:tc>
          <w:tcPr>
            <w:tcW w:w="1676" w:type="dxa"/>
            <w:gridSpan w:val="2"/>
            <w:hideMark/>
          </w:tcPr>
          <w:p w14:paraId="2900B2D7" w14:textId="77777777" w:rsidR="00D52A0C" w:rsidRPr="00D52A0C" w:rsidRDefault="00D52A0C" w:rsidP="00D52A0C">
            <w:pPr>
              <w:pStyle w:val="NoSpacing"/>
              <w:rPr>
                <w:del w:id="217" w:author="Claude" w:date="2026-06-13T16:00:00Z"/>
                <w:sz w:val="20"/>
                <w:szCs w:val="20"/>
              </w:rPr>
            </w:pPr>
          </w:p>
        </w:tc>
      </w:tr>
      <w:tr w:rsidR="00D52A0C" w:rsidRPr="0059315C" w14:paraId="27CF49A5" w14:textId="77777777" w:rsidTr="00B447E9">
        <w:trPr>
          <w:trHeight w:val="255"/>
          <w:del w:id="218" w:author="Claude" w:date="2026-06-13T16:00:00Z"/>
        </w:trPr>
        <w:tc>
          <w:tcPr>
            <w:tcW w:w="6237" w:type="dxa"/>
            <w:tcBorders>
              <w:bottom w:val="single" w:sz="8" w:space="0" w:color="auto"/>
            </w:tcBorders>
            <w:hideMark/>
          </w:tcPr>
          <w:p w14:paraId="2D1D6F52" w14:textId="77777777" w:rsidR="00D52A0C" w:rsidRPr="00D52A0C" w:rsidRDefault="00D52A0C" w:rsidP="00D52A0C">
            <w:pPr>
              <w:pStyle w:val="NoSpacing"/>
              <w:rPr>
                <w:del w:id="219" w:author="Claude" w:date="2026-06-13T16:00:00Z"/>
                <w:sz w:val="20"/>
                <w:szCs w:val="20"/>
              </w:rPr>
            </w:pPr>
            <w:del w:id="220" w:author="Claude" w:date="2026-06-13T16:00:00Z">
              <w:r w:rsidRPr="00D52A0C">
                <w:rPr>
                  <w:rFonts w:cs="Segoe UI"/>
                  <w:color w:val="0A0A0A"/>
                  <w:sz w:val="20"/>
                  <w:szCs w:val="20"/>
                </w:rPr>
                <w:delText>Risking hallucination; Risking security &amp; privacy violations; Risking brand degradation</w:delText>
              </w:r>
            </w:del>
          </w:p>
        </w:tc>
        <w:tc>
          <w:tcPr>
            <w:tcW w:w="1701" w:type="dxa"/>
            <w:tcBorders>
              <w:bottom w:val="single" w:sz="8" w:space="0" w:color="auto"/>
            </w:tcBorders>
            <w:hideMark/>
          </w:tcPr>
          <w:p w14:paraId="5D4472F5" w14:textId="77777777" w:rsidR="00D52A0C" w:rsidRPr="00D52A0C" w:rsidRDefault="00D52A0C" w:rsidP="00D52A0C">
            <w:pPr>
              <w:pStyle w:val="NoSpacing"/>
              <w:rPr>
                <w:del w:id="221" w:author="Claude" w:date="2026-06-13T16:00:00Z"/>
                <w:sz w:val="20"/>
                <w:szCs w:val="20"/>
              </w:rPr>
            </w:pPr>
            <w:del w:id="222" w:author="Claude" w:date="2026-06-13T16:00:00Z">
              <w:r w:rsidRPr="00D52A0C">
                <w:rPr>
                  <w:rFonts w:cs="Segoe UI"/>
                  <w:color w:val="0A0A0A"/>
                  <w:sz w:val="20"/>
                  <w:szCs w:val="20"/>
                </w:rPr>
                <w:delText>Facing risks</w:delText>
              </w:r>
            </w:del>
          </w:p>
        </w:tc>
        <w:tc>
          <w:tcPr>
            <w:tcW w:w="1676" w:type="dxa"/>
            <w:gridSpan w:val="2"/>
            <w:tcBorders>
              <w:bottom w:val="single" w:sz="8" w:space="0" w:color="auto"/>
            </w:tcBorders>
            <w:hideMark/>
          </w:tcPr>
          <w:p w14:paraId="25FAF680" w14:textId="77777777" w:rsidR="00D52A0C" w:rsidRPr="00D52A0C" w:rsidRDefault="00D52A0C" w:rsidP="00D52A0C">
            <w:pPr>
              <w:pStyle w:val="NoSpacing"/>
              <w:rPr>
                <w:del w:id="223" w:author="Claude" w:date="2026-06-13T16:00:00Z"/>
                <w:sz w:val="20"/>
                <w:szCs w:val="20"/>
              </w:rPr>
            </w:pPr>
          </w:p>
        </w:tc>
      </w:tr>
    </w:tbl>
    <w:p w14:paraId="07E1654C" w14:textId="77777777" w:rsidR="00D52A0C" w:rsidRDefault="00D52A0C" w:rsidP="00EB5DFF">
      <w:pPr>
        <w:ind w:firstLine="0"/>
      </w:pPr>
    </w:p>
    <w:tbl>
      <w:tblPr>
        <w:tblW w:w="9614" w:type="dxa"/>
        <w:tblLook w:val="04A0" w:firstRow="1" w:lastRow="0" w:firstColumn="1" w:lastColumn="0" w:noHBand="0" w:noVBand="1"/>
      </w:tblPr>
      <w:tblGrid>
        <w:gridCol w:w="6237"/>
        <w:gridCol w:w="1701"/>
        <w:gridCol w:w="1676"/>
      </w:tblGrid>
      <w:tr w:rsidR="00D52A0C" w:rsidRPr="0059315C" w14:paraId="5D1A79D2" w14:textId="77777777" w:rsidTr="00B447E9">
        <w:trPr>
          <w:trHeight w:val="255"/>
          <w:ins w:id="224" w:author="Claude" w:date="2026-06-13T16:00:00Z"/>
        </w:trPr>
        <w:tc>
          <w:tcPr>
            <w:tcW w:w="6237" w:type="dxa"/>
            <w:tcBorders>
              <w:top w:val="single" w:sz="8" w:space="0" w:color="auto"/>
              <w:bottom w:val="single" w:sz="8" w:space="0" w:color="auto"/>
            </w:tcBorders>
            <w:noWrap/>
            <w:hideMark/>
          </w:tcPr>
          <w:p w14:paraId="0FD8296D" w14:textId="77777777" w:rsidR="00D52A0C" w:rsidRPr="00D52A0C" w:rsidRDefault="00D52A0C" w:rsidP="00D52A0C">
            <w:pPr>
              <w:pStyle w:val="NoSpacing"/>
              <w:rPr>
                <w:ins w:id="225" w:author="Claude" w:date="2026-06-13T16:00:00Z"/>
                <w:b/>
                <w:bCs/>
                <w:sz w:val="20"/>
                <w:szCs w:val="20"/>
              </w:rPr>
            </w:pPr>
            <w:ins w:id="226" w:author="Claude" w:date="2026-06-13T16:00:00Z">
              <w:r>
                <w:rPr>
                  <w:rFonts w:cs="Segoe UI"/>
                  <w:b/>
                  <w:bCs/>
                  <w:color w:val="0A0A0A"/>
                  <w:sz w:val="20"/>
                  <w:szCs w:val="20"/>
                </w:rPr>
                <w:t>Open coding</w:t>
              </w:r>
            </w:ins>
          </w:p>
        </w:tc>
        <w:tc>
          <w:tcPr>
            <w:tcW w:w="1701" w:type="dxa"/>
            <w:tcBorders>
              <w:top w:val="single" w:sz="8" w:space="0" w:color="auto"/>
              <w:bottom w:val="single" w:sz="8" w:space="0" w:color="auto"/>
            </w:tcBorders>
            <w:noWrap/>
            <w:hideMark/>
          </w:tcPr>
          <w:p w14:paraId="72B9EAA0" w14:textId="77777777" w:rsidR="00D52A0C" w:rsidRPr="00D52A0C" w:rsidRDefault="00D52A0C" w:rsidP="00D52A0C">
            <w:pPr>
              <w:pStyle w:val="NoSpacing"/>
              <w:rPr>
                <w:ins w:id="227" w:author="Claude" w:date="2026-06-13T16:00:00Z"/>
                <w:b/>
                <w:bCs/>
                <w:sz w:val="20"/>
                <w:szCs w:val="20"/>
              </w:rPr>
            </w:pPr>
            <w:ins w:id="228" w:author="Claude" w:date="2026-06-13T16:00:00Z">
              <w:r>
                <w:rPr>
                  <w:rFonts w:cs="Segoe UI"/>
                  <w:b/>
                  <w:bCs/>
                  <w:color w:val="0A0A0A"/>
                  <w:sz w:val="20"/>
                  <w:szCs w:val="20"/>
                </w:rPr>
                <w:t>Focused coding</w:t>
              </w:r>
            </w:ins>
          </w:p>
        </w:tc>
        <w:tc>
          <w:tcPr>
            <w:tcW w:w="1676" w:type="dxa"/>
            <w:tcBorders>
              <w:top w:val="single" w:sz="8" w:space="0" w:color="auto"/>
              <w:bottom w:val="single" w:sz="8" w:space="0" w:color="auto"/>
            </w:tcBorders>
            <w:noWrap/>
            <w:hideMark/>
          </w:tcPr>
          <w:p w14:paraId="616AE685" w14:textId="77777777" w:rsidR="00D52A0C" w:rsidRPr="00D52A0C" w:rsidRDefault="00D52A0C" w:rsidP="00D52A0C">
            <w:pPr>
              <w:pStyle w:val="NoSpacing"/>
              <w:rPr>
                <w:ins w:id="229" w:author="Claude" w:date="2026-06-13T16:00:00Z"/>
                <w:b/>
                <w:bCs/>
                <w:sz w:val="20"/>
                <w:szCs w:val="20"/>
              </w:rPr>
            </w:pPr>
            <w:ins w:id="230" w:author="Claude" w:date="2026-06-13T16:00:00Z">
              <w:r>
                <w:rPr>
                  <w:rFonts w:cs="Segoe UI"/>
                  <w:b/>
                  <w:bCs/>
                  <w:color w:val="0A0A0A"/>
                  <w:sz w:val="20"/>
                  <w:szCs w:val="20"/>
                </w:rPr>
                <w:t>Theoretical coding</w:t>
              </w:r>
            </w:ins>
          </w:p>
        </w:tc>
      </w:tr>
      <w:tr w:rsidR="00D52A0C" w:rsidRPr="0059315C" w14:paraId="278F30FF" w14:textId="77777777" w:rsidTr="00B447E9">
        <w:trPr>
          <w:trHeight w:val="510"/>
          <w:ins w:id="231" w:author="Claude" w:date="2026-06-13T16:00:00Z"/>
        </w:trPr>
        <w:tc>
          <w:tcPr>
            <w:tcW w:w="6237" w:type="dxa"/>
            <w:hideMark/>
          </w:tcPr>
          <w:p w14:paraId="5BC050A5" w14:textId="77777777" w:rsidR="00D52A0C" w:rsidRPr="00D52A0C" w:rsidRDefault="00D52A0C" w:rsidP="00D52A0C">
            <w:pPr>
              <w:pStyle w:val="NoSpacing"/>
              <w:rPr>
                <w:ins w:id="232" w:author="Claude" w:date="2026-06-13T16:00:00Z"/>
                <w:sz w:val="20"/>
                <w:szCs w:val="20"/>
              </w:rPr>
            </w:pPr>
            <w:ins w:id="233" w:author="Claude" w:date="2026-06-13T16:00:00Z">
              <w:r>
                <w:rPr>
                  <w:rFonts w:cs="Segoe UI"/>
                  <w:color w:val="0A0A0A"/>
                  <w:sz w:val="20"/>
                  <w:szCs w:val="20"/>
                </w:rPr>
                <w:t>AI’s improvement &amp; potential; Increasing AI adoption; Vendor roadmaps &amp; offerings</w:t>
              </w:r>
            </w:ins>
          </w:p>
        </w:tc>
        <w:tc>
          <w:tcPr>
            <w:tcW w:w="1701" w:type="dxa"/>
            <w:hideMark/>
          </w:tcPr>
          <w:p w14:paraId="7BE29E3B" w14:textId="77777777" w:rsidR="00D52A0C" w:rsidRPr="00D52A0C" w:rsidRDefault="00D52A0C" w:rsidP="00D52A0C">
            <w:pPr>
              <w:pStyle w:val="NoSpacing"/>
              <w:rPr>
                <w:ins w:id="234" w:author="Claude" w:date="2026-06-13T16:00:00Z"/>
                <w:sz w:val="20"/>
                <w:szCs w:val="20"/>
              </w:rPr>
            </w:pPr>
            <w:ins w:id="235" w:author="Claude" w:date="2026-06-13T16:00:00Z">
              <w:r>
                <w:rPr>
                  <w:rFonts w:cs="Segoe UI"/>
                  <w:color w:val="0A0A0A"/>
                  <w:sz w:val="20"/>
                  <w:szCs w:val="20"/>
                </w:rPr>
                <w:t>AI progression</w:t>
              </w:r>
            </w:ins>
          </w:p>
        </w:tc>
        <w:tc>
          <w:tcPr>
            <w:tcW w:w="1676" w:type="dxa"/>
            <w:hideMark/>
          </w:tcPr>
          <w:p w14:paraId="3FDD4AE6" w14:textId="77777777" w:rsidR="00D52A0C" w:rsidRPr="00D52A0C" w:rsidRDefault="00D52A0C" w:rsidP="00D52A0C">
            <w:pPr>
              <w:pStyle w:val="NoSpacing"/>
              <w:rPr>
                <w:ins w:id="236" w:author="Claude" w:date="2026-06-13T16:00:00Z"/>
                <w:sz w:val="20"/>
                <w:szCs w:val="20"/>
              </w:rPr>
            </w:pPr>
            <w:ins w:id="237" w:author="Claude" w:date="2026-06-13T16:00:00Z">
              <w:r>
                <w:rPr>
                  <w:rFonts w:cs="Segoe UI"/>
                  <w:color w:val="0A0A0A"/>
                  <w:sz w:val="20"/>
                  <w:szCs w:val="20"/>
                </w:rPr>
                <w:t>Observing external conditions</w:t>
              </w:r>
            </w:ins>
          </w:p>
        </w:tc>
      </w:tr>
      <w:tr w:rsidR="00D52A0C" w:rsidRPr="0059315C" w14:paraId="4CEFFB59" w14:textId="77777777" w:rsidTr="00B447E9">
        <w:trPr>
          <w:trHeight w:val="510"/>
          <w:ins w:id="238" w:author="Claude" w:date="2026-06-13T16:00:00Z"/>
        </w:trPr>
        <w:tc>
          <w:tcPr>
            <w:tcW w:w="6237" w:type="dxa"/>
            <w:hideMark/>
          </w:tcPr>
          <w:p w14:paraId="3B577F81" w14:textId="77777777" w:rsidR="00D52A0C" w:rsidRPr="00D52A0C" w:rsidRDefault="00D52A0C" w:rsidP="00D52A0C">
            <w:pPr>
              <w:pStyle w:val="NoSpacing"/>
              <w:rPr>
                <w:ins w:id="239" w:author="Claude" w:date="2026-06-13T16:00:00Z"/>
                <w:sz w:val="20"/>
                <w:szCs w:val="20"/>
              </w:rPr>
            </w:pPr>
            <w:ins w:id="240" w:author="Claude" w:date="2026-06-13T16:00:00Z">
              <w:r>
                <w:rPr>
                  <w:rFonts w:cs="Segoe UI"/>
                  <w:color w:val="0A0A0A"/>
                  <w:sz w:val="20"/>
                  <w:szCs w:val="20"/>
                </w:rPr>
                <w:t>Competitor pressure; Changing consumer behavior; The rise of agents of consumers</w:t>
              </w:r>
            </w:ins>
          </w:p>
        </w:tc>
        <w:tc>
          <w:tcPr>
            <w:tcW w:w="1701" w:type="dxa"/>
            <w:hideMark/>
          </w:tcPr>
          <w:p w14:paraId="26C33BAD" w14:textId="77777777" w:rsidR="00D52A0C" w:rsidRPr="00D52A0C" w:rsidRDefault="00D52A0C" w:rsidP="00D52A0C">
            <w:pPr>
              <w:pStyle w:val="NoSpacing"/>
              <w:rPr>
                <w:ins w:id="241" w:author="Claude" w:date="2026-06-13T16:00:00Z"/>
                <w:sz w:val="20"/>
                <w:szCs w:val="20"/>
              </w:rPr>
            </w:pPr>
            <w:ins w:id="242" w:author="Claude" w:date="2026-06-13T16:00:00Z">
              <w:r>
                <w:rPr>
                  <w:rFonts w:cs="Segoe UI"/>
                  <w:color w:val="0A0A0A"/>
                  <w:sz w:val="20"/>
                  <w:szCs w:val="20"/>
                </w:rPr>
                <w:t>Market pressure</w:t>
              </w:r>
            </w:ins>
          </w:p>
        </w:tc>
        <w:tc>
          <w:tcPr>
            <w:tcW w:w="1676" w:type="dxa"/>
            <w:hideMark/>
          </w:tcPr>
          <w:p w14:paraId="2AD51E16" w14:textId="77777777" w:rsidR="00D52A0C" w:rsidRPr="00D52A0C" w:rsidRDefault="00D52A0C" w:rsidP="00D52A0C">
            <w:pPr>
              <w:pStyle w:val="NoSpacing"/>
              <w:rPr>
                <w:ins w:id="243" w:author="Claude" w:date="2026-06-13T16:00:00Z"/>
                <w:sz w:val="20"/>
                <w:szCs w:val="20"/>
              </w:rPr>
            </w:pPr>
          </w:p>
        </w:tc>
      </w:tr>
      <w:tr w:rsidR="00D52A0C" w:rsidRPr="0059315C" w14:paraId="2FF7956A" w14:textId="77777777" w:rsidTr="00B447E9">
        <w:trPr>
          <w:trHeight w:val="510"/>
          <w:ins w:id="244" w:author="Claude" w:date="2026-06-13T16:00:00Z"/>
        </w:trPr>
        <w:tc>
          <w:tcPr>
            <w:tcW w:w="6237" w:type="dxa"/>
            <w:hideMark/>
          </w:tcPr>
          <w:p w14:paraId="2D8A5881" w14:textId="77777777" w:rsidR="00D52A0C" w:rsidRPr="00D52A0C" w:rsidRDefault="00D52A0C" w:rsidP="00D52A0C">
            <w:pPr>
              <w:pStyle w:val="NoSpacing"/>
              <w:rPr>
                <w:ins w:id="245" w:author="Claude" w:date="2026-06-13T16:00:00Z"/>
                <w:sz w:val="20"/>
                <w:szCs w:val="20"/>
              </w:rPr>
            </w:pPr>
            <w:ins w:id="246" w:author="Claude" w:date="2026-06-13T16:00:00Z">
              <w:r>
                <w:rPr>
                  <w:rFonts w:cs="Segoe UI"/>
                  <w:i/>
                  <w:iCs/>
                  <w:color w:val="0A0A0A"/>
                  <w:sz w:val="20"/>
                  <w:szCs w:val="20"/>
                </w:rPr>
                <w:t>Enablers:</w:t>
              </w:r>
              <w:r>
                <w:rPr>
                  <w:rFonts w:cs="Segoe UI"/>
                  <w:color w:val="0A0A0A"/>
                  <w:sz w:val="20"/>
                  <w:szCs w:val="20"/>
                </w:rPr>
                <w:t xml:space="preserve"> bringing people along; educating &amp; training; experimenting with AI; providing clarity &amp; direction; leadership backing; AI champion; being opportunistic; innovation culture. </w:t>
              </w:r>
              <w:r>
                <w:rPr>
                  <w:rFonts w:cs="Segoe UI"/>
                  <w:i/>
                  <w:iCs/>
                  <w:color w:val="0A0A0A"/>
                  <w:sz w:val="20"/>
                  <w:szCs w:val="20"/>
                </w:rPr>
                <w:t>Obstacles:</w:t>
              </w:r>
              <w:r>
                <w:rPr>
                  <w:rFonts w:cs="Segoe UI"/>
                  <w:color w:val="0A0A0A"/>
                  <w:sz w:val="20"/>
                  <w:szCs w:val="20"/>
                </w:rPr>
                <w:t xml:space="preserve"> resistance to change; limited AI literacy; analysis paralysis &amp; delay; absent strategy or focus; punishing failure</w:t>
              </w:r>
            </w:ins>
          </w:p>
        </w:tc>
        <w:tc>
          <w:tcPr>
            <w:tcW w:w="1701" w:type="dxa"/>
            <w:hideMark/>
          </w:tcPr>
          <w:p w14:paraId="2F72182B" w14:textId="77777777" w:rsidR="00D52A0C" w:rsidRPr="00D52A0C" w:rsidRDefault="00D52A0C" w:rsidP="00D52A0C">
            <w:pPr>
              <w:pStyle w:val="NoSpacing"/>
              <w:rPr>
                <w:ins w:id="247" w:author="Claude" w:date="2026-06-13T16:00:00Z"/>
                <w:sz w:val="20"/>
                <w:szCs w:val="20"/>
              </w:rPr>
            </w:pPr>
            <w:ins w:id="248" w:author="Claude" w:date="2026-06-13T16:00:00Z">
              <w:r>
                <w:rPr>
                  <w:rFonts w:cs="Segoe UI"/>
                  <w:color w:val="0A0A0A"/>
                  <w:sz w:val="20"/>
                  <w:szCs w:val="20"/>
                </w:rPr>
                <w:t>Steering the marketing department</w:t>
              </w:r>
            </w:ins>
          </w:p>
        </w:tc>
        <w:tc>
          <w:tcPr>
            <w:tcW w:w="1676" w:type="dxa"/>
            <w:hideMark/>
          </w:tcPr>
          <w:p w14:paraId="4715F227" w14:textId="77777777" w:rsidR="00D52A0C" w:rsidRPr="00D52A0C" w:rsidRDefault="00D52A0C" w:rsidP="00D52A0C">
            <w:pPr>
              <w:pStyle w:val="NoSpacing"/>
              <w:rPr>
                <w:ins w:id="249" w:author="Claude" w:date="2026-06-13T16:00:00Z"/>
                <w:sz w:val="20"/>
                <w:szCs w:val="20"/>
              </w:rPr>
            </w:pPr>
            <w:ins w:id="250" w:author="Claude" w:date="2026-06-13T16:00:00Z">
              <w:r>
                <w:rPr>
                  <w:rFonts w:cs="Segoe UI"/>
                  <w:color w:val="0A0A0A"/>
                  <w:sz w:val="20"/>
                  <w:szCs w:val="20"/>
                </w:rPr>
                <w:t>Navigating the organizational context</w:t>
              </w:r>
            </w:ins>
          </w:p>
        </w:tc>
      </w:tr>
      <w:tr w:rsidR="00D52A0C" w:rsidRPr="0059315C" w14:paraId="533571DC" w14:textId="77777777" w:rsidTr="00B447E9">
        <w:trPr>
          <w:trHeight w:val="510"/>
          <w:ins w:id="251" w:author="Claude" w:date="2026-06-13T16:00:00Z"/>
        </w:trPr>
        <w:tc>
          <w:tcPr>
            <w:tcW w:w="6237" w:type="dxa"/>
            <w:hideMark/>
          </w:tcPr>
          <w:p w14:paraId="482BD5C7" w14:textId="77777777" w:rsidR="00D52A0C" w:rsidRPr="00D52A0C" w:rsidRDefault="00D52A0C" w:rsidP="00D52A0C">
            <w:pPr>
              <w:pStyle w:val="NoSpacing"/>
              <w:rPr>
                <w:ins w:id="252" w:author="Claude" w:date="2026-06-13T16:00:00Z"/>
                <w:sz w:val="20"/>
                <w:szCs w:val="20"/>
              </w:rPr>
            </w:pPr>
            <w:ins w:id="253" w:author="Claude" w:date="2026-06-13T16:00:00Z">
              <w:r>
                <w:rPr>
                  <w:rFonts w:cs="Segoe UI"/>
                  <w:i/>
                  <w:iCs/>
                  <w:color w:val="0A0A0A"/>
                  <w:sz w:val="20"/>
                  <w:szCs w:val="20"/>
                </w:rPr>
                <w:t>Enablers:</w:t>
              </w:r>
              <w:r>
                <w:rPr>
                  <w:rFonts w:cs="Segoe UI"/>
                  <w:color w:val="0A0A0A"/>
                  <w:sz w:val="20"/>
                  <w:szCs w:val="20"/>
                </w:rPr>
                <w:t xml:space="preserve"> having data &amp; infrastructure; having the right tooling; having technical talent &amp; skills; leveraging systems &amp; process thinking; leveraging external experts &amp; vendors. </w:t>
              </w:r>
              <w:r>
                <w:rPr>
                  <w:rFonts w:cs="Segoe UI"/>
                  <w:i/>
                  <w:iCs/>
                  <w:color w:val="0A0A0A"/>
                  <w:sz w:val="20"/>
                  <w:szCs w:val="20"/>
                </w:rPr>
                <w:t>Obstacles:</w:t>
              </w:r>
              <w:r>
                <w:rPr>
                  <w:rFonts w:cs="Segoe UI"/>
                  <w:color w:val="0A0A0A"/>
                  <w:sz w:val="20"/>
                  <w:szCs w:val="20"/>
                </w:rPr>
                <w:t xml:space="preserve"> lacking data &amp; infrastructure; poor data quality; lacking skills to execute; gap between marketing &amp; IT</w:t>
              </w:r>
            </w:ins>
          </w:p>
        </w:tc>
        <w:tc>
          <w:tcPr>
            <w:tcW w:w="1701" w:type="dxa"/>
            <w:hideMark/>
          </w:tcPr>
          <w:p w14:paraId="54B51E11" w14:textId="77777777" w:rsidR="00D52A0C" w:rsidRPr="00D52A0C" w:rsidRDefault="00D52A0C" w:rsidP="00D52A0C">
            <w:pPr>
              <w:pStyle w:val="NoSpacing"/>
              <w:rPr>
                <w:ins w:id="254" w:author="Claude" w:date="2026-06-13T16:00:00Z"/>
                <w:sz w:val="20"/>
                <w:szCs w:val="20"/>
              </w:rPr>
            </w:pPr>
            <w:ins w:id="255" w:author="Claude" w:date="2026-06-13T16:00:00Z">
              <w:r>
                <w:rPr>
                  <w:rFonts w:cs="Segoe UI"/>
                  <w:color w:val="0A0A0A"/>
                  <w:sz w:val="20"/>
                  <w:szCs w:val="20"/>
                </w:rPr>
                <w:t>Leveraging technical resources</w:t>
              </w:r>
            </w:ins>
          </w:p>
        </w:tc>
        <w:tc>
          <w:tcPr>
            <w:tcW w:w="1676" w:type="dxa"/>
            <w:hideMark/>
          </w:tcPr>
          <w:p w14:paraId="434F45CC" w14:textId="77777777" w:rsidR="00D52A0C" w:rsidRPr="00D52A0C" w:rsidRDefault="00D52A0C" w:rsidP="00D52A0C">
            <w:pPr>
              <w:pStyle w:val="NoSpacing"/>
              <w:rPr>
                <w:ins w:id="256" w:author="Claude" w:date="2026-06-13T16:00:00Z"/>
                <w:sz w:val="20"/>
                <w:szCs w:val="20"/>
              </w:rPr>
            </w:pPr>
          </w:p>
        </w:tc>
      </w:tr>
      <w:tr w:rsidR="00D52A0C" w:rsidRPr="0059315C" w14:paraId="1F28937A" w14:textId="77777777" w:rsidTr="00B447E9">
        <w:trPr>
          <w:trHeight w:val="510"/>
          <w:ins w:id="257" w:author="Claude" w:date="2026-06-13T16:00:00Z"/>
        </w:trPr>
        <w:tc>
          <w:tcPr>
            <w:tcW w:w="6237" w:type="dxa"/>
            <w:hideMark/>
          </w:tcPr>
          <w:p w14:paraId="445DDB17" w14:textId="77777777" w:rsidR="00D52A0C" w:rsidRPr="00D52A0C" w:rsidRDefault="00D52A0C" w:rsidP="00D52A0C">
            <w:pPr>
              <w:pStyle w:val="NoSpacing"/>
              <w:rPr>
                <w:ins w:id="258" w:author="Claude" w:date="2026-06-13T16:00:00Z"/>
                <w:sz w:val="20"/>
                <w:szCs w:val="20"/>
              </w:rPr>
            </w:pPr>
            <w:ins w:id="259" w:author="Claude" w:date="2026-06-13T16:00:00Z">
              <w:r>
                <w:rPr>
                  <w:rFonts w:cs="Segoe UI"/>
                  <w:i/>
                  <w:iCs/>
                  <w:color w:val="0A0A0A"/>
                  <w:sz w:val="20"/>
                  <w:szCs w:val="20"/>
                </w:rPr>
                <w:t>Enablers:</w:t>
              </w:r>
              <w:r>
                <w:rPr>
                  <w:rFonts w:cs="Segoe UI"/>
                  <w:color w:val="0A0A0A"/>
                  <w:sz w:val="20"/>
                  <w:szCs w:val="20"/>
                </w:rPr>
                <w:t xml:space="preserve"> working around constraints (shadow IT); accepting bounded risk. </w:t>
              </w:r>
              <w:r>
                <w:rPr>
                  <w:rFonts w:cs="Segoe UI"/>
                  <w:i/>
                  <w:iCs/>
                  <w:color w:val="0A0A0A"/>
                  <w:sz w:val="20"/>
                  <w:szCs w:val="20"/>
                </w:rPr>
                <w:t>Obstacles:</w:t>
              </w:r>
              <w:r>
                <w:rPr>
                  <w:rFonts w:cs="Segoe UI"/>
                  <w:color w:val="0A0A0A"/>
                  <w:sz w:val="20"/>
                  <w:szCs w:val="20"/>
                </w:rPr>
                <w:t xml:space="preserve"> restrictive governance &amp; bureaucracy; politics &amp; silos; legal &amp; data-sovereignty concerns</w:t>
              </w:r>
            </w:ins>
          </w:p>
        </w:tc>
        <w:tc>
          <w:tcPr>
            <w:tcW w:w="1701" w:type="dxa"/>
            <w:hideMark/>
          </w:tcPr>
          <w:p w14:paraId="5FAAD6D9" w14:textId="77777777" w:rsidR="00D52A0C" w:rsidRPr="00D52A0C" w:rsidRDefault="00D52A0C" w:rsidP="00D52A0C">
            <w:pPr>
              <w:pStyle w:val="NoSpacing"/>
              <w:rPr>
                <w:ins w:id="260" w:author="Claude" w:date="2026-06-13T16:00:00Z"/>
                <w:sz w:val="20"/>
                <w:szCs w:val="20"/>
              </w:rPr>
            </w:pPr>
            <w:ins w:id="261" w:author="Claude" w:date="2026-06-13T16:00:00Z">
              <w:r>
                <w:rPr>
                  <w:rFonts w:cs="Segoe UI"/>
                  <w:color w:val="0A0A0A"/>
                  <w:sz w:val="20"/>
                  <w:szCs w:val="20"/>
                </w:rPr>
                <w:t>Dealing with compliance</w:t>
              </w:r>
            </w:ins>
          </w:p>
        </w:tc>
        <w:tc>
          <w:tcPr>
            <w:tcW w:w="1676" w:type="dxa"/>
            <w:hideMark/>
          </w:tcPr>
          <w:p w14:paraId="38012656" w14:textId="77777777" w:rsidR="00D52A0C" w:rsidRPr="00D52A0C" w:rsidRDefault="00D52A0C" w:rsidP="00D52A0C">
            <w:pPr>
              <w:pStyle w:val="NoSpacing"/>
              <w:rPr>
                <w:ins w:id="262" w:author="Claude" w:date="2026-06-13T16:00:00Z"/>
                <w:sz w:val="20"/>
                <w:szCs w:val="20"/>
              </w:rPr>
            </w:pPr>
          </w:p>
        </w:tc>
      </w:tr>
      <w:tr w:rsidR="00D52A0C" w:rsidRPr="0059315C" w14:paraId="2BE4670B" w14:textId="77777777" w:rsidTr="00B447E9">
        <w:trPr>
          <w:trHeight w:val="510"/>
          <w:ins w:id="263" w:author="Claude" w:date="2026-06-13T16:00:00Z"/>
        </w:trPr>
        <w:tc>
          <w:tcPr>
            <w:tcW w:w="6237" w:type="dxa"/>
            <w:hideMark/>
          </w:tcPr>
          <w:p w14:paraId="72AE67D0" w14:textId="77777777" w:rsidR="00D52A0C" w:rsidRPr="00D52A0C" w:rsidRDefault="00D52A0C" w:rsidP="00D52A0C">
            <w:pPr>
              <w:pStyle w:val="NoSpacing"/>
              <w:rPr>
                <w:ins w:id="264" w:author="Claude" w:date="2026-06-13T16:00:00Z"/>
                <w:sz w:val="20"/>
                <w:szCs w:val="20"/>
              </w:rPr>
            </w:pPr>
            <w:ins w:id="265" w:author="Claude" w:date="2026-06-13T16:00:00Z">
              <w:r>
                <w:rPr>
                  <w:rFonts w:cs="Segoe UI"/>
                  <w:color w:val="0A0A0A"/>
                  <w:sz w:val="20"/>
                  <w:szCs w:val="20"/>
                </w:rPr>
                <w:t>Analyzing data; Generating insights &amp; monitoring; Ingesting data &amp; context</w:t>
              </w:r>
            </w:ins>
          </w:p>
        </w:tc>
        <w:tc>
          <w:tcPr>
            <w:tcW w:w="1701" w:type="dxa"/>
            <w:hideMark/>
          </w:tcPr>
          <w:p w14:paraId="27D1951E" w14:textId="77777777" w:rsidR="00D52A0C" w:rsidRPr="00D52A0C" w:rsidRDefault="00D52A0C" w:rsidP="00D52A0C">
            <w:pPr>
              <w:pStyle w:val="NoSpacing"/>
              <w:rPr>
                <w:ins w:id="266" w:author="Claude" w:date="2026-06-13T16:00:00Z"/>
                <w:sz w:val="20"/>
                <w:szCs w:val="20"/>
              </w:rPr>
            </w:pPr>
            <w:ins w:id="267" w:author="Claude" w:date="2026-06-13T16:00:00Z">
              <w:r>
                <w:rPr>
                  <w:rFonts w:cs="Segoe UI"/>
                  <w:color w:val="0A0A0A"/>
                  <w:sz w:val="20"/>
                  <w:szCs w:val="20"/>
                </w:rPr>
                <w:t>Generating insights</w:t>
              </w:r>
            </w:ins>
          </w:p>
        </w:tc>
        <w:tc>
          <w:tcPr>
            <w:tcW w:w="1676" w:type="dxa"/>
            <w:hideMark/>
          </w:tcPr>
          <w:p w14:paraId="2E5271CC" w14:textId="77777777" w:rsidR="00D52A0C" w:rsidRPr="00D52A0C" w:rsidRDefault="00D52A0C" w:rsidP="00D52A0C">
            <w:pPr>
              <w:pStyle w:val="NoSpacing"/>
              <w:rPr>
                <w:ins w:id="268" w:author="Claude" w:date="2026-06-13T16:00:00Z"/>
                <w:sz w:val="20"/>
                <w:szCs w:val="20"/>
              </w:rPr>
            </w:pPr>
            <w:ins w:id="269" w:author="Claude" w:date="2026-06-13T16:00:00Z">
              <w:r>
                <w:rPr>
                  <w:rFonts w:cs="Segoe UI"/>
                  <w:color w:val="0A0A0A"/>
                  <w:sz w:val="20"/>
                  <w:szCs w:val="20"/>
                </w:rPr>
                <w:t>Applying agentic AI</w:t>
              </w:r>
            </w:ins>
          </w:p>
        </w:tc>
      </w:tr>
      <w:tr w:rsidR="00D52A0C" w:rsidRPr="0059315C" w14:paraId="124180A4" w14:textId="77777777" w:rsidTr="00B447E9">
        <w:trPr>
          <w:trHeight w:val="510"/>
          <w:ins w:id="270" w:author="Claude" w:date="2026-06-13T16:00:00Z"/>
        </w:trPr>
        <w:tc>
          <w:tcPr>
            <w:tcW w:w="6237" w:type="dxa"/>
            <w:hideMark/>
          </w:tcPr>
          <w:p w14:paraId="7451D2DB" w14:textId="77777777" w:rsidR="00D52A0C" w:rsidRPr="00D52A0C" w:rsidRDefault="00D52A0C" w:rsidP="00D52A0C">
            <w:pPr>
              <w:pStyle w:val="NoSpacing"/>
              <w:rPr>
                <w:ins w:id="271" w:author="Claude" w:date="2026-06-13T16:00:00Z"/>
                <w:sz w:val="20"/>
                <w:szCs w:val="20"/>
              </w:rPr>
            </w:pPr>
            <w:ins w:id="272" w:author="Claude" w:date="2026-06-13T16:00:00Z">
              <w:r>
                <w:rPr>
                  <w:rFonts w:cs="Segoe UI"/>
                  <w:color w:val="0A0A0A"/>
                  <w:sz w:val="20"/>
                  <w:szCs w:val="20"/>
                </w:rPr>
                <w:t>Creating &amp; validating content; Building campaign pipelines; Segmenting &amp; targeting; Controlling brand &amp; messaging</w:t>
              </w:r>
            </w:ins>
          </w:p>
        </w:tc>
        <w:tc>
          <w:tcPr>
            <w:tcW w:w="1701" w:type="dxa"/>
            <w:hideMark/>
          </w:tcPr>
          <w:p w14:paraId="02130ECD" w14:textId="77777777" w:rsidR="00D52A0C" w:rsidRPr="00D52A0C" w:rsidRDefault="00D52A0C" w:rsidP="00D52A0C">
            <w:pPr>
              <w:pStyle w:val="NoSpacing"/>
              <w:rPr>
                <w:ins w:id="273" w:author="Claude" w:date="2026-06-13T16:00:00Z"/>
                <w:sz w:val="20"/>
                <w:szCs w:val="20"/>
              </w:rPr>
            </w:pPr>
            <w:ins w:id="274" w:author="Claude" w:date="2026-06-13T16:00:00Z">
              <w:r>
                <w:rPr>
                  <w:rFonts w:cs="Segoe UI"/>
                  <w:color w:val="0A0A0A"/>
                  <w:sz w:val="20"/>
                  <w:szCs w:val="20"/>
                </w:rPr>
                <w:t>Creating &amp; validating content &amp; campaigns</w:t>
              </w:r>
            </w:ins>
          </w:p>
        </w:tc>
        <w:tc>
          <w:tcPr>
            <w:tcW w:w="1676" w:type="dxa"/>
            <w:hideMark/>
          </w:tcPr>
          <w:p w14:paraId="302B9009" w14:textId="77777777" w:rsidR="00D52A0C" w:rsidRPr="00D52A0C" w:rsidRDefault="00D52A0C" w:rsidP="00D52A0C">
            <w:pPr>
              <w:pStyle w:val="NoSpacing"/>
              <w:rPr>
                <w:ins w:id="275" w:author="Claude" w:date="2026-06-13T16:00:00Z"/>
                <w:sz w:val="20"/>
                <w:szCs w:val="20"/>
              </w:rPr>
            </w:pPr>
          </w:p>
        </w:tc>
      </w:tr>
      <w:tr w:rsidR="00D52A0C" w:rsidRPr="0059315C" w14:paraId="0EDBE781" w14:textId="77777777" w:rsidTr="00B447E9">
        <w:trPr>
          <w:trHeight w:val="510"/>
          <w:ins w:id="276" w:author="Claude" w:date="2026-06-13T16:00:00Z"/>
        </w:trPr>
        <w:tc>
          <w:tcPr>
            <w:tcW w:w="6237" w:type="dxa"/>
            <w:hideMark/>
          </w:tcPr>
          <w:p w14:paraId="75F0D61D" w14:textId="77777777" w:rsidR="00D52A0C" w:rsidRPr="00D52A0C" w:rsidRDefault="00D52A0C" w:rsidP="00D52A0C">
            <w:pPr>
              <w:pStyle w:val="NoSpacing"/>
              <w:rPr>
                <w:ins w:id="277" w:author="Claude" w:date="2026-06-13T16:00:00Z"/>
                <w:sz w:val="20"/>
                <w:szCs w:val="20"/>
              </w:rPr>
            </w:pPr>
            <w:ins w:id="278" w:author="Claude" w:date="2026-06-13T16:00:00Z">
              <w:r>
                <w:rPr>
                  <w:rFonts w:cs="Segoe UI"/>
                  <w:color w:val="0A0A0A"/>
                  <w:sz w:val="20"/>
                  <w:szCs w:val="20"/>
                </w:rPr>
                <w:t>Using general-purpose assistants; Automating manual processes; Leveraging tool calling &amp; integrations; Building agent harnesses</w:t>
              </w:r>
            </w:ins>
          </w:p>
        </w:tc>
        <w:tc>
          <w:tcPr>
            <w:tcW w:w="1701" w:type="dxa"/>
            <w:hideMark/>
          </w:tcPr>
          <w:p w14:paraId="3352FBC4" w14:textId="77777777" w:rsidR="00D52A0C" w:rsidRPr="00D52A0C" w:rsidRDefault="00D52A0C" w:rsidP="00D52A0C">
            <w:pPr>
              <w:pStyle w:val="NoSpacing"/>
              <w:rPr>
                <w:ins w:id="279" w:author="Claude" w:date="2026-06-13T16:00:00Z"/>
                <w:sz w:val="20"/>
                <w:szCs w:val="20"/>
              </w:rPr>
            </w:pPr>
            <w:ins w:id="280" w:author="Claude" w:date="2026-06-13T16:00:00Z">
              <w:r>
                <w:rPr>
                  <w:rFonts w:cs="Segoe UI"/>
                  <w:color w:val="0A0A0A"/>
                  <w:sz w:val="20"/>
                  <w:szCs w:val="20"/>
                </w:rPr>
                <w:t>Utilizing generic agents for personal work</w:t>
              </w:r>
            </w:ins>
          </w:p>
        </w:tc>
        <w:tc>
          <w:tcPr>
            <w:tcW w:w="1676" w:type="dxa"/>
            <w:hideMark/>
          </w:tcPr>
          <w:p w14:paraId="119150F8" w14:textId="77777777" w:rsidR="00D52A0C" w:rsidRPr="00D52A0C" w:rsidRDefault="00D52A0C" w:rsidP="00D52A0C">
            <w:pPr>
              <w:pStyle w:val="NoSpacing"/>
              <w:rPr>
                <w:ins w:id="281" w:author="Claude" w:date="2026-06-13T16:00:00Z"/>
                <w:sz w:val="20"/>
                <w:szCs w:val="20"/>
              </w:rPr>
            </w:pPr>
          </w:p>
        </w:tc>
      </w:tr>
      <w:tr w:rsidR="00D52A0C" w:rsidRPr="0059315C" w14:paraId="50D2DC01" w14:textId="77777777" w:rsidTr="00B447E9">
        <w:trPr>
          <w:trHeight w:val="510"/>
          <w:ins w:id="282" w:author="Claude" w:date="2026-06-13T16:00:00Z"/>
        </w:trPr>
        <w:tc>
          <w:tcPr>
            <w:tcW w:w="6237" w:type="dxa"/>
            <w:hideMark/>
          </w:tcPr>
          <w:p w14:paraId="254CF630" w14:textId="77777777" w:rsidR="00D52A0C" w:rsidRPr="00D52A0C" w:rsidRDefault="00D52A0C" w:rsidP="00D52A0C">
            <w:pPr>
              <w:pStyle w:val="NoSpacing"/>
              <w:rPr>
                <w:ins w:id="283" w:author="Claude" w:date="2026-06-13T16:00:00Z"/>
                <w:sz w:val="20"/>
                <w:szCs w:val="20"/>
              </w:rPr>
            </w:pPr>
            <w:ins w:id="284" w:author="Claude" w:date="2026-06-13T16:00:00Z">
              <w:r>
                <w:rPr>
                  <w:rFonts w:cs="Segoe UI"/>
                  <w:color w:val="0A0A0A"/>
                  <w:sz w:val="20"/>
                  <w:szCs w:val="20"/>
                </w:rPr>
                <w:t>Deploying customer-service &amp; sales agents; Supporting customers’ own agents</w:t>
              </w:r>
            </w:ins>
          </w:p>
        </w:tc>
        <w:tc>
          <w:tcPr>
            <w:tcW w:w="1701" w:type="dxa"/>
            <w:hideMark/>
          </w:tcPr>
          <w:p w14:paraId="148D5D5E" w14:textId="77777777" w:rsidR="00D52A0C" w:rsidRPr="00D52A0C" w:rsidRDefault="00D52A0C" w:rsidP="00D52A0C">
            <w:pPr>
              <w:pStyle w:val="NoSpacing"/>
              <w:rPr>
                <w:ins w:id="285" w:author="Claude" w:date="2026-06-13T16:00:00Z"/>
                <w:sz w:val="20"/>
                <w:szCs w:val="20"/>
              </w:rPr>
            </w:pPr>
            <w:ins w:id="286" w:author="Claude" w:date="2026-06-13T16:00:00Z">
              <w:r>
                <w:rPr>
                  <w:rFonts w:cs="Segoe UI"/>
                  <w:color w:val="0A0A0A"/>
                  <w:sz w:val="20"/>
                  <w:szCs w:val="20"/>
                </w:rPr>
                <w:t>Employing customer-facing agents</w:t>
              </w:r>
            </w:ins>
          </w:p>
        </w:tc>
        <w:tc>
          <w:tcPr>
            <w:tcW w:w="1676" w:type="dxa"/>
            <w:hideMark/>
          </w:tcPr>
          <w:p w14:paraId="0E438F08" w14:textId="77777777" w:rsidR="00D52A0C" w:rsidRPr="00D52A0C" w:rsidRDefault="00D52A0C" w:rsidP="00D52A0C">
            <w:pPr>
              <w:pStyle w:val="NoSpacing"/>
              <w:rPr>
                <w:ins w:id="287" w:author="Claude" w:date="2026-06-13T16:00:00Z"/>
                <w:sz w:val="20"/>
                <w:szCs w:val="20"/>
              </w:rPr>
            </w:pPr>
          </w:p>
        </w:tc>
      </w:tr>
      <w:tr w:rsidR="00D52A0C" w:rsidRPr="0059315C" w14:paraId="672BA79E" w14:textId="77777777" w:rsidTr="00B447E9">
        <w:trPr>
          <w:trHeight w:val="510"/>
          <w:ins w:id="288" w:author="Claude" w:date="2026-06-13T16:00:00Z"/>
        </w:trPr>
        <w:tc>
          <w:tcPr>
            <w:tcW w:w="6237" w:type="dxa"/>
            <w:hideMark/>
          </w:tcPr>
          <w:p w14:paraId="444EF1BF" w14:textId="77777777" w:rsidR="00D52A0C" w:rsidRPr="00D52A0C" w:rsidRDefault="00D52A0C" w:rsidP="00D52A0C">
            <w:pPr>
              <w:pStyle w:val="NoSpacing"/>
              <w:rPr>
                <w:ins w:id="289" w:author="Claude" w:date="2026-06-13T16:00:00Z"/>
                <w:sz w:val="20"/>
                <w:szCs w:val="20"/>
              </w:rPr>
            </w:pPr>
            <w:ins w:id="290" w:author="Claude" w:date="2026-06-13T16:00:00Z">
              <w:r>
                <w:rPr>
                  <w:rFonts w:cs="Segoe UI"/>
                  <w:color w:val="0A0A0A"/>
                  <w:sz w:val="20"/>
                  <w:szCs w:val="20"/>
                </w:rPr>
                <w:lastRenderedPageBreak/>
                <w:t>Gaining efficiency &amp; speed; Gaining scale; Extending the personal skillset; Improving quality of output</w:t>
              </w:r>
            </w:ins>
          </w:p>
        </w:tc>
        <w:tc>
          <w:tcPr>
            <w:tcW w:w="1701" w:type="dxa"/>
            <w:hideMark/>
          </w:tcPr>
          <w:p w14:paraId="239D0EFF" w14:textId="77777777" w:rsidR="00D52A0C" w:rsidRPr="00D52A0C" w:rsidRDefault="00D52A0C" w:rsidP="00D52A0C">
            <w:pPr>
              <w:pStyle w:val="NoSpacing"/>
              <w:rPr>
                <w:ins w:id="291" w:author="Claude" w:date="2026-06-13T16:00:00Z"/>
                <w:sz w:val="20"/>
                <w:szCs w:val="20"/>
              </w:rPr>
            </w:pPr>
            <w:ins w:id="292" w:author="Claude" w:date="2026-06-13T16:00:00Z">
              <w:r>
                <w:rPr>
                  <w:rFonts w:cs="Segoe UI"/>
                  <w:color w:val="0A0A0A"/>
                  <w:sz w:val="20"/>
                  <w:szCs w:val="20"/>
                </w:rPr>
                <w:t>Benefits</w:t>
              </w:r>
            </w:ins>
          </w:p>
        </w:tc>
        <w:tc>
          <w:tcPr>
            <w:tcW w:w="1676" w:type="dxa"/>
            <w:hideMark/>
          </w:tcPr>
          <w:p w14:paraId="5B55019C" w14:textId="77777777" w:rsidR="00D52A0C" w:rsidRPr="00D52A0C" w:rsidRDefault="00D52A0C" w:rsidP="00D52A0C">
            <w:pPr>
              <w:pStyle w:val="NoSpacing"/>
              <w:rPr>
                <w:ins w:id="293" w:author="Claude" w:date="2026-06-13T16:00:00Z"/>
                <w:sz w:val="20"/>
                <w:szCs w:val="20"/>
              </w:rPr>
            </w:pPr>
            <w:ins w:id="294" w:author="Claude" w:date="2026-06-13T16:00:00Z">
              <w:r>
                <w:rPr>
                  <w:rFonts w:cs="Segoe UI"/>
                  <w:color w:val="0A0A0A"/>
                  <w:sz w:val="20"/>
                  <w:szCs w:val="20"/>
                </w:rPr>
                <w:t>Obtaining value outcomes</w:t>
              </w:r>
            </w:ins>
          </w:p>
        </w:tc>
      </w:tr>
      <w:tr w:rsidR="00D52A0C" w:rsidRPr="0059315C" w14:paraId="6FD595FA" w14:textId="77777777" w:rsidTr="00B447E9">
        <w:trPr>
          <w:trHeight w:val="510"/>
          <w:ins w:id="295" w:author="Claude" w:date="2026-06-13T16:00:00Z"/>
        </w:trPr>
        <w:tc>
          <w:tcPr>
            <w:tcW w:w="6237" w:type="dxa"/>
            <w:hideMark/>
          </w:tcPr>
          <w:p w14:paraId="10CA5276" w14:textId="77777777" w:rsidR="00D52A0C" w:rsidRPr="00D52A0C" w:rsidRDefault="00D52A0C" w:rsidP="00D52A0C">
            <w:pPr>
              <w:pStyle w:val="NoSpacing"/>
              <w:rPr>
                <w:ins w:id="296" w:author="Claude" w:date="2026-06-13T16:00:00Z"/>
                <w:sz w:val="20"/>
                <w:szCs w:val="20"/>
              </w:rPr>
            </w:pPr>
            <w:ins w:id="297" w:author="Claude" w:date="2026-06-13T16:00:00Z">
              <w:r>
                <w:rPr>
                  <w:rFonts w:cs="Segoe UI"/>
                  <w:color w:val="0A0A0A"/>
                  <w:sz w:val="20"/>
                  <w:szCs w:val="20"/>
                </w:rPr>
                <w:t>Incurring financial costs; Displacing jobs</w:t>
              </w:r>
            </w:ins>
          </w:p>
        </w:tc>
        <w:tc>
          <w:tcPr>
            <w:tcW w:w="1701" w:type="dxa"/>
            <w:hideMark/>
          </w:tcPr>
          <w:p w14:paraId="3CCA2839" w14:textId="77777777" w:rsidR="00D52A0C" w:rsidRPr="00D52A0C" w:rsidRDefault="00D52A0C" w:rsidP="00D52A0C">
            <w:pPr>
              <w:pStyle w:val="NoSpacing"/>
              <w:rPr>
                <w:ins w:id="298" w:author="Claude" w:date="2026-06-13T16:00:00Z"/>
                <w:sz w:val="20"/>
                <w:szCs w:val="20"/>
              </w:rPr>
            </w:pPr>
            <w:ins w:id="299" w:author="Claude" w:date="2026-06-13T16:00:00Z">
              <w:r>
                <w:rPr>
                  <w:rFonts w:cs="Segoe UI"/>
                  <w:color w:val="0A0A0A"/>
                  <w:sz w:val="20"/>
                  <w:szCs w:val="20"/>
                </w:rPr>
                <w:t>Sacrifices</w:t>
              </w:r>
            </w:ins>
          </w:p>
        </w:tc>
        <w:tc>
          <w:tcPr>
            <w:tcW w:w="1676" w:type="dxa"/>
            <w:hideMark/>
          </w:tcPr>
          <w:p w14:paraId="3275E4C1" w14:textId="77777777" w:rsidR="00D52A0C" w:rsidRPr="00D52A0C" w:rsidRDefault="00D52A0C" w:rsidP="00D52A0C">
            <w:pPr>
              <w:pStyle w:val="NoSpacing"/>
              <w:rPr>
                <w:ins w:id="300" w:author="Claude" w:date="2026-06-13T16:00:00Z"/>
                <w:sz w:val="20"/>
                <w:szCs w:val="20"/>
              </w:rPr>
            </w:pPr>
          </w:p>
        </w:tc>
      </w:tr>
      <w:tr w:rsidR="00D52A0C" w:rsidRPr="0059315C" w14:paraId="0624DE1C" w14:textId="77777777" w:rsidTr="00B447E9">
        <w:trPr>
          <w:trHeight w:val="510"/>
          <w:ins w:id="301" w:author="Claude" w:date="2026-06-13T16:00:00Z"/>
        </w:trPr>
        <w:tc>
          <w:tcPr>
            <w:tcW w:w="6237" w:type="dxa"/>
            <w:hideMark/>
          </w:tcPr>
          <w:p w14:paraId="6FE79E2A" w14:textId="77777777" w:rsidR="00D52A0C" w:rsidRPr="00D52A0C" w:rsidRDefault="00D52A0C" w:rsidP="00D52A0C">
            <w:pPr>
              <w:pStyle w:val="NoSpacing"/>
              <w:rPr>
                <w:ins w:id="302" w:author="Claude" w:date="2026-06-13T16:00:00Z"/>
                <w:sz w:val="20"/>
                <w:szCs w:val="20"/>
              </w:rPr>
            </w:pPr>
            <w:ins w:id="303" w:author="Claude" w:date="2026-06-13T16:00:00Z">
              <w:r>
                <w:rPr>
                  <w:rFonts w:cs="Segoe UI"/>
                  <w:color w:val="0A0A0A"/>
                  <w:sz w:val="20"/>
                  <w:szCs w:val="20"/>
                </w:rPr>
                <w:t>Risking hallucination; Risking security &amp; privacy violations; Risking brand degradation</w:t>
              </w:r>
            </w:ins>
          </w:p>
        </w:tc>
        <w:tc>
          <w:tcPr>
            <w:tcW w:w="1701" w:type="dxa"/>
            <w:hideMark/>
          </w:tcPr>
          <w:p w14:paraId="23ABA553" w14:textId="77777777" w:rsidR="00D52A0C" w:rsidRPr="00D52A0C" w:rsidRDefault="00D52A0C" w:rsidP="00D52A0C">
            <w:pPr>
              <w:pStyle w:val="NoSpacing"/>
              <w:rPr>
                <w:ins w:id="304" w:author="Claude" w:date="2026-06-13T16:00:00Z"/>
                <w:sz w:val="20"/>
                <w:szCs w:val="20"/>
              </w:rPr>
            </w:pPr>
            <w:ins w:id="305" w:author="Claude" w:date="2026-06-13T16:00:00Z">
              <w:r>
                <w:rPr>
                  <w:rFonts w:cs="Segoe UI"/>
                  <w:color w:val="0A0A0A"/>
                  <w:sz w:val="20"/>
                  <w:szCs w:val="20"/>
                </w:rPr>
                <w:t>Risks</w:t>
              </w:r>
            </w:ins>
          </w:p>
        </w:tc>
        <w:tc>
          <w:tcPr>
            <w:tcW w:w="1676" w:type="dxa"/>
            <w:hideMark/>
          </w:tcPr>
          <w:p w14:paraId="0AF22291" w14:textId="77777777" w:rsidR="00D52A0C" w:rsidRPr="00D52A0C" w:rsidRDefault="00D52A0C" w:rsidP="00D52A0C">
            <w:pPr>
              <w:pStyle w:val="NoSpacing"/>
              <w:rPr>
                <w:ins w:id="306" w:author="Claude" w:date="2026-06-13T16:00:00Z"/>
                <w:sz w:val="20"/>
                <w:szCs w:val="20"/>
              </w:rPr>
            </w:pPr>
          </w:p>
        </w:tc>
      </w:tr>
    </w:tbl>
    <w:p w14:paraId="4F698BF2" w14:textId="77777777" w:rsidR="006F2E75" w:rsidRDefault="00000000">
      <w:pPr>
        <w:ind w:firstLine="0"/>
        <w:rPr>
          <w:ins w:id="307" w:author="Claude" w:date="2026-06-13T16:00:00Z"/>
        </w:rPr>
      </w:pPr>
      <w:ins w:id="308" w:author="Claude" w:date="2026-06-13T16:00:00Z">
        <w:r>
          <w:rPr>
            <w:b/>
            <w:bCs/>
          </w:rPr>
          <w:t>Table 4</w:t>
        </w:r>
      </w:ins>
    </w:p>
    <w:p w14:paraId="1F2AB076" w14:textId="77777777" w:rsidR="006F2E75" w:rsidRDefault="00000000">
      <w:pPr>
        <w:ind w:firstLine="0"/>
        <w:rPr>
          <w:ins w:id="309" w:author="Claude" w:date="2026-06-13T16:00:00Z"/>
        </w:rPr>
      </w:pPr>
      <w:ins w:id="310" w:author="Claude" w:date="2026-06-13T16:00:00Z">
        <w:r>
          <w:rPr>
            <w:i/>
            <w:iCs/>
          </w:rPr>
          <w:t>Definitions of the theoretical categories</w:t>
        </w:r>
      </w:ins>
    </w:p>
    <w:tbl>
      <w:tblPr>
        <w:tblW w:w="9614" w:type="dxa"/>
        <w:tblLook w:val="04A0" w:firstRow="1" w:lastRow="0" w:firstColumn="1" w:lastColumn="0" w:noHBand="0" w:noVBand="1"/>
      </w:tblPr>
      <w:tblGrid>
        <w:gridCol w:w="2800"/>
        <w:gridCol w:w="6814"/>
      </w:tblGrid>
      <w:tr w:rsidR="006F2E75" w14:paraId="5EF278B2" w14:textId="77777777">
        <w:trPr>
          <w:trHeight w:val="255"/>
          <w:ins w:id="311" w:author="Claude" w:date="2026-06-13T16:00:00Z"/>
        </w:trPr>
        <w:tc>
          <w:tcPr>
            <w:tcW w:w="2800" w:type="dxa"/>
            <w:tcBorders>
              <w:top w:val="single" w:sz="8" w:space="0" w:color="auto"/>
              <w:bottom w:val="single" w:sz="8" w:space="0" w:color="auto"/>
            </w:tcBorders>
          </w:tcPr>
          <w:p w14:paraId="43C067C6" w14:textId="77777777" w:rsidR="006F2E75" w:rsidRDefault="00000000">
            <w:pPr>
              <w:pStyle w:val="NoSpacing"/>
              <w:rPr>
                <w:ins w:id="312" w:author="Claude" w:date="2026-06-13T16:00:00Z"/>
                <w:sz w:val="20"/>
                <w:szCs w:val="20"/>
              </w:rPr>
            </w:pPr>
            <w:ins w:id="313" w:author="Claude" w:date="2026-06-13T16:00:00Z">
              <w:r>
                <w:rPr>
                  <w:rFonts w:cs="Segoe UI"/>
                  <w:b/>
                  <w:bCs/>
                  <w:color w:val="0A0A0A"/>
                  <w:sz w:val="20"/>
                  <w:szCs w:val="20"/>
                </w:rPr>
                <w:t>Theoretical category</w:t>
              </w:r>
            </w:ins>
          </w:p>
        </w:tc>
        <w:tc>
          <w:tcPr>
            <w:tcW w:w="6814" w:type="dxa"/>
            <w:tcBorders>
              <w:top w:val="single" w:sz="8" w:space="0" w:color="auto"/>
              <w:bottom w:val="single" w:sz="8" w:space="0" w:color="auto"/>
            </w:tcBorders>
          </w:tcPr>
          <w:p w14:paraId="4759E6A7" w14:textId="77777777" w:rsidR="006F2E75" w:rsidRDefault="00000000">
            <w:pPr>
              <w:pStyle w:val="NoSpacing"/>
              <w:rPr>
                <w:ins w:id="314" w:author="Claude" w:date="2026-06-13T16:00:00Z"/>
                <w:sz w:val="20"/>
                <w:szCs w:val="20"/>
              </w:rPr>
            </w:pPr>
            <w:ins w:id="315" w:author="Claude" w:date="2026-06-13T16:00:00Z">
              <w:r>
                <w:rPr>
                  <w:rFonts w:cs="Segoe UI"/>
                  <w:b/>
                  <w:bCs/>
                  <w:color w:val="0A0A0A"/>
                  <w:sz w:val="20"/>
                  <w:szCs w:val="20"/>
                </w:rPr>
                <w:t>Definition</w:t>
              </w:r>
            </w:ins>
          </w:p>
        </w:tc>
      </w:tr>
      <w:tr w:rsidR="006F2E75" w14:paraId="04EF8FB8" w14:textId="77777777">
        <w:trPr>
          <w:trHeight w:val="255"/>
          <w:ins w:id="316" w:author="Claude" w:date="2026-06-13T16:00:00Z"/>
        </w:trPr>
        <w:tc>
          <w:tcPr>
            <w:tcW w:w="2800" w:type="dxa"/>
          </w:tcPr>
          <w:p w14:paraId="170D3150" w14:textId="77777777" w:rsidR="006F2E75" w:rsidRDefault="00000000">
            <w:pPr>
              <w:pStyle w:val="NoSpacing"/>
              <w:rPr>
                <w:ins w:id="317" w:author="Claude" w:date="2026-06-13T16:00:00Z"/>
                <w:sz w:val="20"/>
                <w:szCs w:val="20"/>
              </w:rPr>
            </w:pPr>
            <w:ins w:id="318" w:author="Claude" w:date="2026-06-13T16:00:00Z">
              <w:r>
                <w:rPr>
                  <w:rFonts w:cs="Segoe UI"/>
                  <w:color w:val="0A0A0A"/>
                  <w:sz w:val="20"/>
                  <w:szCs w:val="20"/>
                </w:rPr>
                <w:t>Observing external conditions</w:t>
              </w:r>
            </w:ins>
          </w:p>
        </w:tc>
        <w:tc>
          <w:tcPr>
            <w:tcW w:w="6814" w:type="dxa"/>
          </w:tcPr>
          <w:p w14:paraId="70298C12" w14:textId="77777777" w:rsidR="006F2E75" w:rsidRDefault="00000000">
            <w:pPr>
              <w:pStyle w:val="NoSpacing"/>
              <w:rPr>
                <w:ins w:id="319" w:author="Claude" w:date="2026-06-13T16:00:00Z"/>
                <w:sz w:val="20"/>
                <w:szCs w:val="20"/>
              </w:rPr>
            </w:pPr>
            <w:ins w:id="320" w:author="Claude" w:date="2026-06-13T16:00:00Z">
              <w:r>
                <w:rPr>
                  <w:rFonts w:cs="Segoe UI"/>
                  <w:color w:val="0A0A0A"/>
                  <w:sz w:val="20"/>
                  <w:szCs w:val="20"/>
                </w:rPr>
                <w:t>The managerial process of monitoring and interpreting the organization’s changing context. Two categories of external conditions sparked change: the progression of AI itself, and market pressure.</w:t>
              </w:r>
            </w:ins>
          </w:p>
        </w:tc>
      </w:tr>
      <w:tr w:rsidR="006F2E75" w14:paraId="4FD98819" w14:textId="77777777">
        <w:trPr>
          <w:trHeight w:val="255"/>
          <w:ins w:id="321" w:author="Claude" w:date="2026-06-13T16:00:00Z"/>
        </w:trPr>
        <w:tc>
          <w:tcPr>
            <w:tcW w:w="2800" w:type="dxa"/>
          </w:tcPr>
          <w:p w14:paraId="75693F03" w14:textId="77777777" w:rsidR="006F2E75" w:rsidRDefault="00000000">
            <w:pPr>
              <w:pStyle w:val="NoSpacing"/>
              <w:rPr>
                <w:ins w:id="322" w:author="Claude" w:date="2026-06-13T16:00:00Z"/>
                <w:sz w:val="20"/>
                <w:szCs w:val="20"/>
              </w:rPr>
            </w:pPr>
            <w:ins w:id="323" w:author="Claude" w:date="2026-06-13T16:00:00Z">
              <w:r>
                <w:rPr>
                  <w:rFonts w:cs="Segoe UI"/>
                  <w:color w:val="0A0A0A"/>
                  <w:sz w:val="20"/>
                  <w:szCs w:val="20"/>
                </w:rPr>
                <w:t>Navigating the organizational context</w:t>
              </w:r>
            </w:ins>
          </w:p>
        </w:tc>
        <w:tc>
          <w:tcPr>
            <w:tcW w:w="6814" w:type="dxa"/>
          </w:tcPr>
          <w:p w14:paraId="61A346A1" w14:textId="77777777" w:rsidR="006F2E75" w:rsidRDefault="00000000">
            <w:pPr>
              <w:pStyle w:val="NoSpacing"/>
              <w:rPr>
                <w:ins w:id="324" w:author="Claude" w:date="2026-06-13T16:00:00Z"/>
                <w:sz w:val="20"/>
                <w:szCs w:val="20"/>
              </w:rPr>
            </w:pPr>
            <w:ins w:id="325" w:author="Claude" w:date="2026-06-13T16:00:00Z">
              <w:r>
                <w:rPr>
                  <w:rFonts w:cs="Segoe UI"/>
                  <w:color w:val="0A0A0A"/>
                  <w:sz w:val="20"/>
                  <w:szCs w:val="20"/>
                </w:rPr>
                <w:t>How managers steer or move around conditions within the organization, across three scopes: the marketing department (which the manager can steer to create alignment), technical resources (which can be leveraged to implement initiatives), and the compliance framework (which bounds what is possible).</w:t>
              </w:r>
            </w:ins>
          </w:p>
        </w:tc>
      </w:tr>
      <w:tr w:rsidR="006F2E75" w14:paraId="228EBB37" w14:textId="77777777">
        <w:trPr>
          <w:trHeight w:val="255"/>
          <w:ins w:id="326" w:author="Claude" w:date="2026-06-13T16:00:00Z"/>
        </w:trPr>
        <w:tc>
          <w:tcPr>
            <w:tcW w:w="2800" w:type="dxa"/>
          </w:tcPr>
          <w:p w14:paraId="6746F95A" w14:textId="77777777" w:rsidR="006F2E75" w:rsidRDefault="00000000">
            <w:pPr>
              <w:pStyle w:val="NoSpacing"/>
              <w:rPr>
                <w:ins w:id="327" w:author="Claude" w:date="2026-06-13T16:00:00Z"/>
                <w:sz w:val="20"/>
                <w:szCs w:val="20"/>
              </w:rPr>
            </w:pPr>
            <w:ins w:id="328" w:author="Claude" w:date="2026-06-13T16:00:00Z">
              <w:r>
                <w:rPr>
                  <w:rFonts w:cs="Segoe UI"/>
                  <w:color w:val="0A0A0A"/>
                  <w:sz w:val="20"/>
                  <w:szCs w:val="20"/>
                </w:rPr>
                <w:t>Applying agentic AI</w:t>
              </w:r>
            </w:ins>
          </w:p>
        </w:tc>
        <w:tc>
          <w:tcPr>
            <w:tcW w:w="6814" w:type="dxa"/>
          </w:tcPr>
          <w:p w14:paraId="28D8DC78" w14:textId="77777777" w:rsidR="006F2E75" w:rsidRDefault="00000000">
            <w:pPr>
              <w:pStyle w:val="NoSpacing"/>
              <w:rPr>
                <w:ins w:id="329" w:author="Claude" w:date="2026-06-13T16:00:00Z"/>
                <w:sz w:val="20"/>
                <w:szCs w:val="20"/>
              </w:rPr>
            </w:pPr>
            <w:ins w:id="330" w:author="Claude" w:date="2026-06-13T16:00:00Z">
              <w:r>
                <w:rPr>
                  <w:rFonts w:cs="Segoe UI"/>
                  <w:color w:val="0A0A0A"/>
                  <w:sz w:val="20"/>
                  <w:szCs w:val="20"/>
                </w:rPr>
                <w:t>Using or implementing agentic AI systems within the organization, across key marketing use cases: generating insights, creating and validating content and campaigns, utilizing generic agents for personal work, and employing customer-facing agents.</w:t>
              </w:r>
            </w:ins>
          </w:p>
        </w:tc>
      </w:tr>
      <w:tr w:rsidR="006F2E75" w14:paraId="1AD4B9F1" w14:textId="77777777">
        <w:trPr>
          <w:trHeight w:val="255"/>
          <w:ins w:id="331" w:author="Claude" w:date="2026-06-13T16:00:00Z"/>
        </w:trPr>
        <w:tc>
          <w:tcPr>
            <w:tcW w:w="2800" w:type="dxa"/>
          </w:tcPr>
          <w:p w14:paraId="58B0FBBB" w14:textId="77777777" w:rsidR="006F2E75" w:rsidRDefault="00000000">
            <w:pPr>
              <w:pStyle w:val="NoSpacing"/>
              <w:rPr>
                <w:ins w:id="332" w:author="Claude" w:date="2026-06-13T16:00:00Z"/>
                <w:sz w:val="20"/>
                <w:szCs w:val="20"/>
              </w:rPr>
            </w:pPr>
            <w:ins w:id="333" w:author="Claude" w:date="2026-06-13T16:00:00Z">
              <w:r>
                <w:rPr>
                  <w:rFonts w:cs="Segoe UI"/>
                  <w:color w:val="0A0A0A"/>
                  <w:sz w:val="20"/>
                  <w:szCs w:val="20"/>
                </w:rPr>
                <w:t>Obtaining value outcomes</w:t>
              </w:r>
            </w:ins>
          </w:p>
        </w:tc>
        <w:tc>
          <w:tcPr>
            <w:tcW w:w="6814" w:type="dxa"/>
          </w:tcPr>
          <w:p w14:paraId="18B60B1B" w14:textId="77777777" w:rsidR="006F2E75" w:rsidRDefault="00000000">
            <w:pPr>
              <w:pStyle w:val="NoSpacing"/>
              <w:rPr>
                <w:ins w:id="334" w:author="Claude" w:date="2026-06-13T16:00:00Z"/>
                <w:sz w:val="20"/>
                <w:szCs w:val="20"/>
              </w:rPr>
            </w:pPr>
            <w:ins w:id="335" w:author="Claude" w:date="2026-06-13T16:00:00Z">
              <w:r>
                <w:rPr>
                  <w:rFonts w:cs="Segoe UI"/>
                  <w:color w:val="0A0A0A"/>
                  <w:sz w:val="20"/>
                  <w:szCs w:val="20"/>
                </w:rPr>
                <w:t>The outcomes that applying agentic AI creates, analyzed as value in three buckets: benefits (features beneficial to the team, organization, or customer), sacrifices (negative aspects highly likely to materialize), and risks (potential negative aspects whose likelihood is unlikely or unknown).</w:t>
              </w:r>
            </w:ins>
          </w:p>
        </w:tc>
      </w:tr>
    </w:tbl>
    <w:p w14:paraId="6CF7C4C9" w14:textId="77777777" w:rsidR="00EB5DFF" w:rsidRDefault="00EB5DFF" w:rsidP="00EB5DFF">
      <w:pPr>
        <w:rPr>
          <w:b/>
          <w:bCs/>
        </w:rPr>
      </w:pPr>
      <w:r>
        <w:br w:type="page"/>
      </w:r>
    </w:p>
    <w:p w14:paraId="78454B5A" w14:textId="77777777" w:rsidR="00EB5DFF" w:rsidRDefault="00EB5DFF" w:rsidP="00EB5DFF">
      <w:pPr>
        <w:pStyle w:val="Heading1"/>
      </w:pPr>
      <w:bookmarkStart w:id="336" w:name="_Toc231935243"/>
      <w:r>
        <w:lastRenderedPageBreak/>
        <w:t xml:space="preserve">4. </w:t>
      </w:r>
      <w:r>
        <w:tab/>
        <w:t>Findings</w:t>
      </w:r>
      <w:bookmarkEnd w:id="336"/>
    </w:p>
    <w:p w14:paraId="46DEC873" w14:textId="70E240A5" w:rsidR="00EB5DFF" w:rsidRDefault="00EB5DFF" w:rsidP="00717BA1">
      <w:r w:rsidRPr="6E19D5D5">
        <w:rPr>
          <w:lang w:val="en-US"/>
        </w:rPr>
        <w:t xml:space="preserve">The findings indicate a wide range of applications and use cases of agentic AI in marketing. Additionally, a clear pattern of managerial behaviors </w:t>
      </w:r>
      <w:r w:rsidR="007E5C5A">
        <w:rPr>
          <w:lang w:val="en-US"/>
        </w:rPr>
        <w:t>emerged</w:t>
      </w:r>
      <w:r w:rsidRPr="6E19D5D5">
        <w:rPr>
          <w:lang w:val="en-US"/>
        </w:rPr>
        <w:t xml:space="preserve"> that </w:t>
      </w:r>
      <w:r w:rsidR="00661A02">
        <w:rPr>
          <w:lang w:val="en-US"/>
        </w:rPr>
        <w:t xml:space="preserve">enables and stimulates the adoption of agentic AI and mediates value creation from </w:t>
      </w:r>
      <w:r w:rsidRPr="6E19D5D5">
        <w:rPr>
          <w:lang w:val="en-US"/>
        </w:rPr>
        <w:t>agentic use cases. Furthermore, we observe notable impact stemming from the organizational context (internal and external) on the adoption of agentic AI and the value creation from agentic AI.</w:t>
      </w:r>
    </w:p>
    <w:p w14:paraId="56BB70E0" w14:textId="1E235D9D" w:rsidR="004F321E" w:rsidRDefault="007E5C5A" w:rsidP="004F321E">
      <w:r>
        <w:t xml:space="preserve">Figure 1 presents the resulting process model. It shows how the studied marketing managers observed an </w:t>
      </w:r>
      <w:r>
        <w:t xml:space="preserve">impetus </w:t>
      </w:r>
      <w:r>
        <w:t>for change in their external environment</w:t>
      </w:r>
      <w:r>
        <w:rPr>
          <w:lang w:val="en-US"/>
        </w:rPr>
        <w:t xml:space="preserve">; </w:t>
      </w:r>
      <w:r>
        <w:t xml:space="preserve">navigated the organizational conditions that enable or constrain </w:t>
      </w:r>
      <w:r w:rsidR="004F321E">
        <w:t>the implementation and use of agentic AI within the organization</w:t>
      </w:r>
      <w:r>
        <w:t>;</w:t>
      </w:r>
      <w:r>
        <w:t xml:space="preserve"> applied agentic AI through specific use cases</w:t>
      </w:r>
      <w:r w:rsidR="004F321E">
        <w:t>;</w:t>
      </w:r>
      <w:r>
        <w:t xml:space="preserve"> and obtained value outcomes.</w:t>
      </w:r>
      <w:r w:rsidR="004F321E">
        <w:t xml:space="preserve"> </w:t>
      </w:r>
    </w:p>
    <w:p w14:paraId="33EC1162" w14:textId="77777777" w:rsidR="00EB5DFF" w:rsidRDefault="00EB5DFF" w:rsidP="00EB5DFF">
      <w:pPr>
        <w:spacing w:after="200"/>
        <w:ind w:firstLine="0"/>
        <w:rPr>
          <w:b/>
          <w:bCs/>
        </w:rPr>
      </w:pPr>
      <w:r>
        <w:rPr>
          <w:b/>
          <w:bCs/>
        </w:rPr>
        <w:t>Figure 1.</w:t>
      </w:r>
    </w:p>
    <w:p w14:paraId="44A032A4" w14:textId="133C4420" w:rsidR="00EB5DFF" w:rsidRDefault="00EB5DFF" w:rsidP="00EB5DFF">
      <w:pPr>
        <w:ind w:firstLine="0"/>
      </w:pPr>
      <w:bookmarkStart w:id="337" w:name="_2wlwvpj75lya"/>
      <w:bookmarkEnd w:id="337"/>
      <w:commentRangeStart w:id="338"/>
      <w:r w:rsidRPr="6E19D5D5">
        <w:rPr>
          <w:i/>
          <w:iCs/>
          <w:lang w:val="en-US"/>
        </w:rPr>
        <w:t xml:space="preserve">How managerial interventions drive value creation using agentic AI. </w:t>
      </w:r>
      <w:r w:rsidR="00C23C45" w:rsidRPr="00C23C45">
        <w:rPr>
          <w:noProof/>
        </w:rPr>
        <w:drawing>
          <wp:inline distT="0" distB="0" distL="0" distR="0" wp14:anchorId="4FE985D9" wp14:editId="4ACDBE7D">
            <wp:extent cx="3398047" cy="3696102"/>
            <wp:effectExtent l="0" t="0" r="0" b="0"/>
            <wp:docPr id="609641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641422" name=""/>
                    <pic:cNvPicPr/>
                  </pic:nvPicPr>
                  <pic:blipFill>
                    <a:blip r:embed="rId16"/>
                    <a:stretch>
                      <a:fillRect/>
                    </a:stretch>
                  </pic:blipFill>
                  <pic:spPr>
                    <a:xfrm>
                      <a:off x="0" y="0"/>
                      <a:ext cx="3407460" cy="3706340"/>
                    </a:xfrm>
                    <a:prstGeom prst="rect">
                      <a:avLst/>
                    </a:prstGeom>
                  </pic:spPr>
                </pic:pic>
              </a:graphicData>
            </a:graphic>
          </wp:inline>
        </w:drawing>
      </w:r>
      <w:commentRangeEnd w:id="338"/>
      <w:r>
        <w:rPr>
          <w:rStyle w:val="CommentReference"/>
          <w:sz w:val="22"/>
          <w:szCs w:val="22"/>
        </w:rPr>
        <w:commentReference w:id="338"/>
      </w:r>
    </w:p>
    <w:p w14:paraId="50C38570" w14:textId="1E726E9E" w:rsidR="00EB5DFF" w:rsidRDefault="00EB5DFF" w:rsidP="00EB5DFF">
      <w:pPr>
        <w:pStyle w:val="Heading2"/>
      </w:pPr>
      <w:bookmarkStart w:id="339" w:name="_Toc231935244"/>
      <w:r>
        <w:lastRenderedPageBreak/>
        <w:t>4.1</w:t>
      </w:r>
      <w:r>
        <w:tab/>
        <w:t>Observing</w:t>
      </w:r>
      <w:bookmarkEnd w:id="339"/>
      <w:r w:rsidR="00B13535">
        <w:t xml:space="preserve"> external conditions</w:t>
      </w:r>
    </w:p>
    <w:p w14:paraId="77E2EB95" w14:textId="59F2BE0D" w:rsidR="00EB5DFF" w:rsidRDefault="00EB5DFF" w:rsidP="00EB5DFF">
      <w:r w:rsidRPr="6E19D5D5">
        <w:rPr>
          <w:lang w:val="en-US"/>
        </w:rPr>
        <w:t xml:space="preserve">The process of creating value using agentic AI starts with the manager observing changing conditions that signal a pressure or an opportunity to change. </w:t>
      </w:r>
      <w:r w:rsidRPr="6E19D5D5">
        <w:rPr>
          <w:i/>
          <w:iCs/>
          <w:lang w:val="en-US"/>
        </w:rPr>
        <w:t xml:space="preserve">Observing </w:t>
      </w:r>
      <w:r w:rsidRPr="6E19D5D5">
        <w:rPr>
          <w:lang w:val="en-US"/>
        </w:rPr>
        <w:t xml:space="preserve">refers to the managerial process of monitoring and interpreting the </w:t>
      </w:r>
      <w:r w:rsidR="00EB4E40" w:rsidRPr="6E19D5D5">
        <w:rPr>
          <w:lang w:val="en-US"/>
        </w:rPr>
        <w:t>organization</w:t>
      </w:r>
      <w:r w:rsidR="00EB4E40">
        <w:rPr>
          <w:lang w:val="en-US"/>
        </w:rPr>
        <w:t xml:space="preserve">’s </w:t>
      </w:r>
      <w:r w:rsidRPr="6E19D5D5">
        <w:rPr>
          <w:lang w:val="en-US"/>
        </w:rPr>
        <w:t xml:space="preserve">changing context. With regard to agentic AI, we have </w:t>
      </w:r>
      <w:r w:rsidR="009B74C3">
        <w:rPr>
          <w:lang w:val="en-US"/>
        </w:rPr>
        <w:t xml:space="preserve">identified </w:t>
      </w:r>
      <w:r w:rsidR="003E1BA2">
        <w:rPr>
          <w:lang w:val="en-US"/>
        </w:rPr>
        <w:t>two</w:t>
      </w:r>
      <w:r w:rsidR="009B74C3">
        <w:rPr>
          <w:lang w:val="en-US"/>
        </w:rPr>
        <w:t xml:space="preserve"> key categories of external conditions that sparked change: the progression of AI itself</w:t>
      </w:r>
      <w:r w:rsidR="003E1BA2">
        <w:rPr>
          <w:lang w:val="en-US"/>
        </w:rPr>
        <w:t xml:space="preserve"> and</w:t>
      </w:r>
      <w:r w:rsidR="009B74C3">
        <w:rPr>
          <w:lang w:val="en-US"/>
        </w:rPr>
        <w:t xml:space="preserve"> market pressures</w:t>
      </w:r>
      <w:r w:rsidRPr="6E19D5D5">
        <w:rPr>
          <w:lang w:val="en-US"/>
        </w:rPr>
        <w:t>.</w:t>
      </w:r>
    </w:p>
    <w:p w14:paraId="5774A16C" w14:textId="4FAC7EAD" w:rsidR="00EB5DFF" w:rsidRDefault="00EB5DFF" w:rsidP="00EB5DFF">
      <w:commentRangeStart w:id="340"/>
      <w:r w:rsidRPr="6E19D5D5">
        <w:rPr>
          <w:lang w:val="en-US"/>
        </w:rPr>
        <w:t xml:space="preserve">This </w:t>
      </w:r>
      <w:r w:rsidR="00CC0F5F">
        <w:rPr>
          <w:lang w:val="en-US"/>
        </w:rPr>
        <w:t xml:space="preserve">observation process typically leads both </w:t>
      </w:r>
      <w:r w:rsidR="004F321E">
        <w:rPr>
          <w:lang w:val="en-US"/>
        </w:rPr>
        <w:t>m</w:t>
      </w:r>
      <w:r w:rsidR="00CC0F5F">
        <w:rPr>
          <w:lang w:val="en-US"/>
        </w:rPr>
        <w:t xml:space="preserve">arketing managers and AI experts to </w:t>
      </w:r>
      <w:r w:rsidR="00AC73DB">
        <w:rPr>
          <w:lang w:val="en-US"/>
        </w:rPr>
        <w:t>recognize</w:t>
      </w:r>
      <w:r w:rsidRPr="6E19D5D5">
        <w:rPr>
          <w:lang w:val="en-US"/>
        </w:rPr>
        <w:t xml:space="preserve"> the significant impact of agentic AI. As interviewee 7 noted, “We’re living in an era of change, and we’re living in a change of era simultaneously.” Interviewee 6 </w:t>
      </w:r>
      <w:r w:rsidR="007E211F">
        <w:rPr>
          <w:lang w:val="en-US"/>
        </w:rPr>
        <w:t>began incorporating AI across all parts of her organization, noting,</w:t>
      </w:r>
      <w:r w:rsidRPr="6E19D5D5">
        <w:rPr>
          <w:lang w:val="en-US"/>
        </w:rPr>
        <w:t xml:space="preserve"> “So I’m of course responsible for commercial, but </w:t>
      </w:r>
      <w:r w:rsidR="00647F3D">
        <w:rPr>
          <w:lang w:val="en-US"/>
        </w:rPr>
        <w:t>…</w:t>
      </w:r>
      <w:r w:rsidRPr="6E19D5D5">
        <w:rPr>
          <w:lang w:val="en-US"/>
        </w:rPr>
        <w:t xml:space="preserve"> this is the future for our company!”</w:t>
      </w:r>
      <w:commentRangeEnd w:id="340"/>
      <w:r>
        <w:rPr>
          <w:rStyle w:val="CommentReference"/>
          <w:sz w:val="22"/>
          <w:szCs w:val="22"/>
        </w:rPr>
        <w:commentReference w:id="340"/>
      </w:r>
    </w:p>
    <w:p w14:paraId="6E5F43CC" w14:textId="06FB2316" w:rsidR="00EB5DFF" w:rsidRDefault="00EB5DFF" w:rsidP="00EB5DFF">
      <w:pPr>
        <w:pStyle w:val="Heading3"/>
      </w:pPr>
      <w:bookmarkStart w:id="341" w:name="_cel1ujnps8"/>
      <w:bookmarkEnd w:id="341"/>
      <w:r>
        <w:t>4.1.</w:t>
      </w:r>
      <w:commentRangeStart w:id="342"/>
      <w:r>
        <w:t>1</w:t>
      </w:r>
      <w:commentRangeEnd w:id="342"/>
      <w:r w:rsidR="00683DDC">
        <w:rPr>
          <w:rStyle w:val="CommentReference"/>
          <w:sz w:val="22"/>
          <w:szCs w:val="22"/>
        </w:rPr>
        <w:commentReference w:id="342"/>
      </w:r>
      <w:r>
        <w:tab/>
      </w:r>
      <w:r w:rsidR="0042598C">
        <w:t xml:space="preserve">Observing </w:t>
      </w:r>
      <w:r>
        <w:t xml:space="preserve">AI </w:t>
      </w:r>
      <w:commentRangeStart w:id="343"/>
      <w:r>
        <w:t>progression</w:t>
      </w:r>
      <w:commentRangeEnd w:id="343"/>
      <w:r w:rsidR="00683DDC">
        <w:rPr>
          <w:rStyle w:val="CommentReference"/>
          <w:sz w:val="22"/>
          <w:szCs w:val="22"/>
        </w:rPr>
        <w:commentReference w:id="343"/>
      </w:r>
    </w:p>
    <w:p w14:paraId="6965F00E" w14:textId="22A9C983" w:rsidR="00EB5DFF" w:rsidRDefault="00EB5DFF" w:rsidP="00EB5DFF">
      <w:r w:rsidRPr="6E19D5D5">
        <w:rPr>
          <w:lang w:val="en-US"/>
        </w:rPr>
        <w:t>The first external condition that the marketing manager might observe is AI progression. This concept describes how AI is evolving</w:t>
      </w:r>
      <w:r w:rsidR="7FFE0737" w:rsidRPr="6E19D5D5">
        <w:rPr>
          <w:lang w:val="en-US"/>
        </w:rPr>
        <w:t xml:space="preserve"> in the marketplace</w:t>
      </w:r>
      <w:r w:rsidRPr="6E19D5D5">
        <w:rPr>
          <w:lang w:val="en-US"/>
        </w:rPr>
        <w:t>; improving in quality, gaining new capabilities, and becoming more widely adopted. Managers observe this pattern; how they respond is developed in section 4.2.</w:t>
      </w:r>
      <w:r w:rsidR="007D1C36">
        <w:rPr>
          <w:lang w:val="en-US"/>
        </w:rPr>
        <w:t xml:space="preserve"> </w:t>
      </w:r>
      <w:r w:rsidRPr="6E19D5D5">
        <w:rPr>
          <w:lang w:val="en-US"/>
        </w:rPr>
        <w:t xml:space="preserve">Marketing managers and AI experts consistently describe agentic AI as fast-moving. Interviewee 14 noted “These developments are going so fast, they really go in a hockey stick. </w:t>
      </w:r>
      <w:r w:rsidR="00647F3D">
        <w:rPr>
          <w:lang w:val="en-US"/>
        </w:rPr>
        <w:t>…</w:t>
      </w:r>
      <w:r w:rsidRPr="6E19D5D5">
        <w:rPr>
          <w:lang w:val="en-US"/>
        </w:rPr>
        <w:t xml:space="preserve"> What was spectacular within Gemini is taken over all at once by Claude the day after.”</w:t>
      </w:r>
    </w:p>
    <w:p w14:paraId="06B736A3" w14:textId="4657EEB3" w:rsidR="00EB5DFF" w:rsidRDefault="00EB5DFF" w:rsidP="00EB5DFF">
      <w:r w:rsidRPr="6E19D5D5">
        <w:rPr>
          <w:lang w:val="en-US"/>
        </w:rPr>
        <w:t>Interviewee 8, who builds agentic systems and explicitly tracks model performance, described having abandoned systematic model comparison as a practical necessity</w:t>
      </w:r>
      <w:r w:rsidR="006328AC">
        <w:rPr>
          <w:lang w:val="en-US"/>
        </w:rPr>
        <w:t>,</w:t>
      </w:r>
      <w:r w:rsidRPr="6E19D5D5">
        <w:rPr>
          <w:lang w:val="en-US"/>
        </w:rPr>
        <w:t xml:space="preserve"> “What I originally used to do was test every single model that would come out. The iteration was slow enough that it could be done. Now I can’t even keep up.”</w:t>
      </w:r>
    </w:p>
    <w:p w14:paraId="3DB7ADC2" w14:textId="6DDD9D80" w:rsidR="00EB5DFF" w:rsidRDefault="00EB5DFF" w:rsidP="6E19D5D5">
      <w:pPr>
        <w:rPr>
          <w:lang w:val="en-US"/>
        </w:rPr>
      </w:pPr>
      <w:r w:rsidRPr="6E19D5D5">
        <w:rPr>
          <w:lang w:val="en-US"/>
        </w:rPr>
        <w:t>The progression of agentic AI also affected this research. As agentic capabilities became more commonplace, the separation between agentic and non-agentic AI became less obvious to interviewees. Interviewee 12 noted</w:t>
      </w:r>
      <w:commentRangeStart w:id="344"/>
      <w:r w:rsidR="1B51B234" w:rsidRPr="205B8843">
        <w:rPr>
          <w:lang w:val="en-US"/>
        </w:rPr>
        <w:t>,</w:t>
      </w:r>
      <w:commentRangeEnd w:id="344"/>
      <w:r w:rsidR="00683DDC">
        <w:rPr>
          <w:rStyle w:val="CommentReference"/>
          <w:sz w:val="22"/>
          <w:szCs w:val="22"/>
          <w:lang w:val="en-US"/>
        </w:rPr>
        <w:commentReference w:id="344"/>
      </w:r>
    </w:p>
    <w:p w14:paraId="4A91BB33" w14:textId="0F38E55C" w:rsidR="00EB5DFF" w:rsidRDefault="00EB5DFF" w:rsidP="003A34E9">
      <w:pPr>
        <w:pStyle w:val="Quote"/>
      </w:pPr>
      <w:r w:rsidRPr="205B8843">
        <w:lastRenderedPageBreak/>
        <w:t xml:space="preserve">People call things agents that you could debate and say, “I don’t know, is that really an agent? How </w:t>
      </w:r>
      <w:commentRangeStart w:id="345"/>
      <w:commentRangeStart w:id="346"/>
      <w:r w:rsidRPr="205B8843">
        <w:t>agentic</w:t>
      </w:r>
      <w:commentRangeEnd w:id="345"/>
      <w:r w:rsidR="00683DDC" w:rsidRPr="205B8843">
        <w:rPr>
          <w:rStyle w:val="CommentReference"/>
          <w:sz w:val="22"/>
          <w:szCs w:val="22"/>
        </w:rPr>
        <w:commentReference w:id="345"/>
      </w:r>
      <w:commentRangeEnd w:id="346"/>
      <w:r w:rsidRPr="205B8843">
        <w:rPr>
          <w:rStyle w:val="CommentReference"/>
          <w:sz w:val="22"/>
          <w:szCs w:val="22"/>
        </w:rPr>
        <w:commentReference w:id="346"/>
      </w:r>
      <w:r w:rsidRPr="205B8843">
        <w:t xml:space="preserve"> is it?” You know, how much autonomy, how much decision-making? It, it’s, it’s become almost a marketing term, uh, more so than a technical definition.</w:t>
      </w:r>
      <w:r w:rsidR="00647F3D" w:rsidRPr="205B8843">
        <w:t xml:space="preserve"> </w:t>
      </w:r>
      <w:r w:rsidR="00647F3D">
        <w:t>…</w:t>
      </w:r>
      <w:r w:rsidRPr="205B8843">
        <w:t xml:space="preserve"> You know, a lot of it comes down to it’s like a continuum of being more agentic or less agentic.</w:t>
      </w:r>
    </w:p>
    <w:p w14:paraId="53C7778E" w14:textId="2BB49D4E" w:rsidR="00EB5DFF" w:rsidRDefault="00E04490" w:rsidP="00EB5DFF">
      <w:r>
        <w:rPr>
          <w:lang w:val="en-US"/>
        </w:rPr>
        <w:t xml:space="preserve">While </w:t>
      </w:r>
      <w:r w:rsidR="00534530">
        <w:rPr>
          <w:lang w:val="en-US"/>
        </w:rPr>
        <w:t>most interviewee</w:t>
      </w:r>
      <w:r w:rsidR="00D01C59">
        <w:rPr>
          <w:lang w:val="en-US"/>
        </w:rPr>
        <w:t xml:space="preserve">s </w:t>
      </w:r>
      <w:r w:rsidR="005F42A5">
        <w:rPr>
          <w:lang w:val="en-US"/>
        </w:rPr>
        <w:t>describe the progression of AI with enthusiasm</w:t>
      </w:r>
      <w:r w:rsidR="00236031">
        <w:rPr>
          <w:lang w:val="en-US"/>
        </w:rPr>
        <w:t>. I</w:t>
      </w:r>
      <w:r w:rsidR="00EB5DFF" w:rsidRPr="6E19D5D5">
        <w:rPr>
          <w:lang w:val="en-US"/>
        </w:rPr>
        <w:t>nterviewee 4 noted</w:t>
      </w:r>
      <w:r w:rsidR="00236031">
        <w:rPr>
          <w:lang w:val="en-US"/>
        </w:rPr>
        <w:t xml:space="preserve"> that it can also be overwhelming</w:t>
      </w:r>
      <w:commentRangeStart w:id="347"/>
      <w:commentRangeStart w:id="348"/>
      <w:r w:rsidR="006E3687">
        <w:rPr>
          <w:lang w:val="en-US"/>
        </w:rPr>
        <w:t>,</w:t>
      </w:r>
      <w:commentRangeEnd w:id="347"/>
      <w:r w:rsidR="00683DDC">
        <w:rPr>
          <w:rStyle w:val="CommentReference"/>
          <w:sz w:val="22"/>
          <w:szCs w:val="22"/>
        </w:rPr>
        <w:commentReference w:id="347"/>
      </w:r>
      <w:commentRangeEnd w:id="348"/>
      <w:r>
        <w:rPr>
          <w:rStyle w:val="CommentReference"/>
          <w:sz w:val="22"/>
          <w:szCs w:val="22"/>
        </w:rPr>
        <w:commentReference w:id="348"/>
      </w:r>
    </w:p>
    <w:p w14:paraId="26426F3C" w14:textId="2199D5D8" w:rsidR="00EB5DFF" w:rsidRDefault="00EB5DFF" w:rsidP="003A34E9">
      <w:pPr>
        <w:pStyle w:val="Quote"/>
      </w:pPr>
      <w:r w:rsidRPr="205B8843">
        <w:t xml:space="preserve">It goes so fast that </w:t>
      </w:r>
      <w:r w:rsidR="001331C9">
        <w:t>[employees]</w:t>
      </w:r>
      <w:r w:rsidRPr="205B8843">
        <w:t xml:space="preserve"> get overwhelmed. I think a lot of people feel that they’re drowning. I think I told you, last year that I made a conscious decision not to be an expert in all the models, but in the way you implement these because you can’t keep up.</w:t>
      </w:r>
    </w:p>
    <w:p w14:paraId="17B93610" w14:textId="79CEDA3B" w:rsidR="00D27FE7" w:rsidRDefault="00D27FE7" w:rsidP="00D27FE7">
      <w:pPr>
        <w:rPr>
          <w:lang w:val="en-US"/>
        </w:rPr>
      </w:pPr>
      <w:r>
        <w:rPr>
          <w:lang w:val="en-US"/>
        </w:rPr>
        <w:t xml:space="preserve">The rapid progression of AI can also be seen in the rate of productization of AI. While marketers might </w:t>
      </w:r>
      <w:r w:rsidR="00FD128F">
        <w:rPr>
          <w:lang w:val="en-US"/>
        </w:rPr>
        <w:t>feel like they are drowning, the release of agentic AI solutions by existing vendors can offer</w:t>
      </w:r>
      <w:r>
        <w:rPr>
          <w:lang w:val="en-US"/>
        </w:rPr>
        <w:t xml:space="preserve"> a safe haven. </w:t>
      </w:r>
      <w:r w:rsidR="00A16023">
        <w:rPr>
          <w:lang w:val="en-US"/>
        </w:rPr>
        <w:t xml:space="preserve">Interviewee </w:t>
      </w:r>
      <w:r w:rsidRPr="6E19D5D5">
        <w:rPr>
          <w:lang w:val="en-US"/>
        </w:rPr>
        <w:t>1 noted that “most of the thinking behind an AI strategy comes from their default supplier</w:t>
      </w:r>
      <w:r w:rsidR="007E5C5A">
        <w:rPr>
          <w:lang w:val="en-US"/>
        </w:rPr>
        <w:t>;</w:t>
      </w:r>
      <w:r w:rsidRPr="6E19D5D5">
        <w:rPr>
          <w:lang w:val="en-US"/>
        </w:rPr>
        <w:t xml:space="preserve"> it’s Microsoft’s AI strategy or IBM’s AI strategy, because that is their source of knowledge.” Interviewee 2</w:t>
      </w:r>
      <w:r w:rsidR="00D45F30">
        <w:rPr>
          <w:lang w:val="en-US"/>
        </w:rPr>
        <w:t xml:space="preserve"> described a similar pattern,</w:t>
      </w:r>
      <w:r w:rsidRPr="6E19D5D5">
        <w:rPr>
          <w:lang w:val="en-US"/>
        </w:rPr>
        <w:t xml:space="preserve"> “We are mainly relying on the products that we use and agents that they provide us with.”</w:t>
      </w:r>
    </w:p>
    <w:p w14:paraId="0509B019" w14:textId="0D4B78EA" w:rsidR="006F2E75" w:rsidRDefault="00E67E03" w:rsidP="00E67E03">
      <w:r>
        <w:t>Observations can also be misleading, as agentic capacity is frequently presented as operational well before it truly is.</w:t>
      </w:r>
      <w:r w:rsidR="00000000">
        <w:t xml:space="preserve"> Interviewee 9 acknowledged this directly: “I think we sometimes present something a certain way while we’re trying to actually make it that way in the background.” Interviewee 12 described the same pattern, noting that organizations “say that you have something that you don’t really have, and then you go and build it really quickly.” </w:t>
      </w:r>
      <w:r>
        <w:t xml:space="preserve">Notably, even though this pattern was observed, none </w:t>
      </w:r>
      <w:r w:rsidR="00000000">
        <w:t>of the interviewees doubted the underlying value of agentic AI; the concern is inflated expectation. As interviewee 11 cautioned, “The big thing is hype. So AI is being overpromised all the time. And we have to reduce expectations.”</w:t>
      </w:r>
    </w:p>
    <w:p w14:paraId="5DB212CF" w14:textId="76A74CE8" w:rsidR="00EB5DFF" w:rsidRDefault="00EB5DFF" w:rsidP="00D27FE7">
      <w:pPr>
        <w:pStyle w:val="Heading3"/>
      </w:pPr>
      <w:bookmarkStart w:id="349" w:name="_7alih1d45osl"/>
      <w:bookmarkEnd w:id="349"/>
      <w:r>
        <w:lastRenderedPageBreak/>
        <w:t>4.1.2</w:t>
      </w:r>
      <w:r>
        <w:tab/>
      </w:r>
      <w:r w:rsidR="0042598C">
        <w:t xml:space="preserve">Observing </w:t>
      </w:r>
      <w:r w:rsidR="00705447">
        <w:t>m</w:t>
      </w:r>
      <w:r>
        <w:t xml:space="preserve">arket </w:t>
      </w:r>
      <w:commentRangeStart w:id="350"/>
      <w:r>
        <w:t>pressure</w:t>
      </w:r>
      <w:commentRangeEnd w:id="350"/>
      <w:r w:rsidR="00683DDC">
        <w:rPr>
          <w:rStyle w:val="CommentReference"/>
          <w:sz w:val="22"/>
          <w:szCs w:val="22"/>
        </w:rPr>
        <w:commentReference w:id="350"/>
      </w:r>
    </w:p>
    <w:p w14:paraId="7357D49F" w14:textId="43271F45" w:rsidR="00EB5DFF" w:rsidRDefault="00EB5DFF" w:rsidP="00EB5DFF">
      <w:r w:rsidRPr="5F622639">
        <w:rPr>
          <w:lang w:val="en-US"/>
        </w:rPr>
        <w:t xml:space="preserve">A second external condition </w:t>
      </w:r>
      <w:r w:rsidR="00383650" w:rsidRPr="5F622639">
        <w:rPr>
          <w:lang w:val="en-US"/>
        </w:rPr>
        <w:t>frequently observed by marketing managers that</w:t>
      </w:r>
      <w:r w:rsidRPr="5F622639">
        <w:rPr>
          <w:lang w:val="en-US"/>
        </w:rPr>
        <w:t xml:space="preserve"> affects the adoption of agentic AI is market pressure. We define market pressure broadly as a combination of two categories: pressure from competitors and customer needs or demands. Interviewees note shifts in both categories.</w:t>
      </w:r>
      <w:r w:rsidR="00AF4878" w:rsidRPr="5F622639">
        <w:rPr>
          <w:lang w:val="en-US"/>
        </w:rPr>
        <w:t xml:space="preserve"> </w:t>
      </w:r>
      <w:r w:rsidRPr="5F622639">
        <w:rPr>
          <w:lang w:val="en-US"/>
        </w:rPr>
        <w:t xml:space="preserve">Regarding pressure from competitors, interviewee 9 noted how different marketing agencies are looking at each other’s offerings and trying to mimic what others are doing. She noted that organizations are primarily trying </w:t>
      </w:r>
      <w:commentRangeStart w:id="351"/>
      <w:r w:rsidRPr="5F622639">
        <w:rPr>
          <w:lang w:val="en-US"/>
        </w:rPr>
        <w:t xml:space="preserve">“to get to parity in the present with what they’re saying they can do”, </w:t>
      </w:r>
      <w:commentRangeEnd w:id="351"/>
      <w:r w:rsidR="00683DDC" w:rsidRPr="5F622639">
        <w:rPr>
          <w:rStyle w:val="CommentReference"/>
          <w:sz w:val="22"/>
          <w:szCs w:val="22"/>
          <w:lang w:val="en-US"/>
        </w:rPr>
        <w:commentReference w:id="351"/>
      </w:r>
      <w:r w:rsidRPr="5F622639">
        <w:rPr>
          <w:lang w:val="en-US"/>
        </w:rPr>
        <w:t xml:space="preserve">to ensure “speed to market” and “staying competitive”. Interviewee 13 </w:t>
      </w:r>
      <w:r w:rsidR="00D80B91">
        <w:rPr>
          <w:lang w:val="en-US"/>
        </w:rPr>
        <w:t xml:space="preserve">noted the value of </w:t>
      </w:r>
      <w:r w:rsidR="003D76A8">
        <w:rPr>
          <w:lang w:val="en-US"/>
        </w:rPr>
        <w:t>learning</w:t>
      </w:r>
      <w:r w:rsidRPr="5F622639">
        <w:rPr>
          <w:lang w:val="en-US"/>
        </w:rPr>
        <w:t xml:space="preserve"> from competitors</w:t>
      </w:r>
      <w:r w:rsidR="183799C6" w:rsidRPr="5F622639">
        <w:rPr>
          <w:lang w:val="en-US"/>
        </w:rPr>
        <w:t>,</w:t>
      </w:r>
    </w:p>
    <w:p w14:paraId="0B84C84F" w14:textId="35A4C35E" w:rsidR="00EB5DFF" w:rsidRDefault="00EB5DFF" w:rsidP="003A34E9">
      <w:pPr>
        <w:pStyle w:val="Quote"/>
      </w:pPr>
      <w:commentRangeStart w:id="352"/>
      <w:r>
        <w:t xml:space="preserve">Talk to your peers at conferences. I think this needs to happen more on the </w:t>
      </w:r>
      <w:r w:rsidR="00A41700">
        <w:t>C-level</w:t>
      </w:r>
      <w:r>
        <w:t>, that they exchange ideas with their peers, because that’s actually where they will understand the quickest what the benefit is, and this makes it a lot better, right?</w:t>
      </w:r>
    </w:p>
    <w:commentRangeEnd w:id="352"/>
    <w:p w14:paraId="0B401CC2" w14:textId="77777777" w:rsidR="000D2A46" w:rsidRDefault="00683DDC" w:rsidP="00851549">
      <w:pPr>
        <w:rPr>
          <w:lang w:val="en-US"/>
        </w:rPr>
      </w:pPr>
      <w:r>
        <w:rPr>
          <w:rStyle w:val="CommentReference"/>
          <w:sz w:val="22"/>
          <w:szCs w:val="22"/>
        </w:rPr>
        <w:commentReference w:id="352"/>
      </w:r>
      <w:r w:rsidR="00EB5DFF">
        <w:t>Participants described organizations feeling compelled to demonstrate AI capability, primarily to avoid the perception of falling behind rather than to generate novel value. When it comes to competitive pressure, the dominant managerial posture is defensive rather than offensive. Interviewee 8 captured the organizational reaction to new AI initiatives</w:t>
      </w:r>
      <w:r w:rsidR="006328AC">
        <w:t>,</w:t>
      </w:r>
      <w:r w:rsidR="00EB5DFF">
        <w:t xml:space="preserve"> “Almost everyone’s been very positive about it because they want to not be left behind, you know?”</w:t>
      </w:r>
    </w:p>
    <w:p w14:paraId="0AAC200B" w14:textId="4860A7BD" w:rsidR="00EB5DFF" w:rsidRDefault="002D3BBC" w:rsidP="00EB5DFF">
      <w:r>
        <w:t>Consumers’</w:t>
      </w:r>
      <w:r w:rsidR="00EB5DFF">
        <w:t xml:space="preserve"> expectations might change </w:t>
      </w:r>
      <w:r w:rsidR="00870C0D">
        <w:t xml:space="preserve">as market offerings evolve, but </w:t>
      </w:r>
      <w:r w:rsidR="00EB5DFF">
        <w:t>consumers are also using AI themselves. Interview</w:t>
      </w:r>
      <w:commentRangeStart w:id="353"/>
      <w:r w:rsidR="00EB5DFF">
        <w:t>ee 12</w:t>
      </w:r>
      <w:r w:rsidR="005F3940">
        <w:t xml:space="preserve"> notes that</w:t>
      </w:r>
      <w:r w:rsidR="00EB5DFF">
        <w:t xml:space="preserve"> “agents of consumers” </w:t>
      </w:r>
      <w:commentRangeEnd w:id="353"/>
      <w:r w:rsidR="00683DDC">
        <w:rPr>
          <w:rStyle w:val="CommentReference"/>
          <w:sz w:val="22"/>
          <w:szCs w:val="22"/>
        </w:rPr>
        <w:commentReference w:id="353"/>
      </w:r>
      <w:r w:rsidR="00EB5DFF">
        <w:t>might be</w:t>
      </w:r>
      <w:r w:rsidR="00C605A8">
        <w:t xml:space="preserve"> the development that is</w:t>
      </w:r>
      <w:r w:rsidR="00EB5DFF">
        <w:t xml:space="preserve"> “most disruptive to marketing” as they are a “new intermediary” and potentially create “agentic commerce.”</w:t>
      </w:r>
      <w:r w:rsidR="00104AFC">
        <w:t xml:space="preserve"> </w:t>
      </w:r>
      <w:r w:rsidR="00EB5DFF" w:rsidRPr="6E19D5D5">
        <w:rPr>
          <w:lang w:val="en-US"/>
        </w:rPr>
        <w:t>Regarding the position of agents of consumers intermediating search, interviewee 14 observed</w:t>
      </w:r>
      <w:r w:rsidR="006328AC">
        <w:rPr>
          <w:lang w:val="en-US"/>
        </w:rPr>
        <w:t>,</w:t>
      </w:r>
      <w:r w:rsidR="00EB5DFF" w:rsidRPr="6E19D5D5">
        <w:rPr>
          <w:lang w:val="en-US"/>
        </w:rPr>
        <w:t xml:space="preserve"> “the world of search is now changing. And fortunately it’s not going as fast as everyone thought it would change.”</w:t>
      </w:r>
      <w:r w:rsidR="007B588E">
        <w:rPr>
          <w:lang w:val="en-US"/>
        </w:rPr>
        <w:t xml:space="preserve"> </w:t>
      </w:r>
      <w:r w:rsidR="00EB5DFF">
        <w:t>For marketing managers, this shift translates directly into a new operational concern</w:t>
      </w:r>
      <w:commentRangeStart w:id="354"/>
      <w:commentRangeStart w:id="355"/>
      <w:commentRangeStart w:id="356"/>
      <w:r w:rsidR="00EB5DFF">
        <w:t>:</w:t>
      </w:r>
      <w:commentRangeEnd w:id="354"/>
      <w:r w:rsidR="00683DDC">
        <w:rPr>
          <w:rStyle w:val="CommentReference"/>
          <w:sz w:val="22"/>
          <w:szCs w:val="22"/>
        </w:rPr>
        <w:commentReference w:id="354"/>
      </w:r>
      <w:commentRangeEnd w:id="355"/>
      <w:r>
        <w:rPr>
          <w:rStyle w:val="CommentReference"/>
          <w:sz w:val="22"/>
          <w:szCs w:val="22"/>
        </w:rPr>
        <w:commentReference w:id="355"/>
      </w:r>
      <w:commentRangeEnd w:id="356"/>
      <w:r>
        <w:rPr>
          <w:rStyle w:val="CommentReference"/>
          <w:sz w:val="22"/>
          <w:szCs w:val="22"/>
        </w:rPr>
        <w:commentReference w:id="356"/>
      </w:r>
      <w:r w:rsidR="00EB5DFF">
        <w:t xml:space="preserve"> the need to be visible within AI </w:t>
      </w:r>
      <w:r w:rsidR="00EB5DFF">
        <w:lastRenderedPageBreak/>
        <w:t>systems rather than only within traditional search engines. Interviewee 3 described this as an active focus area for her team this year, observing that organic search and paid search are “becoming less and less relevant” as AI-powered queries grow.</w:t>
      </w:r>
    </w:p>
    <w:p w14:paraId="0855FAAD" w14:textId="11BD7753" w:rsidR="00EB5DFF" w:rsidRDefault="00EB5DFF" w:rsidP="00EB5DFF">
      <w:r w:rsidRPr="6E19D5D5">
        <w:rPr>
          <w:lang w:val="en-US"/>
        </w:rPr>
        <w:t>Looking further ahead, some interviewees described a shift that is not yet operational at scale</w:t>
      </w:r>
      <w:r w:rsidR="02CE56A1" w:rsidRPr="6E19D5D5">
        <w:rPr>
          <w:lang w:val="en-US"/>
        </w:rPr>
        <w:t>,</w:t>
      </w:r>
      <w:r w:rsidRPr="6E19D5D5">
        <w:rPr>
          <w:lang w:val="en-US"/>
        </w:rPr>
        <w:t xml:space="preserve"> but is already shaping how they think and invest. Interviewee 15, a CMO at an e-commerce company, expects consumers to let their AI agents make purchasing decisions. She notes:</w:t>
      </w:r>
    </w:p>
    <w:p w14:paraId="657E668F" w14:textId="77777777" w:rsidR="00EB5DFF" w:rsidRDefault="00EB5DFF" w:rsidP="003A34E9">
      <w:pPr>
        <w:pStyle w:val="Quote"/>
      </w:pPr>
      <w:r w:rsidRPr="205B8843">
        <w:t>I think people are going to use this much more to come to decisions and make purchases to some extent. So people will, maybe not yet, but later they’ll just give their credit card details to an LLM and it’s going to buy things for them on request. Or maybe even on a schedule.</w:t>
      </w:r>
    </w:p>
    <w:p w14:paraId="3D316021" w14:textId="22B8DE23" w:rsidR="00EB5DFF" w:rsidRDefault="00EB5DFF" w:rsidP="00D358E2">
      <w:pPr>
        <w:ind w:firstLine="0"/>
      </w:pPr>
      <w:r w:rsidRPr="6E19D5D5">
        <w:rPr>
          <w:lang w:val="en-US"/>
        </w:rPr>
        <w:t xml:space="preserve">This belief was the impetus for the decision to create </w:t>
      </w:r>
      <w:r w:rsidR="004439B0">
        <w:rPr>
          <w:lang w:val="en-US"/>
        </w:rPr>
        <w:t>a</w:t>
      </w:r>
      <w:r w:rsidRPr="6E19D5D5">
        <w:rPr>
          <w:lang w:val="en-US"/>
        </w:rPr>
        <w:t xml:space="preserve"> </w:t>
      </w:r>
      <w:r w:rsidR="000734D0">
        <w:rPr>
          <w:lang w:val="en-US"/>
        </w:rPr>
        <w:t>model context pro</w:t>
      </w:r>
      <w:r w:rsidR="004439B0">
        <w:rPr>
          <w:lang w:val="en-US"/>
        </w:rPr>
        <w:t>tocol server</w:t>
      </w:r>
      <w:commentRangeStart w:id="357"/>
      <w:r w:rsidRPr="6E19D5D5">
        <w:rPr>
          <w:lang w:val="en-US"/>
        </w:rPr>
        <w:t xml:space="preserve"> </w:t>
      </w:r>
      <w:commentRangeEnd w:id="357"/>
      <w:r w:rsidR="00683DDC">
        <w:rPr>
          <w:rStyle w:val="CommentReference"/>
          <w:sz w:val="22"/>
          <w:szCs w:val="22"/>
          <w:lang w:val="en-US"/>
        </w:rPr>
        <w:commentReference w:id="357"/>
      </w:r>
      <w:r w:rsidR="004439B0">
        <w:rPr>
          <w:lang w:val="en-US"/>
        </w:rPr>
        <w:t xml:space="preserve">for agents to use to purchase their </w:t>
      </w:r>
      <w:r w:rsidRPr="6E19D5D5">
        <w:rPr>
          <w:lang w:val="en-US"/>
        </w:rPr>
        <w:t>products. Likewise</w:t>
      </w:r>
      <w:r w:rsidR="333E40EC" w:rsidRPr="6E19D5D5">
        <w:rPr>
          <w:lang w:val="en-US"/>
        </w:rPr>
        <w:t>,</w:t>
      </w:r>
      <w:r w:rsidRPr="6E19D5D5">
        <w:rPr>
          <w:lang w:val="en-US"/>
        </w:rPr>
        <w:t xml:space="preserve"> interviewee 14 noted a future where “agents in the background are talking to each other”</w:t>
      </w:r>
      <w:r w:rsidR="008508A4">
        <w:rPr>
          <w:lang w:val="en-US"/>
        </w:rPr>
        <w:t>;</w:t>
      </w:r>
      <w:r w:rsidRPr="6E19D5D5">
        <w:rPr>
          <w:lang w:val="en-US"/>
        </w:rPr>
        <w:t xml:space="preserve"> he continues to note a wide variety of tasks that these agents might perform, like purchasing licenses and responding to emails.</w:t>
      </w:r>
    </w:p>
    <w:p w14:paraId="2A41A636" w14:textId="77777777" w:rsidR="00EB5DFF" w:rsidRDefault="00EB5DFF" w:rsidP="003A34E9">
      <w:pPr>
        <w:pStyle w:val="Quote"/>
      </w:pPr>
      <w:r w:rsidRPr="205B8843">
        <w:t>There’s no longer doing business with a human. But there’s a bot, a project, an artifact, whatever we’re going to call it, that goes to the platform. The platform therefore probably also needs to look different. And it’s going to search for information, select a product, make comparisons. So that for me is the further form of agentic AI.</w:t>
      </w:r>
    </w:p>
    <w:p w14:paraId="4914D4F5" w14:textId="687C1977" w:rsidR="00701404" w:rsidRDefault="00EB5DFF" w:rsidP="00701404">
      <w:pPr>
        <w:ind w:firstLine="0"/>
        <w:rPr>
          <w:lang w:val="en-US"/>
        </w:rPr>
      </w:pPr>
      <w:r w:rsidRPr="6E19D5D5">
        <w:rPr>
          <w:lang w:val="en-US"/>
        </w:rPr>
        <w:t>This scenario is mostly anticipated</w:t>
      </w:r>
      <w:r w:rsidR="00E35D16">
        <w:rPr>
          <w:lang w:val="en-US"/>
        </w:rPr>
        <w:t xml:space="preserve"> rather than experienced</w:t>
      </w:r>
      <w:r w:rsidR="00701404">
        <w:rPr>
          <w:lang w:val="en-US"/>
        </w:rPr>
        <w:t>.</w:t>
      </w:r>
      <w:r w:rsidR="009321BE">
        <w:rPr>
          <w:lang w:val="en-US"/>
        </w:rPr>
        <w:t xml:space="preserve"> </w:t>
      </w:r>
      <w:r w:rsidR="00701404">
        <w:rPr>
          <w:lang w:val="en-US"/>
        </w:rPr>
        <w:t>H</w:t>
      </w:r>
      <w:r w:rsidR="009321BE">
        <w:rPr>
          <w:lang w:val="en-US"/>
        </w:rPr>
        <w:t xml:space="preserve">owever, it </w:t>
      </w:r>
      <w:r w:rsidR="00701404">
        <w:rPr>
          <w:lang w:val="en-US"/>
        </w:rPr>
        <w:t>already leads organizations to make anticipatory investments</w:t>
      </w:r>
      <w:commentRangeStart w:id="358"/>
      <w:r>
        <w:rPr>
          <w:lang w:val="en-US"/>
        </w:rPr>
        <w:t>.</w:t>
      </w:r>
      <w:bookmarkStart w:id="359" w:name="_hvgdgrm8c1y2"/>
      <w:bookmarkStart w:id="360" w:name="_Toc231935245"/>
      <w:bookmarkEnd w:id="359"/>
      <w:commentRangeEnd w:id="358"/>
      <w:r w:rsidR="00683DDC">
        <w:rPr>
          <w:rStyle w:val="CommentReference"/>
          <w:sz w:val="22"/>
          <w:szCs w:val="22"/>
          <w:lang w:val="en-US"/>
        </w:rPr>
        <w:commentReference w:id="358"/>
      </w:r>
    </w:p>
    <w:p w14:paraId="5F74CA1A" w14:textId="257D0AD2" w:rsidR="00EB5DFF" w:rsidRDefault="00EB5DFF" w:rsidP="00365B1A">
      <w:pPr>
        <w:pStyle w:val="Heading2"/>
        <w:rPr>
          <w:color w:val="000000"/>
        </w:rPr>
      </w:pPr>
      <w:commentRangeStart w:id="361"/>
      <w:r w:rsidRPr="205B8843">
        <w:t>4.2</w:t>
      </w:r>
      <w:r>
        <w:tab/>
      </w:r>
      <w:commentRangeEnd w:id="361"/>
      <w:r w:rsidR="00683DDC">
        <w:rPr>
          <w:rStyle w:val="CommentReference"/>
          <w:sz w:val="22"/>
          <w:szCs w:val="22"/>
        </w:rPr>
        <w:commentReference w:id="361"/>
      </w:r>
      <w:r w:rsidR="000D73B8">
        <w:t>Navigating the</w:t>
      </w:r>
      <w:r w:rsidRPr="205B8843">
        <w:t xml:space="preserve"> organizational context</w:t>
      </w:r>
      <w:bookmarkEnd w:id="360"/>
    </w:p>
    <w:p w14:paraId="51C34C39" w14:textId="3BFA7813" w:rsidR="003F15B3" w:rsidRDefault="002243F5" w:rsidP="003F15B3">
      <w:pPr>
        <w:rPr>
          <w:lang w:val="en-US"/>
        </w:rPr>
      </w:pPr>
      <w:commentRangeStart w:id="362"/>
      <w:commentRangeStart w:id="363"/>
      <w:commentRangeStart w:id="364"/>
      <w:commentRangeStart w:id="365"/>
      <w:r w:rsidRPr="36BA7080">
        <w:rPr>
          <w:lang w:val="en-US"/>
        </w:rPr>
        <w:t xml:space="preserve">Navigating </w:t>
      </w:r>
      <w:r w:rsidR="00080942">
        <w:rPr>
          <w:lang w:val="en-US"/>
        </w:rPr>
        <w:t xml:space="preserve">the organizational context </w:t>
      </w:r>
      <w:r w:rsidRPr="36BA7080">
        <w:rPr>
          <w:lang w:val="en-US"/>
        </w:rPr>
        <w:t>describes how managers</w:t>
      </w:r>
      <w:r w:rsidR="00B3668A">
        <w:rPr>
          <w:lang w:val="en-US"/>
        </w:rPr>
        <w:t xml:space="preserve"> </w:t>
      </w:r>
      <w:r w:rsidR="004C5ACA">
        <w:rPr>
          <w:lang w:val="en-US"/>
        </w:rPr>
        <w:t>steer or move around</w:t>
      </w:r>
      <w:r w:rsidR="00625102">
        <w:rPr>
          <w:lang w:val="en-US"/>
        </w:rPr>
        <w:t xml:space="preserve"> conditions within the organization.</w:t>
      </w:r>
      <w:r w:rsidR="00CE47BB">
        <w:rPr>
          <w:lang w:val="en-US"/>
        </w:rPr>
        <w:t xml:space="preserve"> </w:t>
      </w:r>
      <w:r w:rsidR="00AF1EAB">
        <w:rPr>
          <w:lang w:val="en-US"/>
        </w:rPr>
        <w:t xml:space="preserve">The organizational context can be divided into three key </w:t>
      </w:r>
      <w:r w:rsidR="002009A6">
        <w:rPr>
          <w:lang w:val="en-US"/>
        </w:rPr>
        <w:t>scopes</w:t>
      </w:r>
      <w:r w:rsidR="00AF1EAB">
        <w:rPr>
          <w:lang w:val="en-US"/>
        </w:rPr>
        <w:t xml:space="preserve">: (1) The marketing </w:t>
      </w:r>
      <w:r w:rsidR="0004095D">
        <w:rPr>
          <w:lang w:val="en-US"/>
        </w:rPr>
        <w:t>department</w:t>
      </w:r>
      <w:r w:rsidR="00AF1EAB">
        <w:rPr>
          <w:lang w:val="en-US"/>
        </w:rPr>
        <w:t xml:space="preserve">, </w:t>
      </w:r>
      <w:r w:rsidR="004030C1">
        <w:rPr>
          <w:lang w:val="en-US"/>
        </w:rPr>
        <w:t xml:space="preserve">which the manager can steer to create alignment with AI </w:t>
      </w:r>
      <w:r w:rsidR="004030C1">
        <w:rPr>
          <w:lang w:val="en-US"/>
        </w:rPr>
        <w:lastRenderedPageBreak/>
        <w:t>initiatives</w:t>
      </w:r>
      <w:r w:rsidR="006A036F">
        <w:rPr>
          <w:lang w:val="en-US"/>
        </w:rPr>
        <w:t>;</w:t>
      </w:r>
      <w:r w:rsidR="004030C1">
        <w:rPr>
          <w:lang w:val="en-US"/>
        </w:rPr>
        <w:t xml:space="preserve"> (2) </w:t>
      </w:r>
      <w:r w:rsidR="002009A6">
        <w:rPr>
          <w:lang w:val="en-US"/>
        </w:rPr>
        <w:t xml:space="preserve">Technical resources, </w:t>
      </w:r>
      <w:r w:rsidR="00EC50A9">
        <w:rPr>
          <w:lang w:val="en-US"/>
        </w:rPr>
        <w:t>which</w:t>
      </w:r>
      <w:r w:rsidR="002009A6">
        <w:rPr>
          <w:lang w:val="en-US"/>
        </w:rPr>
        <w:t xml:space="preserve"> can be leveraged to implement AI </w:t>
      </w:r>
      <w:r w:rsidR="001E4CEF">
        <w:rPr>
          <w:lang w:val="en-US"/>
        </w:rPr>
        <w:t>initiatives</w:t>
      </w:r>
      <w:r w:rsidR="006A036F">
        <w:rPr>
          <w:lang w:val="en-US"/>
        </w:rPr>
        <w:t>.</w:t>
      </w:r>
      <w:r w:rsidR="001E4CEF">
        <w:rPr>
          <w:lang w:val="en-US"/>
        </w:rPr>
        <w:t xml:space="preserve"> </w:t>
      </w:r>
      <w:r w:rsidR="006A036F">
        <w:rPr>
          <w:lang w:val="en-US"/>
        </w:rPr>
        <w:t>H</w:t>
      </w:r>
      <w:r w:rsidR="00656D31">
        <w:rPr>
          <w:lang w:val="en-US"/>
        </w:rPr>
        <w:t xml:space="preserve">owever, interaction with external </w:t>
      </w:r>
      <w:r w:rsidR="003876F6">
        <w:rPr>
          <w:lang w:val="en-US"/>
        </w:rPr>
        <w:t xml:space="preserve">stakeholders is likely necessary to shape or allocate these resources. (3) The </w:t>
      </w:r>
      <w:r w:rsidR="00E77234">
        <w:rPr>
          <w:lang w:val="en-US"/>
        </w:rPr>
        <w:t>compliance</w:t>
      </w:r>
      <w:r w:rsidR="003876F6">
        <w:rPr>
          <w:lang w:val="en-US"/>
        </w:rPr>
        <w:t xml:space="preserve"> framework</w:t>
      </w:r>
      <w:r w:rsidR="003D0186">
        <w:rPr>
          <w:lang w:val="en-US"/>
        </w:rPr>
        <w:t>:</w:t>
      </w:r>
      <w:r w:rsidR="003876F6">
        <w:rPr>
          <w:lang w:val="en-US"/>
        </w:rPr>
        <w:t xml:space="preserve"> </w:t>
      </w:r>
      <w:r w:rsidR="00EC50A9">
        <w:rPr>
          <w:lang w:val="en-US"/>
        </w:rPr>
        <w:t xml:space="preserve">this bounds the </w:t>
      </w:r>
      <w:r w:rsidR="00350CA0">
        <w:rPr>
          <w:lang w:val="en-US"/>
        </w:rPr>
        <w:t xml:space="preserve">potential for AI initiatives, and </w:t>
      </w:r>
      <w:r w:rsidR="00806F1B">
        <w:rPr>
          <w:lang w:val="en-US"/>
        </w:rPr>
        <w:t>marketing managers do little to influence this framework.</w:t>
      </w:r>
      <w:commentRangeEnd w:id="365"/>
      <w:r w:rsidR="00683DDC">
        <w:rPr>
          <w:rStyle w:val="CommentReference"/>
          <w:sz w:val="22"/>
          <w:szCs w:val="22"/>
          <w:lang w:val="en-US"/>
        </w:rPr>
        <w:commentReference w:id="365"/>
      </w:r>
      <w:commentRangeEnd w:id="364"/>
      <w:r w:rsidR="00683DDC">
        <w:rPr>
          <w:rStyle w:val="CommentReference"/>
          <w:sz w:val="22"/>
          <w:szCs w:val="22"/>
          <w:lang w:val="en-US"/>
        </w:rPr>
        <w:commentReference w:id="364"/>
      </w:r>
      <w:commentRangeEnd w:id="362"/>
      <w:r w:rsidR="00683DDC">
        <w:rPr>
          <w:rStyle w:val="CommentReference"/>
          <w:sz w:val="22"/>
          <w:szCs w:val="22"/>
          <w:lang w:val="en-US"/>
        </w:rPr>
        <w:commentReference w:id="362"/>
      </w:r>
      <w:commentRangeEnd w:id="363"/>
      <w:r>
        <w:rPr>
          <w:rStyle w:val="CommentReference"/>
          <w:sz w:val="22"/>
          <w:szCs w:val="22"/>
          <w:lang w:val="en-US"/>
        </w:rPr>
        <w:commentReference w:id="363"/>
      </w:r>
    </w:p>
    <w:p w14:paraId="178F1FB9" w14:textId="065A3963" w:rsidR="00012024" w:rsidRPr="00012024" w:rsidRDefault="00EB5DFF" w:rsidP="004C75C2">
      <w:pPr>
        <w:pStyle w:val="Heading3"/>
        <w:tabs>
          <w:tab w:val="left" w:pos="720"/>
          <w:tab w:val="left" w:pos="1440"/>
          <w:tab w:val="left" w:pos="2160"/>
          <w:tab w:val="left" w:pos="2880"/>
          <w:tab w:val="left" w:pos="3600"/>
          <w:tab w:val="left" w:pos="5390"/>
        </w:tabs>
      </w:pPr>
      <w:r>
        <w:t>4.2.1</w:t>
      </w:r>
      <w:r>
        <w:tab/>
      </w:r>
      <w:r w:rsidR="00487723">
        <w:t>Steering the marketing department</w:t>
      </w:r>
    </w:p>
    <w:p w14:paraId="72383BFC" w14:textId="1DED6245" w:rsidR="002D0229" w:rsidRDefault="00EB5DFF" w:rsidP="002D0229">
      <w:pPr>
        <w:rPr>
          <w:rFonts w:ascii="EB Garamond SemiBold" w:eastAsia="EB Garamond SemiBold" w:hAnsi="EB Garamond SemiBold" w:cs="EB Garamond SemiBold"/>
          <w:sz w:val="24"/>
          <w:szCs w:val="24"/>
        </w:rPr>
      </w:pPr>
      <w:r w:rsidRPr="6E19D5D5">
        <w:rPr>
          <w:lang w:val="en-US"/>
        </w:rPr>
        <w:t>The most consistently identified barrier to adopting agentic AI is not technical but organizationa</w:t>
      </w:r>
      <w:r w:rsidR="005B458C">
        <w:rPr>
          <w:lang w:val="en-US"/>
        </w:rPr>
        <w:t>l</w:t>
      </w:r>
      <w:r w:rsidR="00166455">
        <w:rPr>
          <w:lang w:val="en-US"/>
        </w:rPr>
        <w:t>.</w:t>
      </w:r>
      <w:r w:rsidR="004277C1">
        <w:rPr>
          <w:lang w:val="en-US"/>
        </w:rPr>
        <w:t xml:space="preserve"> </w:t>
      </w:r>
      <w:r w:rsidR="004277C1" w:rsidRPr="6E19D5D5">
        <w:rPr>
          <w:lang w:val="en-US"/>
        </w:rPr>
        <w:t xml:space="preserve">Interviewee 14 </w:t>
      </w:r>
      <w:r w:rsidR="00300A32">
        <w:rPr>
          <w:lang w:val="en-US"/>
        </w:rPr>
        <w:t>notes</w:t>
      </w:r>
      <w:r w:rsidR="004277C1" w:rsidRPr="6E19D5D5">
        <w:rPr>
          <w:lang w:val="en-US"/>
        </w:rPr>
        <w:t>: “Thirty percent of all AI trajectories is just technology; sixty to seventy percent is actually us as humans or as an organization.”</w:t>
      </w:r>
      <w:r w:rsidR="006543F2">
        <w:rPr>
          <w:lang w:val="en-US"/>
        </w:rPr>
        <w:t xml:space="preserve"> </w:t>
      </w:r>
      <w:r w:rsidR="00BF66DA">
        <w:rPr>
          <w:lang w:val="en-US"/>
        </w:rPr>
        <w:t xml:space="preserve">The main obstacle </w:t>
      </w:r>
      <w:r w:rsidR="00B2216A">
        <w:rPr>
          <w:lang w:val="en-US"/>
        </w:rPr>
        <w:t>seems</w:t>
      </w:r>
      <w:r w:rsidR="000549A6">
        <w:rPr>
          <w:lang w:val="en-US"/>
        </w:rPr>
        <w:t xml:space="preserve"> to lie in the size of the changes </w:t>
      </w:r>
      <w:r w:rsidR="005F3F79">
        <w:rPr>
          <w:lang w:val="en-US"/>
        </w:rPr>
        <w:t>that AI brings</w:t>
      </w:r>
      <w:r w:rsidR="00B2216A">
        <w:rPr>
          <w:lang w:val="en-US"/>
        </w:rPr>
        <w:t>;</w:t>
      </w:r>
      <w:r w:rsidR="00F329A6">
        <w:rPr>
          <w:lang w:val="en-US"/>
        </w:rPr>
        <w:t xml:space="preserve"> </w:t>
      </w:r>
      <w:r w:rsidR="00B2216A">
        <w:rPr>
          <w:lang w:val="en-US"/>
        </w:rPr>
        <w:t xml:space="preserve">interviewee 12 describes change as </w:t>
      </w:r>
      <w:r w:rsidR="002D0229">
        <w:rPr>
          <w:lang w:val="en-US"/>
        </w:rPr>
        <w:t>inherently difficult,</w:t>
      </w:r>
    </w:p>
    <w:p w14:paraId="25476A79" w14:textId="4CE116E5" w:rsidR="00EB5DFF" w:rsidRDefault="00EB5DFF" w:rsidP="002D0229">
      <w:pPr>
        <w:pStyle w:val="Quote"/>
      </w:pPr>
      <w:r w:rsidRPr="205B8843">
        <w:t>Change is frigging hard. It’s hard for us as individuals. Generally speaking, individuals don’t like to change, particularly if they’ve been doing something a certain way, and it works well, and it works well, and they know it, and they’re comfortable. […] That challenge gets multiplied when you start talking about an organization … you’ve got all multiple people, you’ve got politics, existing incentives, existing processes.</w:t>
      </w:r>
    </w:p>
    <w:p w14:paraId="60C5CE2E" w14:textId="4D32A152" w:rsidR="00B167CD" w:rsidRDefault="00B15A12" w:rsidP="00B167CD">
      <w:r>
        <w:rPr>
          <w:lang w:val="en-US"/>
        </w:rPr>
        <w:t>The</w:t>
      </w:r>
      <w:r w:rsidR="00323C26">
        <w:rPr>
          <w:lang w:val="en-US"/>
        </w:rPr>
        <w:t xml:space="preserve"> manager</w:t>
      </w:r>
      <w:r w:rsidR="00835824">
        <w:rPr>
          <w:lang w:val="en-US"/>
        </w:rPr>
        <w:t xml:space="preserve"> </w:t>
      </w:r>
      <w:r w:rsidR="004277C1">
        <w:rPr>
          <w:lang w:val="en-US"/>
        </w:rPr>
        <w:t>plays a key role in this process of change.</w:t>
      </w:r>
      <w:r w:rsidRPr="6E19D5D5">
        <w:rPr>
          <w:lang w:val="en-US"/>
        </w:rPr>
        <w:t xml:space="preserve"> As interviewee 4 put it, “In leadership, you need to set goals. You need to inspire people to believe in what you are doing and pull the people together”. </w:t>
      </w:r>
      <w:r w:rsidR="00AF5CC7">
        <w:t xml:space="preserve">Steering the marketing department </w:t>
      </w:r>
      <w:r w:rsidR="000072E8">
        <w:t>involves the managerial activities that help the marketing department prepare for change and guide it</w:t>
      </w:r>
      <w:r w:rsidR="005B3632">
        <w:t xml:space="preserve"> through the accompanying process.</w:t>
      </w:r>
      <w:r w:rsidR="004C75C2">
        <w:t xml:space="preserve"> </w:t>
      </w:r>
      <w:r w:rsidR="00E95643">
        <w:t xml:space="preserve">Managerial </w:t>
      </w:r>
      <w:r w:rsidR="009F20AB">
        <w:t xml:space="preserve">behaviors that </w:t>
      </w:r>
      <w:r w:rsidR="0042695B">
        <w:t xml:space="preserve">comprise the steering of the marketing department </w:t>
      </w:r>
      <w:r w:rsidR="006E5E07">
        <w:t>include</w:t>
      </w:r>
      <w:r w:rsidR="00CD6F79">
        <w:t>:</w:t>
      </w:r>
      <w:r w:rsidR="006E5E07">
        <w:t xml:space="preserve"> </w:t>
      </w:r>
      <w:commentRangeStart w:id="367"/>
      <w:r w:rsidR="006E5E07">
        <w:t>bringing people along,</w:t>
      </w:r>
      <w:r w:rsidR="009A3796">
        <w:t xml:space="preserve"> </w:t>
      </w:r>
      <w:r w:rsidR="000C22DE" w:rsidRPr="000C22DE">
        <w:t>stimulating experimentation,</w:t>
      </w:r>
      <w:r w:rsidR="000C22DE">
        <w:t xml:space="preserve"> </w:t>
      </w:r>
      <w:r w:rsidR="00332D82">
        <w:t>and setting direction</w:t>
      </w:r>
      <w:r w:rsidR="00CD6F79">
        <w:t>.</w:t>
      </w:r>
      <w:r w:rsidR="00E95643">
        <w:t xml:space="preserve"> </w:t>
      </w:r>
      <w:commentRangeEnd w:id="367"/>
      <w:r w:rsidR="00683DDC">
        <w:rPr>
          <w:rStyle w:val="CommentReference"/>
          <w:sz w:val="22"/>
          <w:szCs w:val="22"/>
        </w:rPr>
        <w:commentReference w:id="367"/>
      </w:r>
    </w:p>
    <w:p w14:paraId="6CB8083E" w14:textId="77777777" w:rsidR="00912B4E" w:rsidRDefault="00912B4E" w:rsidP="00CF4962">
      <w:pPr>
        <w:rPr>
          <w:lang w:val="en-US"/>
        </w:rPr>
      </w:pPr>
      <w:r>
        <w:rPr>
          <w:lang w:val="en-US"/>
        </w:rPr>
        <w:t>T</w:t>
      </w:r>
      <w:r w:rsidR="004C75C2" w:rsidRPr="6E19D5D5">
        <w:rPr>
          <w:lang w:val="en-US"/>
        </w:rPr>
        <w:t xml:space="preserve">he most prevalent of these </w:t>
      </w:r>
      <w:r w:rsidR="005C6D2A">
        <w:rPr>
          <w:lang w:val="en-US"/>
        </w:rPr>
        <w:t>steering activities</w:t>
      </w:r>
      <w:r w:rsidR="004C75C2" w:rsidRPr="6E19D5D5">
        <w:rPr>
          <w:lang w:val="en-US"/>
        </w:rPr>
        <w:t xml:space="preserve"> is </w:t>
      </w:r>
      <w:bookmarkStart w:id="368" w:name="OLE_LINK21"/>
      <w:r w:rsidR="004C75C2" w:rsidRPr="6E19D5D5">
        <w:rPr>
          <w:i/>
          <w:iCs/>
          <w:lang w:val="en-US"/>
        </w:rPr>
        <w:t>bringing people along</w:t>
      </w:r>
      <w:bookmarkEnd w:id="368"/>
      <w:r w:rsidR="000B4BC6">
        <w:rPr>
          <w:lang w:val="en-US"/>
        </w:rPr>
        <w:t xml:space="preserve"> which is </w:t>
      </w:r>
      <w:r w:rsidR="003E742D">
        <w:rPr>
          <w:lang w:val="en-US"/>
        </w:rPr>
        <w:t>involved with ensuring that employees feel and are ready to adopt AI</w:t>
      </w:r>
      <w:r w:rsidR="004C75C2" w:rsidRPr="6E19D5D5">
        <w:rPr>
          <w:i/>
          <w:iCs/>
          <w:lang w:val="en-US"/>
        </w:rPr>
        <w:t>.</w:t>
      </w:r>
      <w:r w:rsidR="004C75C2" w:rsidRPr="00C01C71">
        <w:rPr>
          <w:lang w:val="en-US"/>
        </w:rPr>
        <w:t xml:space="preserve"> </w:t>
      </w:r>
      <w:r w:rsidR="004C75C2" w:rsidRPr="6E19D5D5">
        <w:rPr>
          <w:lang w:val="en-US"/>
        </w:rPr>
        <w:t xml:space="preserve">This </w:t>
      </w:r>
      <w:r w:rsidR="00B167CD">
        <w:rPr>
          <w:lang w:val="en-US"/>
        </w:rPr>
        <w:t>form of steering</w:t>
      </w:r>
      <w:r w:rsidR="004C75C2" w:rsidRPr="6E19D5D5">
        <w:rPr>
          <w:lang w:val="en-US"/>
        </w:rPr>
        <w:t xml:space="preserve"> seems to decrease resistance</w:t>
      </w:r>
      <w:r w:rsidR="00B167CD">
        <w:rPr>
          <w:lang w:val="en-US"/>
        </w:rPr>
        <w:t xml:space="preserve"> and helps employees adopt AI</w:t>
      </w:r>
      <w:r w:rsidR="004C75C2" w:rsidRPr="6E19D5D5">
        <w:rPr>
          <w:lang w:val="en-US"/>
        </w:rPr>
        <w:t xml:space="preserve">. An important part is making people feel </w:t>
      </w:r>
      <w:r w:rsidR="004C75C2" w:rsidRPr="6E19D5D5">
        <w:rPr>
          <w:lang w:val="en-US"/>
        </w:rPr>
        <w:lastRenderedPageBreak/>
        <w:t>valued during the changes of AI, as interviewee 4 noted, “people, uh, are drinking from a fire hose. And they need to have that leadership that tells them their importance, they’re part of the team, and their work matters.” Interviewee 13 connected this to the process of change: “Yes, we will automate these kind of things, but that still means someone needs to look over this automation. You can learn to do this”.</w:t>
      </w:r>
      <w:r w:rsidR="00CF4962">
        <w:rPr>
          <w:lang w:val="en-US"/>
        </w:rPr>
        <w:t xml:space="preserve"> </w:t>
      </w:r>
    </w:p>
    <w:p w14:paraId="3C3CCF33" w14:textId="67F47A84" w:rsidR="004C75C2" w:rsidRPr="00CF4962" w:rsidRDefault="00912B4E" w:rsidP="00CF4962">
      <w:pPr>
        <w:rPr>
          <w:lang w:val="en-US"/>
        </w:rPr>
      </w:pPr>
      <w:r>
        <w:rPr>
          <w:lang w:val="en-US"/>
        </w:rPr>
        <w:t>Some employees might have a natural tendency to leverage the potential of new technology like agentic AI. For instance, i</w:t>
      </w:r>
      <w:r w:rsidRPr="6E19D5D5">
        <w:rPr>
          <w:lang w:val="en-US"/>
        </w:rPr>
        <w:t>nterviewee 3 noted: “I am intrinsically motivated to use it, because it makes life so much easier</w:t>
      </w:r>
      <w:r>
        <w:rPr>
          <w:lang w:val="en-US"/>
        </w:rPr>
        <w:t xml:space="preserve">.” </w:t>
      </w:r>
      <w:r w:rsidR="00D977FB">
        <w:rPr>
          <w:lang w:val="en-US"/>
        </w:rPr>
        <w:t xml:space="preserve">However, many require </w:t>
      </w:r>
      <w:r w:rsidR="00DF63DD">
        <w:rPr>
          <w:lang w:val="en-US"/>
        </w:rPr>
        <w:t>additional</w:t>
      </w:r>
      <w:r w:rsidR="00D977FB">
        <w:rPr>
          <w:lang w:val="en-US"/>
        </w:rPr>
        <w:t xml:space="preserve"> guidance.</w:t>
      </w:r>
      <w:r w:rsidR="00DF63DD">
        <w:rPr>
          <w:lang w:val="en-US"/>
        </w:rPr>
        <w:t xml:space="preserve"> </w:t>
      </w:r>
      <w:r>
        <w:t xml:space="preserve"> </w:t>
      </w:r>
      <w:r w:rsidR="00B71668">
        <w:rPr>
          <w:lang w:val="en-US"/>
        </w:rPr>
        <w:t>Interviewee 9</w:t>
      </w:r>
      <w:r w:rsidR="00E83B8C">
        <w:rPr>
          <w:lang w:val="en-US"/>
        </w:rPr>
        <w:t xml:space="preserve"> </w:t>
      </w:r>
      <w:r w:rsidR="003150C1">
        <w:rPr>
          <w:lang w:val="en-US"/>
        </w:rPr>
        <w:t xml:space="preserve">describes </w:t>
      </w:r>
      <w:r w:rsidR="0054195F">
        <w:rPr>
          <w:lang w:val="en-US"/>
        </w:rPr>
        <w:t xml:space="preserve">that </w:t>
      </w:r>
      <w:r w:rsidR="000F5189">
        <w:rPr>
          <w:lang w:val="en-US"/>
        </w:rPr>
        <w:t xml:space="preserve">when you want to bring people along, you need to get in touch with them and </w:t>
      </w:r>
      <w:r w:rsidR="009905F9">
        <w:rPr>
          <w:lang w:val="en-US"/>
        </w:rPr>
        <w:t>become concrete about how they can create value with agentic AI</w:t>
      </w:r>
      <w:r w:rsidR="00D977FB">
        <w:rPr>
          <w:lang w:val="en-US"/>
        </w:rPr>
        <w:t>.</w:t>
      </w:r>
    </w:p>
    <w:p w14:paraId="03E5AAC7" w14:textId="77777777" w:rsidR="004C75C2" w:rsidRDefault="004C75C2" w:rsidP="004C75C2">
      <w:pPr>
        <w:pStyle w:val="Quote"/>
      </w:pPr>
      <w:r w:rsidRPr="205B8843">
        <w:t>People don’t know it, so they just go back to doing their own thing until someone puts it right in front of them and says, this is what it is and this is how you use it in your day-to-day</w:t>
      </w:r>
    </w:p>
    <w:p w14:paraId="57884E92" w14:textId="688C8924" w:rsidR="00BC7062" w:rsidRPr="00603F05" w:rsidRDefault="00DC488A" w:rsidP="00BB0A4F">
      <w:r>
        <w:rPr>
          <w:lang w:val="en-US"/>
        </w:rPr>
        <w:t xml:space="preserve">Interviewee 4 </w:t>
      </w:r>
      <w:r w:rsidR="00E67D31">
        <w:rPr>
          <w:lang w:val="en-US"/>
        </w:rPr>
        <w:t>describes a similar pattern</w:t>
      </w:r>
      <w:r w:rsidR="00581FA3">
        <w:rPr>
          <w:lang w:val="en-US"/>
        </w:rPr>
        <w:t xml:space="preserve"> in which he provides peer coaching to</w:t>
      </w:r>
      <w:r w:rsidR="00E67D31">
        <w:rPr>
          <w:lang w:val="en-US"/>
        </w:rPr>
        <w:t xml:space="preserve"> his colleagues</w:t>
      </w:r>
      <w:r w:rsidR="004610F9">
        <w:rPr>
          <w:lang w:val="en-US"/>
        </w:rPr>
        <w:t xml:space="preserve">. </w:t>
      </w:r>
      <w:r w:rsidR="00A13B18">
        <w:rPr>
          <w:lang w:val="en-US"/>
        </w:rPr>
        <w:t xml:space="preserve">He </w:t>
      </w:r>
      <w:r w:rsidR="00F76037">
        <w:rPr>
          <w:lang w:val="en-US"/>
        </w:rPr>
        <w:t>describes his…</w:t>
      </w:r>
      <w:r w:rsidR="00BB0A4F">
        <w:rPr>
          <w:lang w:val="en-US"/>
        </w:rPr>
        <w:t xml:space="preserve"> “</w:t>
      </w:r>
      <w:r w:rsidR="00BC7062">
        <w:t>training sessions with my coworkers, showing them the agents that are being developed, or that they themselves can develop an agent. […] It becomes something that they can quickly go back to and work efficiently with.</w:t>
      </w:r>
      <w:r w:rsidR="00BB0A4F">
        <w:t>”</w:t>
      </w:r>
    </w:p>
    <w:p w14:paraId="1772D7C8" w14:textId="5AA31363" w:rsidR="0076701E" w:rsidRDefault="007F3B97" w:rsidP="0076701E">
      <w:r>
        <w:rPr>
          <w:lang w:val="en-US"/>
        </w:rPr>
        <w:t>While educ</w:t>
      </w:r>
      <w:r w:rsidR="00005C61">
        <w:rPr>
          <w:lang w:val="en-US"/>
        </w:rPr>
        <w:t xml:space="preserve">ation and training </w:t>
      </w:r>
      <w:r w:rsidR="00581FA3">
        <w:rPr>
          <w:lang w:val="en-US"/>
        </w:rPr>
        <w:t>are</w:t>
      </w:r>
      <w:r w:rsidR="00005C61">
        <w:rPr>
          <w:lang w:val="en-US"/>
        </w:rPr>
        <w:t xml:space="preserve"> </w:t>
      </w:r>
      <w:r w:rsidR="0076250E">
        <w:rPr>
          <w:lang w:val="en-US"/>
        </w:rPr>
        <w:t xml:space="preserve">important components of bringing employees along, it is also </w:t>
      </w:r>
      <w:r w:rsidR="006F79B3">
        <w:rPr>
          <w:lang w:val="en-US"/>
        </w:rPr>
        <w:t xml:space="preserve">vital </w:t>
      </w:r>
      <w:r w:rsidR="0076250E">
        <w:rPr>
          <w:lang w:val="en-US"/>
        </w:rPr>
        <w:t>at</w:t>
      </w:r>
      <w:r w:rsidR="006F79B3">
        <w:rPr>
          <w:lang w:val="en-US"/>
        </w:rPr>
        <w:t xml:space="preserve"> </w:t>
      </w:r>
      <w:r w:rsidR="00A2650A">
        <w:rPr>
          <w:lang w:val="en-US"/>
        </w:rPr>
        <w:t>different levels of the organization</w:t>
      </w:r>
      <w:r w:rsidR="00EA4E33">
        <w:rPr>
          <w:lang w:val="en-US"/>
        </w:rPr>
        <w:t>.</w:t>
      </w:r>
      <w:r w:rsidR="0076701E" w:rsidRPr="6E19D5D5">
        <w:rPr>
          <w:lang w:val="en-US"/>
        </w:rPr>
        <w:t xml:space="preserve"> Interviewee 10 described a three-level model: </w:t>
      </w:r>
    </w:p>
    <w:p w14:paraId="69F6E12B" w14:textId="77777777" w:rsidR="00E1295B" w:rsidRDefault="0076701E" w:rsidP="00E1295B">
      <w:pPr>
        <w:pStyle w:val="Quote"/>
      </w:pPr>
      <w:r w:rsidRPr="205B8843">
        <w:t>Help people learn what AI can do […] leadership, middle management, and employees, each with different focus. Leadership must understand where AI is heading to create strategic horizons. Middle management must learn how to facilitate and structure experimentation. Employees must learn that AI is more than writing emails.</w:t>
      </w:r>
    </w:p>
    <w:p w14:paraId="182E3BE3" w14:textId="2C9727D4" w:rsidR="00153D97" w:rsidRDefault="00502E0A" w:rsidP="00E1295B">
      <w:pPr>
        <w:rPr>
          <w:lang w:val="en-US"/>
        </w:rPr>
      </w:pPr>
      <w:r>
        <w:rPr>
          <w:lang w:val="en-US"/>
        </w:rPr>
        <w:lastRenderedPageBreak/>
        <w:t xml:space="preserve">Another aspect in which they steer the marketing department is by </w:t>
      </w:r>
      <w:r w:rsidR="000C22DE">
        <w:rPr>
          <w:i/>
          <w:iCs/>
        </w:rPr>
        <w:t>stimulating</w:t>
      </w:r>
      <w:r w:rsidRPr="00502E0A">
        <w:rPr>
          <w:i/>
          <w:iCs/>
        </w:rPr>
        <w:t xml:space="preserve"> experimentation</w:t>
      </w:r>
      <w:r w:rsidR="00BC4ABC">
        <w:rPr>
          <w:i/>
          <w:iCs/>
        </w:rPr>
        <w:t>,</w:t>
      </w:r>
      <w:r>
        <w:t xml:space="preserve"> </w:t>
      </w:r>
      <w:r w:rsidR="00511771">
        <w:t xml:space="preserve">which </w:t>
      </w:r>
      <w:r w:rsidR="00762E02">
        <w:t xml:space="preserve">includes incentivizing and supporting </w:t>
      </w:r>
      <w:r w:rsidR="005434C9">
        <w:t>learning through trial and error</w:t>
      </w:r>
      <w:r>
        <w:t xml:space="preserve">. </w:t>
      </w:r>
      <w:r w:rsidR="006538F5">
        <w:t xml:space="preserve">This behavior is </w:t>
      </w:r>
      <w:r w:rsidR="004B0813">
        <w:t>primarily a response to the need to act amid uncertainty.</w:t>
      </w:r>
      <w:r w:rsidR="004B0813">
        <w:rPr>
          <w:lang w:val="en-US"/>
        </w:rPr>
        <w:t xml:space="preserve"> </w:t>
      </w:r>
      <w:r w:rsidR="007165A6" w:rsidRPr="007165A6">
        <w:rPr>
          <w:lang w:val="en-US"/>
        </w:rPr>
        <w:t xml:space="preserve">Interviewee 12 was direct: </w:t>
      </w:r>
      <w:r w:rsidR="000E781C">
        <w:rPr>
          <w:lang w:val="en-US"/>
        </w:rPr>
        <w:t>“</w:t>
      </w:r>
      <w:r>
        <w:rPr>
          <w:lang w:val="en-US"/>
        </w:rPr>
        <w:t xml:space="preserve">You have to act. You </w:t>
      </w:r>
      <w:r>
        <w:t>can’t</w:t>
      </w:r>
      <w:r>
        <w:rPr>
          <w:lang w:val="en-US"/>
        </w:rPr>
        <w:t xml:space="preserve"> just be in a mode of studying this or writing memos about it.</w:t>
      </w:r>
      <w:r w:rsidR="000E781C">
        <w:rPr>
          <w:lang w:val="en-US"/>
        </w:rPr>
        <w:t>”</w:t>
      </w:r>
      <w:r w:rsidR="007165A6" w:rsidRPr="007165A6">
        <w:rPr>
          <w:lang w:val="en-US"/>
        </w:rPr>
        <w:t xml:space="preserve"> Interviewee 4 observed the cost: </w:t>
      </w:r>
      <w:r w:rsidR="000E781C">
        <w:rPr>
          <w:lang w:val="en-US"/>
        </w:rPr>
        <w:t>“</w:t>
      </w:r>
      <w:r w:rsidR="007165A6" w:rsidRPr="007165A6">
        <w:rPr>
          <w:lang w:val="en-US"/>
        </w:rPr>
        <w:t>We spend so much time debating which shot we have to take that that is already some cost.</w:t>
      </w:r>
      <w:r w:rsidR="000E781C">
        <w:rPr>
          <w:lang w:val="en-US"/>
        </w:rPr>
        <w:t>”</w:t>
      </w:r>
      <w:r w:rsidR="007165A6" w:rsidRPr="007165A6">
        <w:rPr>
          <w:lang w:val="en-US"/>
        </w:rPr>
        <w:t xml:space="preserve"> </w:t>
      </w:r>
    </w:p>
    <w:p w14:paraId="4F6CC7C8" w14:textId="490599A2" w:rsidR="007165A6" w:rsidRPr="007165A6" w:rsidRDefault="007165A6" w:rsidP="007165A6">
      <w:pPr>
        <w:rPr>
          <w:lang w:val="en-US"/>
        </w:rPr>
      </w:pPr>
      <w:r w:rsidRPr="007165A6">
        <w:rPr>
          <w:lang w:val="en-US"/>
        </w:rPr>
        <w:t xml:space="preserve">Managers respond by creating structured opportunities to learn by doing. Interviewee 6 summarized the orientation: </w:t>
      </w:r>
      <w:r w:rsidR="001C617C">
        <w:rPr>
          <w:lang w:val="en-US"/>
        </w:rPr>
        <w:t>“</w:t>
      </w:r>
      <w:r>
        <w:t>I’d</w:t>
      </w:r>
      <w:r>
        <w:rPr>
          <w:lang w:val="en-US"/>
        </w:rPr>
        <w:t xml:space="preserve"> rather have something live and test and improve than </w:t>
      </w:r>
      <w:r w:rsidR="0002016B">
        <w:rPr>
          <w:lang w:val="en-US"/>
        </w:rPr>
        <w:t>be</w:t>
      </w:r>
      <w:r w:rsidRPr="007165A6">
        <w:rPr>
          <w:lang w:val="en-US"/>
        </w:rPr>
        <w:t xml:space="preserve"> two years down the road and then finally have something live,</w:t>
      </w:r>
      <w:r w:rsidR="001C617C">
        <w:rPr>
          <w:lang w:val="en-US"/>
        </w:rPr>
        <w:t>”</w:t>
      </w:r>
      <w:r w:rsidRPr="007165A6">
        <w:rPr>
          <w:lang w:val="en-US"/>
        </w:rPr>
        <w:t xml:space="preserve"> and Interviewee 15 </w:t>
      </w:r>
      <w:r w:rsidR="00114F0B">
        <w:rPr>
          <w:lang w:val="en-US"/>
        </w:rPr>
        <w:t>echoed this</w:t>
      </w:r>
      <w:r w:rsidRPr="007165A6">
        <w:rPr>
          <w:lang w:val="en-US"/>
        </w:rPr>
        <w:t xml:space="preserve"> bias toward action: </w:t>
      </w:r>
      <w:r w:rsidR="00692C21">
        <w:rPr>
          <w:lang w:val="en-US"/>
        </w:rPr>
        <w:t>“</w:t>
      </w:r>
      <w:r w:rsidRPr="007165A6">
        <w:rPr>
          <w:lang w:val="en-US"/>
        </w:rPr>
        <w:t>we</w:t>
      </w:r>
      <w:r w:rsidR="00692C21">
        <w:rPr>
          <w:lang w:val="en-US"/>
        </w:rPr>
        <w:t>’</w:t>
      </w:r>
      <w:r w:rsidRPr="007165A6">
        <w:rPr>
          <w:lang w:val="en-US"/>
        </w:rPr>
        <w:t>re more of the just-do-it type than mitigating all risks in advance.</w:t>
      </w:r>
      <w:r w:rsidR="00692C21">
        <w:rPr>
          <w:lang w:val="en-US"/>
        </w:rPr>
        <w:t>”</w:t>
      </w:r>
      <w:r w:rsidRPr="007165A6">
        <w:rPr>
          <w:lang w:val="en-US"/>
        </w:rPr>
        <w:t xml:space="preserve"> Interviewee 12 described </w:t>
      </w:r>
      <w:r w:rsidR="00692C21">
        <w:rPr>
          <w:lang w:val="en-US"/>
        </w:rPr>
        <w:t>that it can be highly beneficial to have a safe space for experimentation, “</w:t>
      </w:r>
      <w:r w:rsidRPr="007165A6">
        <w:rPr>
          <w:lang w:val="en-US"/>
        </w:rPr>
        <w:t>the factory where the trains are running on time</w:t>
      </w:r>
      <w:r w:rsidR="00692C21">
        <w:rPr>
          <w:lang w:val="en-US"/>
        </w:rPr>
        <w:t>”</w:t>
      </w:r>
      <w:r w:rsidRPr="007165A6">
        <w:rPr>
          <w:lang w:val="en-US"/>
        </w:rPr>
        <w:t xml:space="preserve"> alongside </w:t>
      </w:r>
      <w:r w:rsidR="00692C21">
        <w:rPr>
          <w:lang w:val="en-US"/>
        </w:rPr>
        <w:t>“</w:t>
      </w:r>
      <w:r>
        <w:rPr>
          <w:lang w:val="en-US"/>
        </w:rPr>
        <w:t xml:space="preserve">the laboratory, where </w:t>
      </w:r>
      <w:r>
        <w:t>you’re</w:t>
      </w:r>
      <w:r>
        <w:rPr>
          <w:lang w:val="en-US"/>
        </w:rPr>
        <w:t xml:space="preserve"> in a position to experiment and try things and have things fail and break.</w:t>
      </w:r>
      <w:r w:rsidR="00692C21">
        <w:rPr>
          <w:lang w:val="en-US"/>
        </w:rPr>
        <w:t>”</w:t>
      </w:r>
    </w:p>
    <w:p w14:paraId="1DEE7EC6" w14:textId="18E0976C" w:rsidR="003026C8" w:rsidRPr="005247E8" w:rsidRDefault="007165A6" w:rsidP="005247E8">
      <w:pPr>
        <w:rPr>
          <w:lang w:val="en-US"/>
        </w:rPr>
      </w:pPr>
      <w:r w:rsidRPr="007165A6">
        <w:rPr>
          <w:lang w:val="en-US"/>
        </w:rPr>
        <w:t>Crucially, this experimentation depends on leadership backing</w:t>
      </w:r>
      <w:r w:rsidR="00EA5790">
        <w:rPr>
          <w:lang w:val="en-US"/>
        </w:rPr>
        <w:t>.</w:t>
      </w:r>
      <w:r w:rsidRPr="007165A6">
        <w:rPr>
          <w:lang w:val="en-US"/>
        </w:rPr>
        <w:t xml:space="preserve"> Interviewee 13 described enabling it at the team level: </w:t>
      </w:r>
      <w:r w:rsidR="00EA5790">
        <w:rPr>
          <w:lang w:val="en-US"/>
        </w:rPr>
        <w:t>“</w:t>
      </w:r>
      <w:r>
        <w:rPr>
          <w:lang w:val="en-US"/>
        </w:rPr>
        <w:t xml:space="preserve">Provide freedom to experiment and </w:t>
      </w:r>
      <w:r>
        <w:t>don’t</w:t>
      </w:r>
      <w:r>
        <w:rPr>
          <w:lang w:val="en-US"/>
        </w:rPr>
        <w:t xml:space="preserve"> set this atmosphere of fear that AI is going to replace you.</w:t>
      </w:r>
      <w:r w:rsidR="00EA5790">
        <w:rPr>
          <w:lang w:val="en-US"/>
        </w:rPr>
        <w:t>”</w:t>
      </w:r>
      <w:r w:rsidRPr="007165A6">
        <w:rPr>
          <w:lang w:val="en-US"/>
        </w:rPr>
        <w:t xml:space="preserve"> Sustaining it requires endorsement from above, because, as Interviewee 12 noted, early learnings </w:t>
      </w:r>
      <w:r w:rsidR="00EA5790">
        <w:rPr>
          <w:lang w:val="en-US"/>
        </w:rPr>
        <w:t>“</w:t>
      </w:r>
      <w:r>
        <w:t>don’t</w:t>
      </w:r>
      <w:r>
        <w:rPr>
          <w:lang w:val="en-US"/>
        </w:rPr>
        <w:t xml:space="preserve"> always provide immediate returns</w:t>
      </w:r>
      <w:r w:rsidR="00EA5790">
        <w:rPr>
          <w:lang w:val="en-US"/>
        </w:rPr>
        <w:t>”</w:t>
      </w:r>
      <w:r w:rsidRPr="007165A6">
        <w:rPr>
          <w:lang w:val="en-US"/>
        </w:rPr>
        <w:t xml:space="preserve"> and so must be deliberately supported. Interviewee 8 described how decisive that backing was: </w:t>
      </w:r>
      <w:r w:rsidR="00EA5790">
        <w:rPr>
          <w:lang w:val="en-US"/>
        </w:rPr>
        <w:t>“</w:t>
      </w:r>
      <w:r w:rsidRPr="007165A6">
        <w:rPr>
          <w:lang w:val="en-US"/>
        </w:rPr>
        <w:t>She just let me go and run [...] the buy-in of my immediate management is pivotal to what I do.</w:t>
      </w:r>
      <w:r w:rsidR="00EA5790">
        <w:rPr>
          <w:lang w:val="en-US"/>
        </w:rPr>
        <w:t>”</w:t>
      </w:r>
      <w:r w:rsidRPr="007165A6">
        <w:rPr>
          <w:lang w:val="en-US"/>
        </w:rPr>
        <w:t xml:space="preserve"> Such backing can also unlock resources directly; Interviewee 8 recounted leadership absorbing AI spend so that </w:t>
      </w:r>
      <w:r w:rsidR="00EA5790">
        <w:rPr>
          <w:lang w:val="en-US"/>
        </w:rPr>
        <w:t>“</w:t>
      </w:r>
      <w:r w:rsidRPr="007165A6">
        <w:rPr>
          <w:lang w:val="en-US"/>
        </w:rPr>
        <w:t>anyone within the corporation can use it for free.</w:t>
      </w:r>
      <w:r w:rsidR="00EA5790">
        <w:rPr>
          <w:lang w:val="en-US"/>
        </w:rPr>
        <w:t>”</w:t>
      </w:r>
      <w:r w:rsidRPr="007165A6">
        <w:rPr>
          <w:lang w:val="en-US"/>
        </w:rPr>
        <w:t xml:space="preserve"> </w:t>
      </w:r>
    </w:p>
    <w:p w14:paraId="5CADC95A" w14:textId="0DFB9901" w:rsidR="00A47844" w:rsidRPr="00A47844" w:rsidRDefault="00A47844" w:rsidP="00A47844">
      <w:pPr>
        <w:rPr>
          <w:lang w:val="en-US"/>
        </w:rPr>
      </w:pPr>
      <w:r w:rsidRPr="00A47844">
        <w:rPr>
          <w:lang w:val="en-US"/>
        </w:rPr>
        <w:t xml:space="preserve">A third </w:t>
      </w:r>
      <w:r w:rsidR="00FC5B10">
        <w:rPr>
          <w:lang w:val="en-US"/>
        </w:rPr>
        <w:t>aspect of steering the marketing team</w:t>
      </w:r>
      <w:r w:rsidRPr="00A47844">
        <w:rPr>
          <w:lang w:val="en-US"/>
        </w:rPr>
        <w:t xml:space="preserve"> is </w:t>
      </w:r>
      <w:r w:rsidRPr="00FC5B10">
        <w:rPr>
          <w:i/>
          <w:iCs/>
          <w:lang w:val="en-US"/>
        </w:rPr>
        <w:t>setting direction</w:t>
      </w:r>
      <w:r w:rsidRPr="00A47844">
        <w:rPr>
          <w:lang w:val="en-US"/>
        </w:rPr>
        <w:t xml:space="preserve">: naming where the team is going with AI and giving that direction force. The first part is clarity: describing where the organization is heading, which use cases matter, and what success looks like. Interviewee 6 captured the posture: “This is the vision. This is where we’re going. Help me get there.” Interviewee 1 noted the cost of its absence: “If you don’t have clarity, jumping into execution will </w:t>
      </w:r>
      <w:r w:rsidRPr="00A47844">
        <w:rPr>
          <w:lang w:val="en-US"/>
        </w:rPr>
        <w:lastRenderedPageBreak/>
        <w:t>only surface a lot of problems.” Interviewee 10 located where clarity most often breaks down: “Middle management is often forgotten, but they receive strategic targets and must operationalize them. That’s where much of the friction sits.”</w:t>
      </w:r>
    </w:p>
    <w:p w14:paraId="31F42BE5" w14:textId="51A82DBD" w:rsidR="00A47844" w:rsidRDefault="00296FD5" w:rsidP="00D35B51">
      <w:pPr>
        <w:rPr>
          <w:lang w:val="en-US"/>
        </w:rPr>
      </w:pPr>
      <w:r>
        <w:rPr>
          <w:lang w:val="en-US"/>
        </w:rPr>
        <w:t>Frequently</w:t>
      </w:r>
      <w:r w:rsidR="008C673F">
        <w:rPr>
          <w:lang w:val="en-US"/>
        </w:rPr>
        <w:t>,</w:t>
      </w:r>
      <w:r>
        <w:rPr>
          <w:lang w:val="en-US"/>
        </w:rPr>
        <w:t xml:space="preserve"> the </w:t>
      </w:r>
      <w:r w:rsidR="0051594D" w:rsidRPr="0051594D">
        <w:rPr>
          <w:lang w:val="en-US"/>
        </w:rPr>
        <w:t>impetus</w:t>
      </w:r>
      <w:r w:rsidR="00D949D7">
        <w:rPr>
          <w:lang w:val="en-US"/>
        </w:rPr>
        <w:t xml:space="preserve"> </w:t>
      </w:r>
      <w:r w:rsidR="00EF5447">
        <w:rPr>
          <w:lang w:val="en-US"/>
        </w:rPr>
        <w:t xml:space="preserve">for the strategic direction of agentic AI is provided by an AI champion, who is </w:t>
      </w:r>
      <w:r w:rsidR="006F282B">
        <w:rPr>
          <w:lang w:val="en-US"/>
        </w:rPr>
        <w:t>typically</w:t>
      </w:r>
      <w:r w:rsidR="00023556">
        <w:rPr>
          <w:lang w:val="en-US"/>
        </w:rPr>
        <w:t xml:space="preserve"> </w:t>
      </w:r>
      <w:r w:rsidR="008D46AF">
        <w:rPr>
          <w:lang w:val="en-US"/>
        </w:rPr>
        <w:t>a manager or technical employee backed by superiors. They are often driven by personal initiative</w:t>
      </w:r>
      <w:r w:rsidR="00812936">
        <w:rPr>
          <w:lang w:val="en-US"/>
        </w:rPr>
        <w:t>.</w:t>
      </w:r>
      <w:r w:rsidR="00A47844" w:rsidRPr="00A47844">
        <w:rPr>
          <w:lang w:val="en-US"/>
        </w:rPr>
        <w:t xml:space="preserve"> Interviewee 9 described how disproportionately impactful such a person can be: an internal platform “created originally by … our director that dabbles in development … has blown up, and so now there’s millions of dollars of funding.” Interviewee 8, who fits the description</w:t>
      </w:r>
      <w:r w:rsidR="00883389">
        <w:rPr>
          <w:lang w:val="en-US"/>
        </w:rPr>
        <w:t xml:space="preserve"> of an AI champion</w:t>
      </w:r>
      <w:r w:rsidR="00A47844" w:rsidRPr="00A47844">
        <w:rPr>
          <w:lang w:val="en-US"/>
        </w:rPr>
        <w:t xml:space="preserve">, </w:t>
      </w:r>
      <w:r w:rsidR="00883389">
        <w:rPr>
          <w:lang w:val="en-US"/>
        </w:rPr>
        <w:t>describes his approach</w:t>
      </w:r>
      <w:r w:rsidR="00A47844" w:rsidRPr="00A47844">
        <w:rPr>
          <w:lang w:val="en-US"/>
        </w:rPr>
        <w:t xml:space="preserve">: “There’s a new thing out, it takes me five seconds to test it, and then I know if it’s ready for something that we might want to deploy. And at that point, I try to get buy-in.” Champions typically combined technological know-how with business </w:t>
      </w:r>
      <w:r w:rsidR="000F1D99">
        <w:rPr>
          <w:lang w:val="en-US"/>
        </w:rPr>
        <w:t>acumen, enabling</w:t>
      </w:r>
      <w:r w:rsidR="00271571">
        <w:rPr>
          <w:lang w:val="en-US"/>
        </w:rPr>
        <w:t xml:space="preserve"> them to produce</w:t>
      </w:r>
      <w:r w:rsidR="00A47844" w:rsidRPr="00A47844">
        <w:rPr>
          <w:lang w:val="en-US"/>
        </w:rPr>
        <w:t xml:space="preserve"> examples that </w:t>
      </w:r>
      <w:r w:rsidR="00271571">
        <w:rPr>
          <w:lang w:val="en-US"/>
        </w:rPr>
        <w:t xml:space="preserve">set </w:t>
      </w:r>
      <w:r w:rsidR="00A47844" w:rsidRPr="00A47844">
        <w:rPr>
          <w:lang w:val="en-US"/>
        </w:rPr>
        <w:t xml:space="preserve">direction and </w:t>
      </w:r>
      <w:r w:rsidR="00271571">
        <w:rPr>
          <w:lang w:val="en-US"/>
        </w:rPr>
        <w:t xml:space="preserve">earn </w:t>
      </w:r>
      <w:r w:rsidR="00A47844" w:rsidRPr="00A47844">
        <w:rPr>
          <w:lang w:val="en-US"/>
        </w:rPr>
        <w:t>senior support.</w:t>
      </w:r>
    </w:p>
    <w:p w14:paraId="68E21AFE" w14:textId="7E895B47" w:rsidR="00EB5DFF" w:rsidRDefault="00EB5DFF" w:rsidP="009762D6">
      <w:pPr>
        <w:pStyle w:val="Heading3"/>
      </w:pPr>
      <w:r>
        <w:t>4.2.</w:t>
      </w:r>
      <w:r w:rsidR="00A36DE9">
        <w:t>2</w:t>
      </w:r>
      <w:r>
        <w:tab/>
      </w:r>
      <w:commentRangeStart w:id="369"/>
      <w:commentRangeStart w:id="370"/>
      <w:r w:rsidR="000775AA">
        <w:t>Leveraging</w:t>
      </w:r>
      <w:r w:rsidR="00C46D79">
        <w:t xml:space="preserve"> t</w:t>
      </w:r>
      <w:r>
        <w:t>echnical resources</w:t>
      </w:r>
      <w:commentRangeEnd w:id="369"/>
      <w:r w:rsidR="00683DDC">
        <w:rPr>
          <w:rStyle w:val="CommentReference"/>
          <w:sz w:val="22"/>
          <w:szCs w:val="22"/>
        </w:rPr>
        <w:commentReference w:id="369"/>
      </w:r>
      <w:commentRangeEnd w:id="370"/>
      <w:r>
        <w:rPr>
          <w:rStyle w:val="CommentReference"/>
          <w:sz w:val="22"/>
          <w:szCs w:val="22"/>
        </w:rPr>
        <w:commentReference w:id="370"/>
      </w:r>
    </w:p>
    <w:p w14:paraId="49253E9D" w14:textId="574F1F82" w:rsidR="00C92F6E" w:rsidRDefault="00F7566B" w:rsidP="00C92F6E">
      <w:pPr>
        <w:rPr>
          <w:lang w:val="en-US"/>
        </w:rPr>
      </w:pPr>
      <w:commentRangeStart w:id="372"/>
      <w:r>
        <w:t xml:space="preserve">The second scope of internal conditions </w:t>
      </w:r>
      <w:r w:rsidR="005113CC">
        <w:t>concerns the technical resources on which</w:t>
      </w:r>
      <w:r w:rsidR="00AA3083">
        <w:t xml:space="preserve"> successful implementation and use of agentic AI depends. </w:t>
      </w:r>
      <w:r w:rsidR="009D411F" w:rsidRPr="009D411F">
        <w:rPr>
          <w:i/>
          <w:iCs/>
        </w:rPr>
        <w:t>L</w:t>
      </w:r>
      <w:r w:rsidR="00304771">
        <w:rPr>
          <w:i/>
          <w:iCs/>
        </w:rPr>
        <w:t>everaging technical resources</w:t>
      </w:r>
      <w:r w:rsidR="008F4543" w:rsidRPr="008F4543">
        <w:t xml:space="preserve"> </w:t>
      </w:r>
      <w:r w:rsidR="00C92F6E">
        <w:t>concerns managerial behaviors that use technical resources such as data, tooling, data infrastructure, and technical talent to implement agentic AI systems or improve their functionality</w:t>
      </w:r>
      <w:r w:rsidR="00E8259F">
        <w:t>.</w:t>
      </w:r>
      <w:r w:rsidR="00F37BA3">
        <w:t xml:space="preserve"> The </w:t>
      </w:r>
      <w:r w:rsidR="007206B9">
        <w:t>use of these resources is typically described implicitly in</w:t>
      </w:r>
      <w:r w:rsidR="00CC439E">
        <w:t xml:space="preserve"> conversations. However, when resources were not </w:t>
      </w:r>
      <w:r w:rsidR="002C3595">
        <w:t>available</w:t>
      </w:r>
      <w:r w:rsidR="00CC439E">
        <w:t xml:space="preserve"> to be leveraged, they were typically described as barrier</w:t>
      </w:r>
      <w:r w:rsidR="00064F95">
        <w:t>s</w:t>
      </w:r>
      <w:r w:rsidR="00CC439E">
        <w:t xml:space="preserve"> to agentic AI initiatives</w:t>
      </w:r>
      <w:r w:rsidR="007206B9">
        <w:t>.</w:t>
      </w:r>
      <w:r w:rsidR="00F20606">
        <w:t xml:space="preserve"> While some of these resources might reside in the marketing department</w:t>
      </w:r>
      <w:r w:rsidR="00793120">
        <w:t>, many do not;</w:t>
      </w:r>
      <w:r w:rsidR="00533772">
        <w:t xml:space="preserve"> </w:t>
      </w:r>
      <w:r w:rsidR="008F4543" w:rsidRPr="008F4543">
        <w:t>that distinction shapes how much the manager can do about them</w:t>
      </w:r>
      <w:r w:rsidR="00533772">
        <w:t>.</w:t>
      </w:r>
      <w:r w:rsidR="008F4543" w:rsidRPr="008F4543">
        <w:t xml:space="preserve"> </w:t>
      </w:r>
      <w:r>
        <w:t xml:space="preserve">Interviewee 6 captured the resulting relationship: </w:t>
      </w:r>
      <w:r>
        <w:t>the chief marketing officer (CMO) should be</w:t>
      </w:r>
      <w:r>
        <w:t xml:space="preserve"> “the CTO’s best friend,” </w:t>
      </w:r>
      <w:r>
        <w:t>because the chief technology officer’s (CTO) cooperation</w:t>
      </w:r>
      <w:r>
        <w:t xml:space="preserve"> is necessary to execute her vision.</w:t>
      </w:r>
      <w:r w:rsidR="005643D2">
        <w:t xml:space="preserve"> </w:t>
      </w:r>
      <w:commentRangeEnd w:id="372"/>
      <w:r>
        <w:rPr>
          <w:rStyle w:val="CommentReference"/>
          <w:sz w:val="22"/>
          <w:szCs w:val="22"/>
          <w:lang w:val="en-US"/>
        </w:rPr>
        <w:commentReference w:id="372"/>
      </w:r>
    </w:p>
    <w:p w14:paraId="077012A8" w14:textId="4A63E5DB" w:rsidR="000775AA" w:rsidRDefault="000775AA" w:rsidP="00EB5DFF">
      <w:r w:rsidRPr="6E19D5D5">
        <w:rPr>
          <w:lang w:val="en-US"/>
        </w:rPr>
        <w:lastRenderedPageBreak/>
        <w:t xml:space="preserve">When resource conditions are available, managers can respond by leveraging them </w:t>
      </w:r>
      <w:r w:rsidR="000549A4">
        <w:rPr>
          <w:lang w:val="en-US"/>
        </w:rPr>
        <w:t>to pursue initiatives with</w:t>
      </w:r>
      <w:r w:rsidRPr="6E19D5D5">
        <w:rPr>
          <w:lang w:val="en-US"/>
        </w:rPr>
        <w:t xml:space="preserve"> agentic AI. </w:t>
      </w:r>
      <w:bookmarkStart w:id="373" w:name="_qy9fnmmddxdy"/>
      <w:bookmarkEnd w:id="373"/>
      <w:r w:rsidRPr="6E19D5D5">
        <w:rPr>
          <w:lang w:val="en-US"/>
        </w:rPr>
        <w:t xml:space="preserve">However, critically, the data shows no clear patterns of reshaping behavior towards these conditions. The limiting factor might be that technical resources often stem from other teams; interviewee 6 noted that the CMO should be “The CTO’s best friend,” noting that the CTO’s help is necessary to execute her vision. </w:t>
      </w:r>
    </w:p>
    <w:p w14:paraId="34873847" w14:textId="68C379D0" w:rsidR="00584ABB" w:rsidRDefault="00F96730" w:rsidP="00EB5DFF">
      <w:pPr>
        <w:rPr>
          <w:lang w:val="en-US"/>
        </w:rPr>
      </w:pPr>
      <w:r>
        <w:rPr>
          <w:i/>
          <w:iCs/>
          <w:lang w:val="en-US"/>
        </w:rPr>
        <w:t>Leveraging</w:t>
      </w:r>
      <w:r w:rsidR="000549A4">
        <w:rPr>
          <w:i/>
          <w:iCs/>
          <w:lang w:val="en-US"/>
        </w:rPr>
        <w:t xml:space="preserve"> d</w:t>
      </w:r>
      <w:r w:rsidR="00EB5DFF" w:rsidRPr="6E19D5D5">
        <w:rPr>
          <w:i/>
          <w:iCs/>
          <w:lang w:val="en-US"/>
        </w:rPr>
        <w:t xml:space="preserve">ata and </w:t>
      </w:r>
      <w:commentRangeStart w:id="374"/>
      <w:r w:rsidR="00EB5DFF" w:rsidRPr="6E19D5D5">
        <w:rPr>
          <w:i/>
          <w:iCs/>
          <w:lang w:val="en-US"/>
        </w:rPr>
        <w:t>technical</w:t>
      </w:r>
      <w:commentRangeEnd w:id="374"/>
      <w:r w:rsidR="00683DDC" w:rsidRPr="6E19D5D5">
        <w:rPr>
          <w:rStyle w:val="CommentReference"/>
          <w:i/>
          <w:iCs/>
          <w:sz w:val="22"/>
          <w:szCs w:val="22"/>
          <w:lang w:val="en-US"/>
        </w:rPr>
        <w:commentReference w:id="374"/>
      </w:r>
      <w:r w:rsidR="00EB5DFF" w:rsidRPr="6E19D5D5">
        <w:rPr>
          <w:i/>
          <w:iCs/>
          <w:lang w:val="en-US"/>
        </w:rPr>
        <w:t xml:space="preserve"> infrastructure</w:t>
      </w:r>
      <w:r w:rsidR="00CD1BC3">
        <w:rPr>
          <w:lang w:val="en-US"/>
        </w:rPr>
        <w:t xml:space="preserve"> emerged as the primary </w:t>
      </w:r>
      <w:r w:rsidR="009E3539">
        <w:rPr>
          <w:lang w:val="en-US"/>
        </w:rPr>
        <w:t xml:space="preserve">technical </w:t>
      </w:r>
      <w:r w:rsidR="00EB5DFF" w:rsidRPr="6E19D5D5">
        <w:rPr>
          <w:lang w:val="en-US"/>
        </w:rPr>
        <w:t xml:space="preserve">prerequisites. This </w:t>
      </w:r>
      <w:r w:rsidR="007B0183">
        <w:rPr>
          <w:lang w:val="en-US"/>
        </w:rPr>
        <w:t xml:space="preserve">ranges from having data to ensuring it is accessible in the right systems, a process </w:t>
      </w:r>
      <w:r w:rsidR="00EB5DFF" w:rsidRPr="6E19D5D5">
        <w:rPr>
          <w:lang w:val="en-US"/>
        </w:rPr>
        <w:t xml:space="preserve">typically facilitated by technical infrastructure. Without accessible data and tools, agentic systems cannot act within those </w:t>
      </w:r>
      <w:r w:rsidR="005C4406">
        <w:rPr>
          <w:lang w:val="en-US"/>
        </w:rPr>
        <w:t>tools</w:t>
      </w:r>
      <w:r w:rsidR="00EB5DFF" w:rsidRPr="6E19D5D5">
        <w:rPr>
          <w:lang w:val="en-US"/>
        </w:rPr>
        <w:t xml:space="preserve"> </w:t>
      </w:r>
      <w:r w:rsidR="005C4406">
        <w:rPr>
          <w:lang w:val="en-US"/>
        </w:rPr>
        <w:t xml:space="preserve">or </w:t>
      </w:r>
      <w:r w:rsidR="00EB5DFF" w:rsidRPr="6E19D5D5">
        <w:rPr>
          <w:lang w:val="en-US"/>
        </w:rPr>
        <w:t xml:space="preserve">interpret the data, limiting the ability of agentic AI to act within the organization. Interviewee 10 noted the </w:t>
      </w:r>
      <w:r w:rsidR="00D92095">
        <w:rPr>
          <w:lang w:val="en-US"/>
        </w:rPr>
        <w:t>impact</w:t>
      </w:r>
      <w:r w:rsidR="00EB5DFF" w:rsidRPr="6E19D5D5">
        <w:rPr>
          <w:lang w:val="en-US"/>
        </w:rPr>
        <w:t xml:space="preserve"> of this limitation</w:t>
      </w:r>
      <w:r w:rsidR="00D92095">
        <w:rPr>
          <w:lang w:val="en-US"/>
        </w:rPr>
        <w:t>,</w:t>
      </w:r>
      <w:r w:rsidR="00EB5DFF" w:rsidRPr="6E19D5D5">
        <w:rPr>
          <w:lang w:val="en-US"/>
        </w:rPr>
        <w:t xml:space="preserve"> “Technology strongly defines what can and can</w:t>
      </w:r>
      <w:del w:id="375" w:author="Beninger, Stefanie" w:date="2026-06-10T12:26:00Z" w16du:dateUtc="2026-06-10T12:26:48Z">
        <w:r w:rsidR="00EB5DFF" w:rsidRPr="6E19D5D5">
          <w:rPr>
            <w:lang w:val="en-US"/>
          </w:rPr>
          <w:delText xml:space="preserve"> </w:delText>
        </w:r>
      </w:del>
      <w:r w:rsidR="00EB5DFF" w:rsidRPr="6E19D5D5">
        <w:rPr>
          <w:lang w:val="en-US"/>
        </w:rPr>
        <w:t xml:space="preserve">not be done in marketing. Your MarTech stack bounds what personalization you can do”. Interviewee 2 notes </w:t>
      </w:r>
      <w:r w:rsidR="00A37C62">
        <w:rPr>
          <w:lang w:val="en-US"/>
        </w:rPr>
        <w:t xml:space="preserve">that a lack of these capabilities is the core reason </w:t>
      </w:r>
      <w:r w:rsidR="00EB5DFF" w:rsidRPr="6E19D5D5">
        <w:rPr>
          <w:lang w:val="en-US"/>
        </w:rPr>
        <w:t>his organization is behind in AI adoption, stating, “We are just in the first steps towards [AI] maturity, and the core reason is: the infrastructure is not yet in place, and the workload is really big.” Interviewee 10 laments how far many organizations still are from this foundation: “How badly we still handle data. We keep saying data isn’t in order and it’s hard.”</w:t>
      </w:r>
      <w:r w:rsidR="00C47F7D">
        <w:rPr>
          <w:lang w:val="en-US"/>
        </w:rPr>
        <w:t xml:space="preserve"> </w:t>
      </w:r>
    </w:p>
    <w:p w14:paraId="3E609206" w14:textId="6628946B" w:rsidR="00584ABB" w:rsidRDefault="00584ABB" w:rsidP="00556BBD">
      <w:pPr>
        <w:rPr>
          <w:lang w:val="en-US"/>
        </w:rPr>
      </w:pPr>
      <w:r>
        <w:t xml:space="preserve">However, </w:t>
      </w:r>
      <w:r w:rsidR="001640C7">
        <w:t xml:space="preserve">when </w:t>
      </w:r>
      <w:r w:rsidR="00DF7012">
        <w:t>technical resources are available, they help accelerate the process</w:t>
      </w:r>
      <w:r w:rsidR="00664145">
        <w:t xml:space="preserve">. </w:t>
      </w:r>
      <w:r w:rsidRPr="00B81B20">
        <w:t xml:space="preserve">Interviewee 11 put his organization’s smooth adoption </w:t>
      </w:r>
      <w:r w:rsidR="00CF1282">
        <w:t xml:space="preserve">of agentic AI </w:t>
      </w:r>
      <w:r w:rsidRPr="00B81B20">
        <w:t xml:space="preserve">down to prior </w:t>
      </w:r>
      <w:r>
        <w:t>experience</w:t>
      </w:r>
      <w:r w:rsidR="00CF1282">
        <w:t xml:space="preserve"> with data processing and classical AI</w:t>
      </w:r>
      <w:r w:rsidRPr="00B81B20">
        <w:t>, noting that “we have been invested in our data operations for a long time” and that “a lot of the data people already did a lot of deep learning … [which] helped us a lot.” </w:t>
      </w:r>
    </w:p>
    <w:p w14:paraId="2F808D63" w14:textId="454060C6" w:rsidR="00EB5DFF" w:rsidRDefault="00556BBD" w:rsidP="00EB5DFF">
      <w:r>
        <w:t>However, i</w:t>
      </w:r>
      <w:r w:rsidR="00EB5DFF">
        <w:t>nterviewee 13</w:t>
      </w:r>
      <w:r>
        <w:t xml:space="preserve"> notes that you do not always need advanced data infrastructure or technical </w:t>
      </w:r>
      <w:r w:rsidR="00047C1C">
        <w:t>skills to access data with agentic AI. He notes</w:t>
      </w:r>
      <w:r w:rsidR="00943B12">
        <w:t>,</w:t>
      </w:r>
    </w:p>
    <w:p w14:paraId="71BCC8A8" w14:textId="74606BEE" w:rsidR="00EB5DFF" w:rsidRDefault="00EB5DFF" w:rsidP="003A34E9">
      <w:pPr>
        <w:pStyle w:val="Quote"/>
      </w:pPr>
      <w:r w:rsidRPr="205B8843">
        <w:t>You can just dump your data …, not even dump your data. You just tell the agent, ‘I have data in this source, this source, and that source. Please look at it’. Then this agent grabs all the data from different tools.</w:t>
      </w:r>
    </w:p>
    <w:p w14:paraId="71520FF9" w14:textId="3EE1F259" w:rsidR="003D7C00" w:rsidRDefault="00FD6DC4" w:rsidP="003D7C00">
      <w:r>
        <w:lastRenderedPageBreak/>
        <w:t xml:space="preserve">Marketing managers might also </w:t>
      </w:r>
      <w:r>
        <w:rPr>
          <w:i/>
          <w:iCs/>
        </w:rPr>
        <w:t xml:space="preserve">leverage technical </w:t>
      </w:r>
      <w:r w:rsidRPr="00FD6DC4">
        <w:rPr>
          <w:i/>
          <w:iCs/>
        </w:rPr>
        <w:t>talent</w:t>
      </w:r>
      <w:r w:rsidR="00B04953">
        <w:rPr>
          <w:i/>
          <w:iCs/>
        </w:rPr>
        <w:t>;</w:t>
      </w:r>
      <w:r>
        <w:rPr>
          <w:i/>
          <w:iCs/>
        </w:rPr>
        <w:t xml:space="preserve"> </w:t>
      </w:r>
      <w:r w:rsidR="002F372C">
        <w:t xml:space="preserve">this </w:t>
      </w:r>
      <w:r w:rsidR="00D91A57">
        <w:t>can</w:t>
      </w:r>
      <w:r w:rsidR="002F372C">
        <w:t xml:space="preserve"> refer to letting </w:t>
      </w:r>
      <w:r w:rsidR="00D13C2C">
        <w:t>employees</w:t>
      </w:r>
      <w:r>
        <w:t xml:space="preserve"> with the right capabilities build, </w:t>
      </w:r>
      <w:r>
        <w:t>implement, or integrate</w:t>
      </w:r>
      <w:r>
        <w:t xml:space="preserve"> agentic AI, but </w:t>
      </w:r>
      <w:r w:rsidR="00AB62A2">
        <w:t xml:space="preserve">it </w:t>
      </w:r>
      <w:r w:rsidR="00D91A57">
        <w:t>can</w:t>
      </w:r>
      <w:r w:rsidR="002F372C">
        <w:t xml:space="preserve"> also refer to </w:t>
      </w:r>
      <w:r w:rsidR="00D13C2C">
        <w:t>letting employees with the right abilities shape the required context for agentic AI</w:t>
      </w:r>
      <w:r w:rsidR="00441FE5">
        <w:t>.</w:t>
      </w:r>
      <w:r w:rsidR="00B164CA">
        <w:t xml:space="preserve"> </w:t>
      </w:r>
      <w:r w:rsidR="009D177E">
        <w:t>Here</w:t>
      </w:r>
      <w:r w:rsidR="001D73A9">
        <w:t xml:space="preserve">, we again </w:t>
      </w:r>
      <w:r w:rsidR="00D91A57">
        <w:t>see</w:t>
      </w:r>
      <w:r w:rsidR="001D73A9">
        <w:t xml:space="preserve"> more explicit mentions of the lack of this resource than of its</w:t>
      </w:r>
      <w:r w:rsidR="00784ED4">
        <w:t xml:space="preserve"> utilization. </w:t>
      </w:r>
      <w:r w:rsidR="000342A3" w:rsidRPr="000342A3">
        <w:t>Interviewee 6 was direct: “we don’t have the skills yet to actually do it.” Interviewee 2 described an organization with “a lot of people” overall but “not a lot of people working on the digital</w:t>
      </w:r>
      <w:r w:rsidR="00D67430">
        <w:t xml:space="preserve"> [marketing]</w:t>
      </w:r>
      <w:r w:rsidR="000342A3" w:rsidRPr="000342A3">
        <w:t xml:space="preserve"> landscape.” Interviewee 13 argued that this gap, more than the technology itself, is where initiatives fail: “you buy gen AI, you buy a big tool, you have no one taking care of that,” Interviewee 5 captured how the bottleneck has shifted: where the technology “used to always be very cumbersome … the most expensive part,” the limiting factor is now “having the right people … available.”</w:t>
      </w:r>
    </w:p>
    <w:p w14:paraId="726ACFFC" w14:textId="1EE014E0" w:rsidR="00EB5DFF" w:rsidRDefault="001F3C4F" w:rsidP="003D7C00">
      <w:bookmarkStart w:id="376" w:name="OLE_LINK1"/>
      <w:r>
        <w:t xml:space="preserve">Notably, </w:t>
      </w:r>
      <w:r w:rsidR="00FE6A9C">
        <w:t xml:space="preserve">the need for </w:t>
      </w:r>
      <w:r w:rsidR="00C04759">
        <w:t xml:space="preserve">talent goes beyond pure engineering. </w:t>
      </w:r>
      <w:r w:rsidR="00A05343">
        <w:t>Experts describe a need for a key analytical capability</w:t>
      </w:r>
      <w:r w:rsidR="004830AA">
        <w:t>:</w:t>
      </w:r>
      <w:r w:rsidR="00A05343">
        <w:t xml:space="preserve"> the ability to </w:t>
      </w:r>
      <w:r w:rsidR="00792AA9">
        <w:t xml:space="preserve">analyze the process </w:t>
      </w:r>
      <w:r w:rsidR="00354C82">
        <w:t xml:space="preserve">and systems in play </w:t>
      </w:r>
      <w:r w:rsidR="00792AA9">
        <w:t>that might be automated with agentic AI.</w:t>
      </w:r>
      <w:r w:rsidR="00EB5DFF" w:rsidRPr="6E19D5D5">
        <w:rPr>
          <w:lang w:val="en-US"/>
        </w:rPr>
        <w:t xml:space="preserve"> Interviewee 13 described this as the root cause behind many apparent AI failures:</w:t>
      </w:r>
    </w:p>
    <w:p w14:paraId="06B9F99A" w14:textId="77777777" w:rsidR="00EB5DFF" w:rsidRDefault="00EB5DFF" w:rsidP="003A34E9">
      <w:pPr>
        <w:pStyle w:val="Quote"/>
      </w:pPr>
      <w:r w:rsidRPr="205B8843">
        <w:t>The stupidest example is … people want to understand their marketing data better. And it’s really just like you have 20 different sources, you don’t know how to connect them, you don’t know how to put this all together. … The culprit is really still they don’t understand what the issues are.</w:t>
      </w:r>
    </w:p>
    <w:p w14:paraId="072A99F2" w14:textId="68855855" w:rsidR="00354C82" w:rsidRDefault="00C71E0B" w:rsidP="00D91A57">
      <w:pPr>
        <w:ind w:firstLine="0"/>
        <w:rPr>
          <w:lang w:val="en-US"/>
        </w:rPr>
      </w:pPr>
      <w:r>
        <w:rPr>
          <w:lang w:val="en-US"/>
        </w:rPr>
        <w:t>Similarly,</w:t>
      </w:r>
      <w:r w:rsidR="00354C82">
        <w:rPr>
          <w:lang w:val="en-US"/>
        </w:rPr>
        <w:t xml:space="preserve"> interviewee 10 notes,</w:t>
      </w:r>
    </w:p>
    <w:p w14:paraId="2D4719B8" w14:textId="6CAA4A78" w:rsidR="00C71E0B" w:rsidRDefault="00C71E0B" w:rsidP="00C71E0B">
      <w:pPr>
        <w:pStyle w:val="Quote"/>
      </w:pPr>
      <w:r>
        <w:t xml:space="preserve">In many marketing teams </w:t>
      </w:r>
      <w:r>
        <w:t>it’s</w:t>
      </w:r>
      <w:r>
        <w:t xml:space="preserve"> very clear what the output is, while the way people get to that output is poorly refined … the marketing manager has no idea how people get to the output. So how on earth can you then decide what to </w:t>
      </w:r>
      <w:r>
        <w:t>automate?”</w:t>
      </w:r>
    </w:p>
    <w:p w14:paraId="27A93096" w14:textId="62032248" w:rsidR="00EB5DFF" w:rsidRDefault="00EB5DFF" w:rsidP="00C71E0B">
      <w:r w:rsidRPr="6E19D5D5">
        <w:lastRenderedPageBreak/>
        <w:t xml:space="preserve">Interviewee 1 </w:t>
      </w:r>
      <w:r w:rsidR="00C1228F">
        <w:t>noted why marketers might struggle to analyze these processes, noting they might</w:t>
      </w:r>
      <w:r w:rsidR="005457D9">
        <w:t xml:space="preserve"> find</w:t>
      </w:r>
      <w:r w:rsidRPr="6E19D5D5">
        <w:t xml:space="preserve"> “perceived value in sitting on complicated processes” and “find comfort in bespoke engagements” with technology. She adds:</w:t>
      </w:r>
    </w:p>
    <w:p w14:paraId="20B9A158" w14:textId="77777777" w:rsidR="00EB5DFF" w:rsidRDefault="00EB5DFF" w:rsidP="003A34E9">
      <w:pPr>
        <w:pStyle w:val="Quote"/>
      </w:pPr>
      <w:r w:rsidRPr="205B8843">
        <w:t>I think there is a component that is science, which could be automated, and there’s a component that is art, which is the creative and whatever. But you need to decouple the art from the science and use technology for what it’s worth.</w:t>
      </w:r>
    </w:p>
    <w:p w14:paraId="0C6F5EF3" w14:textId="77777777" w:rsidR="00EB5DFF" w:rsidRDefault="00EB5DFF" w:rsidP="00131EB1">
      <w:pPr>
        <w:ind w:firstLine="0"/>
      </w:pPr>
      <w:r>
        <w:t xml:space="preserve">Interviewee 1 added to this that this type of deep process knowledge (a feel for system logic) is precisely what is hardest to augment with AI, because it requires a level of structured thinking that many teams have not yet developed. </w:t>
      </w:r>
    </w:p>
    <w:p w14:paraId="43F577A4" w14:textId="408CE6C7" w:rsidR="00BE558D" w:rsidRDefault="00621B6D" w:rsidP="00BE558D">
      <w:pPr>
        <w:rPr>
          <w:i/>
          <w:iCs/>
        </w:rPr>
      </w:pPr>
      <w:bookmarkStart w:id="377" w:name="OLE_LINK9"/>
      <w:bookmarkEnd w:id="376"/>
      <w:r>
        <w:t xml:space="preserve">When technical talent is lacking, the most </w:t>
      </w:r>
      <w:r w:rsidR="00BE558D" w:rsidRPr="00BE558D">
        <w:t>common response is to source it externally. Interviewee 6 was blunt about the alternative</w:t>
      </w:r>
      <w:r w:rsidR="007E7C4F">
        <w:t>,</w:t>
      </w:r>
      <w:r w:rsidR="00BE558D" w:rsidRPr="00BE558D">
        <w:t xml:space="preserve"> “using experts externally, because if we would’ve waited for people internally … it would’ve been a major blocker,” the internal route meaning “I’m going to wait two years before I get space on the backlog.” Interviewee 13 described the same move</w:t>
      </w:r>
      <w:r w:rsidR="007E7C4F">
        <w:t>, in which</w:t>
      </w:r>
      <w:r w:rsidR="00BE558D" w:rsidRPr="00BE558D">
        <w:t xml:space="preserve"> internal teams were overwhelmed: “we are now really building a big clean room with another company because the internal IT team is completely overwhelmed.” Yet the interviewees were clear that the bypass carries a cost. Interviewee 13 warned that while “agencies give you a kickstart,” the real danger is that “too many companies make themselves dependent on external workforce,” leaving “no one internally who understands how this is working”; the knowledge ends up held by freelancers rather than the organization. Routing around the bottleneck buys speed now at the risk of dependence and stalled capability later.</w:t>
      </w:r>
    </w:p>
    <w:p w14:paraId="65092A91" w14:textId="2ECFCB24" w:rsidR="00EB5DFF" w:rsidRDefault="00EB5DFF" w:rsidP="00BE558D">
      <w:pPr>
        <w:pStyle w:val="Heading3"/>
      </w:pPr>
      <w:r>
        <w:t>4.2.</w:t>
      </w:r>
      <w:r w:rsidR="00A36DE9">
        <w:t>3</w:t>
      </w:r>
      <w:r>
        <w:tab/>
      </w:r>
      <w:commentRangeStart w:id="378"/>
      <w:r w:rsidR="00202342">
        <w:t xml:space="preserve">Dealing with </w:t>
      </w:r>
      <w:bookmarkEnd w:id="377"/>
      <w:commentRangeEnd w:id="378"/>
      <w:r w:rsidR="00683DDC">
        <w:rPr>
          <w:rStyle w:val="CommentReference"/>
          <w:sz w:val="22"/>
          <w:szCs w:val="22"/>
        </w:rPr>
        <w:commentReference w:id="378"/>
      </w:r>
      <w:r w:rsidR="00646B56">
        <w:t>compli</w:t>
      </w:r>
      <w:r w:rsidR="00144787">
        <w:t>ance</w:t>
      </w:r>
    </w:p>
    <w:p w14:paraId="2BB2E9C6" w14:textId="1E9A04D3" w:rsidR="00EB5DFF" w:rsidRPr="00842EEA" w:rsidRDefault="00CD5B5E" w:rsidP="00EB5DFF">
      <w:r>
        <w:rPr>
          <w:lang w:val="en-US"/>
        </w:rPr>
        <w:t xml:space="preserve">A </w:t>
      </w:r>
      <w:r w:rsidR="000B01CB">
        <w:rPr>
          <w:lang w:val="en-US"/>
        </w:rPr>
        <w:t xml:space="preserve">final steering behavior </w:t>
      </w:r>
      <w:r w:rsidR="00514D2B">
        <w:rPr>
          <w:lang w:val="en-US"/>
        </w:rPr>
        <w:t>managers engage in is dealing with</w:t>
      </w:r>
      <w:r>
        <w:rPr>
          <w:lang w:val="en-US"/>
        </w:rPr>
        <w:t xml:space="preserve"> compliance. This </w:t>
      </w:r>
      <w:r w:rsidR="0080323D">
        <w:rPr>
          <w:lang w:val="en-US"/>
        </w:rPr>
        <w:t xml:space="preserve">concerns accepting or circumventing the internal compliance policies typically </w:t>
      </w:r>
      <w:r w:rsidR="00055866">
        <w:rPr>
          <w:lang w:val="en-US"/>
        </w:rPr>
        <w:t>set by the legal and IT departments.</w:t>
      </w:r>
      <w:commentRangeStart w:id="379"/>
      <w:commentRangeStart w:id="380"/>
      <w:r w:rsidR="00EB5DFF" w:rsidRPr="6E19D5D5">
        <w:rPr>
          <w:lang w:val="en-US"/>
        </w:rPr>
        <w:t xml:space="preserve"> </w:t>
      </w:r>
      <w:commentRangeStart w:id="381"/>
      <w:r w:rsidR="00E348D4">
        <w:rPr>
          <w:lang w:val="en-US"/>
        </w:rPr>
        <w:t xml:space="preserve">Marketing managers seem to accept the </w:t>
      </w:r>
      <w:r w:rsidR="00144787">
        <w:t xml:space="preserve">compliance </w:t>
      </w:r>
      <w:r w:rsidR="00E348D4">
        <w:rPr>
          <w:lang w:val="en-US"/>
        </w:rPr>
        <w:t xml:space="preserve">frameworks as they are; no </w:t>
      </w:r>
      <w:r w:rsidR="00E348D4">
        <w:rPr>
          <w:lang w:val="en-US"/>
        </w:rPr>
        <w:lastRenderedPageBreak/>
        <w:t xml:space="preserve">attempts to alter or negotiate </w:t>
      </w:r>
      <w:r w:rsidR="00144787">
        <w:t xml:space="preserve">compliance </w:t>
      </w:r>
      <w:r w:rsidR="00E348D4">
        <w:rPr>
          <w:lang w:val="en-US"/>
        </w:rPr>
        <w:t>policies were observed.</w:t>
      </w:r>
      <w:r w:rsidR="00AA7F07">
        <w:rPr>
          <w:lang w:val="en-US"/>
        </w:rPr>
        <w:t xml:space="preserve"> However, they do note it as a significant barrier that they have to deal with.</w:t>
      </w:r>
      <w:r w:rsidR="00E348D4">
        <w:rPr>
          <w:lang w:val="en-US"/>
        </w:rPr>
        <w:t xml:space="preserve"> </w:t>
      </w:r>
      <w:commentRangeEnd w:id="381"/>
      <w:r w:rsidR="00683DDC" w:rsidRPr="6E19D5D5">
        <w:rPr>
          <w:rStyle w:val="CommentReference"/>
          <w:sz w:val="22"/>
          <w:szCs w:val="22"/>
          <w:lang w:val="en-US"/>
        </w:rPr>
        <w:commentReference w:id="381"/>
      </w:r>
      <w:r w:rsidR="00EB5DFF" w:rsidRPr="6E19D5D5">
        <w:rPr>
          <w:lang w:val="en-US"/>
        </w:rPr>
        <w:t>Interviewee 13 observed a pattern in large enterprises:</w:t>
      </w:r>
      <w:commentRangeEnd w:id="379"/>
      <w:r w:rsidR="00683DDC" w:rsidRPr="00842EEA">
        <w:rPr>
          <w:rStyle w:val="CommentReference"/>
          <w:sz w:val="22"/>
          <w:szCs w:val="22"/>
        </w:rPr>
        <w:commentReference w:id="379"/>
      </w:r>
      <w:commentRangeEnd w:id="380"/>
      <w:r w:rsidR="00752FCC" w:rsidRPr="00842EEA">
        <w:rPr>
          <w:rStyle w:val="CommentReference"/>
          <w:sz w:val="22"/>
          <w:szCs w:val="22"/>
        </w:rPr>
        <w:commentReference w:id="380"/>
      </w:r>
    </w:p>
    <w:p w14:paraId="09BF1664" w14:textId="4EDC0E10" w:rsidR="00EB5DFF" w:rsidRDefault="00EB5DFF" w:rsidP="003A34E9">
      <w:pPr>
        <w:pStyle w:val="Quote"/>
      </w:pPr>
      <w:r w:rsidRPr="205B8843">
        <w:t>They</w:t>
      </w:r>
      <w:r w:rsidR="002A2F65">
        <w:t xml:space="preserve"> [</w:t>
      </w:r>
      <w:r w:rsidR="006A0B9D">
        <w:t xml:space="preserve">employees in </w:t>
      </w:r>
      <w:r w:rsidR="00C93DA6">
        <w:t>enterprises</w:t>
      </w:r>
      <w:r w:rsidR="002A2F65">
        <w:t>]</w:t>
      </w:r>
      <w:r w:rsidRPr="205B8843">
        <w:t xml:space="preserve"> are not allowed to use agentic AI a lot … there’s this weird distinction people make. It’s totally fine to buy any kind of tool you don’t know anything about and put</w:t>
      </w:r>
      <w:r w:rsidR="0025284F">
        <w:t xml:space="preserve"> it</w:t>
      </w:r>
      <w:r w:rsidRPr="205B8843">
        <w:t xml:space="preserve"> [data] into the system. But agentic AI? That’s completely out of the question.</w:t>
      </w:r>
    </w:p>
    <w:p w14:paraId="33C4C114" w14:textId="6C3C31F1" w:rsidR="005D1891" w:rsidRDefault="00EB5DFF" w:rsidP="005D1891">
      <w:r w:rsidRPr="6E19D5D5">
        <w:rPr>
          <w:lang w:val="en-US"/>
        </w:rPr>
        <w:t xml:space="preserve">This can also </w:t>
      </w:r>
      <w:r w:rsidR="00C31B56">
        <w:rPr>
          <w:lang w:val="en-US"/>
        </w:rPr>
        <w:t xml:space="preserve">indirectly affect AI adoption by limiting the </w:t>
      </w:r>
      <w:r w:rsidRPr="6E19D5D5">
        <w:rPr>
          <w:lang w:val="en-US"/>
        </w:rPr>
        <w:t>collection or exploitation of vital resources</w:t>
      </w:r>
      <w:r w:rsidR="005A0E1C">
        <w:rPr>
          <w:lang w:val="en-US"/>
        </w:rPr>
        <w:t>, such as</w:t>
      </w:r>
      <w:r w:rsidRPr="6E19D5D5">
        <w:rPr>
          <w:lang w:val="en-US"/>
        </w:rPr>
        <w:t xml:space="preserve"> data. Interviewee 13 describes “Companies are already afraid to use certain tools because ‘how does it look on the GDPR side?’, ‘are we allowed to track data from our customers?’”. Interviewee 10 notes the impact of restrictive </w:t>
      </w:r>
      <w:r w:rsidR="00F039CE">
        <w:rPr>
          <w:lang w:val="en-US"/>
        </w:rPr>
        <w:t>compliance policies</w:t>
      </w:r>
      <w:r w:rsidRPr="6E19D5D5">
        <w:rPr>
          <w:lang w:val="en-US"/>
        </w:rPr>
        <w:t xml:space="preserve"> on the culture: “First everyone does bring-your-own-AI; then someone says ‘this is maybe not such a good idea’ and suddenly everything is banned. Then the most enthusiastic people either disengage or leave”.</w:t>
      </w:r>
      <w:r w:rsidR="005D1891">
        <w:t xml:space="preserve"> </w:t>
      </w:r>
      <w:r>
        <w:t>Interviewee 6 noted that</w:t>
      </w:r>
      <w:r w:rsidR="008530DF">
        <w:t xml:space="preserve"> restrictive</w:t>
      </w:r>
      <w:r>
        <w:t xml:space="preserve"> </w:t>
      </w:r>
      <w:r w:rsidR="00F039CE">
        <w:t>compliance</w:t>
      </w:r>
      <w:r>
        <w:t xml:space="preserve"> </w:t>
      </w:r>
      <w:r w:rsidR="00F039CE">
        <w:t xml:space="preserve">policies </w:t>
      </w:r>
      <w:r>
        <w:t>can prevent organizations from learning: “If we would’ve been stopped at the beginning, ‘You cannot use this system because you’re already on this system’, I think that is something that’s really holding people back.”</w:t>
      </w:r>
      <w:r w:rsidR="00533008">
        <w:t xml:space="preserve"> </w:t>
      </w:r>
    </w:p>
    <w:p w14:paraId="35200599" w14:textId="5E9E9737" w:rsidR="00DF1B74" w:rsidRDefault="00533008" w:rsidP="00533008">
      <w:commentRangeStart w:id="382"/>
      <w:r>
        <w:t xml:space="preserve">Marketing teams sometimes </w:t>
      </w:r>
      <w:r w:rsidR="00067816">
        <w:rPr>
          <w:lang w:val="en-US"/>
        </w:rPr>
        <w:t xml:space="preserve">work around the </w:t>
      </w:r>
      <w:r w:rsidR="00F039CE">
        <w:rPr>
          <w:lang w:val="en-US"/>
        </w:rPr>
        <w:t>compliance</w:t>
      </w:r>
      <w:r w:rsidR="00EB5A49">
        <w:rPr>
          <w:lang w:val="en-US"/>
        </w:rPr>
        <w:t xml:space="preserve"> </w:t>
      </w:r>
      <w:r w:rsidR="00067816">
        <w:rPr>
          <w:lang w:val="en-US"/>
        </w:rPr>
        <w:t xml:space="preserve">policies, or ignore them altogether. </w:t>
      </w:r>
      <w:r w:rsidR="003F7FF0">
        <w:rPr>
          <w:lang w:val="en-US"/>
        </w:rPr>
        <w:t>Interviewee 15 noted</w:t>
      </w:r>
      <w:r w:rsidR="00497FD2">
        <w:rPr>
          <w:lang w:val="en-US"/>
        </w:rPr>
        <w:t>,</w:t>
      </w:r>
      <w:r w:rsidR="007B365B">
        <w:rPr>
          <w:lang w:val="en-US"/>
        </w:rPr>
        <w:t xml:space="preserve"> </w:t>
      </w:r>
      <w:r w:rsidR="00084BE1">
        <w:rPr>
          <w:lang w:val="en-US"/>
        </w:rPr>
        <w:t>“</w:t>
      </w:r>
      <w:r w:rsidR="008561C9">
        <w:rPr>
          <w:lang w:val="en-US"/>
        </w:rPr>
        <w:t>If your company says it’s not allowed, well then I would still do it privately</w:t>
      </w:r>
      <w:r w:rsidR="00D72D4A">
        <w:rPr>
          <w:lang w:val="en-US"/>
        </w:rPr>
        <w:t xml:space="preserve"> … </w:t>
      </w:r>
      <w:r w:rsidR="008A1600">
        <w:rPr>
          <w:lang w:val="en-US"/>
        </w:rPr>
        <w:t>not with your company’s data or insights</w:t>
      </w:r>
      <w:r w:rsidR="00EA733B" w:rsidRPr="00EA733B">
        <w:rPr>
          <w:i/>
          <w:iCs/>
        </w:rPr>
        <w:t>,</w:t>
      </w:r>
      <w:r w:rsidR="00EA733B" w:rsidRPr="00EA733B">
        <w:t xml:space="preserve"> but think up your own things and go experiment with it</w:t>
      </w:r>
      <w:r w:rsidR="005C0225">
        <w:rPr>
          <w:lang w:val="en-US"/>
        </w:rPr>
        <w:t xml:space="preserve">” </w:t>
      </w:r>
      <w:r w:rsidR="00EB5DFF" w:rsidRPr="6E19D5D5">
        <w:rPr>
          <w:lang w:val="en-US"/>
        </w:rPr>
        <w:t xml:space="preserve">Interviewee </w:t>
      </w:r>
      <w:r w:rsidR="005C0225">
        <w:rPr>
          <w:lang w:val="en-US"/>
        </w:rPr>
        <w:t xml:space="preserve">13 noted how </w:t>
      </w:r>
      <w:r w:rsidR="00A832EC">
        <w:rPr>
          <w:lang w:val="en-US"/>
        </w:rPr>
        <w:t>shadow IT</w:t>
      </w:r>
      <w:r w:rsidR="005D47B1">
        <w:rPr>
          <w:lang w:val="en-US"/>
        </w:rPr>
        <w:t>, i.e.</w:t>
      </w:r>
      <w:r w:rsidR="00C83642">
        <w:rPr>
          <w:lang w:val="en-US"/>
        </w:rPr>
        <w:t>,</w:t>
      </w:r>
      <w:r w:rsidR="005D47B1">
        <w:rPr>
          <w:lang w:val="en-US"/>
        </w:rPr>
        <w:t xml:space="preserve"> </w:t>
      </w:r>
      <w:r w:rsidR="00437F13">
        <w:rPr>
          <w:lang w:val="en-US"/>
        </w:rPr>
        <w:t xml:space="preserve">software that is </w:t>
      </w:r>
      <w:r w:rsidR="005F1AC5">
        <w:rPr>
          <w:lang w:val="en-US"/>
        </w:rPr>
        <w:t xml:space="preserve">used without </w:t>
      </w:r>
      <w:r w:rsidR="00C83642">
        <w:rPr>
          <w:lang w:val="en-US"/>
        </w:rPr>
        <w:t>IT’s approval</w:t>
      </w:r>
      <w:r w:rsidR="00652EDC">
        <w:rPr>
          <w:lang w:val="en-US"/>
        </w:rPr>
        <w:t xml:space="preserve">, </w:t>
      </w:r>
      <w:r w:rsidR="00036F38">
        <w:rPr>
          <w:lang w:val="en-US"/>
        </w:rPr>
        <w:t xml:space="preserve">is used </w:t>
      </w:r>
      <w:r w:rsidR="00823C51">
        <w:rPr>
          <w:lang w:val="en-US"/>
        </w:rPr>
        <w:t xml:space="preserve">to </w:t>
      </w:r>
      <w:r w:rsidR="00DE6FDD">
        <w:rPr>
          <w:lang w:val="en-US"/>
        </w:rPr>
        <w:t>start using</w:t>
      </w:r>
      <w:r w:rsidR="0001674C">
        <w:rPr>
          <w:lang w:val="en-US"/>
        </w:rPr>
        <w:t xml:space="preserve"> agentic AI</w:t>
      </w:r>
      <w:r w:rsidR="001E0629">
        <w:rPr>
          <w:lang w:val="en-US"/>
        </w:rPr>
        <w:t>, where</w:t>
      </w:r>
      <w:r w:rsidR="00EB5DFF" w:rsidRPr="6E19D5D5">
        <w:rPr>
          <w:lang w:val="en-US"/>
        </w:rPr>
        <w:t xml:space="preserve"> “</w:t>
      </w:r>
      <w:r w:rsidR="00497FD2">
        <w:rPr>
          <w:lang w:val="en-US"/>
        </w:rPr>
        <w:t>Shadow</w:t>
      </w:r>
      <w:r w:rsidR="00EB5DFF" w:rsidRPr="6E19D5D5">
        <w:rPr>
          <w:lang w:val="en-US"/>
        </w:rPr>
        <w:t xml:space="preserve"> IT can be a very good lighthouse project to make people understand what is possible.</w:t>
      </w:r>
      <w:r>
        <w:rPr>
          <w:lang w:val="en-US"/>
        </w:rPr>
        <w:t>”</w:t>
      </w:r>
      <w:r>
        <w:t xml:space="preserve"> </w:t>
      </w:r>
    </w:p>
    <w:p w14:paraId="290C3857" w14:textId="2B112D3F" w:rsidR="00751945" w:rsidRDefault="00751945" w:rsidP="00533008">
      <w:r>
        <w:t xml:space="preserve">These elements of the organizational context are consistently described as important enablers of or barriers to the effective use or implementation of agentic AI. When the right </w:t>
      </w:r>
      <w:r>
        <w:lastRenderedPageBreak/>
        <w:t>environment is in place and the AI initiatives within the marketing department are effectively steered, applying agentic AI becomes easier and more beneficial.</w:t>
      </w:r>
    </w:p>
    <w:p w14:paraId="74709B20" w14:textId="3CBD088C" w:rsidR="00EB5DFF" w:rsidRDefault="00533008" w:rsidP="00751945">
      <w:pPr>
        <w:pStyle w:val="Heading2"/>
      </w:pPr>
      <w:bookmarkStart w:id="383" w:name="_Toc231935246"/>
      <w:commentRangeEnd w:id="382"/>
      <w:r>
        <w:rPr>
          <w:rStyle w:val="CommentReference"/>
          <w:sz w:val="22"/>
          <w:szCs w:val="22"/>
        </w:rPr>
        <w:commentReference w:id="382"/>
      </w:r>
      <w:r w:rsidR="00EB5DFF">
        <w:t>4.3</w:t>
      </w:r>
      <w:r w:rsidR="00EB5DFF">
        <w:tab/>
        <w:t>Applying agentic AI</w:t>
      </w:r>
      <w:bookmarkEnd w:id="383"/>
    </w:p>
    <w:p w14:paraId="79DDC5BA" w14:textId="4F2B2B35" w:rsidR="003E1EC3" w:rsidRDefault="004C5620" w:rsidP="003E1EC3">
      <w:pPr>
        <w:rPr>
          <w:lang w:val="en-US"/>
        </w:rPr>
      </w:pPr>
      <w:r>
        <w:rPr>
          <w:lang w:val="en-US"/>
        </w:rPr>
        <w:t xml:space="preserve">Applying agentic AI refers to using or implementing agentic AI systems within the organization. </w:t>
      </w:r>
      <w:r w:rsidR="008B6839">
        <w:rPr>
          <w:lang w:val="en-US"/>
        </w:rPr>
        <w:t xml:space="preserve">We </w:t>
      </w:r>
      <w:r w:rsidR="005366FF">
        <w:rPr>
          <w:lang w:val="en-US"/>
        </w:rPr>
        <w:t>analyze</w:t>
      </w:r>
      <w:r w:rsidR="008B6839">
        <w:rPr>
          <w:lang w:val="en-US"/>
        </w:rPr>
        <w:t xml:space="preserve"> key </w:t>
      </w:r>
      <w:r w:rsidR="005366FF">
        <w:rPr>
          <w:lang w:val="en-US"/>
        </w:rPr>
        <w:t xml:space="preserve">use cases </w:t>
      </w:r>
      <w:r w:rsidR="00621F12">
        <w:rPr>
          <w:lang w:val="en-US"/>
        </w:rPr>
        <w:t xml:space="preserve">used </w:t>
      </w:r>
      <w:r w:rsidR="005366FF">
        <w:rPr>
          <w:lang w:val="en-US"/>
        </w:rPr>
        <w:t>within the marketing department</w:t>
      </w:r>
      <w:r w:rsidR="0007426F">
        <w:rPr>
          <w:lang w:val="en-US"/>
        </w:rPr>
        <w:t>, including generating insights, creating and validating content and campaigns, utilizing generic agents for personal work, and e</w:t>
      </w:r>
      <w:r w:rsidR="0007426F" w:rsidRPr="0007426F">
        <w:rPr>
          <w:lang w:val="en-US"/>
        </w:rPr>
        <w:t>mploying customer-facing agents</w:t>
      </w:r>
      <w:r w:rsidR="00E3066C">
        <w:rPr>
          <w:lang w:val="en-US"/>
        </w:rPr>
        <w:t>.</w:t>
      </w:r>
    </w:p>
    <w:p w14:paraId="13D88A45" w14:textId="4F3BAA21" w:rsidR="003E1EC3" w:rsidRDefault="003E1EC3" w:rsidP="00BD17E2">
      <w:pPr>
        <w:pStyle w:val="Heading3"/>
        <w:rPr>
          <w:lang w:val="en-US"/>
        </w:rPr>
      </w:pPr>
      <w:r>
        <w:rPr>
          <w:lang w:val="en-US"/>
        </w:rPr>
        <w:t>4.3.1</w:t>
      </w:r>
      <w:r w:rsidR="00BA1B5C">
        <w:rPr>
          <w:lang w:val="en-US"/>
        </w:rPr>
        <w:tab/>
      </w:r>
      <w:r w:rsidRPr="00BD17E2">
        <w:t>Generating</w:t>
      </w:r>
      <w:r>
        <w:rPr>
          <w:lang w:val="en-US"/>
        </w:rPr>
        <w:t xml:space="preserve"> insights</w:t>
      </w:r>
    </w:p>
    <w:p w14:paraId="2838A100" w14:textId="1EC03B2E" w:rsidR="00EB5DFF" w:rsidRDefault="00EB5DFF" w:rsidP="00EB5DFF">
      <w:r w:rsidRPr="6E19D5D5">
        <w:rPr>
          <w:lang w:val="en-US"/>
        </w:rPr>
        <w:t xml:space="preserve">Marketers can use agentic AI to </w:t>
      </w:r>
      <w:r w:rsidRPr="00E937C7">
        <w:rPr>
          <w:i/>
          <w:iCs/>
          <w:lang w:val="en-US"/>
        </w:rPr>
        <w:t>gather insights</w:t>
      </w:r>
      <w:r w:rsidR="00E937C7">
        <w:rPr>
          <w:lang w:val="en-US"/>
        </w:rPr>
        <w:t>,</w:t>
      </w:r>
      <w:r w:rsidRPr="6E19D5D5">
        <w:rPr>
          <w:lang w:val="en-US"/>
        </w:rPr>
        <w:t xml:space="preserve"> </w:t>
      </w:r>
      <w:r w:rsidR="00E937C7">
        <w:rPr>
          <w:lang w:val="en-US"/>
        </w:rPr>
        <w:t xml:space="preserve">which we define as performing analytics on any form of information, including </w:t>
      </w:r>
      <w:r w:rsidR="00472168">
        <w:rPr>
          <w:lang w:val="en-US"/>
        </w:rPr>
        <w:t>both structured and unstructured data and</w:t>
      </w:r>
      <w:r w:rsidR="00D459A4">
        <w:rPr>
          <w:lang w:val="en-US"/>
        </w:rPr>
        <w:t xml:space="preserve"> internal and public </w:t>
      </w:r>
      <w:r w:rsidRPr="6E19D5D5">
        <w:rPr>
          <w:lang w:val="en-US"/>
        </w:rPr>
        <w:t>sources. Interviewee 3 noted, “Analytics is the place where we use [agentic AI] the most.” Interviewee 15 added regarding this use case, “It does start with those insights, of course. And those insights you can then use to elevate your marketing automation to another level</w:t>
      </w:r>
      <w:r w:rsidR="00D459A4">
        <w:rPr>
          <w:lang w:val="en-US"/>
        </w:rPr>
        <w:t>.</w:t>
      </w:r>
      <w:r w:rsidRPr="6E19D5D5">
        <w:rPr>
          <w:lang w:val="en-US"/>
        </w:rPr>
        <w:t>”</w:t>
      </w:r>
      <w:r w:rsidR="00855AD4">
        <w:rPr>
          <w:lang w:val="en-US"/>
        </w:rPr>
        <w:t xml:space="preserve"> </w:t>
      </w:r>
      <w:r>
        <w:t xml:space="preserve">Others emphasized the capability to ingest unstructured data; interviewee 11 discussed doing “analytics at scale”; he noted that it used to be the case that “a consultant has to plow through a lot of [data regarding] competitors and a lot of content, and now an AI can do most of that work”. </w:t>
      </w:r>
    </w:p>
    <w:p w14:paraId="397FC19B" w14:textId="645790A6" w:rsidR="003D6FAD" w:rsidRDefault="00EB5DFF" w:rsidP="003F6144">
      <w:r w:rsidRPr="5F622639">
        <w:rPr>
          <w:lang w:val="en-US"/>
        </w:rPr>
        <w:t xml:space="preserve">A wide variety of scenarios </w:t>
      </w:r>
      <w:r w:rsidR="00531476">
        <w:rPr>
          <w:lang w:val="en-US"/>
        </w:rPr>
        <w:t xml:space="preserve">in which marketers might leverage agents to generate insights were observed, including analyzing campaign performance, customer journeys, and </w:t>
      </w:r>
      <w:r w:rsidRPr="5F622639">
        <w:rPr>
          <w:lang w:val="en-US"/>
        </w:rPr>
        <w:t>market research.</w:t>
      </w:r>
      <w:r w:rsidR="00876FF6">
        <w:rPr>
          <w:lang w:val="en-US"/>
        </w:rPr>
        <w:t xml:space="preserve"> </w:t>
      </w:r>
      <w:r w:rsidR="00830090">
        <w:rPr>
          <w:lang w:val="en-US"/>
        </w:rPr>
        <w:t xml:space="preserve">Yet </w:t>
      </w:r>
      <w:r>
        <w:t>users’</w:t>
      </w:r>
      <w:r>
        <w:rPr>
          <w:lang w:val="en-US"/>
        </w:rPr>
        <w:t xml:space="preserve"> experiences applying agentic AI to generate insights diverged depending on the available data and the </w:t>
      </w:r>
      <w:r w:rsidR="00252429">
        <w:rPr>
          <w:lang w:val="en-US"/>
        </w:rPr>
        <w:t xml:space="preserve">integration with </w:t>
      </w:r>
      <w:r w:rsidR="00531476">
        <w:rPr>
          <w:lang w:val="en-US"/>
        </w:rPr>
        <w:t>data sources</w:t>
      </w:r>
      <w:r w:rsidR="003D6FAD" w:rsidRPr="6E19D5D5">
        <w:rPr>
          <w:lang w:val="en-US"/>
        </w:rPr>
        <w:t>. Interviewee 4 reported highly beneficial results after connecting an agent to live data sources, turning reporting that once occupied a “giant analytics team” into a prompt answered, “within ten minutes.” Interviewee 3, pursuing the identical goal, met the opposite experience: her tool “can only digest so much data […] if I try to dump anything over 30 [megabytes], it […] doesn’t do it,”. This forces manual workarounds: she notes “I pull the data from [the warehouse] myself, dump it in, and then have it analyzed</w:t>
      </w:r>
      <w:r w:rsidR="00273A4F">
        <w:rPr>
          <w:lang w:val="en-US"/>
        </w:rPr>
        <w:t>,</w:t>
      </w:r>
      <w:r w:rsidR="003D6FAD" w:rsidRPr="6E19D5D5">
        <w:rPr>
          <w:lang w:val="en-US"/>
        </w:rPr>
        <w:t xml:space="preserve">” </w:t>
      </w:r>
      <w:r w:rsidR="003D6FAD" w:rsidRPr="6E19D5D5">
        <w:rPr>
          <w:lang w:val="en-US"/>
        </w:rPr>
        <w:lastRenderedPageBreak/>
        <w:t>this was required because the organization’s data layer was, in her words, “not there yet.” The models were equivalent; the connectivity was not.</w:t>
      </w:r>
    </w:p>
    <w:p w14:paraId="786EEFAA" w14:textId="7B44D9B9" w:rsidR="00273A4F" w:rsidRDefault="003A7634" w:rsidP="003A7634">
      <w:pPr>
        <w:pStyle w:val="Heading3"/>
        <w:rPr>
          <w:lang w:val="en-US"/>
        </w:rPr>
      </w:pPr>
      <w:r>
        <w:rPr>
          <w:lang w:val="en-US"/>
        </w:rPr>
        <w:t>4.3.2</w:t>
      </w:r>
      <w:r>
        <w:rPr>
          <w:lang w:val="en-US"/>
        </w:rPr>
        <w:tab/>
      </w:r>
      <w:r w:rsidR="00EB5DFF" w:rsidRPr="5F622639">
        <w:rPr>
          <w:lang w:val="en-US"/>
        </w:rPr>
        <w:t xml:space="preserve">Creating and validating content and campaigns. </w:t>
      </w:r>
    </w:p>
    <w:p w14:paraId="061177DB" w14:textId="0E551756" w:rsidR="00EB5DFF" w:rsidRDefault="00EB5DFF" w:rsidP="00FC41B6">
      <w:r w:rsidRPr="5F622639">
        <w:rPr>
          <w:lang w:val="en-US"/>
        </w:rPr>
        <w:t xml:space="preserve">Marketing teams can also use AI agents to </w:t>
      </w:r>
      <w:r w:rsidR="00D12BD1">
        <w:rPr>
          <w:lang w:val="en-US"/>
        </w:rPr>
        <w:t xml:space="preserve">engage in </w:t>
      </w:r>
      <w:r w:rsidR="00D12BD1">
        <w:rPr>
          <w:i/>
          <w:iCs/>
          <w:lang w:val="en-US"/>
        </w:rPr>
        <w:t>c</w:t>
      </w:r>
      <w:r w:rsidR="00D12BD1" w:rsidRPr="00D12BD1">
        <w:rPr>
          <w:i/>
          <w:iCs/>
          <w:lang w:val="en-US"/>
        </w:rPr>
        <w:t>reating and validating content and campaign</w:t>
      </w:r>
      <w:r w:rsidR="00533EA3">
        <w:rPr>
          <w:i/>
          <w:iCs/>
          <w:lang w:val="en-US"/>
        </w:rPr>
        <w:t>s</w:t>
      </w:r>
      <w:r w:rsidR="00533EA3" w:rsidRPr="00533EA3">
        <w:rPr>
          <w:lang w:val="en-US"/>
        </w:rPr>
        <w:t xml:space="preserve">, this </w:t>
      </w:r>
      <w:r w:rsidR="00533EA3">
        <w:rPr>
          <w:lang w:val="en-US"/>
        </w:rPr>
        <w:t xml:space="preserve">refers to the entire process </w:t>
      </w:r>
      <w:r w:rsidR="00555D4B">
        <w:rPr>
          <w:lang w:val="en-US"/>
        </w:rPr>
        <w:t xml:space="preserve">from ideation to </w:t>
      </w:r>
      <w:r w:rsidR="00227A2F">
        <w:rPr>
          <w:lang w:val="en-US"/>
        </w:rPr>
        <w:t xml:space="preserve">publishing the full campaign, but also includes </w:t>
      </w:r>
      <w:r w:rsidR="008D5299">
        <w:rPr>
          <w:lang w:val="en-US"/>
        </w:rPr>
        <w:t>the technical elements of the campaigns like segmentation and targeting.</w:t>
      </w:r>
      <w:r w:rsidRPr="5F622639">
        <w:rPr>
          <w:lang w:val="en-US"/>
        </w:rPr>
        <w:t xml:space="preserve"> While non-agentic AI can be used to create content, the agentic capabilities </w:t>
      </w:r>
      <w:r w:rsidR="00065D66">
        <w:rPr>
          <w:lang w:val="en-US"/>
        </w:rPr>
        <w:t xml:space="preserve">play a vital role in validating content and </w:t>
      </w:r>
      <w:r w:rsidRPr="5F622639">
        <w:rPr>
          <w:lang w:val="en-US"/>
        </w:rPr>
        <w:t xml:space="preserve">orchestrating </w:t>
      </w:r>
      <w:r w:rsidR="00065D66">
        <w:rPr>
          <w:lang w:val="en-US"/>
        </w:rPr>
        <w:t xml:space="preserve">the surrounding </w:t>
      </w:r>
      <w:r w:rsidRPr="5F622639">
        <w:rPr>
          <w:lang w:val="en-US"/>
        </w:rPr>
        <w:t>process.</w:t>
      </w:r>
      <w:r w:rsidR="00FC41B6">
        <w:rPr>
          <w:lang w:val="en-US"/>
        </w:rPr>
        <w:t xml:space="preserve"> </w:t>
      </w:r>
      <w:r>
        <w:t xml:space="preserve">Interviewee 6 describes </w:t>
      </w:r>
      <w:r w:rsidR="00FC41B6">
        <w:t xml:space="preserve">that they build </w:t>
      </w:r>
      <w:r>
        <w:t xml:space="preserve"> </w:t>
      </w:r>
      <w:r w:rsidR="00FC41B6">
        <w:t xml:space="preserve">a </w:t>
      </w:r>
      <w:r>
        <w:t>“modular system”</w:t>
      </w:r>
      <w:r w:rsidR="00FC41B6">
        <w:t xml:space="preserve"> </w:t>
      </w:r>
      <w:r>
        <w:t xml:space="preserve">for content creation, </w:t>
      </w:r>
      <w:r>
        <w:t>deployment, and evaluation</w:t>
      </w:r>
      <w:r>
        <w:t>:</w:t>
      </w:r>
    </w:p>
    <w:p w14:paraId="672FCFEB" w14:textId="738DF9B5" w:rsidR="00EB5DFF" w:rsidRDefault="00EB5DFF" w:rsidP="003A34E9">
      <w:pPr>
        <w:pStyle w:val="Quote"/>
      </w:pPr>
      <w:r>
        <w:t xml:space="preserve">AI makes sure that the right elements </w:t>
      </w:r>
      <w:r w:rsidR="00BA3A60">
        <w:t xml:space="preserve">[copy assets] </w:t>
      </w:r>
      <w:r>
        <w:t>are matched together and are delivered, and then it’s checking which one is performing best in terms of full asset scope. And then it creates new one</w:t>
      </w:r>
      <w:r w:rsidR="00E02931">
        <w:t>s</w:t>
      </w:r>
      <w:r>
        <w:t xml:space="preserve"> […] and then delivers that again to an audience that it thinks it’s most relevant for.</w:t>
      </w:r>
    </w:p>
    <w:p w14:paraId="30484F87" w14:textId="77777777" w:rsidR="00EB5DFF" w:rsidRDefault="00EB5DFF" w:rsidP="00EB5DFF">
      <w:r w:rsidRPr="5F622639">
        <w:rPr>
          <w:lang w:val="en-US"/>
        </w:rPr>
        <w:t>Interviewee 9 describes a similar system that is focused on deploying campaigns across different cultures:</w:t>
      </w:r>
    </w:p>
    <w:p w14:paraId="611FA9C2" w14:textId="77777777" w:rsidR="00EB5DFF" w:rsidRDefault="00EB5DFF" w:rsidP="003A34E9">
      <w:pPr>
        <w:pStyle w:val="Quote"/>
      </w:pPr>
      <w:r>
        <w:t>We have something called [redacted], which is a custom journey tool, and it’s basically a large language model where you constantly build up cultural insights. […] So it can push through the end-to-end process with minimal human interaction. […] [redacted] takes those cultural insights and creates a brief. The brief then creates a content matrix.</w:t>
      </w:r>
    </w:p>
    <w:p w14:paraId="20CA8693" w14:textId="6A0DF25B" w:rsidR="00320990" w:rsidRPr="00320990" w:rsidRDefault="00320990" w:rsidP="00320990">
      <w:r>
        <w:t>Regarding content creation, i</w:t>
      </w:r>
      <w:commentRangeStart w:id="384"/>
      <w:r>
        <w:t xml:space="preserve">nterviewee 11 notes the ease with which you can scale output when using AI given the right circumstances “about a thousand web pages fully automated” for one client and judged it a success, “in that use case, it worked. Because it was very standardized.” Confronted with creative, brand-led work, the same operator using the same </w:t>
      </w:r>
      <w:r>
        <w:lastRenderedPageBreak/>
        <w:t xml:space="preserve">tools reached the opposite verdict: “once you have to have more creativity in the output and also if it needs to be on brand […] AI still falls very, very short.” </w:t>
      </w:r>
      <w:commentRangeEnd w:id="384"/>
      <w:r w:rsidR="00683DDC" w:rsidRPr="00320990">
        <w:rPr>
          <w:rStyle w:val="CommentReference"/>
          <w:sz w:val="22"/>
          <w:szCs w:val="22"/>
        </w:rPr>
        <w:commentReference w:id="384"/>
      </w:r>
    </w:p>
    <w:p w14:paraId="2B03C877" w14:textId="097F89E2" w:rsidR="00E02931" w:rsidRDefault="00EB5DFF" w:rsidP="00E02931">
      <w:pPr>
        <w:rPr>
          <w:lang w:val="en-US"/>
        </w:rPr>
      </w:pPr>
      <w:r>
        <w:t>Interviewee 12 also noted the ability of agents to segment and target users</w:t>
      </w:r>
      <w:r w:rsidR="006E3599">
        <w:t>,</w:t>
      </w:r>
      <w:r>
        <w:t xml:space="preserve"> </w:t>
      </w:r>
      <w:r w:rsidR="006E3599">
        <w:t>“</w:t>
      </w:r>
      <w:r>
        <w:t>There’s a bunch of agents here for actually creating campaigns for marketers, doing audience segmentation for marketers, audience assembly, a lot of things.</w:t>
      </w:r>
      <w:r w:rsidR="006E3599">
        <w:t xml:space="preserve">” </w:t>
      </w:r>
      <w:r>
        <w:rPr>
          <w:lang w:val="en-US"/>
        </w:rPr>
        <w:t>He notes that this can be done with “a composable CDP on top of cloud data warehouses like Databricks and Snowflake.” Noting that this composable CDP has “a very agentic approach”.</w:t>
      </w:r>
    </w:p>
    <w:p w14:paraId="7F0BD62E" w14:textId="54404B6D" w:rsidR="00BD17E2" w:rsidRPr="00E02931" w:rsidRDefault="00BD17E2" w:rsidP="00BD17E2">
      <w:pPr>
        <w:pStyle w:val="Heading3"/>
        <w:rPr>
          <w:lang w:val="en-US"/>
        </w:rPr>
      </w:pPr>
      <w:r>
        <w:rPr>
          <w:lang w:val="en-US"/>
        </w:rPr>
        <w:t>4.3.3</w:t>
      </w:r>
      <w:r>
        <w:rPr>
          <w:lang w:val="en-US"/>
        </w:rPr>
        <w:tab/>
        <w:t>U</w:t>
      </w:r>
      <w:r w:rsidRPr="008D0877">
        <w:rPr>
          <w:lang w:val="en-US"/>
        </w:rPr>
        <w:t>tilizing generic agents for personal work</w:t>
      </w:r>
    </w:p>
    <w:p w14:paraId="69603A04" w14:textId="04AC59BD" w:rsidR="00EB5DFF" w:rsidRPr="00017B78" w:rsidRDefault="008D0877" w:rsidP="00C75BF5">
      <w:r w:rsidRPr="008D0877">
        <w:rPr>
          <w:lang w:val="en-US"/>
        </w:rPr>
        <w:t>Marketing teams might also be</w:t>
      </w:r>
      <w:r>
        <w:rPr>
          <w:b/>
          <w:bCs/>
          <w:lang w:val="en-US"/>
        </w:rPr>
        <w:t xml:space="preserve"> </w:t>
      </w:r>
      <w:r w:rsidRPr="008D0877">
        <w:rPr>
          <w:i/>
          <w:iCs/>
          <w:lang w:val="en-US"/>
        </w:rPr>
        <w:t>u</w:t>
      </w:r>
      <w:r w:rsidR="35241F21" w:rsidRPr="008D0877">
        <w:rPr>
          <w:i/>
          <w:iCs/>
          <w:lang w:val="en-US"/>
        </w:rPr>
        <w:t xml:space="preserve">tilizing </w:t>
      </w:r>
      <w:r w:rsidR="00BB4D5B" w:rsidRPr="008D0877">
        <w:rPr>
          <w:i/>
          <w:iCs/>
          <w:lang w:val="en-US"/>
        </w:rPr>
        <w:t>g</w:t>
      </w:r>
      <w:r w:rsidR="180B0401" w:rsidRPr="008D0877">
        <w:rPr>
          <w:i/>
          <w:iCs/>
          <w:lang w:val="en-US"/>
        </w:rPr>
        <w:t>eneric</w:t>
      </w:r>
      <w:r w:rsidR="00EB5DFF" w:rsidRPr="008D0877">
        <w:rPr>
          <w:i/>
          <w:iCs/>
          <w:lang w:val="en-US"/>
        </w:rPr>
        <w:t xml:space="preserve"> agents</w:t>
      </w:r>
      <w:r w:rsidR="11D5D4FA" w:rsidRPr="008D0877">
        <w:rPr>
          <w:i/>
          <w:iCs/>
          <w:lang w:val="en-US"/>
        </w:rPr>
        <w:t xml:space="preserve"> for personal work</w:t>
      </w:r>
      <w:r>
        <w:rPr>
          <w:b/>
          <w:bCs/>
          <w:lang w:val="en-US"/>
        </w:rPr>
        <w:t xml:space="preserve">, </w:t>
      </w:r>
      <w:r w:rsidRPr="008D0877">
        <w:rPr>
          <w:lang w:val="en-US"/>
        </w:rPr>
        <w:t>which</w:t>
      </w:r>
      <w:r>
        <w:rPr>
          <w:b/>
          <w:bCs/>
          <w:lang w:val="en-US"/>
        </w:rPr>
        <w:t xml:space="preserve"> </w:t>
      </w:r>
      <w:r w:rsidR="00EB5DFF" w:rsidRPr="205B8843">
        <w:rPr>
          <w:lang w:val="en-US"/>
        </w:rPr>
        <w:t xml:space="preserve"> </w:t>
      </w:r>
      <w:r>
        <w:rPr>
          <w:lang w:val="en-US"/>
        </w:rPr>
        <w:t>refers to the use of general-purpose agentic systems (</w:t>
      </w:r>
      <w:r w:rsidR="0038400F">
        <w:rPr>
          <w:lang w:val="en-US"/>
        </w:rPr>
        <w:t>e.g.</w:t>
      </w:r>
      <w:r>
        <w:rPr>
          <w:lang w:val="en-US"/>
        </w:rPr>
        <w:t xml:space="preserve"> Claude</w:t>
      </w:r>
      <w:r w:rsidR="0038400F">
        <w:rPr>
          <w:lang w:val="en-US"/>
        </w:rPr>
        <w:t xml:space="preserve"> or </w:t>
      </w:r>
      <w:r>
        <w:rPr>
          <w:lang w:val="en-US"/>
        </w:rPr>
        <w:t>ChatGPT)</w:t>
      </w:r>
      <w:r w:rsidR="00EB5DFF" w:rsidRPr="205B8843">
        <w:rPr>
          <w:lang w:val="en-US"/>
        </w:rPr>
        <w:t xml:space="preserve"> </w:t>
      </w:r>
      <w:r w:rsidR="008C42A9">
        <w:rPr>
          <w:lang w:val="en-US"/>
        </w:rPr>
        <w:t>to improve</w:t>
      </w:r>
      <w:r w:rsidR="00EB5DFF" w:rsidRPr="205B8843">
        <w:rPr>
          <w:lang w:val="en-US"/>
        </w:rPr>
        <w:t xml:space="preserve"> personal productivity or </w:t>
      </w:r>
      <w:r w:rsidR="008C42A9">
        <w:rPr>
          <w:lang w:val="en-US"/>
        </w:rPr>
        <w:t>automate</w:t>
      </w:r>
      <w:r w:rsidR="00EB5DFF" w:rsidRPr="205B8843">
        <w:rPr>
          <w:lang w:val="en-US"/>
        </w:rPr>
        <w:t xml:space="preserve"> manual processes. Interviewee 4 </w:t>
      </w:r>
      <w:r w:rsidR="00E42B79">
        <w:rPr>
          <w:lang w:val="en-US"/>
        </w:rPr>
        <w:t xml:space="preserve">notes </w:t>
      </w:r>
      <w:r w:rsidR="00EB5DFF" w:rsidRPr="205B8843">
        <w:rPr>
          <w:lang w:val="en-US"/>
        </w:rPr>
        <w:t>how he configured an off-the-shelf agent as “personal operating system”</w:t>
      </w:r>
      <w:r w:rsidR="00E42B79">
        <w:rPr>
          <w:lang w:val="en-US"/>
        </w:rPr>
        <w:t>,</w:t>
      </w:r>
      <w:r w:rsidR="00EB5DFF" w:rsidRPr="205B8843">
        <w:rPr>
          <w:lang w:val="en-US"/>
        </w:rPr>
        <w:t xml:space="preserve"> </w:t>
      </w:r>
    </w:p>
    <w:p w14:paraId="2B9EA896" w14:textId="5D74BD82" w:rsidR="00EB5DFF" w:rsidRDefault="00E42B79" w:rsidP="003A34E9">
      <w:pPr>
        <w:pStyle w:val="Quote"/>
      </w:pPr>
      <w:r>
        <w:t xml:space="preserve">[Claude] </w:t>
      </w:r>
      <w:r w:rsidR="00EB5DFF" w:rsidRPr="205B8843">
        <w:t xml:space="preserve">CoWork can help me build out my workflows and operationalize all the things that I do, to get more efficiency out of myself. […] I just migrated beginning of April to Cloud Code, with an Obsidian database, with all my files on GitHub, and Notion as a human interface. […] My productivity just went 10X.  </w:t>
      </w:r>
    </w:p>
    <w:p w14:paraId="00B64302" w14:textId="77777777" w:rsidR="00EB5DFF" w:rsidRDefault="00EB5DFF" w:rsidP="00EB5DFF">
      <w:r w:rsidRPr="6E19D5D5">
        <w:rPr>
          <w:lang w:val="en-US"/>
        </w:rPr>
        <w:t>Many use cases seem to be applicable to any type of knowledge work and might not be more or less relevant to the marketing domain. For instance, interviewee 13 describes using agents to prepare for meetings: “Claude goes into my transcription tool, gets all the different transcriptions of meetings for this one customer and starts writing down what I should talk about.”</w:t>
      </w:r>
    </w:p>
    <w:p w14:paraId="6B356643" w14:textId="77777777" w:rsidR="00EB5DFF" w:rsidRDefault="00EB5DFF" w:rsidP="6E19D5D5">
      <w:pPr>
        <w:rPr>
          <w:i/>
          <w:iCs/>
          <w:lang w:val="en-US"/>
        </w:rPr>
      </w:pPr>
      <w:r w:rsidRPr="6E19D5D5">
        <w:rPr>
          <w:lang w:val="en-US"/>
        </w:rPr>
        <w:t>A specific use of these generic agentic systems is process automation. Often participants do not hand the entire job to an agent; they segment a process and insert AI where they trust performance. Interviewee 10 set out the model plainly: </w:t>
      </w:r>
      <w:r w:rsidRPr="00B47F2E">
        <w:rPr>
          <w:lang w:val="en-US"/>
        </w:rPr>
        <w:t xml:space="preserve">“I see process steps inside workflows. If </w:t>
      </w:r>
      <w:r w:rsidRPr="00B47F2E">
        <w:rPr>
          <w:lang w:val="en-US"/>
        </w:rPr>
        <w:lastRenderedPageBreak/>
        <w:t xml:space="preserve">work is a stack of workflows, then most processes can be split into six or eight steps, and in some of those steps AI is </w:t>
      </w:r>
      <w:commentRangeStart w:id="385"/>
      <w:r w:rsidRPr="00B47F2E">
        <w:rPr>
          <w:lang w:val="en-US"/>
        </w:rPr>
        <w:t>used</w:t>
      </w:r>
      <w:commentRangeEnd w:id="385"/>
      <w:r w:rsidR="00683DDC" w:rsidRPr="00B47F2E">
        <w:rPr>
          <w:rStyle w:val="CommentReference"/>
          <w:sz w:val="22"/>
          <w:szCs w:val="22"/>
          <w:lang w:val="en-US"/>
        </w:rPr>
        <w:commentReference w:id="385"/>
      </w:r>
      <w:r w:rsidRPr="00B47F2E">
        <w:rPr>
          <w:lang w:val="en-US"/>
        </w:rPr>
        <w:t>.”</w:t>
      </w:r>
    </w:p>
    <w:p w14:paraId="7AA0FD91" w14:textId="25AD21E1" w:rsidR="00EB5DFF" w:rsidRPr="00B47F2E" w:rsidRDefault="00EB5DFF" w:rsidP="00EB5DFF">
      <w:commentRangeStart w:id="386"/>
      <w:r w:rsidRPr="5F622639">
        <w:rPr>
          <w:lang w:val="en-US"/>
        </w:rPr>
        <w:t xml:space="preserve"> Likewise, interviewee 13 </w:t>
      </w:r>
      <w:commentRangeStart w:id="387"/>
      <w:r w:rsidR="006A17D2">
        <w:rPr>
          <w:lang w:val="en-US"/>
        </w:rPr>
        <w:t>described</w:t>
      </w:r>
      <w:commentRangeEnd w:id="387"/>
      <w:r w:rsidR="006A17D2" w:rsidRPr="5F622639">
        <w:rPr>
          <w:rStyle w:val="CommentReference"/>
          <w:sz w:val="22"/>
          <w:szCs w:val="22"/>
          <w:lang w:val="en-US"/>
        </w:rPr>
        <w:commentReference w:id="387"/>
      </w:r>
      <w:r w:rsidR="006A17D2" w:rsidRPr="5F622639">
        <w:rPr>
          <w:lang w:val="en-US"/>
        </w:rPr>
        <w:t xml:space="preserve"> </w:t>
      </w:r>
      <w:r w:rsidRPr="5F622639">
        <w:rPr>
          <w:lang w:val="en-US"/>
        </w:rPr>
        <w:t xml:space="preserve">how they automate processes using generic tools with agentic capabilities: “We used Make and n8n for, like, automating all the workflows. </w:t>
      </w:r>
      <w:r w:rsidR="00647F3D" w:rsidRPr="5F622639">
        <w:rPr>
          <w:lang w:val="en-US"/>
        </w:rPr>
        <w:t>…</w:t>
      </w:r>
      <w:r w:rsidRPr="5F622639">
        <w:rPr>
          <w:lang w:val="en-US"/>
        </w:rPr>
        <w:t xml:space="preserve"> You say, ‘I get this data from this tool. If this happens, do this.’ </w:t>
      </w:r>
      <w:r w:rsidR="00647F3D" w:rsidRPr="5F622639">
        <w:rPr>
          <w:lang w:val="en-US"/>
        </w:rPr>
        <w:t>…</w:t>
      </w:r>
      <w:r w:rsidRPr="5F622639">
        <w:rPr>
          <w:lang w:val="en-US"/>
        </w:rPr>
        <w:t xml:space="preserve"> And this substituted at least for two or three people.”</w:t>
      </w:r>
      <w:commentRangeEnd w:id="386"/>
      <w:r w:rsidRPr="00B47F2E">
        <w:rPr>
          <w:rStyle w:val="CommentReference"/>
          <w:sz w:val="22"/>
          <w:szCs w:val="22"/>
        </w:rPr>
        <w:commentReference w:id="386"/>
      </w:r>
    </w:p>
    <w:p w14:paraId="2884D970" w14:textId="1AA09C58" w:rsidR="007F525D" w:rsidRDefault="007F525D" w:rsidP="007F525D">
      <w:pPr>
        <w:pStyle w:val="Heading3"/>
        <w:rPr>
          <w:lang w:val="en-US"/>
        </w:rPr>
      </w:pPr>
      <w:r>
        <w:rPr>
          <w:lang w:val="en-US"/>
        </w:rPr>
        <w:t>4.3.4</w:t>
      </w:r>
      <w:r>
        <w:rPr>
          <w:lang w:val="en-US"/>
        </w:rPr>
        <w:tab/>
      </w:r>
      <w:r w:rsidR="5930D4A5" w:rsidRPr="205B8843">
        <w:rPr>
          <w:lang w:val="en-US"/>
        </w:rPr>
        <w:t xml:space="preserve">Employing </w:t>
      </w:r>
      <w:r w:rsidR="468F31A3" w:rsidRPr="205B8843">
        <w:rPr>
          <w:lang w:val="en-US"/>
        </w:rPr>
        <w:t>c</w:t>
      </w:r>
      <w:r w:rsidR="180B0401" w:rsidRPr="205B8843">
        <w:rPr>
          <w:lang w:val="en-US"/>
        </w:rPr>
        <w:t>ustomer</w:t>
      </w:r>
      <w:r w:rsidR="00EB5DFF" w:rsidRPr="6E19D5D5">
        <w:rPr>
          <w:lang w:val="en-US"/>
        </w:rPr>
        <w:t xml:space="preserve">-facing agents. </w:t>
      </w:r>
    </w:p>
    <w:p w14:paraId="0D2C9858" w14:textId="37B2118E" w:rsidR="00EB5DFF" w:rsidRDefault="00EA3718" w:rsidP="00EB5DFF">
      <w:r>
        <w:rPr>
          <w:lang w:val="en-US"/>
        </w:rPr>
        <w:t xml:space="preserve">Marketing teams might also be </w:t>
      </w:r>
      <w:r w:rsidRPr="00EA3718">
        <w:rPr>
          <w:i/>
          <w:iCs/>
          <w:lang w:val="en-US"/>
        </w:rPr>
        <w:t>employing customer-facing agents</w:t>
      </w:r>
      <w:r w:rsidR="00EB5DFF" w:rsidRPr="6E19D5D5">
        <w:rPr>
          <w:lang w:val="en-US"/>
        </w:rPr>
        <w:t xml:space="preserve"> </w:t>
      </w:r>
      <w:r>
        <w:rPr>
          <w:lang w:val="en-US"/>
        </w:rPr>
        <w:t xml:space="preserve">with </w:t>
      </w:r>
      <w:r w:rsidR="00136D06">
        <w:rPr>
          <w:lang w:val="en-US"/>
        </w:rPr>
        <w:t xml:space="preserve">refers to letting consumers communicate directly with agents </w:t>
      </w:r>
      <w:r w:rsidR="00C46BB9">
        <w:rPr>
          <w:lang w:val="en-US"/>
        </w:rPr>
        <w:t xml:space="preserve">of the organization. </w:t>
      </w:r>
      <w:r w:rsidR="00EB5DFF" w:rsidRPr="6E19D5D5">
        <w:rPr>
          <w:lang w:val="en-US"/>
        </w:rPr>
        <w:t xml:space="preserve">Applications </w:t>
      </w:r>
      <w:r w:rsidR="00C46BB9">
        <w:rPr>
          <w:lang w:val="en-US"/>
        </w:rPr>
        <w:t xml:space="preserve">where this occurs </w:t>
      </w:r>
      <w:r w:rsidR="00EB5DFF" w:rsidRPr="6E19D5D5">
        <w:rPr>
          <w:lang w:val="en-US"/>
        </w:rPr>
        <w:t xml:space="preserve">include customer-service and sales-assistant agents that handle routine queries and recognize commercial moments (e.g. upsells, membership changes, and re-orders. </w:t>
      </w:r>
    </w:p>
    <w:p w14:paraId="778B3A92" w14:textId="77777777" w:rsidR="00B51D9A" w:rsidRDefault="00EB5DFF" w:rsidP="00B51D9A">
      <w:pPr>
        <w:rPr>
          <w:lang w:val="en-US"/>
        </w:rPr>
      </w:pPr>
      <w:r w:rsidRPr="6E19D5D5">
        <w:rPr>
          <w:lang w:val="en-US"/>
        </w:rPr>
        <w:t xml:space="preserve">Interviewee 12 noted that these agents have, over the past two years, crossed a quality threshold they previously never reached: “they’ve actually gotten really good because they’re leveraging the conversational capabilities of these LLMs.” </w:t>
      </w:r>
    </w:p>
    <w:p w14:paraId="4AC5ED3B" w14:textId="716CE859" w:rsidR="00E52D08" w:rsidRDefault="00EB5DFF" w:rsidP="00B51D9A">
      <w:bookmarkStart w:id="388" w:name="OLE_LINK3"/>
      <w:r w:rsidRPr="6E19D5D5">
        <w:rPr>
          <w:lang w:val="en-US"/>
        </w:rPr>
        <w:t>Interviewee 6 described a chatbot program that combines customer-experience improvement with direct commercial outcomes</w:t>
      </w:r>
      <w:r w:rsidR="00D1063F">
        <w:rPr>
          <w:lang w:val="en-US"/>
        </w:rPr>
        <w:t>. She notes that this chatbot is built around the idea of “doing everything right for the customers… ultimately they [customers] will spend more with us,</w:t>
      </w:r>
      <w:r>
        <w:t xml:space="preserve"> and </w:t>
      </w:r>
      <w:r>
        <w:t>we’ll</w:t>
      </w:r>
      <w:r>
        <w:t xml:space="preserve"> be more commercially successful</w:t>
      </w:r>
      <w:r w:rsidR="00D1063F">
        <w:t>”</w:t>
      </w:r>
      <w:r w:rsidR="00D1063F" w:rsidRPr="00D1063F">
        <w:t>.</w:t>
      </w:r>
      <w:r w:rsidR="00D1063F">
        <w:t xml:space="preserve">  T</w:t>
      </w:r>
      <w:r w:rsidRPr="6E19D5D5">
        <w:rPr>
          <w:lang w:val="en-US"/>
        </w:rPr>
        <w:t>he same agent that handles a membership question can identify an upgrade opportunity and execute it.</w:t>
      </w:r>
      <w:r w:rsidR="00B51D9A">
        <w:rPr>
          <w:lang w:val="en-US"/>
        </w:rPr>
        <w:t xml:space="preserve"> She notes that she was able to scale this project rapidly </w:t>
      </w:r>
      <w:r w:rsidR="00B51D9A" w:rsidRPr="6E19D5D5">
        <w:rPr>
          <w:lang w:val="en-US"/>
        </w:rPr>
        <w:t xml:space="preserve">because she could expand upon </w:t>
      </w:r>
      <w:r w:rsidR="00064F2C">
        <w:rPr>
          <w:lang w:val="en-US"/>
        </w:rPr>
        <w:t xml:space="preserve">an </w:t>
      </w:r>
      <w:r w:rsidR="00B51D9A" w:rsidRPr="6E19D5D5">
        <w:rPr>
          <w:lang w:val="en-US"/>
        </w:rPr>
        <w:t>existing pre-LLM chatbot and because she had “full trust from my board,” because “it was really because we had commercial success first</w:t>
      </w:r>
    </w:p>
    <w:bookmarkEnd w:id="388"/>
    <w:p w14:paraId="50FC7D71" w14:textId="7A1AA1AE" w:rsidR="00B8052F" w:rsidRDefault="00EB5DFF" w:rsidP="00B8052F">
      <w:r>
        <w:t xml:space="preserve">Interviewee 15 took a different approach; instead of offering the agent to a customer, she now offers support for her </w:t>
      </w:r>
      <w:r>
        <w:t>customers’</w:t>
      </w:r>
      <w:r>
        <w:t xml:space="preserve"> agents. She notes that </w:t>
      </w:r>
      <w:r w:rsidR="00B8052F">
        <w:t xml:space="preserve">this approach is still in the exploratory phase, </w:t>
      </w:r>
      <w:r w:rsidR="00E62FF8" w:rsidRPr="6E19D5D5">
        <w:rPr>
          <w:lang w:val="en-US"/>
        </w:rPr>
        <w:t>“the value there now is actually the experimenting and staying ahead of that wave.”</w:t>
      </w:r>
      <w:r w:rsidR="00B8052F">
        <w:rPr>
          <w:lang w:val="en-US"/>
        </w:rPr>
        <w:t xml:space="preserve"> She describes the </w:t>
      </w:r>
      <w:r w:rsidR="00765D86">
        <w:rPr>
          <w:lang w:val="en-US"/>
        </w:rPr>
        <w:t>solution</w:t>
      </w:r>
      <w:r w:rsidR="00B8052F">
        <w:rPr>
          <w:lang w:val="en-US"/>
        </w:rPr>
        <w:t>,</w:t>
      </w:r>
    </w:p>
    <w:p w14:paraId="08E561AA" w14:textId="78BBA02B" w:rsidR="00EB5DFF" w:rsidRDefault="00EB5DFF" w:rsidP="00B8052F">
      <w:pPr>
        <w:pStyle w:val="Quote"/>
      </w:pPr>
      <w:r w:rsidRPr="205B8843">
        <w:lastRenderedPageBreak/>
        <w:t>We have built a connector for one of our web shops that you can connect to Claude, and tell Claude: Fetch all my orders from [redacted] or I want to reorder that order. And then via that connector it actually reorders that order.</w:t>
      </w:r>
    </w:p>
    <w:p w14:paraId="62E078C5" w14:textId="77777777" w:rsidR="00EB5DFF" w:rsidRDefault="00EB5DFF" w:rsidP="00EB5DFF">
      <w:r>
        <w:t>Interviewee 12 describes this conceptually: “I think this is actually the most disruptive to marketing; this is what I would call agents of customers.” He adds, “It’s going to be a huge disruption because it is almost like we have got a new intermediary between us as seller and the human buyer.”  He wonders, “How do we engage with this generation of agents of customers?”</w:t>
      </w:r>
    </w:p>
    <w:p w14:paraId="4148DD4D" w14:textId="6EDDD7CA" w:rsidR="00EB5DFF" w:rsidRDefault="00EB5DFF" w:rsidP="00CD4C4E">
      <w:pPr>
        <w:pStyle w:val="Heading2"/>
      </w:pPr>
      <w:bookmarkStart w:id="389" w:name="_Toc231935247"/>
      <w:r>
        <w:t>4.4</w:t>
      </w:r>
      <w:r>
        <w:tab/>
      </w:r>
      <w:r w:rsidR="00B14401">
        <w:t>Obtaining v</w:t>
      </w:r>
      <w:r>
        <w:t xml:space="preserve">alue </w:t>
      </w:r>
      <w:r w:rsidR="006A5551">
        <w:t>o</w:t>
      </w:r>
      <w:commentRangeStart w:id="390"/>
      <w:commentRangeStart w:id="391"/>
      <w:r>
        <w:t>utcomes</w:t>
      </w:r>
      <w:bookmarkEnd w:id="389"/>
      <w:commentRangeEnd w:id="390"/>
      <w:r w:rsidR="00683DDC">
        <w:rPr>
          <w:rStyle w:val="CommentReference"/>
          <w:sz w:val="22"/>
          <w:szCs w:val="22"/>
        </w:rPr>
        <w:commentReference w:id="390"/>
      </w:r>
      <w:commentRangeEnd w:id="391"/>
      <w:r>
        <w:rPr>
          <w:rStyle w:val="CommentReference"/>
          <w:sz w:val="22"/>
          <w:szCs w:val="22"/>
        </w:rPr>
        <w:commentReference w:id="391"/>
      </w:r>
    </w:p>
    <w:p w14:paraId="235EA938" w14:textId="08892E88" w:rsidR="00EB5DFF" w:rsidRDefault="00EB5DFF" w:rsidP="00EB5DFF">
      <w:commentRangeStart w:id="392"/>
      <w:r>
        <w:t xml:space="preserve">Applying agentic AI creates outcomes for the organization. </w:t>
      </w:r>
      <w:r>
        <w:t>We analyze these from a value perspective</w:t>
      </w:r>
      <w:r w:rsidR="008572D9">
        <w:t xml:space="preserve">. </w:t>
      </w:r>
      <w:r>
        <w:t xml:space="preserve">Woodside et al. </w:t>
      </w:r>
      <w:r w:rsidR="008572D9">
        <w:t>(</w:t>
      </w:r>
      <w:r>
        <w:t>2008)</w:t>
      </w:r>
      <w:r w:rsidR="008572D9">
        <w:t xml:space="preserve"> note that value has a benefits and costs component</w:t>
      </w:r>
      <w:r>
        <w:t>.</w:t>
      </w:r>
      <w:r w:rsidR="008572D9">
        <w:t xml:space="preserve"> </w:t>
      </w:r>
      <w:r>
        <w:t xml:space="preserve"> </w:t>
      </w:r>
      <w:r w:rsidR="008572D9">
        <w:rPr>
          <w:i/>
          <w:iCs/>
        </w:rPr>
        <w:t>B</w:t>
      </w:r>
      <w:r>
        <w:rPr>
          <w:i/>
          <w:iCs/>
        </w:rPr>
        <w:t>enefits</w:t>
      </w:r>
      <w:r>
        <w:t xml:space="preserve"> concern features of the outcome that </w:t>
      </w:r>
      <w:r w:rsidR="008572D9">
        <w:t>benefit</w:t>
      </w:r>
      <w:r>
        <w:t xml:space="preserve"> the team, organization, or customer</w:t>
      </w:r>
      <w:r w:rsidR="008572D9">
        <w:t xml:space="preserve">. </w:t>
      </w:r>
      <w:r w:rsidR="008572D9">
        <w:t xml:space="preserve">To provide an even sharper overview </w:t>
      </w:r>
      <w:r w:rsidR="008572D9">
        <w:t>of the marketing managers' experience, we also split costs into two categories: sacrifices and risks.</w:t>
      </w:r>
      <w:r>
        <w:t xml:space="preserve"> </w:t>
      </w:r>
      <w:r w:rsidR="008572D9">
        <w:t>W</w:t>
      </w:r>
      <w:r>
        <w:t xml:space="preserve">e define </w:t>
      </w:r>
      <w:r>
        <w:rPr>
          <w:i/>
          <w:iCs/>
        </w:rPr>
        <w:t xml:space="preserve">sacrifices </w:t>
      </w:r>
      <w:r>
        <w:t xml:space="preserve">as aspects of an outcome that are negative to the organization and are highly likely to materialize; </w:t>
      </w:r>
      <w:r>
        <w:rPr>
          <w:i/>
          <w:iCs/>
        </w:rPr>
        <w:t>risks</w:t>
      </w:r>
      <w:r>
        <w:t xml:space="preserve"> </w:t>
      </w:r>
      <w:r w:rsidR="008572D9">
        <w:t xml:space="preserve">are defined </w:t>
      </w:r>
      <w:r>
        <w:t xml:space="preserve">as the potential aspects of an outcome that would be negative to the organization but where the likelihood of the outcome is unlikely or highly unknown. </w:t>
      </w:r>
      <w:commentRangeEnd w:id="392"/>
      <w:r>
        <w:rPr>
          <w:rStyle w:val="CommentReference"/>
          <w:sz w:val="22"/>
          <w:szCs w:val="22"/>
        </w:rPr>
        <w:commentReference w:id="392"/>
      </w:r>
    </w:p>
    <w:p w14:paraId="018E7F72" w14:textId="77777777" w:rsidR="00EB5DFF" w:rsidRPr="00F9706B" w:rsidRDefault="00EB5DFF" w:rsidP="00EB5DFF">
      <w:pPr>
        <w:pStyle w:val="Heading3"/>
      </w:pPr>
      <w:r>
        <w:t>4.4.1</w:t>
      </w:r>
      <w:r>
        <w:tab/>
      </w:r>
      <w:commentRangeStart w:id="393"/>
      <w:commentRangeStart w:id="394"/>
      <w:r>
        <w:t>Benefits</w:t>
      </w:r>
      <w:commentRangeEnd w:id="393"/>
      <w:r w:rsidR="00683DDC" w:rsidRPr="00F9706B">
        <w:rPr>
          <w:rStyle w:val="CommentReference"/>
          <w:sz w:val="22"/>
          <w:szCs w:val="22"/>
        </w:rPr>
        <w:commentReference w:id="393"/>
      </w:r>
      <w:commentRangeEnd w:id="394"/>
      <w:r w:rsidR="009B29E4" w:rsidRPr="00F9706B">
        <w:rPr>
          <w:rStyle w:val="CommentReference"/>
          <w:sz w:val="22"/>
          <w:szCs w:val="22"/>
        </w:rPr>
        <w:commentReference w:id="394"/>
      </w:r>
    </w:p>
    <w:p w14:paraId="52BBF16F" w14:textId="009FC399" w:rsidR="00EB5DFF" w:rsidRPr="00F9706B" w:rsidRDefault="00EB5DFF" w:rsidP="00EB5DFF">
      <w:r w:rsidRPr="6E19D5D5">
        <w:rPr>
          <w:lang w:val="en-US"/>
        </w:rPr>
        <w:t xml:space="preserve">Benefits from agentic AI in marketing cluster around </w:t>
      </w:r>
      <w:r w:rsidR="005D3B5C">
        <w:rPr>
          <w:lang w:val="en-US"/>
        </w:rPr>
        <w:t>four</w:t>
      </w:r>
      <w:r w:rsidRPr="6E19D5D5">
        <w:rPr>
          <w:lang w:val="en-US"/>
        </w:rPr>
        <w:t xml:space="preserve"> themes: efficiency and speed, scalability, extension of personal skillsets, and improvements in the quality of output. When asked about the benefits of agentic AI, interviewee three notes “It is so much faster, so much easier […] essentially, speed, accuracy, depth of insights, those are really helpful.” Some participants put a figure on the overall return: Interviewee 6, asked to estimate the ROI of her agentic initiatives, settled on “Let’s say 10X. Because it’s not two and it’s also not 200,” noting that the business case “is so easy to make that I’m happy to spend a bit more everywhere.”</w:t>
      </w:r>
    </w:p>
    <w:p w14:paraId="0F2A11EF" w14:textId="235A2B50" w:rsidR="00EB5DFF" w:rsidRPr="00F9706B" w:rsidRDefault="00EB5DFF" w:rsidP="00EB5DFF">
      <w:commentRangeStart w:id="395"/>
      <w:r w:rsidRPr="6E19D5D5">
        <w:rPr>
          <w:i/>
          <w:iCs/>
          <w:lang w:val="en-US"/>
        </w:rPr>
        <w:t>Efficiency</w:t>
      </w:r>
      <w:commentRangeEnd w:id="395"/>
      <w:r w:rsidR="00683DDC">
        <w:rPr>
          <w:rStyle w:val="CommentReference"/>
          <w:i/>
          <w:iCs/>
          <w:sz w:val="22"/>
          <w:szCs w:val="22"/>
          <w:lang w:val="en-US"/>
        </w:rPr>
        <w:commentReference w:id="395"/>
      </w:r>
      <w:r w:rsidR="00EB3BD7">
        <w:rPr>
          <w:i/>
          <w:iCs/>
          <w:lang w:val="en-US"/>
        </w:rPr>
        <w:t xml:space="preserve">, </w:t>
      </w:r>
      <w:r w:rsidR="00EB3BD7" w:rsidRPr="00EB3BD7">
        <w:rPr>
          <w:lang w:val="en-US"/>
        </w:rPr>
        <w:t>whic</w:t>
      </w:r>
      <w:r w:rsidR="00EB3BD7">
        <w:rPr>
          <w:lang w:val="en-US"/>
        </w:rPr>
        <w:t xml:space="preserve">h </w:t>
      </w:r>
      <w:r w:rsidR="00DC577E">
        <w:rPr>
          <w:lang w:val="en-US"/>
        </w:rPr>
        <w:t>we define as the ability to p</w:t>
      </w:r>
      <w:r w:rsidR="00C048FF">
        <w:rPr>
          <w:lang w:val="en-US"/>
        </w:rPr>
        <w:t xml:space="preserve">erform </w:t>
      </w:r>
      <w:r w:rsidR="00DC577E">
        <w:rPr>
          <w:lang w:val="en-US"/>
        </w:rPr>
        <w:t>a unit of work with less effort,</w:t>
      </w:r>
      <w:r w:rsidRPr="6E19D5D5">
        <w:rPr>
          <w:lang w:val="en-US"/>
        </w:rPr>
        <w:t xml:space="preserve"> forms the largest and most consistently described benefit. This might take the form of doing more with </w:t>
      </w:r>
      <w:r w:rsidRPr="6E19D5D5">
        <w:rPr>
          <w:lang w:val="en-US"/>
        </w:rPr>
        <w:lastRenderedPageBreak/>
        <w:t xml:space="preserve">the same amount of effort. </w:t>
      </w:r>
      <w:r w:rsidR="00360DFE">
        <w:t>Interviewee 3 put a concrete figure on this, describing analysis that “would’ve taken, like, a week to put together” now turned around “within, like, two hours.”</w:t>
      </w:r>
      <w:r w:rsidR="00360DFE" w:rsidRPr="6E19D5D5">
        <w:rPr>
          <w:lang w:val="en-US"/>
        </w:rPr>
        <w:t xml:space="preserve"> </w:t>
      </w:r>
      <w:r w:rsidR="00360DFE">
        <w:rPr>
          <w:lang w:val="en-US"/>
        </w:rPr>
        <w:t xml:space="preserve"> </w:t>
      </w:r>
      <w:r w:rsidRPr="6E19D5D5">
        <w:rPr>
          <w:lang w:val="en-US"/>
        </w:rPr>
        <w:t>Interviewee 12 notes “the efficiency thing is real.” He cautions, however, that this benefit is not a durable advantage: “it’s not a competitive advantage, certainly not in the long term […] everybody is gonna get the benefit of efficiency through AI, so it’s not really gonna be a way to distinguish yourself from your competitors.” Similarly, interviewee 10 states “I think value sits primarily in efficiency, at least for now”.</w:t>
      </w:r>
    </w:p>
    <w:p w14:paraId="5BFEBE43" w14:textId="02720CFE" w:rsidR="00EB5DFF" w:rsidRPr="00560D44" w:rsidRDefault="00EB5DFF" w:rsidP="008370C8">
      <w:r w:rsidRPr="6E19D5D5">
        <w:rPr>
          <w:lang w:val="en-US"/>
        </w:rPr>
        <w:t>Efficiency can also materialize as speed. Interviewee 9 noted “speed to market” as a key benefit. Interviewee 12 connects this to the ability to experiment, stating: “Because it accelerates the time to creating something, and it can do it at typically a much smaller cost, you have the ability to run more experiments.”</w:t>
      </w:r>
      <w:r w:rsidR="008370C8">
        <w:rPr>
          <w:lang w:val="en-US"/>
        </w:rPr>
        <w:t xml:space="preserve"> </w:t>
      </w:r>
      <w:r w:rsidR="008370C8">
        <w:t xml:space="preserve">Speed also </w:t>
      </w:r>
      <w:r w:rsidR="00CE286B">
        <w:t>has a knock-on effect on</w:t>
      </w:r>
      <w:r w:rsidR="008370C8">
        <w:t xml:space="preserve"> how quickly an organization can react to </w:t>
      </w:r>
      <w:r w:rsidR="00CE286B">
        <w:t>changes</w:t>
      </w:r>
      <w:r w:rsidR="008370C8">
        <w:t xml:space="preserve">: </w:t>
      </w:r>
      <w:r w:rsidR="00CE286B">
        <w:t xml:space="preserve">for example, </w:t>
      </w:r>
      <w:r w:rsidR="008370C8">
        <w:t>interviewee 4 set up “competition research agents that come back with every change that they made on their landing page, pricing, et cetera, so you can respond faster.”</w:t>
      </w:r>
    </w:p>
    <w:p w14:paraId="37DA6867" w14:textId="00A1FA5A" w:rsidR="00DB683A" w:rsidRPr="00560D44" w:rsidRDefault="00EB5DFF" w:rsidP="00DB683A">
      <w:commentRangeStart w:id="396"/>
      <w:r w:rsidRPr="6E19D5D5">
        <w:rPr>
          <w:i/>
          <w:iCs/>
          <w:lang w:val="en-US"/>
        </w:rPr>
        <w:t>Scale</w:t>
      </w:r>
      <w:commentRangeEnd w:id="396"/>
      <w:r w:rsidR="00683DDC" w:rsidRPr="6E19D5D5">
        <w:rPr>
          <w:rStyle w:val="CommentReference"/>
          <w:sz w:val="22"/>
          <w:szCs w:val="22"/>
          <w:lang w:val="en-US"/>
        </w:rPr>
        <w:commentReference w:id="396"/>
      </w:r>
      <w:r w:rsidRPr="6E19D5D5">
        <w:rPr>
          <w:lang w:val="en-US"/>
        </w:rPr>
        <w:t xml:space="preserve"> </w:t>
      </w:r>
      <w:r w:rsidR="00C52348">
        <w:rPr>
          <w:lang w:val="en-US"/>
        </w:rPr>
        <w:t xml:space="preserve">refers to </w:t>
      </w:r>
      <w:r w:rsidR="000806B6">
        <w:rPr>
          <w:lang w:val="en-US"/>
        </w:rPr>
        <w:t>the ability of doing more units of work with the same amount of work; typically, this requires the units of work to be of a similar nature</w:t>
      </w:r>
      <w:r w:rsidR="003E3CE9">
        <w:rPr>
          <w:lang w:val="en-US"/>
        </w:rPr>
        <w:t xml:space="preserve"> and typically </w:t>
      </w:r>
      <w:r w:rsidR="00204CE5">
        <w:rPr>
          <w:lang w:val="en-US"/>
        </w:rPr>
        <w:t>requires operations to be performed in bulk</w:t>
      </w:r>
      <w:r w:rsidR="000806B6">
        <w:rPr>
          <w:lang w:val="en-US"/>
        </w:rPr>
        <w:t xml:space="preserve">. </w:t>
      </w:r>
      <w:r w:rsidRPr="6E19D5D5">
        <w:rPr>
          <w:lang w:val="en-US"/>
        </w:rPr>
        <w:t>is the benefit most clearly impossible without AI. Interviewee 14 related scaling AI to having an army or interns, stating, “It actually works quite the same, and now we have whole armies of those super interns”. Scale is typically related to generating large amounts of content, many variations for personalization beyond what a marketer could do, or with automating processes that would take manual effort.</w:t>
      </w:r>
      <w:r w:rsidR="008370C8">
        <w:rPr>
          <w:lang w:val="en-US"/>
        </w:rPr>
        <w:t xml:space="preserve"> </w:t>
      </w:r>
      <w:r w:rsidR="00DB683A">
        <w:t>The magnitudes described are striking. Interviewee 8, asked how his team produced advertising at scale, recalled that copy which “would take probably about a year” by hand was generated “within… a week” through an AI workflow. Interviewee 9 stressed that scale also means variation no person can match: “a human can only think in so many… variations,” whereas the system “can create all these different versions of a campaign.”</w:t>
      </w:r>
    </w:p>
    <w:p w14:paraId="7C51DC19" w14:textId="77777777" w:rsidR="00966804" w:rsidRDefault="00EB5DFF" w:rsidP="00EA0274">
      <w:r>
        <w:rPr>
          <w:i/>
          <w:iCs/>
        </w:rPr>
        <w:lastRenderedPageBreak/>
        <w:t>Extending the personal skillset</w:t>
      </w:r>
      <w:r>
        <w:t xml:space="preserve"> </w:t>
      </w:r>
      <w:r w:rsidR="004F1598">
        <w:t xml:space="preserve">refers to the ability to perform tasks with agentic AI that would typically lie outside of the skillset of the user. This </w:t>
      </w:r>
      <w:r>
        <w:t>is the benefit described with most enthusiasm across interviews. Participants repeatedly described AI enabling work they could not previously do: Typically relating to technical capabilities. Interviewee 12 captured the broadening of individual capability: “it sort of expands the range of creative possibilities and capabilities that an individual can do.” Interviewee 10 described the downstream organizational effect: the social media manager “suddenly becomes a designer and app concept creator.” The same dynamic reshapes the seniority mix of work: interviewee 7 reframed the business case around AI-augmented juniors, noting that where a campaign once required two senior marketers, “I don’t need two of those guys, I need one, a junior, and he can do the same thing.”</w:t>
      </w:r>
      <w:ins w:id="397" w:author="Claude" w:date="2026-06-13T17:10:00Z">
        <w:r>
          <w:t xml:space="preserve"> </w:t>
        </w:r>
      </w:ins>
    </w:p>
    <w:p w14:paraId="68BC2A6A" w14:textId="319BA5A2" w:rsidR="00EB5DFF" w:rsidRPr="00974539" w:rsidRDefault="00966804" w:rsidP="00966804">
      <w:pPr>
        <w:ind w:firstLine="0"/>
      </w:pPr>
      <w:r>
        <w:t>The opposite idea is also described. AI is seen as being comparable to a junior employee for many tasks. This led interviewee 10 to warn,</w:t>
      </w:r>
      <w:r w:rsidR="00EB5DFF">
        <w:t xml:space="preserve"> “you no longer develop juniors into seniors … a major risk: no new talent pipeline.”</w:t>
      </w:r>
      <w:r w:rsidR="00EB5DFF">
        <w:t xml:space="preserve"> </w:t>
      </w:r>
    </w:p>
    <w:p w14:paraId="5BD755D7" w14:textId="721BBCF4" w:rsidR="00057D44" w:rsidRDefault="00EB5DFF" w:rsidP="00057D44">
      <w:r w:rsidRPr="6E19D5D5">
        <w:rPr>
          <w:lang w:val="en-US"/>
        </w:rPr>
        <w:t xml:space="preserve">Improvements in </w:t>
      </w:r>
      <w:r w:rsidRPr="6E19D5D5">
        <w:rPr>
          <w:i/>
          <w:iCs/>
          <w:lang w:val="en-US"/>
        </w:rPr>
        <w:t>quality of output</w:t>
      </w:r>
      <w:r w:rsidRPr="6E19D5D5">
        <w:rPr>
          <w:lang w:val="en-US"/>
        </w:rPr>
        <w:t xml:space="preserve"> come in various different forms and notes how the agentic system produces better output than a human would otherwise provide. Interviewee 3 noted increased “depth of insights” in AI-generated reports. Interviewee 10 notes “I find the output quality absurdly good. If you are clear about what you want”, and interviewee 5 noted how they upgraded a large content library with AI, improving the quality compared to the human-made originals.</w:t>
      </w:r>
      <w:r w:rsidR="006D59B6">
        <w:rPr>
          <w:lang w:val="en-US"/>
        </w:rPr>
        <w:t xml:space="preserve"> </w:t>
      </w:r>
    </w:p>
    <w:p w14:paraId="376A9466" w14:textId="5FCD237D" w:rsidR="00EB5DFF" w:rsidRPr="00EE60F5" w:rsidRDefault="00EB5DFF" w:rsidP="00057D44">
      <w:pPr>
        <w:pStyle w:val="Heading3"/>
      </w:pPr>
      <w:r>
        <w:t>4.4.2</w:t>
      </w:r>
      <w:r>
        <w:tab/>
      </w:r>
      <w:commentRangeStart w:id="398"/>
      <w:r>
        <w:t>Sacrifices</w:t>
      </w:r>
      <w:commentRangeEnd w:id="398"/>
      <w:r w:rsidR="00683DDC" w:rsidRPr="00EE60F5">
        <w:rPr>
          <w:rStyle w:val="CommentReference"/>
          <w:sz w:val="22"/>
          <w:szCs w:val="22"/>
        </w:rPr>
        <w:commentReference w:id="398"/>
      </w:r>
    </w:p>
    <w:p w14:paraId="0A79EDF4" w14:textId="77777777" w:rsidR="00500D40" w:rsidRDefault="00EB5DFF" w:rsidP="00903962">
      <w:pPr>
        <w:rPr>
          <w:lang w:val="en-US"/>
        </w:rPr>
      </w:pPr>
      <w:r w:rsidRPr="6E19D5D5">
        <w:rPr>
          <w:lang w:val="en-US"/>
        </w:rPr>
        <w:t>Alongside benefits, participants describe a set of sacrifices</w:t>
      </w:r>
      <w:bookmarkStart w:id="399" w:name="OLE_LINK6"/>
      <w:r w:rsidRPr="6E19D5D5">
        <w:rPr>
          <w:lang w:val="en-US"/>
        </w:rPr>
        <w:t>; things that are knowingly given up or altered as a consequence of AI adoption</w:t>
      </w:r>
      <w:bookmarkEnd w:id="399"/>
      <w:r w:rsidRPr="6E19D5D5">
        <w:rPr>
          <w:lang w:val="en-US"/>
        </w:rPr>
        <w:t>. Two key categories arise from the data: financial costs and job displacement.</w:t>
      </w:r>
      <w:r w:rsidR="005C57EF">
        <w:rPr>
          <w:lang w:val="en-US"/>
        </w:rPr>
        <w:t xml:space="preserve"> </w:t>
      </w:r>
    </w:p>
    <w:p w14:paraId="3DC7C37D" w14:textId="4ED08B3C" w:rsidR="00EB5DFF" w:rsidRPr="00EE60F5" w:rsidRDefault="00500D40" w:rsidP="00903962">
      <w:r>
        <w:rPr>
          <w:lang w:val="en-US"/>
        </w:rPr>
        <w:t xml:space="preserve">Financial costs </w:t>
      </w:r>
      <w:r w:rsidR="00AE5BE9">
        <w:rPr>
          <w:lang w:val="en-US"/>
        </w:rPr>
        <w:t xml:space="preserve">are the total </w:t>
      </w:r>
      <w:r w:rsidR="00566D0A">
        <w:rPr>
          <w:lang w:val="en-US"/>
        </w:rPr>
        <w:t>financial expenses incurred in</w:t>
      </w:r>
      <w:r>
        <w:rPr>
          <w:lang w:val="en-US"/>
        </w:rPr>
        <w:t xml:space="preserve"> implementing and operating AI systems. </w:t>
      </w:r>
      <w:r w:rsidR="00EB5DFF" w:rsidRPr="6E19D5D5">
        <w:rPr>
          <w:lang w:val="en-US"/>
        </w:rPr>
        <w:t>AI is not cheap. Infrastructure costs, API usage,</w:t>
      </w:r>
      <w:r w:rsidR="00AE5BE9">
        <w:rPr>
          <w:lang w:val="en-US"/>
        </w:rPr>
        <w:t xml:space="preserve"> </w:t>
      </w:r>
      <w:r w:rsidR="00EB5DFF" w:rsidRPr="6E19D5D5">
        <w:rPr>
          <w:lang w:val="en-US"/>
        </w:rPr>
        <w:t xml:space="preserve">vendor licensing, and the </w:t>
      </w:r>
      <w:r w:rsidR="0037118C">
        <w:rPr>
          <w:lang w:val="en-US"/>
        </w:rPr>
        <w:t xml:space="preserve">investment </w:t>
      </w:r>
      <w:r w:rsidR="00EB5DFF" w:rsidRPr="6E19D5D5">
        <w:rPr>
          <w:lang w:val="en-US"/>
        </w:rPr>
        <w:t xml:space="preserve">required to implement and maintain AI systems are consistently identified as real </w:t>
      </w:r>
      <w:r w:rsidR="00EB5DFF" w:rsidRPr="6E19D5D5">
        <w:rPr>
          <w:lang w:val="en-US"/>
        </w:rPr>
        <w:lastRenderedPageBreak/>
        <w:t xml:space="preserve">costs. Interviewee 7 noted: “AI is also very expensive. That’s something that we don’t take into consideration.” </w:t>
      </w:r>
      <w:r w:rsidR="00903962">
        <w:t>The scale of commitment can be substantial: interviewee 9 noted her agency had invested “millions in</w:t>
      </w:r>
      <w:r w:rsidR="00BA3129">
        <w:t xml:space="preserve"> our </w:t>
      </w:r>
      <w:r w:rsidR="00903962">
        <w:t>agentic tool chain.” Several participants also cautioned that current prices understate the eventual cost; interviewee 16 observed that “a lot of AI is subsidized now” and expected that “these prices will go up” as the market matures.</w:t>
      </w:r>
      <w:r w:rsidR="00903962" w:rsidRPr="6E19D5D5">
        <w:rPr>
          <w:lang w:val="en-US"/>
        </w:rPr>
        <w:t xml:space="preserve"> </w:t>
      </w:r>
    </w:p>
    <w:p w14:paraId="33A3576C" w14:textId="294448B5" w:rsidR="00EB5DFF" w:rsidRPr="00EE60F5" w:rsidRDefault="00EB5DFF" w:rsidP="6E19D5D5">
      <w:pPr>
        <w:rPr>
          <w:i/>
          <w:iCs/>
          <w:lang w:val="en-US"/>
        </w:rPr>
      </w:pPr>
      <w:r w:rsidRPr="007B7A6A">
        <w:rPr>
          <w:i/>
          <w:iCs/>
          <w:lang w:val="en-US"/>
        </w:rPr>
        <w:t>Job replacement</w:t>
      </w:r>
      <w:r w:rsidR="007B7A6A">
        <w:rPr>
          <w:lang w:val="en-US"/>
        </w:rPr>
        <w:t xml:space="preserve"> refers to the loss of jobs or drastic changes in roles. </w:t>
      </w:r>
      <w:r w:rsidR="00C416FD">
        <w:rPr>
          <w:lang w:val="en-US"/>
        </w:rPr>
        <w:t>Job replacement</w:t>
      </w:r>
      <w:r w:rsidRPr="6E19D5D5">
        <w:rPr>
          <w:lang w:val="en-US"/>
        </w:rPr>
        <w:t xml:space="preserve"> is acknowledged across interviews as a potential downside of using agentic AI. However, while this might be a logical mirror to the increased efficiency, only interviewee 7 describes an occurrence of job loss </w:t>
      </w:r>
      <w:r w:rsidR="00966804">
        <w:rPr>
          <w:lang w:val="en-US"/>
        </w:rPr>
        <w:t>,</w:t>
      </w:r>
      <w:r w:rsidRPr="6E19D5D5">
        <w:rPr>
          <w:lang w:val="en-US"/>
        </w:rPr>
        <w:t>“What happened is we fired half the people, right? That’s terrible, I did not sleep for a week.”</w:t>
      </w:r>
      <w:r w:rsidR="00443AD4">
        <w:rPr>
          <w:lang w:val="en-US"/>
        </w:rPr>
        <w:t xml:space="preserve"> Interviewee 4 noted the general attitude</w:t>
      </w:r>
      <w:r w:rsidR="00966804">
        <w:rPr>
          <w:lang w:val="en-US"/>
        </w:rPr>
        <w:t>,</w:t>
      </w:r>
      <w:r w:rsidR="00443AD4">
        <w:rPr>
          <w:lang w:val="en-US"/>
        </w:rPr>
        <w:t xml:space="preserve"> </w:t>
      </w:r>
      <w:r w:rsidR="00D76473">
        <w:rPr>
          <w:lang w:val="en-US"/>
        </w:rPr>
        <w:t>“</w:t>
      </w:r>
      <w:r w:rsidR="00A56EAF">
        <w:t>people should be very afraid</w:t>
      </w:r>
      <w:r w:rsidR="00AB7EEE">
        <w:t xml:space="preserve"> </w:t>
      </w:r>
      <w:r w:rsidR="00D76473">
        <w:t>that</w:t>
      </w:r>
      <w:r w:rsidR="00A56EAF">
        <w:t xml:space="preserve"> </w:t>
      </w:r>
      <w:r w:rsidR="00D76473">
        <w:t>t</w:t>
      </w:r>
      <w:r w:rsidR="00A56EAF">
        <w:t>heir job is totally going to be different. And if you don’t change with the job, you find yourself out of a job.”</w:t>
      </w:r>
      <w:r w:rsidR="00A56EAF" w:rsidRPr="6E19D5D5">
        <w:rPr>
          <w:lang w:val="en-US"/>
        </w:rPr>
        <w:t xml:space="preserve"> </w:t>
      </w:r>
      <w:r w:rsidRPr="6E19D5D5">
        <w:rPr>
          <w:lang w:val="en-US"/>
        </w:rPr>
        <w:t xml:space="preserve">In other examples, interviewees describe more or different work being picked up. Interviewee 13 notes regarding job displacement: “this might happen, that you get redundancies, but it is not the way I think companies are doing it right now.” </w:t>
      </w:r>
    </w:p>
    <w:p w14:paraId="1C5D88E0" w14:textId="77777777" w:rsidR="00EB5DFF" w:rsidRPr="00EE60F5" w:rsidRDefault="00EB5DFF" w:rsidP="00EB5DFF">
      <w:pPr>
        <w:pStyle w:val="Heading3"/>
        <w:rPr>
          <w:highlight w:val="yellow"/>
        </w:rPr>
      </w:pPr>
      <w:r>
        <w:t>4.4.3</w:t>
      </w:r>
      <w:r>
        <w:tab/>
        <w:t>Risks</w:t>
      </w:r>
    </w:p>
    <w:p w14:paraId="4B58CD85" w14:textId="77777777" w:rsidR="00EB5DFF" w:rsidRPr="00EE60F5" w:rsidRDefault="00EB5DFF" w:rsidP="00EB5DFF">
      <w:r w:rsidRPr="6E19D5D5">
        <w:rPr>
          <w:lang w:val="en-US"/>
        </w:rPr>
        <w:t>Risks differ from sacrifices in that they represent potential rather than certain negative outcomes. Three risk categories are prominent: hallucinations, security and privacy violations, and negative brand impact.</w:t>
      </w:r>
    </w:p>
    <w:p w14:paraId="28D1407C" w14:textId="7FBC8DC2" w:rsidR="00EB5DFF" w:rsidRPr="00EE60F5" w:rsidRDefault="00EB5DFF" w:rsidP="00EB5DFF">
      <w:r w:rsidRPr="6E19D5D5">
        <w:rPr>
          <w:i/>
          <w:iCs/>
          <w:lang w:val="en-US"/>
        </w:rPr>
        <w:t>Hallucination risk</w:t>
      </w:r>
      <w:r w:rsidRPr="6E19D5D5">
        <w:rPr>
          <w:lang w:val="en-US"/>
        </w:rPr>
        <w:t xml:space="preserve"> refers to the chance that AI might provide </w:t>
      </w:r>
      <w:r w:rsidR="005849AF">
        <w:rPr>
          <w:lang w:val="en-US"/>
        </w:rPr>
        <w:t>incorrect answers that are not consistent</w:t>
      </w:r>
      <w:r w:rsidRPr="6E19D5D5">
        <w:rPr>
          <w:lang w:val="en-US"/>
        </w:rPr>
        <w:t xml:space="preserve"> with the provided information. While it is often noted, it is rarely described as an impactful issue. Interviewee 11 notes hallucination as a risk, but adds</w:t>
      </w:r>
      <w:r w:rsidR="00E838CE">
        <w:rPr>
          <w:lang w:val="en-US"/>
        </w:rPr>
        <w:t>,</w:t>
      </w:r>
      <w:r w:rsidRPr="6E19D5D5">
        <w:rPr>
          <w:lang w:val="en-US"/>
        </w:rPr>
        <w:t xml:space="preserve"> “Hallucinations do not happen that often”. Interviewee 10 noted, “Hallucination is not your biggest blocker right now, and definitely not a reason to delay”. Interviewee 12 noted the need to stay aware of it: </w:t>
      </w:r>
    </w:p>
    <w:p w14:paraId="7EA38E5D" w14:textId="77777777" w:rsidR="00EB5DFF" w:rsidRPr="00EE60F5" w:rsidRDefault="00EB5DFF" w:rsidP="003A34E9">
      <w:pPr>
        <w:pStyle w:val="Quote"/>
      </w:pPr>
      <w:r w:rsidRPr="205B8843">
        <w:t>I do not think of AI as being infallible. […] If you don’t have an understanding of your domain, then just sort of blindly trust AI, I think most people would agree that is kind of a risky place to put yourself in.</w:t>
      </w:r>
    </w:p>
    <w:p w14:paraId="63998443" w14:textId="4453AEA1" w:rsidR="00EB5DFF" w:rsidRPr="004951D2" w:rsidRDefault="00EB5DFF" w:rsidP="00EB5DFF">
      <w:r w:rsidRPr="6E19D5D5">
        <w:rPr>
          <w:lang w:val="en-US"/>
        </w:rPr>
        <w:lastRenderedPageBreak/>
        <w:t xml:space="preserve">Security and privacy violations are </w:t>
      </w:r>
      <w:r w:rsidR="1496562C" w:rsidRPr="205B8843">
        <w:rPr>
          <w:lang w:val="en-US"/>
        </w:rPr>
        <w:t xml:space="preserve">also </w:t>
      </w:r>
      <w:r w:rsidRPr="6E19D5D5">
        <w:rPr>
          <w:lang w:val="en-US"/>
        </w:rPr>
        <w:t xml:space="preserve">most consistently noted as risks. The concern centers on data that enters AI systems outside of what would be compliant, but might include any violation of law, policy, or user’s trust regarding security and privacy. </w:t>
      </w:r>
      <w:r w:rsidR="007F7875">
        <w:t xml:space="preserve">interviewee 9 noted that clients are “concerned that their </w:t>
      </w:r>
      <w:r w:rsidR="00A44452">
        <w:t>PII, basically any of their customer data or business-sensitive data,</w:t>
      </w:r>
      <w:r w:rsidR="007F7875">
        <w:t xml:space="preserve"> is </w:t>
      </w:r>
      <w:r w:rsidR="009B29E4">
        <w:t>going to</w:t>
      </w:r>
      <w:r w:rsidR="007F7875">
        <w:t xml:space="preserve"> go into an AI tool,” while interviewee 2 stressed the need for “maximum privacy and security in place,” keeping data “secure” and “closed.” </w:t>
      </w:r>
      <w:r w:rsidRPr="6E19D5D5">
        <w:rPr>
          <w:lang w:val="en-US"/>
        </w:rPr>
        <w:t>Interviewee 13 described:</w:t>
      </w:r>
    </w:p>
    <w:p w14:paraId="1373EF8F" w14:textId="77777777" w:rsidR="00EB5DFF" w:rsidRDefault="00EB5DFF" w:rsidP="003A34E9">
      <w:pPr>
        <w:pStyle w:val="Quote"/>
      </w:pPr>
      <w:r w:rsidRPr="205B8843">
        <w:t>Companies are already afraid to use certain tools because ‘how does it look on the GDPR side?’, ‘Are we allowed to track data from our customers?’ And this is the first step. I think the agentic level, taking like two or three tools where you’re already not, uh, where you’re already afraid to use them, and then giving it to an agent… that’s, that’s three, four levels more difficult.</w:t>
      </w:r>
    </w:p>
    <w:p w14:paraId="11411653" w14:textId="414E7C50" w:rsidR="005B332B" w:rsidRPr="00F2696B" w:rsidRDefault="00386BA0" w:rsidP="005B332B">
      <w:r w:rsidRPr="5F622639">
        <w:rPr>
          <w:lang w:val="en-US"/>
        </w:rPr>
        <w:t xml:space="preserve">While AI can give erroneous </w:t>
      </w:r>
      <w:r w:rsidR="00282E77" w:rsidRPr="5F622639">
        <w:rPr>
          <w:lang w:val="en-US"/>
        </w:rPr>
        <w:t xml:space="preserve">output, </w:t>
      </w:r>
      <w:r w:rsidR="00F608AB" w:rsidRPr="5F622639">
        <w:rPr>
          <w:lang w:val="en-US"/>
        </w:rPr>
        <w:t xml:space="preserve">it is logical to </w:t>
      </w:r>
      <w:r w:rsidR="004A6621" w:rsidRPr="5F622639">
        <w:rPr>
          <w:lang w:val="en-US"/>
        </w:rPr>
        <w:t>compare that to human mistakes that would have occurred otherwise</w:t>
      </w:r>
      <w:r w:rsidR="00532AD5" w:rsidRPr="5F622639">
        <w:rPr>
          <w:lang w:val="en-US"/>
        </w:rPr>
        <w:t>.</w:t>
      </w:r>
      <w:r w:rsidR="005B332B" w:rsidRPr="5F622639">
        <w:rPr>
          <w:lang w:val="en-US"/>
        </w:rPr>
        <w:t xml:space="preserve"> Interviewee 3 noted that “Sometimes in analysis, people find data points to prove their point versus being objective about what the data is saying to you.”</w:t>
      </w:r>
    </w:p>
    <w:p w14:paraId="090239D5" w14:textId="77777777" w:rsidR="005B332B" w:rsidRPr="00F2696B" w:rsidRDefault="005B332B" w:rsidP="005B332B">
      <w:r>
        <w:t xml:space="preserve"> Interviewee 13 relates the performance of AI agents to a mediocre employee:</w:t>
      </w:r>
    </w:p>
    <w:p w14:paraId="35716564" w14:textId="77777777" w:rsidR="005B332B" w:rsidRPr="00F2696B" w:rsidRDefault="005B332B" w:rsidP="005B332B">
      <w:pPr>
        <w:pStyle w:val="Quote"/>
      </w:pPr>
      <w:r>
        <w:t>You can always build something very quickly that gives you the same information as if you would have an analyst sitting there. It’s not as good as if you would have a great analyst, but it’s pretty much the same as if you have a mediocre one and still have to sense-check what comes out of it.</w:t>
      </w:r>
    </w:p>
    <w:p w14:paraId="0E4BB8BD" w14:textId="77777777" w:rsidR="00532AD5" w:rsidRDefault="00532AD5" w:rsidP="00532AD5">
      <w:r>
        <w:t>Characterization</w:t>
      </w:r>
      <w:r w:rsidR="005B332B">
        <w:t xml:space="preserve"> of agentic AI as equivalent to “a mediocre analyst that you still have to </w:t>
      </w:r>
      <w:r>
        <w:t>sense-check</w:t>
      </w:r>
      <w:r w:rsidR="005B332B">
        <w:t>” implies a standard where some level of error is accepted as normal and managed through review, the same standard already applied to human junior analysts.</w:t>
      </w:r>
    </w:p>
    <w:p w14:paraId="61BA0608" w14:textId="7230F525" w:rsidR="00EB5DFF" w:rsidRDefault="00EB5DFF" w:rsidP="00532AD5">
      <w:pPr>
        <w:rPr>
          <w:lang w:val="en-US"/>
        </w:rPr>
      </w:pPr>
      <w:r w:rsidRPr="6E19D5D5">
        <w:rPr>
          <w:i/>
          <w:iCs/>
          <w:lang w:val="en-US"/>
        </w:rPr>
        <w:t>Brand risk</w:t>
      </w:r>
      <w:r w:rsidRPr="6E19D5D5">
        <w:rPr>
          <w:lang w:val="en-US"/>
        </w:rPr>
        <w:t xml:space="preserve"> is also frequently noted and is concerned with the degradation of users’ perception or the brand resulting from AI use. Content that is off-brand, tonally inappropriate, </w:t>
      </w:r>
      <w:r w:rsidRPr="6E19D5D5">
        <w:rPr>
          <w:lang w:val="en-US"/>
        </w:rPr>
        <w:lastRenderedPageBreak/>
        <w:t>or perceived as inauthentic might negatively impact the organization. When asked for the risks of agentic AI, interviewee 6 noted: “It is mainly brand control, I would say. It is also going to say some stupid stuff, and that is a very important one.” Interviewee 15 experienced the negative effects after using AI-generated messages; she observed, “The customer sees through that pretty quickly”, she noted it was “just a bit too much of a shortcut with this use case”</w:t>
      </w:r>
    </w:p>
    <w:p w14:paraId="2862EBCA" w14:textId="17A56D3A" w:rsidR="00193055" w:rsidRDefault="00193055" w:rsidP="00193055">
      <w:bookmarkStart w:id="400" w:name="OLE_LINK7"/>
      <w:r>
        <w:rPr>
          <w:lang w:val="en-US"/>
        </w:rPr>
        <w:t>Conversely</w:t>
      </w:r>
      <w:r w:rsidRPr="6E19D5D5">
        <w:rPr>
          <w:lang w:val="en-US"/>
        </w:rPr>
        <w:t xml:space="preserve"> organizations leverage agentic AI to counteract brand risk. Interviewee 3 explains “The branding team trained the assistant on our branding guidelines and different personas. And then that assistant tells you if this is brand-aligned</w:t>
      </w:r>
      <w:r w:rsidR="003B7B75">
        <w:rPr>
          <w:lang w:val="en-US"/>
        </w:rPr>
        <w:t>”</w:t>
      </w:r>
      <w:r w:rsidRPr="6E19D5D5">
        <w:rPr>
          <w:lang w:val="en-US"/>
        </w:rPr>
        <w:t xml:space="preserve">. Likewise, interviewee 16 described governance agents that ensure generated content adheres to tone-of-voice and visual brand standards at scale, and notes that this agent is now in place to validate human content. </w:t>
      </w:r>
    </w:p>
    <w:p w14:paraId="75FC7B85" w14:textId="77777777" w:rsidR="00193055" w:rsidRDefault="00193055" w:rsidP="00193055">
      <w:r>
        <w:t>His case provides a good analysis of this paradox; in addition to AI, humans can also create content that is not brand-aligned. Interviewee 16 thinks AI might already outperform humans and decided to measure the difference:</w:t>
      </w:r>
    </w:p>
    <w:p w14:paraId="721BA708" w14:textId="77777777" w:rsidR="00193055" w:rsidRDefault="00193055" w:rsidP="00193055">
      <w:pPr>
        <w:pStyle w:val="Quote"/>
      </w:pPr>
      <w:r>
        <w:t>I’m logging a quality score based on these guidelines, and I do want to see this quality score go up. But I also want a human quality score next to it, so we can benchmark how we’re doing compared to the traditional way of working, so we can prove it’s better. Because otherwise it’s a feeling.</w:t>
      </w:r>
    </w:p>
    <w:p w14:paraId="4100866A" w14:textId="4C3172AA" w:rsidR="00C670BD" w:rsidRDefault="00193055" w:rsidP="00C670BD">
      <w:pPr>
        <w:rPr>
          <w:lang w:val="en-US"/>
        </w:rPr>
      </w:pPr>
      <w:r w:rsidRPr="5F622639">
        <w:rPr>
          <w:lang w:val="en-US"/>
        </w:rPr>
        <w:t xml:space="preserve">The examples seem to indicate that brand risk is not a question about whether you are using AI, but rather how you are using AI. </w:t>
      </w:r>
      <w:commentRangeStart w:id="401"/>
      <w:commentRangeStart w:id="402"/>
      <w:commentRangeStart w:id="403"/>
      <w:r w:rsidRPr="5F622639">
        <w:rPr>
          <w:lang w:val="en-US"/>
        </w:rPr>
        <w:t xml:space="preserve">Furthermore, the organizations most exposed to AI-driven brand risk are therefore also the ones with the strongest incentive to invest in AI-driven brand control. </w:t>
      </w:r>
      <w:bookmarkEnd w:id="400"/>
      <w:commentRangeEnd w:id="401"/>
      <w:r w:rsidR="00683DDC">
        <w:rPr>
          <w:rStyle w:val="CommentReference"/>
          <w:sz w:val="22"/>
          <w:szCs w:val="22"/>
          <w:lang w:val="en-US"/>
        </w:rPr>
        <w:commentReference w:id="401"/>
      </w:r>
      <w:commentRangeEnd w:id="402"/>
      <w:r>
        <w:rPr>
          <w:rStyle w:val="CommentReference"/>
          <w:sz w:val="22"/>
          <w:szCs w:val="22"/>
          <w:lang w:val="en-US"/>
        </w:rPr>
        <w:commentReference w:id="402"/>
      </w:r>
      <w:commentRangeEnd w:id="403"/>
      <w:r w:rsidR="00544A7A">
        <w:rPr>
          <w:rStyle w:val="CommentReference"/>
          <w:sz w:val="22"/>
          <w:szCs w:val="22"/>
          <w:lang w:val="en-US"/>
        </w:rPr>
        <w:commentReference w:id="403"/>
      </w:r>
    </w:p>
    <w:p w14:paraId="76FCE0E6" w14:textId="77777777" w:rsidR="006F2E75" w:rsidRDefault="00000000">
      <w:commentRangeStart w:id="404"/>
      <w:r>
        <w:t>Taken together, the benefits, sacrifices, and risks above describe the value agentic AI can produce. Their realization, however, is highly uneven: the same use case proved transformative in one organization and stalled in another. Table 5 illustrates this divergence for the three most frequently reported use cases.</w:t>
      </w:r>
      <w:commentRangeEnd w:id="404"/>
      <w:r>
        <w:rPr>
          <w:rStyle w:val="CommentReference"/>
          <w:sz w:val="22"/>
          <w:szCs w:val="22"/>
        </w:rPr>
        <w:commentReference w:id="404"/>
      </w:r>
    </w:p>
    <w:p w14:paraId="3FC15969" w14:textId="77777777" w:rsidR="00880ADC" w:rsidRDefault="00880ADC">
      <w:pPr>
        <w:rPr>
          <w:b/>
        </w:rPr>
      </w:pPr>
      <w:r>
        <w:rPr>
          <w:b/>
        </w:rPr>
        <w:lastRenderedPageBreak/>
        <w:br w:type="page"/>
      </w:r>
    </w:p>
    <w:p w14:paraId="4C426A66" w14:textId="39BA6BAB" w:rsidR="00EB5DFF" w:rsidRDefault="00EB5DFF" w:rsidP="00EB5DFF">
      <w:pPr>
        <w:ind w:firstLine="0"/>
      </w:pPr>
      <w:commentRangeStart w:id="405"/>
      <w:commentRangeStart w:id="406"/>
      <w:r>
        <w:rPr>
          <w:b/>
        </w:rPr>
        <w:lastRenderedPageBreak/>
        <w:t>Table 5</w:t>
      </w:r>
    </w:p>
    <w:p w14:paraId="2AF8B4EE" w14:textId="77777777" w:rsidR="00EB5DFF" w:rsidRDefault="00EB5DFF" w:rsidP="00EB5DFF">
      <w:pPr>
        <w:ind w:firstLine="0"/>
      </w:pPr>
      <w:r>
        <w:rPr>
          <w:i/>
        </w:rPr>
        <w:t>Examples of comparable use cases with highly divergent outcomes</w:t>
      </w:r>
    </w:p>
    <w:tbl>
      <w:tblPr>
        <w:tblW w:w="9356" w:type="dxa"/>
        <w:tblBorders>
          <w:top w:val="nil"/>
          <w:left w:val="nil"/>
          <w:bottom w:val="nil"/>
          <w:right w:val="nil"/>
          <w:insideH w:val="nil"/>
          <w:insideV w:val="nil"/>
        </w:tblBorders>
        <w:tblLayout w:type="fixed"/>
        <w:tblLook w:val="0600" w:firstRow="0" w:lastRow="0" w:firstColumn="0" w:lastColumn="0" w:noHBand="1" w:noVBand="1"/>
      </w:tblPr>
      <w:tblGrid>
        <w:gridCol w:w="1418"/>
        <w:gridCol w:w="3827"/>
        <w:gridCol w:w="4111"/>
      </w:tblGrid>
      <w:tr w:rsidR="00EB5DFF" w14:paraId="513F199F" w14:textId="77777777" w:rsidTr="5F622639">
        <w:trPr>
          <w:trHeight w:val="270"/>
        </w:trPr>
        <w:tc>
          <w:tcPr>
            <w:tcW w:w="1418"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2241DB31" w14:textId="77777777" w:rsidR="00EB5DFF" w:rsidRDefault="00EB5DFF">
            <w:pPr>
              <w:spacing w:line="360" w:lineRule="auto"/>
              <w:ind w:firstLine="0"/>
              <w:rPr>
                <w:b/>
                <w:bCs/>
                <w:sz w:val="20"/>
                <w:szCs w:val="20"/>
              </w:rPr>
            </w:pPr>
            <w:r>
              <w:rPr>
                <w:b/>
                <w:bCs/>
                <w:sz w:val="20"/>
                <w:szCs w:val="20"/>
              </w:rPr>
              <w:t>Use case</w:t>
            </w:r>
          </w:p>
        </w:tc>
        <w:tc>
          <w:tcPr>
            <w:tcW w:w="3827"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3829A47" w14:textId="77777777" w:rsidR="00EB5DFF" w:rsidRDefault="00EB5DFF">
            <w:pPr>
              <w:spacing w:line="360" w:lineRule="auto"/>
              <w:ind w:firstLine="0"/>
              <w:rPr>
                <w:b/>
                <w:bCs/>
                <w:sz w:val="20"/>
                <w:szCs w:val="20"/>
              </w:rPr>
            </w:pPr>
            <w:r>
              <w:rPr>
                <w:b/>
                <w:bCs/>
                <w:sz w:val="20"/>
                <w:szCs w:val="20"/>
              </w:rPr>
              <w:t>Where it created value</w:t>
            </w:r>
          </w:p>
        </w:tc>
        <w:tc>
          <w:tcPr>
            <w:tcW w:w="4111" w:type="dxa"/>
            <w:tcBorders>
              <w:top w:val="single" w:sz="7" w:space="0" w:color="000000" w:themeColor="text1"/>
              <w:left w:val="nil"/>
              <w:bottom w:val="single" w:sz="7" w:space="0" w:color="000000" w:themeColor="text1"/>
              <w:right w:val="nil"/>
            </w:tcBorders>
            <w:tcMar>
              <w:top w:w="0" w:type="dxa"/>
              <w:left w:w="100" w:type="dxa"/>
              <w:bottom w:w="0" w:type="dxa"/>
              <w:right w:w="100" w:type="dxa"/>
            </w:tcMar>
          </w:tcPr>
          <w:p w14:paraId="54656777" w14:textId="77777777" w:rsidR="00EB5DFF" w:rsidRDefault="00EB5DFF">
            <w:pPr>
              <w:spacing w:line="360" w:lineRule="auto"/>
              <w:ind w:firstLine="0"/>
              <w:rPr>
                <w:b/>
                <w:bCs/>
                <w:sz w:val="20"/>
                <w:szCs w:val="20"/>
              </w:rPr>
            </w:pPr>
            <w:r>
              <w:rPr>
                <w:b/>
                <w:bCs/>
                <w:sz w:val="20"/>
                <w:szCs w:val="20"/>
              </w:rPr>
              <w:t>Where it fell short</w:t>
            </w:r>
          </w:p>
        </w:tc>
      </w:tr>
      <w:tr w:rsidR="00EB5DFF" w14:paraId="2BD3A920" w14:textId="77777777">
        <w:trPr>
          <w:trHeight w:val="270"/>
        </w:trPr>
        <w:tc>
          <w:tcPr>
            <w:tcW w:w="1418" w:type="dxa"/>
            <w:tcBorders>
              <w:top w:val="nil"/>
              <w:left w:val="nil"/>
              <w:bottom w:val="nil"/>
              <w:right w:val="nil"/>
            </w:tcBorders>
            <w:tcMar>
              <w:top w:w="0" w:type="dxa"/>
              <w:left w:w="100" w:type="dxa"/>
              <w:bottom w:w="0" w:type="dxa"/>
              <w:right w:w="100" w:type="dxa"/>
            </w:tcMar>
          </w:tcPr>
          <w:p w14:paraId="7CC6B6FC" w14:textId="77777777" w:rsidR="00EB5DFF" w:rsidRDefault="00EB5DFF">
            <w:pPr>
              <w:spacing w:line="360" w:lineRule="auto"/>
              <w:ind w:firstLine="0"/>
              <w:rPr>
                <w:sz w:val="20"/>
                <w:szCs w:val="20"/>
              </w:rPr>
            </w:pPr>
            <w:r>
              <w:rPr>
                <w:sz w:val="20"/>
                <w:szCs w:val="20"/>
              </w:rPr>
              <w:t>Self-service analytics</w:t>
            </w:r>
          </w:p>
        </w:tc>
        <w:tc>
          <w:tcPr>
            <w:tcW w:w="3827" w:type="dxa"/>
            <w:tcBorders>
              <w:top w:val="nil"/>
              <w:left w:val="nil"/>
              <w:bottom w:val="nil"/>
              <w:right w:val="nil"/>
            </w:tcBorders>
            <w:tcMar>
              <w:top w:w="0" w:type="dxa"/>
              <w:left w:w="100" w:type="dxa"/>
              <w:bottom w:w="0" w:type="dxa"/>
              <w:right w:w="100" w:type="dxa"/>
            </w:tcMar>
          </w:tcPr>
          <w:p w14:paraId="6E66D3A9" w14:textId="77777777" w:rsidR="00EB5DFF" w:rsidRDefault="00EB5DFF">
            <w:pPr>
              <w:spacing w:line="360" w:lineRule="auto"/>
              <w:ind w:firstLine="0"/>
              <w:rPr>
                <w:sz w:val="20"/>
                <w:szCs w:val="20"/>
              </w:rPr>
            </w:pPr>
            <w:r>
              <w:rPr>
                <w:sz w:val="20"/>
                <w:szCs w:val="20"/>
              </w:rPr>
              <w:t>Data sources were connected directly to the agent; Reporting requests were answered in minutes (Interviewees 15, 4)</w:t>
            </w:r>
          </w:p>
        </w:tc>
        <w:tc>
          <w:tcPr>
            <w:tcW w:w="4111" w:type="dxa"/>
            <w:tcBorders>
              <w:top w:val="nil"/>
              <w:left w:val="nil"/>
              <w:bottom w:val="nil"/>
              <w:right w:val="nil"/>
            </w:tcBorders>
            <w:tcMar>
              <w:top w:w="0" w:type="dxa"/>
              <w:left w:w="100" w:type="dxa"/>
              <w:bottom w:w="0" w:type="dxa"/>
              <w:right w:w="100" w:type="dxa"/>
            </w:tcMar>
          </w:tcPr>
          <w:p w14:paraId="79D2ECCF" w14:textId="77777777" w:rsidR="00EB5DFF" w:rsidRDefault="00EB5DFF">
            <w:pPr>
              <w:spacing w:line="360" w:lineRule="auto"/>
              <w:ind w:firstLine="0"/>
              <w:rPr>
                <w:sz w:val="20"/>
                <w:szCs w:val="20"/>
              </w:rPr>
            </w:pPr>
            <w:r>
              <w:rPr>
                <w:sz w:val="20"/>
                <w:szCs w:val="20"/>
              </w:rPr>
              <w:t>The lack of integration or presence of data infrastructure yielded the need for manual workarounds (Interviewee 3)</w:t>
            </w:r>
          </w:p>
        </w:tc>
      </w:tr>
      <w:tr w:rsidR="00EB5DFF" w14:paraId="4327212D" w14:textId="77777777">
        <w:trPr>
          <w:trHeight w:val="270"/>
        </w:trPr>
        <w:tc>
          <w:tcPr>
            <w:tcW w:w="1418" w:type="dxa"/>
            <w:tcBorders>
              <w:top w:val="nil"/>
              <w:left w:val="nil"/>
              <w:bottom w:val="nil"/>
              <w:right w:val="nil"/>
            </w:tcBorders>
            <w:tcMar>
              <w:top w:w="0" w:type="dxa"/>
              <w:left w:w="100" w:type="dxa"/>
              <w:bottom w:w="0" w:type="dxa"/>
              <w:right w:w="100" w:type="dxa"/>
            </w:tcMar>
          </w:tcPr>
          <w:p w14:paraId="720C0810" w14:textId="77777777" w:rsidR="00EB5DFF" w:rsidRDefault="00EB5DFF">
            <w:pPr>
              <w:spacing w:line="360" w:lineRule="auto"/>
              <w:ind w:firstLine="0"/>
              <w:rPr>
                <w:sz w:val="20"/>
                <w:szCs w:val="20"/>
              </w:rPr>
            </w:pPr>
            <w:r>
              <w:rPr>
                <w:sz w:val="20"/>
                <w:szCs w:val="20"/>
              </w:rPr>
              <w:t>Content and campaigns</w:t>
            </w:r>
          </w:p>
        </w:tc>
        <w:tc>
          <w:tcPr>
            <w:tcW w:w="3827" w:type="dxa"/>
            <w:tcBorders>
              <w:top w:val="nil"/>
              <w:left w:val="nil"/>
              <w:bottom w:val="nil"/>
              <w:right w:val="nil"/>
            </w:tcBorders>
            <w:tcMar>
              <w:top w:w="0" w:type="dxa"/>
              <w:left w:w="100" w:type="dxa"/>
              <w:bottom w:w="0" w:type="dxa"/>
              <w:right w:w="100" w:type="dxa"/>
            </w:tcMar>
          </w:tcPr>
          <w:p w14:paraId="529E4D0A" w14:textId="77777777" w:rsidR="00EB5DFF" w:rsidRDefault="00EB5DFF">
            <w:pPr>
              <w:spacing w:line="360" w:lineRule="auto"/>
              <w:ind w:firstLine="0"/>
              <w:rPr>
                <w:sz w:val="20"/>
                <w:szCs w:val="20"/>
                <w:lang w:val="en-US"/>
              </w:rPr>
            </w:pPr>
            <w:r w:rsidRPr="5F622639">
              <w:rPr>
                <w:sz w:val="20"/>
                <w:szCs w:val="20"/>
                <w:lang w:val="en-US"/>
              </w:rPr>
              <w:t>Content created by Modular, validated, brand-governed pipelines (Interviewees 6, 9, 16)</w:t>
            </w:r>
          </w:p>
        </w:tc>
        <w:tc>
          <w:tcPr>
            <w:tcW w:w="4111" w:type="dxa"/>
            <w:tcBorders>
              <w:top w:val="nil"/>
              <w:left w:val="nil"/>
              <w:bottom w:val="nil"/>
              <w:right w:val="nil"/>
            </w:tcBorders>
            <w:tcMar>
              <w:top w:w="0" w:type="dxa"/>
              <w:left w:w="100" w:type="dxa"/>
              <w:bottom w:w="0" w:type="dxa"/>
              <w:right w:w="100" w:type="dxa"/>
            </w:tcMar>
          </w:tcPr>
          <w:p w14:paraId="1DFE62F5" w14:textId="77777777" w:rsidR="00EB5DFF" w:rsidRDefault="00EB5DFF">
            <w:pPr>
              <w:spacing w:line="360" w:lineRule="auto"/>
              <w:ind w:firstLine="0"/>
              <w:rPr>
                <w:sz w:val="20"/>
                <w:szCs w:val="20"/>
              </w:rPr>
            </w:pPr>
            <w:r>
              <w:rPr>
                <w:sz w:val="20"/>
                <w:szCs w:val="20"/>
              </w:rPr>
              <w:t>Negative effect on brand due to missing quality validation and brand governance (Interviewee 15)</w:t>
            </w:r>
          </w:p>
        </w:tc>
      </w:tr>
      <w:tr w:rsidR="00EB5DFF" w14:paraId="657EAA70" w14:textId="77777777">
        <w:trPr>
          <w:trHeight w:val="270"/>
        </w:trPr>
        <w:tc>
          <w:tcPr>
            <w:tcW w:w="1418" w:type="dxa"/>
            <w:tcBorders>
              <w:top w:val="nil"/>
              <w:left w:val="nil"/>
              <w:bottom w:val="single" w:sz="4" w:space="0" w:color="auto"/>
              <w:right w:val="nil"/>
            </w:tcBorders>
            <w:tcMar>
              <w:top w:w="0" w:type="dxa"/>
              <w:left w:w="100" w:type="dxa"/>
              <w:bottom w:w="0" w:type="dxa"/>
              <w:right w:w="100" w:type="dxa"/>
            </w:tcMar>
          </w:tcPr>
          <w:p w14:paraId="4F30A2D3" w14:textId="77777777" w:rsidR="00EB5DFF" w:rsidRDefault="00EB5DFF">
            <w:pPr>
              <w:spacing w:line="360" w:lineRule="auto"/>
              <w:ind w:firstLine="0"/>
              <w:rPr>
                <w:sz w:val="20"/>
                <w:szCs w:val="20"/>
              </w:rPr>
            </w:pPr>
            <w:r>
              <w:rPr>
                <w:sz w:val="20"/>
                <w:szCs w:val="20"/>
              </w:rPr>
              <w:t>Customer-facing agents</w:t>
            </w:r>
          </w:p>
        </w:tc>
        <w:tc>
          <w:tcPr>
            <w:tcW w:w="3827" w:type="dxa"/>
            <w:tcBorders>
              <w:top w:val="nil"/>
              <w:left w:val="nil"/>
              <w:bottom w:val="single" w:sz="4" w:space="0" w:color="auto"/>
              <w:right w:val="nil"/>
            </w:tcBorders>
            <w:tcMar>
              <w:top w:w="0" w:type="dxa"/>
              <w:left w:w="100" w:type="dxa"/>
              <w:bottom w:w="0" w:type="dxa"/>
              <w:right w:w="100" w:type="dxa"/>
            </w:tcMar>
          </w:tcPr>
          <w:p w14:paraId="17E34C93" w14:textId="77777777" w:rsidR="00EB5DFF" w:rsidRDefault="00EB5DFF">
            <w:pPr>
              <w:spacing w:line="360" w:lineRule="auto"/>
              <w:ind w:firstLine="0"/>
              <w:rPr>
                <w:sz w:val="20"/>
                <w:szCs w:val="20"/>
              </w:rPr>
            </w:pPr>
            <w:r>
              <w:rPr>
                <w:sz w:val="20"/>
                <w:szCs w:val="20"/>
              </w:rPr>
              <w:t>A deployed chatbot driving retention and upsell (Interviewee 6)</w:t>
            </w:r>
          </w:p>
        </w:tc>
        <w:tc>
          <w:tcPr>
            <w:tcW w:w="4111" w:type="dxa"/>
            <w:tcBorders>
              <w:top w:val="nil"/>
              <w:left w:val="nil"/>
              <w:bottom w:val="single" w:sz="4" w:space="0" w:color="auto"/>
              <w:right w:val="nil"/>
            </w:tcBorders>
            <w:tcMar>
              <w:top w:w="0" w:type="dxa"/>
              <w:left w:w="100" w:type="dxa"/>
              <w:bottom w:w="0" w:type="dxa"/>
              <w:right w:w="100" w:type="dxa"/>
            </w:tcMar>
          </w:tcPr>
          <w:p w14:paraId="05FD67AA" w14:textId="77777777" w:rsidR="00EB5DFF" w:rsidRDefault="00EB5DFF">
            <w:pPr>
              <w:spacing w:line="360" w:lineRule="auto"/>
              <w:ind w:firstLine="0"/>
              <w:rPr>
                <w:sz w:val="20"/>
                <w:szCs w:val="20"/>
              </w:rPr>
            </w:pPr>
            <w:r>
              <w:rPr>
                <w:sz w:val="20"/>
                <w:szCs w:val="20"/>
              </w:rPr>
              <w:t>Early or experimental deployments; withheld in a regulated sector (Interviewee 15)</w:t>
            </w:r>
          </w:p>
        </w:tc>
      </w:tr>
    </w:tbl>
    <w:p w14:paraId="07F9DE2D" w14:textId="77777777" w:rsidR="00DA506C" w:rsidRDefault="00C670BD" w:rsidP="00DA506C">
      <w:bookmarkStart w:id="407" w:name="_Toc231935248"/>
      <w:commentRangeEnd w:id="405"/>
      <w:r>
        <w:rPr>
          <w:rStyle w:val="CommentReference"/>
          <w:sz w:val="22"/>
          <w:szCs w:val="22"/>
        </w:rPr>
        <w:commentReference w:id="405"/>
      </w:r>
      <w:commentRangeEnd w:id="406"/>
      <w:r w:rsidR="0070486A">
        <w:rPr>
          <w:rStyle w:val="CommentReference"/>
          <w:sz w:val="22"/>
          <w:szCs w:val="22"/>
        </w:rPr>
        <w:commentReference w:id="406"/>
      </w:r>
    </w:p>
    <w:p w14:paraId="4AAA27B2" w14:textId="77777777" w:rsidR="0032746D" w:rsidRDefault="0032746D">
      <w:pPr>
        <w:rPr>
          <w:b/>
          <w:bCs/>
          <w:color w:val="00312A"/>
        </w:rPr>
      </w:pPr>
      <w:bookmarkStart w:id="409" w:name="_Toc231935249"/>
      <w:bookmarkEnd w:id="407"/>
      <w:r>
        <w:rPr>
          <w:color w:val="00312A"/>
        </w:rPr>
        <w:br w:type="page"/>
      </w:r>
    </w:p>
    <w:p w14:paraId="32A19B04" w14:textId="6C81CD34" w:rsidR="00EB5DFF" w:rsidRDefault="00EB5DFF" w:rsidP="00EB5DFF">
      <w:pPr>
        <w:pStyle w:val="Heading1"/>
        <w:rPr>
          <w:color w:val="00312A"/>
        </w:rPr>
      </w:pPr>
      <w:r>
        <w:rPr>
          <w:color w:val="00312A"/>
        </w:rPr>
        <w:lastRenderedPageBreak/>
        <w:t>5.</w:t>
      </w:r>
      <w:r>
        <w:rPr>
          <w:color w:val="00312A"/>
        </w:rPr>
        <w:tab/>
        <w:t>Discussion</w:t>
      </w:r>
      <w:bookmarkEnd w:id="409"/>
    </w:p>
    <w:p w14:paraId="2C3C3910" w14:textId="17EE45CD" w:rsidR="00211E4B" w:rsidRPr="00EA14C2" w:rsidRDefault="00EB5DFF" w:rsidP="00211E4B">
      <w:commentRangeStart w:id="410"/>
      <w:r w:rsidRPr="00EA14C2">
        <w:rPr>
          <w:lang w:val="en-US"/>
        </w:rPr>
        <w:t xml:space="preserve">This study set out to understand how marketing managers create value with agentic AI. </w:t>
      </w:r>
      <w:commentRangeStart w:id="411"/>
      <w:r w:rsidRPr="00EA14C2">
        <w:rPr>
          <w:lang w:val="en-US"/>
        </w:rPr>
        <w:t xml:space="preserve"> </w:t>
      </w:r>
      <w:commentRangeEnd w:id="411"/>
      <w:r w:rsidR="00683DDC">
        <w:rPr>
          <w:rStyle w:val="CommentReference"/>
          <w:sz w:val="22"/>
          <w:szCs w:val="22"/>
          <w:lang w:val="en-US"/>
        </w:rPr>
        <w:commentReference w:id="411"/>
      </w:r>
      <w:r w:rsidR="00EA14C2">
        <w:rPr>
          <w:lang w:val="en-US"/>
        </w:rPr>
        <w:t>Gen</w:t>
      </w:r>
      <w:r w:rsidR="00211E4B" w:rsidRPr="00EA14C2">
        <w:rPr>
          <w:lang w:val="en-US"/>
        </w:rPr>
        <w:t xml:space="preserve">AI has moved rapidly from a technical novelty to a consequential development in marketing, yet empirical research into its implications within organizations remains scarce; the existing literature concentrates on </w:t>
      </w:r>
      <w:commentRangeStart w:id="412"/>
      <w:commentRangeStart w:id="413"/>
      <w:r w:rsidR="00211E4B" w:rsidRPr="00EA14C2">
        <w:rPr>
          <w:lang w:val="en-US"/>
        </w:rPr>
        <w:t xml:space="preserve">generative AI </w:t>
      </w:r>
      <w:commentRangeEnd w:id="412"/>
      <w:r w:rsidR="00211E4B" w:rsidRPr="00EA14C2">
        <w:rPr>
          <w:rStyle w:val="CommentReference"/>
          <w:sz w:val="22"/>
          <w:szCs w:val="22"/>
          <w:lang w:val="en-US"/>
        </w:rPr>
        <w:commentReference w:id="412"/>
      </w:r>
      <w:commentRangeEnd w:id="413"/>
      <w:r w:rsidRPr="00EA14C2">
        <w:rPr>
          <w:rStyle w:val="CommentReference"/>
          <w:sz w:val="22"/>
          <w:szCs w:val="22"/>
          <w:lang w:val="en-US"/>
        </w:rPr>
        <w:commentReference w:id="413"/>
      </w:r>
      <w:r w:rsidR="00211E4B" w:rsidRPr="00EA14C2">
        <w:rPr>
          <w:lang w:val="en-US"/>
        </w:rPr>
        <w:t xml:space="preserve">. Scholars have responded by issuing explicit calls for research into agentic AI in the marketing field (Kim, 2025; Mogaji &amp; Jain, 2024; Jain et al., 2024). This study answers those calls directly by providing a grounded empirical account of how marketing managers create value with </w:t>
      </w:r>
      <w:commentRangeStart w:id="414"/>
      <w:r w:rsidR="00211E4B" w:rsidRPr="00EA14C2">
        <w:rPr>
          <w:lang w:val="en-US"/>
        </w:rPr>
        <w:t>agentic</w:t>
      </w:r>
      <w:commentRangeEnd w:id="414"/>
      <w:r w:rsidR="00211E4B" w:rsidRPr="00EA14C2">
        <w:rPr>
          <w:rStyle w:val="CommentReference"/>
          <w:sz w:val="22"/>
          <w:szCs w:val="22"/>
          <w:lang w:val="en-US"/>
        </w:rPr>
        <w:commentReference w:id="414"/>
      </w:r>
      <w:r w:rsidR="00211E4B" w:rsidRPr="00EA14C2">
        <w:rPr>
          <w:lang w:val="en-US"/>
        </w:rPr>
        <w:t xml:space="preserve"> AI. </w:t>
      </w:r>
      <w:commentRangeEnd w:id="410"/>
      <w:r w:rsidRPr="00EA14C2">
        <w:rPr>
          <w:rStyle w:val="CommentReference"/>
          <w:sz w:val="22"/>
          <w:szCs w:val="22"/>
        </w:rPr>
        <w:commentReference w:id="410"/>
      </w:r>
    </w:p>
    <w:p w14:paraId="267AE2C8" w14:textId="77777777" w:rsidR="00EB5DFF" w:rsidRDefault="00EB5DFF" w:rsidP="00EB5DFF">
      <w:pPr>
        <w:pStyle w:val="Heading2"/>
      </w:pPr>
      <w:bookmarkStart w:id="415" w:name="_Toc231935250"/>
      <w:r>
        <w:t>5.1</w:t>
      </w:r>
      <w:r>
        <w:tab/>
        <w:t>Contributions to Theory</w:t>
      </w:r>
      <w:bookmarkEnd w:id="415"/>
    </w:p>
    <w:p w14:paraId="60B14702" w14:textId="42431609" w:rsidR="00EB5DFF" w:rsidRPr="00EA14C2" w:rsidRDefault="00EB5DFF" w:rsidP="00A13249">
      <w:r w:rsidRPr="00EA14C2">
        <w:t xml:space="preserve">The principal theoretical contribution of this study is a process model of managerial value creation with agentic AI (Figure 1). The model links five elements in a loosely ordered chain: </w:t>
      </w:r>
      <w:r w:rsidR="00A13249" w:rsidRPr="00EA14C2">
        <w:t>Observing external conditions</w:t>
      </w:r>
      <w:r w:rsidRPr="00EA14C2">
        <w:t>, includes the progression of AI</w:t>
      </w:r>
      <w:r w:rsidR="00A13249" w:rsidRPr="00EA14C2">
        <w:t xml:space="preserve"> and</w:t>
      </w:r>
      <w:r w:rsidRPr="00EA14C2">
        <w:t xml:space="preserve"> market pressure; </w:t>
      </w:r>
      <w:r w:rsidR="00A13249" w:rsidRPr="00EA14C2">
        <w:t xml:space="preserve">Responding to </w:t>
      </w:r>
      <w:r w:rsidR="00C670BD" w:rsidRPr="00EA14C2">
        <w:t xml:space="preserve">the </w:t>
      </w:r>
      <w:r w:rsidR="00A13249" w:rsidRPr="00EA14C2">
        <w:t xml:space="preserve">internal conditions </w:t>
      </w:r>
      <w:r w:rsidR="00C670BD" w:rsidRPr="00EA14C2">
        <w:t xml:space="preserve">that enable or constrain actions We </w:t>
      </w:r>
      <w:r w:rsidRPr="00EA14C2">
        <w:t xml:space="preserve">the organizational conditions that enable or constrain action; </w:t>
      </w:r>
      <w:r w:rsidRPr="00EA14C2">
        <w:rPr>
          <w:i/>
          <w:iCs/>
        </w:rPr>
        <w:t>steering</w:t>
      </w:r>
      <w:r w:rsidRPr="00EA14C2">
        <w:t xml:space="preserve"> the organization through the managerial responses we call </w:t>
      </w:r>
      <w:r w:rsidRPr="00EA14C2">
        <w:rPr>
          <w:i/>
          <w:iCs/>
        </w:rPr>
        <w:t>reshaping</w:t>
      </w:r>
      <w:r w:rsidRPr="00EA14C2">
        <w:t xml:space="preserve">, </w:t>
      </w:r>
      <w:r w:rsidRPr="00EA14C2">
        <w:rPr>
          <w:i/>
          <w:iCs/>
        </w:rPr>
        <w:t>leveraging</w:t>
      </w:r>
      <w:r w:rsidRPr="00EA14C2">
        <w:t xml:space="preserve">, and </w:t>
      </w:r>
      <w:r w:rsidRPr="00EA14C2">
        <w:rPr>
          <w:i/>
          <w:iCs/>
        </w:rPr>
        <w:t>navigating</w:t>
      </w:r>
      <w:r w:rsidRPr="00EA14C2">
        <w:t xml:space="preserve">; </w:t>
      </w:r>
      <w:r w:rsidRPr="00EA14C2">
        <w:rPr>
          <w:i/>
          <w:iCs/>
        </w:rPr>
        <w:t>applying</w:t>
      </w:r>
      <w:r w:rsidRPr="00EA14C2">
        <w:t xml:space="preserve"> agentic AI through specific use cases and usage strategies; and the value outcomes that result, understood as a portfolio of benefits, sacrifices, and risks. </w:t>
      </w:r>
    </w:p>
    <w:p w14:paraId="227E70D0" w14:textId="674A4DD2" w:rsidR="00345929" w:rsidRPr="00EA14C2" w:rsidRDefault="00345929" w:rsidP="00A13249">
      <w:bookmarkStart w:id="416" w:name="OLE_LINK2"/>
      <w:r w:rsidRPr="00EA14C2">
        <w:rPr>
          <w:lang w:val="en-US"/>
        </w:rPr>
        <w:t>The data shows that similar use cases can yield very different outcomes across organizations.  Based on our analysis, the organizational conditions play a vital role in the successful implementation and use of agentic AI. This includes elements such as the presence of accessible data and managerial behaviors, such as bringing people along</w:t>
      </w:r>
      <w:r w:rsidR="006D38BB">
        <w:rPr>
          <w:lang w:val="en-US"/>
        </w:rPr>
        <w:t xml:space="preserve">, </w:t>
      </w:r>
      <w:r w:rsidRPr="00EA14C2">
        <w:rPr>
          <w:lang w:val="en-US"/>
        </w:rPr>
        <w:t>that play a vital role in the successful implementation and use of agentic AI</w:t>
      </w:r>
      <w:bookmarkEnd w:id="416"/>
      <w:r w:rsidRPr="00EA14C2">
        <w:rPr>
          <w:lang w:val="en-US"/>
        </w:rPr>
        <w:t>.</w:t>
      </w:r>
      <w:commentRangeStart w:id="417"/>
      <w:commentRangeEnd w:id="417"/>
      <w:r w:rsidR="00683DDC" w:rsidRPr="00EA14C2">
        <w:rPr>
          <w:rStyle w:val="CommentReference"/>
          <w:sz w:val="22"/>
          <w:szCs w:val="22"/>
        </w:rPr>
        <w:commentReference w:id="417"/>
      </w:r>
    </w:p>
    <w:p w14:paraId="0BFDFC22" w14:textId="77777777" w:rsidR="00EB5DFF" w:rsidRPr="00EA14C2" w:rsidRDefault="00EB5DFF" w:rsidP="00EB5DFF">
      <w:r w:rsidRPr="00EA14C2">
        <w:t xml:space="preserve">Running through the chain is a set of paradoxes, in which the technology that generates a problem also supplies the means to manage it. The model is offered as an interpretive account of how value is constructed: it makes visible the impact of the organizational context and highlights how the managerial work, which includes observing, steering (including the behaviors </w:t>
      </w:r>
      <w:r w:rsidRPr="00EA14C2">
        <w:lastRenderedPageBreak/>
        <w:t>leveraging, reshaping, and navigating), and applying, through which agentic AI is turned into value.</w:t>
      </w:r>
    </w:p>
    <w:p w14:paraId="29BE671D" w14:textId="7F0D410C" w:rsidR="00EB5DFF" w:rsidRPr="002779EF" w:rsidDel="00346E28" w:rsidRDefault="00EB5DFF" w:rsidP="00EB5DFF">
      <w:pPr>
        <w:pStyle w:val="Heading3"/>
        <w:rPr>
          <w:del w:id="418" w:author="Luttik, Daan" w:date="2026-06-13T21:29:00Z" w16du:dateUtc="2026-06-13T19:29:00Z"/>
        </w:rPr>
      </w:pPr>
      <w:del w:id="419" w:author="Luttik, Daan" w:date="2026-06-13T21:29:00Z" w16du:dateUtc="2026-06-13T19:29:00Z">
        <w:r w:rsidDel="00346E28">
          <w:delText>5.1.1</w:delText>
        </w:r>
        <w:r w:rsidDel="00346E28">
          <w:tab/>
        </w:r>
        <w:r w:rsidRPr="002779EF" w:rsidDel="00346E28">
          <w:delText xml:space="preserve">Agentic AI </w:delText>
        </w:r>
        <w:commentRangeStart w:id="420"/>
        <w:r w:rsidRPr="002779EF" w:rsidDel="00346E28">
          <w:delText>value</w:delText>
        </w:r>
        <w:commentRangeEnd w:id="420"/>
        <w:r w:rsidR="00683DDC" w:rsidRPr="002779EF" w:rsidDel="00346E28">
          <w:rPr>
            <w:rStyle w:val="CommentReference"/>
            <w:sz w:val="22"/>
            <w:szCs w:val="22"/>
          </w:rPr>
          <w:commentReference w:id="420"/>
        </w:r>
        <w:r w:rsidRPr="002779EF" w:rsidDel="00346E28">
          <w:delText xml:space="preserve"> creation as a continuation of digital transformation.</w:delText>
        </w:r>
      </w:del>
    </w:p>
    <w:p w14:paraId="0886974F" w14:textId="77777777" w:rsidR="00EB5DFF" w:rsidRPr="002779EF" w:rsidRDefault="00EB5DFF" w:rsidP="00EB5DFF">
      <w:r w:rsidRPr="6E19D5D5">
        <w:rPr>
          <w:lang w:val="en-US"/>
        </w:rPr>
        <w:t>In line with earlier work on digital transformation by Enholm et al. (2022), we observe the crucial role of technical conditions, data and infrastructure; the organizational context, including culture, management support, organizational readiness, and more; and we still observe efficiency as one of the main benefits of AI. However, we also observe key differences.</w:t>
      </w:r>
    </w:p>
    <w:p w14:paraId="2E676806" w14:textId="6C120A44" w:rsidR="00EB5DFF" w:rsidRPr="002779EF" w:rsidRDefault="00EB5DFF" w:rsidP="00EB5DFF">
      <w:pPr>
        <w:rPr>
          <w:lang w:val="en-US"/>
        </w:rPr>
      </w:pPr>
      <w:r w:rsidRPr="6E19D5D5">
        <w:rPr>
          <w:lang w:val="en-US"/>
        </w:rPr>
        <w:t xml:space="preserve">Where Enholm et al. (2022) still note governance as a key enabler for adopting AI, we see that </w:t>
      </w:r>
      <w:commentRangeStart w:id="421"/>
      <w:r w:rsidRPr="6E19D5D5">
        <w:rPr>
          <w:lang w:val="en-US"/>
        </w:rPr>
        <w:t>governance</w:t>
      </w:r>
      <w:commentRangeEnd w:id="421"/>
      <w:r w:rsidR="00683DDC">
        <w:rPr>
          <w:rStyle w:val="CommentReference"/>
          <w:sz w:val="22"/>
          <w:szCs w:val="22"/>
          <w:lang w:val="en-US"/>
        </w:rPr>
        <w:commentReference w:id="421"/>
      </w:r>
      <w:r>
        <w:rPr>
          <w:lang w:val="en-US"/>
        </w:rPr>
        <w:t xml:space="preserve"> often has become overly restrictive and has become one of the main inhibitors of agentic AI. </w:t>
      </w:r>
      <w:commentRangeStart w:id="422"/>
      <w:r w:rsidRPr="6E19D5D5">
        <w:rPr>
          <w:lang w:val="en-US"/>
        </w:rPr>
        <w:t xml:space="preserve">Additionally, where the AI of 2021 often served a narrow purpose, agentic AI is more broadly applicable; this leads to the benefit that interviewees describe as extending the personal skillset. </w:t>
      </w:r>
      <w:commentRangeEnd w:id="422"/>
      <w:r w:rsidR="00683DDC" w:rsidRPr="002779EF">
        <w:rPr>
          <w:rStyle w:val="CommentReference"/>
          <w:sz w:val="22"/>
          <w:szCs w:val="22"/>
          <w:lang w:val="en-US"/>
        </w:rPr>
        <w:commentReference w:id="422"/>
      </w:r>
    </w:p>
    <w:p w14:paraId="500E7C1B" w14:textId="4318D030" w:rsidR="00EB5DFF" w:rsidRPr="002779EF" w:rsidRDefault="00EB5DFF" w:rsidP="00EB5DFF">
      <w:r w:rsidRPr="6E19D5D5">
        <w:rPr>
          <w:lang w:val="en-US"/>
        </w:rPr>
        <w:t xml:space="preserve">Likewise, our work also aligns with and builds on the insights from Vidal et al. (2022). Vidal et al. (2022) note how </w:t>
      </w:r>
      <w:commentRangeStart w:id="423"/>
      <w:r w:rsidRPr="6E19D5D5">
        <w:rPr>
          <w:lang w:val="en-US"/>
        </w:rPr>
        <w:t>digital leaders should become business leade</w:t>
      </w:r>
      <w:commentRangeEnd w:id="423"/>
      <w:r w:rsidR="00683DDC">
        <w:rPr>
          <w:rStyle w:val="CommentReference"/>
          <w:sz w:val="22"/>
          <w:szCs w:val="22"/>
          <w:lang w:val="en-US"/>
        </w:rPr>
        <w:commentReference w:id="423"/>
      </w:r>
      <w:r>
        <w:rPr>
          <w:lang w:val="en-US"/>
        </w:rPr>
        <w:t xml:space="preserve">rs, including developing business know-how within the digital function. We mirror this perspective and note that the marketing function requires increasing technical know-how and management. </w:t>
      </w:r>
      <w:r w:rsidR="180B0401" w:rsidRPr="205B8843">
        <w:rPr>
          <w:lang w:val="en-US"/>
        </w:rPr>
        <w:t>This</w:t>
      </w:r>
      <w:r w:rsidR="0C77C109" w:rsidRPr="205B8843">
        <w:rPr>
          <w:lang w:val="en-US"/>
        </w:rPr>
        <w:t xml:space="preserve"> </w:t>
      </w:r>
      <w:commentRangeStart w:id="424"/>
      <w:r w:rsidR="645290C6" w:rsidRPr="205B8843">
        <w:rPr>
          <w:lang w:val="en-US"/>
        </w:rPr>
        <w:t>conclusion</w:t>
      </w:r>
      <w:commentRangeEnd w:id="424"/>
      <w:r w:rsidR="00683DDC" w:rsidRPr="6E19D5D5">
        <w:rPr>
          <w:rStyle w:val="CommentReference"/>
          <w:sz w:val="22"/>
          <w:szCs w:val="22"/>
          <w:lang w:val="en-US"/>
        </w:rPr>
        <w:commentReference w:id="424"/>
      </w:r>
      <w:r w:rsidRPr="6E19D5D5">
        <w:rPr>
          <w:lang w:val="en-US"/>
        </w:rPr>
        <w:t xml:space="preserve"> </w:t>
      </w:r>
      <w:r w:rsidR="001331C9">
        <w:rPr>
          <w:lang w:val="en-US"/>
        </w:rPr>
        <w:t>implies that many of the lessons</w:t>
      </w:r>
      <w:r w:rsidRPr="6E19D5D5">
        <w:rPr>
          <w:lang w:val="en-US"/>
        </w:rPr>
        <w:t xml:space="preserve"> from Vidal et al. (2022</w:t>
      </w:r>
      <w:r w:rsidR="180B0401" w:rsidRPr="205B8843">
        <w:rPr>
          <w:lang w:val="en-US"/>
        </w:rPr>
        <w:t>)</w:t>
      </w:r>
      <w:r w:rsidR="6FFD52C6" w:rsidRPr="205B8843">
        <w:rPr>
          <w:lang w:val="en-US"/>
        </w:rPr>
        <w:t xml:space="preserve"> </w:t>
      </w:r>
      <w:r w:rsidRPr="6E19D5D5">
        <w:rPr>
          <w:lang w:val="en-US"/>
        </w:rPr>
        <w:t>now apply to the marketing manager, including the need to master talent complexity, prioritize learning, and bridge the gap between technical and business capabilities.</w:t>
      </w:r>
    </w:p>
    <w:p w14:paraId="56BBEE0D" w14:textId="4653CBF5" w:rsidR="00EB5DFF" w:rsidRPr="002779EF" w:rsidRDefault="00EB5DFF" w:rsidP="00EB5DFF">
      <w:r w:rsidRPr="002779EF">
        <w:t xml:space="preserve">In line with </w:t>
      </w:r>
      <w:r w:rsidRPr="002779EF">
        <w:rPr>
          <w:lang w:val="en-US"/>
        </w:rPr>
        <w:t>Gebauer et al.’s (2020)</w:t>
      </w:r>
      <w:bookmarkStart w:id="425" w:name="OLE_LINK14"/>
      <w:r w:rsidRPr="002779EF">
        <w:t xml:space="preserve"> </w:t>
      </w:r>
      <w:r w:rsidRPr="00A06DA5">
        <w:t xml:space="preserve">digitalization </w:t>
      </w:r>
      <w:commentRangeStart w:id="426"/>
      <w:r w:rsidRPr="00A06DA5">
        <w:t>paradox</w:t>
      </w:r>
      <w:commentRangeEnd w:id="426"/>
      <w:r w:rsidR="00683DDC">
        <w:rPr>
          <w:rStyle w:val="CommentReference"/>
          <w:i/>
          <w:iCs/>
          <w:sz w:val="22"/>
          <w:szCs w:val="22"/>
        </w:rPr>
        <w:commentReference w:id="426"/>
      </w:r>
      <w:r>
        <w:rPr>
          <w:i/>
          <w:iCs/>
        </w:rPr>
        <w:t>,</w:t>
      </w:r>
      <w:r w:rsidRPr="002779EF">
        <w:t xml:space="preserve"> </w:t>
      </w:r>
      <w:bookmarkEnd w:id="425"/>
      <w:r w:rsidRPr="002779EF">
        <w:t xml:space="preserve">we </w:t>
      </w:r>
      <w:r w:rsidR="001331C9">
        <w:t>observe</w:t>
      </w:r>
      <w:r w:rsidRPr="002779EF">
        <w:t xml:space="preserve"> a pattern where outcomes of investments in agentic AI differ significantly. Notably, ignoring customer needs is not a pattern we observed; however, </w:t>
      </w:r>
      <w:bookmarkStart w:id="427" w:name="OLE_LINK15"/>
      <w:r w:rsidRPr="002779EF">
        <w:rPr>
          <w:lang w:val="en-US"/>
        </w:rPr>
        <w:t xml:space="preserve">Gebauer </w:t>
      </w:r>
      <w:bookmarkStart w:id="428" w:name="OLE_LINK16"/>
      <w:r w:rsidRPr="002779EF">
        <w:rPr>
          <w:lang w:val="en-US"/>
        </w:rPr>
        <w:t xml:space="preserve">et al.’s (2020) </w:t>
      </w:r>
      <w:bookmarkEnd w:id="427"/>
      <w:bookmarkEnd w:id="428"/>
      <w:r w:rsidRPr="002779EF">
        <w:rPr>
          <w:lang w:val="en-US"/>
        </w:rPr>
        <w:t xml:space="preserve">trap of </w:t>
      </w:r>
      <w:r w:rsidRPr="002779EF">
        <w:t xml:space="preserve">failing to build trust among partners could be seen as a slice of the broader </w:t>
      </w:r>
      <w:r w:rsidRPr="002779EF">
        <w:rPr>
          <w:rStyle w:val="Strong"/>
          <w:rFonts w:cs="Segoe UI"/>
          <w:b w:val="0"/>
          <w:bCs w:val="0"/>
          <w:i/>
          <w:iCs/>
          <w:sz w:val="21"/>
          <w:szCs w:val="21"/>
        </w:rPr>
        <w:t xml:space="preserve">steering the </w:t>
      </w:r>
      <w:commentRangeStart w:id="429"/>
      <w:r w:rsidRPr="002779EF">
        <w:rPr>
          <w:rStyle w:val="Strong"/>
          <w:rFonts w:cs="Segoe UI"/>
          <w:b w:val="0"/>
          <w:bCs w:val="0"/>
          <w:i/>
          <w:iCs/>
          <w:sz w:val="21"/>
          <w:szCs w:val="21"/>
        </w:rPr>
        <w:t>organization</w:t>
      </w:r>
      <w:commentRangeEnd w:id="429"/>
      <w:r w:rsidR="00683DDC" w:rsidRPr="002779EF">
        <w:rPr>
          <w:rStyle w:val="CommentReference"/>
          <w:rFonts w:cs="Segoe UI"/>
          <w:i/>
          <w:iCs/>
          <w:sz w:val="21"/>
          <w:szCs w:val="21"/>
        </w:rPr>
        <w:commentReference w:id="429"/>
      </w:r>
      <w:r w:rsidRPr="002779EF">
        <w:rPr>
          <w:rStyle w:val="Strong"/>
          <w:rFonts w:cs="Segoe UI"/>
          <w:b w:val="0"/>
          <w:bCs w:val="0"/>
          <w:i/>
          <w:iCs/>
          <w:sz w:val="21"/>
          <w:szCs w:val="21"/>
        </w:rPr>
        <w:t xml:space="preserve"> </w:t>
      </w:r>
      <w:r w:rsidRPr="002779EF">
        <w:rPr>
          <w:rStyle w:val="Strong"/>
          <w:rFonts w:cs="Segoe UI"/>
          <w:b w:val="0"/>
          <w:bCs w:val="0"/>
          <w:sz w:val="21"/>
          <w:szCs w:val="21"/>
        </w:rPr>
        <w:t>that we observed</w:t>
      </w:r>
      <w:r w:rsidR="004021F7">
        <w:rPr>
          <w:rStyle w:val="Strong"/>
          <w:rFonts w:cs="Segoe UI"/>
          <w:b w:val="0"/>
          <w:bCs w:val="0"/>
          <w:sz w:val="21"/>
          <w:szCs w:val="21"/>
        </w:rPr>
        <w:t>.</w:t>
      </w:r>
      <w:r w:rsidRPr="002779EF">
        <w:rPr>
          <w:rStyle w:val="Strong"/>
          <w:rFonts w:cs="Segoe UI"/>
          <w:b w:val="0"/>
          <w:bCs w:val="0"/>
          <w:sz w:val="21"/>
          <w:szCs w:val="21"/>
        </w:rPr>
        <w:t xml:space="preserve"> In addition to the traps that Gebauer</w:t>
      </w:r>
      <w:r>
        <w:rPr>
          <w:rStyle w:val="Strong"/>
          <w:rFonts w:cs="Segoe UI"/>
          <w:b w:val="0"/>
          <w:bCs w:val="0"/>
          <w:sz w:val="21"/>
          <w:szCs w:val="21"/>
        </w:rPr>
        <w:t xml:space="preserve"> </w:t>
      </w:r>
      <w:r w:rsidRPr="002779EF">
        <w:rPr>
          <w:lang w:val="en-US"/>
        </w:rPr>
        <w:t xml:space="preserve">et al. (2020) </w:t>
      </w:r>
      <w:r w:rsidRPr="002779EF">
        <w:rPr>
          <w:rStyle w:val="Strong"/>
          <w:rFonts w:cs="Segoe UI"/>
          <w:b w:val="0"/>
          <w:bCs w:val="0"/>
          <w:sz w:val="21"/>
          <w:szCs w:val="21"/>
        </w:rPr>
        <w:t xml:space="preserve">note </w:t>
      </w:r>
      <w:commentRangeStart w:id="430"/>
      <w:r w:rsidRPr="002779EF">
        <w:rPr>
          <w:rStyle w:val="Strong"/>
          <w:rFonts w:cs="Segoe UI"/>
          <w:b w:val="0"/>
          <w:bCs w:val="0"/>
          <w:sz w:val="21"/>
          <w:szCs w:val="21"/>
        </w:rPr>
        <w:t>we</w:t>
      </w:r>
      <w:commentRangeEnd w:id="430"/>
      <w:r w:rsidR="00683DDC" w:rsidRPr="002779EF">
        <w:rPr>
          <w:rStyle w:val="CommentReference"/>
          <w:rFonts w:cs="Segoe UI"/>
          <w:sz w:val="21"/>
          <w:szCs w:val="21"/>
        </w:rPr>
        <w:commentReference w:id="430"/>
      </w:r>
      <w:r w:rsidRPr="002779EF">
        <w:rPr>
          <w:rStyle w:val="Strong"/>
          <w:rFonts w:cs="Segoe UI"/>
          <w:b w:val="0"/>
          <w:bCs w:val="0"/>
          <w:sz w:val="21"/>
          <w:szCs w:val="21"/>
        </w:rPr>
        <w:t xml:space="preserve"> note a much wider range of </w:t>
      </w:r>
      <w:commentRangeStart w:id="431"/>
      <w:r w:rsidRPr="002779EF">
        <w:rPr>
          <w:rStyle w:val="Strong"/>
          <w:rFonts w:cs="Segoe UI"/>
          <w:b w:val="0"/>
          <w:bCs w:val="0"/>
          <w:sz w:val="21"/>
          <w:szCs w:val="21"/>
        </w:rPr>
        <w:t>elements</w:t>
      </w:r>
      <w:commentRangeEnd w:id="431"/>
      <w:r w:rsidR="00683DDC" w:rsidRPr="002779EF">
        <w:rPr>
          <w:rStyle w:val="CommentReference"/>
          <w:rFonts w:cs="Segoe UI"/>
          <w:sz w:val="21"/>
          <w:szCs w:val="21"/>
        </w:rPr>
        <w:commentReference w:id="431"/>
      </w:r>
      <w:r w:rsidRPr="002779EF">
        <w:rPr>
          <w:rStyle w:val="Strong"/>
          <w:rFonts w:cs="Segoe UI"/>
          <w:b w:val="0"/>
          <w:bCs w:val="0"/>
          <w:sz w:val="21"/>
          <w:szCs w:val="21"/>
        </w:rPr>
        <w:t xml:space="preserve"> that the manager can steer and shape to ensure that initiatives take hold and create value. </w:t>
      </w:r>
    </w:p>
    <w:p w14:paraId="02A84530" w14:textId="13F2922A" w:rsidR="00EB5DFF" w:rsidRPr="002779EF" w:rsidRDefault="00EB5DFF" w:rsidP="00EB5DFF">
      <w:r w:rsidRPr="6E19D5D5">
        <w:rPr>
          <w:lang w:val="en-US"/>
        </w:rPr>
        <w:lastRenderedPageBreak/>
        <w:t xml:space="preserve"> Both the organizational resistance that we observe and the breadth of benefits when successful that we observe within the dataset seem to be much higher than what is signaled in previous works regarding digital </w:t>
      </w:r>
      <w:commentRangeStart w:id="432"/>
      <w:r w:rsidRPr="6E19D5D5">
        <w:rPr>
          <w:lang w:val="en-US"/>
        </w:rPr>
        <w:t>transformation</w:t>
      </w:r>
      <w:commentRangeEnd w:id="432"/>
      <w:r w:rsidR="00683DDC" w:rsidRPr="6E19D5D5">
        <w:rPr>
          <w:rStyle w:val="CommentReference"/>
          <w:sz w:val="22"/>
          <w:szCs w:val="22"/>
          <w:lang w:val="en-US"/>
        </w:rPr>
        <w:commentReference w:id="432"/>
      </w:r>
      <w:r w:rsidRPr="6E19D5D5">
        <w:rPr>
          <w:lang w:val="en-US"/>
        </w:rPr>
        <w:t xml:space="preserve">. Our resource suggests that this increased speed creates increased resistance and delaying behavior; </w:t>
      </w:r>
      <w:r w:rsidR="4344F6D9" w:rsidRPr="205B8843">
        <w:rPr>
          <w:lang w:val="en-US"/>
        </w:rPr>
        <w:t>where one participant noted that,</w:t>
      </w:r>
      <w:r w:rsidRPr="6E19D5D5">
        <w:rPr>
          <w:lang w:val="en-US"/>
        </w:rPr>
        <w:t xml:space="preserve"> “It goes so fast that </w:t>
      </w:r>
      <w:r w:rsidR="236B64AD" w:rsidRPr="205B8843">
        <w:rPr>
          <w:lang w:val="en-US"/>
        </w:rPr>
        <w:t xml:space="preserve">[employees] </w:t>
      </w:r>
      <w:r w:rsidRPr="6E19D5D5">
        <w:rPr>
          <w:lang w:val="en-US"/>
        </w:rPr>
        <w:t xml:space="preserve">get overwhelmed”. This implies that the managerial </w:t>
      </w:r>
      <w:commentRangeStart w:id="433"/>
      <w:r w:rsidRPr="6E19D5D5">
        <w:rPr>
          <w:lang w:val="en-US"/>
        </w:rPr>
        <w:t>behaviors</w:t>
      </w:r>
      <w:commentRangeEnd w:id="433"/>
      <w:r w:rsidR="00683DDC" w:rsidRPr="6E19D5D5">
        <w:rPr>
          <w:rStyle w:val="CommentReference"/>
          <w:sz w:val="22"/>
          <w:szCs w:val="22"/>
          <w:lang w:val="en-US"/>
        </w:rPr>
        <w:commentReference w:id="433"/>
      </w:r>
      <w:r w:rsidRPr="6E19D5D5">
        <w:rPr>
          <w:lang w:val="en-US"/>
        </w:rPr>
        <w:t xml:space="preserve"> that were important </w:t>
      </w:r>
      <w:r w:rsidR="001331C9">
        <w:rPr>
          <w:lang w:val="en-US"/>
        </w:rPr>
        <w:t xml:space="preserve">during earlier waves </w:t>
      </w:r>
      <w:commentRangeStart w:id="434"/>
      <w:r w:rsidRPr="6E19D5D5">
        <w:rPr>
          <w:lang w:val="en-US"/>
        </w:rPr>
        <w:t>of digital transformation</w:t>
      </w:r>
      <w:commentRangeEnd w:id="434"/>
      <w:r w:rsidR="00683DDC" w:rsidRPr="6E19D5D5">
        <w:rPr>
          <w:rStyle w:val="CommentReference"/>
          <w:sz w:val="22"/>
          <w:szCs w:val="22"/>
          <w:lang w:val="en-US"/>
        </w:rPr>
        <w:commentReference w:id="434"/>
      </w:r>
      <w:r w:rsidRPr="6E19D5D5">
        <w:rPr>
          <w:lang w:val="en-US"/>
        </w:rPr>
        <w:t xml:space="preserve"> have become even more important in the age of agentic AI.</w:t>
      </w:r>
    </w:p>
    <w:p w14:paraId="0C72FB76" w14:textId="77777777" w:rsidR="00EB5DFF" w:rsidDel="000D2E91" w:rsidRDefault="00EB5DFF" w:rsidP="00EB5DFF">
      <w:pPr>
        <w:pStyle w:val="Heading3"/>
        <w:rPr>
          <w:del w:id="435" w:author="Luttik, Daan" w:date="2026-06-09T19:32:00Z" w16du:dateUtc="2026-06-09T17:32:00Z"/>
        </w:rPr>
      </w:pPr>
      <w:del w:id="436" w:author="Luttik, Daan" w:date="2026-06-09T19:32:00Z" w16du:dateUtc="2026-06-09T17:32:00Z">
        <w:r w:rsidRPr="006705F0" w:rsidDel="000D2E91">
          <w:delText>5.1.2</w:delText>
        </w:r>
        <w:r w:rsidRPr="006705F0" w:rsidDel="000D2E91">
          <w:tab/>
          <w:delText>Extending research on AI in marketing</w:delText>
        </w:r>
      </w:del>
    </w:p>
    <w:p w14:paraId="32259A1D" w14:textId="77777777" w:rsidR="00EB5DFF" w:rsidRPr="00F30692" w:rsidDel="000D2E91" w:rsidRDefault="00EB5DFF" w:rsidP="00EB5DFF">
      <w:pPr>
        <w:rPr>
          <w:del w:id="437" w:author="Luttik, Daan" w:date="2026-06-09T19:32:00Z" w16du:dateUtc="2026-06-09T17:32:00Z"/>
        </w:rPr>
      </w:pPr>
      <w:del w:id="438" w:author="Luttik, Daan" w:date="2026-06-09T19:32:00Z" w16du:dateUtc="2026-06-09T17:32:00Z">
        <w:r w:rsidDel="000D2E91">
          <w:delText>Earlier work shows possible applications of GenAI within marketing (Wahid et al., 2023; Grewal et al., 2025; Abou Elgheit, 2025).</w:delText>
        </w:r>
      </w:del>
    </w:p>
    <w:p w14:paraId="67961680" w14:textId="41C56541" w:rsidR="00EB5DFF" w:rsidDel="00346E28" w:rsidRDefault="00EB5DFF" w:rsidP="00EB5DFF">
      <w:pPr>
        <w:pStyle w:val="Heading3"/>
        <w:numPr>
          <w:ilvl w:val="2"/>
          <w:numId w:val="18"/>
        </w:numPr>
        <w:rPr>
          <w:del w:id="439" w:author="Luttik, Daan" w:date="2026-06-13T21:29:00Z" w16du:dateUtc="2026-06-13T19:29:00Z"/>
        </w:rPr>
      </w:pPr>
      <w:ins w:id="440" w:author="Claude" w:date="2026-06-13T15:30:00Z">
        <w:del w:id="441" w:author="Luttik, Daan" w:date="2026-06-13T21:29:00Z" w16du:dateUtc="2026-06-13T19:29:00Z">
          <w:r w:rsidDel="00346E28">
            <w:delText>5.1.2</w:delText>
          </w:r>
          <w:r w:rsidDel="00346E28">
            <w:tab/>
          </w:r>
        </w:del>
      </w:ins>
      <w:del w:id="442" w:author="Luttik, Daan" w:date="2026-06-13T21:29:00Z" w16du:dateUtc="2026-06-13T19:29:00Z">
        <w:r w:rsidRPr="000D2E91" w:rsidDel="00346E28">
          <w:delText>Observing</w:delText>
        </w:r>
        <w:r w:rsidDel="00346E28">
          <w:delText xml:space="preserve"> forces for change</w:delText>
        </w:r>
      </w:del>
    </w:p>
    <w:p w14:paraId="03EA2480" w14:textId="3B99C068" w:rsidR="00EB5DFF" w:rsidRDefault="00EB5DFF" w:rsidP="00EB5DFF">
      <w:pPr>
        <w:rPr>
          <w:lang w:val="en-US"/>
        </w:rPr>
      </w:pPr>
      <w:commentRangeStart w:id="443"/>
      <w:r>
        <w:rPr>
          <w:lang w:val="en-US"/>
        </w:rPr>
        <w:t xml:space="preserve">The first </w:t>
      </w:r>
      <w:r w:rsidR="001331C9">
        <w:t>sub-question</w:t>
      </w:r>
      <w:r>
        <w:rPr>
          <w:lang w:val="en-US"/>
        </w:rPr>
        <w:t xml:space="preserve"> this paper sought to answer was “</w:t>
      </w:r>
      <w:r w:rsidR="001331C9" w:rsidRPr="001331C9">
        <w:rPr>
          <w:lang w:val="en-US"/>
        </w:rPr>
        <w:t>How do marketing managers identify and translate agentic</w:t>
      </w:r>
      <w:r w:rsidR="001331C9">
        <w:rPr>
          <w:lang w:val="en-US"/>
        </w:rPr>
        <w:t xml:space="preserve"> </w:t>
      </w:r>
      <w:r w:rsidR="001331C9" w:rsidRPr="001331C9">
        <w:rPr>
          <w:lang w:val="en-US"/>
        </w:rPr>
        <w:t>AI opportunities?</w:t>
      </w:r>
      <w:r w:rsidRPr="6E19D5D5">
        <w:rPr>
          <w:lang w:val="en-US"/>
        </w:rPr>
        <w:t xml:space="preserve">”. </w:t>
      </w:r>
      <w:r w:rsidR="001331C9">
        <w:rPr>
          <w:lang w:val="en-US"/>
        </w:rPr>
        <w:t xml:space="preserve"> The impetus for change comes from ma</w:t>
      </w:r>
      <w:commentRangeStart w:id="444"/>
      <w:r>
        <w:rPr>
          <w:lang w:val="en-US"/>
        </w:rPr>
        <w:t xml:space="preserve">rketing managers </w:t>
      </w:r>
      <w:r w:rsidR="001331C9">
        <w:rPr>
          <w:lang w:val="en-US"/>
        </w:rPr>
        <w:t xml:space="preserve">who </w:t>
      </w:r>
      <w:r>
        <w:rPr>
          <w:lang w:val="en-US"/>
        </w:rPr>
        <w:t xml:space="preserve">observe the changing landscape. The data show </w:t>
      </w:r>
      <w:r>
        <w:t xml:space="preserve">two key external sources of inspiration that drive AI initiatives: the rapid progression of AI capability, including the roadmaps communicated by their software suppliers, and market pressure from competitors and, increasingly, from consumers </w:t>
      </w:r>
      <w:r w:rsidR="001331C9">
        <w:t>who now have the ability to act</w:t>
      </w:r>
      <w:r>
        <w:t xml:space="preserve"> through their own agents.</w:t>
      </w:r>
      <w:r>
        <w:rPr>
          <w:lang w:val="en-US"/>
        </w:rPr>
        <w:t xml:space="preserve"> </w:t>
      </w:r>
      <w:commentRangeEnd w:id="444"/>
      <w:r w:rsidR="001331C9">
        <w:rPr>
          <w:rStyle w:val="CommentReference"/>
          <w:sz w:val="22"/>
          <w:szCs w:val="22"/>
          <w:lang w:val="en-US"/>
        </w:rPr>
        <w:commentReference w:id="444"/>
      </w:r>
      <w:commentRangeEnd w:id="443"/>
      <w:r w:rsidR="001331C9">
        <w:rPr>
          <w:rStyle w:val="CommentReference"/>
          <w:sz w:val="22"/>
          <w:szCs w:val="22"/>
          <w:lang w:val="en-US"/>
        </w:rPr>
        <w:commentReference w:id="443"/>
      </w:r>
    </w:p>
    <w:p w14:paraId="48870530" w14:textId="7D2C2322" w:rsidR="00EB5DFF" w:rsidRDefault="00EB5DFF" w:rsidP="00EB5DFF">
      <w:r w:rsidRPr="6E19D5D5">
        <w:rPr>
          <w:i/>
          <w:iCs/>
          <w:lang w:val="en-US"/>
        </w:rPr>
        <w:t>Observing</w:t>
      </w:r>
      <w:r w:rsidRPr="6E19D5D5">
        <w:rPr>
          <w:lang w:val="en-US"/>
        </w:rPr>
        <w:t xml:space="preserve"> bears similarities to the dynamic capabilities concept of </w:t>
      </w:r>
      <w:r w:rsidRPr="6E19D5D5">
        <w:rPr>
          <w:i/>
          <w:iCs/>
          <w:lang w:val="en-US"/>
        </w:rPr>
        <w:t>sensing</w:t>
      </w:r>
      <w:r w:rsidRPr="6E19D5D5">
        <w:rPr>
          <w:lang w:val="en-US"/>
        </w:rPr>
        <w:t xml:space="preserve"> (Teece, 2007): They both are involved with the perception of opportunities and threats. However, Teece (2007) describes a very active posture, noting “scanning, creation, learning, and interpretive activities.” </w:t>
      </w:r>
      <w:commentRangeStart w:id="445"/>
      <w:r w:rsidRPr="6E19D5D5">
        <w:rPr>
          <w:i/>
          <w:iCs/>
          <w:lang w:val="en-US"/>
        </w:rPr>
        <w:t>Observing</w:t>
      </w:r>
      <w:commentRangeEnd w:id="445"/>
      <w:r w:rsidR="00683DDC" w:rsidRPr="6E19D5D5">
        <w:rPr>
          <w:rStyle w:val="CommentReference"/>
          <w:sz w:val="22"/>
          <w:szCs w:val="22"/>
          <w:lang w:val="en-US"/>
        </w:rPr>
        <w:commentReference w:id="445"/>
      </w:r>
      <w:r w:rsidRPr="6E19D5D5">
        <w:rPr>
          <w:lang w:val="en-US"/>
        </w:rPr>
        <w:t xml:space="preserve">, however, is often more passive; the progress of agentic AI, adoption by competitors, and the changing consumer behavior seem hard to miss. This seems to force marketing managers to develop a response even when learning and interpretive activities have </w:t>
      </w:r>
      <w:r>
        <w:rPr>
          <w:lang w:val="en-US"/>
        </w:rPr>
        <w:t>rarely been applied. Managers might follow the AI strategy of their main software vendors rather than doing the learning and interpretive work themselves .</w:t>
      </w:r>
    </w:p>
    <w:p w14:paraId="7EDECF3C" w14:textId="72851F43" w:rsidR="00EB5DFF" w:rsidRDefault="00EB5DFF" w:rsidP="00EB5DFF">
      <w:r>
        <w:lastRenderedPageBreak/>
        <w:t>Furthermore, optics can be especially deceiving when it comes to agentic AI, as there is often a gap between the optics and communication regarding agentic AI solutions and the reality of these AI solutions; these solutions are often presented as successful even when they are still to be implemented altogether.</w:t>
      </w:r>
    </w:p>
    <w:p w14:paraId="44C137F8" w14:textId="64CC336B" w:rsidR="00EB5DFF" w:rsidDel="00346E28" w:rsidRDefault="00EB5DFF" w:rsidP="00EB5DFF">
      <w:pPr>
        <w:pStyle w:val="Heading3"/>
        <w:numPr>
          <w:ilvl w:val="2"/>
          <w:numId w:val="18"/>
        </w:numPr>
        <w:rPr>
          <w:del w:id="446" w:author="Luttik, Daan" w:date="2026-06-13T21:30:00Z" w16du:dateUtc="2026-06-13T19:30:00Z"/>
        </w:rPr>
      </w:pPr>
      <w:ins w:id="447" w:author="Claude" w:date="2026-06-13T15:30:00Z">
        <w:del w:id="448" w:author="Luttik, Daan" w:date="2026-06-13T21:30:00Z" w16du:dateUtc="2026-06-13T19:30:00Z">
          <w:r w:rsidDel="00346E28">
            <w:delText>5.1.3</w:delText>
          </w:r>
          <w:r w:rsidDel="00346E28">
            <w:tab/>
          </w:r>
        </w:del>
      </w:ins>
      <w:commentRangeStart w:id="449"/>
      <w:del w:id="450" w:author="Luttik, Daan" w:date="2026-06-13T21:30:00Z" w16du:dateUtc="2026-06-13T19:30:00Z">
        <w:r w:rsidRPr="00F109A9" w:rsidDel="00346E28">
          <w:delText>Steering</w:delText>
        </w:r>
        <w:r w:rsidDel="00346E28">
          <w:delText xml:space="preserve"> the organizational </w:delText>
        </w:r>
        <w:commentRangeStart w:id="451"/>
        <w:r w:rsidDel="00346E28">
          <w:delText>context</w:delText>
        </w:r>
        <w:commentRangeEnd w:id="451"/>
        <w:r w:rsidR="00683DDC" w:rsidDel="00346E28">
          <w:rPr>
            <w:rStyle w:val="CommentReference"/>
            <w:sz w:val="22"/>
            <w:szCs w:val="22"/>
          </w:rPr>
          <w:commentReference w:id="451"/>
        </w:r>
        <w:commentRangeEnd w:id="449"/>
        <w:r w:rsidR="00683DDC" w:rsidDel="00346E28">
          <w:rPr>
            <w:rStyle w:val="CommentReference"/>
            <w:sz w:val="22"/>
            <w:szCs w:val="22"/>
          </w:rPr>
          <w:commentReference w:id="449"/>
        </w:r>
      </w:del>
    </w:p>
    <w:p w14:paraId="438CF2A5" w14:textId="4F6272AE" w:rsidR="00EB5DFF" w:rsidRDefault="00EB5DFF" w:rsidP="00EB5DFF">
      <w:commentRangeStart w:id="452"/>
      <w:r>
        <w:rPr>
          <w:lang w:val="en-US"/>
        </w:rPr>
        <w:t xml:space="preserve">Adopting AI on the individual level seems to be relatively easy, but on the organizational level it can be very hard. </w:t>
      </w:r>
      <w:commentRangeEnd w:id="452"/>
      <w:r w:rsidR="00683DDC" w:rsidRPr="6E19D5D5">
        <w:rPr>
          <w:rStyle w:val="CommentReference"/>
          <w:sz w:val="22"/>
          <w:szCs w:val="22"/>
          <w:lang w:val="en-US"/>
        </w:rPr>
        <w:commentReference w:id="452"/>
      </w:r>
      <w:del w:id="453" w:author="Luttik, Daan" w:date="2026-06-13T22:30:00Z" w16du:dateUtc="2026-06-13T20:30:00Z">
        <w:r w:rsidRPr="6E19D5D5" w:rsidDel="00B16A5C">
          <w:rPr>
            <w:lang w:val="en-US"/>
          </w:rPr>
          <w:delText xml:space="preserve">Section 4.2 </w:delText>
        </w:r>
      </w:del>
      <w:r w:rsidRPr="6E19D5D5">
        <w:rPr>
          <w:lang w:val="en-US"/>
        </w:rPr>
        <w:t xml:space="preserve">describes how the organizational context plays a vital role in the successful adoption of agentic AI. Among others, the organizational capacity for change, presence of a clear direction, presence of technical resources like data, and the restrictiveness of the governance framework all affect whether agentic AI can be successfully implemented and leveraged. </w:t>
      </w:r>
    </w:p>
    <w:p w14:paraId="11457DB5" w14:textId="340CEEB5" w:rsidR="00EB5DFF" w:rsidRDefault="00EB5DFF" w:rsidP="00EB5DFF">
      <w:r>
        <w:t xml:space="preserve">Our analysis of the data empirically confirms and expands the organizational readiness </w:t>
      </w:r>
      <w:commentRangeStart w:id="454"/>
      <w:r>
        <w:t>criteria</w:t>
      </w:r>
      <w:commentRangeEnd w:id="454"/>
      <w:r w:rsidR="00683DDC">
        <w:rPr>
          <w:rStyle w:val="CommentReference"/>
          <w:sz w:val="22"/>
          <w:szCs w:val="22"/>
        </w:rPr>
        <w:commentReference w:id="454"/>
      </w:r>
      <w:r>
        <w:t xml:space="preserve"> as proposed by Srivastava (2026), and, in line with her call to research, connects these factors to value creation. Furthermore, we provide evidence that aligns with Smidt et al.</w:t>
      </w:r>
      <w:commentRangeStart w:id="455"/>
      <w:r>
        <w:t>’s</w:t>
      </w:r>
      <w:commentRangeEnd w:id="455"/>
      <w:r w:rsidR="00683DDC">
        <w:rPr>
          <w:rStyle w:val="CommentReference"/>
          <w:sz w:val="22"/>
          <w:szCs w:val="22"/>
        </w:rPr>
        <w:commentReference w:id="455"/>
      </w:r>
      <w:r>
        <w:t xml:space="preserve"> (2026) concept of process debt. Furthermore, we find these concepts within the domain of marketing and analyze how managers respond to these contextual elements.</w:t>
      </w:r>
    </w:p>
    <w:p w14:paraId="31F45375" w14:textId="77777777" w:rsidR="00EB5DFF" w:rsidRDefault="00EB5DFF" w:rsidP="00EB5DFF">
      <w:pPr>
        <w:rPr>
          <w:lang w:val="en-US"/>
        </w:rPr>
      </w:pPr>
      <w:commentRangeStart w:id="456"/>
      <w:r w:rsidRPr="6E19D5D5">
        <w:rPr>
          <w:lang w:val="en-US"/>
        </w:rPr>
        <w:t>These aspects of the organizational context seem to be able to prevent or accelerate the implementation of agentic AI, drive the resistance or enthusiasm that drives AI adoption, and bound the knowledge and access to data and systems needed to effectively use agentic AI.</w:t>
      </w:r>
      <w:commentRangeEnd w:id="456"/>
      <w:r w:rsidR="00683DDC">
        <w:rPr>
          <w:rStyle w:val="CommentReference"/>
          <w:sz w:val="22"/>
          <w:szCs w:val="22"/>
          <w:lang w:val="en-US"/>
        </w:rPr>
        <w:commentReference w:id="456"/>
      </w:r>
    </w:p>
    <w:p w14:paraId="05328D05" w14:textId="77777777" w:rsidR="00EB5DFF" w:rsidRDefault="00EB5DFF" w:rsidP="00EB5DFF">
      <w:commentRangeStart w:id="457"/>
      <w:r w:rsidRPr="6E19D5D5">
        <w:rPr>
          <w:lang w:val="en-US"/>
        </w:rPr>
        <w:t>We</w:t>
      </w:r>
      <w:commentRangeEnd w:id="457"/>
      <w:r w:rsidR="00683DDC" w:rsidRPr="6E19D5D5">
        <w:rPr>
          <w:rStyle w:val="CommentReference"/>
          <w:sz w:val="22"/>
          <w:szCs w:val="22"/>
          <w:lang w:val="en-US"/>
        </w:rPr>
        <w:commentReference w:id="457"/>
      </w:r>
      <w:r w:rsidRPr="6E19D5D5">
        <w:rPr>
          <w:lang w:val="en-US"/>
        </w:rPr>
        <w:t xml:space="preserve"> observe different managerial responses to these conditions. When conditions are beneficial, they can be </w:t>
      </w:r>
      <w:r w:rsidRPr="6E19D5D5">
        <w:rPr>
          <w:i/>
          <w:iCs/>
          <w:lang w:val="en-US"/>
        </w:rPr>
        <w:t xml:space="preserve">leveraged. </w:t>
      </w:r>
      <w:r w:rsidRPr="6E19D5D5">
        <w:rPr>
          <w:lang w:val="en-US"/>
        </w:rPr>
        <w:t xml:space="preserve">When they hinder the AI initiative, the manager can decide to </w:t>
      </w:r>
      <w:r w:rsidRPr="6E19D5D5">
        <w:rPr>
          <w:i/>
          <w:iCs/>
          <w:lang w:val="en-US"/>
        </w:rPr>
        <w:t xml:space="preserve">navigate </w:t>
      </w:r>
      <w:r w:rsidRPr="6E19D5D5">
        <w:rPr>
          <w:lang w:val="en-US"/>
        </w:rPr>
        <w:t xml:space="preserve">that condition (i.e. accept the condition as is and work around it), or try to </w:t>
      </w:r>
      <w:r w:rsidRPr="6E19D5D5">
        <w:rPr>
          <w:i/>
          <w:iCs/>
          <w:lang w:val="en-US"/>
        </w:rPr>
        <w:t>reshape</w:t>
      </w:r>
      <w:r w:rsidRPr="6E19D5D5">
        <w:rPr>
          <w:lang w:val="en-US"/>
        </w:rPr>
        <w:t xml:space="preserve"> the condition (i.e. try to change the condition).</w:t>
      </w:r>
    </w:p>
    <w:p w14:paraId="7F58A04D" w14:textId="77777777" w:rsidR="00EB5DFF" w:rsidRDefault="00EB5DFF" w:rsidP="00EB5DFF">
      <w:r>
        <w:t xml:space="preserve">Key </w:t>
      </w:r>
      <w:r w:rsidRPr="000E3862">
        <w:rPr>
          <w:i/>
          <w:iCs/>
        </w:rPr>
        <w:t>reshaping</w:t>
      </w:r>
      <w:r>
        <w:t xml:space="preserve"> activities span a range of managerial behaviors, including </w:t>
      </w:r>
      <w:r w:rsidRPr="009C24A0">
        <w:rPr>
          <w:i/>
          <w:iCs/>
        </w:rPr>
        <w:t>educating</w:t>
      </w:r>
      <w:r>
        <w:t xml:space="preserve"> when AI literacy is a key obstacle; </w:t>
      </w:r>
      <w:r w:rsidRPr="009C24A0">
        <w:rPr>
          <w:i/>
          <w:iCs/>
        </w:rPr>
        <w:t>bringing people along</w:t>
      </w:r>
      <w:r>
        <w:t xml:space="preserve"> to decrease resistance and increase the </w:t>
      </w:r>
      <w:r>
        <w:lastRenderedPageBreak/>
        <w:t xml:space="preserve">chance of successful adoption; and </w:t>
      </w:r>
      <w:r w:rsidRPr="009C24A0">
        <w:rPr>
          <w:i/>
          <w:iCs/>
        </w:rPr>
        <w:t>providing leadership backing</w:t>
      </w:r>
      <w:r>
        <w:t xml:space="preserve"> to ensure that AI initiatives have sufficient support.</w:t>
      </w:r>
    </w:p>
    <w:p w14:paraId="060A9F9D" w14:textId="479F8A78" w:rsidR="00EB5DFF" w:rsidDel="006B0E9D" w:rsidRDefault="00EB5DFF" w:rsidP="006B0E9D">
      <w:pPr>
        <w:rPr>
          <w:del w:id="458" w:author="Luttik, Daan" w:date="2026-06-13T22:05:00Z" w16du:dateUtc="2026-06-13T20:05:00Z"/>
        </w:rPr>
      </w:pPr>
      <w:r w:rsidRPr="6E19D5D5">
        <w:rPr>
          <w:lang w:val="en-US"/>
        </w:rPr>
        <w:t xml:space="preserve"> When obstacles within the organizational context exist outside of the marketing department, including both legal &amp; IT governance, and a lack of technical resources, marketing managers seem to default to navigating behaviors. They seem to accept these conditions rather than trying to reshape them.</w:t>
      </w:r>
    </w:p>
    <w:p w14:paraId="609A0467" w14:textId="4E90084B" w:rsidR="00EB5DFF" w:rsidDel="006B0E9D" w:rsidRDefault="00EB5DFF" w:rsidP="006B0E9D">
      <w:pPr>
        <w:rPr>
          <w:del w:id="459" w:author="Luttik, Daan" w:date="2026-06-13T22:05:00Z" w16du:dateUtc="2026-06-13T20:05:00Z"/>
        </w:rPr>
        <w:pPrChange w:id="460" w:author="Luttik, Daan" w:date="2026-06-13T22:05:00Z" w16du:dateUtc="2026-06-13T20:05:00Z">
          <w:pPr>
            <w:pStyle w:val="Heading3"/>
            <w:numPr>
              <w:ilvl w:val="2"/>
              <w:numId w:val="18"/>
            </w:numPr>
            <w:ind w:left="720" w:hanging="720"/>
          </w:pPr>
        </w:pPrChange>
      </w:pPr>
      <w:ins w:id="461" w:author="Claude" w:date="2026-06-13T15:30:00Z">
        <w:del w:id="462" w:author="Luttik, Daan" w:date="2026-06-13T21:30:00Z" w16du:dateUtc="2026-06-13T19:30:00Z">
          <w:r w:rsidDel="00346E28">
            <w:delText>5.1.4</w:delText>
          </w:r>
          <w:r w:rsidDel="00346E28">
            <w:tab/>
          </w:r>
        </w:del>
      </w:ins>
      <w:del w:id="463" w:author="Luttik, Daan" w:date="2026-06-13T21:30:00Z" w16du:dateUtc="2026-06-13T19:30:00Z">
        <w:r w:rsidRPr="00F109A9" w:rsidDel="00346E28">
          <w:delText>Applying</w:delText>
        </w:r>
        <w:r w:rsidR="00825619" w:rsidDel="00346E28">
          <w:delText xml:space="preserve"> how agentic AI is being used</w:delText>
        </w:r>
      </w:del>
    </w:p>
    <w:p w14:paraId="0FA7D05E" w14:textId="2943A9C5" w:rsidR="00EB5DFF" w:rsidRPr="006D77AB" w:rsidRDefault="006D77AB" w:rsidP="6E19D5D5">
      <w:pPr>
        <w:pStyle w:val="ListParagraph"/>
        <w:ind w:firstLine="0"/>
        <w:rPr>
          <w:i/>
          <w:iCs/>
          <w:lang w:val="en-US"/>
        </w:rPr>
      </w:pPr>
      <w:r w:rsidRPr="6E19D5D5">
        <w:rPr>
          <w:i/>
          <w:iCs/>
          <w:lang w:val="en-US"/>
        </w:rPr>
        <w:t xml:space="preserve">Viad also notes  use of AI for </w:t>
      </w:r>
      <w:r w:rsidR="00716403" w:rsidRPr="6E19D5D5">
        <w:rPr>
          <w:i/>
          <w:iCs/>
          <w:lang w:val="en-US"/>
        </w:rPr>
        <w:t xml:space="preserve">segmenting, </w:t>
      </w:r>
      <w:r w:rsidR="004C477C" w:rsidRPr="6E19D5D5">
        <w:rPr>
          <w:i/>
          <w:iCs/>
          <w:lang w:val="en-US"/>
        </w:rPr>
        <w:t>targeting</w:t>
      </w:r>
      <w:r w:rsidR="00716403" w:rsidRPr="6E19D5D5">
        <w:rPr>
          <w:i/>
          <w:iCs/>
          <w:lang w:val="en-US"/>
        </w:rPr>
        <w:t xml:space="preserve"> &amp; </w:t>
      </w:r>
      <w:r w:rsidR="004C477C" w:rsidRPr="6E19D5D5">
        <w:rPr>
          <w:i/>
          <w:iCs/>
          <w:lang w:val="en-US"/>
        </w:rPr>
        <w:t>positioning</w:t>
      </w:r>
    </w:p>
    <w:p w14:paraId="33F15DAC" w14:textId="77777777" w:rsidR="00EB5DFF" w:rsidRPr="00F109A9" w:rsidRDefault="00EB5DFF" w:rsidP="6E19D5D5">
      <w:pPr>
        <w:rPr>
          <w:color w:val="9BBB59" w:themeColor="accent3"/>
          <w:lang w:val="en-US"/>
        </w:rPr>
      </w:pPr>
      <w:r w:rsidRPr="6E19D5D5">
        <w:rPr>
          <w:color w:val="9BBB59" w:themeColor="accent3"/>
          <w:lang w:val="en-US"/>
        </w:rPr>
        <w:t xml:space="preserve">Steering creates the conditions; applying is the act of putting agentic AI to work, and the study’s central observation here is that this is a deliberate act of design rather than a purchase. Managers did not adopt agentic AI as a finished capability; they assembled it, beginning from a marketing problem rather than from the technology and building around the agent a </w:t>
      </w:r>
      <w:commentRangeStart w:id="464"/>
      <w:r w:rsidRPr="6E19D5D5">
        <w:rPr>
          <w:i/>
          <w:iCs/>
          <w:color w:val="9BBB59" w:themeColor="accent3"/>
          <w:lang w:val="en-US"/>
        </w:rPr>
        <w:t>harness</w:t>
      </w:r>
      <w:commentRangeEnd w:id="464"/>
      <w:r w:rsidR="00683DDC" w:rsidRPr="6E19D5D5">
        <w:rPr>
          <w:rStyle w:val="CommentReference"/>
          <w:color w:val="9BBB59" w:themeColor="accent3"/>
          <w:sz w:val="22"/>
          <w:szCs w:val="22"/>
          <w:lang w:val="en-US"/>
        </w:rPr>
        <w:commentReference w:id="464"/>
      </w:r>
      <w:r w:rsidRPr="6E19D5D5">
        <w:rPr>
          <w:color w:val="9BBB59" w:themeColor="accent3"/>
          <w:lang w:val="en-US"/>
        </w:rPr>
        <w:t xml:space="preserve"> (the data it can reach, its memory, the tools it can call, its instructions, and its guardrails), together with the surrounding data infrastructure and system integration on which it depends (Sections 4.3.1 and 4.3.2). The study’s most technically experienced participants treated this harness, rather than the choice of model, as the real object of design.</w:t>
      </w:r>
    </w:p>
    <w:p w14:paraId="4DA359D0" w14:textId="77777777" w:rsidR="00EB5DFF" w:rsidRPr="00F109A9" w:rsidRDefault="00EB5DFF" w:rsidP="6E19D5D5">
      <w:pPr>
        <w:rPr>
          <w:color w:val="9BBB59" w:themeColor="accent3"/>
          <w:lang w:val="en-US"/>
        </w:rPr>
      </w:pPr>
      <w:commentRangeStart w:id="465"/>
      <w:r w:rsidRPr="6E19D5D5">
        <w:rPr>
          <w:color w:val="9BBB59" w:themeColor="accent3"/>
          <w:lang w:val="en-US"/>
        </w:rPr>
        <w:t>Theoretically</w:t>
      </w:r>
      <w:commentRangeEnd w:id="465"/>
      <w:r w:rsidR="00683DDC" w:rsidRPr="6E19D5D5">
        <w:rPr>
          <w:rStyle w:val="CommentReference"/>
          <w:color w:val="9BBB59" w:themeColor="accent3"/>
          <w:sz w:val="22"/>
          <w:szCs w:val="22"/>
          <w:lang w:val="en-US"/>
        </w:rPr>
        <w:commentReference w:id="465"/>
      </w:r>
      <w:r w:rsidRPr="6E19D5D5">
        <w:rPr>
          <w:color w:val="9BBB59" w:themeColor="accent3"/>
          <w:lang w:val="en-US"/>
        </w:rPr>
        <w:t>, this stage gives empirical specificity to the practice-lens claim that a technology’s effects are emergent in its use rather than fixed in the artifact (Orlikowski, 2000), and it aligns the findings with value co-creation accounts in which technology actively participates in resource integration rather than serving as a passive instrument (Vargo &amp; Lusch, 2017; Kaartemo &amp; Helkkula, 2018; Leone et al., 2021). The study’s addition is to specify the configurational elements (the harness and its technical surround) through which an agentic system becomes a value-creating actor. This configuration is one component of value creation rather than its sole determinant: as the preceding stage made clear, the most carefully engineered harness yields nothing if the organization is not steered to adopt it. Applying and steering are complementary managerial acts, and value emerges from their combination.</w:t>
      </w:r>
    </w:p>
    <w:p w14:paraId="0EB96199" w14:textId="534021A1" w:rsidR="00EB5DFF" w:rsidRPr="00F109A9" w:rsidDel="00346E28" w:rsidRDefault="00EB5DFF" w:rsidP="00EB5DFF">
      <w:pPr>
        <w:pStyle w:val="Heading3"/>
        <w:rPr>
          <w:del w:id="466" w:author="Luttik, Daan" w:date="2026-06-13T21:30:00Z" w16du:dateUtc="2026-06-13T19:30:00Z"/>
          <w:color w:val="9BBB59" w:themeColor="accent3"/>
        </w:rPr>
      </w:pPr>
      <w:del w:id="467" w:author="Luttik, Daan" w:date="2026-06-13T21:30:00Z" w16du:dateUtc="2026-06-13T19:30:00Z">
        <w:r w:rsidRPr="00F109A9" w:rsidDel="00346E28">
          <w:rPr>
            <w:color w:val="9BBB59" w:themeColor="accent3"/>
          </w:rPr>
          <w:lastRenderedPageBreak/>
          <w:delText>5.1.</w:delText>
        </w:r>
        <w:r w:rsidDel="00346E28">
          <w:rPr>
            <w:color w:val="9BBB59" w:themeColor="accent3"/>
          </w:rPr>
          <w:delText>5</w:delText>
        </w:r>
        <w:r w:rsidRPr="00F109A9" w:rsidDel="00346E28">
          <w:rPr>
            <w:color w:val="9BBB59" w:themeColor="accent3"/>
          </w:rPr>
          <w:tab/>
          <w:delText>Value outcomes: a managed portfolio</w:delText>
        </w:r>
      </w:del>
    </w:p>
    <w:p w14:paraId="78E1E6AC" w14:textId="77777777" w:rsidR="00EB5DFF" w:rsidRPr="00F109A9" w:rsidRDefault="00EB5DFF" w:rsidP="6E19D5D5">
      <w:pPr>
        <w:rPr>
          <w:color w:val="9BBB59" w:themeColor="accent3"/>
          <w:lang w:val="en-US"/>
        </w:rPr>
      </w:pPr>
      <w:r w:rsidRPr="6E19D5D5">
        <w:rPr>
          <w:color w:val="9BBB59" w:themeColor="accent3"/>
          <w:lang w:val="en-US"/>
        </w:rPr>
        <w:t xml:space="preserve">The model’s final stage concerns the value that results, and the study’s contribution here is to show that this value is not a single quantity but a portfolio that managers must actively compose. Participants described benefits (efficiency, scale, extension of skill, and quality), sacrifices (cost and the displacement or reshaping of roles), and risks (hallucination, security and privacy violation, and brand degradation) as produced together rather than traded one for another (Section 4.4). Read through value </w:t>
      </w:r>
      <w:commentRangeStart w:id="468"/>
      <w:r w:rsidRPr="6E19D5D5">
        <w:rPr>
          <w:color w:val="9BBB59" w:themeColor="accent3"/>
          <w:lang w:val="en-US"/>
        </w:rPr>
        <w:t>theory</w:t>
      </w:r>
      <w:commentRangeEnd w:id="468"/>
      <w:r w:rsidR="00683DDC" w:rsidRPr="6E19D5D5">
        <w:rPr>
          <w:rStyle w:val="CommentReference"/>
          <w:color w:val="9BBB59" w:themeColor="accent3"/>
          <w:sz w:val="22"/>
          <w:szCs w:val="22"/>
          <w:lang w:val="en-US"/>
        </w:rPr>
        <w:commentReference w:id="468"/>
      </w:r>
      <w:r w:rsidRPr="6E19D5D5">
        <w:rPr>
          <w:color w:val="9BBB59" w:themeColor="accent3"/>
          <w:lang w:val="en-US"/>
        </w:rPr>
        <w:t xml:space="preserve">, these outcomes span the operational, customer, and strategic levels distinguished in Section 2.3, and they expose a distinction that efficiency-centred accounts of AI obscure: value </w:t>
      </w:r>
      <w:r w:rsidRPr="6E19D5D5">
        <w:rPr>
          <w:i/>
          <w:iCs/>
          <w:color w:val="9BBB59" w:themeColor="accent3"/>
          <w:lang w:val="en-US"/>
        </w:rPr>
        <w:t>created</w:t>
      </w:r>
      <w:r w:rsidRPr="6E19D5D5">
        <w:rPr>
          <w:color w:val="9BBB59" w:themeColor="accent3"/>
          <w:lang w:val="en-US"/>
        </w:rPr>
        <w:t xml:space="preserve"> for the customer is not the same as value </w:t>
      </w:r>
      <w:r w:rsidRPr="6E19D5D5">
        <w:rPr>
          <w:i/>
          <w:iCs/>
          <w:color w:val="9BBB59" w:themeColor="accent3"/>
          <w:lang w:val="en-US"/>
        </w:rPr>
        <w:t>captured</w:t>
      </w:r>
      <w:r w:rsidRPr="6E19D5D5">
        <w:rPr>
          <w:color w:val="9BBB59" w:themeColor="accent3"/>
          <w:lang w:val="en-US"/>
        </w:rPr>
        <w:t xml:space="preserve"> by the firm, and an organization can capture cost savings while destroying customer value through lost trust or authenticity. </w:t>
      </w:r>
      <w:commentRangeStart w:id="469"/>
      <w:r w:rsidRPr="6E19D5D5">
        <w:rPr>
          <w:color w:val="9BBB59" w:themeColor="accent3"/>
          <w:lang w:val="en-US"/>
        </w:rPr>
        <w:t>The manager’s task at this stage is therefore one of choice and measurement: deciding which value to pursue and benchmarking AI output against a human baseline so that improvement, rather than mere novelty, can be demonstrated</w:t>
      </w:r>
      <w:commentRangeEnd w:id="469"/>
      <w:r w:rsidR="00683DDC" w:rsidRPr="6E19D5D5">
        <w:rPr>
          <w:rStyle w:val="CommentReference"/>
          <w:color w:val="9BBB59" w:themeColor="accent3"/>
          <w:sz w:val="22"/>
          <w:szCs w:val="22"/>
          <w:lang w:val="en-US"/>
        </w:rPr>
        <w:commentReference w:id="469"/>
      </w:r>
      <w:r w:rsidRPr="6E19D5D5">
        <w:rPr>
          <w:color w:val="9BBB59" w:themeColor="accent3"/>
          <w:lang w:val="en-US"/>
        </w:rPr>
        <w:t>.</w:t>
      </w:r>
    </w:p>
    <w:p w14:paraId="0D5B4841" w14:textId="77777777" w:rsidR="00EB5DFF" w:rsidRPr="00F109A9" w:rsidRDefault="00EB5DFF" w:rsidP="00EB5DFF">
      <w:pPr>
        <w:rPr>
          <w:color w:val="9BBB59" w:themeColor="accent3"/>
        </w:rPr>
      </w:pPr>
      <w:r w:rsidRPr="00F109A9">
        <w:rPr>
          <w:color w:val="9BBB59" w:themeColor="accent3"/>
        </w:rPr>
        <w:t xml:space="preserve">The clearest evidence that this value is managerially mediated rather than technologically </w:t>
      </w:r>
      <w:commentRangeStart w:id="470"/>
      <w:r w:rsidRPr="00F109A9">
        <w:rPr>
          <w:color w:val="9BBB59" w:themeColor="accent3"/>
        </w:rPr>
        <w:t>determined</w:t>
      </w:r>
      <w:commentRangeEnd w:id="470"/>
      <w:r w:rsidR="00683DDC">
        <w:rPr>
          <w:rStyle w:val="CommentReference"/>
          <w:color w:val="9BBB59" w:themeColor="accent3"/>
          <w:sz w:val="22"/>
          <w:szCs w:val="22"/>
        </w:rPr>
        <w:commentReference w:id="470"/>
      </w:r>
      <w:r>
        <w:rPr>
          <w:color w:val="9BBB59" w:themeColor="accent3"/>
        </w:rPr>
        <w:t xml:space="preserve"> is that comparable use cases produced divergent outcomes across organizations </w:t>
      </w:r>
      <w:ins w:id="471" w:author="Claude" w:date="2026-06-13T15:30:00Z">
        <w:r>
          <w:t>(Table 5)</w:t>
        </w:r>
      </w:ins>
      <w:del w:id="472" w:author="Claude" w:date="2026-06-13T15:30:00Z">
        <w:r>
          <w:rPr>
            <w:color w:val="9BBB59" w:themeColor="accent3"/>
          </w:rPr>
          <w:delText>(Section 4.4.4; Table 4)</w:delText>
        </w:r>
      </w:del>
      <w:r>
        <w:rPr>
          <w:color w:val="9BBB59" w:themeColor="accent3"/>
        </w:rPr>
        <w:t xml:space="preserve">: the same analytics, content, or customer-facing use case proved transformative in one organization and stalled in another, and the difference lay in the managerial work and the configuration around it, not in the technology, which was largely shared. Crucially, this work responds to an externally sensed impulse rather than an internally generated one: managers do not invent the opportunity but observe it in the changing environment </w:t>
      </w:r>
      <w:ins w:id="473" w:author="Claude" w:date="2026-06-13T15:30:00Z">
        <w:r>
          <w:t>(Section 5.1.2)</w:t>
        </w:r>
      </w:ins>
      <w:del w:id="474" w:author="Claude" w:date="2026-06-13T15:30:00Z">
        <w:r>
          <w:rPr>
            <w:color w:val="9BBB59" w:themeColor="accent3"/>
          </w:rPr>
          <w:delText>(Section 5.1.3)</w:delText>
        </w:r>
      </w:del>
      <w:r>
        <w:rPr>
          <w:color w:val="9BBB59" w:themeColor="accent3"/>
        </w:rPr>
        <w:t>, and then steer the organization, reshaping, leveraging, and navigating its conditions, and apply agentic AI to turn that opportunity into value. It is in this sense, through these interventions, that the manager rather than the agentic system is the central actor in value creation.</w:t>
      </w:r>
    </w:p>
    <w:p w14:paraId="01EF8B28" w14:textId="77777777" w:rsidR="00EB5DFF" w:rsidRPr="00F109A9" w:rsidRDefault="00EB5DFF" w:rsidP="6E19D5D5">
      <w:pPr>
        <w:rPr>
          <w:color w:val="9BBB59" w:themeColor="accent3"/>
          <w:lang w:val="en-US"/>
        </w:rPr>
      </w:pPr>
      <w:r w:rsidRPr="6E19D5D5">
        <w:rPr>
          <w:color w:val="9BBB59" w:themeColor="accent3"/>
          <w:lang w:val="en-US"/>
        </w:rPr>
        <w:t xml:space="preserve">The </w:t>
      </w:r>
      <w:commentRangeStart w:id="475"/>
      <w:r w:rsidRPr="6E19D5D5">
        <w:rPr>
          <w:color w:val="9BBB59" w:themeColor="accent3"/>
          <w:lang w:val="en-US"/>
        </w:rPr>
        <w:t>most</w:t>
      </w:r>
      <w:commentRangeEnd w:id="475"/>
      <w:r w:rsidR="00683DDC">
        <w:rPr>
          <w:rStyle w:val="CommentReference"/>
          <w:color w:val="9BBB59" w:themeColor="accent3"/>
          <w:sz w:val="22"/>
          <w:szCs w:val="22"/>
          <w:lang w:val="en-US"/>
        </w:rPr>
        <w:commentReference w:id="475"/>
      </w:r>
      <w:r>
        <w:rPr>
          <w:color w:val="9BBB59" w:themeColor="accent3"/>
          <w:lang w:val="en-US"/>
        </w:rPr>
        <w:t xml:space="preserve"> distinctive finding at this stage concerns how the portfolio’s negative terms are contained. Rather than treating value destruction (Doshi &amp; Hauser, 2024) as a side effect to be </w:t>
      </w:r>
      <w:r>
        <w:rPr>
          <w:color w:val="9BBB59" w:themeColor="accent3"/>
          <w:lang w:val="en-US"/>
        </w:rPr>
        <w:lastRenderedPageBreak/>
        <w:t xml:space="preserve">avoided, managers managed it recursively, deploying agentic AI to govern the very risks that agentic AI creates: brand-control and tone-of-voice agents police brand risk </w:t>
      </w:r>
      <w:ins w:id="476" w:author="Claude" w:date="2026-06-13T15:30:00Z">
        <w:r>
          <w:t>(Section 4.4.3)</w:t>
        </w:r>
      </w:ins>
      <w:del w:id="477" w:author="Claude" w:date="2026-06-13T15:30:00Z">
        <w:r>
          <w:rPr>
            <w:color w:val="9BBB59" w:themeColor="accent3"/>
            <w:lang w:val="en-US"/>
          </w:rPr>
          <w:delText>(Section 4.5.1)</w:delText>
        </w:r>
      </w:del>
      <w:r>
        <w:rPr>
          <w:color w:val="9BBB59" w:themeColor="accent3"/>
          <w:lang w:val="en-US"/>
        </w:rPr>
        <w:t xml:space="preserve">, while evaluator agents and human sense-checking limit the impact of hallucination </w:t>
      </w:r>
      <w:ins w:id="478" w:author="Claude" w:date="2026-06-13T15:30:00Z">
        <w:r>
          <w:t>(Section 4.4.3)</w:t>
        </w:r>
      </w:ins>
      <w:del w:id="479" w:author="Claude" w:date="2026-06-13T15:30:00Z">
        <w:r>
          <w:rPr>
            <w:color w:val="9BBB59" w:themeColor="accent3"/>
            <w:lang w:val="en-US"/>
          </w:rPr>
          <w:delText>(Section 4.5.2)</w:delText>
        </w:r>
      </w:del>
      <w:r>
        <w:rPr>
          <w:color w:val="9BBB59" w:themeColor="accent3"/>
          <w:lang w:val="en-US"/>
        </w:rPr>
        <w:t xml:space="preserve">. Because human work carries its own error and bias, the operative standard is </w:t>
      </w:r>
      <w:r w:rsidRPr="6E19D5D5">
        <w:rPr>
          <w:i/>
          <w:iCs/>
          <w:color w:val="9BBB59" w:themeColor="accent3"/>
          <w:lang w:val="en-US"/>
        </w:rPr>
        <w:t>comparative</w:t>
      </w:r>
      <w:r w:rsidRPr="6E19D5D5">
        <w:rPr>
          <w:color w:val="9BBB59" w:themeColor="accent3"/>
          <w:lang w:val="en-US"/>
        </w:rPr>
        <w:t xml:space="preserve"> rather than absolute: the question is not whether the agent errs but whether it errs less than the process it replaces. This reframes value destruction in the AI context as a condition that is actively and increasingly self-governed, and it carries a corollary: the organizations most exposed to AI-driven value destruction also have the strongest incentive, and the readiest means, to invest in AI-driven control.</w:t>
      </w:r>
    </w:p>
    <w:p w14:paraId="5DBA3115" w14:textId="77777777" w:rsidR="00EB5DFF" w:rsidRPr="00F109A9" w:rsidRDefault="00EB5DFF" w:rsidP="00EB5DFF">
      <w:pPr>
        <w:rPr>
          <w:color w:val="9BBB59" w:themeColor="accent3"/>
        </w:rPr>
      </w:pPr>
      <w:r>
        <w:rPr>
          <w:color w:val="9BBB59" w:themeColor="accent3"/>
        </w:rPr>
        <w:t xml:space="preserve">One outcome, however, resists this containment and points beyond the firm. Deploying agentic AI first on junior tasks threatens the pipeline through which juniors become seniors </w:t>
      </w:r>
      <w:ins w:id="480" w:author="Claude" w:date="2026-06-13T15:30:00Z">
        <w:r>
          <w:t>(Section 4.4.1)</w:t>
        </w:r>
      </w:ins>
      <w:del w:id="481" w:author="Claude" w:date="2026-06-13T15:30:00Z">
        <w:r>
          <w:rPr>
            <w:color w:val="9BBB59" w:themeColor="accent3"/>
          </w:rPr>
          <w:delText>(Section 4.5.4)</w:delText>
        </w:r>
      </w:del>
      <w:r>
        <w:rPr>
          <w:color w:val="9BBB59" w:themeColor="accent3"/>
        </w:rPr>
        <w:t>, and the threat is sharpened by an inversion the data record: the juniors whose work is most exposed are often the most AI-native, more fluent with the tools than the senior practitioners who lead, a pattern consistent with evidence that the productivity gains from generative AI accrue most to less-experienced workers (Brynjolfsson et al., 2025). Thinning that layer trades a near-term operational gain for a longer-term erosion of capability that no efficiency metric records. This tension between operational and strategic value, like the emergence of consumers’ own agents as a new intermediary, is not resolved within the present data and is taken up again as a direction for future research in Section 5.3.</w:t>
      </w:r>
    </w:p>
    <w:p w14:paraId="4AF9CB45" w14:textId="77777777" w:rsidR="00EB5DFF" w:rsidRPr="00F109A9" w:rsidRDefault="00EB5DFF" w:rsidP="00EB5DFF">
      <w:pPr>
        <w:pStyle w:val="Heading2"/>
        <w:rPr>
          <w:color w:val="9BBB59" w:themeColor="accent3"/>
        </w:rPr>
      </w:pPr>
      <w:bookmarkStart w:id="482" w:name="_Toc231935251"/>
      <w:r w:rsidRPr="00F109A9">
        <w:rPr>
          <w:color w:val="9BBB59" w:themeColor="accent3"/>
        </w:rPr>
        <w:t>5.2</w:t>
      </w:r>
      <w:r w:rsidRPr="00F109A9">
        <w:rPr>
          <w:color w:val="9BBB59" w:themeColor="accent3"/>
        </w:rPr>
        <w:tab/>
        <w:t>Practical implications</w:t>
      </w:r>
      <w:bookmarkEnd w:id="482"/>
    </w:p>
    <w:p w14:paraId="6BF80256" w14:textId="77777777" w:rsidR="00EB5DFF" w:rsidRPr="00F109A9" w:rsidRDefault="00EB5DFF" w:rsidP="00EB5DFF">
      <w:pPr>
        <w:rPr>
          <w:color w:val="9BBB59" w:themeColor="accent3"/>
        </w:rPr>
      </w:pPr>
      <w:r w:rsidRPr="00F109A9">
        <w:rPr>
          <w:color w:val="9BBB59" w:themeColor="accent3"/>
        </w:rPr>
        <w:t xml:space="preserve">Because value creation with agentic AI is the product of managerial work across the process the model describes (building the conditions, steering the organization, designing how the technology is applied, and managing the value that results) rather than of the procurement decision alone, the practical implications of this study concern how marketing managers do that </w:t>
      </w:r>
      <w:commentRangeStart w:id="483"/>
      <w:r w:rsidRPr="00F109A9">
        <w:rPr>
          <w:color w:val="9BBB59" w:themeColor="accent3"/>
        </w:rPr>
        <w:t>work</w:t>
      </w:r>
      <w:commentRangeEnd w:id="483"/>
      <w:r w:rsidR="00683DDC" w:rsidRPr="00F109A9">
        <w:rPr>
          <w:rStyle w:val="CommentReference"/>
          <w:color w:val="9BBB59" w:themeColor="accent3"/>
          <w:sz w:val="22"/>
          <w:szCs w:val="22"/>
        </w:rPr>
        <w:commentReference w:id="483"/>
      </w:r>
      <w:r w:rsidRPr="00F109A9">
        <w:rPr>
          <w:color w:val="9BBB59" w:themeColor="accent3"/>
        </w:rPr>
        <w:t>. The guidance below follows the stages of the model developed in Chapter 4; an operational checklist of these implications, organized by those stages, is provided in Appendix B.</w:t>
      </w:r>
    </w:p>
    <w:p w14:paraId="247E8924" w14:textId="69793998" w:rsidR="00EB5DFF" w:rsidRPr="00F109A9" w:rsidDel="00346E28" w:rsidRDefault="00EB5DFF" w:rsidP="00EB5DFF">
      <w:pPr>
        <w:pStyle w:val="Heading3"/>
        <w:rPr>
          <w:del w:id="484" w:author="Luttik, Daan" w:date="2026-06-13T21:30:00Z" w16du:dateUtc="2026-06-13T19:30:00Z"/>
          <w:color w:val="9BBB59" w:themeColor="accent3"/>
        </w:rPr>
      </w:pPr>
      <w:del w:id="485" w:author="Luttik, Daan" w:date="2026-06-13T21:30:00Z" w16du:dateUtc="2026-06-13T19:30:00Z">
        <w:r w:rsidRPr="00F109A9" w:rsidDel="00346E28">
          <w:rPr>
            <w:color w:val="9BBB59" w:themeColor="accent3"/>
          </w:rPr>
          <w:lastRenderedPageBreak/>
          <w:delText>5.2.1</w:delText>
        </w:r>
        <w:r w:rsidRPr="00F109A9" w:rsidDel="00346E28">
          <w:rPr>
            <w:color w:val="9BBB59" w:themeColor="accent3"/>
          </w:rPr>
          <w:tab/>
          <w:delText>Build the conditions and lead the change</w:delText>
        </w:r>
      </w:del>
    </w:p>
    <w:p w14:paraId="255FF323" w14:textId="77777777" w:rsidR="00EB5DFF" w:rsidRPr="00F109A9" w:rsidDel="00346E28" w:rsidRDefault="00EB5DFF" w:rsidP="6E19D5D5">
      <w:pPr>
        <w:rPr>
          <w:del w:id="486" w:author="Luttik, Daan" w:date="2026-06-13T21:30:00Z" w16du:dateUtc="2026-06-13T19:30:00Z"/>
          <w:color w:val="9BBB59" w:themeColor="accent3"/>
          <w:lang w:val="en-US"/>
        </w:rPr>
      </w:pPr>
      <w:r>
        <w:rPr>
          <w:color w:val="9BBB59" w:themeColor="accent3"/>
          <w:lang w:val="en-US"/>
        </w:rPr>
        <w:t xml:space="preserve">The most consistent obstacle to value was organizational rather than technical (Section 4.2.1): limited AI literacy, resistance to change, and an inability to think in systems. Managers should therefore treat adoption as a change program rather than a procurement, which is the practical counterpart to the long-established finding that the value of a digital technology is realized only through the complementary assets (skills, structure, leadership, and culture) that surround it (Ancillai et al., 2023; Enholm et al., 2022; Holmström, 2022). In practice this means investing in the enabling conditions and leading the change directly: educating in a way that is differentiated by level; making data and tooling accessible enough for an agent to act within the organization’s systems </w:t>
      </w:r>
      <w:ins w:id="487" w:author="Claude" w:date="2026-06-13T15:30:00Z">
        <w:r>
          <w:t>(Section 4.2.2)</w:t>
        </w:r>
      </w:ins>
      <w:del w:id="488" w:author="Claude" w:date="2026-06-13T15:30:00Z">
        <w:r>
          <w:rPr>
            <w:color w:val="9BBB59" w:themeColor="accent3"/>
            <w:lang w:val="en-US"/>
          </w:rPr>
          <w:delText>(Section 4.2.3)</w:delText>
        </w:r>
      </w:del>
      <w:r>
        <w:rPr>
          <w:color w:val="9BBB59" w:themeColor="accent3"/>
          <w:lang w:val="en-US"/>
        </w:rPr>
        <w:t xml:space="preserve">; stating clearly where the organization is going with AI and what success looks like; bringing people along so that the resistance which otherwise stalls adoption is reduced; and identifying, empowering, and protecting the AI champions whose visible prototypes attract backing and scale into organization-wide initiatives </w:t>
      </w:r>
      <w:ins w:id="489" w:author="Claude" w:date="2026-06-13T15:30:00Z">
        <w:r>
          <w:t>(Section 4.2.1)</w:t>
        </w:r>
      </w:ins>
      <w:del w:id="490" w:author="Claude" w:date="2026-06-13T15:30:00Z">
        <w:r>
          <w:rPr>
            <w:color w:val="9BBB59" w:themeColor="accent3"/>
            <w:lang w:val="en-US"/>
          </w:rPr>
          <w:delText>(Section 4.2.2)</w:delText>
        </w:r>
      </w:del>
      <w:r>
        <w:rPr>
          <w:color w:val="9BBB59" w:themeColor="accent3"/>
          <w:lang w:val="en-US"/>
        </w:rPr>
        <w:t>. Above all, managers should create protected, funded space for experimentation (accepting that early learning does not always produce immediate returns) because tangible value is most reliably discovered by doing rather than planning, and because senior leaders who absorb or centralize that cost remove one of the most powerful brakes on adoption.</w:t>
      </w:r>
    </w:p>
    <w:p w14:paraId="6CFF3D02" w14:textId="23B17DAF" w:rsidR="00EB5DFF" w:rsidRPr="00F109A9" w:rsidRDefault="00EB5DFF" w:rsidP="00346E28">
      <w:pPr>
        <w:pPrChange w:id="491" w:author="Luttik, Daan" w:date="2026-06-13T21:30:00Z" w16du:dateUtc="2026-06-13T19:30:00Z">
          <w:pPr>
            <w:pStyle w:val="Heading3"/>
          </w:pPr>
        </w:pPrChange>
      </w:pPr>
      <w:del w:id="492" w:author="Luttik, Daan" w:date="2026-06-13T21:30:00Z" w16du:dateUtc="2026-06-13T19:30:00Z">
        <w:r w:rsidRPr="00F109A9" w:rsidDel="00346E28">
          <w:delText>5.2.2</w:delText>
        </w:r>
        <w:r w:rsidRPr="00F109A9" w:rsidDel="00346E28">
          <w:tab/>
          <w:delText>Choose your posture: follow or differentiate</w:delText>
        </w:r>
      </w:del>
    </w:p>
    <w:p w14:paraId="16D477E1" w14:textId="77777777" w:rsidR="00EB5DFF" w:rsidRPr="00F109A9" w:rsidRDefault="00EB5DFF" w:rsidP="6E19D5D5">
      <w:pPr>
        <w:rPr>
          <w:color w:val="9BBB59" w:themeColor="accent3"/>
          <w:lang w:val="en-US"/>
        </w:rPr>
      </w:pPr>
      <w:r w:rsidRPr="6E19D5D5">
        <w:rPr>
          <w:color w:val="9BBB59" w:themeColor="accent3"/>
          <w:lang w:val="en-US"/>
        </w:rPr>
        <w:t xml:space="preserve">The findings imply a strategic choice between two postures. Much adoption is essentially AI hygiene (executing proven use cases efficiently to reach parity), and because competitors will inevitably pursue the same efficiency gains, these are unlikely to confer durable advantage; indeed, where every firm adopts similar systems the result can be a homogenization of output that erodes distinctiveness (Doshi &amp; Hauser, 2024). Pursuing outsized returns instead requires differentiation: finding novel use cases, experimenting to learn what works, and assembling the skills to implement them well; this is the strategic, rather than merely operational, register of </w:t>
      </w:r>
      <w:r w:rsidRPr="6E19D5D5">
        <w:rPr>
          <w:color w:val="9BBB59" w:themeColor="accent3"/>
          <w:lang w:val="en-US"/>
        </w:rPr>
        <w:lastRenderedPageBreak/>
        <w:t>value (Section 2.3). The data suggest the default drift runs toward following rather than differentiating: participants reported abundant efficiency gains (doing the “faster same”) but comparatively little vision for the “different and better” applications that genuine differentiation requires (Section 4.1). Neither posture is inherently wrong, but they demand different investments, and because the pull is toward parity, managers should choose consciously rather than drift; for a structurally resistant organization, even disciplined following may be the value-maximizing option.</w:t>
      </w:r>
    </w:p>
    <w:p w14:paraId="7007B9D8" w14:textId="3FE576AA" w:rsidR="00EB5DFF" w:rsidRPr="00F109A9" w:rsidDel="00346E28" w:rsidRDefault="00EB5DFF" w:rsidP="00EB5DFF">
      <w:pPr>
        <w:pStyle w:val="Heading3"/>
        <w:rPr>
          <w:del w:id="493" w:author="Luttik, Daan" w:date="2026-06-13T21:30:00Z" w16du:dateUtc="2026-06-13T19:30:00Z"/>
          <w:color w:val="9BBB59" w:themeColor="accent3"/>
        </w:rPr>
      </w:pPr>
      <w:del w:id="494" w:author="Luttik, Daan" w:date="2026-06-13T21:30:00Z" w16du:dateUtc="2026-06-13T19:30:00Z">
        <w:r w:rsidRPr="00F109A9" w:rsidDel="00346E28">
          <w:rPr>
            <w:color w:val="9BBB59" w:themeColor="accent3"/>
          </w:rPr>
          <w:delText>5.2.3</w:delText>
        </w:r>
        <w:r w:rsidRPr="00F109A9" w:rsidDel="00346E28">
          <w:rPr>
            <w:color w:val="9BBB59" w:themeColor="accent3"/>
          </w:rPr>
          <w:tab/>
          <w:delText>Start from the workflow and engineer the configuration</w:delText>
        </w:r>
      </w:del>
    </w:p>
    <w:p w14:paraId="73717BC4" w14:textId="77777777" w:rsidR="00EB5DFF" w:rsidRPr="00F109A9" w:rsidRDefault="00EB5DFF" w:rsidP="6E19D5D5">
      <w:pPr>
        <w:rPr>
          <w:color w:val="9BBB59" w:themeColor="accent3"/>
          <w:lang w:val="en-US"/>
        </w:rPr>
      </w:pPr>
      <w:r w:rsidRPr="6E19D5D5">
        <w:rPr>
          <w:color w:val="9BBB59" w:themeColor="accent3"/>
          <w:lang w:val="en-US"/>
        </w:rPr>
        <w:t xml:space="preserve">Value was most reliably created when managers began from a marketing problem or workflow and inserted AI where they trusted its performance, rather than adopting AI for its own sake (Section 4.3.1); a practical method evident in the data is to decompose a process into its constituent steps and apply agentic AI only to the steps where it is reliable, retaining human judgment elsewhere. Because the result depends on how the agent is embedded, managers should treat the configuration as a real object of design: the harness around the agent (accessible data, memory, tool access, a clear system prompt, and guardrails) together with the surrounding data infrastructure and integration with existing systems (Section 4.3.2). This is the </w:t>
      </w:r>
      <w:r w:rsidRPr="6E19D5D5">
        <w:rPr>
          <w:i/>
          <w:iCs/>
          <w:color w:val="9BBB59" w:themeColor="accent3"/>
          <w:lang w:val="en-US"/>
        </w:rPr>
        <w:t>translation work</w:t>
      </w:r>
      <w:r w:rsidRPr="6E19D5D5">
        <w:rPr>
          <w:color w:val="9BBB59" w:themeColor="accent3"/>
          <w:lang w:val="en-US"/>
        </w:rPr>
        <w:t xml:space="preserve"> through which a broad technological possibility becomes a bounded, governable use case (Enholm et al., 2022; Kitsios &amp; Kamariotou, 2021); doing it deliberately lowers risk and makes the specific contribution of AI measurable.</w:t>
      </w:r>
    </w:p>
    <w:p w14:paraId="63A60869" w14:textId="62B759D2" w:rsidR="00EB5DFF" w:rsidRPr="00F109A9" w:rsidDel="00346E28" w:rsidRDefault="00EB5DFF" w:rsidP="00EB5DFF">
      <w:pPr>
        <w:pStyle w:val="Heading3"/>
        <w:rPr>
          <w:del w:id="495" w:author="Luttik, Daan" w:date="2026-06-13T21:30:00Z" w16du:dateUtc="2026-06-13T19:30:00Z"/>
          <w:color w:val="9BBB59" w:themeColor="accent3"/>
        </w:rPr>
      </w:pPr>
      <w:del w:id="496" w:author="Luttik, Daan" w:date="2026-06-13T21:30:00Z" w16du:dateUtc="2026-06-13T19:30:00Z">
        <w:r w:rsidRPr="00F109A9" w:rsidDel="00346E28">
          <w:rPr>
            <w:color w:val="9BBB59" w:themeColor="accent3"/>
          </w:rPr>
          <w:delText>5.2.4</w:delText>
        </w:r>
        <w:r w:rsidRPr="00F109A9" w:rsidDel="00346E28">
          <w:rPr>
            <w:color w:val="9BBB59" w:themeColor="accent3"/>
          </w:rPr>
          <w:tab/>
          <w:delText>Govern AI with AI, calibrated to risk</w:delText>
        </w:r>
      </w:del>
    </w:p>
    <w:p w14:paraId="739D87DF" w14:textId="718796C0" w:rsidR="00EB5DFF" w:rsidRPr="00F109A9" w:rsidDel="006B0E9D" w:rsidRDefault="00EB5DFF" w:rsidP="006B0E9D">
      <w:pPr>
        <w:rPr>
          <w:del w:id="497" w:author="Luttik, Daan" w:date="2026-06-13T22:05:00Z" w16du:dateUtc="2026-06-13T20:05:00Z"/>
          <w:color w:val="9BBB59" w:themeColor="accent3"/>
          <w:lang w:val="en-US"/>
        </w:rPr>
      </w:pPr>
      <w:r>
        <w:rPr>
          <w:color w:val="9BBB59" w:themeColor="accent3"/>
          <w:lang w:val="en-US"/>
        </w:rPr>
        <w:t xml:space="preserve">The same design logic offers the most effective response to the risks of agentic AI: deploy AI to govern AI. Brand-control and tone-of-voice agents can enforce standards at scale, evaluator agents and human sense-checking can contain hallucination, and benchmarking AI output against a human baseline converts risk management into a measurable quality process </w:t>
      </w:r>
      <w:ins w:id="498" w:author="Claude" w:date="2026-06-13T15:30:00Z">
        <w:r>
          <w:t>(Section 4.4.3)</w:t>
        </w:r>
      </w:ins>
      <w:del w:id="499" w:author="Claude" w:date="2026-06-13T15:30:00Z">
        <w:r>
          <w:rPr>
            <w:color w:val="9BBB59" w:themeColor="accent3"/>
            <w:lang w:val="en-US"/>
          </w:rPr>
          <w:delText>(Sections 4.4.3 and 4.5)</w:delText>
        </w:r>
      </w:del>
      <w:r>
        <w:rPr>
          <w:color w:val="9BBB59" w:themeColor="accent3"/>
          <w:lang w:val="en-US"/>
        </w:rPr>
        <w:t xml:space="preserve">. Because the harms of agentic AI are a form of value destruction to be </w:t>
      </w:r>
      <w:r w:rsidRPr="6E19D5D5">
        <w:rPr>
          <w:color w:val="9BBB59" w:themeColor="accent3"/>
          <w:lang w:val="en-US"/>
        </w:rPr>
        <w:t xml:space="preserve">actively managed rather than merely avoided (Doshi &amp; Hauser, 2024), </w:t>
      </w:r>
      <w:r w:rsidRPr="6E19D5D5">
        <w:rPr>
          <w:color w:val="9BBB59" w:themeColor="accent3"/>
          <w:lang w:val="en-US"/>
        </w:rPr>
        <w:lastRenderedPageBreak/>
        <w:t>oversight should be calibrated to the cost of error and the difficulty of evaluating the output, rather than directed at eliminating error altogether.</w:t>
      </w:r>
    </w:p>
    <w:p w14:paraId="7D726D25" w14:textId="79AF49CB" w:rsidR="00EB5DFF" w:rsidRPr="00F109A9" w:rsidDel="006B0E9D" w:rsidRDefault="00EB5DFF" w:rsidP="006B0E9D">
      <w:pPr>
        <w:rPr>
          <w:del w:id="500" w:author="Luttik, Daan" w:date="2026-06-13T22:05:00Z" w16du:dateUtc="2026-06-13T20:05:00Z"/>
          <w:color w:val="9BBB59" w:themeColor="accent3"/>
        </w:rPr>
        <w:pPrChange w:id="501" w:author="Luttik, Daan" w:date="2026-06-13T22:05:00Z" w16du:dateUtc="2026-06-13T20:05:00Z">
          <w:pPr>
            <w:pStyle w:val="Heading3"/>
          </w:pPr>
        </w:pPrChange>
      </w:pPr>
      <w:del w:id="502" w:author="Luttik, Daan" w:date="2026-06-13T21:30:00Z" w16du:dateUtc="2026-06-13T19:30:00Z">
        <w:r w:rsidRPr="00F109A9" w:rsidDel="00346E28">
          <w:rPr>
            <w:color w:val="9BBB59" w:themeColor="accent3"/>
          </w:rPr>
          <w:delText>5.2.5</w:delText>
        </w:r>
        <w:r w:rsidRPr="00F109A9" w:rsidDel="00346E28">
          <w:rPr>
            <w:color w:val="9BBB59" w:themeColor="accent3"/>
          </w:rPr>
          <w:tab/>
          <w:delText>Resource and source it strategicall</w:delText>
        </w:r>
      </w:del>
    </w:p>
    <w:p w14:paraId="29D21D74" w14:textId="77777777" w:rsidR="00EB5DFF" w:rsidRPr="00F109A9" w:rsidRDefault="00EB5DFF" w:rsidP="6E19D5D5">
      <w:pPr>
        <w:rPr>
          <w:color w:val="9BBB59" w:themeColor="accent3"/>
          <w:lang w:val="en-US"/>
        </w:rPr>
      </w:pPr>
      <w:r>
        <w:rPr>
          <w:color w:val="9BBB59" w:themeColor="accent3"/>
          <w:lang w:val="en-US"/>
        </w:rPr>
        <w:t xml:space="preserve">Two resourcing decisions recur. First, treat AI budgeting as a strategic act: even in AI-forward organizations, securing budget remained difficult despite reported returns as high as a tenfold ROI (Section 4.4.1), and where the upside is large but uncertain and the time to return is variable, conventional business-case discipline can systematically under-fund experimentation, which is why centralizing or absorbing the cost of early work, as some leaders did, both resolves the tension and signals commitment. Second, manage the build-buy-dependence trade-off: external experts and agencies offer a fast route around scarce internal capacity and multi-year backlogs </w:t>
      </w:r>
      <w:ins w:id="503" w:author="Claude" w:date="2026-06-13T15:30:00Z">
        <w:r>
          <w:t>(Section 4.2.2)</w:t>
        </w:r>
      </w:ins>
      <w:del w:id="504" w:author="Claude" w:date="2026-06-13T15:30:00Z">
        <w:r>
          <w:rPr>
            <w:color w:val="9BBB59" w:themeColor="accent3"/>
            <w:lang w:val="en-US"/>
          </w:rPr>
          <w:delText>(Section 4.2.1)</w:delText>
        </w:r>
      </w:del>
      <w:r>
        <w:rPr>
          <w:color w:val="9BBB59" w:themeColor="accent3"/>
          <w:lang w:val="en-US"/>
        </w:rPr>
        <w:t>, but externally sourced momentum is fragile and over-reliance can leave the AI knowledge built for an organization owned by its agency. Because durable capability rests on internalizing the complementary assets around the technology, managers should use external help to accelerate while deliberately retaining and building that capability in-house.</w:t>
      </w:r>
    </w:p>
    <w:p w14:paraId="7CC0AC1A" w14:textId="589AA5E5" w:rsidR="00EB5DFF" w:rsidRPr="00F109A9" w:rsidDel="00346E28" w:rsidRDefault="00EB5DFF" w:rsidP="00EB5DFF">
      <w:pPr>
        <w:pStyle w:val="Heading3"/>
        <w:rPr>
          <w:del w:id="505" w:author="Luttik, Daan" w:date="2026-06-13T21:30:00Z" w16du:dateUtc="2026-06-13T19:30:00Z"/>
          <w:color w:val="9BBB59" w:themeColor="accent3"/>
        </w:rPr>
      </w:pPr>
      <w:del w:id="506" w:author="Luttik, Daan" w:date="2026-06-13T21:30:00Z" w16du:dateUtc="2026-06-13T19:30:00Z">
        <w:r w:rsidRPr="00F109A9" w:rsidDel="00346E28">
          <w:rPr>
            <w:color w:val="9BBB59" w:themeColor="accent3"/>
          </w:rPr>
          <w:delText>5.2.6</w:delText>
        </w:r>
        <w:r w:rsidRPr="00F109A9" w:rsidDel="00346E28">
          <w:rPr>
            <w:color w:val="9BBB59" w:themeColor="accent3"/>
          </w:rPr>
          <w:tab/>
          <w:delText>Look outward: the agentic demand side and the talent pipeline</w:delText>
        </w:r>
      </w:del>
    </w:p>
    <w:p w14:paraId="06974DCC" w14:textId="77777777" w:rsidR="00EB5DFF" w:rsidRPr="00F109A9" w:rsidRDefault="00EB5DFF" w:rsidP="6E19D5D5">
      <w:pPr>
        <w:rPr>
          <w:color w:val="9BBB59" w:themeColor="accent3"/>
          <w:lang w:val="en-US"/>
        </w:rPr>
      </w:pPr>
      <w:r>
        <w:rPr>
          <w:color w:val="9BBB59" w:themeColor="accent3"/>
          <w:lang w:val="en-US"/>
        </w:rPr>
        <w:t xml:space="preserve">Finally, managers should look outward as well as inward. Several participants anticipated agents of consumers acting as a new intermediary between seller and buyer, and began building connectors so that their products remain reachable by such agents and visible within AI-mediated search </w:t>
      </w:r>
      <w:ins w:id="507" w:author="Claude" w:date="2026-06-13T15:30:00Z">
        <w:r>
          <w:t>(Sections 4.1.2 and 4.3.4)</w:t>
        </w:r>
      </w:ins>
      <w:del w:id="508" w:author="Claude" w:date="2026-06-13T15:30:00Z">
        <w:r>
          <w:rPr>
            <w:color w:val="9BBB59" w:themeColor="accent3"/>
            <w:lang w:val="en-US"/>
          </w:rPr>
          <w:delText>(Sections 4.1.2 and 4.3.1)</w:delText>
        </w:r>
      </w:del>
      <w:r>
        <w:rPr>
          <w:color w:val="9BBB59" w:themeColor="accent3"/>
          <w:lang w:val="en-US"/>
        </w:rPr>
        <w:t xml:space="preserve">, an early, practical instance of the value co-creation in which technology becomes an active participant in the exchange between firm and customer (Vargo &amp; Lusch, 2017; Leone et al., 2021). At the same time, deploying AI first on junior tasks risks eroding the pipeline that develops juniors into seniors </w:t>
      </w:r>
      <w:ins w:id="509" w:author="Claude" w:date="2026-06-13T15:30:00Z">
        <w:r>
          <w:t>(Section 4.4.1)</w:t>
        </w:r>
      </w:ins>
      <w:del w:id="510" w:author="Claude" w:date="2026-06-13T15:30:00Z">
        <w:r>
          <w:rPr>
            <w:color w:val="9BBB59" w:themeColor="accent3"/>
            <w:lang w:val="en-US"/>
          </w:rPr>
          <w:delText>(Section 4.5.4)</w:delText>
        </w:r>
      </w:del>
      <w:r>
        <w:rPr>
          <w:color w:val="9BBB59" w:themeColor="accent3"/>
          <w:lang w:val="en-US"/>
        </w:rPr>
        <w:t>. Managers should weigh short-term efficiency against the longer-term cost to capability and brand distinctiveness, neither of which is captured by efficiency metrics alone.</w:t>
      </w:r>
    </w:p>
    <w:p w14:paraId="75903165" w14:textId="77777777" w:rsidR="00EB5DFF" w:rsidRDefault="00EB5DFF" w:rsidP="00EB5DFF">
      <w:pPr>
        <w:pStyle w:val="Heading2"/>
        <w:rPr>
          <w:color w:val="auto"/>
        </w:rPr>
      </w:pPr>
      <w:bookmarkStart w:id="511" w:name="_Toc231935252"/>
      <w:r w:rsidRPr="00963DD6">
        <w:rPr>
          <w:color w:val="auto"/>
        </w:rPr>
        <w:lastRenderedPageBreak/>
        <w:t>5.3</w:t>
      </w:r>
      <w:r w:rsidRPr="00963DD6">
        <w:rPr>
          <w:color w:val="auto"/>
        </w:rPr>
        <w:tab/>
        <w:t>Limitations &amp; Future research</w:t>
      </w:r>
      <w:bookmarkEnd w:id="511"/>
    </w:p>
    <w:p w14:paraId="37C3E8ED" w14:textId="475E64DC" w:rsidR="00EB5DFF" w:rsidRDefault="00EB5DFF" w:rsidP="00EB5DFF">
      <w:pPr>
        <w:rPr>
          <w:del w:id="512" w:author="Beninger, Stefanie" w:date="2026-06-10T13:27:00Z" w16du:dateUtc="2026-06-10T13:27:29Z"/>
        </w:rPr>
      </w:pPr>
      <w:r w:rsidRPr="6E19D5D5">
        <w:rPr>
          <w:lang w:val="en-US"/>
        </w:rPr>
        <w:t xml:space="preserve">A limitation of this study lies in the speed with which AI is evolving rapidly. Many insights regarding the role of the manager align with earlier works on transformations (e.g. Vidal et al. 2022) and are likely to be relevant toward the future; others like the impact of specific use cases might be heavily dependent on the temporal </w:t>
      </w:r>
      <w:commentRangeStart w:id="513"/>
      <w:r w:rsidRPr="6E19D5D5">
        <w:rPr>
          <w:lang w:val="en-US"/>
        </w:rPr>
        <w:t>situation</w:t>
      </w:r>
      <w:commentRangeEnd w:id="513"/>
      <w:r w:rsidR="00683DDC" w:rsidRPr="6E19D5D5">
        <w:rPr>
          <w:rStyle w:val="CommentReference"/>
          <w:sz w:val="22"/>
          <w:szCs w:val="22"/>
          <w:lang w:val="en-US"/>
        </w:rPr>
        <w:commentReference w:id="513"/>
      </w:r>
      <w:r w:rsidRPr="6E19D5D5">
        <w:rPr>
          <w:lang w:val="en-US"/>
        </w:rPr>
        <w:t xml:space="preserve">. Furthermore, as this research applies a qualitative approach, our outcomes could be transferable to other </w:t>
      </w:r>
      <w:commentRangeStart w:id="514"/>
      <w:r w:rsidRPr="6E19D5D5">
        <w:rPr>
          <w:lang w:val="en-US"/>
        </w:rPr>
        <w:t>contexts</w:t>
      </w:r>
      <w:commentRangeEnd w:id="514"/>
      <w:r w:rsidR="00683DDC" w:rsidRPr="6E19D5D5">
        <w:rPr>
          <w:rStyle w:val="CommentReference"/>
          <w:sz w:val="22"/>
          <w:szCs w:val="22"/>
          <w:lang w:val="en-US"/>
        </w:rPr>
        <w:commentReference w:id="514"/>
      </w:r>
      <w:r w:rsidRPr="6E19D5D5">
        <w:rPr>
          <w:lang w:val="en-US"/>
        </w:rPr>
        <w:t xml:space="preserve">, but might also be specific to a small number of individuals and the context of the interviews (Shenton, 2004). </w:t>
      </w:r>
    </w:p>
    <w:p w14:paraId="71CBA20A" w14:textId="07F4DAAC" w:rsidR="00EB5DFF" w:rsidRDefault="00EB5DFF" w:rsidP="00EB5DFF">
      <w:commentRangeStart w:id="515"/>
      <w:r w:rsidRPr="6E19D5D5">
        <w:rPr>
          <w:lang w:val="en-US"/>
        </w:rPr>
        <w:t>To</w:t>
      </w:r>
      <w:commentRangeEnd w:id="515"/>
      <w:r w:rsidR="00683DDC" w:rsidRPr="6E19D5D5">
        <w:rPr>
          <w:rStyle w:val="CommentReference"/>
          <w:sz w:val="22"/>
          <w:szCs w:val="22"/>
          <w:lang w:val="en-US"/>
        </w:rPr>
        <w:commentReference w:id="515"/>
      </w:r>
      <w:r w:rsidRPr="6E19D5D5">
        <w:rPr>
          <w:lang w:val="en-US"/>
        </w:rPr>
        <w:t xml:space="preserve"> balance these limitations, future research could make comparisons across </w:t>
      </w:r>
      <w:r w:rsidR="03E3ECB5" w:rsidRPr="205B8843">
        <w:rPr>
          <w:lang w:val="en-US"/>
        </w:rPr>
        <w:t xml:space="preserve">industries </w:t>
      </w:r>
      <w:r w:rsidR="180B0401" w:rsidRPr="205B8843">
        <w:rPr>
          <w:lang w:val="en-US"/>
        </w:rPr>
        <w:t>and</w:t>
      </w:r>
      <w:r w:rsidR="5E9AFDF3" w:rsidRPr="205B8843">
        <w:rPr>
          <w:lang w:val="en-US"/>
        </w:rPr>
        <w:t xml:space="preserve"> conduct longitudinal research to</w:t>
      </w:r>
      <w:r w:rsidRPr="6E19D5D5">
        <w:rPr>
          <w:lang w:val="en-US"/>
        </w:rPr>
        <w:t xml:space="preserve"> monitor the evolving response of organizations and consumers to the (also) evolving nature of AI on value creation with </w:t>
      </w:r>
      <w:r w:rsidR="00EA0799">
        <w:rPr>
          <w:lang w:val="en-US"/>
        </w:rPr>
        <w:t>agentic</w:t>
      </w:r>
      <w:ins w:id="516" w:author="Beninger, Stefanie" w:date="2026-06-10T13:27:00Z" w16du:dateUtc="2026-06-10T13:27:16Z">
        <w:r w:rsidR="19CD7E72" w:rsidRPr="205B8843">
          <w:rPr>
            <w:lang w:val="en-US"/>
          </w:rPr>
          <w:t xml:space="preserve"> </w:t>
        </w:r>
      </w:ins>
      <w:r w:rsidRPr="6E19D5D5">
        <w:rPr>
          <w:lang w:val="en-US"/>
        </w:rPr>
        <w:t xml:space="preserve">AI and the role of the marketing manager </w:t>
      </w:r>
      <w:r w:rsidR="005C5B9A">
        <w:rPr>
          <w:lang w:val="en-US"/>
        </w:rPr>
        <w:t>therein</w:t>
      </w:r>
      <w:r w:rsidRPr="6E19D5D5">
        <w:rPr>
          <w:lang w:val="en-US"/>
        </w:rPr>
        <w:t>.</w:t>
      </w:r>
    </w:p>
    <w:p w14:paraId="2C144096" w14:textId="244F98F3" w:rsidR="00EB5DFF" w:rsidRDefault="00EB5DFF" w:rsidP="00EB5DFF">
      <w:r w:rsidRPr="6E19D5D5">
        <w:rPr>
          <w:lang w:val="en-US"/>
        </w:rPr>
        <w:t xml:space="preserve">Another limitation lies in the gap between optics and </w:t>
      </w:r>
      <w:commentRangeStart w:id="517"/>
      <w:r>
        <w:rPr>
          <w:lang w:val="en-US"/>
        </w:rPr>
        <w:t>reality</w:t>
      </w:r>
      <w:commentRangeEnd w:id="517"/>
      <w:r w:rsidR="00683DDC">
        <w:rPr>
          <w:rStyle w:val="CommentReference"/>
          <w:sz w:val="22"/>
          <w:szCs w:val="22"/>
          <w:lang w:val="en-US"/>
        </w:rPr>
        <w:commentReference w:id="517"/>
      </w:r>
      <w:r>
        <w:rPr>
          <w:lang w:val="en-US"/>
        </w:rPr>
        <w:t xml:space="preserve">; while many interviewees were open about this gap, others might not have been so </w:t>
      </w:r>
      <w:commentRangeStart w:id="518"/>
      <w:r w:rsidRPr="6E19D5D5">
        <w:rPr>
          <w:lang w:val="en-US"/>
        </w:rPr>
        <w:t>forthcoming</w:t>
      </w:r>
      <w:commentRangeEnd w:id="518"/>
      <w:r w:rsidR="00683DDC" w:rsidRPr="6E19D5D5">
        <w:rPr>
          <w:rStyle w:val="CommentReference"/>
          <w:sz w:val="22"/>
          <w:szCs w:val="22"/>
          <w:lang w:val="en-US"/>
        </w:rPr>
        <w:commentReference w:id="518"/>
      </w:r>
      <w:r w:rsidRPr="6E19D5D5">
        <w:rPr>
          <w:lang w:val="en-US"/>
        </w:rPr>
        <w:t>. This study relies exclusively on interview data and is based on an inductive approach. In line with Polsa (2013</w:t>
      </w:r>
      <w:r w:rsidR="180B0401" w:rsidRPr="205B8843">
        <w:rPr>
          <w:lang w:val="en-US"/>
        </w:rPr>
        <w:t>)</w:t>
      </w:r>
      <w:ins w:id="519" w:author="Beninger, Stefanie" w:date="2026-06-10T13:28:00Z" w16du:dateUtc="2026-06-10T13:28:17Z">
        <w:r w:rsidR="1E14D455" w:rsidRPr="205B8843">
          <w:rPr>
            <w:lang w:val="en-US"/>
          </w:rPr>
          <w:t>,</w:t>
        </w:r>
      </w:ins>
      <w:r w:rsidRPr="6E19D5D5">
        <w:rPr>
          <w:lang w:val="en-US"/>
        </w:rPr>
        <w:t xml:space="preserve"> research could use different data collection methods and leverage different research approaches. For example, auditing the state of AI within an </w:t>
      </w:r>
      <w:commentRangeStart w:id="520"/>
      <w:r w:rsidRPr="6E19D5D5">
        <w:rPr>
          <w:lang w:val="en-US"/>
        </w:rPr>
        <w:t>organization</w:t>
      </w:r>
      <w:commentRangeEnd w:id="520"/>
      <w:r w:rsidR="00683DDC" w:rsidRPr="6E19D5D5">
        <w:rPr>
          <w:rStyle w:val="CommentReference"/>
          <w:sz w:val="22"/>
          <w:szCs w:val="22"/>
          <w:lang w:val="en-US"/>
        </w:rPr>
        <w:commentReference w:id="520"/>
      </w:r>
      <w:r w:rsidRPr="6E19D5D5">
        <w:rPr>
          <w:lang w:val="en-US"/>
        </w:rPr>
        <w:t xml:space="preserve"> and </w:t>
      </w:r>
      <w:r w:rsidR="00815C86">
        <w:rPr>
          <w:lang w:val="en-US"/>
        </w:rPr>
        <w:t>qualitatively measuring its effects on specific values should provide an important balancing force for</w:t>
      </w:r>
      <w:r w:rsidRPr="6E19D5D5">
        <w:rPr>
          <w:lang w:val="en-US"/>
        </w:rPr>
        <w:t xml:space="preserve"> our approach. </w:t>
      </w:r>
    </w:p>
    <w:p w14:paraId="1FFE8426" w14:textId="77777777" w:rsidR="00EB5DFF" w:rsidRPr="009E2C30" w:rsidRDefault="00EB5DFF" w:rsidP="6E19D5D5">
      <w:pPr>
        <w:rPr>
          <w:b/>
          <w:bCs/>
          <w:color w:val="76923C" w:themeColor="accent3" w:themeShade="BF"/>
          <w:lang w:val="en-US"/>
        </w:rPr>
      </w:pPr>
      <w:r w:rsidRPr="6E19D5D5">
        <w:rPr>
          <w:lang w:val="en-US"/>
        </w:rPr>
        <w:t xml:space="preserve">Finally, </w:t>
      </w:r>
      <w:commentRangeStart w:id="521"/>
      <w:commentRangeStart w:id="522"/>
      <w:r w:rsidRPr="6E19D5D5">
        <w:rPr>
          <w:lang w:val="en-US"/>
        </w:rPr>
        <w:t>research</w:t>
      </w:r>
      <w:commentRangeEnd w:id="521"/>
      <w:r w:rsidR="00683DDC" w:rsidRPr="6E19D5D5">
        <w:rPr>
          <w:rStyle w:val="CommentReference"/>
          <w:sz w:val="22"/>
          <w:szCs w:val="22"/>
          <w:lang w:val="en-US"/>
        </w:rPr>
        <w:commentReference w:id="521"/>
      </w:r>
      <w:commentRangeEnd w:id="522"/>
      <w:r w:rsidRPr="6E19D5D5">
        <w:rPr>
          <w:rStyle w:val="CommentReference"/>
          <w:sz w:val="22"/>
          <w:szCs w:val="22"/>
          <w:lang w:val="en-US"/>
        </w:rPr>
        <w:commentReference w:id="522"/>
      </w:r>
      <w:r w:rsidRPr="6E19D5D5">
        <w:rPr>
          <w:lang w:val="en-US"/>
        </w:rPr>
        <w:t xml:space="preserve"> could study specific elements in more </w:t>
      </w:r>
      <w:commentRangeStart w:id="523"/>
      <w:r w:rsidRPr="6E19D5D5">
        <w:rPr>
          <w:lang w:val="en-US"/>
        </w:rPr>
        <w:t>depth</w:t>
      </w:r>
      <w:commentRangeEnd w:id="523"/>
      <w:r w:rsidR="00683DDC" w:rsidRPr="6E19D5D5">
        <w:rPr>
          <w:rStyle w:val="CommentReference"/>
          <w:sz w:val="22"/>
          <w:szCs w:val="22"/>
          <w:lang w:val="en-US"/>
        </w:rPr>
        <w:commentReference w:id="523"/>
      </w:r>
      <w:r w:rsidRPr="6E19D5D5">
        <w:rPr>
          <w:lang w:val="en-US"/>
        </w:rPr>
        <w:t xml:space="preserve">. First, research seems to rarely analyze the impact of specific technical features or technical </w:t>
      </w:r>
      <w:commentRangeStart w:id="524"/>
      <w:r w:rsidRPr="6E19D5D5">
        <w:rPr>
          <w:lang w:val="en-US"/>
        </w:rPr>
        <w:t>configurations</w:t>
      </w:r>
      <w:commentRangeEnd w:id="524"/>
      <w:r w:rsidR="00683DDC" w:rsidRPr="6E19D5D5">
        <w:rPr>
          <w:rStyle w:val="CommentReference"/>
          <w:sz w:val="22"/>
          <w:szCs w:val="22"/>
          <w:lang w:val="en-US"/>
        </w:rPr>
        <w:commentReference w:id="524"/>
      </w:r>
      <w:r w:rsidRPr="6E19D5D5">
        <w:rPr>
          <w:lang w:val="en-US"/>
        </w:rPr>
        <w:t xml:space="preserve"> on business outcomes, research in this domain could further explain the high variance regarding value outcomes for similar use cases. Second, research could make a more detailed analysis regarding the effect of the organizational </w:t>
      </w:r>
      <w:commentRangeStart w:id="525"/>
      <w:r w:rsidRPr="6E19D5D5">
        <w:rPr>
          <w:lang w:val="en-US"/>
        </w:rPr>
        <w:t>context</w:t>
      </w:r>
      <w:commentRangeEnd w:id="525"/>
      <w:r w:rsidR="00683DDC" w:rsidRPr="6E19D5D5">
        <w:rPr>
          <w:rStyle w:val="CommentReference"/>
          <w:sz w:val="22"/>
          <w:szCs w:val="22"/>
          <w:lang w:val="en-US"/>
        </w:rPr>
        <w:commentReference w:id="525"/>
      </w:r>
      <w:r w:rsidRPr="6E19D5D5">
        <w:rPr>
          <w:lang w:val="en-US"/>
        </w:rPr>
        <w:t xml:space="preserve">, looking into optimal configurations that managers can strive to create. Third, research could make a more detailed analysis of the specific behaviors of marketing managers, analyzing the components of behaviors like reshaping and their impact on the outcomes within the </w:t>
      </w:r>
      <w:commentRangeStart w:id="526"/>
      <w:r w:rsidRPr="6E19D5D5">
        <w:rPr>
          <w:lang w:val="en-US"/>
        </w:rPr>
        <w:t>organization</w:t>
      </w:r>
      <w:commentRangeEnd w:id="526"/>
      <w:r w:rsidR="00683DDC" w:rsidRPr="6E19D5D5">
        <w:rPr>
          <w:rStyle w:val="CommentReference"/>
          <w:sz w:val="22"/>
          <w:szCs w:val="22"/>
          <w:lang w:val="en-US"/>
        </w:rPr>
        <w:commentReference w:id="526"/>
      </w:r>
      <w:r w:rsidRPr="6E19D5D5">
        <w:rPr>
          <w:lang w:val="en-US"/>
        </w:rPr>
        <w:t xml:space="preserve">. </w:t>
      </w:r>
      <w:r w:rsidRPr="6E19D5D5">
        <w:rPr>
          <w:color w:val="76923C" w:themeColor="accent3" w:themeShade="BF"/>
          <w:lang w:val="en-US"/>
        </w:rPr>
        <w:br w:type="page"/>
      </w:r>
    </w:p>
    <w:p w14:paraId="02206E7D" w14:textId="77777777" w:rsidR="00EB5DFF" w:rsidRPr="00D84AD4" w:rsidRDefault="00EB5DFF" w:rsidP="00EB5DFF">
      <w:pPr>
        <w:pStyle w:val="Heading1"/>
      </w:pPr>
      <w:bookmarkStart w:id="527" w:name="_Toc231935253"/>
      <w:r w:rsidRPr="00D84AD4">
        <w:lastRenderedPageBreak/>
        <w:t>6.</w:t>
      </w:r>
      <w:r w:rsidRPr="00D84AD4">
        <w:tab/>
        <w:t>Conclusion</w:t>
      </w:r>
      <w:bookmarkEnd w:id="527"/>
    </w:p>
    <w:p w14:paraId="313B6C3B" w14:textId="262C3F4B" w:rsidR="00EB5DFF" w:rsidRPr="00934AD4" w:rsidRDefault="00EB5DFF" w:rsidP="00EB5DFF">
      <w:pPr>
        <w:rPr>
          <w:color w:val="C0504D" w:themeColor="accent2"/>
          <w:rPrChange w:id="528" w:author="Luttik, Daan" w:date="2026-06-13T21:32:00Z" w16du:dateUtc="2026-06-13T19:32:00Z">
            <w:rPr>
              <w:color w:val="9BBB59" w:themeColor="accent3"/>
            </w:rPr>
          </w:rPrChange>
        </w:rPr>
      </w:pPr>
      <w:r w:rsidRPr="00934AD4">
        <w:rPr>
          <w:color w:val="C0504D" w:themeColor="accent2"/>
          <w:rPrChange w:id="529" w:author="Luttik, Daan" w:date="2026-06-13T21:32:00Z" w16du:dateUtc="2026-06-13T19:32:00Z">
            <w:rPr>
              <w:color w:val="9BBB59" w:themeColor="accent3"/>
            </w:rPr>
          </w:rPrChange>
        </w:rPr>
        <w:t xml:space="preserve">This thesis asked how marketing managers create value with agentic AI. Drawing on seventeen interviews with marketing managers and AI experts, analyzed through constructivist grounded theory, </w:t>
      </w:r>
      <w:r w:rsidR="399E1AC9" w:rsidRPr="00934AD4">
        <w:rPr>
          <w:color w:val="C0504D" w:themeColor="accent2"/>
          <w:rPrChange w:id="530" w:author="Luttik, Daan" w:date="2026-06-13T21:32:00Z" w16du:dateUtc="2026-06-13T19:32:00Z">
            <w:rPr>
              <w:color w:val="9BBB59" w:themeColor="accent3"/>
            </w:rPr>
          </w:rPrChange>
        </w:rPr>
        <w:t xml:space="preserve">the findings suggest </w:t>
      </w:r>
      <w:r w:rsidRPr="00934AD4">
        <w:rPr>
          <w:color w:val="C0504D" w:themeColor="accent2"/>
          <w:rPrChange w:id="531" w:author="Luttik, Daan" w:date="2026-06-13T21:32:00Z" w16du:dateUtc="2026-06-13T19:32:00Z">
            <w:rPr>
              <w:color w:val="9BBB59" w:themeColor="accent3"/>
            </w:rPr>
          </w:rPrChange>
        </w:rPr>
        <w:t>that value is created not by adopting agentic AI but by the managerial work that surrounds it:</w:t>
      </w:r>
      <w:commentRangeStart w:id="532"/>
      <w:r w:rsidRPr="00934AD4">
        <w:rPr>
          <w:color w:val="C0504D" w:themeColor="accent2"/>
          <w:rPrChange w:id="533" w:author="Luttik, Daan" w:date="2026-06-13T21:32:00Z" w16du:dateUtc="2026-06-13T19:32:00Z">
            <w:rPr>
              <w:color w:val="9BBB59" w:themeColor="accent3"/>
            </w:rPr>
          </w:rPrChange>
        </w:rPr>
        <w:t xml:space="preserve"> observing a volatile environment, building the conditions for change, steering the organization, designing how the technology is applied, and managing the portfolio of value that results</w:t>
      </w:r>
      <w:commentRangeEnd w:id="532"/>
      <w:r w:rsidR="00683DDC" w:rsidRPr="00934AD4">
        <w:rPr>
          <w:rStyle w:val="CommentReference"/>
          <w:color w:val="C0504D" w:themeColor="accent2"/>
          <w:sz w:val="22"/>
          <w:szCs w:val="22"/>
          <w:rPrChange w:id="534" w:author="Luttik, Daan" w:date="2026-06-13T21:32:00Z" w16du:dateUtc="2026-06-13T19:32:00Z">
            <w:rPr>
              <w:rStyle w:val="CommentReference"/>
              <w:color w:val="9BBB59" w:themeColor="accent3"/>
              <w:sz w:val="22"/>
              <w:szCs w:val="22"/>
            </w:rPr>
          </w:rPrChange>
        </w:rPr>
        <w:commentReference w:id="532"/>
      </w:r>
      <w:r w:rsidRPr="00934AD4">
        <w:rPr>
          <w:color w:val="C0504D" w:themeColor="accent2"/>
          <w:rPrChange w:id="535" w:author="Luttik, Daan" w:date="2026-06-13T21:32:00Z" w16du:dateUtc="2026-06-13T19:32:00Z">
            <w:rPr>
              <w:color w:val="9BBB59" w:themeColor="accent3"/>
            </w:rPr>
          </w:rPrChange>
        </w:rPr>
        <w:t xml:space="preserve">. The study’s central contribution is a model of this </w:t>
      </w:r>
      <w:r w:rsidR="11B6BAB0" w:rsidRPr="00934AD4">
        <w:rPr>
          <w:color w:val="C0504D" w:themeColor="accent2"/>
          <w:rPrChange w:id="536" w:author="Luttik, Daan" w:date="2026-06-13T21:32:00Z" w16du:dateUtc="2026-06-13T19:32:00Z">
            <w:rPr>
              <w:color w:val="9BBB59" w:themeColor="accent3"/>
            </w:rPr>
          </w:rPrChange>
        </w:rPr>
        <w:t xml:space="preserve">study </w:t>
      </w:r>
      <w:r w:rsidRPr="00934AD4">
        <w:rPr>
          <w:color w:val="C0504D" w:themeColor="accent2"/>
          <w:rPrChange w:id="537" w:author="Luttik, Daan" w:date="2026-06-13T21:32:00Z" w16du:dateUtc="2026-06-13T19:32:00Z">
            <w:rPr>
              <w:color w:val="9BBB59" w:themeColor="accent3"/>
            </w:rPr>
          </w:rPrChange>
        </w:rPr>
        <w:t>(Figure 1); the technology is necessary but, on its own, far from sufficient.</w:t>
      </w:r>
    </w:p>
    <w:p w14:paraId="4FB3DD77" w14:textId="6623E2DC" w:rsidR="00EB5DFF" w:rsidRPr="00934AD4" w:rsidRDefault="00EB5DFF" w:rsidP="6E19D5D5">
      <w:pPr>
        <w:rPr>
          <w:color w:val="C0504D" w:themeColor="accent2"/>
          <w:lang w:val="en-US"/>
          <w:rPrChange w:id="538" w:author="Luttik, Daan" w:date="2026-06-13T21:32:00Z" w16du:dateUtc="2026-06-13T19:32:00Z">
            <w:rPr>
              <w:color w:val="76923C" w:themeColor="accent3" w:themeShade="BF"/>
              <w:lang w:val="en-US"/>
            </w:rPr>
          </w:rPrChange>
        </w:rPr>
      </w:pPr>
      <w:commentRangeStart w:id="539"/>
      <w:r w:rsidRPr="00934AD4">
        <w:rPr>
          <w:color w:val="C0504D" w:themeColor="accent2"/>
          <w:lang w:val="en-US"/>
          <w:rPrChange w:id="540" w:author="Luttik, Daan" w:date="2026-06-13T21:32:00Z" w16du:dateUtc="2026-06-13T19:32:00Z">
            <w:rPr>
              <w:color w:val="76923C" w:themeColor="accent3" w:themeShade="BF"/>
              <w:lang w:val="en-US"/>
            </w:rPr>
          </w:rPrChange>
        </w:rPr>
        <w:t>The</w:t>
      </w:r>
      <w:commentRangeEnd w:id="539"/>
      <w:r w:rsidR="00683DDC" w:rsidRPr="00934AD4">
        <w:rPr>
          <w:rStyle w:val="CommentReference"/>
          <w:color w:val="C0504D" w:themeColor="accent2"/>
          <w:sz w:val="22"/>
          <w:szCs w:val="22"/>
          <w:lang w:val="en-US"/>
          <w:rPrChange w:id="541" w:author="Luttik, Daan" w:date="2026-06-13T21:32:00Z" w16du:dateUtc="2026-06-13T19:32:00Z">
            <w:rPr>
              <w:rStyle w:val="CommentReference"/>
              <w:color w:val="76923C" w:themeColor="accent3" w:themeShade="BF"/>
              <w:sz w:val="22"/>
              <w:szCs w:val="22"/>
              <w:lang w:val="en-US"/>
            </w:rPr>
          </w:rPrChange>
        </w:rPr>
        <w:commentReference w:id="539"/>
      </w:r>
      <w:r w:rsidRPr="00934AD4">
        <w:rPr>
          <w:color w:val="C0504D" w:themeColor="accent2"/>
          <w:lang w:val="en-US"/>
          <w:rPrChange w:id="542" w:author="Luttik, Daan" w:date="2026-06-13T21:32:00Z" w16du:dateUtc="2026-06-13T19:32:00Z">
            <w:rPr>
              <w:color w:val="76923C" w:themeColor="accent3" w:themeShade="BF"/>
              <w:lang w:val="en-US"/>
            </w:rPr>
          </w:rPrChange>
        </w:rPr>
        <w:t xml:space="preserve"> three </w:t>
      </w:r>
      <w:r w:rsidR="00934AD4">
        <w:rPr>
          <w:color w:val="C0504D" w:themeColor="accent2"/>
        </w:rPr>
        <w:t>sub-questions</w:t>
      </w:r>
      <w:r w:rsidRPr="00934AD4">
        <w:rPr>
          <w:color w:val="C0504D" w:themeColor="accent2"/>
          <w:lang w:val="en-US"/>
          <w:rPrChange w:id="543" w:author="Luttik, Daan" w:date="2026-06-13T21:32:00Z" w16du:dateUtc="2026-06-13T19:32:00Z">
            <w:rPr>
              <w:color w:val="76923C" w:themeColor="accent3" w:themeShade="BF"/>
              <w:lang w:val="en-US"/>
            </w:rPr>
          </w:rPrChange>
        </w:rPr>
        <w:t xml:space="preserve"> structure this </w:t>
      </w:r>
      <w:commentRangeStart w:id="544"/>
      <w:r w:rsidRPr="00934AD4">
        <w:rPr>
          <w:color w:val="C0504D" w:themeColor="accent2"/>
          <w:lang w:val="en-US"/>
          <w:rPrChange w:id="545" w:author="Luttik, Daan" w:date="2026-06-13T21:32:00Z" w16du:dateUtc="2026-06-13T19:32:00Z">
            <w:rPr>
              <w:color w:val="76923C" w:themeColor="accent3" w:themeShade="BF"/>
              <w:lang w:val="en-US"/>
            </w:rPr>
          </w:rPrChange>
        </w:rPr>
        <w:t>answer</w:t>
      </w:r>
      <w:commentRangeEnd w:id="544"/>
      <w:r w:rsidR="00683DDC" w:rsidRPr="00934AD4">
        <w:rPr>
          <w:rStyle w:val="CommentReference"/>
          <w:color w:val="C0504D" w:themeColor="accent2"/>
          <w:sz w:val="22"/>
          <w:szCs w:val="22"/>
          <w:lang w:val="en-US"/>
          <w:rPrChange w:id="546" w:author="Luttik, Daan" w:date="2026-06-13T21:32:00Z" w16du:dateUtc="2026-06-13T19:32:00Z">
            <w:rPr>
              <w:rStyle w:val="CommentReference"/>
              <w:color w:val="76923C" w:themeColor="accent3" w:themeShade="BF"/>
              <w:sz w:val="22"/>
              <w:szCs w:val="22"/>
              <w:lang w:val="en-US"/>
            </w:rPr>
          </w:rPrChange>
        </w:rPr>
        <w:commentReference w:id="544"/>
      </w:r>
      <w:r w:rsidRPr="00934AD4">
        <w:rPr>
          <w:color w:val="C0504D" w:themeColor="accent2"/>
          <w:lang w:val="en-US"/>
          <w:rPrChange w:id="547" w:author="Luttik, Daan" w:date="2026-06-13T21:32:00Z" w16du:dateUtc="2026-06-13T19:32:00Z">
            <w:rPr>
              <w:color w:val="76923C" w:themeColor="accent3" w:themeShade="BF"/>
              <w:lang w:val="en-US"/>
            </w:rPr>
          </w:rPrChange>
        </w:rPr>
        <w:t xml:space="preserve">. Marketing managers </w:t>
      </w:r>
      <w:r w:rsidRPr="00934AD4">
        <w:rPr>
          <w:i/>
          <w:iCs/>
          <w:color w:val="C0504D" w:themeColor="accent2"/>
          <w:lang w:val="en-US"/>
          <w:rPrChange w:id="548" w:author="Luttik, Daan" w:date="2026-06-13T21:32:00Z" w16du:dateUtc="2026-06-13T19:32:00Z">
            <w:rPr>
              <w:i/>
              <w:iCs/>
              <w:color w:val="76923C" w:themeColor="accent3" w:themeShade="BF"/>
              <w:lang w:val="en-US"/>
            </w:rPr>
          </w:rPrChange>
        </w:rPr>
        <w:t>identify and translate</w:t>
      </w:r>
      <w:r w:rsidRPr="00934AD4">
        <w:rPr>
          <w:color w:val="C0504D" w:themeColor="accent2"/>
          <w:lang w:val="en-US"/>
          <w:rPrChange w:id="549" w:author="Luttik, Daan" w:date="2026-06-13T21:32:00Z" w16du:dateUtc="2026-06-13T19:32:00Z">
            <w:rPr>
              <w:color w:val="76923C" w:themeColor="accent3" w:themeShade="BF"/>
              <w:lang w:val="en-US"/>
            </w:rPr>
          </w:rPrChange>
        </w:rPr>
        <w:t xml:space="preserve"> agentic AI opportunities by observing three external signals (the rapid progression of AI, market pressure from competitors and increasingly from consumers’ own agents, and the roadmaps of their software suppliers) and by translating these into a portfolio of use cases: generating insights, creating and validating content and campaigns, deploying generic and customer-facing agents, and orchestrating them through tool calling and personalization. The decisive step is not recognizing the opportunity, which is widely shared, but translating it into practice inside the organization.</w:t>
      </w:r>
    </w:p>
    <w:p w14:paraId="4243FA64" w14:textId="77777777" w:rsidR="00EB5DFF" w:rsidRPr="00934AD4" w:rsidRDefault="00EB5DFF" w:rsidP="6E19D5D5">
      <w:pPr>
        <w:rPr>
          <w:color w:val="C0504D" w:themeColor="accent2"/>
          <w:lang w:val="en-US"/>
          <w:rPrChange w:id="550" w:author="Luttik, Daan" w:date="2026-06-13T21:32:00Z" w16du:dateUtc="2026-06-13T19:32:00Z">
            <w:rPr>
              <w:color w:val="76923C" w:themeColor="accent3" w:themeShade="BF"/>
              <w:lang w:val="en-US"/>
            </w:rPr>
          </w:rPrChange>
        </w:rPr>
      </w:pPr>
      <w:r w:rsidRPr="00934AD4">
        <w:rPr>
          <w:color w:val="C0504D" w:themeColor="accent2"/>
          <w:lang w:val="en-US"/>
          <w:rPrChange w:id="551" w:author="Luttik, Daan" w:date="2026-06-13T21:32:00Z" w16du:dateUtc="2026-06-13T19:32:00Z">
            <w:rPr>
              <w:color w:val="76923C" w:themeColor="accent3" w:themeShade="BF"/>
              <w:lang w:val="en-US"/>
            </w:rPr>
          </w:rPrChange>
        </w:rPr>
        <w:t xml:space="preserve">They </w:t>
      </w:r>
      <w:r w:rsidRPr="00934AD4">
        <w:rPr>
          <w:i/>
          <w:iCs/>
          <w:color w:val="C0504D" w:themeColor="accent2"/>
          <w:lang w:val="en-US"/>
          <w:rPrChange w:id="552" w:author="Luttik, Daan" w:date="2026-06-13T21:32:00Z" w16du:dateUtc="2026-06-13T19:32:00Z">
            <w:rPr>
              <w:i/>
              <w:iCs/>
              <w:color w:val="76923C" w:themeColor="accent3" w:themeShade="BF"/>
              <w:lang w:val="en-US"/>
            </w:rPr>
          </w:rPrChange>
        </w:rPr>
        <w:t>enable adoption</w:t>
      </w:r>
      <w:r w:rsidRPr="00934AD4">
        <w:rPr>
          <w:color w:val="C0504D" w:themeColor="accent2"/>
          <w:lang w:val="en-US"/>
          <w:rPrChange w:id="553" w:author="Luttik, Daan" w:date="2026-06-13T21:32:00Z" w16du:dateUtc="2026-06-13T19:32:00Z">
            <w:rPr>
              <w:color w:val="76923C" w:themeColor="accent3" w:themeShade="BF"/>
              <w:lang w:val="en-US"/>
            </w:rPr>
          </w:rPrChange>
        </w:rPr>
        <w:t xml:space="preserve"> by steering the organization through three responses to its conditions: reshaping the conditions they control, educating at every level, creating space to experiment, providing clarity, bringing people along, and championing initiatives; leveraging favorable conditions such as available data, the right tooling, and an innovation culture; and navigating the conditions they do not control. Leadership and individual AI champions emerged as the central enablers of this work.</w:t>
      </w:r>
    </w:p>
    <w:p w14:paraId="44E9B834" w14:textId="77777777" w:rsidR="00EB5DFF" w:rsidRPr="00934AD4" w:rsidRDefault="00EB5DFF" w:rsidP="6E19D5D5">
      <w:pPr>
        <w:rPr>
          <w:color w:val="C0504D" w:themeColor="accent2"/>
          <w:lang w:val="en-US"/>
          <w:rPrChange w:id="554" w:author="Luttik, Daan" w:date="2026-06-13T21:32:00Z" w16du:dateUtc="2026-06-13T19:32:00Z">
            <w:rPr>
              <w:color w:val="76923C" w:themeColor="accent3" w:themeShade="BF"/>
              <w:lang w:val="en-US"/>
            </w:rPr>
          </w:rPrChange>
        </w:rPr>
      </w:pPr>
      <w:r w:rsidRPr="00934AD4">
        <w:rPr>
          <w:color w:val="C0504D" w:themeColor="accent2"/>
          <w:lang w:val="en-US"/>
          <w:rPrChange w:id="555" w:author="Luttik, Daan" w:date="2026-06-13T21:32:00Z" w16du:dateUtc="2026-06-13T19:32:00Z">
            <w:rPr>
              <w:color w:val="76923C" w:themeColor="accent3" w:themeShade="BF"/>
              <w:lang w:val="en-US"/>
            </w:rPr>
          </w:rPrChange>
        </w:rPr>
        <w:t xml:space="preserve">They </w:t>
      </w:r>
      <w:r w:rsidRPr="00934AD4">
        <w:rPr>
          <w:i/>
          <w:iCs/>
          <w:color w:val="C0504D" w:themeColor="accent2"/>
          <w:lang w:val="en-US"/>
          <w:rPrChange w:id="556" w:author="Luttik, Daan" w:date="2026-06-13T21:32:00Z" w16du:dateUtc="2026-06-13T19:32:00Z">
            <w:rPr>
              <w:i/>
              <w:iCs/>
              <w:color w:val="76923C" w:themeColor="accent3" w:themeShade="BF"/>
              <w:lang w:val="en-US"/>
            </w:rPr>
          </w:rPrChange>
        </w:rPr>
        <w:t>navigate obstacles and risks</w:t>
      </w:r>
      <w:r w:rsidRPr="00934AD4">
        <w:rPr>
          <w:color w:val="C0504D" w:themeColor="accent2"/>
          <w:lang w:val="en-US"/>
          <w:rPrChange w:id="557" w:author="Luttik, Daan" w:date="2026-06-13T21:32:00Z" w16du:dateUtc="2026-06-13T19:32:00Z">
            <w:rPr>
              <w:color w:val="76923C" w:themeColor="accent3" w:themeShade="BF"/>
              <w:lang w:val="en-US"/>
            </w:rPr>
          </w:rPrChange>
        </w:rPr>
        <w:t xml:space="preserve"> largely by working around them. Limited organizational capacity, scarce technical resources, and restrictive governance were the principal obstacles, and managers tended to treat those originating outside their own teams as fixed. The risks of hallucination, security and privacy violations, and brand degradation were managed not </w:t>
      </w:r>
      <w:r w:rsidRPr="00934AD4">
        <w:rPr>
          <w:color w:val="C0504D" w:themeColor="accent2"/>
          <w:lang w:val="en-US"/>
          <w:rPrChange w:id="558" w:author="Luttik, Daan" w:date="2026-06-13T21:32:00Z" w16du:dateUtc="2026-06-13T19:32:00Z">
            <w:rPr>
              <w:color w:val="76923C" w:themeColor="accent3" w:themeShade="BF"/>
              <w:lang w:val="en-US"/>
            </w:rPr>
          </w:rPrChange>
        </w:rPr>
        <w:lastRenderedPageBreak/>
        <w:t>by avoiding agentic AI but by deploying further AI to govern it and by retaining human oversight calibrated to the cost of error. The recurring paradoxes capture this logic: the technology that creates a risk also furnishes the means to control it.</w:t>
      </w:r>
    </w:p>
    <w:p w14:paraId="554C6F9E" w14:textId="7FF8FC1A" w:rsidR="00EB5DFF" w:rsidRPr="005C5B9A" w:rsidRDefault="00EB5DFF" w:rsidP="6E19D5D5">
      <w:pPr>
        <w:rPr>
          <w:color w:val="C0504D" w:themeColor="accent2"/>
          <w:lang w:val="en-US"/>
        </w:rPr>
      </w:pPr>
      <w:commentRangeStart w:id="559"/>
      <w:r w:rsidRPr="005C5B9A">
        <w:rPr>
          <w:color w:val="C0504D" w:themeColor="accent2"/>
          <w:lang w:val="en-US"/>
        </w:rPr>
        <w:t>Empirically</w:t>
      </w:r>
      <w:commentRangeEnd w:id="559"/>
      <w:r w:rsidR="00683DDC" w:rsidRPr="6E19D5D5">
        <w:rPr>
          <w:rStyle w:val="CommentReference"/>
          <w:color w:val="C0504D" w:themeColor="accent2"/>
          <w:sz w:val="22"/>
          <w:szCs w:val="22"/>
          <w:lang w:val="en-US"/>
        </w:rPr>
        <w:commentReference w:id="559"/>
      </w:r>
      <w:r w:rsidRPr="005C5B9A">
        <w:rPr>
          <w:color w:val="C0504D" w:themeColor="accent2"/>
          <w:lang w:val="en-US"/>
        </w:rPr>
        <w:t xml:space="preserve">, this study answers recent calls for research into agentic AI in marketing (Kim, 2025; Mogaji &amp; Jain, 2024; Jain et al., 2024): it provides one of the first grounded accounts of how marketing managers create value with agentic AI in practice, moving beyond the field’s prevailing focus on content </w:t>
      </w:r>
      <w:commentRangeStart w:id="560"/>
      <w:r w:rsidRPr="005C5B9A">
        <w:rPr>
          <w:color w:val="C0504D" w:themeColor="accent2"/>
          <w:lang w:val="en-US"/>
        </w:rPr>
        <w:t>generation</w:t>
      </w:r>
      <w:commentRangeEnd w:id="560"/>
      <w:r w:rsidR="00683DDC" w:rsidRPr="6E19D5D5">
        <w:rPr>
          <w:rStyle w:val="CommentReference"/>
          <w:color w:val="C0504D" w:themeColor="accent2"/>
          <w:sz w:val="22"/>
          <w:szCs w:val="22"/>
          <w:lang w:val="en-US"/>
        </w:rPr>
        <w:commentReference w:id="560"/>
      </w:r>
      <w:r w:rsidRPr="005C5B9A">
        <w:rPr>
          <w:color w:val="C0504D" w:themeColor="accent2"/>
          <w:lang w:val="en-US"/>
        </w:rPr>
        <w:t xml:space="preserve">. Its contribution is a grounded account of the managerial </w:t>
      </w:r>
      <w:r w:rsidR="38436E6F" w:rsidRPr="005C5B9A">
        <w:rPr>
          <w:color w:val="C0504D" w:themeColor="accent2"/>
          <w:lang w:val="en-US"/>
        </w:rPr>
        <w:t>actions to realize value with</w:t>
      </w:r>
      <w:r w:rsidRPr="005C5B9A">
        <w:rPr>
          <w:color w:val="C0504D" w:themeColor="accent2"/>
          <w:lang w:val="en-US"/>
        </w:rPr>
        <w:t xml:space="preserve"> agentic AI: a </w:t>
      </w:r>
      <w:commentRangeStart w:id="561"/>
      <w:r w:rsidRPr="005C5B9A">
        <w:rPr>
          <w:color w:val="C0504D" w:themeColor="accent2"/>
          <w:lang w:val="en-US"/>
        </w:rPr>
        <w:t>process</w:t>
      </w:r>
      <w:commentRangeEnd w:id="561"/>
      <w:r w:rsidR="00683DDC" w:rsidRPr="6E19D5D5">
        <w:rPr>
          <w:rStyle w:val="CommentReference"/>
          <w:color w:val="C0504D" w:themeColor="accent2"/>
          <w:sz w:val="22"/>
          <w:szCs w:val="22"/>
          <w:lang w:val="en-US"/>
        </w:rPr>
        <w:commentReference w:id="561"/>
      </w:r>
      <w:r w:rsidRPr="005C5B9A">
        <w:rPr>
          <w:color w:val="C0504D" w:themeColor="accent2"/>
          <w:lang w:val="en-US"/>
        </w:rPr>
        <w:t xml:space="preserve"> model linking </w:t>
      </w:r>
      <w:commentRangeStart w:id="562"/>
      <w:r w:rsidRPr="005C5B9A">
        <w:rPr>
          <w:color w:val="C0504D" w:themeColor="accent2"/>
          <w:lang w:val="en-US"/>
        </w:rPr>
        <w:t>observing, steering, applying, and the management of a value portfolio, together with the analytical vocabulary (the repertoire of reshaping, leveraging, and navigating; the harness; and value as a managed portfol</w:t>
      </w:r>
      <w:commentRangeEnd w:id="562"/>
      <w:r w:rsidR="00683DDC" w:rsidRPr="6E19D5D5">
        <w:rPr>
          <w:rStyle w:val="CommentReference"/>
          <w:color w:val="C0504D" w:themeColor="accent2"/>
          <w:sz w:val="22"/>
          <w:szCs w:val="22"/>
          <w:lang w:val="en-US"/>
        </w:rPr>
        <w:commentReference w:id="562"/>
      </w:r>
      <w:r w:rsidRPr="005C5B9A">
        <w:rPr>
          <w:color w:val="C0504D" w:themeColor="accent2"/>
          <w:lang w:val="en-US"/>
        </w:rPr>
        <w:t>io) through which that work can be understood. T</w:t>
      </w:r>
      <w:commentRangeStart w:id="563"/>
      <w:r w:rsidRPr="005C5B9A">
        <w:rPr>
          <w:color w:val="C0504D" w:themeColor="accent2"/>
          <w:lang w:val="en-US"/>
        </w:rPr>
        <w:t>he empirical specifics reported here are snapshots of a fast-moving technology and will date quick</w:t>
      </w:r>
      <w:commentRangeEnd w:id="563"/>
      <w:r w:rsidR="00683DDC" w:rsidRPr="6E19D5D5">
        <w:rPr>
          <w:rStyle w:val="CommentReference"/>
          <w:color w:val="C0504D" w:themeColor="accent2"/>
          <w:sz w:val="22"/>
          <w:szCs w:val="22"/>
          <w:lang w:val="en-US"/>
        </w:rPr>
        <w:commentReference w:id="563"/>
      </w:r>
      <w:r w:rsidRPr="005C5B9A">
        <w:rPr>
          <w:color w:val="C0504D" w:themeColor="accent2"/>
          <w:lang w:val="en-US"/>
        </w:rPr>
        <w:t xml:space="preserve">ly; the higher-order categories, which describe managerial responses to a moving target rather than the target itself, should prove more durable. For marketing managers living, as one participant put it, through both “an era of change” and “a change of era,” the practical message coincides with the theoretical one: the value of agentic AI will be determined less by the models they adopt than by the organizations they build around </w:t>
      </w:r>
      <w:commentRangeStart w:id="564"/>
      <w:r w:rsidRPr="005C5B9A">
        <w:rPr>
          <w:color w:val="C0504D" w:themeColor="accent2"/>
          <w:lang w:val="en-US"/>
        </w:rPr>
        <w:t>them</w:t>
      </w:r>
      <w:commentRangeEnd w:id="564"/>
      <w:r w:rsidR="00683DDC" w:rsidRPr="6E19D5D5">
        <w:rPr>
          <w:rStyle w:val="CommentReference"/>
          <w:color w:val="C0504D" w:themeColor="accent2"/>
          <w:sz w:val="22"/>
          <w:szCs w:val="22"/>
          <w:lang w:val="en-US"/>
        </w:rPr>
        <w:commentReference w:id="564"/>
      </w:r>
      <w:r w:rsidRPr="005C5B9A">
        <w:rPr>
          <w:color w:val="C0504D" w:themeColor="accent2"/>
          <w:lang w:val="en-US"/>
        </w:rPr>
        <w:t>.</w:t>
      </w:r>
    </w:p>
    <w:p w14:paraId="7062DA3C" w14:textId="77777777" w:rsidR="00EB5DFF" w:rsidRDefault="00EB5DFF" w:rsidP="00EB5DFF">
      <w:pPr>
        <w:rPr>
          <w:b/>
          <w:bCs/>
        </w:rPr>
      </w:pPr>
      <w:r>
        <w:br w:type="page"/>
      </w:r>
    </w:p>
    <w:p w14:paraId="1B5B27D6" w14:textId="77777777" w:rsidR="00EB5DFF" w:rsidRDefault="00EB5DFF" w:rsidP="00EB5DFF">
      <w:pPr>
        <w:pStyle w:val="Heading1"/>
        <w:rPr>
          <w:color w:val="222222"/>
          <w:highlight w:val="white"/>
        </w:rPr>
      </w:pPr>
      <w:bookmarkStart w:id="565" w:name="_Toc231935254"/>
      <w:r>
        <w:lastRenderedPageBreak/>
        <w:t>7.</w:t>
      </w:r>
      <w:r>
        <w:tab/>
        <w:t>References</w:t>
      </w:r>
      <w:bookmarkEnd w:id="565"/>
    </w:p>
    <w:p w14:paraId="1313EFEC" w14:textId="77777777" w:rsidR="00EB5DFF" w:rsidRDefault="00EB5DFF" w:rsidP="6E19D5D5">
      <w:pPr>
        <w:ind w:left="720" w:hanging="720"/>
        <w:rPr>
          <w:highlight w:val="white"/>
          <w:lang w:val="en-US"/>
        </w:rPr>
      </w:pPr>
      <w:r w:rsidRPr="6E19D5D5">
        <w:rPr>
          <w:highlight w:val="white"/>
          <w:lang w:val="en-US"/>
        </w:rPr>
        <w:t xml:space="preserve">Acharya, D. B., Kuppan, K., &amp; Divya, B. (2025). Agentic AI: Autonomous intelligence for complex goals, a comprehensive </w:t>
      </w:r>
      <w:commentRangeStart w:id="566"/>
      <w:r w:rsidRPr="6E19D5D5">
        <w:rPr>
          <w:highlight w:val="white"/>
          <w:lang w:val="en-US"/>
        </w:rPr>
        <w:t>survey</w:t>
      </w:r>
      <w:commentRangeEnd w:id="566"/>
      <w:r w:rsidR="00683DDC" w:rsidRPr="6E19D5D5">
        <w:rPr>
          <w:rStyle w:val="CommentReference"/>
          <w:sz w:val="22"/>
          <w:szCs w:val="22"/>
          <w:highlight w:val="white"/>
          <w:lang w:val="en-US"/>
        </w:rPr>
        <w:commentReference w:id="566"/>
      </w:r>
      <w:r w:rsidRPr="6E19D5D5">
        <w:rPr>
          <w:highlight w:val="white"/>
          <w:lang w:val="en-US"/>
        </w:rPr>
        <w:t xml:space="preserve">. </w:t>
      </w:r>
      <w:r w:rsidRPr="6E19D5D5">
        <w:rPr>
          <w:i/>
          <w:iCs/>
          <w:highlight w:val="white"/>
          <w:lang w:val="en-US"/>
        </w:rPr>
        <w:t>IEEE Access</w:t>
      </w:r>
      <w:r w:rsidRPr="6E19D5D5">
        <w:rPr>
          <w:highlight w:val="white"/>
          <w:lang w:val="en-US"/>
        </w:rPr>
        <w:t>.</w:t>
      </w:r>
    </w:p>
    <w:p w14:paraId="7EE7E688" w14:textId="77777777" w:rsidR="00EB5DFF" w:rsidRDefault="00EB5DFF" w:rsidP="6E19D5D5">
      <w:pPr>
        <w:spacing w:line="360" w:lineRule="auto"/>
        <w:ind w:left="720" w:hanging="720"/>
        <w:rPr>
          <w:highlight w:val="white"/>
          <w:lang w:val="en-US"/>
        </w:rPr>
      </w:pPr>
      <w:r w:rsidRPr="6E19D5D5">
        <w:rPr>
          <w:highlight w:val="white"/>
          <w:lang w:val="en-US"/>
        </w:rPr>
        <w:t xml:space="preserve">Almquist, E., Senior, J., &amp; Bloch, N. (2016). The elements of value. </w:t>
      </w:r>
      <w:r w:rsidRPr="6E19D5D5">
        <w:rPr>
          <w:i/>
          <w:iCs/>
          <w:highlight w:val="white"/>
          <w:lang w:val="en-US"/>
        </w:rPr>
        <w:t>Harvard business review</w:t>
      </w:r>
      <w:r w:rsidRPr="6E19D5D5">
        <w:rPr>
          <w:highlight w:val="white"/>
          <w:lang w:val="en-US"/>
        </w:rPr>
        <w:t xml:space="preserve">, </w:t>
      </w:r>
      <w:r w:rsidRPr="6E19D5D5">
        <w:rPr>
          <w:i/>
          <w:iCs/>
          <w:highlight w:val="white"/>
          <w:lang w:val="en-US"/>
        </w:rPr>
        <w:t>94</w:t>
      </w:r>
      <w:r w:rsidRPr="6E19D5D5">
        <w:rPr>
          <w:highlight w:val="white"/>
          <w:lang w:val="en-US"/>
        </w:rPr>
        <w:t>(9), 47-53.</w:t>
      </w:r>
    </w:p>
    <w:p w14:paraId="2183D948" w14:textId="77777777" w:rsidR="00EB5DFF" w:rsidRDefault="00EB5DFF" w:rsidP="00EB5DFF">
      <w:pPr>
        <w:spacing w:line="360" w:lineRule="auto"/>
        <w:ind w:left="720" w:hanging="720"/>
        <w:rPr>
          <w:highlight w:val="white"/>
        </w:rPr>
      </w:pPr>
      <w:r w:rsidRPr="00CB0362">
        <w:rPr>
          <w:highlight w:val="white"/>
          <w:lang w:val="it-IT"/>
        </w:rPr>
        <w:t xml:space="preserve">Ancillai, C., Sabatini, A., Gatti, M., &amp; Perna, A. (2023). </w:t>
      </w:r>
      <w:r>
        <w:rPr>
          <w:highlight w:val="white"/>
        </w:rPr>
        <w:t xml:space="preserve">Digital technology and business model innovation: A systematic literature review and future research agenda. </w:t>
      </w:r>
      <w:r>
        <w:rPr>
          <w:i/>
          <w:iCs/>
          <w:highlight w:val="white"/>
        </w:rPr>
        <w:t>Technological Forecasting and Social Change</w:t>
      </w:r>
      <w:r>
        <w:rPr>
          <w:highlight w:val="white"/>
        </w:rPr>
        <w:t>, </w:t>
      </w:r>
      <w:r>
        <w:rPr>
          <w:i/>
          <w:iCs/>
          <w:highlight w:val="white"/>
        </w:rPr>
        <w:t>188</w:t>
      </w:r>
      <w:r>
        <w:rPr>
          <w:highlight w:val="white"/>
        </w:rPr>
        <w:t>, 122307. https://doi.org/10.1016/j.techfore.2022.122307</w:t>
      </w:r>
    </w:p>
    <w:p w14:paraId="5A336BF5" w14:textId="77777777" w:rsidR="00EB5DFF" w:rsidRDefault="00EB5DFF" w:rsidP="00EB5DFF">
      <w:pPr>
        <w:spacing w:line="360" w:lineRule="auto"/>
        <w:ind w:left="720" w:hanging="720"/>
        <w:rPr>
          <w:highlight w:val="white"/>
        </w:rPr>
      </w:pPr>
      <w:r>
        <w:rPr>
          <w:highlight w:val="white"/>
        </w:rPr>
        <w:t xml:space="preserve">Anthropic. (2024, November 25). </w:t>
      </w:r>
      <w:r>
        <w:rPr>
          <w:i/>
          <w:iCs/>
          <w:highlight w:val="white"/>
        </w:rPr>
        <w:t>Introducing the Model Context Protocol</w:t>
      </w:r>
      <w:r>
        <w:rPr>
          <w:highlight w:val="white"/>
        </w:rPr>
        <w:t xml:space="preserve">. Anthropic. </w:t>
      </w:r>
      <w:hyperlink r:id="rId17">
        <w:r>
          <w:rPr>
            <w:color w:val="1155CC"/>
            <w:highlight w:val="white"/>
            <w:u w:val="single"/>
          </w:rPr>
          <w:t>https://www.anthropic.com/news/model-context-protocol</w:t>
        </w:r>
      </w:hyperlink>
    </w:p>
    <w:p w14:paraId="01C176D1" w14:textId="77777777" w:rsidR="00EB5DFF" w:rsidRDefault="00EB5DFF" w:rsidP="00EB5DFF">
      <w:pPr>
        <w:spacing w:line="360" w:lineRule="auto"/>
        <w:ind w:left="720" w:hanging="720"/>
        <w:rPr>
          <w:highlight w:val="white"/>
        </w:rPr>
      </w:pPr>
      <w:r>
        <w:rPr>
          <w:highlight w:val="white"/>
        </w:rPr>
        <w:t xml:space="preserve">Anthropic. (2025, October 16). </w:t>
      </w:r>
      <w:r>
        <w:rPr>
          <w:i/>
          <w:iCs/>
          <w:highlight w:val="white"/>
        </w:rPr>
        <w:t>Equipping agents for the real world with Agent Skills</w:t>
      </w:r>
      <w:r>
        <w:rPr>
          <w:highlight w:val="white"/>
        </w:rPr>
        <w:t xml:space="preserve">. Anthropic Engineering.  </w:t>
      </w:r>
      <w:hyperlink r:id="rId18">
        <w:r>
          <w:rPr>
            <w:color w:val="1155CC"/>
            <w:highlight w:val="white"/>
            <w:u w:val="single"/>
          </w:rPr>
          <w:t>https://www.anthropic.com/engineering/equipping-agents-for-the-real-world-with-agent-skills</w:t>
        </w:r>
      </w:hyperlink>
    </w:p>
    <w:p w14:paraId="75F7D71C" w14:textId="77777777" w:rsidR="00EB5DFF" w:rsidRDefault="00EB5DFF" w:rsidP="00EB5DFF">
      <w:pPr>
        <w:spacing w:line="360" w:lineRule="auto"/>
        <w:ind w:left="720" w:hanging="720"/>
        <w:rPr>
          <w:highlight w:val="white"/>
        </w:rPr>
      </w:pPr>
      <w:r>
        <w:rPr>
          <w:highlight w:val="white"/>
          <w:lang w:val="it-IT"/>
        </w:rPr>
        <w:t xml:space="preserve">Bandi, A., Kongari, B., Naguru, R., Pasnoor, S., &amp; Vilipala, S. V. (2025). </w:t>
      </w:r>
      <w:r>
        <w:rPr>
          <w:highlight w:val="white"/>
        </w:rPr>
        <w:t xml:space="preserve">The rise of agentic ai: A review of definitions, frameworks, architectures, applications, evaluation metrics, and challenges. </w:t>
      </w:r>
      <w:r>
        <w:rPr>
          <w:i/>
          <w:iCs/>
          <w:highlight w:val="white"/>
        </w:rPr>
        <w:t>Future Internet</w:t>
      </w:r>
      <w:r>
        <w:rPr>
          <w:highlight w:val="white"/>
        </w:rPr>
        <w:t xml:space="preserve">, </w:t>
      </w:r>
      <w:r>
        <w:rPr>
          <w:i/>
          <w:iCs/>
          <w:highlight w:val="white"/>
        </w:rPr>
        <w:t>17</w:t>
      </w:r>
      <w:r>
        <w:rPr>
          <w:highlight w:val="white"/>
        </w:rPr>
        <w:t>(9), 404.</w:t>
      </w:r>
    </w:p>
    <w:p w14:paraId="40044D4D" w14:textId="77777777" w:rsidR="00EB5DFF" w:rsidRDefault="00EB5DFF" w:rsidP="6E19D5D5">
      <w:pPr>
        <w:spacing w:line="360" w:lineRule="auto"/>
        <w:ind w:left="720" w:hanging="720"/>
        <w:rPr>
          <w:highlight w:val="white"/>
          <w:lang w:val="en-US"/>
        </w:rPr>
      </w:pPr>
      <w:r w:rsidRPr="6E19D5D5">
        <w:rPr>
          <w:highlight w:val="white"/>
          <w:lang w:val="en-US"/>
        </w:rPr>
        <w:t xml:space="preserve">Bauer, J., &amp; Jannach, D. (2021). Improved customer lifetime value prediction with sequence-to-sequence learning and feature-based models. </w:t>
      </w:r>
      <w:r w:rsidRPr="6E19D5D5">
        <w:rPr>
          <w:i/>
          <w:iCs/>
          <w:highlight w:val="white"/>
          <w:lang w:val="en-US"/>
        </w:rPr>
        <w:t>ACM Transactions on Knowledge Discovery from Data (TKDD)</w:t>
      </w:r>
      <w:r w:rsidRPr="6E19D5D5">
        <w:rPr>
          <w:highlight w:val="white"/>
          <w:lang w:val="en-US"/>
        </w:rPr>
        <w:t xml:space="preserve">, </w:t>
      </w:r>
      <w:r w:rsidRPr="6E19D5D5">
        <w:rPr>
          <w:i/>
          <w:iCs/>
          <w:highlight w:val="white"/>
          <w:lang w:val="en-US"/>
        </w:rPr>
        <w:t>15</w:t>
      </w:r>
      <w:r w:rsidRPr="6E19D5D5">
        <w:rPr>
          <w:highlight w:val="white"/>
          <w:lang w:val="en-US"/>
        </w:rPr>
        <w:t xml:space="preserve">(5), 1-37.  </w:t>
      </w:r>
    </w:p>
    <w:p w14:paraId="76241B86" w14:textId="77777777" w:rsidR="00EB5DFF" w:rsidRDefault="00EB5DFF" w:rsidP="00EB5DFF">
      <w:pPr>
        <w:spacing w:line="360" w:lineRule="auto"/>
        <w:ind w:left="720" w:hanging="720"/>
        <w:rPr>
          <w:highlight w:val="white"/>
          <w:lang w:val="en-US"/>
        </w:rPr>
      </w:pPr>
      <w:r w:rsidRPr="5F622639">
        <w:rPr>
          <w:lang w:val="en-US"/>
        </w:rPr>
        <w:t xml:space="preserve">Blumer, H. (1969) </w:t>
      </w:r>
      <w:r w:rsidRPr="5F622639">
        <w:rPr>
          <w:i/>
          <w:lang w:val="en-US"/>
        </w:rPr>
        <w:t>Symbolic interactionism: Perspective and method.</w:t>
      </w:r>
      <w:r w:rsidRPr="5F622639">
        <w:rPr>
          <w:lang w:val="en-US"/>
        </w:rPr>
        <w:t xml:space="preserve"> Englewood Cliffs, NJ: Prentice Hall.</w:t>
      </w:r>
    </w:p>
    <w:p w14:paraId="6240D499" w14:textId="77777777" w:rsidR="00EB5DFF" w:rsidRDefault="00EB5DFF" w:rsidP="00EB5DFF">
      <w:pPr>
        <w:ind w:left="720" w:hanging="720"/>
      </w:pPr>
      <w:r w:rsidRPr="5F622639">
        <w:rPr>
          <w:lang w:val="en-US"/>
        </w:rPr>
        <w:t>Brinker, S., &amp; Riemersma, F. (2025). The state of martech 2025. Chiefmartec, MartechTribe.</w:t>
      </w:r>
    </w:p>
    <w:p w14:paraId="6C28CEDE" w14:textId="5D34F830" w:rsidR="00EB5DFF" w:rsidRDefault="00EB5DFF" w:rsidP="00EB5DFF">
      <w:pPr>
        <w:ind w:left="720" w:hanging="720"/>
        <w:rPr>
          <w:highlight w:val="white"/>
        </w:rPr>
      </w:pPr>
      <w:r>
        <w:rPr>
          <w:highlight w:val="white"/>
        </w:rPr>
        <w:t xml:space="preserve">Brown, T., Mann, B., Ryder, N., Subbiah, M., Kaplan, J. D., Dhariwal, P., </w:t>
      </w:r>
      <w:r w:rsidR="00647F3D">
        <w:rPr>
          <w:highlight w:val="white"/>
        </w:rPr>
        <w:t>…</w:t>
      </w:r>
      <w:r>
        <w:rPr>
          <w:highlight w:val="white"/>
        </w:rPr>
        <w:t xml:space="preserve"> &amp; Amodei, D. (2020). Language models are few-shot learners. </w:t>
      </w:r>
      <w:r>
        <w:rPr>
          <w:i/>
          <w:iCs/>
          <w:highlight w:val="white"/>
        </w:rPr>
        <w:t>Advances in neural information processing systems</w:t>
      </w:r>
      <w:r>
        <w:rPr>
          <w:highlight w:val="white"/>
        </w:rPr>
        <w:t xml:space="preserve">, </w:t>
      </w:r>
      <w:r>
        <w:rPr>
          <w:i/>
          <w:iCs/>
          <w:highlight w:val="white"/>
        </w:rPr>
        <w:t>33</w:t>
      </w:r>
      <w:r>
        <w:rPr>
          <w:highlight w:val="white"/>
        </w:rPr>
        <w:t>, 1877-1901.</w:t>
      </w:r>
    </w:p>
    <w:p w14:paraId="124607A5" w14:textId="77777777" w:rsidR="00EB5DFF" w:rsidRDefault="00EB5DFF" w:rsidP="00EB5DFF">
      <w:pPr>
        <w:ind w:left="720" w:hanging="720"/>
        <w:rPr>
          <w:highlight w:val="white"/>
        </w:rPr>
      </w:pPr>
      <w:r>
        <w:rPr>
          <w:highlight w:val="white"/>
        </w:rPr>
        <w:t xml:space="preserve">Burkhardt, S., &amp; Rieder, B. (2024). Foundation models are platform models: Prompting and the political economy of AI. </w:t>
      </w:r>
      <w:r>
        <w:rPr>
          <w:i/>
          <w:iCs/>
          <w:highlight w:val="white"/>
        </w:rPr>
        <w:t>Big Data &amp; Society</w:t>
      </w:r>
      <w:r>
        <w:rPr>
          <w:highlight w:val="white"/>
        </w:rPr>
        <w:t xml:space="preserve">, </w:t>
      </w:r>
      <w:r>
        <w:rPr>
          <w:i/>
          <w:iCs/>
          <w:highlight w:val="white"/>
        </w:rPr>
        <w:t>11</w:t>
      </w:r>
      <w:r>
        <w:rPr>
          <w:highlight w:val="white"/>
        </w:rPr>
        <w:t xml:space="preserve">(2), 20539517241247839. </w:t>
      </w:r>
    </w:p>
    <w:p w14:paraId="239FFE1D" w14:textId="77777777" w:rsidR="00EB5DFF" w:rsidRDefault="00EB5DFF" w:rsidP="00EB5DFF">
      <w:pPr>
        <w:ind w:left="720" w:hanging="720"/>
        <w:rPr>
          <w:highlight w:val="white"/>
        </w:rPr>
      </w:pPr>
      <w:r>
        <w:rPr>
          <w:highlight w:val="white"/>
        </w:rPr>
        <w:t xml:space="preserve">Claude. (2025, October 16). </w:t>
      </w:r>
      <w:r>
        <w:rPr>
          <w:i/>
          <w:iCs/>
          <w:highlight w:val="white"/>
        </w:rPr>
        <w:t>Introducing Agent Skills</w:t>
      </w:r>
      <w:r>
        <w:rPr>
          <w:highlight w:val="white"/>
        </w:rPr>
        <w:t xml:space="preserve">. Claude. </w:t>
      </w:r>
      <w:hyperlink r:id="rId19">
        <w:r>
          <w:rPr>
            <w:color w:val="1155CC"/>
            <w:highlight w:val="white"/>
            <w:u w:val="single"/>
          </w:rPr>
          <w:t>https://claude.com/blog/skills</w:t>
        </w:r>
      </w:hyperlink>
    </w:p>
    <w:p w14:paraId="4BE468B7" w14:textId="77777777" w:rsidR="00EB5DFF" w:rsidRDefault="00EB5DFF" w:rsidP="00EB5DFF">
      <w:pPr>
        <w:ind w:left="720" w:hanging="720"/>
        <w:rPr>
          <w:highlight w:val="white"/>
        </w:rPr>
      </w:pPr>
      <w:r>
        <w:rPr>
          <w:highlight w:val="white"/>
        </w:rPr>
        <w:t xml:space="preserve">Charmaz, K. (2006). </w:t>
      </w:r>
      <w:r>
        <w:rPr>
          <w:i/>
          <w:iCs/>
          <w:highlight w:val="white"/>
        </w:rPr>
        <w:t>Constructing grounded theory: A practical guide through qualitative analysis</w:t>
      </w:r>
      <w:r>
        <w:rPr>
          <w:highlight w:val="white"/>
        </w:rPr>
        <w:t>. Sage.</w:t>
      </w:r>
    </w:p>
    <w:p w14:paraId="6F2E82DB" w14:textId="4EC92DFA" w:rsidR="008C4328" w:rsidRDefault="008C4328" w:rsidP="00EB5DFF">
      <w:pPr>
        <w:ind w:left="720" w:hanging="720"/>
        <w:rPr>
          <w:highlight w:val="white"/>
        </w:rPr>
      </w:pPr>
      <w:r w:rsidRPr="008C4328">
        <w:rPr>
          <w:highlight w:val="white"/>
        </w:rPr>
        <w:lastRenderedPageBreak/>
        <w:t>Charmaz, K. (2014). Constructing grounded theory (introducing qualitative methods series). </w:t>
      </w:r>
      <w:r w:rsidRPr="008C4328">
        <w:rPr>
          <w:i/>
          <w:iCs/>
          <w:highlight w:val="white"/>
        </w:rPr>
        <w:t>Constr. grounded theory</w:t>
      </w:r>
      <w:r w:rsidRPr="008C4328">
        <w:rPr>
          <w:highlight w:val="white"/>
        </w:rPr>
        <w:t>.</w:t>
      </w:r>
    </w:p>
    <w:p w14:paraId="14920794" w14:textId="77777777" w:rsidR="00EB5DFF" w:rsidRPr="00FB1BA2" w:rsidRDefault="00EB5DFF" w:rsidP="00EB5DFF">
      <w:pPr>
        <w:ind w:left="720" w:hanging="720"/>
        <w:rPr>
          <w:strike/>
          <w:color w:val="18181B"/>
          <w:highlight w:val="white"/>
          <w:lang w:val="en-US"/>
        </w:rPr>
      </w:pPr>
      <w:r>
        <w:rPr>
          <w:highlight w:val="white"/>
        </w:rPr>
        <w:t xml:space="preserve">ChatGPT. (2026, April 25). </w:t>
      </w:r>
      <w:r>
        <w:rPr>
          <w:i/>
          <w:iCs/>
          <w:highlight w:val="white"/>
        </w:rPr>
        <w:t>Skills in ChatGPT.</w:t>
      </w:r>
      <w:r>
        <w:rPr>
          <w:highlight w:val="white"/>
        </w:rPr>
        <w:t xml:space="preserve"> ChatGPT. </w:t>
      </w:r>
      <w:hyperlink r:id="rId20">
        <w:r>
          <w:rPr>
            <w:color w:val="1155CC"/>
            <w:highlight w:val="white"/>
            <w:u w:val="single"/>
          </w:rPr>
          <w:t>https://help.openai.com/en/articles/20001066-skills-in-chatgpt</w:t>
        </w:r>
      </w:hyperlink>
    </w:p>
    <w:p w14:paraId="41397D1A" w14:textId="77777777" w:rsidR="00EB5DFF" w:rsidRPr="00DC0191" w:rsidRDefault="00EB5DFF" w:rsidP="00EB5DFF">
      <w:pPr>
        <w:ind w:left="720" w:hanging="720"/>
        <w:rPr>
          <w:sz w:val="20"/>
          <w:szCs w:val="20"/>
          <w:highlight w:val="white"/>
        </w:rPr>
      </w:pPr>
      <w:commentRangeStart w:id="567"/>
      <w:commentRangeStart w:id="568"/>
      <w:r w:rsidRPr="00DC0191">
        <w:rPr>
          <w:highlight w:val="white"/>
          <w:lang w:val="it-IT"/>
        </w:rPr>
        <w:t xml:space="preserve">Chintalapati, S., &amp; Pandey, S. K. (2022). </w:t>
      </w:r>
      <w:r w:rsidRPr="00DC0191">
        <w:rPr>
          <w:highlight w:val="white"/>
        </w:rPr>
        <w:t xml:space="preserve">Artificial intelligence in marketing: A systematic literature review. </w:t>
      </w:r>
      <w:r w:rsidRPr="00DC0191">
        <w:rPr>
          <w:i/>
          <w:iCs/>
          <w:highlight w:val="white"/>
        </w:rPr>
        <w:t>International Journal of Market Research</w:t>
      </w:r>
      <w:r w:rsidRPr="00DC0191">
        <w:rPr>
          <w:highlight w:val="white"/>
        </w:rPr>
        <w:t xml:space="preserve">, </w:t>
      </w:r>
      <w:r w:rsidRPr="00DC0191">
        <w:rPr>
          <w:i/>
          <w:iCs/>
          <w:highlight w:val="white"/>
        </w:rPr>
        <w:t>64</w:t>
      </w:r>
      <w:r w:rsidRPr="00DC0191">
        <w:rPr>
          <w:highlight w:val="white"/>
        </w:rPr>
        <w:t xml:space="preserve">(1), 38-68. </w:t>
      </w:r>
      <w:commentRangeEnd w:id="568"/>
      <w:r w:rsidR="00683DDC" w:rsidRPr="00DC0191">
        <w:rPr>
          <w:rStyle w:val="CommentReference"/>
          <w:sz w:val="20"/>
          <w:szCs w:val="20"/>
          <w:highlight w:val="white"/>
        </w:rPr>
        <w:commentReference w:id="568"/>
      </w:r>
      <w:commentRangeEnd w:id="567"/>
      <w:r w:rsidR="00683DDC" w:rsidRPr="00DC0191">
        <w:rPr>
          <w:rStyle w:val="CommentReference"/>
          <w:sz w:val="20"/>
          <w:szCs w:val="20"/>
          <w:highlight w:val="white"/>
        </w:rPr>
        <w:commentReference w:id="567"/>
      </w:r>
    </w:p>
    <w:p w14:paraId="54F960F4" w14:textId="77777777" w:rsidR="00EB5DFF" w:rsidRPr="00FB1BA2" w:rsidRDefault="00EB5DFF" w:rsidP="00EB5DFF">
      <w:pPr>
        <w:ind w:left="720" w:hanging="720"/>
        <w:rPr>
          <w:strike/>
          <w:highlight w:val="white"/>
          <w:lang w:val="fr-FR"/>
        </w:rPr>
      </w:pPr>
      <w:r>
        <w:rPr>
          <w:highlight w:val="white"/>
        </w:rPr>
        <w:t xml:space="preserve">Cottier, B., Rahman, R., Fattorini, L., Maslej, N., Besiroglu, T., &amp; Owen, D. (2024). The rising costs of training frontier AI models. </w:t>
      </w:r>
      <w:r>
        <w:rPr>
          <w:i/>
          <w:iCs/>
          <w:highlight w:val="white"/>
        </w:rPr>
        <w:t>arXiv preprint arXiv:2405.21015</w:t>
      </w:r>
      <w:r>
        <w:rPr>
          <w:highlight w:val="white"/>
        </w:rPr>
        <w:t xml:space="preserve">. </w:t>
      </w:r>
      <w:hyperlink r:id="rId21">
        <w:r w:rsidRPr="00FB1BA2">
          <w:rPr>
            <w:color w:val="1155CC"/>
            <w:highlight w:val="white"/>
            <w:u w:val="single"/>
            <w:lang w:val="fr-FR"/>
          </w:rPr>
          <w:t>https://doi.org/10.48550/arXiv.2405.21015</w:t>
        </w:r>
      </w:hyperlink>
    </w:p>
    <w:p w14:paraId="7E09466E" w14:textId="77777777" w:rsidR="00EB5DFF" w:rsidRDefault="00EB5DFF" w:rsidP="00EB5DFF">
      <w:pPr>
        <w:ind w:left="720" w:hanging="720"/>
        <w:rPr>
          <w:highlight w:val="white"/>
        </w:rPr>
      </w:pPr>
      <w:r w:rsidRPr="00FB1BA2">
        <w:rPr>
          <w:highlight w:val="white"/>
          <w:lang w:val="fr-FR"/>
        </w:rPr>
        <w:t xml:space="preserve">Devlin, J., Chang, M. W., Lee, K., &amp; Toutanova, K. (2019, June). </w:t>
      </w:r>
      <w:r>
        <w:rPr>
          <w:highlight w:val="white"/>
        </w:rPr>
        <w:t xml:space="preserve">Bert: Pre-training of deep bidirectional transformers for language understanding. In </w:t>
      </w:r>
      <w:r>
        <w:rPr>
          <w:i/>
          <w:iCs/>
          <w:highlight w:val="white"/>
        </w:rPr>
        <w:t>Proceedings of the 2019 conference of the North American chapter of the association for computational linguistics: human language technologies, volume 1 (long and short papers)</w:t>
      </w:r>
      <w:r>
        <w:rPr>
          <w:highlight w:val="white"/>
        </w:rPr>
        <w:t xml:space="preserve"> (pp. 4171-4186).</w:t>
      </w:r>
    </w:p>
    <w:p w14:paraId="44DFE957" w14:textId="77777777" w:rsidR="00EB5DFF" w:rsidRPr="00CB0362" w:rsidRDefault="00EB5DFF" w:rsidP="00EB5DFF">
      <w:pPr>
        <w:spacing w:line="360" w:lineRule="auto"/>
        <w:ind w:left="720" w:hanging="720"/>
        <w:rPr>
          <w:highlight w:val="white"/>
          <w:lang w:val="fr-FR"/>
        </w:rPr>
      </w:pPr>
      <w:r w:rsidRPr="00CB0362">
        <w:rPr>
          <w:highlight w:val="white"/>
          <w:lang w:val="de-DE"/>
        </w:rPr>
        <w:t xml:space="preserve">Doshi, A. R., &amp; Hauser, O. P. (2024). </w:t>
      </w:r>
      <w:r>
        <w:rPr>
          <w:highlight w:val="white"/>
        </w:rPr>
        <w:t xml:space="preserve">Generative AI enhances individual creativity but reduces the collective diversity of novel content. </w:t>
      </w:r>
      <w:r w:rsidRPr="00CB0362">
        <w:rPr>
          <w:i/>
          <w:iCs/>
          <w:highlight w:val="white"/>
          <w:lang w:val="fr-FR"/>
        </w:rPr>
        <w:t>Science Advances</w:t>
      </w:r>
      <w:r w:rsidRPr="00CB0362">
        <w:rPr>
          <w:highlight w:val="white"/>
          <w:lang w:val="fr-FR"/>
        </w:rPr>
        <w:t>, </w:t>
      </w:r>
      <w:r w:rsidRPr="00CB0362">
        <w:rPr>
          <w:i/>
          <w:iCs/>
          <w:highlight w:val="white"/>
          <w:lang w:val="fr-FR"/>
        </w:rPr>
        <w:t>10</w:t>
      </w:r>
      <w:r w:rsidRPr="00CB0362">
        <w:rPr>
          <w:highlight w:val="white"/>
          <w:lang w:val="fr-FR"/>
        </w:rPr>
        <w:t>(28), eadn5290. https://doi.org/10.1126/sciadv.adn5290</w:t>
      </w:r>
    </w:p>
    <w:p w14:paraId="5D07805A" w14:textId="77777777" w:rsidR="00EB5DFF" w:rsidRDefault="00EB5DFF" w:rsidP="00EB5DFF">
      <w:pPr>
        <w:ind w:left="720" w:hanging="720"/>
        <w:rPr>
          <w:highlight w:val="white"/>
        </w:rPr>
      </w:pPr>
      <w:r w:rsidRPr="00CB0362">
        <w:rPr>
          <w:highlight w:val="white"/>
          <w:lang w:val="fr-FR"/>
        </w:rPr>
        <w:t xml:space="preserve">Duarte, V., Zuniga-Jara, S., &amp; Contreras, S. (2022). </w:t>
      </w:r>
      <w:r>
        <w:rPr>
          <w:highlight w:val="white"/>
        </w:rPr>
        <w:t xml:space="preserve">Machine learning and marketing: A systematic literature review. </w:t>
      </w:r>
      <w:r>
        <w:rPr>
          <w:i/>
          <w:iCs/>
          <w:highlight w:val="white"/>
        </w:rPr>
        <w:t>IEEE Access</w:t>
      </w:r>
      <w:r>
        <w:rPr>
          <w:highlight w:val="white"/>
        </w:rPr>
        <w:t xml:space="preserve">, </w:t>
      </w:r>
      <w:r>
        <w:rPr>
          <w:i/>
          <w:iCs/>
          <w:highlight w:val="white"/>
        </w:rPr>
        <w:t>10</w:t>
      </w:r>
      <w:r>
        <w:rPr>
          <w:highlight w:val="white"/>
        </w:rPr>
        <w:t xml:space="preserve">, 93273-93288. </w:t>
      </w:r>
    </w:p>
    <w:p w14:paraId="03D3DD0F" w14:textId="77777777" w:rsidR="00EB5DFF" w:rsidRDefault="00EB5DFF" w:rsidP="6E19D5D5">
      <w:pPr>
        <w:ind w:left="720" w:hanging="720"/>
        <w:rPr>
          <w:highlight w:val="white"/>
          <w:lang w:val="en-US"/>
        </w:rPr>
      </w:pPr>
      <w:r w:rsidRPr="6E19D5D5">
        <w:rPr>
          <w:highlight w:val="white"/>
          <w:lang w:val="en-US"/>
        </w:rPr>
        <w:t xml:space="preserve">Dutta, S., Assem, H., &amp; Burgin, E. (2021). Sequence-to-sequence learning on keywords for efficient FAQ retrieval. </w:t>
      </w:r>
      <w:r w:rsidRPr="6E19D5D5">
        <w:rPr>
          <w:i/>
          <w:iCs/>
          <w:highlight w:val="white"/>
          <w:lang w:val="en-US"/>
        </w:rPr>
        <w:t>arXiv preprint arXiv:2108.10019</w:t>
      </w:r>
      <w:r w:rsidRPr="6E19D5D5">
        <w:rPr>
          <w:highlight w:val="white"/>
          <w:lang w:val="en-US"/>
        </w:rPr>
        <w:t xml:space="preserve">. </w:t>
      </w:r>
    </w:p>
    <w:p w14:paraId="71D42C30" w14:textId="77777777" w:rsidR="00EB5DFF" w:rsidRDefault="00EB5DFF" w:rsidP="6E19D5D5">
      <w:pPr>
        <w:ind w:left="720" w:hanging="720"/>
        <w:rPr>
          <w:highlight w:val="white"/>
          <w:lang w:val="en-US"/>
        </w:rPr>
      </w:pPr>
      <w:r w:rsidRPr="6E19D5D5">
        <w:rPr>
          <w:highlight w:val="white"/>
          <w:lang w:val="en-US"/>
        </w:rPr>
        <w:t xml:space="preserve">Abou Elgheit, E. (2025). Generative AI as a disruptive innovation: implications for marketing strategic transformations. </w:t>
      </w:r>
      <w:r w:rsidRPr="6E19D5D5">
        <w:rPr>
          <w:i/>
          <w:iCs/>
          <w:highlight w:val="white"/>
          <w:lang w:val="en-US"/>
        </w:rPr>
        <w:t>Foresight and STI Governance</w:t>
      </w:r>
      <w:r w:rsidRPr="6E19D5D5">
        <w:rPr>
          <w:highlight w:val="white"/>
          <w:lang w:val="en-US"/>
        </w:rPr>
        <w:t xml:space="preserve">, </w:t>
      </w:r>
      <w:r w:rsidRPr="6E19D5D5">
        <w:rPr>
          <w:i/>
          <w:iCs/>
          <w:highlight w:val="white"/>
          <w:lang w:val="en-US"/>
        </w:rPr>
        <w:t>19</w:t>
      </w:r>
      <w:r w:rsidRPr="6E19D5D5">
        <w:rPr>
          <w:highlight w:val="white"/>
          <w:lang w:val="en-US"/>
        </w:rPr>
        <w:t xml:space="preserve">(1), 6-15. </w:t>
      </w:r>
    </w:p>
    <w:p w14:paraId="73B01FED" w14:textId="77777777" w:rsidR="00EB5DFF" w:rsidRDefault="00EB5DFF" w:rsidP="00EB5DFF">
      <w:pPr>
        <w:spacing w:line="360" w:lineRule="auto"/>
        <w:ind w:left="720" w:hanging="720"/>
        <w:rPr>
          <w:highlight w:val="white"/>
        </w:rPr>
      </w:pPr>
      <w:r w:rsidRPr="00CB0362">
        <w:rPr>
          <w:highlight w:val="white"/>
          <w:lang w:val="nl-NL"/>
        </w:rPr>
        <w:t xml:space="preserve">Enholm, I. M., Papagiannidis, E., Mikalef, P., &amp; Krogstie, J. (2022). </w:t>
      </w:r>
      <w:r>
        <w:rPr>
          <w:highlight w:val="white"/>
        </w:rPr>
        <w:t xml:space="preserve">Artificial intelligence and business value: A literature review. </w:t>
      </w:r>
      <w:r>
        <w:rPr>
          <w:i/>
          <w:iCs/>
          <w:highlight w:val="white"/>
        </w:rPr>
        <w:t>Information Systems Frontiers</w:t>
      </w:r>
      <w:r>
        <w:rPr>
          <w:highlight w:val="white"/>
        </w:rPr>
        <w:t>, </w:t>
      </w:r>
      <w:r>
        <w:rPr>
          <w:i/>
          <w:iCs/>
          <w:highlight w:val="white"/>
        </w:rPr>
        <w:t>24</w:t>
      </w:r>
      <w:r>
        <w:rPr>
          <w:highlight w:val="white"/>
        </w:rPr>
        <w:t>(5), 1709–1734. https://doi.org/10.1007/s10796-021-10186-w</w:t>
      </w:r>
    </w:p>
    <w:p w14:paraId="46C5B5EB" w14:textId="3DC4200D" w:rsidR="00EB5DFF" w:rsidRDefault="00EB5DFF" w:rsidP="6E19D5D5">
      <w:pPr>
        <w:ind w:left="720" w:hanging="720"/>
        <w:rPr>
          <w:highlight w:val="white"/>
          <w:lang w:val="en-US"/>
        </w:rPr>
      </w:pPr>
      <w:r w:rsidRPr="6E19D5D5">
        <w:rPr>
          <w:highlight w:val="white"/>
          <w:lang w:val="en-US"/>
        </w:rPr>
        <w:lastRenderedPageBreak/>
        <w:t xml:space="preserve">Gao, Y., Xiong, Y., Gao, X., Jia, K., Pan, J., Bi, Y., </w:t>
      </w:r>
      <w:r w:rsidR="00647F3D">
        <w:rPr>
          <w:highlight w:val="white"/>
          <w:lang w:val="en-US"/>
        </w:rPr>
        <w:t>…</w:t>
      </w:r>
      <w:r w:rsidRPr="6E19D5D5">
        <w:rPr>
          <w:highlight w:val="white"/>
          <w:lang w:val="en-US"/>
        </w:rPr>
        <w:t xml:space="preserve"> &amp; Wang, H. (2023). Retrieval-augmented generation for large language models: A survey. </w:t>
      </w:r>
      <w:r w:rsidRPr="6E19D5D5">
        <w:rPr>
          <w:i/>
          <w:iCs/>
          <w:highlight w:val="white"/>
          <w:lang w:val="en-US"/>
        </w:rPr>
        <w:t>arXiv preprint arXiv:2312.10997</w:t>
      </w:r>
      <w:r w:rsidRPr="6E19D5D5">
        <w:rPr>
          <w:highlight w:val="white"/>
          <w:lang w:val="en-US"/>
        </w:rPr>
        <w:t xml:space="preserve">, </w:t>
      </w:r>
      <w:r w:rsidRPr="6E19D5D5">
        <w:rPr>
          <w:i/>
          <w:iCs/>
          <w:highlight w:val="white"/>
          <w:lang w:val="en-US"/>
        </w:rPr>
        <w:t>2</w:t>
      </w:r>
      <w:r w:rsidRPr="6E19D5D5">
        <w:rPr>
          <w:highlight w:val="white"/>
          <w:lang w:val="en-US"/>
        </w:rPr>
        <w:t xml:space="preserve">(1), 32. </w:t>
      </w:r>
    </w:p>
    <w:p w14:paraId="29E0C4BA" w14:textId="77777777" w:rsidR="00EB5DFF" w:rsidRDefault="00EB5DFF" w:rsidP="00EB5DFF">
      <w:pPr>
        <w:ind w:left="720" w:hanging="720"/>
        <w:rPr>
          <w:highlight w:val="white"/>
        </w:rPr>
      </w:pPr>
      <w:r w:rsidRPr="004F4D1D">
        <w:rPr>
          <w:highlight w:val="white"/>
          <w:lang w:val="de-DE"/>
        </w:rPr>
        <w:t xml:space="preserve">Gebauer, H., Fleisch, E., Lamprecht, C., &amp; Wortmann, F. (2020). </w:t>
      </w:r>
      <w:r w:rsidRPr="004F4D1D">
        <w:rPr>
          <w:highlight w:val="white"/>
        </w:rPr>
        <w:t>Growth paths for overcoming the digitalization paradox. </w:t>
      </w:r>
      <w:r w:rsidRPr="004F4D1D">
        <w:rPr>
          <w:i/>
          <w:iCs/>
          <w:highlight w:val="white"/>
        </w:rPr>
        <w:t>Business Horizons</w:t>
      </w:r>
      <w:r w:rsidRPr="004F4D1D">
        <w:rPr>
          <w:highlight w:val="white"/>
        </w:rPr>
        <w:t>, </w:t>
      </w:r>
      <w:r w:rsidRPr="004F4D1D">
        <w:rPr>
          <w:i/>
          <w:iCs/>
          <w:highlight w:val="white"/>
        </w:rPr>
        <w:t>63</w:t>
      </w:r>
      <w:r w:rsidRPr="004F4D1D">
        <w:rPr>
          <w:highlight w:val="white"/>
        </w:rPr>
        <w:t>(3), 313-323.</w:t>
      </w:r>
    </w:p>
    <w:p w14:paraId="2EE7CA92" w14:textId="77777777" w:rsidR="00EB5DFF" w:rsidRDefault="00EB5DFF" w:rsidP="00EB5DFF">
      <w:pPr>
        <w:ind w:left="720" w:hanging="720"/>
        <w:rPr>
          <w:highlight w:val="white"/>
        </w:rPr>
      </w:pPr>
      <w:r w:rsidRPr="00AD07D8">
        <w:rPr>
          <w:highlight w:val="white"/>
          <w:lang w:val="en-US"/>
        </w:rPr>
        <w:t xml:space="preserve">Grewal, D., Satornino, C. B., Davenport, T., &amp; Guha, A. (2025). </w:t>
      </w:r>
      <w:r>
        <w:rPr>
          <w:highlight w:val="white"/>
        </w:rPr>
        <w:t xml:space="preserve">How generative AI is shaping the future of marketing. </w:t>
      </w:r>
      <w:r>
        <w:rPr>
          <w:i/>
          <w:iCs/>
          <w:highlight w:val="white"/>
        </w:rPr>
        <w:t>Journal of the Academy of Marketing Science</w:t>
      </w:r>
      <w:r>
        <w:rPr>
          <w:highlight w:val="white"/>
        </w:rPr>
        <w:t xml:space="preserve">, </w:t>
      </w:r>
      <w:r>
        <w:rPr>
          <w:i/>
          <w:iCs/>
          <w:highlight w:val="white"/>
        </w:rPr>
        <w:t>53</w:t>
      </w:r>
      <w:r>
        <w:rPr>
          <w:highlight w:val="white"/>
        </w:rPr>
        <w:t xml:space="preserve">(3), 702-722. </w:t>
      </w:r>
    </w:p>
    <w:p w14:paraId="0D5302F5" w14:textId="77777777" w:rsidR="00EB5DFF" w:rsidRDefault="00EB5DFF" w:rsidP="6E19D5D5">
      <w:pPr>
        <w:ind w:left="720" w:hanging="720"/>
        <w:rPr>
          <w:highlight w:val="white"/>
          <w:lang w:val="en-US"/>
        </w:rPr>
      </w:pPr>
      <w:r w:rsidRPr="6E19D5D5">
        <w:rPr>
          <w:highlight w:val="white"/>
          <w:lang w:val="en-US"/>
        </w:rPr>
        <w:t xml:space="preserve">Guercini, S. (2022). Scope of heuristics and digitalization: the case of marketing automation. </w:t>
      </w:r>
      <w:r w:rsidRPr="6E19D5D5">
        <w:rPr>
          <w:i/>
          <w:iCs/>
          <w:highlight w:val="white"/>
          <w:lang w:val="en-US"/>
        </w:rPr>
        <w:t>Mind &amp; Society</w:t>
      </w:r>
      <w:r w:rsidRPr="6E19D5D5">
        <w:rPr>
          <w:highlight w:val="white"/>
          <w:lang w:val="en-US"/>
        </w:rPr>
        <w:t xml:space="preserve">, </w:t>
      </w:r>
      <w:r w:rsidRPr="6E19D5D5">
        <w:rPr>
          <w:i/>
          <w:iCs/>
          <w:highlight w:val="white"/>
          <w:lang w:val="en-US"/>
        </w:rPr>
        <w:t>21</w:t>
      </w:r>
      <w:r w:rsidRPr="6E19D5D5">
        <w:rPr>
          <w:highlight w:val="white"/>
          <w:lang w:val="en-US"/>
        </w:rPr>
        <w:t xml:space="preserve">(2), 151-164. </w:t>
      </w:r>
    </w:p>
    <w:p w14:paraId="44A52228" w14:textId="77777777" w:rsidR="00EB5DFF" w:rsidRPr="009267BF" w:rsidRDefault="00EB5DFF" w:rsidP="00EB5DFF">
      <w:pPr>
        <w:ind w:left="720" w:hanging="720"/>
        <w:rPr>
          <w:highlight w:val="white"/>
          <w:lang w:val="de-DE"/>
        </w:rPr>
      </w:pPr>
      <w:r>
        <w:rPr>
          <w:highlight w:val="white"/>
        </w:rPr>
        <w:t xml:space="preserve">Guercini, S. (2023). Marketing automation and the scope of marketers‘ heuristics. </w:t>
      </w:r>
      <w:r>
        <w:rPr>
          <w:i/>
          <w:iCs/>
          <w:highlight w:val="white"/>
          <w:lang w:val="de-DE"/>
        </w:rPr>
        <w:t>Management Decision</w:t>
      </w:r>
      <w:r>
        <w:rPr>
          <w:highlight w:val="white"/>
          <w:lang w:val="de-DE"/>
        </w:rPr>
        <w:t xml:space="preserve">, </w:t>
      </w:r>
      <w:r>
        <w:rPr>
          <w:i/>
          <w:iCs/>
          <w:highlight w:val="white"/>
          <w:lang w:val="de-DE"/>
        </w:rPr>
        <w:t>61</w:t>
      </w:r>
      <w:r>
        <w:rPr>
          <w:highlight w:val="white"/>
          <w:lang w:val="de-DE"/>
        </w:rPr>
        <w:t xml:space="preserve">(13), 295-320. </w:t>
      </w:r>
    </w:p>
    <w:p w14:paraId="0E1C385E" w14:textId="77777777" w:rsidR="00EB5DFF" w:rsidRDefault="00EB5DFF" w:rsidP="00EB5DFF">
      <w:pPr>
        <w:ind w:left="720" w:hanging="720"/>
        <w:rPr>
          <w:highlight w:val="white"/>
        </w:rPr>
      </w:pPr>
      <w:r>
        <w:rPr>
          <w:highlight w:val="white"/>
          <w:lang w:val="de-DE"/>
        </w:rPr>
        <w:t xml:space="preserve">Gupta, S., Lehmann, D. R., &amp; Stuart, J. A. (2004). </w:t>
      </w:r>
      <w:r>
        <w:rPr>
          <w:highlight w:val="white"/>
        </w:rPr>
        <w:t xml:space="preserve">Valuing customers. </w:t>
      </w:r>
      <w:r>
        <w:rPr>
          <w:i/>
          <w:iCs/>
          <w:highlight w:val="white"/>
        </w:rPr>
        <w:t>Journal of marketing research</w:t>
      </w:r>
      <w:r>
        <w:rPr>
          <w:highlight w:val="white"/>
        </w:rPr>
        <w:t xml:space="preserve">, </w:t>
      </w:r>
      <w:r>
        <w:rPr>
          <w:i/>
          <w:iCs/>
          <w:highlight w:val="white"/>
        </w:rPr>
        <w:t>41</w:t>
      </w:r>
      <w:r>
        <w:rPr>
          <w:highlight w:val="white"/>
        </w:rPr>
        <w:t xml:space="preserve">(1), 7-18. </w:t>
      </w:r>
    </w:p>
    <w:p w14:paraId="210A53B8" w14:textId="77777777" w:rsidR="00EB5DFF" w:rsidRDefault="00EB5DFF" w:rsidP="00EB5DFF">
      <w:pPr>
        <w:ind w:left="720" w:hanging="720"/>
        <w:rPr>
          <w:highlight w:val="white"/>
        </w:rPr>
      </w:pPr>
      <w:r w:rsidRPr="00BB50CC">
        <w:rPr>
          <w:highlight w:val="white"/>
          <w:lang w:val="de-DE"/>
        </w:rPr>
        <w:t xml:space="preserve">Heimbach, I., Kostyra, D. S., &amp; Hinz, O. (2015). </w:t>
      </w:r>
      <w:r>
        <w:rPr>
          <w:highlight w:val="white"/>
        </w:rPr>
        <w:t xml:space="preserve">Marketing automation. </w:t>
      </w:r>
      <w:r>
        <w:rPr>
          <w:i/>
          <w:iCs/>
          <w:highlight w:val="white"/>
        </w:rPr>
        <w:t>Business &amp; Information Systems Engineering, 57</w:t>
      </w:r>
      <w:r>
        <w:rPr>
          <w:highlight w:val="white"/>
        </w:rPr>
        <w:t>(2), 129–133. https://doi.org/10.1007/s12599-015-0370-8</w:t>
      </w:r>
    </w:p>
    <w:p w14:paraId="243A7FC1" w14:textId="77777777" w:rsidR="00EB5DFF" w:rsidRDefault="00EB5DFF" w:rsidP="00EB5DFF">
      <w:pPr>
        <w:ind w:left="720" w:hanging="720"/>
      </w:pPr>
      <w:r>
        <w:t>Holmström, J. (2022). From AI to digital transformation: The AI readiness framework. Business Horizons, 65(3), 329–339.</w:t>
      </w:r>
      <w:hyperlink r:id="rId22">
        <w:r>
          <w:rPr>
            <w:u w:val="single"/>
          </w:rPr>
          <w:t xml:space="preserve"> </w:t>
        </w:r>
      </w:hyperlink>
      <w:hyperlink r:id="rId23">
        <w:r>
          <w:rPr>
            <w:color w:val="1155CC"/>
            <w:u w:val="single"/>
          </w:rPr>
          <w:t>https://doi.org/10.1016/j.bushor.2021.03.006</w:t>
        </w:r>
      </w:hyperlink>
    </w:p>
    <w:p w14:paraId="0C41AD5D" w14:textId="4A8A7774" w:rsidR="00EB5DFF" w:rsidRDefault="00EB5DFF" w:rsidP="00EB5DFF">
      <w:pPr>
        <w:ind w:left="720" w:hanging="720"/>
      </w:pPr>
      <w:r w:rsidRPr="6E19D5D5">
        <w:rPr>
          <w:highlight w:val="white"/>
          <w:lang w:val="en-US"/>
        </w:rPr>
        <w:t xml:space="preserve">Hughes, L., Dwivedi, Y. K., Malik, T., Shawosh, M., Albashrawi, M. A., Jeon, I., </w:t>
      </w:r>
      <w:r w:rsidR="00647F3D">
        <w:rPr>
          <w:highlight w:val="white"/>
          <w:lang w:val="en-US"/>
        </w:rPr>
        <w:t>…</w:t>
      </w:r>
      <w:r w:rsidRPr="6E19D5D5">
        <w:rPr>
          <w:highlight w:val="white"/>
          <w:lang w:val="en-US"/>
        </w:rPr>
        <w:t xml:space="preserve"> &amp; Walton, P. (2025). AI agents and agentic systems: A multi-expert analysis. </w:t>
      </w:r>
      <w:r w:rsidRPr="6E19D5D5">
        <w:rPr>
          <w:i/>
          <w:iCs/>
          <w:highlight w:val="white"/>
          <w:lang w:val="en-US"/>
        </w:rPr>
        <w:t>Journal of Computer Information Systems</w:t>
      </w:r>
      <w:r w:rsidRPr="6E19D5D5">
        <w:rPr>
          <w:highlight w:val="white"/>
          <w:lang w:val="en-US"/>
        </w:rPr>
        <w:t xml:space="preserve">, </w:t>
      </w:r>
      <w:r w:rsidRPr="6E19D5D5">
        <w:rPr>
          <w:i/>
          <w:iCs/>
          <w:highlight w:val="white"/>
          <w:lang w:val="en-US"/>
        </w:rPr>
        <w:t>65</w:t>
      </w:r>
      <w:r w:rsidRPr="6E19D5D5">
        <w:rPr>
          <w:highlight w:val="white"/>
          <w:lang w:val="en-US"/>
        </w:rPr>
        <w:t>(4), 489-517.</w:t>
      </w:r>
      <w:r w:rsidRPr="6E19D5D5">
        <w:rPr>
          <w:lang w:val="en-US"/>
        </w:rPr>
        <w:t xml:space="preserve"> </w:t>
      </w:r>
    </w:p>
    <w:p w14:paraId="4EA48028" w14:textId="77777777" w:rsidR="00EB5DFF" w:rsidRDefault="00EB5DFF" w:rsidP="6E19D5D5">
      <w:pPr>
        <w:spacing w:line="360" w:lineRule="auto"/>
        <w:ind w:left="720" w:hanging="720"/>
        <w:rPr>
          <w:highlight w:val="white"/>
          <w:lang w:val="en-US"/>
        </w:rPr>
      </w:pPr>
      <w:r w:rsidRPr="6E19D5D5">
        <w:rPr>
          <w:highlight w:val="white"/>
          <w:lang w:val="en-US"/>
        </w:rPr>
        <w:t xml:space="preserve">Jain, V., Wadhwani, K., &amp; Eastman, J. K. (2024). Artificial intelligence consumer behavior: A hybrid review and research agenda. </w:t>
      </w:r>
      <w:r w:rsidRPr="6E19D5D5">
        <w:rPr>
          <w:i/>
          <w:iCs/>
          <w:highlight w:val="white"/>
          <w:lang w:val="en-US"/>
        </w:rPr>
        <w:t>Journal of consumer behaviour</w:t>
      </w:r>
      <w:r w:rsidRPr="6E19D5D5">
        <w:rPr>
          <w:highlight w:val="white"/>
          <w:lang w:val="en-US"/>
        </w:rPr>
        <w:t xml:space="preserve">, </w:t>
      </w:r>
      <w:r w:rsidRPr="6E19D5D5">
        <w:rPr>
          <w:i/>
          <w:iCs/>
          <w:highlight w:val="white"/>
          <w:lang w:val="en-US"/>
        </w:rPr>
        <w:t>23</w:t>
      </w:r>
      <w:r w:rsidRPr="6E19D5D5">
        <w:rPr>
          <w:highlight w:val="white"/>
          <w:lang w:val="en-US"/>
        </w:rPr>
        <w:t>(2), 676-697.</w:t>
      </w:r>
    </w:p>
    <w:p w14:paraId="17D5614A" w14:textId="77777777" w:rsidR="00EB5DFF" w:rsidRDefault="00EB5DFF" w:rsidP="6E19D5D5">
      <w:pPr>
        <w:spacing w:line="360" w:lineRule="auto"/>
        <w:ind w:left="720" w:hanging="720"/>
        <w:rPr>
          <w:highlight w:val="white"/>
          <w:lang w:val="en-US"/>
        </w:rPr>
      </w:pPr>
      <w:r w:rsidRPr="6E19D5D5">
        <w:rPr>
          <w:highlight w:val="white"/>
          <w:lang w:val="en-US"/>
        </w:rPr>
        <w:t xml:space="preserve">Järvinen, J., &amp; Taiminen, H. (2016). Harnessing marketing automation for B2B content marketing. </w:t>
      </w:r>
      <w:r w:rsidRPr="6E19D5D5">
        <w:rPr>
          <w:i/>
          <w:iCs/>
          <w:highlight w:val="white"/>
          <w:lang w:val="en-US"/>
        </w:rPr>
        <w:t>Industrial marketing management</w:t>
      </w:r>
      <w:r w:rsidRPr="6E19D5D5">
        <w:rPr>
          <w:highlight w:val="white"/>
          <w:lang w:val="en-US"/>
        </w:rPr>
        <w:t xml:space="preserve">, </w:t>
      </w:r>
      <w:r w:rsidRPr="6E19D5D5">
        <w:rPr>
          <w:i/>
          <w:iCs/>
          <w:highlight w:val="white"/>
          <w:lang w:val="en-US"/>
        </w:rPr>
        <w:t>54</w:t>
      </w:r>
      <w:r w:rsidRPr="6E19D5D5">
        <w:rPr>
          <w:highlight w:val="white"/>
          <w:lang w:val="en-US"/>
        </w:rPr>
        <w:t xml:space="preserve">, 164-175. </w:t>
      </w:r>
    </w:p>
    <w:p w14:paraId="700216CB" w14:textId="77777777" w:rsidR="00EB5DFF" w:rsidRDefault="00EB5DFF" w:rsidP="6E19D5D5">
      <w:pPr>
        <w:spacing w:line="360" w:lineRule="auto"/>
        <w:ind w:left="720" w:hanging="720"/>
        <w:rPr>
          <w:highlight w:val="white"/>
          <w:lang w:val="en-US"/>
        </w:rPr>
      </w:pPr>
      <w:commentRangeStart w:id="569"/>
      <w:r w:rsidRPr="6E19D5D5">
        <w:rPr>
          <w:highlight w:val="white"/>
          <w:lang w:val="en-US"/>
        </w:rPr>
        <w:t xml:space="preserve">Kaartemo, V., &amp; Helkkula, A. (2018). A systematic review of artificial intelligence and robots in value co-creation: Current status and future research avenues. </w:t>
      </w:r>
      <w:r w:rsidRPr="6E19D5D5">
        <w:rPr>
          <w:i/>
          <w:iCs/>
          <w:highlight w:val="white"/>
          <w:lang w:val="en-US"/>
        </w:rPr>
        <w:t>Journal of Creating Value</w:t>
      </w:r>
      <w:r w:rsidRPr="6E19D5D5">
        <w:rPr>
          <w:highlight w:val="white"/>
          <w:lang w:val="en-US"/>
        </w:rPr>
        <w:t>, </w:t>
      </w:r>
      <w:r w:rsidRPr="6E19D5D5">
        <w:rPr>
          <w:i/>
          <w:iCs/>
          <w:highlight w:val="white"/>
          <w:lang w:val="en-US"/>
        </w:rPr>
        <w:t>4</w:t>
      </w:r>
      <w:r w:rsidRPr="6E19D5D5">
        <w:rPr>
          <w:highlight w:val="white"/>
          <w:lang w:val="en-US"/>
        </w:rPr>
        <w:t>(2), 211–228. https://doi.org/10.1177/2394964318805625</w:t>
      </w:r>
      <w:commentRangeEnd w:id="569"/>
      <w:r w:rsidR="00683DDC">
        <w:rPr>
          <w:rStyle w:val="CommentReference"/>
          <w:sz w:val="22"/>
          <w:szCs w:val="22"/>
          <w:highlight w:val="white"/>
          <w:lang w:val="en-US"/>
        </w:rPr>
        <w:commentReference w:id="569"/>
      </w:r>
    </w:p>
    <w:p w14:paraId="1B314B75" w14:textId="77777777" w:rsidR="00EB5DFF" w:rsidRDefault="00EB5DFF" w:rsidP="6E19D5D5">
      <w:pPr>
        <w:ind w:left="720" w:hanging="720"/>
        <w:rPr>
          <w:highlight w:val="white"/>
          <w:lang w:val="en-US"/>
        </w:rPr>
      </w:pPr>
      <w:r w:rsidRPr="6E19D5D5">
        <w:rPr>
          <w:highlight w:val="white"/>
          <w:lang w:val="en-US"/>
        </w:rPr>
        <w:lastRenderedPageBreak/>
        <w:t xml:space="preserve">Kastner, J. K., &amp; Hong, S. J. (1984). A review of expert systems. </w:t>
      </w:r>
      <w:r w:rsidRPr="6E19D5D5">
        <w:rPr>
          <w:i/>
          <w:iCs/>
          <w:highlight w:val="white"/>
          <w:lang w:val="en-US"/>
        </w:rPr>
        <w:t>European journal of operational research</w:t>
      </w:r>
      <w:r w:rsidRPr="6E19D5D5">
        <w:rPr>
          <w:highlight w:val="white"/>
          <w:lang w:val="en-US"/>
        </w:rPr>
        <w:t xml:space="preserve">, </w:t>
      </w:r>
      <w:r w:rsidRPr="6E19D5D5">
        <w:rPr>
          <w:i/>
          <w:iCs/>
          <w:highlight w:val="white"/>
          <w:lang w:val="en-US"/>
        </w:rPr>
        <w:t>18</w:t>
      </w:r>
      <w:r w:rsidRPr="6E19D5D5">
        <w:rPr>
          <w:highlight w:val="white"/>
          <w:lang w:val="en-US"/>
        </w:rPr>
        <w:t>(3), 285-292.</w:t>
      </w:r>
    </w:p>
    <w:p w14:paraId="4D287596" w14:textId="77777777" w:rsidR="00EB5DFF" w:rsidRDefault="00EB5DFF" w:rsidP="00EB5DFF">
      <w:pPr>
        <w:ind w:left="720" w:hanging="720"/>
        <w:rPr>
          <w:highlight w:val="white"/>
        </w:rPr>
      </w:pPr>
      <w:r>
        <w:rPr>
          <w:highlight w:val="white"/>
        </w:rPr>
        <w:t xml:space="preserve">Kohavi, R., Longbotham, R., Sommerfield, D., &amp; Henne, R. M. (2009). Controlled experiments on the web: survey and practical guide. </w:t>
      </w:r>
      <w:r>
        <w:rPr>
          <w:i/>
          <w:iCs/>
          <w:highlight w:val="white"/>
        </w:rPr>
        <w:t>Data mining and knowledge discovery</w:t>
      </w:r>
      <w:r>
        <w:rPr>
          <w:highlight w:val="white"/>
        </w:rPr>
        <w:t xml:space="preserve">, </w:t>
      </w:r>
      <w:r>
        <w:rPr>
          <w:i/>
          <w:iCs/>
          <w:highlight w:val="white"/>
        </w:rPr>
        <w:t>18</w:t>
      </w:r>
      <w:r>
        <w:rPr>
          <w:highlight w:val="white"/>
        </w:rPr>
        <w:t xml:space="preserve">(1), 140-181. </w:t>
      </w:r>
    </w:p>
    <w:p w14:paraId="2433CA2B" w14:textId="77777777" w:rsidR="00EB5DFF" w:rsidRDefault="00EB5DFF" w:rsidP="00EB5DFF">
      <w:pPr>
        <w:spacing w:line="360" w:lineRule="auto"/>
        <w:ind w:left="720" w:hanging="720"/>
        <w:rPr>
          <w:highlight w:val="white"/>
        </w:rPr>
      </w:pPr>
      <w:r>
        <w:rPr>
          <w:highlight w:val="white"/>
        </w:rPr>
        <w:t xml:space="preserve">Kim, J. (2025). </w:t>
      </w:r>
      <w:bookmarkStart w:id="570" w:name="OLE_LINK17"/>
      <w:r>
        <w:rPr>
          <w:highlight w:val="white"/>
        </w:rPr>
        <w:t>Advertising in the Age of Agentic AI: Call for Research</w:t>
      </w:r>
      <w:bookmarkEnd w:id="570"/>
      <w:r>
        <w:rPr>
          <w:highlight w:val="white"/>
        </w:rPr>
        <w:t xml:space="preserve">. </w:t>
      </w:r>
      <w:r>
        <w:rPr>
          <w:i/>
          <w:iCs/>
          <w:highlight w:val="white"/>
        </w:rPr>
        <w:t>Journal of Interactive Advertising</w:t>
      </w:r>
      <w:r>
        <w:rPr>
          <w:highlight w:val="white"/>
        </w:rPr>
        <w:t xml:space="preserve">, </w:t>
      </w:r>
      <w:r>
        <w:rPr>
          <w:i/>
          <w:iCs/>
          <w:highlight w:val="white"/>
        </w:rPr>
        <w:t>25</w:t>
      </w:r>
      <w:r>
        <w:rPr>
          <w:highlight w:val="white"/>
        </w:rPr>
        <w:t>(3), 215-221.</w:t>
      </w:r>
    </w:p>
    <w:p w14:paraId="71DFA2D1" w14:textId="77777777" w:rsidR="00EB5DFF" w:rsidRDefault="00EB5DFF" w:rsidP="6E19D5D5">
      <w:pPr>
        <w:ind w:left="720" w:hanging="720"/>
        <w:rPr>
          <w:highlight w:val="white"/>
          <w:lang w:val="en-US"/>
        </w:rPr>
      </w:pPr>
      <w:commentRangeStart w:id="571"/>
      <w:r w:rsidRPr="6E19D5D5">
        <w:rPr>
          <w:highlight w:val="white"/>
          <w:lang w:val="en-US"/>
        </w:rPr>
        <w:t xml:space="preserve">Kitsios, F., &amp; Kamariotou, M. (2021). Artificial intelligence and business strategy towards digital transformation: A research agenda. </w:t>
      </w:r>
      <w:r w:rsidRPr="6E19D5D5">
        <w:rPr>
          <w:i/>
          <w:iCs/>
          <w:highlight w:val="white"/>
          <w:lang w:val="en-US"/>
        </w:rPr>
        <w:t>Sustainability, 13</w:t>
      </w:r>
      <w:r w:rsidRPr="6E19D5D5">
        <w:rPr>
          <w:highlight w:val="white"/>
          <w:lang w:val="en-US"/>
        </w:rPr>
        <w:t>(4), 2025. https://doi.org/10.3390/su13042025</w:t>
      </w:r>
      <w:commentRangeEnd w:id="571"/>
      <w:r w:rsidR="00683DDC">
        <w:rPr>
          <w:rStyle w:val="CommentReference"/>
          <w:sz w:val="22"/>
          <w:szCs w:val="22"/>
          <w:highlight w:val="white"/>
          <w:lang w:val="en-US"/>
        </w:rPr>
        <w:commentReference w:id="571"/>
      </w:r>
    </w:p>
    <w:p w14:paraId="2B762BE8" w14:textId="77777777" w:rsidR="00EB5DFF" w:rsidRDefault="00EB5DFF" w:rsidP="6E19D5D5">
      <w:pPr>
        <w:ind w:left="720" w:hanging="720"/>
        <w:rPr>
          <w:highlight w:val="white"/>
          <w:lang w:val="en-US"/>
        </w:rPr>
      </w:pPr>
      <w:r w:rsidRPr="6E19D5D5">
        <w:rPr>
          <w:highlight w:val="white"/>
          <w:lang w:val="en-US"/>
        </w:rPr>
        <w:t xml:space="preserve">Krizhevsky, A., Sutskever, I., &amp; Hinton, G. E. (2012). ImageNet classification with deep convolutional neural networks. </w:t>
      </w:r>
      <w:r w:rsidRPr="6E19D5D5">
        <w:rPr>
          <w:i/>
          <w:iCs/>
          <w:highlight w:val="white"/>
          <w:lang w:val="en-US"/>
        </w:rPr>
        <w:t>Advances in Neural Information Processing Systems, 25</w:t>
      </w:r>
      <w:r w:rsidRPr="6E19D5D5">
        <w:rPr>
          <w:highlight w:val="white"/>
          <w:lang w:val="en-US"/>
        </w:rPr>
        <w:t>, 1097–1105.</w:t>
      </w:r>
    </w:p>
    <w:p w14:paraId="6F7F200C" w14:textId="77777777" w:rsidR="00EB5DFF" w:rsidRDefault="00EB5DFF" w:rsidP="00EB5DFF">
      <w:pPr>
        <w:ind w:left="720" w:hanging="720"/>
        <w:rPr>
          <w:highlight w:val="white"/>
        </w:rPr>
      </w:pPr>
      <w:commentRangeStart w:id="572"/>
      <w:r>
        <w:rPr>
          <w:highlight w:val="white"/>
        </w:rPr>
        <w:t xml:space="preserve">Kumar, V., Kotler, P., Gupta, S., &amp; Rajan, B. (2025). Generative AI in marketing: Promises, perils, and public policy implications. </w:t>
      </w:r>
      <w:r>
        <w:rPr>
          <w:i/>
          <w:iCs/>
          <w:highlight w:val="white"/>
        </w:rPr>
        <w:t>Journal of Public Policy &amp; Marketing, 44</w:t>
      </w:r>
      <w:r>
        <w:rPr>
          <w:highlight w:val="white"/>
        </w:rPr>
        <w:t>(3). https://doi.org/10.1177/07439156241286499</w:t>
      </w:r>
      <w:commentRangeEnd w:id="572"/>
      <w:r w:rsidR="00683DDC">
        <w:rPr>
          <w:rStyle w:val="CommentReference"/>
          <w:sz w:val="22"/>
          <w:szCs w:val="22"/>
          <w:highlight w:val="white"/>
        </w:rPr>
        <w:commentReference w:id="572"/>
      </w:r>
    </w:p>
    <w:p w14:paraId="7AFD521C" w14:textId="77777777" w:rsidR="00EB5DFF" w:rsidRDefault="00EB5DFF" w:rsidP="00EB5DFF">
      <w:pPr>
        <w:ind w:left="720" w:hanging="720"/>
        <w:rPr>
          <w:highlight w:val="white"/>
        </w:rPr>
      </w:pPr>
      <w:r>
        <w:rPr>
          <w:highlight w:val="white"/>
          <w:lang w:val="en-US"/>
        </w:rPr>
        <w:t xml:space="preserve">LeCun, Y., Bengio, Y., &amp; Hinton, G. (2015). </w:t>
      </w:r>
      <w:r>
        <w:rPr>
          <w:highlight w:val="white"/>
        </w:rPr>
        <w:t>Deep learning. </w:t>
      </w:r>
      <w:r>
        <w:rPr>
          <w:i/>
          <w:iCs/>
          <w:highlight w:val="white"/>
        </w:rPr>
        <w:t>nature</w:t>
      </w:r>
      <w:r>
        <w:rPr>
          <w:highlight w:val="white"/>
        </w:rPr>
        <w:t>, </w:t>
      </w:r>
      <w:r>
        <w:rPr>
          <w:i/>
          <w:iCs/>
          <w:highlight w:val="white"/>
        </w:rPr>
        <w:t>521</w:t>
      </w:r>
      <w:r>
        <w:rPr>
          <w:highlight w:val="white"/>
        </w:rPr>
        <w:t>(7553), 436-444.</w:t>
      </w:r>
    </w:p>
    <w:p w14:paraId="6343EFC9" w14:textId="77777777" w:rsidR="00EB5DFF" w:rsidRDefault="00EB5DFF" w:rsidP="6E19D5D5">
      <w:pPr>
        <w:spacing w:line="360" w:lineRule="auto"/>
        <w:ind w:left="720" w:hanging="720"/>
        <w:rPr>
          <w:highlight w:val="white"/>
          <w:lang w:val="en-US"/>
        </w:rPr>
      </w:pPr>
      <w:commentRangeStart w:id="573"/>
      <w:r w:rsidRPr="6E19D5D5">
        <w:rPr>
          <w:highlight w:val="white"/>
          <w:lang w:val="en-US"/>
        </w:rPr>
        <w:t xml:space="preserve">Leone, D., Schiavone, F., Appio, F. P., &amp; Chiao, B. (2021). How does artificial intelligence enable and enhance value co-creation in industrial markets? An exploratory case study in the healthcare ecosystem. </w:t>
      </w:r>
      <w:r w:rsidRPr="6E19D5D5">
        <w:rPr>
          <w:i/>
          <w:iCs/>
          <w:highlight w:val="white"/>
          <w:lang w:val="en-US"/>
        </w:rPr>
        <w:t>Journal of Business Research</w:t>
      </w:r>
      <w:r w:rsidRPr="6E19D5D5">
        <w:rPr>
          <w:highlight w:val="white"/>
          <w:lang w:val="en-US"/>
        </w:rPr>
        <w:t>, </w:t>
      </w:r>
      <w:r w:rsidRPr="6E19D5D5">
        <w:rPr>
          <w:i/>
          <w:iCs/>
          <w:highlight w:val="white"/>
          <w:lang w:val="en-US"/>
        </w:rPr>
        <w:t>129</w:t>
      </w:r>
      <w:r w:rsidRPr="6E19D5D5">
        <w:rPr>
          <w:highlight w:val="white"/>
          <w:lang w:val="en-US"/>
        </w:rPr>
        <w:t>, 849–859. https://doi.org/10.1016/j.jbusres.2020.11.008</w:t>
      </w:r>
      <w:commentRangeEnd w:id="573"/>
      <w:r w:rsidR="00683DDC">
        <w:rPr>
          <w:rStyle w:val="CommentReference"/>
          <w:sz w:val="22"/>
          <w:szCs w:val="22"/>
          <w:highlight w:val="white"/>
          <w:lang w:val="en-US"/>
        </w:rPr>
        <w:commentReference w:id="573"/>
      </w:r>
    </w:p>
    <w:p w14:paraId="4052D659" w14:textId="77777777" w:rsidR="00EB5DFF" w:rsidRDefault="00EB5DFF" w:rsidP="00EB5DFF">
      <w:pPr>
        <w:ind w:left="720" w:hanging="720"/>
      </w:pPr>
      <w:r w:rsidRPr="6E19D5D5">
        <w:rPr>
          <w:lang w:val="en-US"/>
        </w:rPr>
        <w:t>Lewis, P., Perez, E., Piktus, A., Petroni, F., Karpukhin, V., Goyal, N., Küttler, H., Lewis, M., Yih, W., Rocktäschel, T., et al. (2020). Retrieval-augmented generation for knowledge-intensive nlp tasks. Advances in Neural Information Processing Systems, 33, 9459–9474.</w:t>
      </w:r>
    </w:p>
    <w:p w14:paraId="44F5F67D" w14:textId="77777777" w:rsidR="00EB5DFF" w:rsidRDefault="00EB5DFF" w:rsidP="00EB5DFF">
      <w:pPr>
        <w:spacing w:line="360" w:lineRule="auto"/>
        <w:ind w:left="720" w:hanging="720"/>
        <w:rPr>
          <w:highlight w:val="white"/>
        </w:rPr>
      </w:pPr>
      <w:commentRangeStart w:id="574"/>
      <w:r>
        <w:rPr>
          <w:highlight w:val="white"/>
          <w:lang w:val="it-IT"/>
        </w:rPr>
        <w:t xml:space="preserve">Li, C., Ashraf, S. F., Amin, S., &amp; Safdar, M. N. (2023). </w:t>
      </w:r>
      <w:r>
        <w:rPr>
          <w:highlight w:val="white"/>
        </w:rPr>
        <w:t xml:space="preserve">Consequence of resistance to change on AI readiness: Mediating–moderating role of task-oriented leadership and high-performance work system in the hospitality sector. </w:t>
      </w:r>
      <w:r>
        <w:rPr>
          <w:i/>
          <w:iCs/>
          <w:highlight w:val="white"/>
        </w:rPr>
        <w:t>SAGE Open</w:t>
      </w:r>
      <w:r>
        <w:rPr>
          <w:highlight w:val="white"/>
        </w:rPr>
        <w:t xml:space="preserve">, </w:t>
      </w:r>
      <w:r>
        <w:rPr>
          <w:i/>
          <w:iCs/>
          <w:highlight w:val="white"/>
        </w:rPr>
        <w:t>13</w:t>
      </w:r>
      <w:r>
        <w:rPr>
          <w:highlight w:val="white"/>
        </w:rPr>
        <w:t>(4). https://doi.org/10.1177/21582440231217731</w:t>
      </w:r>
      <w:commentRangeEnd w:id="574"/>
      <w:r w:rsidR="00683DDC">
        <w:rPr>
          <w:rStyle w:val="CommentReference"/>
          <w:sz w:val="22"/>
          <w:szCs w:val="22"/>
          <w:highlight w:val="white"/>
        </w:rPr>
        <w:commentReference w:id="574"/>
      </w:r>
    </w:p>
    <w:p w14:paraId="2AFDF14D" w14:textId="77777777" w:rsidR="00EB5DFF" w:rsidRPr="00DF1B07" w:rsidRDefault="00EB5DFF" w:rsidP="00EB5DFF">
      <w:pPr>
        <w:ind w:left="720" w:hanging="720"/>
        <w:rPr>
          <w:highlight w:val="white"/>
          <w:lang w:val="it-IT"/>
        </w:rPr>
      </w:pPr>
      <w:r>
        <w:rPr>
          <w:highlight w:val="white"/>
          <w:lang w:val="en-US"/>
        </w:rPr>
        <w:lastRenderedPageBreak/>
        <w:t xml:space="preserve">Li, M., Guo, S., &amp; Liu, R. (2025). </w:t>
      </w:r>
      <w:r>
        <w:rPr>
          <w:highlight w:val="white"/>
        </w:rPr>
        <w:t xml:space="preserve">BERT-based Consumer Sentiment Analysis for Personalized Marketing Strategies. </w:t>
      </w:r>
      <w:r w:rsidRPr="00DF1B07">
        <w:rPr>
          <w:i/>
          <w:iCs/>
          <w:highlight w:val="white"/>
          <w:lang w:val="it-IT"/>
        </w:rPr>
        <w:t>Informatica</w:t>
      </w:r>
      <w:r w:rsidRPr="00DF1B07">
        <w:rPr>
          <w:highlight w:val="white"/>
          <w:lang w:val="it-IT"/>
        </w:rPr>
        <w:t xml:space="preserve">, </w:t>
      </w:r>
      <w:r w:rsidRPr="00DF1B07">
        <w:rPr>
          <w:i/>
          <w:iCs/>
          <w:highlight w:val="white"/>
          <w:lang w:val="it-IT"/>
        </w:rPr>
        <w:t>49</w:t>
      </w:r>
      <w:r w:rsidRPr="00DF1B07">
        <w:rPr>
          <w:highlight w:val="white"/>
          <w:lang w:val="it-IT"/>
        </w:rPr>
        <w:t>(28).</w:t>
      </w:r>
    </w:p>
    <w:p w14:paraId="6B1EF348" w14:textId="77777777" w:rsidR="00EB5DFF" w:rsidRPr="00DF1B07" w:rsidRDefault="00EB5DFF" w:rsidP="00EB5DFF">
      <w:pPr>
        <w:ind w:left="720" w:hanging="720"/>
        <w:rPr>
          <w:highlight w:val="white"/>
          <w:lang w:val="it-IT"/>
        </w:rPr>
      </w:pPr>
      <w:r w:rsidRPr="00DF1B07">
        <w:rPr>
          <w:highlight w:val="white"/>
          <w:lang w:val="it-IT"/>
        </w:rPr>
        <w:t xml:space="preserve">Lincoln, Y. S., &amp; Guba, E. G. (1985). </w:t>
      </w:r>
      <w:r w:rsidRPr="00DF1B07">
        <w:rPr>
          <w:i/>
          <w:iCs/>
          <w:highlight w:val="white"/>
          <w:lang w:val="it-IT"/>
        </w:rPr>
        <w:t>Naturalistic inquiry</w:t>
      </w:r>
      <w:r w:rsidRPr="00DF1B07">
        <w:rPr>
          <w:highlight w:val="white"/>
          <w:lang w:val="it-IT"/>
        </w:rPr>
        <w:t>. Sage.</w:t>
      </w:r>
    </w:p>
    <w:p w14:paraId="39D440FC" w14:textId="77777777" w:rsidR="00FF2C84" w:rsidRDefault="00EB5DFF" w:rsidP="007E0CC3">
      <w:pPr>
        <w:ind w:left="720" w:hanging="720"/>
        <w:rPr>
          <w:strike/>
          <w:lang w:val="en-US"/>
        </w:rPr>
      </w:pPr>
      <w:r w:rsidRPr="5F622639">
        <w:rPr>
          <w:highlight w:val="white"/>
          <w:lang w:val="en-US"/>
        </w:rPr>
        <w:t xml:space="preserve">Little, J. D. (1979). Decision support systems for marketing managers. </w:t>
      </w:r>
      <w:r w:rsidRPr="5F622639">
        <w:rPr>
          <w:i/>
          <w:highlight w:val="white"/>
          <w:lang w:val="en-US"/>
        </w:rPr>
        <w:t>Journal of marketing</w:t>
      </w:r>
      <w:r w:rsidRPr="5F622639">
        <w:rPr>
          <w:highlight w:val="white"/>
          <w:lang w:val="en-US"/>
        </w:rPr>
        <w:t xml:space="preserve">, </w:t>
      </w:r>
      <w:r w:rsidRPr="5F622639">
        <w:rPr>
          <w:i/>
          <w:highlight w:val="white"/>
          <w:lang w:val="en-US"/>
        </w:rPr>
        <w:t>43</w:t>
      </w:r>
      <w:r w:rsidRPr="5F622639">
        <w:rPr>
          <w:highlight w:val="white"/>
          <w:lang w:val="en-US"/>
        </w:rPr>
        <w:t xml:space="preserve">(3), 9-26. </w:t>
      </w:r>
    </w:p>
    <w:p w14:paraId="4233A63A" w14:textId="74BAB590" w:rsidR="00EB5DFF" w:rsidRDefault="00EB5DFF" w:rsidP="007E0CC3">
      <w:pPr>
        <w:ind w:left="720" w:hanging="720"/>
      </w:pPr>
      <w:r>
        <w:t>Mayer, H., Yee, L., Chui, M., &amp; Roberts, R. (2025). AI in the workplace: A report for 2025. McKinsey &amp; Company.</w:t>
      </w:r>
      <w:hyperlink r:id="rId24">
        <w:r>
          <w:rPr>
            <w:u w:val="single"/>
          </w:rPr>
          <w:t xml:space="preserve"> </w:t>
        </w:r>
      </w:hyperlink>
      <w:hyperlink r:id="rId25">
        <w:r>
          <w:rPr>
            <w:color w:val="1155CC"/>
            <w:u w:val="single"/>
          </w:rPr>
          <w:t>https://www.mckinsey.com/capabilities/mckinsey-digital/our-insights/superagency-in-the-workplace-empowering-people-to-unlock-ais-full-potential-at-work</w:t>
        </w:r>
      </w:hyperlink>
    </w:p>
    <w:p w14:paraId="453A1CF2" w14:textId="4B9BC3B6" w:rsidR="000D26B2" w:rsidRDefault="000D26B2" w:rsidP="007E0CC3">
      <w:pPr>
        <w:ind w:left="720" w:hanging="720"/>
      </w:pPr>
      <w:r w:rsidRPr="5F622639">
        <w:rPr>
          <w:lang w:val="en-US"/>
        </w:rPr>
        <w:t>Merriam, S. B. (1998). </w:t>
      </w:r>
      <w:r w:rsidRPr="5F622639">
        <w:rPr>
          <w:i/>
          <w:lang w:val="en-US"/>
        </w:rPr>
        <w:t>Qualitative Research and Case Study Applications in Education. Revised and Expanded from" Case Study Research in Education."</w:t>
      </w:r>
      <w:r w:rsidRPr="5F622639">
        <w:rPr>
          <w:lang w:val="en-US"/>
        </w:rPr>
        <w:t>. Jossey-Bass Publishers, 350 Sansome St, San Francisco, CA 94104.</w:t>
      </w:r>
    </w:p>
    <w:p w14:paraId="527CC594" w14:textId="77777777" w:rsidR="00EB5DFF" w:rsidRDefault="00EB5DFF" w:rsidP="00EB5DFF">
      <w:pPr>
        <w:ind w:left="720" w:hanging="720"/>
        <w:rPr>
          <w:highlight w:val="white"/>
          <w:lang w:val="en-US"/>
        </w:rPr>
      </w:pPr>
      <w:r w:rsidRPr="5F622639">
        <w:rPr>
          <w:highlight w:val="white"/>
          <w:lang w:val="en-US"/>
        </w:rPr>
        <w:t xml:space="preserve">Mikolov, T., Sutskever, I., Chen, K., Corrado, G. S., &amp; Dean, J. (2013). Distributed representations of words and phrases and their compositionality.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26</w:t>
      </w:r>
      <w:r w:rsidRPr="5F622639">
        <w:rPr>
          <w:highlight w:val="white"/>
          <w:lang w:val="en-US"/>
        </w:rPr>
        <w:t>.</w:t>
      </w:r>
    </w:p>
    <w:p w14:paraId="17B495AF" w14:textId="77777777" w:rsidR="00EB5DFF" w:rsidRDefault="00EB5DFF" w:rsidP="00EB5DFF">
      <w:pPr>
        <w:ind w:left="720" w:hanging="720"/>
        <w:rPr>
          <w:highlight w:val="white"/>
          <w:lang w:val="en-US"/>
        </w:rPr>
      </w:pPr>
      <w:r w:rsidRPr="5F622639">
        <w:rPr>
          <w:highlight w:val="white"/>
          <w:lang w:val="en-US"/>
        </w:rPr>
        <w:t xml:space="preserve">Mitchell, A. A., Russo, J. E., &amp; Wittink, D. R. (1991). Issues in the development and use of expert systems for marketing decisions. </w:t>
      </w:r>
      <w:r w:rsidRPr="5F622639">
        <w:rPr>
          <w:i/>
          <w:highlight w:val="white"/>
          <w:lang w:val="en-US"/>
        </w:rPr>
        <w:t>International Journal of Research in Marketing</w:t>
      </w:r>
      <w:r w:rsidRPr="5F622639">
        <w:rPr>
          <w:highlight w:val="white"/>
          <w:lang w:val="en-US"/>
        </w:rPr>
        <w:t xml:space="preserve">, </w:t>
      </w:r>
      <w:r w:rsidRPr="5F622639">
        <w:rPr>
          <w:i/>
          <w:highlight w:val="white"/>
          <w:lang w:val="en-US"/>
        </w:rPr>
        <w:t>8</w:t>
      </w:r>
      <w:r w:rsidRPr="5F622639">
        <w:rPr>
          <w:highlight w:val="white"/>
          <w:lang w:val="en-US"/>
        </w:rPr>
        <w:t xml:space="preserve">(1), 41-50. </w:t>
      </w:r>
    </w:p>
    <w:p w14:paraId="05DF2907" w14:textId="77777777" w:rsidR="00EB5DFF" w:rsidRDefault="00EB5DFF" w:rsidP="00EB5DFF">
      <w:pPr>
        <w:spacing w:line="360" w:lineRule="auto"/>
        <w:ind w:left="720" w:hanging="720"/>
        <w:rPr>
          <w:highlight w:val="white"/>
          <w:lang w:val="en-US"/>
        </w:rPr>
      </w:pPr>
      <w:r w:rsidRPr="5F622639">
        <w:rPr>
          <w:highlight w:val="white"/>
          <w:lang w:val="en-US"/>
        </w:rPr>
        <w:t xml:space="preserve">Mogaji, E., &amp; Jain, V. (2024). How generative AI is (will) change consumer behaviour: Postulating the potential impact and implications for research, practice, and policy. </w:t>
      </w:r>
      <w:r w:rsidRPr="5F622639">
        <w:rPr>
          <w:i/>
          <w:highlight w:val="white"/>
          <w:lang w:val="en-US"/>
        </w:rPr>
        <w:t>Journal of consumer behaviour</w:t>
      </w:r>
      <w:r w:rsidRPr="5F622639">
        <w:rPr>
          <w:highlight w:val="white"/>
          <w:lang w:val="en-US"/>
        </w:rPr>
        <w:t xml:space="preserve">, </w:t>
      </w:r>
      <w:r w:rsidRPr="5F622639">
        <w:rPr>
          <w:i/>
          <w:highlight w:val="white"/>
          <w:lang w:val="en-US"/>
        </w:rPr>
        <w:t>23</w:t>
      </w:r>
      <w:r w:rsidRPr="5F622639">
        <w:rPr>
          <w:highlight w:val="white"/>
          <w:lang w:val="en-US"/>
        </w:rPr>
        <w:t>(5), 2379-2389.</w:t>
      </w:r>
    </w:p>
    <w:p w14:paraId="5D35ABD6" w14:textId="7A79D8C0" w:rsidR="00EB5DFF" w:rsidRDefault="00EB5DFF" w:rsidP="00EB5DFF">
      <w:pPr>
        <w:spacing w:line="360" w:lineRule="auto"/>
        <w:ind w:left="720" w:hanging="720"/>
      </w:pPr>
      <w:r w:rsidRPr="004E42CB">
        <w:rPr>
          <w:highlight w:val="white"/>
          <w:rPrChange w:id="575" w:author="Luttik, Daan" w:date="2026-06-11T19:40:00Z" w16du:dateUtc="2026-06-11T17:40:00Z">
            <w:rPr>
              <w:highlight w:val="white"/>
              <w:lang w:val="it-IT"/>
            </w:rPr>
          </w:rPrChange>
        </w:rPr>
        <w:t xml:space="preserve">Moralles, C., Da Costa, L. A. L., Rigo, S. J., Kunst, R., De Souza, V. C., Silva, E. P., </w:t>
      </w:r>
      <w:r w:rsidR="00647F3D" w:rsidRPr="004E42CB">
        <w:rPr>
          <w:highlight w:val="white"/>
          <w:rPrChange w:id="576" w:author="Luttik, Daan" w:date="2026-06-11T19:40:00Z" w16du:dateUtc="2026-06-11T17:40:00Z">
            <w:rPr>
              <w:highlight w:val="white"/>
              <w:lang w:val="it-IT"/>
            </w:rPr>
          </w:rPrChange>
        </w:rPr>
        <w:t>…</w:t>
      </w:r>
      <w:r w:rsidRPr="004E42CB">
        <w:rPr>
          <w:highlight w:val="white"/>
          <w:rPrChange w:id="577" w:author="Luttik, Daan" w:date="2026-06-11T19:40:00Z" w16du:dateUtc="2026-06-11T17:40:00Z">
            <w:rPr>
              <w:highlight w:val="white"/>
              <w:lang w:val="it-IT"/>
            </w:rPr>
          </w:rPrChange>
        </w:rPr>
        <w:t xml:space="preserve"> </w:t>
      </w:r>
      <w:r>
        <w:rPr>
          <w:highlight w:val="white"/>
        </w:rPr>
        <w:t xml:space="preserve">&amp; Roehrs, A. (2026). A Systematic Literature Review of Agentic AI: Definitions, Architectures, and Challenges. </w:t>
      </w:r>
      <w:r>
        <w:rPr>
          <w:i/>
          <w:iCs/>
          <w:highlight w:val="white"/>
        </w:rPr>
        <w:t>IEEE Access</w:t>
      </w:r>
      <w:r>
        <w:rPr>
          <w:highlight w:val="white"/>
        </w:rPr>
        <w:t xml:space="preserve">. </w:t>
      </w:r>
    </w:p>
    <w:p w14:paraId="6F0E16B8" w14:textId="77777777" w:rsidR="00EB5DFF" w:rsidRDefault="00EB5DFF" w:rsidP="00EB5DFF">
      <w:pPr>
        <w:ind w:left="720" w:hanging="720"/>
      </w:pPr>
      <w:r>
        <w:t xml:space="preserve">OpenAI. (2022, November 30). </w:t>
      </w:r>
      <w:r>
        <w:rPr>
          <w:i/>
          <w:iCs/>
        </w:rPr>
        <w:t>Introducing ChatGPT</w:t>
      </w:r>
      <w:r>
        <w:t xml:space="preserve">.  </w:t>
      </w:r>
      <w:hyperlink r:id="rId26">
        <w:r>
          <w:rPr>
            <w:color w:val="1155CC"/>
            <w:u w:val="single"/>
          </w:rPr>
          <w:t>https://openai.com/index/chatgpt/</w:t>
        </w:r>
      </w:hyperlink>
    </w:p>
    <w:p w14:paraId="0A8A72DB" w14:textId="77777777" w:rsidR="00EB5DFF" w:rsidRDefault="00EB5DFF" w:rsidP="00EB5DFF">
      <w:pPr>
        <w:ind w:left="720" w:hanging="720"/>
        <w:rPr>
          <w:highlight w:val="white"/>
        </w:rPr>
      </w:pPr>
      <w:r>
        <w:t xml:space="preserve">OpenAI. (2023, June 13). </w:t>
      </w:r>
      <w:r>
        <w:rPr>
          <w:i/>
          <w:iCs/>
        </w:rPr>
        <w:t>Function calling and other API updates</w:t>
      </w:r>
      <w:r>
        <w:t xml:space="preserve">. OpenAI.  </w:t>
      </w:r>
      <w:hyperlink r:id="rId27">
        <w:r>
          <w:rPr>
            <w:color w:val="1155CC"/>
            <w:u w:val="single"/>
          </w:rPr>
          <w:t>https://openai.com/index/function-calling-and-other-api-updates/</w:t>
        </w:r>
      </w:hyperlink>
    </w:p>
    <w:p w14:paraId="7C64DF25" w14:textId="77777777" w:rsidR="00EB5DFF" w:rsidRDefault="00EB5DFF" w:rsidP="00EB5DFF">
      <w:pPr>
        <w:ind w:left="720" w:hanging="720"/>
        <w:rPr>
          <w:highlight w:val="white"/>
        </w:rPr>
      </w:pPr>
      <w:commentRangeStart w:id="578"/>
      <w:r>
        <w:rPr>
          <w:highlight w:val="white"/>
        </w:rPr>
        <w:lastRenderedPageBreak/>
        <w:t xml:space="preserve">Orlikowski, W. J. (2000). Using technology and constituting structures: A practice lens for studying technology in organizations. </w:t>
      </w:r>
      <w:r>
        <w:rPr>
          <w:i/>
          <w:iCs/>
          <w:highlight w:val="white"/>
        </w:rPr>
        <w:t>Organization Science, 11</w:t>
      </w:r>
      <w:r>
        <w:rPr>
          <w:highlight w:val="white"/>
        </w:rPr>
        <w:t>(4), 404–428. https://doi.org/10.1287/orsc.11.4.404.14600</w:t>
      </w:r>
      <w:commentRangeEnd w:id="578"/>
      <w:r w:rsidR="00683DDC">
        <w:rPr>
          <w:rStyle w:val="CommentReference"/>
          <w:sz w:val="22"/>
          <w:szCs w:val="22"/>
          <w:highlight w:val="white"/>
        </w:rPr>
        <w:commentReference w:id="578"/>
      </w:r>
    </w:p>
    <w:p w14:paraId="44D1995C" w14:textId="77777777" w:rsidR="00EB5DFF" w:rsidRDefault="00EB5DFF" w:rsidP="00EB5DFF">
      <w:pPr>
        <w:ind w:left="720" w:hanging="720"/>
        <w:rPr>
          <w:highlight w:val="white"/>
        </w:rPr>
      </w:pPr>
      <w:r>
        <w:rPr>
          <w:highlight w:val="white"/>
        </w:rPr>
        <w:t xml:space="preserve">Patton, M. Q. (2014). </w:t>
      </w:r>
      <w:r>
        <w:rPr>
          <w:i/>
          <w:iCs/>
          <w:highlight w:val="white"/>
        </w:rPr>
        <w:t>Qualitative research &amp; evaluation methods: Integrating theory and practice</w:t>
      </w:r>
      <w:r>
        <w:rPr>
          <w:highlight w:val="white"/>
        </w:rPr>
        <w:t>. Sage publications.</w:t>
      </w:r>
    </w:p>
    <w:p w14:paraId="712B454E" w14:textId="66270A69" w:rsidR="002A1B6F" w:rsidRPr="002A1B6F" w:rsidRDefault="002A1B6F" w:rsidP="002A1B6F">
      <w:pPr>
        <w:ind w:left="720" w:hanging="720"/>
        <w:rPr>
          <w:highlight w:val="white"/>
        </w:rPr>
      </w:pPr>
      <w:commentRangeStart w:id="579"/>
      <w:r w:rsidRPr="002A1B6F">
        <w:rPr>
          <w:highlight w:val="white"/>
          <w:lang w:val="de-DE"/>
        </w:rPr>
        <w:t xml:space="preserve">Parker, C., Scott, S., &amp; Geddes, A. (2019). </w:t>
      </w:r>
      <w:r w:rsidRPr="002A1B6F">
        <w:rPr>
          <w:highlight w:val="white"/>
        </w:rPr>
        <w:t xml:space="preserve">Snowball sampling. </w:t>
      </w:r>
      <w:r w:rsidRPr="002A1B6F">
        <w:rPr>
          <w:i/>
          <w:iCs/>
          <w:highlight w:val="white"/>
        </w:rPr>
        <w:t>SAGE research methods foundations</w:t>
      </w:r>
      <w:r w:rsidRPr="002A1B6F">
        <w:rPr>
          <w:highlight w:val="white"/>
        </w:rPr>
        <w:t>.</w:t>
      </w:r>
      <w:commentRangeEnd w:id="579"/>
      <w:r w:rsidRPr="002A1B6F">
        <w:rPr>
          <w:rStyle w:val="CommentReference"/>
          <w:sz w:val="22"/>
          <w:szCs w:val="22"/>
          <w:highlight w:val="white"/>
        </w:rPr>
        <w:commentReference w:id="579"/>
      </w:r>
    </w:p>
    <w:p w14:paraId="54234388" w14:textId="77777777" w:rsidR="00EB5DFF" w:rsidRDefault="00EB5DFF" w:rsidP="00EB5DFF">
      <w:pPr>
        <w:ind w:left="720" w:hanging="720"/>
        <w:rPr>
          <w:highlight w:val="white"/>
        </w:rPr>
      </w:pPr>
      <w:commentRangeStart w:id="580"/>
      <w:r>
        <w:rPr>
          <w:highlight w:val="white"/>
        </w:rPr>
        <w:t xml:space="preserve">Prasad Agrawal, K. (2023). Towards adoption of generative AI in organizational settings. </w:t>
      </w:r>
      <w:r>
        <w:rPr>
          <w:i/>
          <w:iCs/>
          <w:highlight w:val="white"/>
        </w:rPr>
        <w:t>Journal of Computer Information Systems, 64</w:t>
      </w:r>
      <w:r>
        <w:rPr>
          <w:highlight w:val="white"/>
        </w:rPr>
        <w:t>(5), 636–651. https://doi.org/10.1080/08874417.2023.2240744</w:t>
      </w:r>
      <w:commentRangeEnd w:id="580"/>
      <w:r w:rsidR="00683DDC">
        <w:rPr>
          <w:rStyle w:val="CommentReference"/>
          <w:sz w:val="22"/>
          <w:szCs w:val="22"/>
          <w:highlight w:val="white"/>
        </w:rPr>
        <w:commentReference w:id="580"/>
      </w:r>
    </w:p>
    <w:p w14:paraId="795F1493" w14:textId="2809BF71" w:rsidR="00EB5DFF" w:rsidRDefault="00EB5DFF" w:rsidP="00EB5DFF">
      <w:pPr>
        <w:ind w:left="720" w:hanging="720"/>
        <w:rPr>
          <w:highlight w:val="white"/>
          <w:lang w:val="en-US"/>
        </w:rPr>
      </w:pPr>
      <w:r>
        <w:rPr>
          <w:highlight w:val="white"/>
        </w:rPr>
        <w:t xml:space="preserve">Radford, A., Narasimhan, K., Salimans, T., &amp; Sutskever, I. (2018). </w:t>
      </w:r>
      <w:r>
        <w:rPr>
          <w:i/>
          <w:iCs/>
          <w:highlight w:val="white"/>
        </w:rPr>
        <w:t>Improving language understanding by generative pre-training</w:t>
      </w:r>
      <w:r>
        <w:rPr>
          <w:highlight w:val="white"/>
        </w:rPr>
        <w:t xml:space="preserve"> [Technical report]. </w:t>
      </w:r>
      <w:r w:rsidRPr="00D404D3">
        <w:rPr>
          <w:highlight w:val="white"/>
          <w:lang w:val="en-US"/>
        </w:rPr>
        <w:t xml:space="preserve">OpenAI. </w:t>
      </w:r>
      <w:hyperlink r:id="rId28" w:history="1">
        <w:r w:rsidR="007D7E2D" w:rsidRPr="00513CA0">
          <w:rPr>
            <w:rStyle w:val="Hyperlink"/>
            <w:highlight w:val="white"/>
            <w:lang w:val="en-US"/>
          </w:rPr>
          <w:t>https://cdn.openai.com/research-covers/language-unsupervised/language_understanding_paper.pdf</w:t>
        </w:r>
      </w:hyperlink>
    </w:p>
    <w:p w14:paraId="5CCB3BC7" w14:textId="071FCBBB" w:rsidR="007D7E2D" w:rsidRPr="00275430" w:rsidRDefault="007D7E2D" w:rsidP="00EB5DFF">
      <w:pPr>
        <w:ind w:left="720" w:hanging="720"/>
        <w:rPr>
          <w:highlight w:val="white"/>
          <w:lang w:val="en-US"/>
        </w:rPr>
      </w:pPr>
      <w:r w:rsidRPr="00275430">
        <w:rPr>
          <w:highlight w:val="white"/>
          <w:lang w:val="en-US"/>
        </w:rPr>
        <w:t>SAS. (2025).</w:t>
      </w:r>
      <w:r w:rsidR="00275430" w:rsidRPr="00275430">
        <w:rPr>
          <w:highlight w:val="white"/>
          <w:lang w:val="en-US"/>
        </w:rPr>
        <w:t xml:space="preserve"> </w:t>
      </w:r>
      <w:r w:rsidR="00275430" w:rsidRPr="00275430">
        <w:rPr>
          <w:i/>
          <w:iCs/>
          <w:highlight w:val="white"/>
        </w:rPr>
        <w:t>Marketers and AI: Navigating New Depths</w:t>
      </w:r>
      <w:r w:rsidR="00275430">
        <w:rPr>
          <w:highlight w:val="white"/>
        </w:rPr>
        <w:t>.</w:t>
      </w:r>
      <w:r w:rsidR="00B618F1">
        <w:rPr>
          <w:highlight w:val="white"/>
        </w:rPr>
        <w:t xml:space="preserve"> </w:t>
      </w:r>
      <w:hyperlink r:id="rId29" w:history="1">
        <w:r w:rsidR="00B618F1" w:rsidRPr="00B618F1">
          <w:rPr>
            <w:rStyle w:val="Hyperlink"/>
          </w:rPr>
          <w:t>https://www.sas.com/content/dam/sasdam/documents/20250124/marketers-and-ai-navigating-new-depths.pdf</w:t>
        </w:r>
      </w:hyperlink>
    </w:p>
    <w:p w14:paraId="321849E4" w14:textId="2F2731F7" w:rsidR="00947A17" w:rsidRPr="00BF637F" w:rsidRDefault="00EB5DFF" w:rsidP="00BF637F">
      <w:pPr>
        <w:ind w:left="720" w:hanging="720"/>
        <w:rPr>
          <w:highlight w:val="white"/>
        </w:rPr>
      </w:pPr>
      <w:r>
        <w:rPr>
          <w:highlight w:val="white"/>
          <w:lang w:val="de-DE"/>
        </w:rPr>
        <w:t xml:space="preserve">Schafer, J. B., Konstan, J. A., &amp; Riedl, J. (2001). </w:t>
      </w:r>
      <w:r>
        <w:rPr>
          <w:highlight w:val="white"/>
        </w:rPr>
        <w:t xml:space="preserve">E-commerce recommendation applications. </w:t>
      </w:r>
      <w:r>
        <w:rPr>
          <w:i/>
          <w:iCs/>
          <w:highlight w:val="white"/>
        </w:rPr>
        <w:t>Data mining and knowledge discovery</w:t>
      </w:r>
      <w:r>
        <w:rPr>
          <w:highlight w:val="white"/>
        </w:rPr>
        <w:t xml:space="preserve">, </w:t>
      </w:r>
      <w:r>
        <w:rPr>
          <w:i/>
          <w:iCs/>
          <w:highlight w:val="white"/>
        </w:rPr>
        <w:t>5</w:t>
      </w:r>
      <w:r>
        <w:rPr>
          <w:highlight w:val="white"/>
        </w:rPr>
        <w:t xml:space="preserve">(1), 115-153. </w:t>
      </w:r>
    </w:p>
    <w:p w14:paraId="512FCEAB" w14:textId="68DA183C" w:rsidR="00947A17" w:rsidRPr="00947A17" w:rsidRDefault="00947A17" w:rsidP="00947A17">
      <w:pPr>
        <w:ind w:left="720" w:hanging="720"/>
      </w:pPr>
      <w:r w:rsidRPr="003A3166">
        <w:rPr>
          <w:lang w:val="de-DE"/>
        </w:rPr>
        <w:t xml:space="preserve">Schmidt, R., Alt, R., &amp; Zimmermann, A. (2026). </w:t>
      </w:r>
      <w:r w:rsidRPr="003A3166">
        <w:t>Agentic AI Readiness: A Process-Oriented Assessment Framework.</w:t>
      </w:r>
    </w:p>
    <w:p w14:paraId="38D7D305" w14:textId="77777777" w:rsidR="00EB5DFF" w:rsidRDefault="00EB5DFF" w:rsidP="00EB5DFF">
      <w:pPr>
        <w:ind w:left="720" w:hanging="720"/>
        <w:rPr>
          <w:sz w:val="24"/>
          <w:szCs w:val="24"/>
          <w:highlight w:val="white"/>
        </w:rPr>
      </w:pPr>
      <w:r>
        <w:rPr>
          <w:highlight w:val="white"/>
        </w:rPr>
        <w:t xml:space="preserve">Shenton, A. K. (2004). Strategies for ensuring trustworthiness in qualitative research projects. </w:t>
      </w:r>
      <w:r>
        <w:rPr>
          <w:i/>
          <w:iCs/>
          <w:highlight w:val="white"/>
        </w:rPr>
        <w:t>Education for information</w:t>
      </w:r>
      <w:r>
        <w:rPr>
          <w:highlight w:val="white"/>
        </w:rPr>
        <w:t xml:space="preserve">, </w:t>
      </w:r>
      <w:r>
        <w:rPr>
          <w:i/>
          <w:iCs/>
          <w:highlight w:val="white"/>
        </w:rPr>
        <w:t>22</w:t>
      </w:r>
      <w:r>
        <w:rPr>
          <w:highlight w:val="white"/>
        </w:rPr>
        <w:t>(2), 63-75.</w:t>
      </w:r>
      <w:r>
        <w:rPr>
          <w:sz w:val="24"/>
          <w:szCs w:val="24"/>
          <w:highlight w:val="white"/>
        </w:rPr>
        <w:t xml:space="preserve"> </w:t>
      </w:r>
    </w:p>
    <w:p w14:paraId="4AC74706" w14:textId="77777777" w:rsidR="00EB5DFF" w:rsidRDefault="00EB5DFF" w:rsidP="6E19D5D5">
      <w:pPr>
        <w:ind w:left="720" w:hanging="720"/>
        <w:rPr>
          <w:highlight w:val="white"/>
          <w:lang w:val="en-US"/>
        </w:rPr>
      </w:pPr>
      <w:r w:rsidRPr="6E19D5D5">
        <w:rPr>
          <w:highlight w:val="white"/>
          <w:lang w:val="en-US"/>
        </w:rPr>
        <w:t xml:space="preserve">Shinde, P. P., &amp; Shah, S. (2018, August). A review of machine learning and deep learning applications. In </w:t>
      </w:r>
      <w:r w:rsidRPr="6E19D5D5">
        <w:rPr>
          <w:i/>
          <w:iCs/>
          <w:highlight w:val="white"/>
          <w:lang w:val="en-US"/>
        </w:rPr>
        <w:t>2018 Fourth international conference on computing communication control and automation (ICCUBEA)</w:t>
      </w:r>
      <w:r w:rsidRPr="6E19D5D5">
        <w:rPr>
          <w:highlight w:val="white"/>
          <w:lang w:val="en-US"/>
        </w:rPr>
        <w:t xml:space="preserve"> (pp. 1-6). IEEE.</w:t>
      </w:r>
    </w:p>
    <w:p w14:paraId="38FA859C" w14:textId="77777777" w:rsidR="00D404D3" w:rsidRDefault="00EB5DFF" w:rsidP="00947A17">
      <w:pPr>
        <w:ind w:left="720" w:hanging="720"/>
      </w:pPr>
      <w:commentRangeStart w:id="581"/>
      <w:r>
        <w:lastRenderedPageBreak/>
        <w:t xml:space="preserve">Sidorchuk, R. (2015). The concept of “value” in the theory of marketing. </w:t>
      </w:r>
      <w:r w:rsidRPr="00096542">
        <w:rPr>
          <w:lang w:val="en-US"/>
        </w:rPr>
        <w:t>Asian Social Science, 11(9), 320–325.</w:t>
      </w:r>
      <w:hyperlink r:id="rId30">
        <w:r w:rsidRPr="00096542">
          <w:rPr>
            <w:u w:val="single"/>
            <w:lang w:val="en-US"/>
          </w:rPr>
          <w:t xml:space="preserve"> </w:t>
        </w:r>
      </w:hyperlink>
      <w:hyperlink r:id="rId31">
        <w:r w:rsidRPr="00096542">
          <w:rPr>
            <w:color w:val="1155CC"/>
            <w:u w:val="single"/>
            <w:lang w:val="en-US"/>
          </w:rPr>
          <w:t>https://doi.org/10.5539/ass.v11n9p320</w:t>
        </w:r>
      </w:hyperlink>
      <w:commentRangeEnd w:id="581"/>
      <w:r w:rsidR="00683DDC">
        <w:rPr>
          <w:rStyle w:val="CommentReference"/>
          <w:sz w:val="22"/>
          <w:szCs w:val="22"/>
        </w:rPr>
        <w:commentReference w:id="581"/>
      </w:r>
    </w:p>
    <w:p w14:paraId="5A07858E" w14:textId="6AE0466C" w:rsidR="00243149" w:rsidRPr="00096542" w:rsidRDefault="00243149" w:rsidP="00947A17">
      <w:pPr>
        <w:ind w:left="720" w:hanging="720"/>
        <w:rPr>
          <w:lang w:val="en-US"/>
        </w:rPr>
      </w:pPr>
      <w:r w:rsidRPr="00243149">
        <w:t>Srivastava, R. (2026). From AI Hype to Agentic Reality: A Readiness Lens for Sustainable Enterprise Adoption. </w:t>
      </w:r>
      <w:r w:rsidRPr="00243149">
        <w:rPr>
          <w:i/>
          <w:iCs/>
        </w:rPr>
        <w:t>Journal of International DBA Studies-GGU</w:t>
      </w:r>
      <w:r w:rsidRPr="00243149">
        <w:t>, </w:t>
      </w:r>
      <w:r w:rsidRPr="00243149">
        <w:rPr>
          <w:i/>
          <w:iCs/>
        </w:rPr>
        <w:t>2</w:t>
      </w:r>
      <w:r w:rsidRPr="00243149">
        <w:t>(001).</w:t>
      </w:r>
    </w:p>
    <w:p w14:paraId="49BB817C" w14:textId="77777777" w:rsidR="00EB5DFF" w:rsidRDefault="00EB5DFF" w:rsidP="00EB5DFF">
      <w:pPr>
        <w:ind w:left="720" w:hanging="720"/>
        <w:rPr>
          <w:highlight w:val="white"/>
        </w:rPr>
      </w:pPr>
      <w:commentRangeStart w:id="582"/>
      <w:commentRangeStart w:id="583"/>
      <w:r w:rsidRPr="00EF18EB">
        <w:rPr>
          <w:highlight w:val="white"/>
          <w:lang w:val="en-US"/>
        </w:rPr>
        <w:t xml:space="preserve">Teece, D. J., Pisano, G., &amp; Shuen, A. (1997). </w:t>
      </w:r>
      <w:r>
        <w:rPr>
          <w:highlight w:val="white"/>
        </w:rPr>
        <w:t xml:space="preserve">Dynamic capabilities and strategic management. </w:t>
      </w:r>
      <w:r>
        <w:rPr>
          <w:i/>
          <w:iCs/>
          <w:highlight w:val="white"/>
        </w:rPr>
        <w:t>Strategic Management Journal, 18</w:t>
      </w:r>
      <w:r>
        <w:rPr>
          <w:highlight w:val="white"/>
        </w:rPr>
        <w:t>(7), 509–533.</w:t>
      </w:r>
      <w:commentRangeEnd w:id="583"/>
      <w:r w:rsidR="00683DDC">
        <w:rPr>
          <w:rStyle w:val="CommentReference"/>
          <w:sz w:val="22"/>
          <w:szCs w:val="22"/>
          <w:highlight w:val="white"/>
        </w:rPr>
        <w:commentReference w:id="583"/>
      </w:r>
    </w:p>
    <w:p w14:paraId="3963601E" w14:textId="77777777" w:rsidR="00EB5DFF" w:rsidRPr="00EF18EB" w:rsidRDefault="00EB5DFF" w:rsidP="00EB5DFF">
      <w:pPr>
        <w:ind w:left="720" w:hanging="720"/>
        <w:rPr>
          <w:highlight w:val="white"/>
          <w:lang w:val="en-US"/>
        </w:rPr>
      </w:pPr>
      <w:r w:rsidRPr="5F622639">
        <w:rPr>
          <w:highlight w:val="white"/>
          <w:lang w:val="en-US"/>
        </w:rPr>
        <w:t xml:space="preserve">Teece, D. J. (2007). Explicating dynamic capabilities: The nature and microfoundations of (sustainable) enterprise performance. </w:t>
      </w:r>
      <w:r w:rsidRPr="5F622639">
        <w:rPr>
          <w:i/>
          <w:highlight w:val="white"/>
          <w:lang w:val="en-US"/>
        </w:rPr>
        <w:t>Strategic Management Journal, 28</w:t>
      </w:r>
      <w:r w:rsidRPr="5F622639">
        <w:rPr>
          <w:highlight w:val="white"/>
          <w:lang w:val="en-US"/>
        </w:rPr>
        <w:t xml:space="preserve">(13), 1319–1350. </w:t>
      </w:r>
      <w:hyperlink r:id="rId32">
        <w:r w:rsidRPr="5F622639">
          <w:rPr>
            <w:rStyle w:val="Hyperlink"/>
            <w:highlight w:val="white"/>
            <w:lang w:val="en-US"/>
          </w:rPr>
          <w:t>https://doi.org/10.1002/smj.640</w:t>
        </w:r>
      </w:hyperlink>
      <w:commentRangeEnd w:id="582"/>
      <w:r w:rsidR="00683DDC" w:rsidRPr="00EF18EB">
        <w:rPr>
          <w:rStyle w:val="CommentReference"/>
          <w:sz w:val="22"/>
          <w:szCs w:val="22"/>
          <w:highlight w:val="white"/>
          <w:lang w:val="en-US"/>
        </w:rPr>
        <w:commentReference w:id="582"/>
      </w:r>
    </w:p>
    <w:p w14:paraId="346B3238" w14:textId="77777777" w:rsidR="00EB5DFF" w:rsidRDefault="00EB5DFF" w:rsidP="00EB5DFF">
      <w:pPr>
        <w:ind w:left="720" w:hanging="720"/>
        <w:rPr>
          <w:highlight w:val="white"/>
        </w:rPr>
      </w:pPr>
      <w:r w:rsidRPr="00EF18EB">
        <w:rPr>
          <w:highlight w:val="white"/>
        </w:rPr>
        <w:t xml:space="preserve">Thapa, P., Khadka, S., Sharma, P., Rai, A., Bhattarai, U., Regmi, K., &amp; Bohara, P. (2026). </w:t>
      </w:r>
      <w:r w:rsidRPr="003C42A2">
        <w:rPr>
          <w:highlight w:val="white"/>
        </w:rPr>
        <w:t>Agentic AI for Autonomous Marketing Campaign Execution: A Comprehensive Survey and Open-Source Implementation. </w:t>
      </w:r>
      <w:r w:rsidRPr="003C42A2">
        <w:rPr>
          <w:i/>
          <w:iCs/>
          <w:highlight w:val="white"/>
        </w:rPr>
        <w:t>Available at SSRN 6137546</w:t>
      </w:r>
      <w:r w:rsidRPr="003C42A2">
        <w:rPr>
          <w:highlight w:val="white"/>
        </w:rPr>
        <w:t>.</w:t>
      </w:r>
    </w:p>
    <w:p w14:paraId="0F726796" w14:textId="77777777" w:rsidR="00EB5DFF" w:rsidRDefault="00EB5DFF" w:rsidP="00EB5DFF">
      <w:pPr>
        <w:ind w:left="720" w:hanging="720"/>
        <w:rPr>
          <w:highlight w:val="white"/>
        </w:rPr>
      </w:pPr>
      <w:hyperlink r:id="rId33">
        <w:r>
          <w:rPr>
            <w:rStyle w:val="Hyperlink"/>
          </w:rPr>
          <w:t>https://doi.org/10.1002/(SICI)1097-0266(199708)18:7&lt;509::AID-SMJ882&gt;3.0.CO;2-Z</w:t>
        </w:r>
      </w:hyperlink>
      <w:hyperlink r:id="rId34">
        <w:r>
          <w:rPr>
            <w:rStyle w:val="Hyperlink"/>
          </w:rPr>
          <w:t>https://doi.org/10.1002/(SICI)1097-0266(199708)18:7&lt;509::AID-SMJ882&gt;3.0.CO;2-Z</w:t>
        </w:r>
      </w:hyperlink>
      <w:r w:rsidRPr="00096542">
        <w:rPr>
          <w:highlight w:val="white"/>
          <w:lang w:val="en-US"/>
        </w:rPr>
        <w:t xml:space="preserve">Vaid, S., Puntoni, S., Honig, B., &amp; Michael, K. (2025). </w:t>
      </w:r>
      <w:r>
        <w:rPr>
          <w:highlight w:val="white"/>
        </w:rPr>
        <w:t xml:space="preserve">When attention is all marketers need: Artificial intelligence in marketing [Editorial]. </w:t>
      </w:r>
      <w:r>
        <w:rPr>
          <w:i/>
          <w:iCs/>
          <w:highlight w:val="white"/>
        </w:rPr>
        <w:t>IEEE Transactions on Technology and Society, 6</w:t>
      </w:r>
      <w:r>
        <w:rPr>
          <w:highlight w:val="white"/>
        </w:rPr>
        <w:t>(3), 242–249. https://doi.org/10.1109/TTS.2025.3568113</w:t>
      </w:r>
    </w:p>
    <w:p w14:paraId="32FCA5C8" w14:textId="77777777" w:rsidR="00EB5DFF" w:rsidRDefault="00EB5DFF" w:rsidP="00EB5DFF">
      <w:pPr>
        <w:ind w:left="720" w:hanging="720"/>
        <w:rPr>
          <w:highlight w:val="white"/>
        </w:rPr>
      </w:pPr>
      <w:r w:rsidRPr="00366C98">
        <w:rPr>
          <w:highlight w:val="white"/>
          <w:lang w:val="it-IT"/>
        </w:rPr>
        <w:t xml:space="preserve">Vargo, S. L., &amp; Lusch, R. F. (2017). </w:t>
      </w:r>
      <w:r>
        <w:rPr>
          <w:highlight w:val="white"/>
        </w:rPr>
        <w:t xml:space="preserve">Service-dominant logic 2025. </w:t>
      </w:r>
      <w:r>
        <w:rPr>
          <w:i/>
          <w:iCs/>
          <w:highlight w:val="white"/>
        </w:rPr>
        <w:t>International Journal of Research in Marketing, 34</w:t>
      </w:r>
      <w:r>
        <w:rPr>
          <w:highlight w:val="white"/>
        </w:rPr>
        <w:t>(1), 46–67. https://doi.org/10.1016/j.ijresmar.2016.11.001</w:t>
      </w:r>
    </w:p>
    <w:p w14:paraId="2170BDA7" w14:textId="7200D3EC" w:rsidR="00EB5DFF" w:rsidRDefault="00EB5DFF" w:rsidP="00EB5DFF">
      <w:pPr>
        <w:ind w:left="720" w:hanging="720"/>
        <w:rPr>
          <w:highlight w:val="white"/>
          <w:lang w:val="en-US"/>
        </w:rPr>
      </w:pPr>
      <w:r w:rsidRPr="5F622639">
        <w:rPr>
          <w:highlight w:val="white"/>
          <w:lang w:val="en-US"/>
        </w:rPr>
        <w:t xml:space="preserve">Vaswani, A., Shazeer, N., Parmar, N., Uszkoreit, J., Jones, L., Gomez, A. N., </w:t>
      </w:r>
      <w:r w:rsidR="00647F3D" w:rsidRPr="5F622639">
        <w:rPr>
          <w:highlight w:val="white"/>
          <w:lang w:val="en-US"/>
        </w:rPr>
        <w:t>…</w:t>
      </w:r>
      <w:r w:rsidRPr="5F622639">
        <w:rPr>
          <w:highlight w:val="white"/>
          <w:lang w:val="en-US"/>
        </w:rPr>
        <w:t xml:space="preserve"> &amp; Polosukhin, I. (2017). Attention is all you need. </w:t>
      </w:r>
      <w:r w:rsidRPr="5F622639">
        <w:rPr>
          <w:i/>
          <w:highlight w:val="white"/>
          <w:lang w:val="en-US"/>
        </w:rPr>
        <w:t>Advances in neural information processing systems</w:t>
      </w:r>
      <w:r w:rsidRPr="5F622639">
        <w:rPr>
          <w:highlight w:val="white"/>
          <w:lang w:val="en-US"/>
        </w:rPr>
        <w:t xml:space="preserve">, </w:t>
      </w:r>
      <w:r w:rsidRPr="5F622639">
        <w:rPr>
          <w:i/>
          <w:highlight w:val="white"/>
          <w:lang w:val="en-US"/>
        </w:rPr>
        <w:t>30</w:t>
      </w:r>
      <w:r w:rsidRPr="5F622639">
        <w:rPr>
          <w:highlight w:val="white"/>
          <w:lang w:val="en-US"/>
        </w:rPr>
        <w:t>.</w:t>
      </w:r>
    </w:p>
    <w:p w14:paraId="14FF8B1F" w14:textId="77777777" w:rsidR="00EB5DFF" w:rsidRPr="001B1F4F" w:rsidRDefault="00EB5DFF" w:rsidP="00EB5DFF">
      <w:pPr>
        <w:ind w:left="720" w:hanging="720"/>
      </w:pPr>
      <w:commentRangeStart w:id="584"/>
      <w:r w:rsidRPr="001B1F4F">
        <w:rPr>
          <w:lang w:val="it-IT"/>
        </w:rPr>
        <w:t>Vidal, J. F., Perotti, F. A., Gonzalez, R., &amp; Gasco, J. (</w:t>
      </w:r>
      <w:bookmarkStart w:id="585" w:name="OLE_LINK13"/>
      <w:r w:rsidRPr="001B1F4F">
        <w:rPr>
          <w:lang w:val="it-IT"/>
        </w:rPr>
        <w:t>2022</w:t>
      </w:r>
      <w:bookmarkEnd w:id="585"/>
      <w:r w:rsidRPr="001B1F4F">
        <w:rPr>
          <w:lang w:val="it-IT"/>
        </w:rPr>
        <w:t xml:space="preserve">). </w:t>
      </w:r>
      <w:r w:rsidRPr="001B1F4F">
        <w:t>Managing digital transformation: The view from the top. Journal of Business Research, 152, 29–41.</w:t>
      </w:r>
      <w:hyperlink r:id="rId35">
        <w:r w:rsidRPr="001B1F4F">
          <w:rPr>
            <w:u w:val="single"/>
          </w:rPr>
          <w:t xml:space="preserve"> </w:t>
        </w:r>
      </w:hyperlink>
      <w:hyperlink r:id="rId36">
        <w:r w:rsidRPr="001B1F4F">
          <w:rPr>
            <w:color w:val="1155CC"/>
            <w:u w:val="single"/>
          </w:rPr>
          <w:t>https://doi.org/10.1016/j.jbusres.2022.07.020</w:t>
        </w:r>
      </w:hyperlink>
      <w:commentRangeEnd w:id="584"/>
      <w:r w:rsidR="00683DDC" w:rsidRPr="001B1F4F">
        <w:rPr>
          <w:rStyle w:val="CommentReference"/>
          <w:sz w:val="22"/>
          <w:szCs w:val="22"/>
        </w:rPr>
        <w:commentReference w:id="584"/>
      </w:r>
    </w:p>
    <w:p w14:paraId="2A88D557" w14:textId="77777777" w:rsidR="00EB5DFF" w:rsidRDefault="00EB5DFF" w:rsidP="00EB5DFF">
      <w:pPr>
        <w:spacing w:line="360" w:lineRule="auto"/>
        <w:ind w:left="720" w:hanging="720"/>
        <w:rPr>
          <w:highlight w:val="white"/>
          <w:lang w:val="en-US"/>
        </w:rPr>
      </w:pPr>
      <w:r w:rsidRPr="5F622639">
        <w:rPr>
          <w:highlight w:val="white"/>
          <w:lang w:val="en-US"/>
        </w:rPr>
        <w:lastRenderedPageBreak/>
        <w:t xml:space="preserve">Wahid, R., Mero, J., &amp; Ritala, P. (2023). Written by ChatGPT, illustrated by Midjourney: generative AI for content marketing. </w:t>
      </w:r>
      <w:r w:rsidRPr="5F622639">
        <w:rPr>
          <w:i/>
          <w:highlight w:val="white"/>
          <w:lang w:val="en-US"/>
        </w:rPr>
        <w:t>Asia Pacific Journal of Marketing and Logistics</w:t>
      </w:r>
      <w:r w:rsidRPr="5F622639">
        <w:rPr>
          <w:highlight w:val="white"/>
          <w:lang w:val="en-US"/>
        </w:rPr>
        <w:t xml:space="preserve">, </w:t>
      </w:r>
      <w:r w:rsidRPr="5F622639">
        <w:rPr>
          <w:i/>
          <w:highlight w:val="white"/>
          <w:lang w:val="en-US"/>
        </w:rPr>
        <w:t>35</w:t>
      </w:r>
      <w:r w:rsidRPr="5F622639">
        <w:rPr>
          <w:highlight w:val="white"/>
          <w:lang w:val="en-US"/>
        </w:rPr>
        <w:t xml:space="preserve">(8), 1813-1822. </w:t>
      </w:r>
    </w:p>
    <w:p w14:paraId="20C23CC5" w14:textId="77777777" w:rsidR="00EB5DFF" w:rsidRDefault="00EB5DFF" w:rsidP="00EB5DFF">
      <w:pPr>
        <w:spacing w:line="360" w:lineRule="auto"/>
        <w:ind w:left="720" w:hanging="720"/>
        <w:rPr>
          <w:highlight w:val="white"/>
        </w:rPr>
      </w:pPr>
      <w:r w:rsidRPr="00D404D3">
        <w:rPr>
          <w:highlight w:val="white"/>
          <w:lang w:val="en-US"/>
        </w:rPr>
        <w:t xml:space="preserve">Woodside, A. G., Golfetto, F., &amp; Gibbert, M. (2008). </w:t>
      </w:r>
      <w:r>
        <w:rPr>
          <w:highlight w:val="white"/>
        </w:rPr>
        <w:t xml:space="preserve">Customer value: theory, research, and practice. In </w:t>
      </w:r>
      <w:bookmarkStart w:id="586" w:name="OLE_LINK11"/>
      <w:r>
        <w:rPr>
          <w:i/>
          <w:iCs/>
          <w:highlight w:val="white"/>
        </w:rPr>
        <w:t>Creating and managing superior customer value</w:t>
      </w:r>
      <w:r>
        <w:rPr>
          <w:highlight w:val="white"/>
        </w:rPr>
        <w:t xml:space="preserve"> </w:t>
      </w:r>
      <w:bookmarkEnd w:id="586"/>
      <w:r>
        <w:rPr>
          <w:highlight w:val="white"/>
        </w:rPr>
        <w:t>(pp. 3-25). Emerald Group Publishing Limited.</w:t>
      </w:r>
    </w:p>
    <w:p w14:paraId="56A213CD" w14:textId="30BBCDE0" w:rsidR="00EB5DFF" w:rsidRDefault="00EB5DFF" w:rsidP="00EB5DFF">
      <w:pPr>
        <w:ind w:left="720" w:hanging="720"/>
        <w:rPr>
          <w:lang w:val="en-US"/>
        </w:rPr>
      </w:pPr>
      <w:r w:rsidRPr="5F622639">
        <w:rPr>
          <w:highlight w:val="white"/>
          <w:lang w:val="en-US"/>
        </w:rPr>
        <w:t xml:space="preserve">Xu, Y., Liu, X., Cao, X., Huang, C., Liu, E., Qian, S., </w:t>
      </w:r>
      <w:r w:rsidR="00647F3D" w:rsidRPr="5F622639">
        <w:rPr>
          <w:highlight w:val="white"/>
          <w:lang w:val="en-US"/>
        </w:rPr>
        <w:t>…</w:t>
      </w:r>
      <w:r w:rsidRPr="5F622639">
        <w:rPr>
          <w:highlight w:val="white"/>
          <w:lang w:val="en-US"/>
        </w:rPr>
        <w:t xml:space="preserve"> &amp; Zhang, J. (2021). Artificial intelligence: A powerful paradigm for scientific research. </w:t>
      </w:r>
      <w:r w:rsidRPr="5F622639">
        <w:rPr>
          <w:i/>
          <w:highlight w:val="white"/>
          <w:lang w:val="en-US"/>
        </w:rPr>
        <w:t>The Innovation</w:t>
      </w:r>
      <w:r w:rsidRPr="5F622639">
        <w:rPr>
          <w:highlight w:val="white"/>
          <w:lang w:val="en-US"/>
        </w:rPr>
        <w:t xml:space="preserve">, </w:t>
      </w:r>
      <w:r w:rsidRPr="5F622639">
        <w:rPr>
          <w:i/>
          <w:highlight w:val="white"/>
          <w:lang w:val="en-US"/>
        </w:rPr>
        <w:t>2</w:t>
      </w:r>
      <w:r w:rsidRPr="5F622639">
        <w:rPr>
          <w:highlight w:val="white"/>
          <w:lang w:val="en-US"/>
        </w:rPr>
        <w:t>(4).</w:t>
      </w:r>
      <w:r w:rsidRPr="5F622639">
        <w:rPr>
          <w:lang w:val="en-US"/>
        </w:rPr>
        <w:br w:type="page"/>
      </w:r>
    </w:p>
    <w:p w14:paraId="22DE8F31" w14:textId="77777777" w:rsidR="00EB5DFF" w:rsidRDefault="00EB5DFF" w:rsidP="00EB5DFF">
      <w:pPr>
        <w:ind w:left="720" w:hanging="720"/>
        <w:rPr>
          <w:highlight w:val="white"/>
          <w:lang w:val="en-US"/>
        </w:rPr>
      </w:pPr>
      <w:r w:rsidRPr="5F622639">
        <w:rPr>
          <w:highlight w:val="white"/>
          <w:lang w:val="en-US"/>
        </w:rPr>
        <w:lastRenderedPageBreak/>
        <w:t xml:space="preserve">Yao, S., Zhao, J., Yu, D., Du, N., Shafran, I., Narasimhan, K., &amp; Cao, Y. (2023). ReAct: Synergizing reasoning and acting in language models. </w:t>
      </w:r>
      <w:r w:rsidRPr="5F622639">
        <w:rPr>
          <w:i/>
          <w:highlight w:val="white"/>
          <w:lang w:val="en-US"/>
        </w:rPr>
        <w:t>International Conference on Learning Representations (ICLR)</w:t>
      </w:r>
      <w:r w:rsidRPr="5F622639">
        <w:rPr>
          <w:highlight w:val="white"/>
          <w:lang w:val="en-US"/>
        </w:rPr>
        <w:t>. https://doi.org/10.48550/arXiv.2210.03629</w:t>
      </w:r>
    </w:p>
    <w:p w14:paraId="4F281DF8" w14:textId="77777777" w:rsidR="00EB5DFF" w:rsidRDefault="00EB5DFF" w:rsidP="00EB5DFF">
      <w:pPr>
        <w:rPr>
          <w:b/>
          <w:bCs/>
        </w:rPr>
      </w:pPr>
      <w:r>
        <w:br w:type="page"/>
      </w:r>
    </w:p>
    <w:p w14:paraId="5112A4C2" w14:textId="77777777" w:rsidR="00EB5DFF" w:rsidRDefault="00EB5DFF" w:rsidP="00EB5DFF">
      <w:pPr>
        <w:pStyle w:val="Heading1"/>
      </w:pPr>
      <w:bookmarkStart w:id="587" w:name="_Toc231935255"/>
      <w:r>
        <w:lastRenderedPageBreak/>
        <w:t>Appendix A. Interview Guide and Protocol</w:t>
      </w:r>
      <w:bookmarkEnd w:id="587"/>
    </w:p>
    <w:p w14:paraId="5347955F" w14:textId="77777777" w:rsidR="00EB5DFF" w:rsidRDefault="00EB5DFF" w:rsidP="00EB5DFF">
      <w:r w:rsidRPr="5F622639">
        <w:rPr>
          <w:lang w:val="en-US"/>
        </w:rPr>
        <w:t xml:space="preserve">To ensure relevant topics are discussed, a list of questions and an interview protocol are utilized. </w:t>
      </w:r>
    </w:p>
    <w:p w14:paraId="7C3A30C1" w14:textId="77777777" w:rsidR="00EB5DFF" w:rsidRDefault="00EB5DFF" w:rsidP="00EB5DFF">
      <w:pPr>
        <w:pStyle w:val="Heading2"/>
      </w:pPr>
      <w:bookmarkStart w:id="588" w:name="_Toc231935256"/>
      <w:r w:rsidRPr="5F622639">
        <w:rPr>
          <w:lang w:val="en-US"/>
        </w:rPr>
        <w:t>A.1.</w:t>
      </w:r>
      <w:r>
        <w:tab/>
      </w:r>
      <w:r w:rsidRPr="5F622639">
        <w:rPr>
          <w:lang w:val="en-US"/>
        </w:rPr>
        <w:t>Interview Guide</w:t>
      </w:r>
      <w:bookmarkEnd w:id="588"/>
    </w:p>
    <w:p w14:paraId="5F6D54BF" w14:textId="77777777" w:rsidR="00EB5DFF" w:rsidRDefault="00EB5DFF" w:rsidP="00EB5DFF">
      <w:pPr>
        <w:pStyle w:val="Heading3"/>
      </w:pPr>
      <w:r w:rsidRPr="5F622639">
        <w:rPr>
          <w:lang w:val="en-US"/>
        </w:rPr>
        <w:t>A.1.1.</w:t>
      </w:r>
      <w:r>
        <w:tab/>
      </w:r>
      <w:r w:rsidRPr="5F622639">
        <w:rPr>
          <w:lang w:val="en-US"/>
        </w:rPr>
        <w:t>Primary questions</w:t>
      </w:r>
    </w:p>
    <w:p w14:paraId="00590E50" w14:textId="77777777" w:rsidR="00EB5DFF" w:rsidRDefault="00EB5DFF" w:rsidP="00EB5DFF">
      <w:pPr>
        <w:numPr>
          <w:ilvl w:val="0"/>
          <w:numId w:val="5"/>
        </w:numPr>
      </w:pPr>
      <w:r>
        <w:t>Background of interviewee:</w:t>
      </w:r>
    </w:p>
    <w:p w14:paraId="7386CE41" w14:textId="77777777" w:rsidR="00EB5DFF" w:rsidRDefault="00EB5DFF" w:rsidP="00EB5DFF">
      <w:pPr>
        <w:numPr>
          <w:ilvl w:val="1"/>
          <w:numId w:val="5"/>
        </w:numPr>
      </w:pPr>
      <w:r>
        <w:t xml:space="preserve">What is your role within the organization? </w:t>
      </w:r>
      <w:r>
        <w:rPr>
          <w:i/>
          <w:iCs/>
        </w:rPr>
        <w:t>(key responsibilities)</w:t>
      </w:r>
    </w:p>
    <w:p w14:paraId="15A3807D" w14:textId="77777777" w:rsidR="00EB5DFF" w:rsidRDefault="00EB5DFF" w:rsidP="00EB5DFF">
      <w:pPr>
        <w:numPr>
          <w:ilvl w:val="0"/>
          <w:numId w:val="5"/>
        </w:numPr>
      </w:pPr>
      <w:r w:rsidRPr="5F622639">
        <w:rPr>
          <w:lang w:val="en-US"/>
        </w:rPr>
        <w:t>Openers to establish common ground:</w:t>
      </w:r>
    </w:p>
    <w:p w14:paraId="3C84FA6D" w14:textId="77777777" w:rsidR="00EB5DFF" w:rsidRDefault="00EB5DFF" w:rsidP="00EB5DFF">
      <w:pPr>
        <w:numPr>
          <w:ilvl w:val="1"/>
          <w:numId w:val="6"/>
        </w:numPr>
      </w:pPr>
      <w:r>
        <w:t>What does generative AI mean to you?</w:t>
      </w:r>
    </w:p>
    <w:p w14:paraId="5487F838" w14:textId="77777777" w:rsidR="00EB5DFF" w:rsidRDefault="00EB5DFF" w:rsidP="00EB5DFF">
      <w:pPr>
        <w:numPr>
          <w:ilvl w:val="1"/>
          <w:numId w:val="6"/>
        </w:numPr>
      </w:pPr>
      <w:r>
        <w:t>What does agentic AI mean to you?</w:t>
      </w:r>
    </w:p>
    <w:p w14:paraId="7F4A6743" w14:textId="77777777" w:rsidR="00EB5DFF" w:rsidRDefault="00EB5DFF" w:rsidP="00EB5DFF">
      <w:pPr>
        <w:numPr>
          <w:ilvl w:val="0"/>
          <w:numId w:val="6"/>
        </w:numPr>
      </w:pPr>
      <w:r w:rsidRPr="6E19D5D5">
        <w:rPr>
          <w:lang w:val="en-US"/>
        </w:rPr>
        <w:t>How are you already using agentic AI, if at all?</w:t>
      </w:r>
    </w:p>
    <w:p w14:paraId="64687D42" w14:textId="77777777" w:rsidR="00EB5DFF" w:rsidRDefault="00EB5DFF" w:rsidP="00EB5DFF">
      <w:pPr>
        <w:numPr>
          <w:ilvl w:val="1"/>
          <w:numId w:val="6"/>
        </w:numPr>
      </w:pPr>
      <w:r>
        <w:t>What are the benefits of this usage, if any?</w:t>
      </w:r>
    </w:p>
    <w:p w14:paraId="179A3A00" w14:textId="77777777" w:rsidR="00EB5DFF" w:rsidRDefault="00EB5DFF" w:rsidP="00EB5DFF">
      <w:pPr>
        <w:numPr>
          <w:ilvl w:val="1"/>
          <w:numId w:val="6"/>
        </w:numPr>
      </w:pPr>
      <w:r w:rsidRPr="6E19D5D5">
        <w:rPr>
          <w:lang w:val="en-US"/>
        </w:rPr>
        <w:t xml:space="preserve">What are the drawbacks of this usage, if any? </w:t>
      </w:r>
      <w:r w:rsidRPr="6E19D5D5">
        <w:rPr>
          <w:i/>
          <w:iCs/>
          <w:lang w:val="en-US"/>
        </w:rPr>
        <w:t>(financial, hours, negative side-effects etc.)</w:t>
      </w:r>
    </w:p>
    <w:p w14:paraId="12AFD07E" w14:textId="77777777" w:rsidR="00EB5DFF" w:rsidRDefault="00EB5DFF" w:rsidP="00EB5DFF">
      <w:pPr>
        <w:numPr>
          <w:ilvl w:val="1"/>
          <w:numId w:val="6"/>
        </w:numPr>
      </w:pPr>
      <w:r>
        <w:t>What are the risks of this usage, if any?</w:t>
      </w:r>
    </w:p>
    <w:p w14:paraId="7DDE37FA" w14:textId="77777777" w:rsidR="00EB5DFF" w:rsidRDefault="00EB5DFF" w:rsidP="00EB5DFF">
      <w:pPr>
        <w:numPr>
          <w:ilvl w:val="1"/>
          <w:numId w:val="6"/>
        </w:numPr>
      </w:pPr>
      <w:r>
        <w:t>What steps were taken to deploy Agentic AI in the organization?</w:t>
      </w:r>
    </w:p>
    <w:p w14:paraId="51167997" w14:textId="77777777" w:rsidR="00EB5DFF" w:rsidRDefault="00EB5DFF" w:rsidP="00EB5DFF">
      <w:pPr>
        <w:numPr>
          <w:ilvl w:val="1"/>
          <w:numId w:val="6"/>
        </w:numPr>
      </w:pPr>
      <w:r>
        <w:t>What obstacles, if any, were faced whilst deploying Agentic AI?</w:t>
      </w:r>
    </w:p>
    <w:p w14:paraId="664374CA" w14:textId="77777777" w:rsidR="00EB5DFF" w:rsidRDefault="00EB5DFF" w:rsidP="00EB5DFF">
      <w:pPr>
        <w:numPr>
          <w:ilvl w:val="1"/>
          <w:numId w:val="6"/>
        </w:numPr>
      </w:pPr>
      <w:r w:rsidRPr="6E19D5D5">
        <w:rPr>
          <w:lang w:val="en-US"/>
        </w:rPr>
        <w:t xml:space="preserve">What did you need to deploy Agentic AI?  </w:t>
      </w:r>
      <w:r w:rsidRPr="6E19D5D5">
        <w:rPr>
          <w:i/>
          <w:iCs/>
          <w:lang w:val="en-US"/>
        </w:rPr>
        <w:t>(infrastructure, advice, other resources)</w:t>
      </w:r>
    </w:p>
    <w:p w14:paraId="44E4488B" w14:textId="77777777" w:rsidR="00EB5DFF" w:rsidRDefault="00EB5DFF" w:rsidP="00EB5DFF">
      <w:pPr>
        <w:numPr>
          <w:ilvl w:val="0"/>
          <w:numId w:val="6"/>
        </w:numPr>
      </w:pPr>
      <w:r w:rsidRPr="6E19D5D5">
        <w:rPr>
          <w:lang w:val="en-US"/>
        </w:rPr>
        <w:t>What agentic AI solutions is your organization looking to implement in the near future, if any?</w:t>
      </w:r>
    </w:p>
    <w:p w14:paraId="04BFCA33" w14:textId="77777777" w:rsidR="00EB5DFF" w:rsidRDefault="00EB5DFF" w:rsidP="00EB5DFF">
      <w:pPr>
        <w:numPr>
          <w:ilvl w:val="1"/>
          <w:numId w:val="6"/>
        </w:numPr>
      </w:pPr>
      <w:r>
        <w:t>What are the benefits that you are looking for?</w:t>
      </w:r>
    </w:p>
    <w:p w14:paraId="4CBCC7DD" w14:textId="77777777" w:rsidR="00EB5DFF" w:rsidRDefault="00EB5DFF" w:rsidP="00EB5DFF">
      <w:pPr>
        <w:numPr>
          <w:ilvl w:val="1"/>
          <w:numId w:val="6"/>
        </w:numPr>
      </w:pPr>
      <w:r>
        <w:t>What are the drawbacks of this usage, if any?</w:t>
      </w:r>
    </w:p>
    <w:p w14:paraId="014C521D" w14:textId="77777777" w:rsidR="00EB5DFF" w:rsidRDefault="00EB5DFF" w:rsidP="00EB5DFF">
      <w:pPr>
        <w:numPr>
          <w:ilvl w:val="1"/>
          <w:numId w:val="6"/>
        </w:numPr>
      </w:pPr>
      <w:r>
        <w:t>What are the risks of this usage, if any?</w:t>
      </w:r>
    </w:p>
    <w:p w14:paraId="67F6DA6E" w14:textId="77777777" w:rsidR="00EB5DFF" w:rsidRDefault="00EB5DFF" w:rsidP="00EB5DFF">
      <w:pPr>
        <w:numPr>
          <w:ilvl w:val="1"/>
          <w:numId w:val="6"/>
        </w:numPr>
      </w:pPr>
      <w:r>
        <w:t>What obstacles, if any, do you expect to face in implementing Agentic AI?</w:t>
      </w:r>
    </w:p>
    <w:p w14:paraId="04269B23" w14:textId="77777777" w:rsidR="00EB5DFF" w:rsidRDefault="00EB5DFF" w:rsidP="00EB5DFF">
      <w:pPr>
        <w:numPr>
          <w:ilvl w:val="1"/>
          <w:numId w:val="6"/>
        </w:numPr>
      </w:pPr>
      <w:r>
        <w:t>What tailwinds, if any, do you expect to face whilst implementing agentic AI?</w:t>
      </w:r>
    </w:p>
    <w:p w14:paraId="581A3F3E" w14:textId="77777777" w:rsidR="00EB5DFF" w:rsidRDefault="00EB5DFF" w:rsidP="00EB5DFF">
      <w:pPr>
        <w:numPr>
          <w:ilvl w:val="0"/>
          <w:numId w:val="6"/>
        </w:numPr>
      </w:pPr>
      <w:r w:rsidRPr="5F622639">
        <w:rPr>
          <w:lang w:val="en-US"/>
        </w:rPr>
        <w:lastRenderedPageBreak/>
        <w:t>(Optional) What are your strategic goals for the next year that will leverage Agentic AI?</w:t>
      </w:r>
    </w:p>
    <w:p w14:paraId="01F909D7" w14:textId="77777777" w:rsidR="00EB5DFF" w:rsidRDefault="00EB5DFF" w:rsidP="00EB5DFF">
      <w:pPr>
        <w:numPr>
          <w:ilvl w:val="1"/>
          <w:numId w:val="6"/>
        </w:numPr>
      </w:pPr>
      <w:r>
        <w:t>What benefits do you expect to create using these initiatives?</w:t>
      </w:r>
    </w:p>
    <w:p w14:paraId="49FB2830" w14:textId="77777777" w:rsidR="00EB5DFF" w:rsidRDefault="00EB5DFF" w:rsidP="00EB5DFF">
      <w:pPr>
        <w:numPr>
          <w:ilvl w:val="1"/>
          <w:numId w:val="6"/>
        </w:numPr>
      </w:pPr>
      <w:r>
        <w:t>What drawbacks do you expect to face during these initiatives?</w:t>
      </w:r>
    </w:p>
    <w:p w14:paraId="4341A44A" w14:textId="77777777" w:rsidR="00EB5DFF" w:rsidRDefault="00EB5DFF" w:rsidP="00EB5DFF">
      <w:pPr>
        <w:pStyle w:val="Heading3"/>
      </w:pPr>
      <w:r w:rsidRPr="5F622639">
        <w:rPr>
          <w:lang w:val="en-US"/>
        </w:rPr>
        <w:t>A.1.2.</w:t>
      </w:r>
      <w:r>
        <w:tab/>
      </w:r>
      <w:r w:rsidRPr="5F622639">
        <w:rPr>
          <w:lang w:val="en-US"/>
        </w:rPr>
        <w:t>Potential backup questions:</w:t>
      </w:r>
    </w:p>
    <w:p w14:paraId="4848761C" w14:textId="77777777" w:rsidR="00EB5DFF" w:rsidRDefault="00EB5DFF" w:rsidP="00EB5DFF">
      <w:pPr>
        <w:numPr>
          <w:ilvl w:val="0"/>
          <w:numId w:val="6"/>
        </w:numPr>
      </w:pPr>
      <w:r>
        <w:t>What is the impact of agentic AI on your team?</w:t>
      </w:r>
    </w:p>
    <w:p w14:paraId="1EE7F81A" w14:textId="77777777" w:rsidR="00EB5DFF" w:rsidRDefault="00EB5DFF" w:rsidP="00EB5DFF">
      <w:pPr>
        <w:numPr>
          <w:ilvl w:val="0"/>
          <w:numId w:val="6"/>
        </w:numPr>
      </w:pPr>
      <w:r w:rsidRPr="5F622639">
        <w:rPr>
          <w:lang w:val="en-US"/>
        </w:rPr>
        <w:t xml:space="preserve">You mentioned </w:t>
      </w:r>
      <w:r w:rsidRPr="5F622639">
        <w:rPr>
          <w:i/>
          <w:lang w:val="en-US"/>
        </w:rPr>
        <w:t>[subject x]</w:t>
      </w:r>
      <w:r w:rsidRPr="5F622639">
        <w:rPr>
          <w:lang w:val="en-US"/>
        </w:rPr>
        <w:t xml:space="preserve"> can you elaborate on that?</w:t>
      </w:r>
    </w:p>
    <w:p w14:paraId="5650F22E" w14:textId="18DF4E1D" w:rsidR="00EB5DFF" w:rsidRDefault="00EB5DFF" w:rsidP="00EB5DFF">
      <w:pPr>
        <w:numPr>
          <w:ilvl w:val="0"/>
          <w:numId w:val="6"/>
        </w:numPr>
      </w:pPr>
      <w:r w:rsidRPr="6E19D5D5">
        <w:rPr>
          <w:lang w:val="en-US"/>
        </w:rPr>
        <w:t xml:space="preserve">Did your organization experience </w:t>
      </w:r>
      <w:r w:rsidRPr="6E19D5D5">
        <w:rPr>
          <w:i/>
          <w:iCs/>
          <w:lang w:val="en-US"/>
        </w:rPr>
        <w:t>[element y]</w:t>
      </w:r>
      <w:r w:rsidRPr="6E19D5D5">
        <w:rPr>
          <w:lang w:val="en-US"/>
        </w:rPr>
        <w:t>?A.2.</w:t>
      </w:r>
      <w:r>
        <w:tab/>
      </w:r>
      <w:r w:rsidRPr="6E19D5D5">
        <w:rPr>
          <w:lang w:val="en-US"/>
        </w:rPr>
        <w:t>Interview protocol</w:t>
      </w:r>
    </w:p>
    <w:p w14:paraId="7A67AE3E" w14:textId="77777777" w:rsidR="00EB5DFF" w:rsidRDefault="00EB5DFF" w:rsidP="00EB5DFF">
      <w:r>
        <w:t>Interviews should take about 1 hour. The interviews will not strictly adhere to the questions in the guide; while the guideline is relevant to ensure that key insights will be gleaned from the interviews, room is left to go down relevant tangents to dive into what is relevant to the interviewee.</w:t>
      </w:r>
    </w:p>
    <w:p w14:paraId="76947110" w14:textId="21EDBF63" w:rsidR="00067868" w:rsidRDefault="00EB5DFF" w:rsidP="00EB5DFF">
      <w:r w:rsidRPr="6E19D5D5">
        <w:rPr>
          <w:lang w:val="en-US"/>
        </w:rPr>
        <w:t>Information between brackets is not to be considered a direct part of the question but rather a reminder to the interviewer to ensure that the question is interpreted in the expected manner. The list of backup questions includes relevant questions to steer the interviewee to consider the intended scope without being leading questions. Additionally, Questions 2 and 3 in section A.1, and their follow-up questions, might be applied multiple times, since organizations can support multiple AI initiatives.</w:t>
      </w:r>
    </w:p>
    <w:p w14:paraId="38D3FC53" w14:textId="77777777" w:rsidR="00067868" w:rsidRDefault="00067868">
      <w:r>
        <w:br w:type="page"/>
      </w:r>
    </w:p>
    <w:p w14:paraId="37C26C6C" w14:textId="77777777" w:rsidR="00EB5DFF" w:rsidRDefault="00EB5DFF" w:rsidP="00EB5DFF">
      <w:pPr>
        <w:pStyle w:val="Heading1"/>
      </w:pPr>
      <w:bookmarkStart w:id="589" w:name="_Toc231935257"/>
      <w:commentRangeStart w:id="590"/>
      <w:r>
        <w:lastRenderedPageBreak/>
        <w:t>Appendix B. Putting the model to work: a manager’s checklist</w:t>
      </w:r>
      <w:bookmarkEnd w:id="589"/>
      <w:commentRangeEnd w:id="590"/>
      <w:r w:rsidR="00683DDC">
        <w:rPr>
          <w:rStyle w:val="CommentReference"/>
          <w:sz w:val="22"/>
          <w:szCs w:val="22"/>
        </w:rPr>
        <w:commentReference w:id="590"/>
      </w:r>
    </w:p>
    <w:p w14:paraId="38C63D95" w14:textId="77777777" w:rsidR="00EB5DFF" w:rsidRDefault="00EB5DFF" w:rsidP="00EB5DFF">
      <w:r>
        <w:t>This appendix translates the practical implications of Section 5.2 into an operational checklist, organized by the five stages of the value-creation model developed in Chapter 4 (Figure 1): observing the external context, auditing the organizational conditions, steering the organization, applying agentic AI, and mediating the flow through to value outcomes. It is intended as a working tool. A marketing manager can use it to see which conditions are ready to support agentic AI, and what the manager can do to improve the chance that the initiative will deliver value. The items distil patterns reported across the interviews in Chapter 4.</w:t>
      </w:r>
    </w:p>
    <w:p w14:paraId="28354882" w14:textId="77777777" w:rsidR="00EB5DFF" w:rsidRDefault="00EB5DFF" w:rsidP="00EB5DFF">
      <w:pPr>
        <w:pStyle w:val="Heading2"/>
      </w:pPr>
      <w:bookmarkStart w:id="591" w:name="_Toc231935258"/>
      <w:r>
        <w:t>Observing: sensing the changing context</w:t>
      </w:r>
      <w:bookmarkEnd w:id="591"/>
    </w:p>
    <w:p w14:paraId="1F2B72BA" w14:textId="77777777" w:rsidR="00EB5DFF" w:rsidRDefault="00EB5DFF" w:rsidP="00EB5DFF">
      <w:pPr>
        <w:numPr>
          <w:ilvl w:val="0"/>
          <w:numId w:val="1"/>
        </w:numPr>
      </w:pPr>
      <w:r w:rsidRPr="6E19D5D5">
        <w:rPr>
          <w:lang w:val="en-US"/>
        </w:rPr>
        <w:t>Watch the emerging use cases, and the combinations of tool (or approach) with use case. Value tends to lie in the pairing, not in the tool alone.</w:t>
      </w:r>
    </w:p>
    <w:p w14:paraId="60DD18B1" w14:textId="77777777" w:rsidR="00EB5DFF" w:rsidRDefault="00EB5DFF" w:rsidP="00EB5DFF">
      <w:pPr>
        <w:numPr>
          <w:ilvl w:val="0"/>
          <w:numId w:val="1"/>
        </w:numPr>
      </w:pPr>
      <w:r w:rsidRPr="6E19D5D5">
        <w:rPr>
          <w:lang w:val="en-US"/>
        </w:rPr>
        <w:t>Track AI’s capability progression, but treat tool- and model-specific facts as dating within months.</w:t>
      </w:r>
    </w:p>
    <w:p w14:paraId="1D093750" w14:textId="77777777" w:rsidR="00EB5DFF" w:rsidRDefault="00EB5DFF" w:rsidP="00EB5DFF">
      <w:pPr>
        <w:numPr>
          <w:ilvl w:val="0"/>
          <w:numId w:val="1"/>
        </w:numPr>
      </w:pPr>
      <w:r>
        <w:t>Monitor competitors’ adoption of agentic AI.</w:t>
      </w:r>
    </w:p>
    <w:p w14:paraId="059BB8F4" w14:textId="77777777" w:rsidR="00EB5DFF" w:rsidRDefault="00EB5DFF" w:rsidP="00EB5DFF">
      <w:pPr>
        <w:numPr>
          <w:ilvl w:val="0"/>
          <w:numId w:val="1"/>
        </w:numPr>
      </w:pPr>
      <w:r>
        <w:t>Monitor shifts in consumer behavior, including customers acting through their own agents (“agents of customers”).</w:t>
      </w:r>
    </w:p>
    <w:p w14:paraId="421327A8" w14:textId="77777777" w:rsidR="00EB5DFF" w:rsidRDefault="00EB5DFF" w:rsidP="00EB5DFF">
      <w:pPr>
        <w:numPr>
          <w:ilvl w:val="0"/>
          <w:numId w:val="1"/>
        </w:numPr>
      </w:pPr>
      <w:r w:rsidRPr="6E19D5D5">
        <w:rPr>
          <w:lang w:val="en-US"/>
        </w:rPr>
        <w:t>Read vendor roadmaps, but separate what is operationally available from what is merely announced.</w:t>
      </w:r>
    </w:p>
    <w:p w14:paraId="73E528A7" w14:textId="77777777" w:rsidR="00EB5DFF" w:rsidRDefault="00EB5DFF" w:rsidP="00EB5DFF">
      <w:pPr>
        <w:numPr>
          <w:ilvl w:val="0"/>
          <w:numId w:val="1"/>
        </w:numPr>
      </w:pPr>
      <w:r w:rsidRPr="6E19D5D5">
        <w:rPr>
          <w:lang w:val="en-US"/>
        </w:rPr>
        <w:t>Test each reported “use case” for whether it is actually in production and creating value, rather than hype or optics.</w:t>
      </w:r>
    </w:p>
    <w:p w14:paraId="39557997" w14:textId="77777777" w:rsidR="00EB5DFF" w:rsidRDefault="00EB5DFF" w:rsidP="00EB5DFF">
      <w:pPr>
        <w:numPr>
          <w:ilvl w:val="0"/>
          <w:numId w:val="1"/>
        </w:numPr>
      </w:pPr>
      <w:r>
        <w:t xml:space="preserve">Learn from others, leverage events, case studies, and stories </w:t>
      </w:r>
    </w:p>
    <w:p w14:paraId="1F26777D" w14:textId="77777777" w:rsidR="00EB5DFF" w:rsidRDefault="00EB5DFF" w:rsidP="00EB5DFF">
      <w:pPr>
        <w:pStyle w:val="Heading2"/>
      </w:pPr>
      <w:bookmarkStart w:id="592" w:name="_Toc231935259"/>
      <w:r>
        <w:t>Conditions: auditing what enables or constrains</w:t>
      </w:r>
      <w:bookmarkEnd w:id="592"/>
    </w:p>
    <w:p w14:paraId="21C2C3E3" w14:textId="77777777" w:rsidR="00EB5DFF" w:rsidRDefault="00EB5DFF" w:rsidP="00EB5DFF">
      <w:pPr>
        <w:numPr>
          <w:ilvl w:val="0"/>
          <w:numId w:val="1"/>
        </w:numPr>
      </w:pPr>
      <w:r w:rsidRPr="6E19D5D5">
        <w:rPr>
          <w:lang w:val="en-US"/>
        </w:rPr>
        <w:t>Assess AI literacy at every level and locate resistance, analysis paralysis, and gaps in systems thinking.</w:t>
      </w:r>
    </w:p>
    <w:p w14:paraId="47E1AE43" w14:textId="77777777" w:rsidR="00EB5DFF" w:rsidRDefault="00EB5DFF" w:rsidP="00EB5DFF">
      <w:pPr>
        <w:numPr>
          <w:ilvl w:val="0"/>
          <w:numId w:val="1"/>
        </w:numPr>
      </w:pPr>
      <w:r>
        <w:t>Audit data availability, infrastructure, and the technical talent to use them; an agent cannot reach what the organization has not made accessible.</w:t>
      </w:r>
    </w:p>
    <w:p w14:paraId="37E70F2A" w14:textId="77777777" w:rsidR="00EB5DFF" w:rsidRDefault="00EB5DFF" w:rsidP="00EB5DFF">
      <w:pPr>
        <w:numPr>
          <w:ilvl w:val="0"/>
          <w:numId w:val="1"/>
        </w:numPr>
      </w:pPr>
      <w:r w:rsidRPr="6E19D5D5">
        <w:rPr>
          <w:lang w:val="en-US"/>
        </w:rPr>
        <w:lastRenderedPageBreak/>
        <w:t>Confirm strategic direction and secure senior-leadership backing before scaling.</w:t>
      </w:r>
    </w:p>
    <w:p w14:paraId="363D9B65" w14:textId="77777777" w:rsidR="00EB5DFF" w:rsidRDefault="00EB5DFF" w:rsidP="00EB5DFF">
      <w:pPr>
        <w:numPr>
          <w:ilvl w:val="0"/>
          <w:numId w:val="1"/>
        </w:numPr>
      </w:pPr>
      <w:r>
        <w:t>Map governance, legal, and compliance constraints (such as GDPR) and the political silos that slow delivery.</w:t>
      </w:r>
    </w:p>
    <w:p w14:paraId="747F4310" w14:textId="77777777" w:rsidR="00EB5DFF" w:rsidRDefault="00EB5DFF" w:rsidP="00EB5DFF">
      <w:pPr>
        <w:numPr>
          <w:ilvl w:val="0"/>
          <w:numId w:val="1"/>
        </w:numPr>
      </w:pPr>
      <w:r w:rsidRPr="6E19D5D5">
        <w:rPr>
          <w:lang w:val="en-US"/>
        </w:rPr>
        <w:t>Resolve definitional ambiguity early: agree shared business definitions and a data catalogue as a precondition for reliable AI.</w:t>
      </w:r>
    </w:p>
    <w:p w14:paraId="513CA0B1" w14:textId="77777777" w:rsidR="00EB5DFF" w:rsidRDefault="00EB5DFF" w:rsidP="00EB5DFF">
      <w:pPr>
        <w:pStyle w:val="Heading2"/>
      </w:pPr>
      <w:bookmarkStart w:id="593" w:name="_Toc231935260"/>
      <w:r>
        <w:t>Steering: acting on the conditions</w:t>
      </w:r>
      <w:bookmarkEnd w:id="593"/>
    </w:p>
    <w:p w14:paraId="1DED8516" w14:textId="77777777" w:rsidR="00EB5DFF" w:rsidRDefault="00EB5DFF" w:rsidP="00EB5DFF">
      <w:pPr>
        <w:numPr>
          <w:ilvl w:val="0"/>
          <w:numId w:val="1"/>
        </w:numPr>
      </w:pPr>
      <w:r>
        <w:t>Reshape what you control: educate (differentiated by level), run experiments, bring people along, provide clarity, and champion the work.</w:t>
      </w:r>
    </w:p>
    <w:p w14:paraId="3C176E37" w14:textId="77777777" w:rsidR="00EB5DFF" w:rsidRDefault="00EB5DFF" w:rsidP="00EB5DFF">
      <w:pPr>
        <w:numPr>
          <w:ilvl w:val="0"/>
          <w:numId w:val="1"/>
        </w:numPr>
      </w:pPr>
      <w:r w:rsidRPr="6E19D5D5">
        <w:rPr>
          <w:lang w:val="en-US"/>
        </w:rPr>
        <w:t>Leverage what is favourable: accessible data, good tooling, an innovation culture, and credible external experts.</w:t>
      </w:r>
    </w:p>
    <w:p w14:paraId="69EC09EC" w14:textId="77777777" w:rsidR="00EB5DFF" w:rsidRDefault="00EB5DFF" w:rsidP="00EB5DFF">
      <w:pPr>
        <w:numPr>
          <w:ilvl w:val="0"/>
          <w:numId w:val="1"/>
        </w:numPr>
      </w:pPr>
      <w:r>
        <w:t>Where you cannot reshape a constraint, create room within it rather than only working around it. For example, a protected laboratory or sandbox, separated from the production environment, where experiments can fail safely, promoting only proven use cases into production.</w:t>
      </w:r>
    </w:p>
    <w:p w14:paraId="1F4589B0" w14:textId="77777777" w:rsidR="00EB5DFF" w:rsidRDefault="00EB5DFF" w:rsidP="00EB5DFF">
      <w:pPr>
        <w:numPr>
          <w:ilvl w:val="0"/>
          <w:numId w:val="1"/>
        </w:numPr>
      </w:pPr>
      <w:r w:rsidRPr="6E19D5D5">
        <w:rPr>
          <w:lang w:val="en-US"/>
        </w:rPr>
        <w:t>Identify, empower, and protect AI champions who combine technical and business fluency.</w:t>
      </w:r>
    </w:p>
    <w:p w14:paraId="49BFEE71" w14:textId="77777777" w:rsidR="00EB5DFF" w:rsidRDefault="00EB5DFF" w:rsidP="00EB5DFF">
      <w:pPr>
        <w:numPr>
          <w:ilvl w:val="0"/>
          <w:numId w:val="1"/>
        </w:numPr>
      </w:pPr>
      <w:r w:rsidRPr="6E19D5D5">
        <w:rPr>
          <w:lang w:val="en-US"/>
        </w:rPr>
        <w:t>Fund and protect experimentation: centralize or absorb its cost so teams are not penalized for early, low-return learning.</w:t>
      </w:r>
    </w:p>
    <w:p w14:paraId="632B4628" w14:textId="77777777" w:rsidR="00EB5DFF" w:rsidRDefault="00EB5DFF" w:rsidP="00EB5DFF">
      <w:pPr>
        <w:numPr>
          <w:ilvl w:val="0"/>
          <w:numId w:val="1"/>
        </w:numPr>
      </w:pPr>
      <w:r w:rsidRPr="6E19D5D5">
        <w:rPr>
          <w:lang w:val="en-US"/>
        </w:rPr>
        <w:t>Use external help to accelerate, but deliberately retain and internalize capability to avoid dependence.</w:t>
      </w:r>
    </w:p>
    <w:p w14:paraId="0E2F55F5" w14:textId="77777777" w:rsidR="00EB5DFF" w:rsidRDefault="00EB5DFF" w:rsidP="00EB5DFF">
      <w:pPr>
        <w:pStyle w:val="Heading2"/>
      </w:pPr>
      <w:bookmarkStart w:id="594" w:name="_Toc231935261"/>
      <w:r>
        <w:t>Applying: putting agentic AI to work</w:t>
      </w:r>
      <w:bookmarkEnd w:id="594"/>
    </w:p>
    <w:p w14:paraId="49016149" w14:textId="77777777" w:rsidR="00EB5DFF" w:rsidRDefault="00EB5DFF" w:rsidP="00EB5DFF">
      <w:pPr>
        <w:numPr>
          <w:ilvl w:val="0"/>
          <w:numId w:val="1"/>
        </w:numPr>
      </w:pPr>
      <w:r w:rsidRPr="6E19D5D5">
        <w:rPr>
          <w:lang w:val="en-US"/>
        </w:rPr>
        <w:t>Start from a marketing problem or workflow, not from the technology; adopt AI for a job, not for its own sake.</w:t>
      </w:r>
    </w:p>
    <w:p w14:paraId="54FDF9B8" w14:textId="77777777" w:rsidR="00EB5DFF" w:rsidRDefault="00EB5DFF" w:rsidP="00EB5DFF">
      <w:pPr>
        <w:numPr>
          <w:ilvl w:val="0"/>
          <w:numId w:val="1"/>
        </w:numPr>
      </w:pPr>
      <w:r>
        <w:t>Decompose the workflow into steps and insert AI only where you trust its performance; keep humans where you do not.</w:t>
      </w:r>
    </w:p>
    <w:p w14:paraId="2E61FDA2" w14:textId="77777777" w:rsidR="00EB5DFF" w:rsidRDefault="00EB5DFF" w:rsidP="00EB5DFF">
      <w:pPr>
        <w:numPr>
          <w:ilvl w:val="0"/>
          <w:numId w:val="1"/>
        </w:numPr>
      </w:pPr>
      <w:r>
        <w:lastRenderedPageBreak/>
        <w:t>Engineer the harness as the real object of design: accessible data, memory, tool access, a clear system prompt, and guardrails.</w:t>
      </w:r>
    </w:p>
    <w:p w14:paraId="004BF803" w14:textId="77777777" w:rsidR="00EB5DFF" w:rsidRDefault="00EB5DFF" w:rsidP="00EB5DFF">
      <w:pPr>
        <w:numPr>
          <w:ilvl w:val="0"/>
          <w:numId w:val="1"/>
        </w:numPr>
      </w:pPr>
      <w:r>
        <w:t>Standardize or clearly define a task before automating it; automated content works where output is standardized and falls short on creative, on-brand work.</w:t>
      </w:r>
    </w:p>
    <w:p w14:paraId="7D763B7D" w14:textId="77777777" w:rsidR="00EB5DFF" w:rsidRDefault="00EB5DFF" w:rsidP="00EB5DFF">
      <w:pPr>
        <w:numPr>
          <w:ilvl w:val="0"/>
          <w:numId w:val="1"/>
        </w:numPr>
      </w:pPr>
      <w:r>
        <w:t>Match ambition to maturity across use cases (analytics, content, generic agents, customer-facing).</w:t>
      </w:r>
    </w:p>
    <w:p w14:paraId="3BD537A7" w14:textId="77777777" w:rsidR="00EB5DFF" w:rsidRDefault="00EB5DFF" w:rsidP="00EB5DFF">
      <w:pPr>
        <w:numPr>
          <w:ilvl w:val="0"/>
          <w:numId w:val="1"/>
        </w:numPr>
      </w:pPr>
      <w:r w:rsidRPr="6E19D5D5">
        <w:rPr>
          <w:lang w:val="en-US"/>
        </w:rPr>
        <w:t>For customer-facing agents, build on an existing baseline, put brand and tone-of-voice governance in place first, prove commercial value, and then scale.</w:t>
      </w:r>
    </w:p>
    <w:p w14:paraId="7DC4D2A9" w14:textId="77777777" w:rsidR="00EB5DFF" w:rsidRDefault="00EB5DFF" w:rsidP="00EB5DFF">
      <w:pPr>
        <w:numPr>
          <w:ilvl w:val="0"/>
          <w:numId w:val="1"/>
        </w:numPr>
      </w:pPr>
      <w:r>
        <w:t>Make the build, buy, or off-the-shelf choice explicitly, weighing speed against lock-in.</w:t>
      </w:r>
    </w:p>
    <w:p w14:paraId="02D2AB2A" w14:textId="77777777" w:rsidR="00EB5DFF" w:rsidRDefault="00EB5DFF" w:rsidP="00EB5DFF">
      <w:pPr>
        <w:pStyle w:val="Heading2"/>
      </w:pPr>
      <w:bookmarkStart w:id="595" w:name="_Toc231935262"/>
      <w:r>
        <w:t>Mediating Value Outcomes: turning application into value</w:t>
      </w:r>
      <w:bookmarkEnd w:id="595"/>
    </w:p>
    <w:p w14:paraId="66FD10D8" w14:textId="77777777" w:rsidR="00EB5DFF" w:rsidRDefault="00EB5DFF" w:rsidP="00EB5DFF">
      <w:pPr>
        <w:numPr>
          <w:ilvl w:val="0"/>
          <w:numId w:val="1"/>
        </w:numPr>
      </w:pPr>
      <w:r w:rsidRPr="6E19D5D5">
        <w:rPr>
          <w:lang w:val="en-US"/>
        </w:rPr>
        <w:t>State the value you are pursuing (efficiency, scale, skill extension, quality) and benchmark AI output against a human baseline so improvement is measurable.</w:t>
      </w:r>
    </w:p>
    <w:p w14:paraId="157C1D38" w14:textId="77777777" w:rsidR="00EB5DFF" w:rsidRDefault="00EB5DFF" w:rsidP="00EB5DFF">
      <w:pPr>
        <w:numPr>
          <w:ilvl w:val="0"/>
          <w:numId w:val="1"/>
        </w:numPr>
      </w:pPr>
      <w:r>
        <w:t>Account honestly for sacrifices: infrastructure, API, and licensing costs, the time to implement, and the human impact of any displacement.</w:t>
      </w:r>
    </w:p>
    <w:p w14:paraId="5579A34B" w14:textId="77777777" w:rsidR="00EB5DFF" w:rsidRDefault="00EB5DFF" w:rsidP="00EB5DFF">
      <w:pPr>
        <w:numPr>
          <w:ilvl w:val="0"/>
          <w:numId w:val="1"/>
        </w:numPr>
      </w:pPr>
      <w:r>
        <w:t>Govern risks with AI: brand-control and tone-of-voice agents for brand risk; evaluator agents and human sense-checking for hallucination; explicit controls for security and privacy.</w:t>
      </w:r>
    </w:p>
    <w:p w14:paraId="367A45B2" w14:textId="77777777" w:rsidR="00EB5DFF" w:rsidRDefault="00EB5DFF" w:rsidP="00EB5DFF">
      <w:pPr>
        <w:numPr>
          <w:ilvl w:val="0"/>
          <w:numId w:val="1"/>
        </w:numPr>
      </w:pPr>
      <w:r w:rsidRPr="6E19D5D5">
        <w:rPr>
          <w:lang w:val="en-US"/>
        </w:rPr>
        <w:t>Calibrate oversight to the cost of error and the difficulty of evaluating the output, not to eliminating error altogether.</w:t>
      </w:r>
    </w:p>
    <w:p w14:paraId="0BD08227" w14:textId="77777777" w:rsidR="00EB5DFF" w:rsidRDefault="00EB5DFF" w:rsidP="00EB5DFF">
      <w:pPr>
        <w:numPr>
          <w:ilvl w:val="0"/>
          <w:numId w:val="1"/>
        </w:numPr>
      </w:pPr>
      <w:r>
        <w:t>Decide consciously whether to follow (efficiency parity) or to differentiate (novel use cases); efficiency gains are not a durable advantage once competitors share them.</w:t>
      </w:r>
    </w:p>
    <w:p w14:paraId="591DC664" w14:textId="77777777" w:rsidR="00EB5DFF" w:rsidRDefault="00EB5DFF" w:rsidP="00EB5DFF">
      <w:pPr>
        <w:numPr>
          <w:ilvl w:val="0"/>
          <w:numId w:val="1"/>
        </w:numPr>
      </w:pPr>
      <w:r>
        <w:t>Treat AI budgeting as a strategic act: returns can be large but uncertain, and conventional business cases tend to under-fund experimentation.</w:t>
      </w:r>
    </w:p>
    <w:p w14:paraId="6650DB51" w14:textId="77777777" w:rsidR="00EB5DFF" w:rsidRDefault="00EB5DFF" w:rsidP="00EB5DFF">
      <w:pPr>
        <w:numPr>
          <w:ilvl w:val="0"/>
          <w:numId w:val="1"/>
        </w:numPr>
      </w:pPr>
      <w:r>
        <w:lastRenderedPageBreak/>
        <w:t>Protect the longer term: do not hollow out the junior talent pipeline or trade away brand distinctiveness for short-term efficiency.</w:t>
      </w:r>
    </w:p>
    <w:p w14:paraId="1875D03D" w14:textId="54CD32FD" w:rsidR="00401741" w:rsidRPr="00EB5DFF" w:rsidRDefault="00401741" w:rsidP="00EB5DFF"/>
    <w:sectPr w:rsidR="00401741" w:rsidRPr="00EB5DFF">
      <w:headerReference w:type="default" r:id="rId37"/>
      <w:pgSz w:w="12240" w:h="15840"/>
      <w:pgMar w:top="1440" w:right="1440" w:bottom="1440" w:left="1440" w:header="720" w:footer="720"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ttik, Daan" w:date="2026-06-09T22:08:00Z" w:initials="DL">
    <w:p w14:paraId="0B8B48CF" w14:textId="77777777" w:rsidR="00593503" w:rsidRDefault="00593503" w:rsidP="00593503">
      <w:pPr>
        <w:pStyle w:val="CommentText"/>
        <w:ind w:firstLine="0"/>
      </w:pPr>
      <w:r>
        <w:rPr>
          <w:rStyle w:val="CommentReference"/>
        </w:rPr>
        <w:annotationRef/>
      </w:r>
      <w:r>
        <w:t>Double check frontpage guide</w:t>
      </w:r>
    </w:p>
  </w:comment>
  <w:comment w:id="2" w:author="Luttik, Daan" w:date="2026-06-13T19:10:00Z" w:initials="DL">
    <w:p w14:paraId="4F59B47D" w14:textId="77777777" w:rsidR="0048043B" w:rsidRDefault="0048043B" w:rsidP="0048043B">
      <w:pPr>
        <w:pStyle w:val="CommentText"/>
        <w:ind w:firstLine="0"/>
      </w:pPr>
      <w:r>
        <w:rPr>
          <w:rStyle w:val="CommentReference"/>
        </w:rPr>
        <w:annotationRef/>
      </w:r>
      <w:r>
        <w:t>Rewrite</w:t>
      </w:r>
    </w:p>
  </w:comment>
  <w:comment w:id="4" w:author="Daan Luttik" w:date="2026-01-15T11:42:00Z" w:initials="">
    <w:p w14:paraId="09D9E6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Yasmina: Note the use of grounded theory very early in the document.</w:t>
      </w:r>
    </w:p>
  </w:comment>
  <w:comment w:id="6" w:author="Stefanie B." w:date="2026-05-11T12:33:00Z" w:initials="">
    <w:p w14:paraId="3C6ECA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How does this relate to GenAI? The link with GenAI needs to be there to allow the reader to understand the landscape</w:t>
      </w:r>
    </w:p>
  </w:comment>
  <w:comment w:id="5" w:author="Beninger, Stefanie" w:date="2026-06-13T14:01:00Z" w:initials="SB">
    <w:p w14:paraId="449B510B" w14:textId="77777777" w:rsidR="005E7DCE" w:rsidRDefault="00000000" w:rsidP="006201B2">
      <w:pPr>
        <w:pStyle w:val="CommentText"/>
        <w:ind w:firstLine="0"/>
      </w:pPr>
      <w:r>
        <w:rPr>
          <w:rStyle w:val="CommentReference"/>
        </w:rPr>
        <w:annotationRef/>
      </w:r>
      <w:r>
        <w:rPr>
          <w:lang w:val="en-CA"/>
        </w:rPr>
        <w:t>Improvement in technologies? Sentence is a bit awkward</w:t>
      </w:r>
    </w:p>
  </w:comment>
  <w:comment w:id="8" w:author="Luttik, Daan" w:date="2026-06-13T22:16:00Z" w:initials="DL">
    <w:p w14:paraId="6BE92B1C" w14:textId="77777777" w:rsidR="00323E07" w:rsidRDefault="00323E07" w:rsidP="00323E07">
      <w:pPr>
        <w:pStyle w:val="CommentText"/>
        <w:ind w:firstLine="0"/>
      </w:pPr>
      <w:r>
        <w:rPr>
          <w:rStyle w:val="CommentReference"/>
        </w:rPr>
        <w:annotationRef/>
      </w:r>
      <w:r>
        <w:t>This is mainly about GenAI. So applicable but better when worded differently.</w:t>
      </w:r>
    </w:p>
  </w:comment>
  <w:comment w:id="7" w:author="Beninger, Stefanie" w:date="2026-06-13T14:03:00Z" w:initials="SB">
    <w:p w14:paraId="37BBFF35" w14:textId="77777777" w:rsidR="005E7DCE" w:rsidRDefault="00000000" w:rsidP="006201B2">
      <w:pPr>
        <w:pStyle w:val="CommentText"/>
        <w:ind w:firstLine="0"/>
      </w:pPr>
      <w:r>
        <w:rPr>
          <w:rStyle w:val="CommentReference"/>
        </w:rPr>
        <w:annotationRef/>
      </w:r>
      <w:r>
        <w:rPr>
          <w:lang w:val="en-CA"/>
        </w:rPr>
        <w:t>Can help to have a sentence to say why we should care about this gap - e.g. some sort of reference of spend in marketing or rate of adoption or whatever</w:t>
      </w:r>
    </w:p>
  </w:comment>
  <w:comment w:id="14" w:author="Beninger, Stefanie" w:date="2026-06-12T11:41:00Z" w:initials="BS">
    <w:p w14:paraId="64133062" w14:textId="4D6D96C0" w:rsidR="00E13442" w:rsidRDefault="00E13442">
      <w:pPr>
        <w:pStyle w:val="CommentText"/>
      </w:pPr>
      <w:r>
        <w:rPr>
          <w:rStyle w:val="CommentReference"/>
        </w:rPr>
        <w:annotationRef/>
      </w:r>
      <w:r w:rsidRPr="1D32B1CF">
        <w:t>avoid italics here</w:t>
      </w:r>
    </w:p>
  </w:comment>
  <w:comment w:id="15" w:author="Luttik, Daan" w:date="2026-06-13T10:01:00Z" w:initials="DL">
    <w:p w14:paraId="0B1C0F31" w14:textId="77777777" w:rsidR="001C0752" w:rsidRDefault="001C0752" w:rsidP="001C0752">
      <w:pPr>
        <w:pStyle w:val="CommentText"/>
        <w:ind w:firstLine="0"/>
      </w:pPr>
      <w:r>
        <w:rPr>
          <w:rStyle w:val="CommentReference"/>
        </w:rPr>
        <w:annotationRef/>
      </w:r>
      <w:r>
        <w:t xml:space="preserve">Really? </w:t>
      </w:r>
    </w:p>
  </w:comment>
  <w:comment w:id="16" w:author="Beninger, Stefanie" w:date="2026-06-13T14:02:00Z" w:initials="SB">
    <w:p w14:paraId="4CAE5867" w14:textId="77777777" w:rsidR="005E7DCE" w:rsidRDefault="00000000" w:rsidP="006201B2">
      <w:pPr>
        <w:pStyle w:val="CommentText"/>
        <w:ind w:firstLine="0"/>
      </w:pPr>
      <w:r>
        <w:rPr>
          <w:rStyle w:val="CommentReference"/>
        </w:rPr>
        <w:annotationRef/>
      </w:r>
      <w:r>
        <w:rPr>
          <w:lang w:val="en-CA"/>
        </w:rPr>
        <w:t xml:space="preserve">I would… it is uncommon to use italics in this way in marketing, but could differ by discipline </w:t>
      </w:r>
    </w:p>
  </w:comment>
  <w:comment w:id="13" w:author="Beninger, Stefanie" w:date="2026-06-13T14:03:00Z" w:initials="SB">
    <w:p w14:paraId="3B49B8CE" w14:textId="77777777" w:rsidR="005E7DCE" w:rsidRDefault="00000000" w:rsidP="005B52EF">
      <w:pPr>
        <w:pStyle w:val="CommentText"/>
        <w:ind w:firstLine="0"/>
      </w:pPr>
      <w:r>
        <w:rPr>
          <w:rStyle w:val="CommentReference"/>
        </w:rPr>
        <w:annotationRef/>
      </w:r>
      <w:r>
        <w:rPr>
          <w:lang w:val="en-CA"/>
        </w:rPr>
        <w:t>Check if needs to be sub-questions (with hyphen)</w:t>
      </w:r>
    </w:p>
  </w:comment>
  <w:comment w:id="10" w:author="Stefanie B." w:date="2026-05-11T12:33:00Z" w:initials="">
    <w:p w14:paraId="191DD6E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much research done on this anyways? We may need to rethink once we have clarity on the findings</w:t>
      </w:r>
    </w:p>
  </w:comment>
  <w:comment w:id="11" w:author="Luttik, Daan" w:date="2026-06-07T16:03:00Z" w:initials="DL">
    <w:p w14:paraId="28C9ADB0" w14:textId="77777777" w:rsidR="00EB5DFF" w:rsidRDefault="00EB5DFF" w:rsidP="009E5D50">
      <w:pPr>
        <w:pStyle w:val="CommentText"/>
        <w:ind w:firstLine="0"/>
      </w:pPr>
      <w:r>
        <w:rPr>
          <w:rStyle w:val="CommentReference"/>
        </w:rPr>
        <w:annotationRef/>
      </w:r>
      <w:r>
        <w:t>Not a lot. But this is what I found most in the research...</w:t>
      </w:r>
    </w:p>
  </w:comment>
  <w:comment w:id="12" w:author="Beninger, Stefanie" w:date="2026-06-12T09:49:00Z" w:initials="BS">
    <w:p w14:paraId="61E7B9B0" w14:textId="37A242B2" w:rsidR="00A7223C" w:rsidRDefault="00A7223C">
      <w:pPr>
        <w:pStyle w:val="CommentText"/>
      </w:pPr>
      <w:r>
        <w:rPr>
          <w:rStyle w:val="CommentReference"/>
        </w:rPr>
        <w:annotationRef/>
      </w:r>
      <w:r w:rsidRPr="046F2CBA">
        <w:t>Yes, would be important to cite this here - can use the GBK studyreference 2025</w:t>
      </w:r>
    </w:p>
  </w:comment>
  <w:comment w:id="9" w:author="Stefanie B." w:date="2026-01-20T11:41:00Z" w:initials="">
    <w:p w14:paraId="5C19100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Suggested some changes here - just basically needed to add some more details around why you would focus on Agentic AI</w:t>
      </w:r>
    </w:p>
  </w:comment>
  <w:comment w:id="17" w:author="Stefanie B." w:date="2026-01-20T11:38:00Z" w:initials="">
    <w:p w14:paraId="5ACA159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needs to be simplified. Perhaps, just “What are the benefits of implementing Agentic AI” and “What are the drawbacks (including risks) of implementing Agentic AI?”</w:t>
      </w:r>
    </w:p>
  </w:comment>
  <w:comment w:id="18" w:author="Luttik, Daan" w:date="2026-06-13T10:06:00Z" w:initials="DL">
    <w:p w14:paraId="0B1F93B0" w14:textId="77777777" w:rsidR="005E4865" w:rsidRDefault="005E4865" w:rsidP="005E4865">
      <w:pPr>
        <w:pStyle w:val="CommentText"/>
        <w:ind w:firstLine="0"/>
      </w:pPr>
      <w:r>
        <w:rPr>
          <w:rStyle w:val="CommentReference"/>
        </w:rPr>
        <w:annotationRef/>
      </w:r>
      <w:r>
        <w:t>I tried something here 😉 1</w:t>
      </w:r>
      <w:r>
        <w:rPr>
          <w:vertAlign w:val="superscript"/>
        </w:rPr>
        <w:t>st</w:t>
      </w:r>
      <w:r>
        <w:t xml:space="preserve"> question is about observing and translating the insight. 2</w:t>
      </w:r>
      <w:r>
        <w:rPr>
          <w:vertAlign w:val="superscript"/>
        </w:rPr>
        <w:t>nd</w:t>
      </w:r>
      <w:r>
        <w:t xml:space="preserve"> one is about the reality of adoption (I wonder if you might prefer one this one focussing on the internal condition more explicitly, in my mind the  internal condition concept is a finding related to this), 3</w:t>
      </w:r>
      <w:r>
        <w:rPr>
          <w:vertAlign w:val="superscript"/>
        </w:rPr>
        <w:t>rd</w:t>
      </w:r>
      <w:r>
        <w:t xml:space="preserve">  one is about managing risk.</w:t>
      </w:r>
    </w:p>
  </w:comment>
  <w:comment w:id="19" w:author="Stefanie B." w:date="2026-05-11T12:32:00Z" w:initials="">
    <w:p w14:paraId="15AB992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these now that data analysis is well underway</w:t>
      </w:r>
    </w:p>
  </w:comment>
  <w:comment w:id="20" w:author="Luttik, Daan" w:date="2026-06-07T22:29:00Z" w:initials="DL">
    <w:p w14:paraId="731F76CF" w14:textId="77777777" w:rsidR="00EB5DFF" w:rsidRDefault="00EB5DFF" w:rsidP="00D854C1">
      <w:pPr>
        <w:pStyle w:val="CommentText"/>
        <w:ind w:firstLine="0"/>
      </w:pPr>
      <w:r>
        <w:rPr>
          <w:rStyle w:val="CommentReference"/>
        </w:rPr>
        <w:annotationRef/>
      </w:r>
      <w:r>
        <w:t>I feel like they still very much still apply. I also think that we cover more than just these research questions… But adding more than 3 was not allowed by Yasmina 😅</w:t>
      </w:r>
    </w:p>
  </w:comment>
  <w:comment w:id="21" w:author="Beninger, Stefanie" w:date="2026-06-12T11:40:00Z" w:initials="BS">
    <w:p w14:paraId="3A49B6CC" w14:textId="66EC119E" w:rsidR="008A35F5" w:rsidRDefault="008A35F5">
      <w:pPr>
        <w:pStyle w:val="CommentText"/>
      </w:pPr>
      <w:r>
        <w:rPr>
          <w:rStyle w:val="CommentReference"/>
        </w:rPr>
        <w:annotationRef/>
      </w:r>
      <w:r w:rsidRPr="2D282690">
        <w:t>Yes, keep at 3!</w:t>
      </w:r>
    </w:p>
  </w:comment>
  <w:comment w:id="23" w:author="Stefanie B." w:date="2026-05-11T12:35:00Z" w:initials="">
    <w:p w14:paraId="4887D2C0" w14:textId="77777777" w:rsidR="00EB5DFF" w:rsidRDefault="00EB5DFF" w:rsidP="00DC0191">
      <w:pPr>
        <w:pStyle w:val="CommentText"/>
        <w:ind w:firstLine="0"/>
      </w:pPr>
      <w:r>
        <w:rPr>
          <w:rStyle w:val="CommentReference"/>
        </w:rPr>
        <w:annotationRef/>
      </w:r>
      <w:r>
        <w:rPr>
          <w:color w:val="000000"/>
        </w:rPr>
        <w:t>this needs to be cited.</w:t>
      </w:r>
    </w:p>
  </w:comment>
  <w:comment w:id="22" w:author="Stefanie B." w:date="2026-05-11T12:35:00Z" w:initials="">
    <w:p w14:paraId="1DACE82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seems to be repetition of what came above</w:t>
      </w:r>
    </w:p>
  </w:comment>
  <w:comment w:id="24" w:author="Luttik, Daan" w:date="2026-06-13T11:39:00Z" w:initials="DL">
    <w:p w14:paraId="07F6C2AF" w14:textId="77777777" w:rsidR="00EA0D97" w:rsidRDefault="00EA0D97" w:rsidP="00EA0D97">
      <w:pPr>
        <w:pStyle w:val="CommentText"/>
        <w:ind w:firstLine="0"/>
      </w:pPr>
      <w:r>
        <w:rPr>
          <w:rStyle w:val="CommentReference"/>
        </w:rPr>
        <w:annotationRef/>
      </w:r>
      <w:r>
        <w:t>Double check citations</w:t>
      </w:r>
    </w:p>
  </w:comment>
  <w:comment w:id="25" w:author="Luttik, Daan" w:date="2026-06-13T11:18:00Z" w:initials="DL">
    <w:p w14:paraId="158DA1B2" w14:textId="77777777" w:rsidR="00CF001E" w:rsidRDefault="00CF001E" w:rsidP="00CF001E">
      <w:pPr>
        <w:pStyle w:val="CommentText"/>
        <w:ind w:firstLine="0"/>
      </w:pPr>
      <w:r>
        <w:rPr>
          <w:rStyle w:val="CommentReference"/>
        </w:rPr>
        <w:annotationRef/>
      </w:r>
      <w:r>
        <w:t>Is this logical to note here? Or not in line with academical best practices.</w:t>
      </w:r>
    </w:p>
  </w:comment>
  <w:comment w:id="26" w:author="Luttik, Daan" w:date="2026-06-09T18:50:00Z" w:initials="DL">
    <w:p w14:paraId="5DD6CFB2" w14:textId="77777777" w:rsidR="00EB5DFF" w:rsidRDefault="00EB5DFF">
      <w:pPr>
        <w:pStyle w:val="CommentText"/>
        <w:ind w:firstLine="0"/>
      </w:pPr>
      <w:r>
        <w:rPr>
          <w:rStyle w:val="CommentReference"/>
        </w:rPr>
        <w:annotationRef/>
      </w:r>
      <w:r>
        <w:t xml:space="preserve">Move to conclusion based on the requirements from yasmina. </w:t>
      </w:r>
      <w:hyperlink r:id="rId1" w:history="1">
        <w:r w:rsidRPr="00FC49FF">
          <w:rPr>
            <w:rStyle w:val="Hyperlink"/>
          </w:rPr>
          <w:t>https://nyenrode.instructure.com/courses/5700/files/799810?module_item_id=160357</w:t>
        </w:r>
      </w:hyperlink>
    </w:p>
  </w:comment>
  <w:comment w:id="27" w:author="Luttik, Daan" w:date="2026-06-13T11:12:00Z" w:initials="DL">
    <w:p w14:paraId="0402ECD6" w14:textId="77777777" w:rsidR="001A6B7F" w:rsidRDefault="001A6B7F" w:rsidP="001A6B7F">
      <w:pPr>
        <w:pStyle w:val="CommentText"/>
        <w:ind w:firstLine="0"/>
      </w:pPr>
      <w:r>
        <w:rPr>
          <w:rStyle w:val="CommentReference"/>
        </w:rPr>
        <w:annotationRef/>
      </w:r>
      <w:r>
        <w:t>Current state was noted as logical by Stefanie</w:t>
      </w:r>
    </w:p>
  </w:comment>
  <w:comment w:id="30" w:author="Stefanie B." w:date="2026-05-11T12:38:00Z" w:initials="">
    <w:p w14:paraId="14EAC7F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potentially needed here</w:t>
      </w:r>
    </w:p>
  </w:comment>
  <w:comment w:id="31" w:author="Stefanie B." w:date="2026-05-11T12:38:00Z" w:initials="">
    <w:p w14:paraId="0E06229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perhaps describe this</w:t>
      </w:r>
    </w:p>
  </w:comment>
  <w:comment w:id="32" w:author="Stefanie B." w:date="2026-05-11T12:39:00Z" w:initials="">
    <w:p w14:paraId="1C69450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w:t>
      </w:r>
    </w:p>
  </w:comment>
  <w:comment w:id="33" w:author="Stefanie B." w:date="2026-05-11T12:40:00Z" w:initials="">
    <w:p w14:paraId="0D8B1A4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Might be good here to explain how it is used (e.g., above you mention that marketers define parameters, etc - how do marketers here engage/interact with ML?</w:t>
      </w:r>
    </w:p>
  </w:comment>
  <w:comment w:id="34" w:author="Luttik, Daan" w:date="2026-06-07T20:50:00Z" w:initials="DL">
    <w:p w14:paraId="2C7B063B" w14:textId="77777777" w:rsidR="00EB5DFF" w:rsidRDefault="00EB5DFF" w:rsidP="00CE1493">
      <w:pPr>
        <w:pStyle w:val="CommentText"/>
        <w:ind w:firstLine="0"/>
      </w:pPr>
      <w:r>
        <w:rPr>
          <w:rStyle w:val="CommentReference"/>
        </w:rPr>
        <w:annotationRef/>
      </w:r>
      <w:r>
        <w:t>I think that Is exactly what I do in the sentence after...</w:t>
      </w:r>
    </w:p>
  </w:comment>
  <w:comment w:id="35" w:author="Beninger, Stefanie" w:date="2026-06-12T09:51:00Z" w:initials="BS">
    <w:p w14:paraId="2381AF78" w14:textId="799C1252" w:rsidR="00480927" w:rsidRDefault="00480927">
      <w:pPr>
        <w:pStyle w:val="CommentText"/>
      </w:pPr>
      <w:r>
        <w:rPr>
          <w:rStyle w:val="CommentReference"/>
        </w:rPr>
        <w:annotationRef/>
      </w:r>
      <w:r w:rsidRPr="34FF1A3D">
        <w:t xml:space="preserve">I more meant to explain even in one sentence how machine learning can be helpful or used in these - even one example of, say, how the A/B testing is helped by Machine Learning? For people who don't know what machine learning is, it can help to be very specific </w:t>
      </w:r>
    </w:p>
  </w:comment>
  <w:comment w:id="36" w:author="Stefanie B." w:date="2026-05-11T12:40:00Z" w:initials="">
    <w:p w14:paraId="06AADE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citation needed</w:t>
      </w:r>
    </w:p>
  </w:comment>
  <w:comment w:id="37" w:author="Stefanie B." w:date="2026-05-11T12:41:00Z" w:initials="">
    <w:p w14:paraId="6421D3A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explanations</w:t>
      </w:r>
    </w:p>
  </w:comment>
  <w:comment w:id="38" w:author="Stefanie B." w:date="2026-05-11T12:42:00Z" w:initials="">
    <w:p w14:paraId="00C1922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w:t>
      </w:r>
    </w:p>
  </w:comment>
  <w:comment w:id="39" w:author="Stefanie B." w:date="2026-05-11T12:42:00Z" w:initials="">
    <w:p w14:paraId="1D10858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would need an explanation for the average reader</w:t>
      </w:r>
    </w:p>
  </w:comment>
  <w:comment w:id="40" w:author="Luttik, Daan" w:date="2026-06-07T20:52:00Z" w:initials="DL">
    <w:p w14:paraId="1DDFA86C" w14:textId="77777777" w:rsidR="00EB5DFF" w:rsidRDefault="00EB5DFF" w:rsidP="00CE1493">
      <w:pPr>
        <w:pStyle w:val="CommentText"/>
        <w:ind w:firstLine="0"/>
      </w:pPr>
      <w:r>
        <w:rPr>
          <w:rStyle w:val="CommentReference"/>
        </w:rPr>
        <w:annotationRef/>
      </w:r>
      <w:r>
        <w:t>I again believe that is exactly what I do in the sentence after 🙈… I feel like I might be missing your primary point.</w:t>
      </w:r>
    </w:p>
  </w:comment>
  <w:comment w:id="41" w:author="Beninger, Stefanie" w:date="2026-06-12T09:54:00Z" w:initials="BS">
    <w:p w14:paraId="78286AE4" w14:textId="478B25E7" w:rsidR="00960E92" w:rsidRDefault="00960E92">
      <w:pPr>
        <w:pStyle w:val="CommentText"/>
      </w:pPr>
      <w:r>
        <w:rPr>
          <w:rStyle w:val="CommentReference"/>
        </w:rPr>
        <w:annotationRef/>
      </w:r>
      <w:r w:rsidRPr="416B8752">
        <w:t>I understand that it is said AlexNet was use in image recognition, but for the average reader (likely your second reader), this is not enough - a simple add on could be to explain what it did (as "image recognition" leaves non-tech readers guessing and why it mattered) e.g., "AlexNet allowed for the easy classification of images, which meant xxx"</w:t>
      </w:r>
    </w:p>
  </w:comment>
  <w:comment w:id="42" w:author="Luttik, Daan" w:date="2026-06-13T10:44:00Z" w:initials="DL">
    <w:p w14:paraId="3E25C6AD" w14:textId="77777777" w:rsidR="00406DD1" w:rsidRDefault="00406DD1" w:rsidP="00406DD1">
      <w:pPr>
        <w:pStyle w:val="CommentText"/>
        <w:ind w:firstLine="0"/>
      </w:pPr>
      <w:r>
        <w:rPr>
          <w:rStyle w:val="CommentReference"/>
        </w:rPr>
        <w:annotationRef/>
      </w:r>
      <w:r>
        <w:t>Aah, I missed your goal here. Word2vec was highlighted rather than AlexNet. I'll just go through all the techniques and give more body.</w:t>
      </w:r>
    </w:p>
  </w:comment>
  <w:comment w:id="43" w:author="Stefanie B." w:date="2026-05-11T12:43:00Z" w:initials="">
    <w:p w14:paraId="284CF9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spell out all acronyms the first time you use them</w:t>
      </w:r>
    </w:p>
  </w:comment>
  <w:comment w:id="46" w:author="Stefanie B." w:date="2026-05-11T12:44:00Z" w:initials="">
    <w:p w14:paraId="2C09F06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Great - addresses my comment above. Can you move this definition up to when it first appears?</w:t>
      </w:r>
    </w:p>
  </w:comment>
  <w:comment w:id="45" w:author="Stefanie B." w:date="2026-05-11T12:52:00Z" w:initials="">
    <w:p w14:paraId="14577B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would be good to define all these three things</w:t>
      </w:r>
    </w:p>
  </w:comment>
  <w:comment w:id="47" w:author="Stefanie B." w:date="2026-05-11T12:44:00Z" w:initials="">
    <w:p w14:paraId="7B2190F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explanation! You are a strong writer</w:t>
      </w:r>
    </w:p>
  </w:comment>
  <w:comment w:id="48" w:author="Stefanie B." w:date="2026-05-11T12:52:00Z" w:initials="">
    <w:p w14:paraId="51C4774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maybe add one sentence to connect directly to marketing</w:t>
      </w:r>
    </w:p>
  </w:comment>
  <w:comment w:id="49" w:author="Stefanie B." w:date="2026-05-11T12:53:00Z" w:initials="">
    <w:p w14:paraId="792142A6"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and other elements?</w:t>
      </w:r>
    </w:p>
  </w:comment>
  <w:comment w:id="50" w:author="Stefanie B." w:date="2026-05-11T12:54:00Z" w:initials="">
    <w:p w14:paraId="0C06C24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it can be good in a few places here to put specific company-specific illustrative examples (e.g., For example, (company name) uses GenAI for xxx“</w:t>
      </w:r>
    </w:p>
  </w:comment>
  <w:comment w:id="52" w:author="Stefanie B." w:date="2026-05-11T12:54:00Z" w:initials="">
    <w:p w14:paraId="7A5908A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3" w:author="Stefanie B." w:date="2026-05-11T12:54:00Z" w:initials="">
    <w:p w14:paraId="44AE7C4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I’d include one cited definition of RAG here before saying what it can be useful for businesses for</w:t>
      </w:r>
    </w:p>
  </w:comment>
  <w:comment w:id="55" w:author="Stefanie B." w:date="2026-05-11T13:05:00Z" w:initials="">
    <w:p w14:paraId="74E1DECB"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above is a great and easy to follow overview of the progression of AIs and relating it to marketing. To help readers feel the same for the text following this, try to provide more definitions and also to link it directly to marketing in a clear way</w:t>
      </w:r>
    </w:p>
  </w:comment>
  <w:comment w:id="54" w:author="Stefanie B." w:date="2026-05-11T12:55:00Z" w:initials="">
    <w:p w14:paraId="182D0464"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also provide a sentence that says “In other words, RAG allows companies to xxx” to just make it more concrete for the readers who lack information.</w:t>
      </w:r>
    </w:p>
  </w:comment>
  <w:comment w:id="57" w:author="Stefanie B." w:date="2026-05-11T12:58:00Z" w:initials="">
    <w:p w14:paraId="120E208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the first time this term is used... can you avoid using it or define it or put it in the context of the development you are describing</w:t>
      </w:r>
    </w:p>
  </w:comment>
  <w:comment w:id="58" w:author="Stefanie B." w:date="2026-05-11T13:00:00Z" w:initials="">
    <w:p w14:paraId="4301ED3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When was this introduced?</w:t>
      </w:r>
    </w:p>
  </w:comment>
  <w:comment w:id="56" w:author="Stefanie B." w:date="2026-05-11T13:00:00Z" w:initials="">
    <w:p w14:paraId="3BF58C6D"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coverage here. It might be good to slow it down a bit - add a few sentences to explain what this all means, contextualize agentic systems, show how it differs more clearly and maybe with more illustrative examples</w:t>
      </w:r>
    </w:p>
  </w:comment>
  <w:comment w:id="59" w:author="Stefanie B." w:date="2026-05-11T13:04:00Z" w:initials="">
    <w:p w14:paraId="561915B3"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also the first time or near the first time this is introduced, so make sure to also provide a definition and contextualize it in this development. it might be needed to be moved up too if it fits better there to introduce AI agents</w:t>
      </w:r>
    </w:p>
  </w:comment>
  <w:comment w:id="60" w:author="Stefanie B." w:date="2026-05-11T13:06:00Z" w:initials="">
    <w:p w14:paraId="1B6267A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link usage to marketing?</w:t>
      </w:r>
    </w:p>
  </w:comment>
  <w:comment w:id="61" w:author="Stefanie B." w:date="2026-05-11T13:06:00Z" w:initials="">
    <w:p w14:paraId="292EE2D5"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word use here?</w:t>
      </w:r>
    </w:p>
  </w:comment>
  <w:comment w:id="62" w:author="Stefanie B." w:date="2026-05-11T13:06:00Z" w:initials="">
    <w:p w14:paraId="06C0E092"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write our acronym here</w:t>
      </w:r>
    </w:p>
  </w:comment>
  <w:comment w:id="63" w:author="Stefanie B." w:date="2026-05-11T13:07:00Z" w:initials="">
    <w:p w14:paraId="3073F6B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the transition to Agentic AI is needed here... so explain how this before relates.</w:t>
      </w:r>
    </w:p>
  </w:comment>
  <w:comment w:id="65" w:author="Luttik, Daan" w:date="2026-06-09T19:10:00Z" w:initials="DL">
    <w:p w14:paraId="6BCB99DF" w14:textId="77777777" w:rsidR="00EB5DFF" w:rsidRDefault="00EB5DFF">
      <w:pPr>
        <w:pStyle w:val="CommentText"/>
        <w:ind w:firstLine="0"/>
      </w:pPr>
      <w:r>
        <w:rPr>
          <w:rStyle w:val="CommentReference"/>
        </w:rPr>
        <w:annotationRef/>
      </w:r>
      <w:r>
        <w:t>Maybe note how Agentic AI ensures that one system can be applied to a wide range of problems. Focussing on goals rather that optimizing specific choices. This requires different managerial effort.</w:t>
      </w:r>
    </w:p>
  </w:comment>
  <w:comment w:id="66" w:author="Beninger, Stefanie" w:date="2026-06-12T09:55:00Z" w:initials="BS">
    <w:p w14:paraId="7AB769F5" w14:textId="3D8452B8" w:rsidR="00960E92" w:rsidRDefault="00960E92">
      <w:pPr>
        <w:pStyle w:val="CommentText"/>
      </w:pPr>
      <w:r>
        <w:rPr>
          <w:rStyle w:val="CommentReference"/>
        </w:rPr>
        <w:annotationRef/>
      </w:r>
      <w:r w:rsidRPr="4131137F">
        <w:t>This would be great.</w:t>
      </w:r>
    </w:p>
  </w:comment>
  <w:comment w:id="67" w:author="Stefanie B." w:date="2026-05-11T13:07:00Z" w:initials="">
    <w:p w14:paraId="7CDAFB5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then specify what definition you will use in the context of this paper and provide illustrative examples, including in marketing of what this can look like, and ideally a real-world example</w:t>
      </w:r>
    </w:p>
  </w:comment>
  <w:comment w:id="69" w:author="Luttik, Daan" w:date="2026-06-11T19:46:00Z" w:initials="DL">
    <w:p w14:paraId="49546D09" w14:textId="4DC7D9D6" w:rsidR="001677B2" w:rsidRDefault="001677B2" w:rsidP="001677B2">
      <w:pPr>
        <w:pStyle w:val="CommentText"/>
        <w:ind w:firstLine="0"/>
      </w:pPr>
      <w:r>
        <w:rPr>
          <w:rStyle w:val="CommentReference"/>
        </w:rPr>
        <w:annotationRef/>
      </w:r>
      <w:r>
        <w:fldChar w:fldCharType="begin"/>
      </w:r>
      <w:r>
        <w:instrText>HYPERLINK "mailto:s.beninger@nyenrode.nl"</w:instrText>
      </w:r>
      <w:bookmarkStart w:id="71" w:name="_@_7D1833B86FF34F228725D9576BB9B701Z"/>
      <w:r>
        <w:fldChar w:fldCharType="separate"/>
      </w:r>
      <w:bookmarkEnd w:id="71"/>
      <w:r w:rsidRPr="001677B2">
        <w:rPr>
          <w:rStyle w:val="Mention"/>
          <w:noProof/>
        </w:rPr>
        <w:t>@Beninger, Stefanie</w:t>
      </w:r>
      <w:r>
        <w:fldChar w:fldCharType="end"/>
      </w:r>
      <w:r>
        <w:t xml:space="preserve"> Your comment regarding colons was a little surprising to me. Would you also advise against these? Or would you just advice against them before quotes?</w:t>
      </w:r>
    </w:p>
  </w:comment>
  <w:comment w:id="70" w:author="Beninger, Stefanie" w:date="2026-06-12T09:56:00Z" w:initials="BS">
    <w:p w14:paraId="2AFC6CF6" w14:textId="544EA8CC" w:rsidR="009876D9" w:rsidRDefault="009876D9">
      <w:pPr>
        <w:pStyle w:val="CommentText"/>
      </w:pPr>
      <w:r>
        <w:rPr>
          <w:rStyle w:val="CommentReference"/>
        </w:rPr>
        <w:annotationRef/>
      </w:r>
      <w:r w:rsidRPr="4E19323C">
        <w:t xml:space="preserve">Just before quotes. colons are great, just convention in qual research is to write it more like a book would write dialogue, so using the comma. </w:t>
      </w:r>
    </w:p>
  </w:comment>
  <w:comment w:id="68" w:author="Luttik, Daan" w:date="2026-06-07T21:20:00Z" w:initials="DL">
    <w:p w14:paraId="77E93835" w14:textId="77777777" w:rsidR="00EB5DFF" w:rsidRDefault="00EB5DFF" w:rsidP="00511657">
      <w:pPr>
        <w:pStyle w:val="CommentText"/>
        <w:ind w:firstLine="0"/>
      </w:pPr>
      <w:r>
        <w:rPr>
          <w:rStyle w:val="CommentReference"/>
        </w:rPr>
        <w:annotationRef/>
      </w:r>
      <w:r>
        <w:t>This is worded slightly different from Moralles (especially point 2) but it has the hart of the point and fits what I actually did communicate.</w:t>
      </w:r>
    </w:p>
  </w:comment>
  <w:comment w:id="72" w:author="Luttik, Daan" w:date="2026-06-08T22:17:00Z" w:initials="DL">
    <w:p w14:paraId="491E2FFB" w14:textId="77777777" w:rsidR="00EB5DFF" w:rsidRDefault="00EB5DFF" w:rsidP="00FD610D">
      <w:pPr>
        <w:pStyle w:val="CommentText"/>
        <w:ind w:firstLine="0"/>
      </w:pPr>
      <w:r>
        <w:rPr>
          <w:rStyle w:val="CommentReference"/>
        </w:rPr>
        <w:annotationRef/>
      </w:r>
      <w:r>
        <w:t>Would it be logical to bring in non-academic sources here? Like articles from McKinsey? I have those ready but not applied in the paper...</w:t>
      </w:r>
    </w:p>
  </w:comment>
  <w:comment w:id="73" w:author="Beninger, Stefanie" w:date="2026-06-12T09:57:00Z" w:initials="BS">
    <w:p w14:paraId="665DF9A1" w14:textId="5F6E390E" w:rsidR="003C30EC" w:rsidRDefault="003C30EC">
      <w:pPr>
        <w:pStyle w:val="CommentText"/>
      </w:pPr>
      <w:r>
        <w:rPr>
          <w:rStyle w:val="CommentReference"/>
        </w:rPr>
        <w:annotationRef/>
      </w:r>
      <w:r w:rsidRPr="60FF2343">
        <w:t xml:space="preserve">It would be good to bring this in and specify where it is from a practicioners perspective. </w:t>
      </w:r>
    </w:p>
  </w:comment>
  <w:comment w:id="74" w:author="Stefanie B." w:date="2026-05-11T13:33:00Z" w:initials="">
    <w:p w14:paraId="26238B3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is there anything in terms of empirical work? It would be good to, throughout the lit review, signal where authors have theorized/guessed versus the actual empirical work (e.g., data collected). And then can specify this through “Authors suspect/theorize/suggest...” versus “Authors found ...”</w:t>
      </w:r>
    </w:p>
  </w:comment>
  <w:comment w:id="76" w:author="Stefanie B." w:date="2026-05-11T15:00:00Z" w:initials="">
    <w:p w14:paraId="3CA0D7C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would move this up, and then put GenAI value/Agentic AI value discussions after this... so this would become 2.3</w:t>
      </w:r>
    </w:p>
  </w:comment>
  <w:comment w:id="80" w:author="Luttik, Daan" w:date="2026-06-07T20:32:00Z" w:initials="DL">
    <w:p w14:paraId="0182F7D7" w14:textId="77777777" w:rsidR="00EB5DFF" w:rsidRDefault="00EB5DFF" w:rsidP="000F33F9">
      <w:pPr>
        <w:pStyle w:val="CommentText"/>
        <w:ind w:firstLine="0"/>
      </w:pPr>
      <w:r>
        <w:rPr>
          <w:rStyle w:val="CommentReference"/>
        </w:rPr>
        <w:annotationRef/>
      </w:r>
      <w:r>
        <w:t>Im much happier with this now. It also actually reflects the points that I make in section 5.1.1.</w:t>
      </w:r>
    </w:p>
  </w:comment>
  <w:comment w:id="83" w:author="Stefanie B." w:date="2026-05-11T15:10:00Z" w:initials="">
    <w:p w14:paraId="186AA0F7"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this to make sure we aren’t introducing new concepts</w:t>
      </w:r>
    </w:p>
  </w:comment>
  <w:comment w:id="84" w:author="Stefanie B." w:date="2026-05-11T15:10:00Z" w:initials="">
    <w:p w14:paraId="4DADDD8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good summary</w:t>
      </w:r>
    </w:p>
  </w:comment>
  <w:comment w:id="87" w:author="Stefanie B." w:date="2025-12-02T09:45:00Z" w:initials="">
    <w:p w14:paraId="22175E91"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Really great start here! Lots of good elements. I have given a number of comments below - some of which can only be addressed after the study is done, but at least you can look forward what is needed in the future. Please don’t get shocked at the number of comments - this is really great stuff, and just focused on making it complete and elevating it. Really great start!</w:t>
      </w:r>
    </w:p>
  </w:comment>
  <w:comment w:id="94" w:author="Daan Luttik" w:date="2026-01-14T17:59:00Z" w:initials="">
    <w:p w14:paraId="5BCBAA79"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From Stefanie’s original comment: Here, you would eventually want to add more details: How many interviews, what their gender was, location was (and any other important details), the length of each interview, etc. This can be in table form as well.</w:t>
      </w:r>
    </w:p>
  </w:comment>
  <w:comment w:id="93" w:author="Daan Luttik" w:date="2026-05-03T19:25:00Z" w:initials="">
    <w:p w14:paraId="2F57BDA6"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is now in Appendix B (will be maintained)</w:t>
      </w:r>
    </w:p>
  </w:comment>
  <w:comment w:id="100" w:author="Stefanie B." w:date="2025-12-02T09:35:00Z" w:initials="">
    <w:p w14:paraId="54134D0A"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Can you describe how this was done? You might want to instead called it theoretical sampling - e.g., the focus on domain and technical experts.</w:t>
      </w:r>
    </w:p>
  </w:comment>
  <w:comment w:id="101" w:author="Luttik, Daan" w:date="2026-06-13T09:19:00Z" w:initials="DL">
    <w:p w14:paraId="090321C1" w14:textId="77777777" w:rsidR="00C95AFE" w:rsidRDefault="00C95AFE" w:rsidP="00C95AFE">
      <w:pPr>
        <w:pStyle w:val="CommentText"/>
        <w:ind w:firstLine="0"/>
      </w:pPr>
      <w:r>
        <w:rPr>
          <w:rStyle w:val="CommentReference"/>
        </w:rPr>
        <w:annotationRef/>
      </w:r>
      <w:r>
        <w:t>Yes, present below.</w:t>
      </w:r>
    </w:p>
  </w:comment>
  <w:comment w:id="98" w:author="Daan Luttik" w:date="2026-05-03T19:33:00Z" w:initials="">
    <w:p w14:paraId="037F5A45"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As I understand it, theoretical sampling also implies that you follow where the insights lead you right? I.e. specifically targeting the gaps in the theory that you are creating with the grounded theory. That feels slightly dishonest. While I do specifically look for and target people that would fill the gap in my research nicely, the reality is that I am trying to include more than I could find targeting solely based on the gaps in my understanding.</w:t>
      </w:r>
    </w:p>
  </w:comment>
  <w:comment w:id="99" w:author="Beninger, Stefanie" w:date="2026-06-12T09:59:00Z" w:initials="BS">
    <w:p w14:paraId="7C0E2888" w14:textId="732FE668" w:rsidR="003633F3" w:rsidRDefault="00825D88">
      <w:pPr>
        <w:pStyle w:val="CommentText"/>
      </w:pPr>
      <w:r>
        <w:rPr>
          <w:rStyle w:val="CommentReference"/>
        </w:rPr>
        <w:annotationRef/>
      </w:r>
      <w:r w:rsidRPr="6405ABA9">
        <w:t>yes, that is sort of what theoretical sampling is - refine as you analyze data. keep as purposive sampling - that is fine</w:t>
      </w:r>
    </w:p>
  </w:comment>
  <w:comment w:id="95" w:author="Stefanie B." w:date="2026-05-11T15:12:00Z" w:initials="">
    <w:p w14:paraId="47B6B02E"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okay, let’s discuss</w:t>
      </w:r>
    </w:p>
  </w:comment>
  <w:comment w:id="96" w:author="Luttik, Daan" w:date="2026-06-07T21:24:00Z" w:initials="DL">
    <w:p w14:paraId="4691A782" w14:textId="77777777" w:rsidR="00C347CB" w:rsidRDefault="00C347CB" w:rsidP="008B26A2">
      <w:pPr>
        <w:pStyle w:val="CommentText"/>
        <w:ind w:firstLine="0"/>
      </w:pPr>
      <w:r>
        <w:rPr>
          <w:rStyle w:val="CommentReference"/>
        </w:rPr>
        <w:annotationRef/>
      </w:r>
      <w:r>
        <w:t>We still need to do so 🙈</w:t>
      </w:r>
    </w:p>
  </w:comment>
  <w:comment w:id="97" w:author="Beninger, Stefanie" w:date="2026-06-12T09:58:00Z" w:initials="BS">
    <w:p w14:paraId="626D28B7" w14:textId="569905E9" w:rsidR="00730EEC" w:rsidRDefault="00730EEC">
      <w:pPr>
        <w:pStyle w:val="CommentText"/>
      </w:pPr>
      <w:r>
        <w:rPr>
          <w:rStyle w:val="CommentReference"/>
        </w:rPr>
        <w:annotationRef/>
      </w:r>
      <w:r w:rsidRPr="71A6A2C7">
        <w:t>It's all good - keep as it is</w:t>
      </w:r>
    </w:p>
  </w:comment>
  <w:comment w:id="102" w:author="Luttik, Daan" w:date="2026-06-09T21:47:00Z" w:initials="DL">
    <w:p w14:paraId="5CD3F50D" w14:textId="77777777" w:rsidR="00C347CB" w:rsidRDefault="00C347CB" w:rsidP="000F72C1">
      <w:pPr>
        <w:pStyle w:val="CommentText"/>
        <w:ind w:firstLine="0"/>
      </w:pPr>
      <w:r>
        <w:rPr>
          <w:rStyle w:val="CommentReference"/>
        </w:rPr>
        <w:annotationRef/>
      </w:r>
      <w:r>
        <w:t>So I tried snowball sampling, but did not get any leads through it… So is still something that I should keep or remove?</w:t>
      </w:r>
    </w:p>
  </w:comment>
  <w:comment w:id="103" w:author="Beninger, Stefanie" w:date="2026-06-12T10:00:00Z" w:initials="BS">
    <w:p w14:paraId="35DEC75E" w14:textId="720A9D15" w:rsidR="003633F3" w:rsidRDefault="00825D88">
      <w:pPr>
        <w:pStyle w:val="CommentText"/>
      </w:pPr>
      <w:r>
        <w:rPr>
          <w:rStyle w:val="CommentReference"/>
        </w:rPr>
        <w:annotationRef/>
      </w:r>
      <w:r w:rsidRPr="6E4A6042">
        <w:t xml:space="preserve">if you did not get any people from it, you can leave it out. </w:t>
      </w:r>
    </w:p>
  </w:comment>
  <w:comment w:id="108" w:author="Stefanie B." w:date="2025-12-02T09:33:00Z" w:initials="">
    <w:p w14:paraId="3B8F762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Let’s revisit - are you looking at just Europe or another context? It would seem that the European context would differ a lot then other contexts regarding, say, the AI Act, etc? Is there any time frame of expertise you would like for the experts (e.g., working with AI for x years)? Any other factors that might be relevant?</w:t>
      </w:r>
    </w:p>
  </w:comment>
  <w:comment w:id="109" w:author="Luttik, Daan" w:date="2026-06-07T21:26:00Z" w:initials="DL">
    <w:p w14:paraId="09B38857" w14:textId="77777777" w:rsidR="00C347CB" w:rsidRDefault="00C347CB" w:rsidP="008B26A2">
      <w:pPr>
        <w:pStyle w:val="CommentText"/>
        <w:ind w:firstLine="0"/>
      </w:pPr>
      <w:r>
        <w:rPr>
          <w:rStyle w:val="CommentReference"/>
        </w:rPr>
        <w:annotationRef/>
      </w:r>
      <w:r>
        <w:t>This was accurate in the end. I did not really focus on geographical context or expertise. I did consider if I felt like people were close enough to the action that I thought they had something interesting to say though.</w:t>
      </w:r>
    </w:p>
  </w:comment>
  <w:comment w:id="110" w:author="Luttik, Daan" w:date="2026-06-07T21:26:00Z" w:initials="DL">
    <w:p w14:paraId="4782157F" w14:textId="77777777" w:rsidR="00C347CB" w:rsidRDefault="00C347CB" w:rsidP="00C347CB">
      <w:pPr>
        <w:pStyle w:val="CommentText"/>
        <w:ind w:firstLine="0"/>
      </w:pPr>
      <w:r>
        <w:rPr>
          <w:rStyle w:val="CommentReference"/>
        </w:rPr>
        <w:annotationRef/>
      </w:r>
      <w:r>
        <w:t xml:space="preserve">Oh from my earlier answer: </w:t>
      </w:r>
      <w:r>
        <w:rPr>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647F8333" w14:textId="77777777" w:rsidR="00C347CB" w:rsidRDefault="00C347CB" w:rsidP="00C347CB">
      <w:pPr>
        <w:pStyle w:val="CommentText"/>
        <w:ind w:firstLine="0"/>
      </w:pPr>
    </w:p>
    <w:p w14:paraId="0AD9221C" w14:textId="77777777" w:rsidR="00C347CB" w:rsidRDefault="00C347CB" w:rsidP="00C347CB">
      <w:pPr>
        <w:pStyle w:val="CommentText"/>
        <w:ind w:firstLine="0"/>
      </w:pPr>
      <w:r>
        <w:rPr>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46FE32D6" w14:textId="77777777" w:rsidR="00C347CB" w:rsidRDefault="00C347CB" w:rsidP="00C347CB">
      <w:pPr>
        <w:pStyle w:val="CommentText"/>
        <w:ind w:firstLine="0"/>
      </w:pPr>
    </w:p>
    <w:p w14:paraId="20F10B18" w14:textId="77777777" w:rsidR="00C347CB" w:rsidRDefault="00C347CB" w:rsidP="00C347CB">
      <w:pPr>
        <w:pStyle w:val="CommentText"/>
        <w:ind w:firstLine="0"/>
      </w:pPr>
      <w:r>
        <w:rPr>
          <w:color w:val="000000"/>
        </w:rPr>
        <w:t>So it is mainly a pragmatic choice rather than one based on academic rigor.</w:t>
      </w:r>
    </w:p>
  </w:comment>
  <w:comment w:id="111" w:author="Beninger, Stefanie" w:date="2026-06-12T10:23:00Z" w:initials="BS">
    <w:p w14:paraId="62C9EBB7" w14:textId="5A30C635" w:rsidR="00727D97" w:rsidRDefault="00727D97">
      <w:pPr>
        <w:pStyle w:val="CommentText"/>
      </w:pPr>
      <w:r>
        <w:rPr>
          <w:rStyle w:val="CommentReference"/>
        </w:rPr>
        <w:annotationRef/>
      </w:r>
      <w:r w:rsidRPr="347E8CC3">
        <w:t>You might have already added it, but specify the geography of the people and whatever other insights you have into the group to allow the reader to get to know them better</w:t>
      </w:r>
    </w:p>
  </w:comment>
  <w:comment w:id="107" w:author="Daan Luttik" w:date="2026-01-14T17:53:00Z" w:initials="">
    <w:p w14:paraId="5A4358E8"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 xml:space="preserve">Well, interesting question. </w:t>
      </w:r>
    </w:p>
    <w:p w14:paraId="64B6972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4BD2331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Regarding Europe: Honestly, I think that the impact of the AI Act is relatively limited for marketing purposes. The GDPR can be highly impactful, but with its reach and the existence of legislation like the CCPA, I honestly don’t think it should differ a lot. However, the likelihood that the sample is all-european is obviously there (however, getting in touch with e.g. silicon valley marketing leaders, and comparing insights would be super interesting). </w:t>
      </w:r>
    </w:p>
    <w:p w14:paraId="5A0018AF"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50BFC50B"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My main thought about this is that finding a sufficient sample can be challenging, and I do not truly know what to expect from the snowball sampling and the insights from our interviewees. So I am mainly looking to keep my options open.</w:t>
      </w:r>
    </w:p>
    <w:p w14:paraId="67F71E2C"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p>
    <w:p w14:paraId="0E4D5C66" w14:textId="77777777" w:rsidR="00C347CB" w:rsidRDefault="00C347CB" w:rsidP="00C347CB">
      <w:pPr>
        <w:widowControl w:val="0"/>
        <w:pBdr>
          <w:top w:val="nil"/>
          <w:left w:val="nil"/>
          <w:bottom w:val="nil"/>
          <w:right w:val="nil"/>
          <w:between w:val="nil"/>
        </w:pBdr>
        <w:spacing w:line="240" w:lineRule="auto"/>
        <w:ind w:firstLine="0"/>
        <w:rPr>
          <w:rFonts w:ascii="Arial" w:eastAsia="Arial" w:hAnsi="Arial" w:cs="Arial"/>
          <w:color w:val="000000"/>
        </w:rPr>
      </w:pPr>
      <w:r>
        <w:rPr>
          <w:rFonts w:ascii="Arial" w:eastAsia="Arial" w:hAnsi="Arial" w:cs="Arial"/>
          <w:color w:val="000000"/>
        </w:rPr>
        <w:t>So it is mainly a pragmatic choice rather than one based on academic rigor.</w:t>
      </w:r>
    </w:p>
  </w:comment>
  <w:comment w:id="106" w:author="Daan Luttik" w:date="2026-04-27T16:29:00Z" w:initials="">
    <w:p w14:paraId="48DE636F"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Currently I’ve interviewed people who operate within teams based in the Netherlands, the UK, Germany and the US. I would have liked a more rounded international selection, but this is what I could reach (thus far). I think I should add a table noting the interviewees in a more specific way rather than including more specifications right? I did specify the general group I wanted to target in the section above.</w:t>
      </w:r>
    </w:p>
  </w:comment>
  <w:comment w:id="105" w:author="Daan Luttik" w:date="2026-04-27T16:30:00Z" w:initials="">
    <w:p w14:paraId="169983E0"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did get some interesting comments about how privacy and security concerns differ internationally though.</w:t>
      </w:r>
    </w:p>
  </w:comment>
  <w:comment w:id="104" w:author="Stefanie B." w:date="2026-05-11T15:13:00Z" w:initials="">
    <w:p w14:paraId="1A64E718" w14:textId="77777777" w:rsidR="00C347CB" w:rsidRDefault="00C347CB">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can be put in future research in Section 5.</w:t>
      </w:r>
    </w:p>
  </w:comment>
  <w:comment w:id="113" w:author="Daan Luttik" w:date="2026-05-31T16:54:00Z" w:initials="">
    <w:p w14:paraId="389B5590"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Don’t forget</w:t>
      </w:r>
    </w:p>
  </w:comment>
  <w:comment w:id="114" w:author="Daan Luttik" w:date="2026-05-31T16:53:00Z" w:initials="">
    <w:p w14:paraId="3A2E40FE"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Double check quality</w:t>
      </w:r>
    </w:p>
  </w:comment>
  <w:comment w:id="117" w:author="Beninger, Stefanie" w:date="2026-06-10T13:40:00Z" w:initials="BS">
    <w:p w14:paraId="5648FACF" w14:textId="77777777" w:rsidR="00D52A0C" w:rsidRDefault="00D52A0C">
      <w:pPr>
        <w:pStyle w:val="CommentText"/>
      </w:pPr>
      <w:r>
        <w:rPr>
          <w:rStyle w:val="CommentReference"/>
        </w:rPr>
        <w:annotationRef/>
      </w:r>
      <w:r w:rsidRPr="405AB01F">
        <w:t>this should go in the methodology section, near the end as part of data analysis. Consider including the definitions of at least the aggregated codes</w:t>
      </w:r>
    </w:p>
  </w:comment>
  <w:comment w:id="118" w:author="Beninger, Stefanie" w:date="2026-06-10T13:40:00Z" w:initials="BS">
    <w:p w14:paraId="48CAB60F" w14:textId="77777777" w:rsidR="00D52A0C" w:rsidRDefault="00D52A0C">
      <w:pPr>
        <w:pStyle w:val="CommentText"/>
      </w:pPr>
      <w:r>
        <w:rPr>
          <w:rStyle w:val="CommentReference"/>
        </w:rPr>
        <w:annotationRef/>
      </w:r>
      <w:r w:rsidRPr="5BCDD2A3">
        <w:t>we usually also call it "Open coding, focused coding, and theoretical coding" in pure grounded theory (different from my JBR article)</w:t>
      </w:r>
    </w:p>
  </w:comment>
  <w:comment w:id="119" w:author="Beninger, Stefanie" w:date="2026-06-10T13:41:00Z" w:initials="BS">
    <w:p w14:paraId="23B735A4" w14:textId="77777777" w:rsidR="00D52A0C" w:rsidRDefault="00D52A0C">
      <w:pPr>
        <w:pStyle w:val="CommentText"/>
      </w:pPr>
      <w:r>
        <w:rPr>
          <w:rStyle w:val="CommentReference"/>
        </w:rPr>
        <w:annotationRef/>
      </w:r>
      <w:r w:rsidRPr="4860EA7C">
        <w:t>consider to put in lines here, as it can be unclear which part belongs to what</w:t>
      </w:r>
    </w:p>
  </w:comment>
  <w:comment w:id="120" w:author="Luttik, Daan" w:date="2026-06-10T14:12:00Z" w:initials="DL">
    <w:p w14:paraId="4691A666" w14:textId="77777777" w:rsidR="00D52A0C" w:rsidRDefault="00D52A0C" w:rsidP="00C44A65">
      <w:pPr>
        <w:pStyle w:val="CommentText"/>
        <w:ind w:firstLine="0"/>
      </w:pPr>
      <w:r>
        <w:rPr>
          <w:rStyle w:val="CommentReference"/>
        </w:rPr>
        <w:annotationRef/>
      </w:r>
      <w:r>
        <w:t xml:space="preserve">I want to do this. But as I understand it that is not allowed by the Nyenrode house style… But if you can back me up on that 😉 </w:t>
      </w:r>
    </w:p>
  </w:comment>
  <w:comment w:id="121" w:author="Beninger, Stefanie" w:date="2026-06-12T10:23:00Z" w:initials="BS">
    <w:p w14:paraId="5CA97E61" w14:textId="77777777" w:rsidR="00D52A0C" w:rsidRDefault="00D52A0C">
      <w:pPr>
        <w:pStyle w:val="CommentText"/>
      </w:pPr>
      <w:r>
        <w:rPr>
          <w:rStyle w:val="CommentReference"/>
        </w:rPr>
        <w:annotationRef/>
      </w:r>
      <w:r w:rsidRPr="7DF29E1C">
        <w:t>Whaaat ha that is wild. I woudl put in the lines, I will argue for it</w:t>
      </w:r>
    </w:p>
  </w:comment>
  <w:comment w:id="116" w:author="Luttik, Daan" w:date="2026-06-12T19:26:00Z" w:initials="DL">
    <w:p w14:paraId="4959E1DF" w14:textId="77777777" w:rsidR="00B13535" w:rsidRDefault="00B13535" w:rsidP="00B13535">
      <w:pPr>
        <w:pStyle w:val="CommentText"/>
        <w:ind w:firstLine="0"/>
      </w:pPr>
      <w:r>
        <w:rPr>
          <w:rStyle w:val="CommentReference"/>
        </w:rPr>
        <w:annotationRef/>
      </w:r>
      <w:r>
        <w:t>Needs to be updated.</w:t>
      </w:r>
    </w:p>
  </w:comment>
  <w:comment w:id="131" w:author="Beninger, Stefanie" w:date="2026-06-10T13:41:00Z" w:initials="BS">
    <w:p w14:paraId="6D623B95" w14:textId="77777777" w:rsidR="00D52A0C" w:rsidRDefault="00D52A0C">
      <w:pPr>
        <w:pStyle w:val="CommentText"/>
      </w:pPr>
      <w:r>
        <w:rPr>
          <w:rStyle w:val="CommentReference"/>
        </w:rPr>
        <w:annotationRef/>
      </w:r>
      <w:r w:rsidRPr="432EAA66">
        <w:t xml:space="preserve">were these words used in the descriptive codes - 'observing'? if not, then perhaps consider removing it. </w:t>
      </w:r>
    </w:p>
  </w:comment>
  <w:comment w:id="338" w:author="Beninger, Stefanie" w:date="2026-06-13T14:10:00Z" w:initials="SB">
    <w:p w14:paraId="17659DA1" w14:textId="77777777" w:rsidR="005E7DCE" w:rsidRDefault="00000000" w:rsidP="005F7FB8">
      <w:pPr>
        <w:pStyle w:val="CommentText"/>
        <w:ind w:firstLine="0"/>
      </w:pPr>
      <w:r>
        <w:rPr>
          <w:rStyle w:val="CommentReference"/>
        </w:rPr>
        <w:annotationRef/>
      </w:r>
      <w:r>
        <w:rPr>
          <w:lang w:val="en-CA"/>
        </w:rPr>
        <w:t>This is really improved - it is definitely the next iteration of data analysis and is synthesized into a coherent story.</w:t>
      </w:r>
    </w:p>
  </w:comment>
  <w:comment w:id="340" w:author="Beninger, Stefanie" w:date="2026-06-13T14:10:00Z" w:initials="SB">
    <w:p w14:paraId="428BBC70" w14:textId="77777777" w:rsidR="005E7DCE" w:rsidRDefault="00000000" w:rsidP="0042223C">
      <w:pPr>
        <w:pStyle w:val="CommentText"/>
        <w:ind w:firstLine="0"/>
      </w:pPr>
      <w:r>
        <w:rPr>
          <w:rStyle w:val="CommentReference"/>
        </w:rPr>
        <w:annotationRef/>
      </w:r>
      <w:r>
        <w:rPr>
          <w:lang w:val="en-CA"/>
        </w:rPr>
        <w:t xml:space="preserve">Keep consistent with capitalization throughout </w:t>
      </w:r>
    </w:p>
  </w:comment>
  <w:comment w:id="342" w:author="Beninger, Stefanie" w:date="2026-06-10T13:48:00Z" w:initials="BS">
    <w:p w14:paraId="1F3B69B3" w14:textId="2D9E1116" w:rsidR="00F04B97" w:rsidRDefault="00D104EC">
      <w:pPr>
        <w:pStyle w:val="CommentText"/>
      </w:pPr>
      <w:r>
        <w:rPr>
          <w:rStyle w:val="CommentReference"/>
        </w:rPr>
        <w:annotationRef/>
      </w:r>
      <w:r w:rsidRPr="0D0697CD">
        <w:t>The comments in this section apply to the entire FIndings, so make sure to follow the guidance that I gave for 4.1.1. for each subsection/findings</w:t>
      </w:r>
    </w:p>
  </w:comment>
  <w:comment w:id="343" w:author="Beninger, Stefanie" w:date="2026-06-10T13:46:00Z" w:initials="BS">
    <w:p w14:paraId="69FE6E55" w14:textId="42C8381F" w:rsidR="00F04B97" w:rsidRDefault="00D104EC">
      <w:pPr>
        <w:pStyle w:val="CommentText"/>
      </w:pPr>
      <w:r>
        <w:rPr>
          <w:rStyle w:val="CommentReference"/>
        </w:rPr>
        <w:annotationRef/>
      </w:r>
      <w:r w:rsidRPr="7FB87046">
        <w:t xml:space="preserve">I would avoid such small paragraphs of only 1-2 sentences. under here - try to build out one clear paragraph that has a focus - e.g. - (1) what is is (extend on this), (2) speed (extend on this - bring up the quote at the end of this sub-section about speed causing them to have to think about not being experts in everything), (3) abandoning old systems (give more examples/describe more) (4) blurring between types of AI. </w:t>
      </w:r>
    </w:p>
  </w:comment>
  <w:comment w:id="344" w:author="Beninger, Stefanie" w:date="2026-06-10T13:47:00Z" w:initials="BS">
    <w:p w14:paraId="29A222A9" w14:textId="4458F3EA" w:rsidR="00BC7013" w:rsidRDefault="00D104EC">
      <w:pPr>
        <w:pStyle w:val="CommentText"/>
      </w:pPr>
      <w:r>
        <w:rPr>
          <w:rStyle w:val="CommentReference"/>
        </w:rPr>
        <w:annotationRef/>
      </w:r>
      <w:r w:rsidRPr="322EA450">
        <w:t xml:space="preserve">avoid : and use commas , </w:t>
      </w:r>
    </w:p>
  </w:comment>
  <w:comment w:id="345" w:author="Beninger, Stefanie" w:date="2026-06-10T13:47:00Z" w:initials="BS">
    <w:p w14:paraId="6AD2AED1" w14:textId="0E4F9A5A" w:rsidR="00F04B97" w:rsidRDefault="00D104EC">
      <w:pPr>
        <w:pStyle w:val="CommentText"/>
      </w:pPr>
      <w:r>
        <w:rPr>
          <w:rStyle w:val="CommentReference"/>
        </w:rPr>
        <w:annotationRef/>
      </w:r>
      <w:r w:rsidRPr="06A02CFB">
        <w:t>block quotes need to be single spaced under APA</w:t>
      </w:r>
    </w:p>
  </w:comment>
  <w:comment w:id="346" w:author="Luttik, Daan" w:date="2026-06-10T15:04:00Z" w:initials="DL">
    <w:p w14:paraId="028149B9" w14:textId="77777777" w:rsidR="009D74A4" w:rsidRDefault="009D74A4" w:rsidP="009D74A4">
      <w:pPr>
        <w:pStyle w:val="CommentText"/>
        <w:ind w:firstLine="0"/>
      </w:pPr>
      <w:r>
        <w:rPr>
          <w:rStyle w:val="CommentReference"/>
        </w:rPr>
        <w:annotationRef/>
      </w:r>
      <w:r>
        <w:t>This styling makes me a little sad, but I fixed it l😅</w:t>
      </w:r>
    </w:p>
  </w:comment>
  <w:comment w:id="347" w:author="Luttik, Daan" w:date="2026-06-12T23:39:00Z" w:initials="DL">
    <w:p w14:paraId="086CA749" w14:textId="77777777" w:rsidR="00325241" w:rsidRDefault="00325241" w:rsidP="00325241">
      <w:pPr>
        <w:pStyle w:val="CommentText"/>
        <w:ind w:firstLine="0"/>
      </w:pPr>
      <w:r>
        <w:rPr>
          <w:rStyle w:val="CommentReference"/>
        </w:rPr>
        <w:annotationRef/>
      </w:r>
      <w:r>
        <w:t>Since we are not using colons.. Would you use a full-stop here ‘.’ or still a comma?</w:t>
      </w:r>
    </w:p>
  </w:comment>
  <w:comment w:id="348" w:author="Beninger, Stefanie" w:date="2026-06-13T14:12:00Z" w:initials="SB">
    <w:p w14:paraId="77B6696C" w14:textId="77777777" w:rsidR="005E7DCE" w:rsidRDefault="00000000" w:rsidP="003F7603">
      <w:pPr>
        <w:pStyle w:val="CommentText"/>
        <w:ind w:firstLine="0"/>
      </w:pPr>
      <w:r>
        <w:rPr>
          <w:rStyle w:val="CommentReference"/>
        </w:rPr>
        <w:annotationRef/>
      </w:r>
      <w:r>
        <w:rPr>
          <w:lang w:val="en-CA"/>
        </w:rPr>
        <w:t>Can use the comma or can do it like this...</w:t>
      </w:r>
    </w:p>
  </w:comment>
  <w:comment w:id="350" w:author="Beninger, Stefanie" w:date="2026-06-10T13:54:00Z" w:initials="BS">
    <w:p w14:paraId="1835B6BE" w14:textId="6B610264" w:rsidR="00F04B97" w:rsidRDefault="00D104EC">
      <w:pPr>
        <w:pStyle w:val="CommentText"/>
      </w:pPr>
      <w:r>
        <w:rPr>
          <w:rStyle w:val="CommentReference"/>
        </w:rPr>
        <w:annotationRef/>
      </w:r>
      <w:r w:rsidRPr="35BBAC57">
        <w:t>this section is good. deleted some spacing to make them longer, more cohesive paragraphs</w:t>
      </w:r>
    </w:p>
  </w:comment>
  <w:comment w:id="351" w:author="Daan Luttik" w:date="2026-06-01T18:21:00Z" w:initials="">
    <w:p w14:paraId="1B801549"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This also signals the gap between optics-and-reality</w:t>
      </w:r>
    </w:p>
  </w:comment>
  <w:comment w:id="352" w:author="Beninger, Stefanie" w:date="2026-06-10T13:49:00Z" w:initials="BS">
    <w:p w14:paraId="1742B944" w14:textId="75114933" w:rsidR="00F04B97" w:rsidRDefault="00D104EC">
      <w:pPr>
        <w:pStyle w:val="CommentText"/>
      </w:pPr>
      <w:r>
        <w:rPr>
          <w:rStyle w:val="CommentReference"/>
        </w:rPr>
        <w:annotationRef/>
      </w:r>
      <w:r w:rsidRPr="2FF4A119">
        <w:t>needs to be a block quote because +40 words</w:t>
      </w:r>
    </w:p>
  </w:comment>
  <w:comment w:id="353" w:author="Beninger, Stefanie" w:date="2026-06-10T13:50:00Z" w:initials="BS">
    <w:p w14:paraId="4691123E" w14:textId="7482A624" w:rsidR="00F04B97" w:rsidRDefault="00D104EC">
      <w:pPr>
        <w:pStyle w:val="CommentText"/>
      </w:pPr>
      <w:r>
        <w:rPr>
          <w:rStyle w:val="CommentReference"/>
        </w:rPr>
        <w:annotationRef/>
      </w:r>
      <w:r w:rsidRPr="6D287FBB">
        <w:t xml:space="preserve">missing words here </w:t>
      </w:r>
    </w:p>
  </w:comment>
  <w:comment w:id="354" w:author="Luttik, Daan" w:date="2026-06-11T19:50:00Z" w:initials="DL">
    <w:p w14:paraId="1CE81906" w14:textId="77777777" w:rsidR="00E137D9" w:rsidRDefault="00E137D9" w:rsidP="00E137D9">
      <w:pPr>
        <w:pStyle w:val="CommentText"/>
        <w:ind w:firstLine="0"/>
      </w:pPr>
      <w:r>
        <w:rPr>
          <w:rStyle w:val="CommentReference"/>
        </w:rPr>
        <w:annotationRef/>
      </w:r>
      <w:r>
        <w:t>Potentially unwanted colon?</w:t>
      </w:r>
    </w:p>
  </w:comment>
  <w:comment w:id="355" w:author="Luttik, Daan" w:date="2026-06-12T09:56:00Z" w:initials="DL">
    <w:p w14:paraId="507C810C" w14:textId="77777777" w:rsidR="00D65600" w:rsidRDefault="00D65600" w:rsidP="00D65600">
      <w:pPr>
        <w:pStyle w:val="CommentText"/>
        <w:ind w:firstLine="0"/>
      </w:pPr>
      <w:r>
        <w:rPr>
          <w:rStyle w:val="CommentReference"/>
        </w:rPr>
        <w:annotationRef/>
      </w:r>
      <w:r>
        <w:t>@Beninger, Stefanie, the “avoid :” comment was surprising to me (my spell checker doesn’t agree 😅). So now I’m reconsidering colons like these. I could remove all occurrences throughout the document but that might not be what you would prefer either.</w:t>
      </w:r>
    </w:p>
  </w:comment>
  <w:comment w:id="356" w:author="Beninger, Stefanie" w:date="2026-06-12T10:24:00Z" w:initials="BS">
    <w:p w14:paraId="2D23C641" w14:textId="59D3F4C9" w:rsidR="00C02A71" w:rsidRDefault="00C02A71">
      <w:pPr>
        <w:pStyle w:val="CommentText"/>
      </w:pPr>
      <w:r>
        <w:rPr>
          <w:rStyle w:val="CommentReference"/>
        </w:rPr>
        <w:annotationRef/>
      </w:r>
      <w:r w:rsidRPr="3BDF7F6F">
        <w:t>keep them except for the quotes. it is also your writing style - so go with what is unique to you</w:t>
      </w:r>
    </w:p>
  </w:comment>
  <w:comment w:id="357" w:author="Beninger, Stefanie" w:date="2026-06-10T13:50:00Z" w:initials="BS">
    <w:p w14:paraId="7C32CBE8" w14:textId="5A987C15" w:rsidR="00F04B97" w:rsidRDefault="00D104EC">
      <w:pPr>
        <w:pStyle w:val="CommentText"/>
      </w:pPr>
      <w:r>
        <w:rPr>
          <w:rStyle w:val="CommentReference"/>
        </w:rPr>
        <w:annotationRef/>
      </w:r>
      <w:r w:rsidRPr="484828A3">
        <w:t>spell out</w:t>
      </w:r>
    </w:p>
  </w:comment>
  <w:comment w:id="358" w:author="Luttik, Daan" w:date="2026-06-13T00:02:00Z" w:initials="DL">
    <w:p w14:paraId="39CC8F33" w14:textId="77777777" w:rsidR="00CB4741" w:rsidRDefault="00CB4741" w:rsidP="00CB4741">
      <w:pPr>
        <w:pStyle w:val="CommentText"/>
        <w:ind w:firstLine="0"/>
      </w:pPr>
      <w:r>
        <w:rPr>
          <w:rStyle w:val="CommentReference"/>
        </w:rPr>
        <w:annotationRef/>
      </w:r>
      <w:r>
        <w:t>I don’t do a lot of forward referencing. But here it feels very logical. If you disagree I’ll duplicate a quote.</w:t>
      </w:r>
    </w:p>
  </w:comment>
  <w:comment w:id="361" w:author="Daan Luttik" w:date="2026-06-01T18:23:00Z" w:initials="">
    <w:p w14:paraId="48B9090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the name of the code. Rather the key purpose of this section.</w:t>
      </w:r>
    </w:p>
  </w:comment>
  <w:comment w:id="365" w:author="Luttik, Daan" w:date="2026-06-12T11:34:00Z" w:initials="DL">
    <w:p w14:paraId="487646A1" w14:textId="77777777" w:rsidR="0048054C" w:rsidRDefault="0048054C" w:rsidP="0048054C">
      <w:pPr>
        <w:pStyle w:val="CommentText"/>
        <w:ind w:firstLine="0"/>
      </w:pPr>
      <w:r>
        <w:rPr>
          <w:rStyle w:val="CommentReference"/>
        </w:rPr>
        <w:annotationRef/>
      </w:r>
      <w:r>
        <w:t>Redefine the chapter..</w:t>
      </w:r>
    </w:p>
  </w:comment>
  <w:comment w:id="364" w:author="Luttik, Daan" w:date="2026-06-12T11:44:00Z" w:initials="DL">
    <w:p w14:paraId="18AA2116" w14:textId="77777777" w:rsidR="004F591B" w:rsidRDefault="004F591B" w:rsidP="004F591B">
      <w:pPr>
        <w:pStyle w:val="CommentText"/>
        <w:ind w:firstLine="0"/>
      </w:pPr>
      <w:r>
        <w:rPr>
          <w:rStyle w:val="CommentReference"/>
        </w:rPr>
        <w:annotationRef/>
      </w:r>
      <w:r>
        <w:t>Redo based on updated structure.</w:t>
      </w:r>
    </w:p>
  </w:comment>
  <w:comment w:id="362" w:author="Luttik, Daan" w:date="2026-06-12T23:45:00Z" w:initials="DL">
    <w:p w14:paraId="35613F38" w14:textId="503E3E6E" w:rsidR="0074757B" w:rsidRDefault="0074757B" w:rsidP="0074757B">
      <w:pPr>
        <w:pStyle w:val="CommentText"/>
        <w:ind w:firstLine="0"/>
      </w:pPr>
      <w:r>
        <w:rPr>
          <w:rStyle w:val="CommentReference"/>
        </w:rPr>
        <w:annotationRef/>
      </w:r>
      <w:r>
        <w:fldChar w:fldCharType="begin"/>
      </w:r>
      <w:r>
        <w:instrText>HYPERLINK "mailto:s.beninger@nyenrode.nl"</w:instrText>
      </w:r>
      <w:bookmarkStart w:id="366" w:name="_@_4D2E2173561E4304BBB44C940BFC8766Z"/>
      <w:r>
        <w:fldChar w:fldCharType="separate"/>
      </w:r>
      <w:bookmarkEnd w:id="366"/>
      <w:r w:rsidRPr="0074757B">
        <w:rPr>
          <w:rStyle w:val="Mention"/>
          <w:noProof/>
        </w:rPr>
        <w:t>@Beninger, Stefanie</w:t>
      </w:r>
      <w:r>
        <w:fldChar w:fldCharType="end"/>
      </w:r>
      <w:r>
        <w:t xml:space="preserve"> I do not use the exact working of the chapter where, but I feel like that is benefitial here. Do you agree? Or would you advice against doing that ever?</w:t>
      </w:r>
    </w:p>
  </w:comment>
  <w:comment w:id="363" w:author="Beninger, Stefanie" w:date="2026-06-13T14:14:00Z" w:initials="SB">
    <w:p w14:paraId="010D8688" w14:textId="77777777" w:rsidR="005E7DCE" w:rsidRDefault="00000000" w:rsidP="00C15A68">
      <w:pPr>
        <w:pStyle w:val="CommentText"/>
        <w:ind w:firstLine="0"/>
      </w:pPr>
      <w:r>
        <w:rPr>
          <w:rStyle w:val="CommentReference"/>
        </w:rPr>
        <w:annotationRef/>
      </w:r>
      <w:r>
        <w:rPr>
          <w:lang w:val="en-CA"/>
        </w:rPr>
        <w:t xml:space="preserve">I think this works. </w:t>
      </w:r>
    </w:p>
  </w:comment>
  <w:comment w:id="367" w:author="Luttik, Daan" w:date="2026-06-12T15:33:00Z" w:initials="DL">
    <w:p w14:paraId="7452F165" w14:textId="77777777" w:rsidR="00850BBD" w:rsidRDefault="00850BBD" w:rsidP="00850BBD">
      <w:pPr>
        <w:pStyle w:val="CommentText"/>
        <w:ind w:firstLine="0"/>
      </w:pPr>
      <w:r>
        <w:rPr>
          <w:rStyle w:val="CommentReference"/>
        </w:rPr>
        <w:annotationRef/>
      </w:r>
      <w:r>
        <w:t>Redefine after finishing.</w:t>
      </w:r>
    </w:p>
  </w:comment>
  <w:comment w:id="369" w:author="Luttik, Daan" w:date="2026-06-12T22:15:00Z" w:initials="DL">
    <w:p w14:paraId="430EE7A7" w14:textId="28460FDE" w:rsidR="006A37E8" w:rsidRDefault="006A37E8" w:rsidP="006A37E8">
      <w:pPr>
        <w:pStyle w:val="CommentText"/>
        <w:ind w:firstLine="0"/>
      </w:pPr>
      <w:r>
        <w:rPr>
          <w:rStyle w:val="CommentReference"/>
        </w:rPr>
        <w:annotationRef/>
      </w:r>
      <w:r>
        <w:fldChar w:fldCharType="begin"/>
      </w:r>
      <w:r>
        <w:instrText>HYPERLINK "mailto:s.beninger@nyenrode.nl"</w:instrText>
      </w:r>
      <w:bookmarkStart w:id="371" w:name="_@_F74A959799DE4D9F825B4C2BF7D4BEECZ"/>
      <w:r>
        <w:fldChar w:fldCharType="separate"/>
      </w:r>
      <w:bookmarkEnd w:id="371"/>
      <w:r w:rsidRPr="006A37E8">
        <w:rPr>
          <w:rStyle w:val="Mention"/>
          <w:noProof/>
        </w:rPr>
        <w:t>@Beninger, Stefanie</w:t>
      </w:r>
      <w:r>
        <w:fldChar w:fldCharType="end"/>
      </w:r>
      <w:r>
        <w:t xml:space="preserve"> This one is conflicting to me. It is very clear to me that people leverage these technical resources they frequently note is as a key tailwind for their initiatives, but never state explicitly that they </w:t>
      </w:r>
      <w:r>
        <w:rPr>
          <w:i/>
          <w:iCs/>
        </w:rPr>
        <w:t>use</w:t>
      </w:r>
      <w:r>
        <w:t xml:space="preserve"> these resources, they only state explicitly that they </w:t>
      </w:r>
      <w:r>
        <w:rPr>
          <w:i/>
          <w:iCs/>
        </w:rPr>
        <w:t>need</w:t>
      </w:r>
      <w:r>
        <w:t xml:space="preserve"> these resources… So it’s clear but also implicit.</w:t>
      </w:r>
      <w:r>
        <w:br/>
      </w:r>
      <w:r>
        <w:br/>
        <w:t>Wondering if you think my wording on this in the text is logical.</w:t>
      </w:r>
    </w:p>
  </w:comment>
  <w:comment w:id="370" w:author="Beninger, Stefanie" w:date="2026-06-13T14:16:00Z" w:initials="SB">
    <w:p w14:paraId="4C82D5CF" w14:textId="77777777" w:rsidR="005E7DCE" w:rsidRDefault="00000000" w:rsidP="00084955">
      <w:pPr>
        <w:pStyle w:val="CommentText"/>
        <w:ind w:firstLine="0"/>
      </w:pPr>
      <w:r>
        <w:rPr>
          <w:rStyle w:val="CommentReference"/>
        </w:rPr>
        <w:annotationRef/>
      </w:r>
      <w:r>
        <w:rPr>
          <w:lang w:val="en-CA"/>
        </w:rPr>
        <w:t xml:space="preserve">I think it reads well - it is implied in the ‘need’ that they will leverage them eventually </w:t>
      </w:r>
    </w:p>
  </w:comment>
  <w:comment w:id="372" w:author="Beninger, Stefanie" w:date="2026-06-13T14:17:00Z" w:initials="SB">
    <w:p w14:paraId="1DECD98E" w14:textId="77777777" w:rsidR="005E7DCE" w:rsidRDefault="00000000" w:rsidP="00571B3D">
      <w:pPr>
        <w:pStyle w:val="CommentText"/>
        <w:ind w:firstLine="0"/>
      </w:pPr>
      <w:r>
        <w:rPr>
          <w:rStyle w:val="CommentReference"/>
        </w:rPr>
        <w:annotationRef/>
      </w:r>
      <w:r>
        <w:rPr>
          <w:lang w:val="en-CA"/>
        </w:rPr>
        <w:t xml:space="preserve">Your second reader likely knows what the acronyms CMO and CTO are, but best to spell it out, unless it has been introduced before. </w:t>
      </w:r>
    </w:p>
  </w:comment>
  <w:comment w:id="374" w:author="Beninger, Stefanie" w:date="2026-06-10T14:26:00Z" w:initials="BS">
    <w:p w14:paraId="15333CDE" w14:textId="36689C5A" w:rsidR="00BC7013" w:rsidRDefault="00D104EC">
      <w:pPr>
        <w:pStyle w:val="CommentText"/>
      </w:pPr>
      <w:r>
        <w:rPr>
          <w:rStyle w:val="CommentReference"/>
        </w:rPr>
        <w:annotationRef/>
      </w:r>
      <w:r w:rsidRPr="15147F57">
        <w:t>I would suggest to further synthesize and reduce this section - it is related to capabilities around data and the technical - this can be moved upwards into the part talking about lack of capabilities (page 30) to avoid repetition and enhance coherence, depth, clarity</w:t>
      </w:r>
    </w:p>
  </w:comment>
  <w:comment w:id="378" w:author="Luttik, Daan" w:date="2026-06-12T11:03:00Z" w:initials="DL">
    <w:p w14:paraId="2956EBDE" w14:textId="77777777" w:rsidR="00EF524A" w:rsidRDefault="00EF524A" w:rsidP="00EF524A">
      <w:pPr>
        <w:pStyle w:val="CommentText"/>
        <w:ind w:firstLine="0"/>
      </w:pPr>
      <w:r>
        <w:rPr>
          <w:rStyle w:val="CommentReference"/>
        </w:rPr>
        <w:annotationRef/>
      </w:r>
      <w:r>
        <w:t>Not the biggest fan of the wording. But it brings about the passive nature.</w:t>
      </w:r>
    </w:p>
  </w:comment>
  <w:comment w:id="381" w:author="Luttik, Daan" w:date="2026-06-12T11:11:00Z" w:initials="DL">
    <w:p w14:paraId="6FD157D9" w14:textId="77777777" w:rsidR="00E348D4" w:rsidRDefault="00E348D4" w:rsidP="002C16CA">
      <w:pPr>
        <w:pStyle w:val="CommentText"/>
        <w:ind w:firstLine="0"/>
      </w:pPr>
      <w:r>
        <w:rPr>
          <w:rStyle w:val="CommentReference"/>
        </w:rPr>
        <w:annotationRef/>
      </w:r>
      <w:r>
        <w:t>Find a good example of moving around the barriers..</w:t>
      </w:r>
    </w:p>
  </w:comment>
  <w:comment w:id="379" w:author="Luttik, Daan" w:date="2026-06-12T16:10:00Z" w:initials="DL">
    <w:p w14:paraId="009E8C01" w14:textId="77777777" w:rsidR="00752FCC" w:rsidRDefault="00752FCC" w:rsidP="00752FCC">
      <w:pPr>
        <w:pStyle w:val="CommentText"/>
        <w:ind w:firstLine="0"/>
      </w:pPr>
      <w:r>
        <w:rPr>
          <w:rStyle w:val="CommentReference"/>
        </w:rPr>
        <w:annotationRef/>
      </w:r>
      <w:r>
        <w:t>Compliance wording.</w:t>
      </w:r>
    </w:p>
  </w:comment>
  <w:comment w:id="380" w:author="Luttik, Daan" w:date="2026-06-12T16:10:00Z" w:initials="DL">
    <w:p w14:paraId="28799D2C" w14:textId="77777777" w:rsidR="00752FCC" w:rsidRDefault="00752FCC" w:rsidP="00752FCC">
      <w:pPr>
        <w:pStyle w:val="CommentText"/>
        <w:ind w:firstLine="0"/>
      </w:pPr>
      <w:r>
        <w:rPr>
          <w:rStyle w:val="CommentReference"/>
        </w:rPr>
        <w:annotationRef/>
      </w:r>
      <w:r>
        <w:t>Ensure we have something in lit rev.</w:t>
      </w:r>
    </w:p>
  </w:comment>
  <w:comment w:id="382" w:author="Beninger, Stefanie" w:date="2026-06-13T14:21:00Z" w:initials="SB">
    <w:p w14:paraId="07F86400" w14:textId="77777777" w:rsidR="005E7DCE" w:rsidRDefault="00000000" w:rsidP="008B6696">
      <w:pPr>
        <w:pStyle w:val="CommentText"/>
        <w:ind w:firstLine="0"/>
      </w:pPr>
      <w:r>
        <w:rPr>
          <w:rStyle w:val="CommentReference"/>
        </w:rPr>
        <w:annotationRef/>
      </w:r>
      <w:r>
        <w:rPr>
          <w:lang w:val="en-CA"/>
        </w:rPr>
        <w:t>I would suggest to end on a sentence that links to applying agentic AI. (the next theme) this can help, even in a sentence, to show the connection. Connecting between the themes can help the reader follow along</w:t>
      </w:r>
    </w:p>
  </w:comment>
  <w:comment w:id="384" w:author="Luttik, Daan" w:date="2026-06-11T21:03:00Z" w:initials="DL">
    <w:p w14:paraId="5061B2E3" w14:textId="77777777" w:rsidR="00320990" w:rsidRDefault="00320990" w:rsidP="00DA506C">
      <w:pPr>
        <w:pStyle w:val="CommentText"/>
        <w:ind w:firstLine="0"/>
      </w:pPr>
      <w:r>
        <w:rPr>
          <w:rStyle w:val="CommentReference"/>
        </w:rPr>
        <w:annotationRef/>
      </w:r>
      <w:r>
        <w:t>Rewrite</w:t>
      </w:r>
    </w:p>
  </w:comment>
  <w:comment w:id="385" w:author="Beninger, Stefanie" w:date="2026-06-10T14:37:00Z" w:initials="BS">
    <w:p w14:paraId="220D2C76" w14:textId="6F916B2D" w:rsidR="00BC7013" w:rsidRDefault="00D104EC">
      <w:pPr>
        <w:pStyle w:val="CommentText"/>
      </w:pPr>
      <w:r>
        <w:rPr>
          <w:rStyle w:val="CommentReference"/>
        </w:rPr>
        <w:annotationRef/>
      </w:r>
      <w:r w:rsidRPr="3E8BBE32">
        <w:t xml:space="preserve">avoid italics </w:t>
      </w:r>
    </w:p>
  </w:comment>
  <w:comment w:id="387" w:author="Beninger, Stefanie" w:date="2026-06-13T14:23:00Z" w:initials="SB">
    <w:p w14:paraId="7DF97D7D" w14:textId="77777777" w:rsidR="006A17D2" w:rsidRDefault="006A17D2" w:rsidP="00EA21C4">
      <w:pPr>
        <w:pStyle w:val="CommentText"/>
        <w:ind w:firstLine="0"/>
      </w:pPr>
      <w:r>
        <w:rPr>
          <w:rStyle w:val="CommentReference"/>
        </w:rPr>
        <w:annotationRef/>
      </w:r>
      <w:r>
        <w:rPr>
          <w:lang w:val="en-CA"/>
        </w:rPr>
        <w:t>Jut because the word “notes” showed up a lot ☺️</w:t>
      </w:r>
    </w:p>
  </w:comment>
  <w:comment w:id="386" w:author="Beninger, Stefanie" w:date="2026-06-13T14:23:00Z" w:initials="SB">
    <w:p w14:paraId="1FF43C91" w14:textId="77777777" w:rsidR="005E7DCE" w:rsidRDefault="00000000" w:rsidP="00EA21C4">
      <w:pPr>
        <w:pStyle w:val="CommentText"/>
        <w:ind w:firstLine="0"/>
      </w:pPr>
      <w:r>
        <w:rPr>
          <w:rStyle w:val="CommentReference"/>
        </w:rPr>
        <w:annotationRef/>
      </w:r>
      <w:r>
        <w:rPr>
          <w:lang w:val="en-CA"/>
        </w:rPr>
        <w:t>Jut because the word “notes” showed up a lot ☺️</w:t>
      </w:r>
    </w:p>
  </w:comment>
  <w:comment w:id="390" w:author="Daan Luttik" w:date="2026-05-25T16:35:00Z" w:initials="">
    <w:p w14:paraId="7C5E7ACA"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I considered using value creation. But this might be more concrete.</w:t>
      </w:r>
    </w:p>
  </w:comment>
  <w:comment w:id="391" w:author="Beninger, Stefanie" w:date="2026-06-10T14:43:00Z" w:initials="BS">
    <w:p w14:paraId="65CB6948" w14:textId="33C845FE" w:rsidR="00BC7013" w:rsidRDefault="00D104EC">
      <w:pPr>
        <w:pStyle w:val="CommentText"/>
      </w:pPr>
      <w:r>
        <w:rPr>
          <w:rStyle w:val="CommentReference"/>
        </w:rPr>
        <w:annotationRef/>
      </w:r>
      <w:r w:rsidRPr="1C2ED56B">
        <w:t>agreed</w:t>
      </w:r>
    </w:p>
  </w:comment>
  <w:comment w:id="392" w:author="Beninger, Stefanie" w:date="2026-06-13T14:25:00Z" w:initials="SB">
    <w:p w14:paraId="46339061" w14:textId="77777777" w:rsidR="005E7DCE" w:rsidRDefault="00000000" w:rsidP="00F87C5A">
      <w:pPr>
        <w:pStyle w:val="CommentText"/>
        <w:ind w:firstLine="0"/>
      </w:pPr>
      <w:r>
        <w:rPr>
          <w:rStyle w:val="CommentReference"/>
        </w:rPr>
        <w:annotationRef/>
      </w:r>
      <w:r>
        <w:rPr>
          <w:lang w:val="en-CA"/>
        </w:rPr>
        <w:t>Can be good to remind the reader the value =benefits-costs(risk) is from Woodside (just add a citation here)</w:t>
      </w:r>
    </w:p>
  </w:comment>
  <w:comment w:id="393" w:author="Beninger, Stefanie" w:date="2026-06-10T14:45:00Z" w:initials="BS">
    <w:p w14:paraId="45A94064" w14:textId="1BAD0E72" w:rsidR="00BC7013" w:rsidRDefault="00D104EC">
      <w:pPr>
        <w:pStyle w:val="CommentText"/>
      </w:pPr>
      <w:r>
        <w:rPr>
          <w:rStyle w:val="CommentReference"/>
        </w:rPr>
        <w:annotationRef/>
      </w:r>
      <w:r w:rsidRPr="020AD138">
        <w:t>can you provide a few more examples here?</w:t>
      </w:r>
    </w:p>
  </w:comment>
  <w:comment w:id="394" w:author="Luttik, Daan" w:date="2026-06-12T23:34:00Z" w:initials="DL">
    <w:p w14:paraId="5B0F987F" w14:textId="77777777" w:rsidR="009B29E4" w:rsidRDefault="009B29E4" w:rsidP="009B29E4">
      <w:pPr>
        <w:pStyle w:val="CommentText"/>
        <w:ind w:firstLine="0"/>
      </w:pPr>
      <w:r>
        <w:rPr>
          <w:rStyle w:val="CommentReference"/>
        </w:rPr>
        <w:annotationRef/>
      </w:r>
      <w:r>
        <w:t>I’ve added one or more per example for the entire value section.</w:t>
      </w:r>
    </w:p>
  </w:comment>
  <w:comment w:id="395" w:author="Beninger, Stefanie" w:date="2026-06-10T14:44:00Z" w:initials="BS">
    <w:p w14:paraId="4BBEC5B4" w14:textId="13F9E5F3" w:rsidR="00BC7013" w:rsidRDefault="00D104EC">
      <w:pPr>
        <w:pStyle w:val="CommentText"/>
      </w:pPr>
      <w:r>
        <w:rPr>
          <w:rStyle w:val="CommentReference"/>
        </w:rPr>
        <w:annotationRef/>
      </w:r>
      <w:r w:rsidRPr="30E0B23B">
        <w:t>this needs to be defined - usually is the ratio between input and output</w:t>
      </w:r>
    </w:p>
  </w:comment>
  <w:comment w:id="396" w:author="Beninger, Stefanie" w:date="2026-06-10T14:44:00Z" w:initials="BS">
    <w:p w14:paraId="3CBE3868" w14:textId="4E5C0BB6" w:rsidR="00BC7013" w:rsidRDefault="00D104EC">
      <w:pPr>
        <w:pStyle w:val="CommentText"/>
      </w:pPr>
      <w:r>
        <w:rPr>
          <w:rStyle w:val="CommentReference"/>
        </w:rPr>
        <w:annotationRef/>
      </w:r>
      <w:r w:rsidRPr="503D72F2">
        <w:t>definition needed</w:t>
      </w:r>
    </w:p>
  </w:comment>
  <w:comment w:id="398" w:author="Beninger, Stefanie" w:date="2026-06-10T14:45:00Z" w:initials="BS">
    <w:p w14:paraId="0F5DDD43" w14:textId="1CD84AC2" w:rsidR="00BC7013" w:rsidRDefault="00D104EC">
      <w:pPr>
        <w:pStyle w:val="CommentText"/>
      </w:pPr>
      <w:r>
        <w:rPr>
          <w:rStyle w:val="CommentReference"/>
        </w:rPr>
        <w:annotationRef/>
      </w:r>
      <w:r w:rsidRPr="580C944E">
        <w:t>can you provide more quotes here to support?</w:t>
      </w:r>
    </w:p>
  </w:comment>
  <w:comment w:id="401" w:author="Luttik, Daan" w:date="2026-06-06T21:39:00Z" w:initials="DL">
    <w:p w14:paraId="24FDB33B" w14:textId="77777777" w:rsidR="00193055" w:rsidRDefault="00193055" w:rsidP="00850F75">
      <w:pPr>
        <w:pStyle w:val="CommentText"/>
        <w:ind w:firstLine="0"/>
      </w:pPr>
      <w:r>
        <w:rPr>
          <w:rStyle w:val="CommentReference"/>
        </w:rPr>
        <w:annotationRef/>
      </w:r>
      <w:r>
        <w:t>This feels like a discussion style statement. But brand risk might not be relevant enough to bring into the discussion...</w:t>
      </w:r>
    </w:p>
  </w:comment>
  <w:comment w:id="402" w:author="Beninger, Stefanie" w:date="2026-06-12T11:40:00Z" w:initials="BS">
    <w:p w14:paraId="446907C6" w14:textId="0467261D" w:rsidR="008E2935" w:rsidRDefault="008E2935">
      <w:pPr>
        <w:pStyle w:val="CommentText"/>
      </w:pPr>
      <w:r>
        <w:rPr>
          <w:rStyle w:val="CommentReference"/>
        </w:rPr>
        <w:annotationRef/>
      </w:r>
      <w:r w:rsidRPr="6382B3CB">
        <w:t xml:space="preserve">Yes - unless it is support by data. Did they say that? Did you find that in the data? If it is your conclusion - that </w:t>
      </w:r>
      <w:r w:rsidRPr="445F2AAC">
        <w:rPr>
          <w:i/>
          <w:iCs/>
        </w:rPr>
        <w:t xml:space="preserve">perhaps </w:t>
      </w:r>
      <w:r w:rsidRPr="6DF1FD0A">
        <w:t xml:space="preserve">this can be true - then move to the Discussion. Could be a further future research area. </w:t>
      </w:r>
    </w:p>
  </w:comment>
  <w:comment w:id="403" w:author="Luttik, Daan" w:date="2026-06-12T23:32:00Z" w:initials="DL">
    <w:p w14:paraId="29A66DDC" w14:textId="77777777" w:rsidR="00544A7A" w:rsidRDefault="00544A7A" w:rsidP="00544A7A">
      <w:pPr>
        <w:pStyle w:val="CommentText"/>
        <w:ind w:firstLine="0"/>
      </w:pPr>
      <w:r>
        <w:rPr>
          <w:rStyle w:val="CommentReference"/>
        </w:rPr>
        <w:annotationRef/>
      </w:r>
      <w:r>
        <w:t>No it is not so I’ll move it!</w:t>
      </w:r>
    </w:p>
  </w:comment>
  <w:comment w:id="404" w:author="Beninger, Stefanie" w:date="2026-06-13T14:29:00Z" w:initials="SB">
    <w:p w14:paraId="36576D01" w14:textId="77777777" w:rsidR="005E7DCE" w:rsidRDefault="00000000" w:rsidP="008660BE">
      <w:pPr>
        <w:pStyle w:val="CommentText"/>
        <w:ind w:firstLine="0"/>
      </w:pPr>
      <w:r>
        <w:rPr>
          <w:rStyle w:val="CommentReference"/>
        </w:rPr>
        <w:annotationRef/>
      </w:r>
      <w:r>
        <w:rPr>
          <w:lang w:val="en-CA"/>
        </w:rPr>
        <w:t>I like it and, more importantly, you feel it useful - to strengthen its placement, you can better integrated into the section though. Perhaps you can add a summary short paragraph here saying that while potential beenfits and costs/risks are evident, the realization of them can be highly divergent?</w:t>
      </w:r>
    </w:p>
  </w:comment>
  <w:comment w:id="405" w:author="Luttik, Daan" w:date="2026-06-11T21:04:00Z" w:initials="DL">
    <w:p w14:paraId="35376966" w14:textId="77777777" w:rsidR="0032746D" w:rsidRDefault="00DA506C" w:rsidP="0032746D">
      <w:pPr>
        <w:pStyle w:val="CommentText"/>
        <w:ind w:firstLine="0"/>
      </w:pPr>
      <w:r>
        <w:rPr>
          <w:rStyle w:val="CommentReference"/>
        </w:rPr>
        <w:annotationRef/>
      </w:r>
      <w:r w:rsidR="0032746D">
        <w:t>Move to discussion or remove?</w:t>
      </w:r>
    </w:p>
  </w:comment>
  <w:comment w:id="406" w:author="Luttik, Daan" w:date="2026-06-12T23:33:00Z" w:initials="DL">
    <w:p w14:paraId="4ADF0675" w14:textId="4038FE81" w:rsidR="0070486A" w:rsidRDefault="0070486A" w:rsidP="0070486A">
      <w:pPr>
        <w:pStyle w:val="CommentText"/>
        <w:ind w:firstLine="0"/>
      </w:pPr>
      <w:r>
        <w:rPr>
          <w:rStyle w:val="CommentReference"/>
        </w:rPr>
        <w:annotationRef/>
      </w:r>
      <w:r>
        <w:fldChar w:fldCharType="begin"/>
      </w:r>
      <w:r>
        <w:instrText>HYPERLINK "mailto:s.beninger@nyenrode.nl"</w:instrText>
      </w:r>
      <w:bookmarkStart w:id="408" w:name="_@_966A57235E2841AB9D1C216A25F44671Z"/>
      <w:r>
        <w:fldChar w:fldCharType="separate"/>
      </w:r>
      <w:bookmarkEnd w:id="408"/>
      <w:r w:rsidRPr="0070486A">
        <w:rPr>
          <w:rStyle w:val="Mention"/>
          <w:noProof/>
        </w:rPr>
        <w:t>@Beninger, Stefanie</w:t>
      </w:r>
      <w:r>
        <w:fldChar w:fldCharType="end"/>
      </w:r>
      <w:r>
        <w:t xml:space="preserve"> do you think tables like these are benefitial? They feel helpful to interpret the content efficiently, but to me it doesn’t feel academic-like.</w:t>
      </w:r>
    </w:p>
  </w:comment>
  <w:comment w:id="411" w:author="Beninger, Stefanie" w:date="2026-06-10T15:03:00Z" w:initials="BS">
    <w:p w14:paraId="62F5C78C" w14:textId="27F07E29" w:rsidR="00BC7013" w:rsidRDefault="00D104EC">
      <w:pPr>
        <w:pStyle w:val="CommentText"/>
      </w:pPr>
      <w:r>
        <w:rPr>
          <w:rStyle w:val="CommentReference"/>
        </w:rPr>
        <w:annotationRef/>
      </w:r>
      <w:r w:rsidRPr="0F77751B">
        <w:t>maybe write this up in a more accessible way - as if you were speaking to an audience</w:t>
      </w:r>
    </w:p>
  </w:comment>
  <w:comment w:id="412" w:author="Luttik, Daan" w:date="2026-06-09T19:07:00Z" w:initials="DL">
    <w:p w14:paraId="6BC65812" w14:textId="77777777" w:rsidR="00211E4B" w:rsidRDefault="00211E4B">
      <w:pPr>
        <w:pStyle w:val="CommentText"/>
        <w:ind w:firstLine="0"/>
      </w:pPr>
      <w:r>
        <w:rPr>
          <w:rStyle w:val="CommentReference"/>
        </w:rPr>
        <w:annotationRef/>
      </w:r>
      <w:r>
        <w:t>Source?</w:t>
      </w:r>
    </w:p>
  </w:comment>
  <w:comment w:id="413" w:author="Beninger, Stefanie" w:date="2026-06-10T15:02:00Z" w:initials="BS">
    <w:p w14:paraId="332D9563" w14:textId="77777777" w:rsidR="00211E4B" w:rsidRDefault="00211E4B">
      <w:pPr>
        <w:pStyle w:val="CommentText"/>
      </w:pPr>
      <w:r>
        <w:rPr>
          <w:rStyle w:val="CommentReference"/>
        </w:rPr>
        <w:annotationRef/>
      </w:r>
      <w:r w:rsidRPr="29E31E6E">
        <w:t>Yes make sure to add a source</w:t>
      </w:r>
    </w:p>
  </w:comment>
  <w:comment w:id="414" w:author="Beninger, Stefanie" w:date="2026-06-10T15:03:00Z" w:initials="BS">
    <w:p w14:paraId="76C8D1B3" w14:textId="77777777" w:rsidR="00211E4B" w:rsidRDefault="00211E4B">
      <w:pPr>
        <w:pStyle w:val="CommentText"/>
      </w:pPr>
      <w:r>
        <w:rPr>
          <w:rStyle w:val="CommentReference"/>
        </w:rPr>
        <w:annotationRef/>
      </w:r>
      <w:r w:rsidRPr="64D2FB50">
        <w:t>this paragraph can be moved up to the introduction of this section</w:t>
      </w:r>
    </w:p>
  </w:comment>
  <w:comment w:id="410" w:author="Beninger, Stefanie" w:date="2026-06-10T15:03:00Z" w:initials="BS">
    <w:p w14:paraId="44040703" w14:textId="290041CF" w:rsidR="00BC7013" w:rsidRDefault="00D104EC">
      <w:pPr>
        <w:pStyle w:val="CommentText"/>
      </w:pPr>
      <w:r>
        <w:rPr>
          <w:rStyle w:val="CommentReference"/>
        </w:rPr>
        <w:annotationRef/>
      </w:r>
      <w:r w:rsidRPr="4347B6DD">
        <w:t>not needed</w:t>
      </w:r>
    </w:p>
  </w:comment>
  <w:comment w:id="417" w:author="Beninger, Stefanie" w:date="2026-06-10T15:04:00Z" w:initials="BS">
    <w:p w14:paraId="3E420868" w14:textId="767EF8D8" w:rsidR="00BC7013" w:rsidRDefault="00D104EC">
      <w:pPr>
        <w:pStyle w:val="CommentText"/>
      </w:pPr>
      <w:r>
        <w:rPr>
          <w:rStyle w:val="CommentReference"/>
        </w:rPr>
        <w:annotationRef/>
      </w:r>
      <w:r w:rsidRPr="694E59C6">
        <w:t>make sure this reflects the resulting (final) model in the end - see my comments above</w:t>
      </w:r>
    </w:p>
  </w:comment>
  <w:comment w:id="420" w:author="Beninger, Stefanie" w:date="2026-06-10T15:04:00Z" w:initials="BS">
    <w:p w14:paraId="7A161798" w14:textId="2D936BCD" w:rsidR="00BC7013" w:rsidRDefault="00D104EC">
      <w:pPr>
        <w:pStyle w:val="CommentText"/>
      </w:pPr>
      <w:r>
        <w:rPr>
          <w:rStyle w:val="CommentReference"/>
        </w:rPr>
        <w:annotationRef/>
      </w:r>
      <w:r w:rsidRPr="5E5A493A">
        <w:t>I would avoid these sub-subheadings in this section - not really needed</w:t>
      </w:r>
    </w:p>
  </w:comment>
  <w:comment w:id="421" w:author="Beninger, Stefanie" w:date="2026-06-10T15:05:00Z" w:initials="BS">
    <w:p w14:paraId="2C017631" w14:textId="6E15827D" w:rsidR="00BC7013" w:rsidRDefault="00D104EC">
      <w:pPr>
        <w:pStyle w:val="CommentText"/>
      </w:pPr>
      <w:r>
        <w:rPr>
          <w:rStyle w:val="CommentReference"/>
        </w:rPr>
        <w:annotationRef/>
      </w:r>
      <w:r w:rsidRPr="05C77E6E">
        <w:t xml:space="preserve">This can be focused on the E of ensnaring etc - that is is not only an enablerm but a inhibitor. Cool! </w:t>
      </w:r>
    </w:p>
  </w:comment>
  <w:comment w:id="422" w:author="Beninger, Stefanie" w:date="2026-06-10T15:06:00Z" w:initials="BS">
    <w:p w14:paraId="36100F38" w14:textId="69D102C1" w:rsidR="00BC7013" w:rsidRDefault="00D104EC">
      <w:pPr>
        <w:pStyle w:val="CommentText"/>
      </w:pPr>
      <w:r>
        <w:rPr>
          <w:rStyle w:val="CommentReference"/>
        </w:rPr>
        <w:annotationRef/>
      </w:r>
      <w:r w:rsidRPr="5200ACD5">
        <w:t>how does this relate to Enholm? Can you provide more details here on what you mean</w:t>
      </w:r>
    </w:p>
  </w:comment>
  <w:comment w:id="423" w:author="Beninger, Stefanie" w:date="2026-06-10T15:07:00Z" w:initials="BS">
    <w:p w14:paraId="2B444EE4" w14:textId="5E747CF0" w:rsidR="00BC7013" w:rsidRDefault="00D104EC">
      <w:pPr>
        <w:pStyle w:val="CommentText"/>
      </w:pPr>
      <w:r>
        <w:rPr>
          <w:rStyle w:val="CommentReference"/>
        </w:rPr>
        <w:annotationRef/>
      </w:r>
      <w:r w:rsidRPr="3250B118">
        <w:t xml:space="preserve">Cool! If it is then that you think the reverse - that business leaders need to become digital leaders? Then explicitly state that in a 'laymans' sentence. </w:t>
      </w:r>
    </w:p>
  </w:comment>
  <w:comment w:id="424" w:author="Beninger, Stefanie" w:date="2026-06-10T15:07:00Z" w:initials="BS">
    <w:p w14:paraId="76A1E804" w14:textId="5C8E29F1" w:rsidR="00BC7013" w:rsidRDefault="00D104EC">
      <w:pPr>
        <w:pStyle w:val="CommentText"/>
      </w:pPr>
      <w:r>
        <w:rPr>
          <w:rStyle w:val="CommentReference"/>
        </w:rPr>
        <w:annotationRef/>
      </w:r>
      <w:r w:rsidRPr="2F7D840B">
        <w:t>avoid using 'this' and 'it' with a subject... check the thesis for this</w:t>
      </w:r>
    </w:p>
  </w:comment>
  <w:comment w:id="426" w:author="Beninger, Stefanie" w:date="2026-06-10T15:07:00Z" w:initials="BS">
    <w:p w14:paraId="12B4AFD7" w14:textId="66C5C1CF" w:rsidR="00BC7013" w:rsidRDefault="00D104EC">
      <w:pPr>
        <w:pStyle w:val="CommentText"/>
      </w:pPr>
      <w:r>
        <w:rPr>
          <w:rStyle w:val="CommentReference"/>
        </w:rPr>
        <w:annotationRef/>
      </w:r>
      <w:r w:rsidRPr="5125F3E8">
        <w:t>no need to italizs</w:t>
      </w:r>
    </w:p>
  </w:comment>
  <w:comment w:id="429" w:author="Beninger, Stefanie" w:date="2026-06-10T15:07:00Z" w:initials="BS">
    <w:p w14:paraId="31BE8FC8" w14:textId="4357EC95" w:rsidR="00BC7013" w:rsidRDefault="00D104EC">
      <w:pPr>
        <w:pStyle w:val="CommentText"/>
      </w:pPr>
      <w:r>
        <w:rPr>
          <w:rStyle w:val="CommentReference"/>
        </w:rPr>
        <w:annotationRef/>
      </w:r>
      <w:r w:rsidRPr="6D3885D6">
        <w:t xml:space="preserve">avoid italics </w:t>
      </w:r>
    </w:p>
  </w:comment>
  <w:comment w:id="430" w:author="Beninger, Stefanie" w:date="2026-06-10T15:10:00Z" w:initials="BS">
    <w:p w14:paraId="5A08B8B9" w14:textId="2CE4DC47" w:rsidR="00BC7013" w:rsidRDefault="00D104EC">
      <w:pPr>
        <w:pStyle w:val="CommentText"/>
      </w:pPr>
      <w:r>
        <w:rPr>
          <w:rStyle w:val="CommentReference"/>
        </w:rPr>
        <w:annotationRef/>
      </w:r>
      <w:r w:rsidRPr="26BA92EC">
        <w:t xml:space="preserve">say the traps here </w:t>
      </w:r>
    </w:p>
  </w:comment>
  <w:comment w:id="431" w:author="Beninger, Stefanie" w:date="2026-06-10T15:11:00Z" w:initials="BS">
    <w:p w14:paraId="0D092D30" w14:textId="743656F0" w:rsidR="00BC7013" w:rsidRDefault="00D104EC">
      <w:pPr>
        <w:pStyle w:val="CommentText"/>
      </w:pPr>
      <w:r>
        <w:rPr>
          <w:rStyle w:val="CommentReference"/>
        </w:rPr>
        <w:annotationRef/>
      </w:r>
      <w:r w:rsidRPr="7F2117E9">
        <w:t>state the elements here</w:t>
      </w:r>
    </w:p>
  </w:comment>
  <w:comment w:id="432" w:author="Beninger, Stefanie" w:date="2026-06-10T15:12:00Z" w:initials="BS">
    <w:p w14:paraId="4F6D9575" w14:textId="307726AF" w:rsidR="00BC7013" w:rsidRDefault="00D104EC">
      <w:pPr>
        <w:pStyle w:val="CommentText"/>
      </w:pPr>
      <w:r>
        <w:rPr>
          <w:rStyle w:val="CommentReference"/>
        </w:rPr>
        <w:annotationRef/>
      </w:r>
      <w:r w:rsidRPr="4A16E36B">
        <w:t xml:space="preserve">cite the works here and list what it is that they signaled </w:t>
      </w:r>
    </w:p>
  </w:comment>
  <w:comment w:id="433" w:author="Beninger, Stefanie" w:date="2026-06-10T15:12:00Z" w:initials="BS">
    <w:p w14:paraId="111FDB18" w14:textId="0BD1F6F2" w:rsidR="00BC7013" w:rsidRDefault="00D104EC">
      <w:pPr>
        <w:pStyle w:val="CommentText"/>
      </w:pPr>
      <w:r>
        <w:rPr>
          <w:rStyle w:val="CommentReference"/>
        </w:rPr>
        <w:annotationRef/>
      </w:r>
      <w:r w:rsidRPr="119C14C9">
        <w:t>which ones?</w:t>
      </w:r>
    </w:p>
  </w:comment>
  <w:comment w:id="434" w:author="Beninger, Stefanie" w:date="2026-06-10T15:12:00Z" w:initials="BS">
    <w:p w14:paraId="52110513" w14:textId="4C2BC135" w:rsidR="00BC7013" w:rsidRDefault="00D104EC">
      <w:pPr>
        <w:pStyle w:val="CommentText"/>
      </w:pPr>
      <w:r>
        <w:rPr>
          <w:rStyle w:val="CommentReference"/>
        </w:rPr>
        <w:annotationRef/>
      </w:r>
      <w:r w:rsidRPr="5A5B102B">
        <w:t>are we still in the phase of digital transformation?</w:t>
      </w:r>
    </w:p>
  </w:comment>
  <w:comment w:id="444" w:author="Beninger, Stefanie" w:date="2026-06-10T15:13:00Z" w:initials="BS">
    <w:p w14:paraId="656A159F" w14:textId="33091C15" w:rsidR="00BC7013" w:rsidRDefault="00D104EC">
      <w:pPr>
        <w:pStyle w:val="CommentText"/>
      </w:pPr>
      <w:r>
        <w:rPr>
          <w:rStyle w:val="CommentReference"/>
        </w:rPr>
        <w:annotationRef/>
      </w:r>
      <w:r w:rsidRPr="2745028E">
        <w:t xml:space="preserve">don't link to the sections, just spell out here. </w:t>
      </w:r>
    </w:p>
  </w:comment>
  <w:comment w:id="443" w:author="Beninger, Stefanie" w:date="2026-06-13T14:04:00Z" w:initials="SB">
    <w:p w14:paraId="14A6062D" w14:textId="77777777" w:rsidR="005E7DCE" w:rsidRDefault="00000000" w:rsidP="000C6DF1">
      <w:pPr>
        <w:pStyle w:val="CommentText"/>
        <w:ind w:firstLine="0"/>
      </w:pPr>
      <w:r>
        <w:rPr>
          <w:rStyle w:val="CommentReference"/>
        </w:rPr>
        <w:annotationRef/>
      </w:r>
      <w:r>
        <w:rPr>
          <w:lang w:val="en-CA"/>
        </w:rPr>
        <w:t>I think it is good. For 1, you may get asked what is “value-seeking initiatives” as the word initiatives doesn’t show up again in the thesis. You could like remove “into value-seeking initiatives” and wouldn’t lose any meaning</w:t>
      </w:r>
    </w:p>
  </w:comment>
  <w:comment w:id="445" w:author="Beninger, Stefanie" w:date="2026-06-10T15:16:00Z" w:initials="BS">
    <w:p w14:paraId="6D4B48E3" w14:textId="3EEBB433" w:rsidR="00BC7013" w:rsidRDefault="00D104EC">
      <w:pPr>
        <w:pStyle w:val="CommentText"/>
      </w:pPr>
      <w:r>
        <w:rPr>
          <w:rStyle w:val="CommentReference"/>
        </w:rPr>
        <w:annotationRef/>
      </w:r>
      <w:r w:rsidRPr="53BA7B03">
        <w:t>I am not super convinced this is really different from scanning... It might be best to remove Teece</w:t>
      </w:r>
    </w:p>
  </w:comment>
  <w:comment w:id="451" w:author="Beninger, Stefanie" w:date="2026-06-10T15:17:00Z" w:initials="BS">
    <w:p w14:paraId="6DA0297F" w14:textId="2E3857A9" w:rsidR="00BC7013" w:rsidRDefault="00D104EC">
      <w:pPr>
        <w:pStyle w:val="CommentText"/>
      </w:pPr>
      <w:r>
        <w:rPr>
          <w:rStyle w:val="CommentReference"/>
        </w:rPr>
        <w:annotationRef/>
      </w:r>
      <w:r w:rsidRPr="3E1BB148">
        <w:t xml:space="preserve">I would remove this subheading - using the word 'steering' adds yet another word - this is the role of the findings. So stick with the findings framing. </w:t>
      </w:r>
    </w:p>
  </w:comment>
  <w:comment w:id="449" w:author="Luttik, Daan" w:date="2026-06-12T13:39:00Z" w:initials="DL">
    <w:p w14:paraId="56299735" w14:textId="77777777" w:rsidR="00303E2F" w:rsidRDefault="00303E2F" w:rsidP="00303E2F">
      <w:pPr>
        <w:pStyle w:val="CommentText"/>
        <w:ind w:firstLine="0"/>
      </w:pPr>
      <w:r>
        <w:rPr>
          <w:rStyle w:val="CommentReference"/>
        </w:rPr>
        <w:annotationRef/>
      </w:r>
      <w:r>
        <w:t>To consider: rings of Control:</w:t>
      </w:r>
    </w:p>
    <w:p w14:paraId="149AA19A" w14:textId="77777777" w:rsidR="00303E2F" w:rsidRDefault="00303E2F" w:rsidP="00303E2F">
      <w:pPr>
        <w:pStyle w:val="CommentText"/>
        <w:ind w:firstLine="0"/>
      </w:pPr>
      <w:r>
        <w:t>- High control over marketing resources</w:t>
      </w:r>
    </w:p>
    <w:p w14:paraId="0B364027" w14:textId="77777777" w:rsidR="00303E2F" w:rsidRDefault="00303E2F" w:rsidP="00303E2F">
      <w:pPr>
        <w:pStyle w:val="CommentText"/>
        <w:ind w:firstLine="0"/>
      </w:pPr>
      <w:r>
        <w:t>- Steering capability regarding technical resources</w:t>
      </w:r>
    </w:p>
    <w:p w14:paraId="52FF36BF" w14:textId="77777777" w:rsidR="00303E2F" w:rsidRDefault="00303E2F" w:rsidP="00303E2F">
      <w:pPr>
        <w:pStyle w:val="CommentText"/>
        <w:ind w:firstLine="0"/>
      </w:pPr>
      <w:r>
        <w:t>- Typically no control over governance framework</w:t>
      </w:r>
    </w:p>
  </w:comment>
  <w:comment w:id="452" w:author="Beninger, Stefanie" w:date="2026-06-10T15:18:00Z" w:initials="BS">
    <w:p w14:paraId="2F53084A" w14:textId="255BCD42" w:rsidR="00BC7013" w:rsidRDefault="00D104EC">
      <w:pPr>
        <w:pStyle w:val="CommentText"/>
      </w:pPr>
      <w:r>
        <w:rPr>
          <w:rStyle w:val="CommentReference"/>
        </w:rPr>
        <w:annotationRef/>
      </w:r>
      <w:r w:rsidRPr="3475A2A5">
        <w:t>Not sure the data supports this - as data points to lack of capabilites as a major issue</w:t>
      </w:r>
    </w:p>
  </w:comment>
  <w:comment w:id="454" w:author="Beninger, Stefanie" w:date="2026-06-10T15:18:00Z" w:initials="BS">
    <w:p w14:paraId="4A734D5E" w14:textId="5E76F4AD" w:rsidR="00BC7013" w:rsidRDefault="00D104EC">
      <w:pPr>
        <w:pStyle w:val="CommentText"/>
      </w:pPr>
      <w:r>
        <w:rPr>
          <w:rStyle w:val="CommentReference"/>
        </w:rPr>
        <w:annotationRef/>
      </w:r>
      <w:r w:rsidRPr="5B28D9C4">
        <w:t>remind us of the critera here. how did you expand on it? What did you give this model? What do we know differently now and why does it matter? For all the paragraphs that extend/expand/contribute to an existing theory/paper - clarify more on these sort of aspects</w:t>
      </w:r>
    </w:p>
  </w:comment>
  <w:comment w:id="455" w:author="Beninger, Stefanie" w:date="2026-06-10T15:19:00Z" w:initials="BS">
    <w:p w14:paraId="53049602" w14:textId="0A0C46F5" w:rsidR="00BC7013" w:rsidRDefault="00D104EC">
      <w:pPr>
        <w:pStyle w:val="CommentText"/>
      </w:pPr>
      <w:r>
        <w:rPr>
          <w:rStyle w:val="CommentReference"/>
        </w:rPr>
        <w:annotationRef/>
      </w:r>
      <w:r w:rsidRPr="090F0CA1">
        <w:t>if findings just align - but do not extend, enrich, etc. then best to leave it out</w:t>
      </w:r>
    </w:p>
  </w:comment>
  <w:comment w:id="456" w:author="Beninger, Stefanie" w:date="2026-06-10T15:20:00Z" w:initials="BS">
    <w:p w14:paraId="107B6875" w14:textId="0CC9D6FB" w:rsidR="00BC7013" w:rsidRDefault="00D104EC">
      <w:pPr>
        <w:pStyle w:val="CommentText"/>
      </w:pPr>
      <w:r>
        <w:rPr>
          <w:rStyle w:val="CommentReference"/>
        </w:rPr>
        <w:annotationRef/>
      </w:r>
      <w:r w:rsidRPr="37535E00">
        <w:t xml:space="preserve">I think we already know this from previous literature </w:t>
      </w:r>
    </w:p>
  </w:comment>
  <w:comment w:id="457" w:author="Beninger, Stefanie" w:date="2026-06-10T15:20:00Z" w:initials="BS">
    <w:p w14:paraId="6DFC528A" w14:textId="1B7DEE7F" w:rsidR="00BC7013" w:rsidRDefault="00D104EC">
      <w:pPr>
        <w:pStyle w:val="CommentText"/>
      </w:pPr>
      <w:r>
        <w:rPr>
          <w:rStyle w:val="CommentReference"/>
        </w:rPr>
        <w:annotationRef/>
      </w:r>
      <w:r w:rsidRPr="7D615A18">
        <w:t>This seems to just repeat the figure, which should just be done at start of this entire Discussion, so consider removing</w:t>
      </w:r>
    </w:p>
  </w:comment>
  <w:comment w:id="464" w:author="Beninger, Stefanie" w:date="2026-06-10T15:21:00Z" w:initials="BS">
    <w:p w14:paraId="4440A65C" w14:textId="7D3CEE2A" w:rsidR="00BC7013" w:rsidRDefault="00D104EC">
      <w:pPr>
        <w:pStyle w:val="CommentText"/>
      </w:pPr>
      <w:r>
        <w:rPr>
          <w:rStyle w:val="CommentReference"/>
        </w:rPr>
        <w:annotationRef/>
      </w:r>
      <w:r w:rsidRPr="5FAE9748">
        <w:t xml:space="preserve">move this harness part up to the Findigns if you keep that in </w:t>
      </w:r>
      <w:r w:rsidR="006B0E9D">
        <w:t>h</w:t>
      </w:r>
    </w:p>
  </w:comment>
  <w:comment w:id="465" w:author="Beninger, Stefanie" w:date="2026-06-10T15:22:00Z" w:initials="BS">
    <w:p w14:paraId="4B27D801" w14:textId="32A85BC1" w:rsidR="00BC7013" w:rsidRDefault="00D104EC">
      <w:pPr>
        <w:pStyle w:val="CommentText"/>
      </w:pPr>
      <w:r>
        <w:rPr>
          <w:rStyle w:val="CommentReference"/>
        </w:rPr>
        <w:annotationRef/>
      </w:r>
      <w:r w:rsidRPr="212C31D7">
        <w:t xml:space="preserve">I would consider removing this as a Discussion point as it just confirms what we already knew... </w:t>
      </w:r>
      <w:r w:rsidR="006B0E9D">
        <w:t>n</w:t>
      </w:r>
    </w:p>
  </w:comment>
  <w:comment w:id="468" w:author="Beninger, Stefanie" w:date="2026-06-10T15:22:00Z" w:initials="BS">
    <w:p w14:paraId="16F76C36" w14:textId="1C86A1F7" w:rsidR="00BC7013" w:rsidRDefault="00D104EC">
      <w:pPr>
        <w:pStyle w:val="CommentText"/>
      </w:pPr>
      <w:r>
        <w:rPr>
          <w:rStyle w:val="CommentReference"/>
        </w:rPr>
        <w:annotationRef/>
      </w:r>
      <w:r w:rsidRPr="1BDD6FD0">
        <w:t xml:space="preserve">cite and include the theory here </w:t>
      </w:r>
    </w:p>
  </w:comment>
  <w:comment w:id="469" w:author="Beninger, Stefanie" w:date="2026-06-10T15:22:00Z" w:initials="BS">
    <w:p w14:paraId="5500DAB6" w14:textId="7AB86F9D" w:rsidR="00BC7013" w:rsidRDefault="00D104EC">
      <w:pPr>
        <w:pStyle w:val="CommentText"/>
      </w:pPr>
      <w:r>
        <w:rPr>
          <w:rStyle w:val="CommentReference"/>
        </w:rPr>
        <w:annotationRef/>
      </w:r>
      <w:r w:rsidRPr="763A4F6F">
        <w:t xml:space="preserve">this didn't really emerge in the findings </w:t>
      </w:r>
    </w:p>
  </w:comment>
  <w:comment w:id="470" w:author="Beninger, Stefanie" w:date="2026-06-10T15:23:00Z" w:initials="BS">
    <w:p w14:paraId="637BEDB1" w14:textId="425D762C" w:rsidR="00BC7013" w:rsidRDefault="00D104EC">
      <w:pPr>
        <w:pStyle w:val="CommentText"/>
      </w:pPr>
      <w:r>
        <w:rPr>
          <w:rStyle w:val="CommentReference"/>
        </w:rPr>
        <w:annotationRef/>
      </w:r>
      <w:r w:rsidRPr="63702041">
        <w:t>I think we already knew this from research/practice already decades</w:t>
      </w:r>
    </w:p>
  </w:comment>
  <w:comment w:id="475" w:author="Beninger, Stefanie" w:date="2026-06-10T15:24:00Z" w:initials="BS">
    <w:p w14:paraId="243AC482" w14:textId="67EE4D0D" w:rsidR="00BC7013" w:rsidRDefault="00D104EC">
      <w:pPr>
        <w:pStyle w:val="CommentText"/>
      </w:pPr>
      <w:r>
        <w:rPr>
          <w:rStyle w:val="CommentReference"/>
        </w:rPr>
        <w:annotationRef/>
      </w:r>
      <w:r w:rsidRPr="489AD9C8">
        <w:t>There might be something there. Consider revisiting and seeing if can be moved up as a clearer contribution about paradoxes in general</w:t>
      </w:r>
    </w:p>
  </w:comment>
  <w:comment w:id="483" w:author="Beninger, Stefanie" w:date="2026-06-10T15:25:00Z" w:initials="BS">
    <w:p w14:paraId="7237AC36" w14:textId="1AF23C65" w:rsidR="00BC7013" w:rsidRDefault="00D104EC">
      <w:pPr>
        <w:pStyle w:val="CommentText"/>
      </w:pPr>
      <w:r>
        <w:rPr>
          <w:rStyle w:val="CommentReference"/>
        </w:rPr>
        <w:annotationRef/>
      </w:r>
      <w:r w:rsidRPr="21A180DF">
        <w:t>it is here that the 5Es (if you go this way) might be useful to say as a specific framework for managers</w:t>
      </w:r>
    </w:p>
  </w:comment>
  <w:comment w:id="513" w:author="Beninger, Stefanie" w:date="2026-06-10T15:26:00Z" w:initials="BS">
    <w:p w14:paraId="74B246A8" w14:textId="6E80357A" w:rsidR="00BC7013" w:rsidRDefault="00D104EC">
      <w:pPr>
        <w:pStyle w:val="CommentText"/>
      </w:pPr>
      <w:r>
        <w:rPr>
          <w:rStyle w:val="CommentReference"/>
        </w:rPr>
        <w:annotationRef/>
      </w:r>
      <w:r w:rsidRPr="36E74A03">
        <w:t>maybe also say something here specific to agentic AI as it is different and can have wider implications?</w:t>
      </w:r>
    </w:p>
  </w:comment>
  <w:comment w:id="514" w:author="Beninger, Stefanie" w:date="2026-06-10T15:26:00Z" w:initials="BS">
    <w:p w14:paraId="61AC8DD7" w14:textId="3A2F47AE" w:rsidR="00BC7013" w:rsidRDefault="00D104EC">
      <w:pPr>
        <w:pStyle w:val="CommentText"/>
      </w:pPr>
      <w:r>
        <w:rPr>
          <w:rStyle w:val="CommentReference"/>
        </w:rPr>
        <w:annotationRef/>
      </w:r>
      <w:r w:rsidRPr="797C751F">
        <w:t>be specific here about what kind of contexts it could transfer to - what conditions would need to hold the same?</w:t>
      </w:r>
    </w:p>
  </w:comment>
  <w:comment w:id="515" w:author="Beninger, Stefanie" w:date="2026-06-10T15:27:00Z" w:initials="BS">
    <w:p w14:paraId="010BC082" w14:textId="48FD3716" w:rsidR="00BC7013" w:rsidRDefault="00D104EC">
      <w:pPr>
        <w:pStyle w:val="CommentText"/>
      </w:pPr>
      <w:r>
        <w:rPr>
          <w:rStyle w:val="CommentReference"/>
        </w:rPr>
        <w:annotationRef/>
      </w:r>
      <w:r w:rsidRPr="5FC51961">
        <w:t>make one paragraph</w:t>
      </w:r>
    </w:p>
  </w:comment>
  <w:comment w:id="517" w:author="Beninger, Stefanie" w:date="2026-06-10T15:27:00Z" w:initials="BS">
    <w:p w14:paraId="6D32B570" w14:textId="05E5E47A" w:rsidR="00BC7013" w:rsidRDefault="00D104EC">
      <w:pPr>
        <w:pStyle w:val="CommentText"/>
      </w:pPr>
      <w:r>
        <w:rPr>
          <w:rStyle w:val="CommentReference"/>
        </w:rPr>
        <w:annotationRef/>
      </w:r>
      <w:r w:rsidRPr="2770D75D">
        <w:t>say a bit more about this here</w:t>
      </w:r>
    </w:p>
  </w:comment>
  <w:comment w:id="518" w:author="Beninger, Stefanie" w:date="2026-06-10T15:28:00Z" w:initials="BS">
    <w:p w14:paraId="3140C83A" w14:textId="7300EABE" w:rsidR="00BC7013" w:rsidRDefault="00D104EC">
      <w:pPr>
        <w:pStyle w:val="CommentText"/>
      </w:pPr>
      <w:r>
        <w:rPr>
          <w:rStyle w:val="CommentReference"/>
        </w:rPr>
        <w:annotationRef/>
      </w:r>
      <w:r w:rsidRPr="3D85ECD4">
        <w:t>why not? be specific - could be social desirability bias (can be cited)</w:t>
      </w:r>
    </w:p>
  </w:comment>
  <w:comment w:id="520" w:author="Beninger, Stefanie" w:date="2026-06-10T15:28:00Z" w:initials="BS">
    <w:p w14:paraId="2DA5D02A" w14:textId="6DE0806A" w:rsidR="00BC7013" w:rsidRDefault="00D104EC">
      <w:pPr>
        <w:pStyle w:val="CommentText"/>
      </w:pPr>
      <w:r>
        <w:rPr>
          <w:rStyle w:val="CommentReference"/>
        </w:rPr>
        <w:annotationRef/>
      </w:r>
      <w:r w:rsidRPr="0CB517E9">
        <w:t>how can we do this?</w:t>
      </w:r>
    </w:p>
  </w:comment>
  <w:comment w:id="521" w:author="Beninger, Stefanie" w:date="2026-06-10T15:31:00Z" w:initials="BS">
    <w:p w14:paraId="0D7E31B0" w14:textId="6CAF4734" w:rsidR="00BC7013" w:rsidRDefault="00D104EC">
      <w:pPr>
        <w:pStyle w:val="CommentText"/>
      </w:pPr>
      <w:r>
        <w:rPr>
          <w:rStyle w:val="CommentReference"/>
        </w:rPr>
        <w:annotationRef/>
      </w:r>
      <w:r w:rsidRPr="769BFA34">
        <w:t>ensure you name a certain limitation here - what limitation of your study would these suggestions help to address?</w:t>
      </w:r>
    </w:p>
  </w:comment>
  <w:comment w:id="522" w:author="Beninger, Stefanie" w:date="2026-06-10T15:36:00Z" w:initials="BS">
    <w:p w14:paraId="3B5CDE45" w14:textId="2C0B3FBF" w:rsidR="00BC7013" w:rsidRDefault="00D104EC">
      <w:pPr>
        <w:pStyle w:val="CommentText"/>
      </w:pPr>
      <w:r>
        <w:rPr>
          <w:rStyle w:val="CommentReference"/>
        </w:rPr>
        <w:annotationRef/>
      </w:r>
      <w:r w:rsidRPr="62C61810">
        <w:t>(hint: likely the more general interview questions owing to the emerging nature of agentic AI and exploratory nature of this study)</w:t>
      </w:r>
    </w:p>
  </w:comment>
  <w:comment w:id="523" w:author="Beninger, Stefanie" w:date="2026-06-10T15:29:00Z" w:initials="BS">
    <w:p w14:paraId="54285E51" w14:textId="0ED4212E" w:rsidR="00BC7013" w:rsidRDefault="00D104EC">
      <w:pPr>
        <w:pStyle w:val="CommentText"/>
      </w:pPr>
      <w:r>
        <w:rPr>
          <w:rStyle w:val="CommentReference"/>
        </w:rPr>
        <w:annotationRef/>
      </w:r>
      <w:r w:rsidRPr="1E7003CC">
        <w:t>why these particular ones? Why are they most needed? (some of this had that included, others not)</w:t>
      </w:r>
    </w:p>
  </w:comment>
  <w:comment w:id="524" w:author="Beninger, Stefanie" w:date="2026-06-10T15:29:00Z" w:initials="BS">
    <w:p w14:paraId="74BA41EE" w14:textId="738A28F5" w:rsidR="00BC7013" w:rsidRDefault="00D104EC">
      <w:pPr>
        <w:pStyle w:val="CommentText"/>
      </w:pPr>
      <w:r>
        <w:rPr>
          <w:rStyle w:val="CommentReference"/>
        </w:rPr>
        <w:annotationRef/>
      </w:r>
      <w:r w:rsidRPr="66759852">
        <w:t xml:space="preserve">revisit once you have revised the findings </w:t>
      </w:r>
    </w:p>
  </w:comment>
  <w:comment w:id="525" w:author="Beninger, Stefanie" w:date="2026-06-10T15:30:00Z" w:initials="BS">
    <w:p w14:paraId="7D41E413" w14:textId="125EC920" w:rsidR="00BC7013" w:rsidRDefault="00D104EC">
      <w:pPr>
        <w:pStyle w:val="CommentText"/>
      </w:pPr>
      <w:r>
        <w:rPr>
          <w:rStyle w:val="CommentReference"/>
        </w:rPr>
        <w:annotationRef/>
      </w:r>
      <w:r w:rsidRPr="0D902967">
        <w:t>which elements? would this hold across industries?</w:t>
      </w:r>
    </w:p>
  </w:comment>
  <w:comment w:id="526" w:author="Beninger, Stefanie" w:date="2026-06-10T15:30:00Z" w:initials="BS">
    <w:p w14:paraId="7EB6DA13" w14:textId="74CC5C0F" w:rsidR="00BC7013" w:rsidRDefault="00D104EC">
      <w:pPr>
        <w:pStyle w:val="CommentText"/>
      </w:pPr>
      <w:r>
        <w:rPr>
          <w:rStyle w:val="CommentReference"/>
        </w:rPr>
        <w:annotationRef/>
      </w:r>
      <w:r w:rsidRPr="72738267">
        <w:t xml:space="preserve">updated after the findings are revised. </w:t>
      </w:r>
    </w:p>
  </w:comment>
  <w:comment w:id="532" w:author="Beninger, Stefanie" w:date="2026-06-10T15:31:00Z" w:initials="BS">
    <w:p w14:paraId="4A9D048D" w14:textId="43F3758E" w:rsidR="00BC7013" w:rsidRDefault="00D104EC">
      <w:pPr>
        <w:pStyle w:val="CommentText"/>
      </w:pPr>
      <w:r>
        <w:rPr>
          <w:rStyle w:val="CommentReference"/>
        </w:rPr>
        <w:annotationRef/>
      </w:r>
      <w:r w:rsidRPr="35E03B70">
        <w:t xml:space="preserve">update when figure is updated/finalized </w:t>
      </w:r>
    </w:p>
  </w:comment>
  <w:comment w:id="539" w:author="Beninger, Stefanie" w:date="2026-06-10T15:33:00Z" w:initials="BS">
    <w:p w14:paraId="051ABC41" w14:textId="72BE9EF6" w:rsidR="00BC7013" w:rsidRDefault="00D104EC">
      <w:pPr>
        <w:pStyle w:val="CommentText"/>
      </w:pPr>
      <w:r>
        <w:rPr>
          <w:rStyle w:val="CommentReference"/>
        </w:rPr>
        <w:annotationRef/>
      </w:r>
      <w:r w:rsidRPr="10633B4B">
        <w:t xml:space="preserve">this conclusion is a too long - keep it short about what it means for theory and practice. </w:t>
      </w:r>
    </w:p>
  </w:comment>
  <w:comment w:id="544" w:author="Beninger, Stefanie" w:date="2026-06-10T15:32:00Z" w:initials="BS">
    <w:p w14:paraId="5EFDEC04" w14:textId="31E58983" w:rsidR="00BC7013" w:rsidRDefault="00D104EC">
      <w:pPr>
        <w:pStyle w:val="CommentText"/>
      </w:pPr>
      <w:r>
        <w:rPr>
          <w:rStyle w:val="CommentReference"/>
        </w:rPr>
        <w:annotationRef/>
      </w:r>
      <w:r w:rsidRPr="56EB8FCF">
        <w:t xml:space="preserve">if possible, bring the subquestions up to the discussion above and show how each where answered. revisited the subquestions in the intro as a result of your findings and see if they need to be refined. </w:t>
      </w:r>
    </w:p>
  </w:comment>
  <w:comment w:id="559" w:author="Beninger, Stefanie" w:date="2026-06-10T15:33:00Z" w:initials="BS">
    <w:p w14:paraId="05CC8E12" w14:textId="7E4DF3E5" w:rsidR="00BC7013" w:rsidRDefault="00D104EC">
      <w:pPr>
        <w:pStyle w:val="CommentText"/>
      </w:pPr>
      <w:r>
        <w:rPr>
          <w:rStyle w:val="CommentReference"/>
        </w:rPr>
        <w:annotationRef/>
      </w:r>
      <w:r w:rsidRPr="145285E7">
        <w:t xml:space="preserve">This should be brought way up to the start of the theoretical contribution part. </w:t>
      </w:r>
    </w:p>
  </w:comment>
  <w:comment w:id="560" w:author="Beninger, Stefanie" w:date="2026-06-10T15:33:00Z" w:initials="BS">
    <w:p w14:paraId="535581F4" w14:textId="6E65E9AF" w:rsidR="00BC7013" w:rsidRDefault="00D104EC">
      <w:pPr>
        <w:pStyle w:val="CommentText"/>
      </w:pPr>
      <w:r>
        <w:rPr>
          <w:rStyle w:val="CommentReference"/>
        </w:rPr>
        <w:annotationRef/>
      </w:r>
      <w:r w:rsidRPr="7AED411D">
        <w:t>yes! good stuff</w:t>
      </w:r>
    </w:p>
  </w:comment>
  <w:comment w:id="561" w:author="Beninger, Stefanie" w:date="2026-06-10T15:34:00Z" w:initials="BS">
    <w:p w14:paraId="3BDDF775" w14:textId="735FC32A" w:rsidR="00BC7013" w:rsidRDefault="00D104EC">
      <w:pPr>
        <w:pStyle w:val="CommentText"/>
      </w:pPr>
      <w:r>
        <w:rPr>
          <w:rStyle w:val="CommentReference"/>
        </w:rPr>
        <w:annotationRef/>
      </w:r>
      <w:r w:rsidRPr="7AB3F623">
        <w:t xml:space="preserve">avoid the word process - just model is sufficient </w:t>
      </w:r>
    </w:p>
  </w:comment>
  <w:comment w:id="562" w:author="Beninger, Stefanie" w:date="2026-06-10T15:34:00Z" w:initials="BS">
    <w:p w14:paraId="52225003" w14:textId="311436CC" w:rsidR="00BC7013" w:rsidRDefault="00D104EC">
      <w:pPr>
        <w:pStyle w:val="CommentText"/>
      </w:pPr>
      <w:r>
        <w:rPr>
          <w:rStyle w:val="CommentReference"/>
        </w:rPr>
        <w:annotationRef/>
      </w:r>
      <w:r w:rsidRPr="1127D84E">
        <w:t xml:space="preserve">update when figure finalized </w:t>
      </w:r>
    </w:p>
  </w:comment>
  <w:comment w:id="563" w:author="Beninger, Stefanie" w:date="2026-06-10T15:34:00Z" w:initials="BS">
    <w:p w14:paraId="2C72668D" w14:textId="0C33BD11" w:rsidR="00BC7013" w:rsidRDefault="00D104EC">
      <w:pPr>
        <w:pStyle w:val="CommentText"/>
      </w:pPr>
      <w:r>
        <w:rPr>
          <w:rStyle w:val="CommentReference"/>
        </w:rPr>
        <w:annotationRef/>
      </w:r>
      <w:r w:rsidRPr="1C023F69">
        <w:t>put in the limitation section</w:t>
      </w:r>
    </w:p>
  </w:comment>
  <w:comment w:id="564" w:author="Beninger, Stefanie" w:date="2026-06-10T15:35:00Z" w:initials="BS">
    <w:p w14:paraId="2B04D4A3" w14:textId="2D07FA93" w:rsidR="00BC7013" w:rsidRDefault="00D104EC">
      <w:pPr>
        <w:pStyle w:val="CommentText"/>
      </w:pPr>
      <w:r>
        <w:rPr>
          <w:rStyle w:val="CommentReference"/>
        </w:rPr>
        <w:annotationRef/>
      </w:r>
      <w:r w:rsidRPr="1867CBC9">
        <w:t>awesome sentence to end the thesis on! :)</w:t>
      </w:r>
    </w:p>
  </w:comment>
  <w:comment w:id="566" w:author="Beninger, Stefanie" w:date="2026-06-10T15:35:00Z" w:initials="BS">
    <w:p w14:paraId="54AAE7DB" w14:textId="4DC185BB" w:rsidR="00BC7013" w:rsidRDefault="00D104EC">
      <w:pPr>
        <w:pStyle w:val="CommentText"/>
      </w:pPr>
      <w:r>
        <w:rPr>
          <w:rStyle w:val="CommentReference"/>
        </w:rPr>
        <w:annotationRef/>
      </w:r>
      <w:r w:rsidRPr="10CADEE1">
        <w:t>triple check all these references, some are missing details for APA</w:t>
      </w:r>
    </w:p>
  </w:comment>
  <w:comment w:id="568" w:author="Daan Luttik" w:date="2026-05-03T19:41:00Z" w:initials="">
    <w:p w14:paraId="3A8880E8"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also interesting</w:t>
      </w:r>
    </w:p>
  </w:comment>
  <w:comment w:id="567" w:author="Luttik, Daan" w:date="2026-06-09T21:38:00Z" w:initials="DL">
    <w:p w14:paraId="55EEDE42" w14:textId="77777777" w:rsidR="00793718" w:rsidRDefault="00793718" w:rsidP="00793718">
      <w:pPr>
        <w:pStyle w:val="CommentText"/>
        <w:ind w:firstLine="0"/>
      </w:pPr>
      <w:r>
        <w:rPr>
          <w:rStyle w:val="CommentReference"/>
        </w:rPr>
        <w:annotationRef/>
      </w:r>
      <w:r>
        <w:t>I should probably use this somewhere still</w:t>
      </w:r>
    </w:p>
  </w:comment>
  <w:comment w:id="569" w:author="Luttik, Daan" w:date="2026-06-09T21:42:00Z" w:initials="DL">
    <w:p w14:paraId="277C406B" w14:textId="77777777" w:rsidR="00B7791C" w:rsidRDefault="00B7791C" w:rsidP="00B7791C">
      <w:pPr>
        <w:pStyle w:val="CommentText"/>
        <w:ind w:firstLine="0"/>
      </w:pPr>
      <w:r>
        <w:rPr>
          <w:rStyle w:val="CommentReference"/>
        </w:rPr>
        <w:annotationRef/>
      </w:r>
      <w:r>
        <w:t>Should probably remove</w:t>
      </w:r>
    </w:p>
  </w:comment>
  <w:comment w:id="571" w:author="Luttik, Daan" w:date="2026-06-09T21:42:00Z" w:initials="DL">
    <w:p w14:paraId="38025BC8" w14:textId="77777777" w:rsidR="004029A8" w:rsidRDefault="004029A8" w:rsidP="004029A8">
      <w:pPr>
        <w:pStyle w:val="CommentText"/>
        <w:ind w:firstLine="0"/>
      </w:pPr>
      <w:r>
        <w:rPr>
          <w:rStyle w:val="CommentReference"/>
        </w:rPr>
        <w:annotationRef/>
      </w:r>
      <w:r>
        <w:t>Should probably remove</w:t>
      </w:r>
    </w:p>
  </w:comment>
  <w:comment w:id="572" w:author="Luttik, Daan" w:date="2026-06-09T21:43:00Z" w:initials="DL">
    <w:p w14:paraId="69523174" w14:textId="77777777" w:rsidR="005627C3" w:rsidRDefault="005627C3" w:rsidP="005627C3">
      <w:pPr>
        <w:pStyle w:val="CommentText"/>
        <w:ind w:firstLine="0"/>
      </w:pPr>
      <w:r>
        <w:rPr>
          <w:rStyle w:val="CommentReference"/>
        </w:rPr>
        <w:annotationRef/>
      </w:r>
      <w:r>
        <w:t>Should probably reconsider adding.</w:t>
      </w:r>
    </w:p>
  </w:comment>
  <w:comment w:id="573" w:author="Luttik, Daan" w:date="2026-06-09T21:43:00Z" w:initials="DL">
    <w:p w14:paraId="33E20BB2" w14:textId="77777777" w:rsidR="005627C3" w:rsidRDefault="005627C3" w:rsidP="005627C3">
      <w:pPr>
        <w:pStyle w:val="CommentText"/>
        <w:ind w:firstLine="0"/>
      </w:pPr>
      <w:r>
        <w:rPr>
          <w:rStyle w:val="CommentReference"/>
        </w:rPr>
        <w:annotationRef/>
      </w:r>
      <w:r>
        <w:t>Should probably remove</w:t>
      </w:r>
    </w:p>
  </w:comment>
  <w:comment w:id="574" w:author="Luttik, Daan" w:date="2026-06-09T21:45:00Z" w:initials="DL">
    <w:p w14:paraId="2CF5A51F" w14:textId="77777777" w:rsidR="00F80704" w:rsidRDefault="00F80704" w:rsidP="00F80704">
      <w:pPr>
        <w:pStyle w:val="CommentText"/>
        <w:ind w:firstLine="0"/>
      </w:pPr>
      <w:r>
        <w:rPr>
          <w:rStyle w:val="CommentReference"/>
        </w:rPr>
        <w:annotationRef/>
      </w:r>
      <w:r>
        <w:t>Likely not used</w:t>
      </w:r>
    </w:p>
  </w:comment>
  <w:comment w:id="578" w:author="Luttik, Daan" w:date="2026-06-09T21:46:00Z" w:initials="DL">
    <w:p w14:paraId="6C1E7408" w14:textId="77777777" w:rsidR="00D76C35" w:rsidRDefault="00D76C35" w:rsidP="00D76C35">
      <w:pPr>
        <w:pStyle w:val="CommentText"/>
        <w:ind w:firstLine="0"/>
      </w:pPr>
      <w:r>
        <w:rPr>
          <w:rStyle w:val="CommentReference"/>
        </w:rPr>
        <w:annotationRef/>
      </w:r>
      <w:r>
        <w:t>Should probably remove</w:t>
      </w:r>
    </w:p>
  </w:comment>
  <w:comment w:id="579" w:author="Daan Luttik" w:date="2026-05-03T19:43:00Z" w:initials="">
    <w:p w14:paraId="65BBF5F3" w14:textId="77777777" w:rsidR="002A1B6F" w:rsidRDefault="002A1B6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Probably to be removed, since, while we tried it, it did not affect the research.</w:t>
      </w:r>
    </w:p>
  </w:comment>
  <w:comment w:id="580" w:author="Luttik, Daan" w:date="2026-06-09T21:48:00Z" w:initials="DL">
    <w:p w14:paraId="489F8041" w14:textId="77777777" w:rsidR="000F72C1" w:rsidRDefault="000F72C1" w:rsidP="000F72C1">
      <w:pPr>
        <w:pStyle w:val="CommentText"/>
        <w:ind w:firstLine="0"/>
      </w:pPr>
      <w:r>
        <w:rPr>
          <w:rStyle w:val="CommentReference"/>
        </w:rPr>
        <w:annotationRef/>
      </w:r>
      <w:r>
        <w:t>Might wanna reconsider?..</w:t>
      </w:r>
    </w:p>
  </w:comment>
  <w:comment w:id="581" w:author="Luttik, Daan" w:date="2026-06-09T21:49:00Z" w:initials="DL">
    <w:p w14:paraId="6BC42D32" w14:textId="77777777" w:rsidR="00810F62" w:rsidRDefault="00810F62" w:rsidP="00810F62">
      <w:pPr>
        <w:pStyle w:val="CommentText"/>
        <w:ind w:firstLine="0"/>
      </w:pPr>
      <w:r>
        <w:rPr>
          <w:rStyle w:val="CommentReference"/>
        </w:rPr>
        <w:annotationRef/>
      </w:r>
      <w:r>
        <w:t>Reconsider using.</w:t>
      </w:r>
    </w:p>
  </w:comment>
  <w:comment w:id="583" w:author="Luttik, Daan" w:date="2026-06-09T22:12:00Z" w:initials="DL">
    <w:p w14:paraId="67C25192" w14:textId="77777777" w:rsidR="002044AF" w:rsidRDefault="002044AF" w:rsidP="002044AF">
      <w:pPr>
        <w:pStyle w:val="CommentText"/>
        <w:ind w:firstLine="0"/>
      </w:pPr>
      <w:r>
        <w:rPr>
          <w:rStyle w:val="CommentReference"/>
        </w:rPr>
        <w:annotationRef/>
      </w:r>
      <w:r>
        <w:t>Not used now. Remove or replace one below.</w:t>
      </w:r>
    </w:p>
  </w:comment>
  <w:comment w:id="582" w:author="Luttik, Daan" w:date="2026-06-09T21:49:00Z" w:initials="DL">
    <w:p w14:paraId="5932B3FB" w14:textId="77777777" w:rsidR="00810F62" w:rsidRDefault="00810F62" w:rsidP="00810F62">
      <w:pPr>
        <w:pStyle w:val="CommentText"/>
        <w:ind w:firstLine="0"/>
      </w:pPr>
      <w:r>
        <w:rPr>
          <w:rStyle w:val="CommentReference"/>
        </w:rPr>
        <w:annotationRef/>
      </w:r>
      <w:r>
        <w:t>One or both?</w:t>
      </w:r>
    </w:p>
  </w:comment>
  <w:comment w:id="584" w:author="Daan Luttik" w:date="2026-05-03T19:44:00Z" w:initials="">
    <w:p w14:paraId="5EA89E6F" w14:textId="77777777" w:rsidR="00EB5DFF" w:rsidRDefault="00EB5DFF">
      <w:pPr>
        <w:widowControl w:val="0"/>
        <w:pBdr>
          <w:top w:val="nil"/>
          <w:left w:val="nil"/>
          <w:bottom w:val="nil"/>
          <w:right w:val="nil"/>
          <w:between w:val="nil"/>
        </w:pBdr>
        <w:spacing w:line="240" w:lineRule="auto"/>
        <w:ind w:firstLine="0"/>
        <w:rPr>
          <w:rFonts w:ascii="Arial" w:eastAsia="Arial" w:hAnsi="Arial" w:cs="Arial"/>
          <w:color w:val="000000"/>
        </w:rPr>
      </w:pPr>
      <w:r>
        <w:rPr>
          <w:rStyle w:val="CommentReference"/>
        </w:rPr>
        <w:annotationRef/>
      </w:r>
      <w:r>
        <w:rPr>
          <w:rFonts w:ascii="Arial" w:eastAsia="Arial" w:hAnsi="Arial" w:cs="Arial"/>
          <w:color w:val="000000"/>
        </w:rPr>
        <w:t>Not used anymore. But this paper was inspirational to me, maybe include it somewhere in the literature review.</w:t>
      </w:r>
    </w:p>
  </w:comment>
  <w:comment w:id="590" w:author="Luttik, Daan" w:date="2026-06-07T21:28:00Z" w:initials="DL">
    <w:p w14:paraId="05D2FABE" w14:textId="77777777" w:rsidR="00EB5DFF" w:rsidRDefault="00EB5DFF" w:rsidP="00087404">
      <w:pPr>
        <w:pStyle w:val="CommentText"/>
        <w:ind w:firstLine="0"/>
      </w:pPr>
      <w:r>
        <w:rPr>
          <w:rStyle w:val="CommentReference"/>
        </w:rPr>
        <w:annotationRef/>
      </w:r>
      <w:r>
        <w:t>Reconsider later.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8B48CF" w15:done="0"/>
  <w15:commentEx w15:paraId="4F59B47D" w15:done="0"/>
  <w15:commentEx w15:paraId="09D9E6E8" w15:done="1"/>
  <w15:commentEx w15:paraId="3C6ECAFF" w15:done="1"/>
  <w15:commentEx w15:paraId="449B510B" w15:done="1"/>
  <w15:commentEx w15:paraId="6BE92B1C" w15:done="0"/>
  <w15:commentEx w15:paraId="37BBFF35" w15:done="1"/>
  <w15:commentEx w15:paraId="64133062" w15:done="1"/>
  <w15:commentEx w15:paraId="0B1C0F31" w15:paraIdParent="64133062" w15:done="1"/>
  <w15:commentEx w15:paraId="4CAE5867" w15:paraIdParent="64133062" w15:done="1"/>
  <w15:commentEx w15:paraId="3B49B8CE" w15:done="1"/>
  <w15:commentEx w15:paraId="191DD6E4" w15:done="1"/>
  <w15:commentEx w15:paraId="28C9ADB0" w15:paraIdParent="191DD6E4" w15:done="1"/>
  <w15:commentEx w15:paraId="61E7B9B0" w15:paraIdParent="191DD6E4" w15:done="1"/>
  <w15:commentEx w15:paraId="5C191001" w15:done="1"/>
  <w15:commentEx w15:paraId="5ACA159A" w15:done="1"/>
  <w15:commentEx w15:paraId="0B1F93B0" w15:paraIdParent="5ACA159A" w15:done="1"/>
  <w15:commentEx w15:paraId="15AB9929" w15:done="1"/>
  <w15:commentEx w15:paraId="731F76CF" w15:paraIdParent="15AB9929" w15:done="1"/>
  <w15:commentEx w15:paraId="3A49B6CC" w15:paraIdParent="15AB9929" w15:done="1"/>
  <w15:commentEx w15:paraId="4887D2C0" w15:done="1"/>
  <w15:commentEx w15:paraId="1DACE82B" w15:done="1"/>
  <w15:commentEx w15:paraId="07F6C2AF" w15:done="0"/>
  <w15:commentEx w15:paraId="158DA1B2" w15:done="0"/>
  <w15:commentEx w15:paraId="5DD6CFB2" w15:done="0"/>
  <w15:commentEx w15:paraId="0402ECD6" w15:paraIdParent="5DD6CFB2" w15:done="0"/>
  <w15:commentEx w15:paraId="14EAC7F8" w15:done="1"/>
  <w15:commentEx w15:paraId="0E062294" w15:done="1"/>
  <w15:commentEx w15:paraId="1C69450F" w15:done="1"/>
  <w15:commentEx w15:paraId="0D8B1A42" w15:done="0"/>
  <w15:commentEx w15:paraId="2C7B063B" w15:paraIdParent="0D8B1A42" w15:done="0"/>
  <w15:commentEx w15:paraId="2381AF78" w15:paraIdParent="0D8B1A42" w15:done="0"/>
  <w15:commentEx w15:paraId="06AADE61" w15:done="1"/>
  <w15:commentEx w15:paraId="6421D3A7" w15:done="1"/>
  <w15:commentEx w15:paraId="00C19227" w15:done="1"/>
  <w15:commentEx w15:paraId="1D108589" w15:done="1"/>
  <w15:commentEx w15:paraId="1DDFA86C" w15:paraIdParent="1D108589" w15:done="1"/>
  <w15:commentEx w15:paraId="78286AE4" w15:paraIdParent="1D108589" w15:done="1"/>
  <w15:commentEx w15:paraId="3E25C6AD" w15:paraIdParent="1D108589" w15:done="1"/>
  <w15:commentEx w15:paraId="284CF96F" w15:done="1"/>
  <w15:commentEx w15:paraId="2C09F061" w15:done="1"/>
  <w15:commentEx w15:paraId="14577B4A" w15:done="1"/>
  <w15:commentEx w15:paraId="7B2190FF" w15:done="1"/>
  <w15:commentEx w15:paraId="51C4774A" w15:done="1"/>
  <w15:commentEx w15:paraId="792142A6" w15:done="1"/>
  <w15:commentEx w15:paraId="0C06C24F" w15:done="0"/>
  <w15:commentEx w15:paraId="7A5908AB" w15:done="1"/>
  <w15:commentEx w15:paraId="44AE7C43" w15:done="1"/>
  <w15:commentEx w15:paraId="74E1DECB" w15:done="1"/>
  <w15:commentEx w15:paraId="182D0464" w15:done="1"/>
  <w15:commentEx w15:paraId="120E2083" w15:done="1"/>
  <w15:commentEx w15:paraId="4301ED33" w15:done="1"/>
  <w15:commentEx w15:paraId="3BF58C6D" w15:done="0"/>
  <w15:commentEx w15:paraId="561915B3" w15:done="0"/>
  <w15:commentEx w15:paraId="1B6267A5" w15:done="0"/>
  <w15:commentEx w15:paraId="292EE2D5" w15:done="1"/>
  <w15:commentEx w15:paraId="06C0E092" w15:done="1"/>
  <w15:commentEx w15:paraId="3073F6B0" w15:done="0"/>
  <w15:commentEx w15:paraId="6BCB99DF" w15:done="0"/>
  <w15:commentEx w15:paraId="7AB769F5" w15:paraIdParent="6BCB99DF" w15:done="0"/>
  <w15:commentEx w15:paraId="7CDAFB57" w15:done="1"/>
  <w15:commentEx w15:paraId="49546D09" w15:done="0"/>
  <w15:commentEx w15:paraId="2AFC6CF6" w15:paraIdParent="49546D09" w15:done="0"/>
  <w15:commentEx w15:paraId="77E93835" w15:done="0"/>
  <w15:commentEx w15:paraId="491E2FFB" w15:done="0"/>
  <w15:commentEx w15:paraId="665DF9A1" w15:paraIdParent="491E2FFB" w15:done="0"/>
  <w15:commentEx w15:paraId="26238B39" w15:done="0"/>
  <w15:commentEx w15:paraId="3CA0D7C8" w15:done="1"/>
  <w15:commentEx w15:paraId="0182F7D7" w15:done="0"/>
  <w15:commentEx w15:paraId="186AA0F7" w15:done="1"/>
  <w15:commentEx w15:paraId="4DADDD80" w15:done="1"/>
  <w15:commentEx w15:paraId="22175E91" w15:done="1"/>
  <w15:commentEx w15:paraId="5BCBAA79" w15:done="1"/>
  <w15:commentEx w15:paraId="2F57BDA6" w15:done="1"/>
  <w15:commentEx w15:paraId="54134D0A" w15:done="1"/>
  <w15:commentEx w15:paraId="090321C1" w15:paraIdParent="54134D0A" w15:done="1"/>
  <w15:commentEx w15:paraId="037F5A45" w15:done="1"/>
  <w15:commentEx w15:paraId="7C0E2888" w15:paraIdParent="037F5A45" w15:done="1"/>
  <w15:commentEx w15:paraId="47B6B02E" w15:done="1"/>
  <w15:commentEx w15:paraId="4691A782" w15:paraIdParent="47B6B02E" w15:done="1"/>
  <w15:commentEx w15:paraId="626D28B7" w15:paraIdParent="47B6B02E" w15:done="1"/>
  <w15:commentEx w15:paraId="5CD3F50D" w15:done="1"/>
  <w15:commentEx w15:paraId="35DEC75E" w15:paraIdParent="5CD3F50D" w15:done="1"/>
  <w15:commentEx w15:paraId="3B8F7620" w15:done="1"/>
  <w15:commentEx w15:paraId="09B38857" w15:paraIdParent="3B8F7620" w15:done="1"/>
  <w15:commentEx w15:paraId="20F10B18" w15:paraIdParent="3B8F7620" w15:done="1"/>
  <w15:commentEx w15:paraId="62C9EBB7" w15:paraIdParent="3B8F7620" w15:done="1"/>
  <w15:commentEx w15:paraId="0E4D5C66" w15:done="1"/>
  <w15:commentEx w15:paraId="48DE636F" w15:done="1"/>
  <w15:commentEx w15:paraId="169983E0" w15:done="1"/>
  <w15:commentEx w15:paraId="1A64E718" w15:done="1"/>
  <w15:commentEx w15:paraId="389B5590" w15:done="0"/>
  <w15:commentEx w15:paraId="3A2E40FE" w15:done="0"/>
  <w15:commentEx w15:paraId="5648FACF" w15:done="1"/>
  <w15:commentEx w15:paraId="48CAB60F" w15:paraIdParent="5648FACF" w15:done="1"/>
  <w15:commentEx w15:paraId="23B735A4" w15:done="1"/>
  <w15:commentEx w15:paraId="4691A666" w15:paraIdParent="23B735A4" w15:done="1"/>
  <w15:commentEx w15:paraId="5CA97E61" w15:paraIdParent="23B735A4" w15:done="1"/>
  <w15:commentEx w15:paraId="4959E1DF" w15:done="0"/>
  <w15:commentEx w15:paraId="6D623B95" w15:done="1"/>
  <w15:commentEx w15:paraId="17659DA1" w15:done="1"/>
  <w15:commentEx w15:paraId="428BBC70" w15:done="1"/>
  <w15:commentEx w15:paraId="1F3B69B3" w15:done="1"/>
  <w15:commentEx w15:paraId="69FE6E55" w15:done="1"/>
  <w15:commentEx w15:paraId="29A222A9" w15:done="1"/>
  <w15:commentEx w15:paraId="6AD2AED1" w15:done="1"/>
  <w15:commentEx w15:paraId="028149B9" w15:paraIdParent="6AD2AED1" w15:done="1"/>
  <w15:commentEx w15:paraId="086CA749" w15:done="1"/>
  <w15:commentEx w15:paraId="77B6696C" w15:paraIdParent="086CA749" w15:done="1"/>
  <w15:commentEx w15:paraId="1835B6BE" w15:done="1"/>
  <w15:commentEx w15:paraId="1B801549" w15:done="1"/>
  <w15:commentEx w15:paraId="1742B944" w15:done="1"/>
  <w15:commentEx w15:paraId="4691123E" w15:done="1"/>
  <w15:commentEx w15:paraId="1CE81906" w15:done="1"/>
  <w15:commentEx w15:paraId="507C810C" w15:paraIdParent="1CE81906" w15:done="1"/>
  <w15:commentEx w15:paraId="2D23C641" w15:paraIdParent="1CE81906" w15:done="1"/>
  <w15:commentEx w15:paraId="7C32CBE8" w15:done="1"/>
  <w15:commentEx w15:paraId="39CC8F33" w15:done="1"/>
  <w15:commentEx w15:paraId="48B9090A" w15:done="1"/>
  <w15:commentEx w15:paraId="487646A1" w15:done="1"/>
  <w15:commentEx w15:paraId="18AA2116" w15:done="1"/>
  <w15:commentEx w15:paraId="35613F38" w15:done="1"/>
  <w15:commentEx w15:paraId="010D8688" w15:paraIdParent="35613F38" w15:done="1"/>
  <w15:commentEx w15:paraId="7452F165" w15:done="1"/>
  <w15:commentEx w15:paraId="430EE7A7" w15:done="1"/>
  <w15:commentEx w15:paraId="4C82D5CF" w15:paraIdParent="430EE7A7" w15:done="1"/>
  <w15:commentEx w15:paraId="1DECD98E" w15:done="1"/>
  <w15:commentEx w15:paraId="15333CDE" w15:done="1"/>
  <w15:commentEx w15:paraId="2956EBDE" w15:done="1"/>
  <w15:commentEx w15:paraId="6FD157D9" w15:done="1"/>
  <w15:commentEx w15:paraId="009E8C01" w15:done="1"/>
  <w15:commentEx w15:paraId="28799D2C" w15:paraIdParent="009E8C01" w15:done="1"/>
  <w15:commentEx w15:paraId="07F86400" w15:done="1"/>
  <w15:commentEx w15:paraId="5061B2E3" w15:done="1"/>
  <w15:commentEx w15:paraId="220D2C76" w15:done="1"/>
  <w15:commentEx w15:paraId="7DF97D7D" w15:done="1"/>
  <w15:commentEx w15:paraId="1FF43C91" w15:done="1"/>
  <w15:commentEx w15:paraId="7C5E7ACA" w15:done="1"/>
  <w15:commentEx w15:paraId="65CB6948" w15:paraIdParent="7C5E7ACA" w15:done="1"/>
  <w15:commentEx w15:paraId="46339061" w15:done="1"/>
  <w15:commentEx w15:paraId="45A94064" w15:done="1"/>
  <w15:commentEx w15:paraId="5B0F987F" w15:paraIdParent="45A94064" w15:done="1"/>
  <w15:commentEx w15:paraId="4BBEC5B4" w15:done="1"/>
  <w15:commentEx w15:paraId="3CBE3868" w15:done="1"/>
  <w15:commentEx w15:paraId="0F5DDD43" w15:done="1"/>
  <w15:commentEx w15:paraId="24FDB33B" w15:done="0"/>
  <w15:commentEx w15:paraId="446907C6" w15:paraIdParent="24FDB33B" w15:done="0"/>
  <w15:commentEx w15:paraId="29A66DDC" w15:paraIdParent="24FDB33B" w15:done="0"/>
  <w15:commentEx w15:paraId="36576D01" w15:done="1"/>
  <w15:commentEx w15:paraId="35376966" w15:done="1"/>
  <w15:commentEx w15:paraId="4ADF0675" w15:paraIdParent="35376966" w15:done="1"/>
  <w15:commentEx w15:paraId="62F5C78C" w15:done="0"/>
  <w15:commentEx w15:paraId="6BC65812" w15:done="0"/>
  <w15:commentEx w15:paraId="332D9563" w15:paraIdParent="6BC65812" w15:done="0"/>
  <w15:commentEx w15:paraId="76C8D1B3" w15:done="1"/>
  <w15:commentEx w15:paraId="44040703" w15:done="1"/>
  <w15:commentEx w15:paraId="3E420868" w15:done="0"/>
  <w15:commentEx w15:paraId="7A161798" w15:done="0"/>
  <w15:commentEx w15:paraId="2C017631" w15:done="0"/>
  <w15:commentEx w15:paraId="36100F38" w15:done="0"/>
  <w15:commentEx w15:paraId="2B444EE4" w15:done="0"/>
  <w15:commentEx w15:paraId="76A1E804" w15:done="0"/>
  <w15:commentEx w15:paraId="12B4AFD7" w15:done="0"/>
  <w15:commentEx w15:paraId="31BE8FC8" w15:done="0"/>
  <w15:commentEx w15:paraId="5A08B8B9" w15:done="0"/>
  <w15:commentEx w15:paraId="0D092D30" w15:done="0"/>
  <w15:commentEx w15:paraId="4F6D9575" w15:done="0"/>
  <w15:commentEx w15:paraId="111FDB18" w15:done="0"/>
  <w15:commentEx w15:paraId="52110513" w15:done="1"/>
  <w15:commentEx w15:paraId="656A159F" w15:done="0"/>
  <w15:commentEx w15:paraId="14A6062D" w15:done="1"/>
  <w15:commentEx w15:paraId="6D4B48E3" w15:done="0"/>
  <w15:commentEx w15:paraId="6DA0297F" w15:done="0"/>
  <w15:commentEx w15:paraId="52FF36BF" w15:done="0"/>
  <w15:commentEx w15:paraId="2F53084A" w15:done="0"/>
  <w15:commentEx w15:paraId="4A734D5E" w15:done="0"/>
  <w15:commentEx w15:paraId="53049602" w15:done="0"/>
  <w15:commentEx w15:paraId="107B6875" w15:done="0"/>
  <w15:commentEx w15:paraId="6DFC528A" w15:done="0"/>
  <w15:commentEx w15:paraId="4440A65C" w15:done="0"/>
  <w15:commentEx w15:paraId="4B27D801" w15:done="0"/>
  <w15:commentEx w15:paraId="16F76C36" w15:done="0"/>
  <w15:commentEx w15:paraId="5500DAB6" w15:done="0"/>
  <w15:commentEx w15:paraId="637BEDB1" w15:done="0"/>
  <w15:commentEx w15:paraId="243AC482" w15:done="0"/>
  <w15:commentEx w15:paraId="7237AC36" w15:done="0"/>
  <w15:commentEx w15:paraId="74B246A8" w15:done="0"/>
  <w15:commentEx w15:paraId="61AC8DD7" w15:done="0"/>
  <w15:commentEx w15:paraId="010BC082" w15:done="0"/>
  <w15:commentEx w15:paraId="6D32B570" w15:done="0"/>
  <w15:commentEx w15:paraId="3140C83A" w15:done="0"/>
  <w15:commentEx w15:paraId="2DA5D02A" w15:done="0"/>
  <w15:commentEx w15:paraId="0D7E31B0" w15:done="0"/>
  <w15:commentEx w15:paraId="3B5CDE45" w15:paraIdParent="0D7E31B0" w15:done="0"/>
  <w15:commentEx w15:paraId="54285E51" w15:done="0"/>
  <w15:commentEx w15:paraId="74BA41EE" w15:done="0"/>
  <w15:commentEx w15:paraId="7D41E413" w15:done="0"/>
  <w15:commentEx w15:paraId="7EB6DA13" w15:done="0"/>
  <w15:commentEx w15:paraId="4A9D048D" w15:done="0"/>
  <w15:commentEx w15:paraId="051ABC41" w15:done="0"/>
  <w15:commentEx w15:paraId="5EFDEC04" w15:done="0"/>
  <w15:commentEx w15:paraId="05CC8E12" w15:done="0"/>
  <w15:commentEx w15:paraId="535581F4" w15:done="0"/>
  <w15:commentEx w15:paraId="3BDDF775" w15:done="0"/>
  <w15:commentEx w15:paraId="52225003" w15:done="0"/>
  <w15:commentEx w15:paraId="2C72668D" w15:done="0"/>
  <w15:commentEx w15:paraId="2B04D4A3" w15:done="0"/>
  <w15:commentEx w15:paraId="54AAE7DB" w15:done="0"/>
  <w15:commentEx w15:paraId="3A8880E8" w15:done="1"/>
  <w15:commentEx w15:paraId="55EEDE42" w15:done="0"/>
  <w15:commentEx w15:paraId="277C406B" w15:done="0"/>
  <w15:commentEx w15:paraId="38025BC8" w15:done="0"/>
  <w15:commentEx w15:paraId="69523174" w15:done="0"/>
  <w15:commentEx w15:paraId="33E20BB2" w15:done="0"/>
  <w15:commentEx w15:paraId="2CF5A51F" w15:done="0"/>
  <w15:commentEx w15:paraId="6C1E7408" w15:done="0"/>
  <w15:commentEx w15:paraId="65BBF5F3" w15:done="1"/>
  <w15:commentEx w15:paraId="489F8041" w15:done="0"/>
  <w15:commentEx w15:paraId="6BC42D32" w15:done="0"/>
  <w15:commentEx w15:paraId="67C25192" w15:done="0"/>
  <w15:commentEx w15:paraId="5932B3FB" w15:done="0"/>
  <w15:commentEx w15:paraId="5EA89E6F" w15:done="1"/>
  <w15:commentEx w15:paraId="05D2FA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7A6D53" w16cex:dateUtc="2026-06-09T20:08:00Z"/>
  <w16cex:commentExtensible w16cex:durableId="512D665F" w16cex:dateUtc="2026-06-13T17:10:00Z"/>
  <w16cex:commentExtensible w16cex:durableId="71F24D43" w16cex:dateUtc="2026-06-13T12:01:00Z"/>
  <w16cex:commentExtensible w16cex:durableId="0458994D" w16cex:dateUtc="2026-06-13T20:16:00Z"/>
  <w16cex:commentExtensible w16cex:durableId="26F96702" w16cex:dateUtc="2026-06-13T12:03:00Z"/>
  <w16cex:commentExtensible w16cex:durableId="4AB6A759" w16cex:dateUtc="2026-06-12T09:41:00Z"/>
  <w16cex:commentExtensible w16cex:durableId="0D25E37A" w16cex:dateUtc="2026-06-13T08:01:00Z"/>
  <w16cex:commentExtensible w16cex:durableId="359FC679" w16cex:dateUtc="2026-06-13T12:02:00Z"/>
  <w16cex:commentExtensible w16cex:durableId="293B3A1A" w16cex:dateUtc="2026-06-13T12:03:00Z"/>
  <w16cex:commentExtensible w16cex:durableId="7F52E94F" w16cex:dateUtc="2026-06-07T14:03:00Z"/>
  <w16cex:commentExtensible w16cex:durableId="469653EF" w16cex:dateUtc="2026-06-12T07:49:00Z"/>
  <w16cex:commentExtensible w16cex:durableId="332BD0B1" w16cex:dateUtc="2026-06-13T08:06:00Z"/>
  <w16cex:commentExtensible w16cex:durableId="4D529212" w16cex:dateUtc="2026-06-07T20:29:00Z"/>
  <w16cex:commentExtensible w16cex:durableId="349C5EED" w16cex:dateUtc="2026-06-12T09:40:00Z"/>
  <w16cex:commentExtensible w16cex:durableId="70E83BF5" w16cex:dateUtc="2026-06-13T09:39:00Z"/>
  <w16cex:commentExtensible w16cex:durableId="2EAF02D7" w16cex:dateUtc="2026-06-13T09:18:00Z"/>
  <w16cex:commentExtensible w16cex:durableId="6B314ADF" w16cex:dateUtc="2026-06-09T16:50:00Z">
    <w16cex:extLst>
      <w16:ext w16:uri="{CE6994B0-6A32-4C9F-8C6B-6E91EDA988CE}">
        <cr:reactions xmlns:cr="http://schemas.microsoft.com/office/comments/2020/reactions">
          <cr:reaction reactionType="1">
            <cr:reactionInfo dateUtc="2026-06-12T07:49:32Z">
              <cr:user userId="S::s.beninger@nyenrode.nl::fe321bd3-d1d7-4fd6-8a80-9b12921aea2e" userProvider="AD" userName="Beninger, Stefanie"/>
            </cr:reactionInfo>
          </cr:reaction>
        </cr:reactions>
      </w16:ext>
    </w16cex:extLst>
  </w16cex:commentExtensible>
  <w16cex:commentExtensible w16cex:durableId="623DD5F4" w16cex:dateUtc="2026-06-13T09:12:00Z"/>
  <w16cex:commentExtensible w16cex:durableId="2F207FED">
    <w16cex:extLst>
      <w16:ext w16:uri="{CE6994B0-6A32-4C9F-8C6B-6E91EDA988CE}">
        <cr:reactions xmlns:cr="http://schemas.microsoft.com/office/comments/2020/reactions">
          <cr:reaction reactionType="1">
            <cr:reactionInfo dateUtc="2026-06-06T20:38:22Z">
              <cr:user userId="S::d.luttik@my.nyenrode.nl::1793cd2c-2cfd-4375-90c5-6702ae82a13b" userProvider="AD" userName="Luttik, Daan"/>
            </cr:reactionInfo>
          </cr:reaction>
        </cr:reactions>
      </w16:ext>
    </w16cex:extLst>
  </w16cex:commentExtensible>
  <w16cex:commentExtensible w16cex:durableId="19A5AE22" w16cex:dateUtc="2026-06-07T18:50:00Z"/>
  <w16cex:commentExtensible w16cex:durableId="31A79537" w16cex:dateUtc="2026-06-12T07:51:00Z"/>
  <w16cex:commentExtensible w16cex:durableId="4CA20F86">
    <w16cex:extLst>
      <w16:ext w16:uri="{CE6994B0-6A32-4C9F-8C6B-6E91EDA988CE}">
        <cr:reactions xmlns:cr="http://schemas.microsoft.com/office/comments/2020/reactions">
          <cr:reaction reactionType="1">
            <cr:reactionInfo dateUtc="2026-06-07T18:51:41Z">
              <cr:user userId="S::d.luttik@my.nyenrode.nl::1793cd2c-2cfd-4375-90c5-6702ae82a13b" userProvider="AD" userName="Luttik, Daan"/>
            </cr:reactionInfo>
          </cr:reaction>
        </cr:reactions>
      </w16:ext>
    </w16cex:extLst>
  </w16cex:commentExtensible>
  <w16cex:commentExtensible w16cex:durableId="0157785C" w16cex:dateUtc="2026-06-07T18:52:00Z"/>
  <w16cex:commentExtensible w16cex:durableId="38106109" w16cex:dateUtc="2026-06-12T07:54:00Z"/>
  <w16cex:commentExtensible w16cex:durableId="22B80CF1" w16cex:dateUtc="2026-06-13T08:44:00Z"/>
  <w16cex:commentExtensible w16cex:durableId="269B514D">
    <w16cex:extLst>
      <w16:ext w16:uri="{CE6994B0-6A32-4C9F-8C6B-6E91EDA988CE}">
        <cr:reactions xmlns:cr="http://schemas.microsoft.com/office/comments/2020/reactions">
          <cr:reaction reactionType="1">
            <cr:reactionInfo dateUtc="2026-06-07T18:56:05Z">
              <cr:user userId="S::d.luttik@my.nyenrode.nl::1793cd2c-2cfd-4375-90c5-6702ae82a13b" userProvider="AD" userName="Luttik, Daan"/>
            </cr:reactionInfo>
          </cr:reaction>
        </cr:reactions>
      </w16:ext>
    </w16cex:extLst>
  </w16cex:commentExtensible>
  <w16cex:commentExtensible w16cex:durableId="509A2D7D">
    <w16cex:extLst>
      <w16:ext w16:uri="{CE6994B0-6A32-4C9F-8C6B-6E91EDA988CE}">
        <cr:reactions xmlns:cr="http://schemas.microsoft.com/office/comments/2020/reactions">
          <cr:reaction reactionType="1">
            <cr:reactionInfo dateUtc="2026-06-07T18:47:53Z">
              <cr:user userId="S::d.luttik@my.nyenrode.nl::1793cd2c-2cfd-4375-90c5-6702ae82a13b" userProvider="AD" userName="Luttik, Daan"/>
            </cr:reactionInfo>
          </cr:reaction>
        </cr:reactions>
      </w16:ext>
    </w16cex:extLst>
  </w16cex:commentExtensible>
  <w16cex:commentExtensible w16cex:durableId="5E642755" w16cex:dateUtc="2026-06-09T17:10:00Z"/>
  <w16cex:commentExtensible w16cex:durableId="6ED1AD51" w16cex:dateUtc="2026-06-12T07:55:00Z"/>
  <w16cex:commentExtensible w16cex:durableId="4B8E0F57" w16cex:dateUtc="2026-06-11T17:46:00Z"/>
  <w16cex:commentExtensible w16cex:durableId="4B7E8062" w16cex:dateUtc="2026-06-12T07:56:00Z"/>
  <w16cex:commentExtensible w16cex:durableId="41015963" w16cex:dateUtc="2026-06-07T19:20:00Z">
    <w16cex:extLst>
      <w16:ext w16:uri="{CE6994B0-6A32-4C9F-8C6B-6E91EDA988CE}">
        <cr:reactions xmlns:cr="http://schemas.microsoft.com/office/comments/2020/reactions">
          <cr:reaction reactionType="1">
            <cr:reactionInfo dateUtc="2026-06-12T07:55:40Z">
              <cr:user userId="S::s.beninger@nyenrode.nl::fe321bd3-d1d7-4fd6-8a80-9b12921aea2e" userProvider="AD" userName="Beninger, Stefanie"/>
            </cr:reactionInfo>
          </cr:reaction>
        </cr:reactions>
      </w16:ext>
    </w16cex:extLst>
  </w16cex:commentExtensible>
  <w16cex:commentExtensible w16cex:durableId="16F472C9" w16cex:dateUtc="2026-06-08T20:17:00Z"/>
  <w16cex:commentExtensible w16cex:durableId="111AAC86" w16cex:dateUtc="2026-06-12T07:57:00Z"/>
  <w16cex:commentExtensible w16cex:durableId="695A455D" w16cex:dateUtc="2026-06-07T18:32:00Z"/>
  <w16cex:commentExtensible w16cex:durableId="5FAE51FB">
    <w16cex:extLst>
      <w16:ext w16:uri="{CE6994B0-6A32-4C9F-8C6B-6E91EDA988CE}">
        <cr:reactions xmlns:cr="http://schemas.microsoft.com/office/comments/2020/reactions">
          <cr:reaction reactionType="1">
            <cr:reactionInfo dateUtc="2026-06-07T18:45:32Z">
              <cr:user userId="S::d.luttik@my.nyenrode.nl::1793cd2c-2cfd-4375-90c5-6702ae82a13b" userProvider="AD" userName="Luttik, Daan"/>
            </cr:reactionInfo>
          </cr:reaction>
        </cr:reactions>
      </w16:ext>
    </w16cex:extLst>
  </w16cex:commentExtensible>
  <w16cex:commentExtensible w16cex:durableId="01F51D8C" w16cex:dateUtc="2026-06-13T07:19:00Z"/>
  <w16cex:commentExtensible w16cex:durableId="3342E789" w16cex:dateUtc="2026-06-12T07:59:00Z"/>
  <w16cex:commentExtensible w16cex:durableId="5C4EAF73" w16cex:dateUtc="2026-06-07T19:24:00Z"/>
  <w16cex:commentExtensible w16cex:durableId="4CFA4DAE" w16cex:dateUtc="2026-06-12T07:58:00Z"/>
  <w16cex:commentExtensible w16cex:durableId="6CB94E6D" w16cex:dateUtc="2026-06-09T19:47:00Z"/>
  <w16cex:commentExtensible w16cex:durableId="6AC543F1" w16cex:dateUtc="2026-06-12T08:00:00Z"/>
  <w16cex:commentExtensible w16cex:durableId="14AEC299" w16cex:dateUtc="2026-06-07T19:26:00Z"/>
  <w16cex:commentExtensible w16cex:durableId="0000A0F1" w16cex:dateUtc="2026-06-07T19:26:00Z"/>
  <w16cex:commentExtensible w16cex:durableId="0E5D673B" w16cex:dateUtc="2026-06-12T08:23:00Z"/>
  <w16cex:commentExtensible w16cex:durableId="710C937A" w16cex:dateUtc="2026-06-10T11:40:00Z"/>
  <w16cex:commentExtensible w16cex:durableId="751BE835" w16cex:dateUtc="2026-06-10T11:40:00Z">
    <w16cex:extLst>
      <w16:ext w16:uri="{CE6994B0-6A32-4C9F-8C6B-6E91EDA988CE}">
        <cr:reactions xmlns:cr="http://schemas.microsoft.com/office/comments/2020/reactions">
          <cr:reaction reactionType="1">
            <cr:reactionInfo dateUtc="2026-06-12T08:44:13Z">
              <cr:user userId="S::d.luttik@my.nyenrode.nl::1793cd2c-2cfd-4375-90c5-6702ae82a13b" userProvider="AD" userName="Luttik, Daan"/>
            </cr:reactionInfo>
          </cr:reaction>
        </cr:reactions>
      </w16:ext>
    </w16cex:extLst>
  </w16cex:commentExtensible>
  <w16cex:commentExtensible w16cex:durableId="00D4FC71" w16cex:dateUtc="2026-06-10T11:41:00Z"/>
  <w16cex:commentExtensible w16cex:durableId="51582393" w16cex:dateUtc="2026-06-10T12:12:00Z"/>
  <w16cex:commentExtensible w16cex:durableId="3DBBC58F" w16cex:dateUtc="2026-06-12T08:23:00Z"/>
  <w16cex:commentExtensible w16cex:durableId="36B44653" w16cex:dateUtc="2026-06-12T17:26:00Z"/>
  <w16cex:commentExtensible w16cex:durableId="0DB35D75" w16cex:dateUtc="2026-06-10T11:41:00Z"/>
  <w16cex:commentExtensible w16cex:durableId="44E461D0" w16cex:dateUtc="2026-06-13T12:10:00Z"/>
  <w16cex:commentExtensible w16cex:durableId="55CC7EA3" w16cex:dateUtc="2026-06-13T12:10:00Z"/>
  <w16cex:commentExtensible w16cex:durableId="1E8461E3" w16cex:dateUtc="2026-06-10T11:48:00Z"/>
  <w16cex:commentExtensible w16cex:durableId="721EEDEB" w16cex:dateUtc="2026-06-10T11:46:00Z"/>
  <w16cex:commentExtensible w16cex:durableId="61D318E9" w16cex:dateUtc="2026-06-10T11:47:00Z"/>
  <w16cex:commentExtensible w16cex:durableId="6715EC2D" w16cex:dateUtc="2026-06-10T11:47:00Z"/>
  <w16cex:commentExtensible w16cex:durableId="439FF13F" w16cex:dateUtc="2026-06-10T13:04:00Z"/>
  <w16cex:commentExtensible w16cex:durableId="1E022A37" w16cex:dateUtc="2026-06-12T21:39:00Z"/>
  <w16cex:commentExtensible w16cex:durableId="29BD8721" w16cex:dateUtc="2026-06-13T12:12:00Z"/>
  <w16cex:commentExtensible w16cex:durableId="0F1D818C" w16cex:dateUtc="2026-06-10T11:54:00Z"/>
  <w16cex:commentExtensible w16cex:durableId="3E40D086" w16cex:dateUtc="2026-06-10T11:49:00Z"/>
  <w16cex:commentExtensible w16cex:durableId="1C14FE40" w16cex:dateUtc="2026-06-10T11:50:00Z"/>
  <w16cex:commentExtensible w16cex:durableId="1340CF10" w16cex:dateUtc="2026-06-11T17:50:00Z"/>
  <w16cex:commentExtensible w16cex:durableId="7B3126F6" w16cex:dateUtc="2026-06-12T07:56:00Z"/>
  <w16cex:commentExtensible w16cex:durableId="6ACD1D8B" w16cex:dateUtc="2026-06-12T08:24:00Z">
    <w16cex:extLst>
      <w16:ext w16:uri="{CE6994B0-6A32-4C9F-8C6B-6E91EDA988CE}">
        <cr:reactions xmlns:cr="http://schemas.microsoft.com/office/comments/2020/reactions">
          <cr:reaction reactionType="1">
            <cr:reactionInfo dateUtc="2026-06-12T08:57:19Z">
              <cr:user userId="S::d.luttik@my.nyenrode.nl::1793cd2c-2cfd-4375-90c5-6702ae82a13b" userProvider="AD" userName="Luttik, Daan"/>
            </cr:reactionInfo>
          </cr:reaction>
        </cr:reactions>
      </w16:ext>
    </w16cex:extLst>
  </w16cex:commentExtensible>
  <w16cex:commentExtensible w16cex:durableId="4A0801EC" w16cex:dateUtc="2026-06-10T11:50:00Z"/>
  <w16cex:commentExtensible w16cex:durableId="0D2C3A84" w16cex:dateUtc="2026-06-12T22:02:00Z"/>
  <w16cex:commentExtensible w16cex:durableId="4C07F469" w16cex:dateUtc="2026-06-12T09:34:00Z"/>
  <w16cex:commentExtensible w16cex:durableId="3D709668" w16cex:dateUtc="2026-06-12T09:44:00Z"/>
  <w16cex:commentExtensible w16cex:durableId="725C0B50" w16cex:dateUtc="2026-06-12T21:45:00Z"/>
  <w16cex:commentExtensible w16cex:durableId="67F091AB" w16cex:dateUtc="2026-06-13T12:14:00Z"/>
  <w16cex:commentExtensible w16cex:durableId="0990ED94" w16cex:dateUtc="2026-06-12T13:33:00Z"/>
  <w16cex:commentExtensible w16cex:durableId="14223475" w16cex:dateUtc="2026-06-12T20:15:00Z"/>
  <w16cex:commentExtensible w16cex:durableId="4B46021E" w16cex:dateUtc="2026-06-13T12:16:00Z"/>
  <w16cex:commentExtensible w16cex:durableId="43071D4E" w16cex:dateUtc="2026-06-13T12:17:00Z"/>
  <w16cex:commentExtensible w16cex:durableId="1FE14087" w16cex:dateUtc="2026-06-10T12:26:00Z"/>
  <w16cex:commentExtensible w16cex:durableId="5A424C3C" w16cex:dateUtc="2026-06-12T09:03:00Z"/>
  <w16cex:commentExtensible w16cex:durableId="06E3F178" w16cex:dateUtc="2026-06-12T09:11:00Z"/>
  <w16cex:commentExtensible w16cex:durableId="52D1C223" w16cex:dateUtc="2026-06-12T14:10:00Z"/>
  <w16cex:commentExtensible w16cex:durableId="1BF9CFB4" w16cex:dateUtc="2026-06-12T14:10:00Z"/>
  <w16cex:commentExtensible w16cex:durableId="2734689B" w16cex:dateUtc="2026-06-13T12:21:00Z"/>
  <w16cex:commentExtensible w16cex:durableId="57522AF0" w16cex:dateUtc="2026-06-11T19:03:00Z"/>
  <w16cex:commentExtensible w16cex:durableId="579D3876" w16cex:dateUtc="2026-06-10T12:37:00Z"/>
  <w16cex:commentExtensible w16cex:durableId="778B2822" w16cex:dateUtc="2026-06-13T12:23:00Z"/>
  <w16cex:commentExtensible w16cex:durableId="54F9D81F" w16cex:dateUtc="2026-06-13T12:23:00Z"/>
  <w16cex:commentExtensible w16cex:durableId="2A74231B" w16cex:dateUtc="2026-06-10T12:43:00Z"/>
  <w16cex:commentExtensible w16cex:durableId="06CBEFE6" w16cex:dateUtc="2026-06-13T12:25:00Z"/>
  <w16cex:commentExtensible w16cex:durableId="78BFB185" w16cex:dateUtc="2026-06-10T12:45:00Z"/>
  <w16cex:commentExtensible w16cex:durableId="0020A3A2" w16cex:dateUtc="2026-06-12T21:34:00Z"/>
  <w16cex:commentExtensible w16cex:durableId="0B9C1A5D" w16cex:dateUtc="2026-06-10T12:44:00Z"/>
  <w16cex:commentExtensible w16cex:durableId="6AC6308C" w16cex:dateUtc="2026-06-10T12:44:00Z"/>
  <w16cex:commentExtensible w16cex:durableId="36DBF2CA" w16cex:dateUtc="2026-06-10T12:45:00Z"/>
  <w16cex:commentExtensible w16cex:durableId="73DA34DA" w16cex:dateUtc="2026-06-06T19:39:00Z"/>
  <w16cex:commentExtensible w16cex:durableId="6314477C" w16cex:dateUtc="2026-06-12T09:40:00Z"/>
  <w16cex:commentExtensible w16cex:durableId="3DDA4329" w16cex:dateUtc="2026-06-12T21:32:00Z"/>
  <w16cex:commentExtensible w16cex:durableId="1D4070E7" w16cex:dateUtc="2026-06-13T12:29:00Z"/>
  <w16cex:commentExtensible w16cex:durableId="03842123" w16cex:dateUtc="2026-06-11T19:04:00Z"/>
  <w16cex:commentExtensible w16cex:durableId="0BD85472" w16cex:dateUtc="2026-06-12T21:33:00Z"/>
  <w16cex:commentExtensible w16cex:durableId="57A2FC46" w16cex:dateUtc="2026-06-10T13:03:00Z"/>
  <w16cex:commentExtensible w16cex:durableId="50559513" w16cex:dateUtc="2026-06-09T17:07:00Z"/>
  <w16cex:commentExtensible w16cex:durableId="6E13E06C" w16cex:dateUtc="2026-06-10T13:02:00Z"/>
  <w16cex:commentExtensible w16cex:durableId="0D1EB301" w16cex:dateUtc="2026-06-10T13:03:00Z"/>
  <w16cex:commentExtensible w16cex:durableId="488B7985" w16cex:dateUtc="2026-06-10T13:03:00Z"/>
  <w16cex:commentExtensible w16cex:durableId="77CD6387" w16cex:dateUtc="2026-06-10T13:04:00Z"/>
  <w16cex:commentExtensible w16cex:durableId="3848F266" w16cex:dateUtc="2026-06-10T13:04:00Z"/>
  <w16cex:commentExtensible w16cex:durableId="7A7101EF" w16cex:dateUtc="2026-06-10T13:05:00Z"/>
  <w16cex:commentExtensible w16cex:durableId="077D56E5" w16cex:dateUtc="2026-06-10T13:06:00Z"/>
  <w16cex:commentExtensible w16cex:durableId="67B0D06B" w16cex:dateUtc="2026-06-10T13:07:00Z"/>
  <w16cex:commentExtensible w16cex:durableId="4C216402" w16cex:dateUtc="2026-06-10T13:07:00Z"/>
  <w16cex:commentExtensible w16cex:durableId="3F350713" w16cex:dateUtc="2026-06-10T13:07:00Z"/>
  <w16cex:commentExtensible w16cex:durableId="2301C158" w16cex:dateUtc="2026-06-10T13:07:00Z"/>
  <w16cex:commentExtensible w16cex:durableId="7A97541E" w16cex:dateUtc="2026-06-10T13:10:00Z"/>
  <w16cex:commentExtensible w16cex:durableId="5ECECE20" w16cex:dateUtc="2026-06-10T13:11:00Z"/>
  <w16cex:commentExtensible w16cex:durableId="051F895C" w16cex:dateUtc="2026-06-10T13:12:00Z"/>
  <w16cex:commentExtensible w16cex:durableId="3E2AF318" w16cex:dateUtc="2026-06-10T13:12:00Z"/>
  <w16cex:commentExtensible w16cex:durableId="5CD5FBA1" w16cex:dateUtc="2026-06-10T13:12:00Z"/>
  <w16cex:commentExtensible w16cex:durableId="517A8AD0" w16cex:dateUtc="2026-06-10T13:13:00Z"/>
  <w16cex:commentExtensible w16cex:durableId="24C9BC44" w16cex:dateUtc="2026-06-13T12:04:00Z"/>
  <w16cex:commentExtensible w16cex:durableId="253A971C" w16cex:dateUtc="2026-06-10T13:16:00Z"/>
  <w16cex:commentExtensible w16cex:durableId="3F487EF2" w16cex:dateUtc="2026-06-10T13:17:00Z"/>
  <w16cex:commentExtensible w16cex:durableId="261203C0" w16cex:dateUtc="2026-06-12T11:39:00Z"/>
  <w16cex:commentExtensible w16cex:durableId="02EB59E9" w16cex:dateUtc="2026-06-10T13:18:00Z"/>
  <w16cex:commentExtensible w16cex:durableId="7CFD865B" w16cex:dateUtc="2026-06-10T13:18:00Z"/>
  <w16cex:commentExtensible w16cex:durableId="4597AFE3" w16cex:dateUtc="2026-06-10T13:19:00Z"/>
  <w16cex:commentExtensible w16cex:durableId="7C270C6D" w16cex:dateUtc="2026-06-10T13:20:00Z"/>
  <w16cex:commentExtensible w16cex:durableId="50DD7BF5" w16cex:dateUtc="2026-06-10T13:20:00Z"/>
  <w16cex:commentExtensible w16cex:durableId="5620BE7E" w16cex:dateUtc="2026-06-10T13:21:00Z"/>
  <w16cex:commentExtensible w16cex:durableId="4AA7001D" w16cex:dateUtc="2026-06-10T13:22:00Z"/>
  <w16cex:commentExtensible w16cex:durableId="46EAE487" w16cex:dateUtc="2026-06-10T13:22:00Z"/>
  <w16cex:commentExtensible w16cex:durableId="55F2653B" w16cex:dateUtc="2026-06-10T13:22:00Z"/>
  <w16cex:commentExtensible w16cex:durableId="2465B252" w16cex:dateUtc="2026-06-10T13:23:00Z"/>
  <w16cex:commentExtensible w16cex:durableId="5591C5CF" w16cex:dateUtc="2026-06-10T13:24:00Z"/>
  <w16cex:commentExtensible w16cex:durableId="33390208" w16cex:dateUtc="2026-06-10T13:25:00Z"/>
  <w16cex:commentExtensible w16cex:durableId="75D99EE9" w16cex:dateUtc="2026-06-10T13:26:00Z"/>
  <w16cex:commentExtensible w16cex:durableId="5B89CCE8" w16cex:dateUtc="2026-06-10T13:26:00Z"/>
  <w16cex:commentExtensible w16cex:durableId="300D9C02" w16cex:dateUtc="2026-06-10T13:27:00Z"/>
  <w16cex:commentExtensible w16cex:durableId="63E5C0C8" w16cex:dateUtc="2026-06-10T13:27:00Z"/>
  <w16cex:commentExtensible w16cex:durableId="27619190" w16cex:dateUtc="2026-06-10T13:28:00Z"/>
  <w16cex:commentExtensible w16cex:durableId="02A9853F" w16cex:dateUtc="2026-06-10T13:28:00Z"/>
  <w16cex:commentExtensible w16cex:durableId="6C444D28" w16cex:dateUtc="2026-06-10T13:31:00Z"/>
  <w16cex:commentExtensible w16cex:durableId="6F20BE60" w16cex:dateUtc="2026-06-10T13:36:00Z"/>
  <w16cex:commentExtensible w16cex:durableId="5AFF39B2" w16cex:dateUtc="2026-06-10T13:29:00Z"/>
  <w16cex:commentExtensible w16cex:durableId="6B90F659" w16cex:dateUtc="2026-06-10T13:29:00Z"/>
  <w16cex:commentExtensible w16cex:durableId="43EF93D3" w16cex:dateUtc="2026-06-10T13:30:00Z"/>
  <w16cex:commentExtensible w16cex:durableId="602B39AF" w16cex:dateUtc="2026-06-10T13:30:00Z"/>
  <w16cex:commentExtensible w16cex:durableId="0974B017" w16cex:dateUtc="2026-06-10T13:31:00Z"/>
  <w16cex:commentExtensible w16cex:durableId="75016BCA" w16cex:dateUtc="2026-06-10T13:33:00Z"/>
  <w16cex:commentExtensible w16cex:durableId="7F7959F9" w16cex:dateUtc="2026-06-10T13:32:00Z"/>
  <w16cex:commentExtensible w16cex:durableId="6B1DFA73" w16cex:dateUtc="2026-06-10T13:33:00Z"/>
  <w16cex:commentExtensible w16cex:durableId="096A1025" w16cex:dateUtc="2026-06-10T13:33:00Z"/>
  <w16cex:commentExtensible w16cex:durableId="59E28574" w16cex:dateUtc="2026-06-10T13:34:00Z"/>
  <w16cex:commentExtensible w16cex:durableId="251BEF0F" w16cex:dateUtc="2026-06-10T13:34:00Z"/>
  <w16cex:commentExtensible w16cex:durableId="460CC008" w16cex:dateUtc="2026-06-10T13:34:00Z"/>
  <w16cex:commentExtensible w16cex:durableId="1BC0EEC7" w16cex:dateUtc="2026-06-10T13:35:00Z"/>
  <w16cex:commentExtensible w16cex:durableId="09A22176" w16cex:dateUtc="2026-06-10T13:35:00Z"/>
  <w16cex:commentExtensible w16cex:durableId="431DF52F" w16cex:dateUtc="2026-06-09T19:38:00Z"/>
  <w16cex:commentExtensible w16cex:durableId="2BF978E0" w16cex:dateUtc="2026-06-09T19:42:00Z"/>
  <w16cex:commentExtensible w16cex:durableId="25D3871D" w16cex:dateUtc="2026-06-09T19:42:00Z"/>
  <w16cex:commentExtensible w16cex:durableId="28F4A4D6" w16cex:dateUtc="2026-06-09T19:43:00Z"/>
  <w16cex:commentExtensible w16cex:durableId="7B674536" w16cex:dateUtc="2026-06-09T19:43:00Z"/>
  <w16cex:commentExtensible w16cex:durableId="0FD0EDB4" w16cex:dateUtc="2026-06-09T19:45:00Z"/>
  <w16cex:commentExtensible w16cex:durableId="3137F0C0" w16cex:dateUtc="2026-06-09T19:46:00Z"/>
  <w16cex:commentExtensible w16cex:durableId="258AE840" w16cex:dateUtc="2026-06-09T19:48:00Z"/>
  <w16cex:commentExtensible w16cex:durableId="656BB430" w16cex:dateUtc="2026-06-09T19:49:00Z"/>
  <w16cex:commentExtensible w16cex:durableId="5F2BB060" w16cex:dateUtc="2026-06-09T20:12:00Z"/>
  <w16cex:commentExtensible w16cex:durableId="1C2380AB" w16cex:dateUtc="2026-06-09T19:49:00Z"/>
  <w16cex:commentExtensible w16cex:durableId="05C4F418" w16cex:dateUtc="2026-06-07T19: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8B48CF" w16cid:durableId="507A6D53"/>
  <w16cid:commentId w16cid:paraId="4F59B47D" w16cid:durableId="512D665F"/>
  <w16cid:commentId w16cid:paraId="09D9E6E8" w16cid:durableId="55D79311"/>
  <w16cid:commentId w16cid:paraId="3C6ECAFF" w16cid:durableId="7119C612"/>
  <w16cid:commentId w16cid:paraId="449B510B" w16cid:durableId="71F24D43"/>
  <w16cid:commentId w16cid:paraId="6BE92B1C" w16cid:durableId="0458994D"/>
  <w16cid:commentId w16cid:paraId="37BBFF35" w16cid:durableId="26F96702"/>
  <w16cid:commentId w16cid:paraId="64133062" w16cid:durableId="4AB6A759"/>
  <w16cid:commentId w16cid:paraId="0B1C0F31" w16cid:durableId="0D25E37A"/>
  <w16cid:commentId w16cid:paraId="4CAE5867" w16cid:durableId="359FC679"/>
  <w16cid:commentId w16cid:paraId="3B49B8CE" w16cid:durableId="293B3A1A"/>
  <w16cid:commentId w16cid:paraId="191DD6E4" w16cid:durableId="32FB8238"/>
  <w16cid:commentId w16cid:paraId="28C9ADB0" w16cid:durableId="7F52E94F"/>
  <w16cid:commentId w16cid:paraId="61E7B9B0" w16cid:durableId="469653EF"/>
  <w16cid:commentId w16cid:paraId="5C191001" w16cid:durableId="0654BB5E"/>
  <w16cid:commentId w16cid:paraId="5ACA159A" w16cid:durableId="6A0BB382"/>
  <w16cid:commentId w16cid:paraId="0B1F93B0" w16cid:durableId="332BD0B1"/>
  <w16cid:commentId w16cid:paraId="15AB9929" w16cid:durableId="0DC4F354"/>
  <w16cid:commentId w16cid:paraId="731F76CF" w16cid:durableId="4D529212"/>
  <w16cid:commentId w16cid:paraId="3A49B6CC" w16cid:durableId="349C5EED"/>
  <w16cid:commentId w16cid:paraId="4887D2C0" w16cid:durableId="3BC8FC4E"/>
  <w16cid:commentId w16cid:paraId="1DACE82B" w16cid:durableId="58603BB2"/>
  <w16cid:commentId w16cid:paraId="07F6C2AF" w16cid:durableId="70E83BF5"/>
  <w16cid:commentId w16cid:paraId="158DA1B2" w16cid:durableId="2EAF02D7"/>
  <w16cid:commentId w16cid:paraId="5DD6CFB2" w16cid:durableId="6B314ADF"/>
  <w16cid:commentId w16cid:paraId="0402ECD6" w16cid:durableId="623DD5F4"/>
  <w16cid:commentId w16cid:paraId="14EAC7F8" w16cid:durableId="1974E4D1"/>
  <w16cid:commentId w16cid:paraId="0E062294" w16cid:durableId="3776A33A"/>
  <w16cid:commentId w16cid:paraId="1C69450F" w16cid:durableId="2F207FED"/>
  <w16cid:commentId w16cid:paraId="0D8B1A42" w16cid:durableId="4BE58A50"/>
  <w16cid:commentId w16cid:paraId="2C7B063B" w16cid:durableId="19A5AE22"/>
  <w16cid:commentId w16cid:paraId="2381AF78" w16cid:durableId="31A79537"/>
  <w16cid:commentId w16cid:paraId="06AADE61" w16cid:durableId="234D0E38"/>
  <w16cid:commentId w16cid:paraId="6421D3A7" w16cid:durableId="45015485"/>
  <w16cid:commentId w16cid:paraId="00C19227" w16cid:durableId="4CA20F86"/>
  <w16cid:commentId w16cid:paraId="1D108589" w16cid:durableId="755F1EA6"/>
  <w16cid:commentId w16cid:paraId="1DDFA86C" w16cid:durableId="0157785C"/>
  <w16cid:commentId w16cid:paraId="78286AE4" w16cid:durableId="38106109"/>
  <w16cid:commentId w16cid:paraId="3E25C6AD" w16cid:durableId="22B80CF1"/>
  <w16cid:commentId w16cid:paraId="284CF96F" w16cid:durableId="1A8D465B"/>
  <w16cid:commentId w16cid:paraId="2C09F061" w16cid:durableId="14B44C1D"/>
  <w16cid:commentId w16cid:paraId="14577B4A" w16cid:durableId="148B19DF"/>
  <w16cid:commentId w16cid:paraId="7B2190FF" w16cid:durableId="269B514D"/>
  <w16cid:commentId w16cid:paraId="51C4774A" w16cid:durableId="5BE83EC0"/>
  <w16cid:commentId w16cid:paraId="792142A6" w16cid:durableId="1E5DE17B"/>
  <w16cid:commentId w16cid:paraId="0C06C24F" w16cid:durableId="4FE1DA80"/>
  <w16cid:commentId w16cid:paraId="7A5908AB" w16cid:durableId="5615C6D7"/>
  <w16cid:commentId w16cid:paraId="44AE7C43" w16cid:durableId="18A3F0FC"/>
  <w16cid:commentId w16cid:paraId="74E1DECB" w16cid:durableId="509A2D7D"/>
  <w16cid:commentId w16cid:paraId="182D0464" w16cid:durableId="0EDA7469"/>
  <w16cid:commentId w16cid:paraId="120E2083" w16cid:durableId="5947355D"/>
  <w16cid:commentId w16cid:paraId="4301ED33" w16cid:durableId="3C426A19"/>
  <w16cid:commentId w16cid:paraId="3BF58C6D" w16cid:durableId="38619D44"/>
  <w16cid:commentId w16cid:paraId="561915B3" w16cid:durableId="06A212A6"/>
  <w16cid:commentId w16cid:paraId="1B6267A5" w16cid:durableId="73801F68"/>
  <w16cid:commentId w16cid:paraId="292EE2D5" w16cid:durableId="55611FF9"/>
  <w16cid:commentId w16cid:paraId="06C0E092" w16cid:durableId="2B628136"/>
  <w16cid:commentId w16cid:paraId="3073F6B0" w16cid:durableId="034E5DF8"/>
  <w16cid:commentId w16cid:paraId="6BCB99DF" w16cid:durableId="5E642755"/>
  <w16cid:commentId w16cid:paraId="7AB769F5" w16cid:durableId="6ED1AD51"/>
  <w16cid:commentId w16cid:paraId="7CDAFB57" w16cid:durableId="02340FFA"/>
  <w16cid:commentId w16cid:paraId="49546D09" w16cid:durableId="4B8E0F57"/>
  <w16cid:commentId w16cid:paraId="2AFC6CF6" w16cid:durableId="4B7E8062"/>
  <w16cid:commentId w16cid:paraId="77E93835" w16cid:durableId="41015963"/>
  <w16cid:commentId w16cid:paraId="491E2FFB" w16cid:durableId="16F472C9"/>
  <w16cid:commentId w16cid:paraId="665DF9A1" w16cid:durableId="111AAC86"/>
  <w16cid:commentId w16cid:paraId="26238B39" w16cid:durableId="09127FD3"/>
  <w16cid:commentId w16cid:paraId="3CA0D7C8" w16cid:durableId="73D47345"/>
  <w16cid:commentId w16cid:paraId="0182F7D7" w16cid:durableId="695A455D"/>
  <w16cid:commentId w16cid:paraId="186AA0F7" w16cid:durableId="5F6EB33A"/>
  <w16cid:commentId w16cid:paraId="4DADDD80" w16cid:durableId="5FAE51FB"/>
  <w16cid:commentId w16cid:paraId="22175E91" w16cid:durableId="219724EA"/>
  <w16cid:commentId w16cid:paraId="5BCBAA79" w16cid:durableId="72840D20"/>
  <w16cid:commentId w16cid:paraId="2F57BDA6" w16cid:durableId="171B368D"/>
  <w16cid:commentId w16cid:paraId="54134D0A" w16cid:durableId="0CB95174"/>
  <w16cid:commentId w16cid:paraId="090321C1" w16cid:durableId="01F51D8C"/>
  <w16cid:commentId w16cid:paraId="037F5A45" w16cid:durableId="4BAB4CFF"/>
  <w16cid:commentId w16cid:paraId="7C0E2888" w16cid:durableId="3342E789"/>
  <w16cid:commentId w16cid:paraId="47B6B02E" w16cid:durableId="1014F92B"/>
  <w16cid:commentId w16cid:paraId="4691A782" w16cid:durableId="5C4EAF73"/>
  <w16cid:commentId w16cid:paraId="626D28B7" w16cid:durableId="4CFA4DAE"/>
  <w16cid:commentId w16cid:paraId="5CD3F50D" w16cid:durableId="6CB94E6D"/>
  <w16cid:commentId w16cid:paraId="35DEC75E" w16cid:durableId="6AC543F1"/>
  <w16cid:commentId w16cid:paraId="3B8F7620" w16cid:durableId="00EF287A"/>
  <w16cid:commentId w16cid:paraId="09B38857" w16cid:durableId="14AEC299"/>
  <w16cid:commentId w16cid:paraId="20F10B18" w16cid:durableId="0000A0F1"/>
  <w16cid:commentId w16cid:paraId="62C9EBB7" w16cid:durableId="0E5D673B"/>
  <w16cid:commentId w16cid:paraId="0E4D5C66" w16cid:durableId="3046B2AC"/>
  <w16cid:commentId w16cid:paraId="48DE636F" w16cid:durableId="088121B6"/>
  <w16cid:commentId w16cid:paraId="169983E0" w16cid:durableId="626C2509"/>
  <w16cid:commentId w16cid:paraId="1A64E718" w16cid:durableId="4EADFE53"/>
  <w16cid:commentId w16cid:paraId="389B5590" w16cid:durableId="1D353211"/>
  <w16cid:commentId w16cid:paraId="3A2E40FE" w16cid:durableId="66B478BD"/>
  <w16cid:commentId w16cid:paraId="5648FACF" w16cid:durableId="710C937A"/>
  <w16cid:commentId w16cid:paraId="48CAB60F" w16cid:durableId="751BE835"/>
  <w16cid:commentId w16cid:paraId="23B735A4" w16cid:durableId="00D4FC71"/>
  <w16cid:commentId w16cid:paraId="4691A666" w16cid:durableId="51582393"/>
  <w16cid:commentId w16cid:paraId="5CA97E61" w16cid:durableId="3DBBC58F"/>
  <w16cid:commentId w16cid:paraId="4959E1DF" w16cid:durableId="36B44653"/>
  <w16cid:commentId w16cid:paraId="6D623B95" w16cid:durableId="0DB35D75"/>
  <w16cid:commentId w16cid:paraId="17659DA1" w16cid:durableId="44E461D0"/>
  <w16cid:commentId w16cid:paraId="428BBC70" w16cid:durableId="55CC7EA3"/>
  <w16cid:commentId w16cid:paraId="1F3B69B3" w16cid:durableId="1E8461E3"/>
  <w16cid:commentId w16cid:paraId="69FE6E55" w16cid:durableId="721EEDEB"/>
  <w16cid:commentId w16cid:paraId="29A222A9" w16cid:durableId="61D318E9"/>
  <w16cid:commentId w16cid:paraId="6AD2AED1" w16cid:durableId="6715EC2D"/>
  <w16cid:commentId w16cid:paraId="028149B9" w16cid:durableId="439FF13F"/>
  <w16cid:commentId w16cid:paraId="086CA749" w16cid:durableId="1E022A37"/>
  <w16cid:commentId w16cid:paraId="77B6696C" w16cid:durableId="29BD8721"/>
  <w16cid:commentId w16cid:paraId="1835B6BE" w16cid:durableId="0F1D818C"/>
  <w16cid:commentId w16cid:paraId="1B801549" w16cid:durableId="505D8706"/>
  <w16cid:commentId w16cid:paraId="1742B944" w16cid:durableId="3E40D086"/>
  <w16cid:commentId w16cid:paraId="4691123E" w16cid:durableId="1C14FE40"/>
  <w16cid:commentId w16cid:paraId="1CE81906" w16cid:durableId="1340CF10"/>
  <w16cid:commentId w16cid:paraId="507C810C" w16cid:durableId="7B3126F6"/>
  <w16cid:commentId w16cid:paraId="2D23C641" w16cid:durableId="6ACD1D8B"/>
  <w16cid:commentId w16cid:paraId="7C32CBE8" w16cid:durableId="4A0801EC"/>
  <w16cid:commentId w16cid:paraId="39CC8F33" w16cid:durableId="0D2C3A84"/>
  <w16cid:commentId w16cid:paraId="48B9090A" w16cid:durableId="1C973F00"/>
  <w16cid:commentId w16cid:paraId="487646A1" w16cid:durableId="4C07F469"/>
  <w16cid:commentId w16cid:paraId="18AA2116" w16cid:durableId="3D709668"/>
  <w16cid:commentId w16cid:paraId="35613F38" w16cid:durableId="725C0B50"/>
  <w16cid:commentId w16cid:paraId="010D8688" w16cid:durableId="67F091AB"/>
  <w16cid:commentId w16cid:paraId="7452F165" w16cid:durableId="0990ED94"/>
  <w16cid:commentId w16cid:paraId="430EE7A7" w16cid:durableId="14223475"/>
  <w16cid:commentId w16cid:paraId="4C82D5CF" w16cid:durableId="4B46021E"/>
  <w16cid:commentId w16cid:paraId="1DECD98E" w16cid:durableId="43071D4E"/>
  <w16cid:commentId w16cid:paraId="15333CDE" w16cid:durableId="1FE14087"/>
  <w16cid:commentId w16cid:paraId="2956EBDE" w16cid:durableId="5A424C3C"/>
  <w16cid:commentId w16cid:paraId="6FD157D9" w16cid:durableId="06E3F178"/>
  <w16cid:commentId w16cid:paraId="009E8C01" w16cid:durableId="52D1C223"/>
  <w16cid:commentId w16cid:paraId="28799D2C" w16cid:durableId="1BF9CFB4"/>
  <w16cid:commentId w16cid:paraId="07F86400" w16cid:durableId="2734689B"/>
  <w16cid:commentId w16cid:paraId="5061B2E3" w16cid:durableId="57522AF0"/>
  <w16cid:commentId w16cid:paraId="220D2C76" w16cid:durableId="579D3876"/>
  <w16cid:commentId w16cid:paraId="7DF97D7D" w16cid:durableId="778B2822"/>
  <w16cid:commentId w16cid:paraId="1FF43C91" w16cid:durableId="54F9D81F"/>
  <w16cid:commentId w16cid:paraId="7C5E7ACA" w16cid:durableId="07F25AA7"/>
  <w16cid:commentId w16cid:paraId="65CB6948" w16cid:durableId="2A74231B"/>
  <w16cid:commentId w16cid:paraId="46339061" w16cid:durableId="06CBEFE6"/>
  <w16cid:commentId w16cid:paraId="45A94064" w16cid:durableId="78BFB185"/>
  <w16cid:commentId w16cid:paraId="5B0F987F" w16cid:durableId="0020A3A2"/>
  <w16cid:commentId w16cid:paraId="4BBEC5B4" w16cid:durableId="0B9C1A5D"/>
  <w16cid:commentId w16cid:paraId="3CBE3868" w16cid:durableId="6AC6308C"/>
  <w16cid:commentId w16cid:paraId="0F5DDD43" w16cid:durableId="36DBF2CA"/>
  <w16cid:commentId w16cid:paraId="24FDB33B" w16cid:durableId="73DA34DA"/>
  <w16cid:commentId w16cid:paraId="446907C6" w16cid:durableId="6314477C"/>
  <w16cid:commentId w16cid:paraId="29A66DDC" w16cid:durableId="3DDA4329"/>
  <w16cid:commentId w16cid:paraId="36576D01" w16cid:durableId="1D4070E7"/>
  <w16cid:commentId w16cid:paraId="35376966" w16cid:durableId="03842123"/>
  <w16cid:commentId w16cid:paraId="4ADF0675" w16cid:durableId="0BD85472"/>
  <w16cid:commentId w16cid:paraId="62F5C78C" w16cid:durableId="57A2FC46"/>
  <w16cid:commentId w16cid:paraId="6BC65812" w16cid:durableId="50559513"/>
  <w16cid:commentId w16cid:paraId="332D9563" w16cid:durableId="6E13E06C"/>
  <w16cid:commentId w16cid:paraId="76C8D1B3" w16cid:durableId="0D1EB301"/>
  <w16cid:commentId w16cid:paraId="44040703" w16cid:durableId="488B7985"/>
  <w16cid:commentId w16cid:paraId="3E420868" w16cid:durableId="77CD6387"/>
  <w16cid:commentId w16cid:paraId="7A161798" w16cid:durableId="3848F266"/>
  <w16cid:commentId w16cid:paraId="2C017631" w16cid:durableId="7A7101EF"/>
  <w16cid:commentId w16cid:paraId="36100F38" w16cid:durableId="077D56E5"/>
  <w16cid:commentId w16cid:paraId="2B444EE4" w16cid:durableId="67B0D06B"/>
  <w16cid:commentId w16cid:paraId="76A1E804" w16cid:durableId="4C216402"/>
  <w16cid:commentId w16cid:paraId="12B4AFD7" w16cid:durableId="3F350713"/>
  <w16cid:commentId w16cid:paraId="31BE8FC8" w16cid:durableId="2301C158"/>
  <w16cid:commentId w16cid:paraId="5A08B8B9" w16cid:durableId="7A97541E"/>
  <w16cid:commentId w16cid:paraId="0D092D30" w16cid:durableId="5ECECE20"/>
  <w16cid:commentId w16cid:paraId="4F6D9575" w16cid:durableId="051F895C"/>
  <w16cid:commentId w16cid:paraId="111FDB18" w16cid:durableId="3E2AF318"/>
  <w16cid:commentId w16cid:paraId="52110513" w16cid:durableId="5CD5FBA1"/>
  <w16cid:commentId w16cid:paraId="656A159F" w16cid:durableId="517A8AD0"/>
  <w16cid:commentId w16cid:paraId="14A6062D" w16cid:durableId="24C9BC44"/>
  <w16cid:commentId w16cid:paraId="6D4B48E3" w16cid:durableId="253A971C"/>
  <w16cid:commentId w16cid:paraId="6DA0297F" w16cid:durableId="3F487EF2"/>
  <w16cid:commentId w16cid:paraId="52FF36BF" w16cid:durableId="261203C0"/>
  <w16cid:commentId w16cid:paraId="2F53084A" w16cid:durableId="02EB59E9"/>
  <w16cid:commentId w16cid:paraId="4A734D5E" w16cid:durableId="7CFD865B"/>
  <w16cid:commentId w16cid:paraId="53049602" w16cid:durableId="4597AFE3"/>
  <w16cid:commentId w16cid:paraId="107B6875" w16cid:durableId="7C270C6D"/>
  <w16cid:commentId w16cid:paraId="6DFC528A" w16cid:durableId="50DD7BF5"/>
  <w16cid:commentId w16cid:paraId="4440A65C" w16cid:durableId="5620BE7E"/>
  <w16cid:commentId w16cid:paraId="4B27D801" w16cid:durableId="4AA7001D"/>
  <w16cid:commentId w16cid:paraId="16F76C36" w16cid:durableId="46EAE487"/>
  <w16cid:commentId w16cid:paraId="5500DAB6" w16cid:durableId="55F2653B"/>
  <w16cid:commentId w16cid:paraId="637BEDB1" w16cid:durableId="2465B252"/>
  <w16cid:commentId w16cid:paraId="243AC482" w16cid:durableId="5591C5CF"/>
  <w16cid:commentId w16cid:paraId="7237AC36" w16cid:durableId="33390208"/>
  <w16cid:commentId w16cid:paraId="74B246A8" w16cid:durableId="75D99EE9"/>
  <w16cid:commentId w16cid:paraId="61AC8DD7" w16cid:durableId="5B89CCE8"/>
  <w16cid:commentId w16cid:paraId="010BC082" w16cid:durableId="300D9C02"/>
  <w16cid:commentId w16cid:paraId="6D32B570" w16cid:durableId="63E5C0C8"/>
  <w16cid:commentId w16cid:paraId="3140C83A" w16cid:durableId="27619190"/>
  <w16cid:commentId w16cid:paraId="2DA5D02A" w16cid:durableId="02A9853F"/>
  <w16cid:commentId w16cid:paraId="0D7E31B0" w16cid:durableId="6C444D28"/>
  <w16cid:commentId w16cid:paraId="3B5CDE45" w16cid:durableId="6F20BE60"/>
  <w16cid:commentId w16cid:paraId="54285E51" w16cid:durableId="5AFF39B2"/>
  <w16cid:commentId w16cid:paraId="74BA41EE" w16cid:durableId="6B90F659"/>
  <w16cid:commentId w16cid:paraId="7D41E413" w16cid:durableId="43EF93D3"/>
  <w16cid:commentId w16cid:paraId="7EB6DA13" w16cid:durableId="602B39AF"/>
  <w16cid:commentId w16cid:paraId="4A9D048D" w16cid:durableId="0974B017"/>
  <w16cid:commentId w16cid:paraId="051ABC41" w16cid:durableId="75016BCA"/>
  <w16cid:commentId w16cid:paraId="5EFDEC04" w16cid:durableId="7F7959F9"/>
  <w16cid:commentId w16cid:paraId="05CC8E12" w16cid:durableId="6B1DFA73"/>
  <w16cid:commentId w16cid:paraId="535581F4" w16cid:durableId="096A1025"/>
  <w16cid:commentId w16cid:paraId="3BDDF775" w16cid:durableId="59E28574"/>
  <w16cid:commentId w16cid:paraId="52225003" w16cid:durableId="251BEF0F"/>
  <w16cid:commentId w16cid:paraId="2C72668D" w16cid:durableId="460CC008"/>
  <w16cid:commentId w16cid:paraId="2B04D4A3" w16cid:durableId="1BC0EEC7"/>
  <w16cid:commentId w16cid:paraId="54AAE7DB" w16cid:durableId="09A22176"/>
  <w16cid:commentId w16cid:paraId="3A8880E8" w16cid:durableId="61CE5F56"/>
  <w16cid:commentId w16cid:paraId="55EEDE42" w16cid:durableId="431DF52F"/>
  <w16cid:commentId w16cid:paraId="277C406B" w16cid:durableId="2BF978E0"/>
  <w16cid:commentId w16cid:paraId="38025BC8" w16cid:durableId="25D3871D"/>
  <w16cid:commentId w16cid:paraId="69523174" w16cid:durableId="28F4A4D6"/>
  <w16cid:commentId w16cid:paraId="33E20BB2" w16cid:durableId="7B674536"/>
  <w16cid:commentId w16cid:paraId="2CF5A51F" w16cid:durableId="0FD0EDB4"/>
  <w16cid:commentId w16cid:paraId="6C1E7408" w16cid:durableId="3137F0C0"/>
  <w16cid:commentId w16cid:paraId="65BBF5F3" w16cid:durableId="7B839F9D"/>
  <w16cid:commentId w16cid:paraId="489F8041" w16cid:durableId="258AE840"/>
  <w16cid:commentId w16cid:paraId="6BC42D32" w16cid:durableId="656BB430"/>
  <w16cid:commentId w16cid:paraId="67C25192" w16cid:durableId="5F2BB060"/>
  <w16cid:commentId w16cid:paraId="5932B3FB" w16cid:durableId="1C2380AB"/>
  <w16cid:commentId w16cid:paraId="5EA89E6F" w16cid:durableId="584E50A3"/>
  <w16cid:commentId w16cid:paraId="05D2FABE" w16cid:durableId="05C4F41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36CEB" w14:textId="77777777" w:rsidR="00DA52DE" w:rsidRDefault="00DA52DE">
      <w:pPr>
        <w:spacing w:line="240" w:lineRule="auto"/>
      </w:pPr>
      <w:r>
        <w:separator/>
      </w:r>
    </w:p>
  </w:endnote>
  <w:endnote w:type="continuationSeparator" w:id="0">
    <w:p w14:paraId="3D81DAEF" w14:textId="77777777" w:rsidR="00DA52DE" w:rsidRDefault="00DA52D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D23BE1FA-4F69-4BD4-B57B-516CE263E25B}"/>
    <w:embedBold r:id="rId2" w:fontKey="{4FE28191-5953-49F1-9392-F180BD7F7683}"/>
    <w:embedItalic r:id="rId3" w:fontKey="{36716376-1869-4275-830F-8DF089014C56}"/>
  </w:font>
  <w:font w:name="EB Garamond SemiBold">
    <w:charset w:val="00"/>
    <w:family w:val="auto"/>
    <w:pitch w:val="variable"/>
    <w:sig w:usb0="E00002FF" w:usb1="02000413" w:usb2="00000000" w:usb3="00000000" w:csb0="0000019F" w:csb1="00000000"/>
    <w:embedRegular r:id="rId4" w:fontKey="{A048A669-8801-4E4F-967B-203C40BF27CC}"/>
  </w:font>
  <w:font w:name="EB Garamond Medium">
    <w:charset w:val="00"/>
    <w:family w:val="auto"/>
    <w:pitch w:val="variable"/>
    <w:sig w:usb0="E00002FF" w:usb1="02000413" w:usb2="00000000" w:usb3="00000000" w:csb0="0000019F" w:csb1="00000000"/>
    <w:embedRegular r:id="rId5" w:fontKey="{2BDCD8A9-3710-4FE7-94B4-2D58C5E2BBAB}"/>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6" w:fontKey="{7EC3C93E-1E11-4289-B094-4CEA69F4F129}"/>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7" w:fontKey="{B0B77949-9E7D-4603-B1F4-84E7E84381E4}"/>
    <w:embedBold r:id="rId8" w:fontKey="{945E9434-3E34-4E9B-9770-A3534AB52F33}"/>
    <w:embedItalic r:id="rId9" w:fontKey="{345DA16A-048E-42D7-96D9-A72B4C01C813}"/>
  </w:font>
  <w:font w:name="Calibri">
    <w:panose1 w:val="020F0502020204030204"/>
    <w:charset w:val="00"/>
    <w:family w:val="swiss"/>
    <w:pitch w:val="variable"/>
    <w:sig w:usb0="E4002EFF" w:usb1="C200247B" w:usb2="00000009" w:usb3="00000000" w:csb0="000001FF" w:csb1="00000000"/>
    <w:embedRegular r:id="rId10" w:fontKey="{267BDA29-447E-4C50-8558-E17859D1E8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1CA06" w14:textId="77777777" w:rsidR="00EB5DFF" w:rsidRDefault="00EB5DFF">
    <w:pPr>
      <w:spacing w:line="240" w:lineRule="auto"/>
      <w:rPr>
        <w:sz w:val="20"/>
        <w:szCs w:val="20"/>
      </w:rPr>
    </w:pPr>
  </w:p>
  <w:p w14:paraId="453FE733" w14:textId="77777777" w:rsidR="00EB5DFF" w:rsidRDefault="00EB5DFF">
    <w:pP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0DFEA" w14:textId="77777777" w:rsidR="00DA52DE" w:rsidRDefault="00DA52DE">
      <w:pPr>
        <w:spacing w:line="240" w:lineRule="auto"/>
      </w:pPr>
      <w:r>
        <w:separator/>
      </w:r>
    </w:p>
  </w:footnote>
  <w:footnote w:type="continuationSeparator" w:id="0">
    <w:p w14:paraId="035002B4" w14:textId="77777777" w:rsidR="00DA52DE" w:rsidRDefault="00DA52DE">
      <w:pPr>
        <w:spacing w:line="240" w:lineRule="auto"/>
      </w:pPr>
      <w:r>
        <w:continuationSeparator/>
      </w:r>
    </w:p>
  </w:footnote>
  <w:footnote w:id="1">
    <w:p w14:paraId="09EA0C84" w14:textId="77777777" w:rsidR="00C347CB" w:rsidRDefault="00C347CB" w:rsidP="00C347CB">
      <w:pPr>
        <w:spacing w:line="240" w:lineRule="auto"/>
        <w:ind w:firstLine="0"/>
        <w:rPr>
          <w:sz w:val="20"/>
          <w:szCs w:val="20"/>
        </w:rPr>
      </w:pPr>
      <w:r>
        <w:rPr>
          <w:vertAlign w:val="superscript"/>
        </w:rPr>
        <w:footnoteRef/>
      </w:r>
      <w:r>
        <w:rPr>
          <w:sz w:val="20"/>
          <w:szCs w:val="20"/>
        </w:rPr>
        <w:t xml:space="preserve"> These include, for the company, industry, year of founding, number of employees, and for the employee, the role and age. All numerical values are bucketed to allow for sufficient anonymity of the participants.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ECDFC" w14:textId="77777777" w:rsidR="00EB5DFF" w:rsidRDefault="00EB5DF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757A3" w14:textId="77777777" w:rsidR="00C347CB" w:rsidRDefault="00C347CB">
    <w:pPr>
      <w:jc w:val="right"/>
    </w:pPr>
    <w:r>
      <w:fldChar w:fldCharType="begin"/>
    </w:r>
    <w:r>
      <w:instrText>PAGE</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58E0A" w14:textId="77777777" w:rsidR="00401741" w:rsidRDefault="00B55EB8">
    <w:pPr>
      <w:jc w:val="right"/>
    </w:pPr>
    <w:r>
      <w:fldChar w:fldCharType="begin"/>
    </w:r>
    <w:r>
      <w:instrText>PAGE</w:instrText>
    </w:r>
    <w:r>
      <w:fldChar w:fldCharType="separate"/>
    </w:r>
    <w:r w:rsidR="009267B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61FF"/>
    <w:multiLevelType w:val="multilevel"/>
    <w:tmpl w:val="69508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3D10BCF"/>
    <w:multiLevelType w:val="multilevel"/>
    <w:tmpl w:val="879CFF8E"/>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64244D"/>
    <w:multiLevelType w:val="multilevel"/>
    <w:tmpl w:val="ADDA0A44"/>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A528B7"/>
    <w:multiLevelType w:val="multilevel"/>
    <w:tmpl w:val="763A07C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07C2169"/>
    <w:multiLevelType w:val="multilevel"/>
    <w:tmpl w:val="07327DF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15:restartNumberingAfterBreak="0">
    <w:nsid w:val="12021472"/>
    <w:multiLevelType w:val="multilevel"/>
    <w:tmpl w:val="FB022E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CC55FE0"/>
    <w:multiLevelType w:val="multilevel"/>
    <w:tmpl w:val="B91E4DC0"/>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D0B102A"/>
    <w:multiLevelType w:val="multilevel"/>
    <w:tmpl w:val="85080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DEE23B0"/>
    <w:multiLevelType w:val="multilevel"/>
    <w:tmpl w:val="99AAA9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3E1409B"/>
    <w:multiLevelType w:val="multilevel"/>
    <w:tmpl w:val="78FA7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2A66C5"/>
    <w:multiLevelType w:val="multilevel"/>
    <w:tmpl w:val="BCF0EE28"/>
    <w:lvl w:ilvl="0">
      <w:start w:val="1"/>
      <w:numFmt w:val="decimal"/>
      <w:lvlText w:val="%1."/>
      <w:lvlJc w:val="left"/>
      <w:pPr>
        <w:ind w:left="1440" w:hanging="360"/>
      </w:pPr>
      <w:rPr>
        <w:rFonts w:ascii="Arial" w:eastAsia="Arial" w:hAnsi="Arial" w:cs="Arial"/>
        <w:color w:val="24292E"/>
        <w:sz w:val="24"/>
        <w:szCs w:val="24"/>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29D1723"/>
    <w:multiLevelType w:val="multilevel"/>
    <w:tmpl w:val="BF66676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5D2A4C86"/>
    <w:multiLevelType w:val="multilevel"/>
    <w:tmpl w:val="F1784E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5D473370"/>
    <w:multiLevelType w:val="multilevel"/>
    <w:tmpl w:val="2A78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5253E1"/>
    <w:multiLevelType w:val="multilevel"/>
    <w:tmpl w:val="4E883FEE"/>
    <w:lvl w:ilvl="0">
      <w:start w:val="5"/>
      <w:numFmt w:val="decimal"/>
      <w:lvlText w:val="%1"/>
      <w:lvlJc w:val="left"/>
      <w:pPr>
        <w:ind w:left="450" w:hanging="450"/>
      </w:pPr>
      <w:rPr>
        <w:rFonts w:hint="default"/>
      </w:rPr>
    </w:lvl>
    <w:lvl w:ilvl="1">
      <w:start w:val="1"/>
      <w:numFmt w:val="decimal"/>
      <w:lvlText w:val="%1.%2"/>
      <w:lvlJc w:val="left"/>
      <w:pPr>
        <w:ind w:left="450" w:hanging="45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45D04B8"/>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6A4E0B25"/>
    <w:multiLevelType w:val="multilevel"/>
    <w:tmpl w:val="73EC90F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C193894"/>
    <w:multiLevelType w:val="multilevel"/>
    <w:tmpl w:val="7A2AFE7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395516785">
    <w:abstractNumId w:val="0"/>
  </w:num>
  <w:num w:numId="2" w16cid:durableId="477458088">
    <w:abstractNumId w:val="4"/>
  </w:num>
  <w:num w:numId="3" w16cid:durableId="1532495001">
    <w:abstractNumId w:val="15"/>
  </w:num>
  <w:num w:numId="4" w16cid:durableId="238558033">
    <w:abstractNumId w:val="10"/>
  </w:num>
  <w:num w:numId="5" w16cid:durableId="1646160777">
    <w:abstractNumId w:val="8"/>
  </w:num>
  <w:num w:numId="6" w16cid:durableId="1217813735">
    <w:abstractNumId w:val="7"/>
  </w:num>
  <w:num w:numId="7" w16cid:durableId="569197200">
    <w:abstractNumId w:val="3"/>
  </w:num>
  <w:num w:numId="8" w16cid:durableId="340592914">
    <w:abstractNumId w:val="12"/>
  </w:num>
  <w:num w:numId="9" w16cid:durableId="387461117">
    <w:abstractNumId w:val="5"/>
  </w:num>
  <w:num w:numId="10" w16cid:durableId="1699353059">
    <w:abstractNumId w:val="1"/>
  </w:num>
  <w:num w:numId="11" w16cid:durableId="964115238">
    <w:abstractNumId w:val="16"/>
  </w:num>
  <w:num w:numId="12" w16cid:durableId="1285959903">
    <w:abstractNumId w:val="11"/>
  </w:num>
  <w:num w:numId="13" w16cid:durableId="921449315">
    <w:abstractNumId w:val="9"/>
  </w:num>
  <w:num w:numId="14" w16cid:durableId="1683775226">
    <w:abstractNumId w:val="13"/>
  </w:num>
  <w:num w:numId="15" w16cid:durableId="1148592562">
    <w:abstractNumId w:val="17"/>
  </w:num>
  <w:num w:numId="16" w16cid:durableId="118766474">
    <w:abstractNumId w:val="2"/>
  </w:num>
  <w:num w:numId="17" w16cid:durableId="2024162944">
    <w:abstractNumId w:val="14"/>
  </w:num>
  <w:num w:numId="18" w16cid:durableId="69095504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ttik, Daan">
    <w15:presenceInfo w15:providerId="AD" w15:userId="S::d.luttik@my.nyenrode.nl::1793cd2c-2cfd-4375-90c5-6702ae82a13b"/>
  </w15:person>
  <w15:person w15:author="Daan Luttik">
    <w15:presenceInfo w15:providerId="AD" w15:userId="S::daanluttik@techonomy.nl::bfaad3ca-3309-4996-8b7e-9e18f1cd1e23"/>
  </w15:person>
  <w15:person w15:author="Beninger, Stefanie">
    <w15:presenceInfo w15:providerId="AD" w15:userId="S::s.beninger@nyenrode.nl::fe321bd3-d1d7-4fd6-8a80-9b12921aea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741"/>
    <w:rsid w:val="0000083D"/>
    <w:rsid w:val="000016BA"/>
    <w:rsid w:val="000018F5"/>
    <w:rsid w:val="00001910"/>
    <w:rsid w:val="00001E1B"/>
    <w:rsid w:val="0000247C"/>
    <w:rsid w:val="00002F72"/>
    <w:rsid w:val="00003CB8"/>
    <w:rsid w:val="00004BC8"/>
    <w:rsid w:val="00005C61"/>
    <w:rsid w:val="00005F6E"/>
    <w:rsid w:val="00006C30"/>
    <w:rsid w:val="000072E8"/>
    <w:rsid w:val="0000798E"/>
    <w:rsid w:val="00011F9F"/>
    <w:rsid w:val="00012024"/>
    <w:rsid w:val="00012294"/>
    <w:rsid w:val="0001234C"/>
    <w:rsid w:val="00012595"/>
    <w:rsid w:val="00013496"/>
    <w:rsid w:val="000136C0"/>
    <w:rsid w:val="0001621A"/>
    <w:rsid w:val="0001674C"/>
    <w:rsid w:val="00017B78"/>
    <w:rsid w:val="00020040"/>
    <w:rsid w:val="0002016B"/>
    <w:rsid w:val="00020513"/>
    <w:rsid w:val="00020F53"/>
    <w:rsid w:val="00021921"/>
    <w:rsid w:val="0002247E"/>
    <w:rsid w:val="00023556"/>
    <w:rsid w:val="00025A76"/>
    <w:rsid w:val="000313B7"/>
    <w:rsid w:val="0003407A"/>
    <w:rsid w:val="00034139"/>
    <w:rsid w:val="000342A3"/>
    <w:rsid w:val="00034B78"/>
    <w:rsid w:val="000356C3"/>
    <w:rsid w:val="00035F37"/>
    <w:rsid w:val="00036138"/>
    <w:rsid w:val="00036CA7"/>
    <w:rsid w:val="00036F38"/>
    <w:rsid w:val="00037F51"/>
    <w:rsid w:val="00040550"/>
    <w:rsid w:val="0004095D"/>
    <w:rsid w:val="00042634"/>
    <w:rsid w:val="000449F9"/>
    <w:rsid w:val="000465C8"/>
    <w:rsid w:val="00047B72"/>
    <w:rsid w:val="00047C1C"/>
    <w:rsid w:val="000516B9"/>
    <w:rsid w:val="000549A4"/>
    <w:rsid w:val="000549A6"/>
    <w:rsid w:val="00055866"/>
    <w:rsid w:val="00055BCB"/>
    <w:rsid w:val="000561B5"/>
    <w:rsid w:val="00057D44"/>
    <w:rsid w:val="00061F1D"/>
    <w:rsid w:val="00063CF8"/>
    <w:rsid w:val="0006405F"/>
    <w:rsid w:val="000641A9"/>
    <w:rsid w:val="00064F2C"/>
    <w:rsid w:val="00064F95"/>
    <w:rsid w:val="00065523"/>
    <w:rsid w:val="00065543"/>
    <w:rsid w:val="00065C2C"/>
    <w:rsid w:val="00065D66"/>
    <w:rsid w:val="00066F1B"/>
    <w:rsid w:val="00067816"/>
    <w:rsid w:val="00067868"/>
    <w:rsid w:val="00067DA0"/>
    <w:rsid w:val="000734D0"/>
    <w:rsid w:val="0007426F"/>
    <w:rsid w:val="000775AA"/>
    <w:rsid w:val="000806B6"/>
    <w:rsid w:val="00080942"/>
    <w:rsid w:val="000809A2"/>
    <w:rsid w:val="00081E09"/>
    <w:rsid w:val="00081FAF"/>
    <w:rsid w:val="00082380"/>
    <w:rsid w:val="00082D32"/>
    <w:rsid w:val="0008462C"/>
    <w:rsid w:val="00084BE1"/>
    <w:rsid w:val="0008605E"/>
    <w:rsid w:val="00087404"/>
    <w:rsid w:val="000900D1"/>
    <w:rsid w:val="00090B2B"/>
    <w:rsid w:val="0009447C"/>
    <w:rsid w:val="00094FA3"/>
    <w:rsid w:val="000A03A5"/>
    <w:rsid w:val="000A2D1F"/>
    <w:rsid w:val="000A4991"/>
    <w:rsid w:val="000A4C81"/>
    <w:rsid w:val="000A5747"/>
    <w:rsid w:val="000A656E"/>
    <w:rsid w:val="000A6F40"/>
    <w:rsid w:val="000A6F81"/>
    <w:rsid w:val="000A7DB0"/>
    <w:rsid w:val="000B01CB"/>
    <w:rsid w:val="000B295C"/>
    <w:rsid w:val="000B3736"/>
    <w:rsid w:val="000B3EAD"/>
    <w:rsid w:val="000B4BC6"/>
    <w:rsid w:val="000B5107"/>
    <w:rsid w:val="000B68F6"/>
    <w:rsid w:val="000C22DE"/>
    <w:rsid w:val="000C32F9"/>
    <w:rsid w:val="000C38CC"/>
    <w:rsid w:val="000C3DCB"/>
    <w:rsid w:val="000C5A88"/>
    <w:rsid w:val="000C6FA2"/>
    <w:rsid w:val="000C709C"/>
    <w:rsid w:val="000D0F8D"/>
    <w:rsid w:val="000D10BF"/>
    <w:rsid w:val="000D26B2"/>
    <w:rsid w:val="000D2A46"/>
    <w:rsid w:val="000D2C21"/>
    <w:rsid w:val="000D33B2"/>
    <w:rsid w:val="000D4927"/>
    <w:rsid w:val="000D6A2F"/>
    <w:rsid w:val="000D73B8"/>
    <w:rsid w:val="000D7C23"/>
    <w:rsid w:val="000E2B04"/>
    <w:rsid w:val="000E3E0B"/>
    <w:rsid w:val="000E408A"/>
    <w:rsid w:val="000E5B44"/>
    <w:rsid w:val="000E6B85"/>
    <w:rsid w:val="000E6C1C"/>
    <w:rsid w:val="000E6F0C"/>
    <w:rsid w:val="000E759A"/>
    <w:rsid w:val="000E781C"/>
    <w:rsid w:val="000F0A4F"/>
    <w:rsid w:val="000F1D99"/>
    <w:rsid w:val="000F33F9"/>
    <w:rsid w:val="000F3FB0"/>
    <w:rsid w:val="000F5189"/>
    <w:rsid w:val="000F5C93"/>
    <w:rsid w:val="000F6C2A"/>
    <w:rsid w:val="000F6EBA"/>
    <w:rsid w:val="000F72C1"/>
    <w:rsid w:val="00100B04"/>
    <w:rsid w:val="00100F76"/>
    <w:rsid w:val="0010139E"/>
    <w:rsid w:val="001019C6"/>
    <w:rsid w:val="001019F6"/>
    <w:rsid w:val="00101E2E"/>
    <w:rsid w:val="001021F4"/>
    <w:rsid w:val="00103C7C"/>
    <w:rsid w:val="0010459D"/>
    <w:rsid w:val="00104AFC"/>
    <w:rsid w:val="00105251"/>
    <w:rsid w:val="0010579D"/>
    <w:rsid w:val="001118B0"/>
    <w:rsid w:val="00112098"/>
    <w:rsid w:val="00114075"/>
    <w:rsid w:val="0011446B"/>
    <w:rsid w:val="00114F0B"/>
    <w:rsid w:val="00117595"/>
    <w:rsid w:val="00117E63"/>
    <w:rsid w:val="00117F5C"/>
    <w:rsid w:val="00121281"/>
    <w:rsid w:val="001224F7"/>
    <w:rsid w:val="00124987"/>
    <w:rsid w:val="001249AB"/>
    <w:rsid w:val="00124D1C"/>
    <w:rsid w:val="001255B1"/>
    <w:rsid w:val="0012657A"/>
    <w:rsid w:val="00127BA3"/>
    <w:rsid w:val="00131206"/>
    <w:rsid w:val="00131EB1"/>
    <w:rsid w:val="001331C9"/>
    <w:rsid w:val="00134672"/>
    <w:rsid w:val="0013493B"/>
    <w:rsid w:val="00136D06"/>
    <w:rsid w:val="0013767B"/>
    <w:rsid w:val="001403D5"/>
    <w:rsid w:val="001408CF"/>
    <w:rsid w:val="00140B4A"/>
    <w:rsid w:val="00142DD6"/>
    <w:rsid w:val="00144787"/>
    <w:rsid w:val="0014595F"/>
    <w:rsid w:val="001462DD"/>
    <w:rsid w:val="001464E6"/>
    <w:rsid w:val="00147BAD"/>
    <w:rsid w:val="00150245"/>
    <w:rsid w:val="001507D5"/>
    <w:rsid w:val="00153D97"/>
    <w:rsid w:val="0015453A"/>
    <w:rsid w:val="0015476E"/>
    <w:rsid w:val="00154777"/>
    <w:rsid w:val="00160104"/>
    <w:rsid w:val="00160A9D"/>
    <w:rsid w:val="001622BF"/>
    <w:rsid w:val="0016366C"/>
    <w:rsid w:val="001640C7"/>
    <w:rsid w:val="00164FB9"/>
    <w:rsid w:val="001655AC"/>
    <w:rsid w:val="00166455"/>
    <w:rsid w:val="00166F47"/>
    <w:rsid w:val="001677B2"/>
    <w:rsid w:val="00167FF0"/>
    <w:rsid w:val="00170835"/>
    <w:rsid w:val="00171BAC"/>
    <w:rsid w:val="00173514"/>
    <w:rsid w:val="00174094"/>
    <w:rsid w:val="00175508"/>
    <w:rsid w:val="0017573A"/>
    <w:rsid w:val="00175FB5"/>
    <w:rsid w:val="00185BE7"/>
    <w:rsid w:val="00186C0A"/>
    <w:rsid w:val="00190454"/>
    <w:rsid w:val="001914FF"/>
    <w:rsid w:val="00193055"/>
    <w:rsid w:val="0019308A"/>
    <w:rsid w:val="0019362A"/>
    <w:rsid w:val="00194445"/>
    <w:rsid w:val="0019761E"/>
    <w:rsid w:val="00197894"/>
    <w:rsid w:val="001A0CDA"/>
    <w:rsid w:val="001A28C5"/>
    <w:rsid w:val="001A3712"/>
    <w:rsid w:val="001A5A3B"/>
    <w:rsid w:val="001A6B7F"/>
    <w:rsid w:val="001A7432"/>
    <w:rsid w:val="001B0038"/>
    <w:rsid w:val="001B3025"/>
    <w:rsid w:val="001B3EA3"/>
    <w:rsid w:val="001B5FA5"/>
    <w:rsid w:val="001B6B46"/>
    <w:rsid w:val="001B7725"/>
    <w:rsid w:val="001B798D"/>
    <w:rsid w:val="001C0088"/>
    <w:rsid w:val="001C0513"/>
    <w:rsid w:val="001C0752"/>
    <w:rsid w:val="001C0DC0"/>
    <w:rsid w:val="001C0E34"/>
    <w:rsid w:val="001C29D5"/>
    <w:rsid w:val="001C4DA0"/>
    <w:rsid w:val="001C5439"/>
    <w:rsid w:val="001C595F"/>
    <w:rsid w:val="001C617C"/>
    <w:rsid w:val="001C6DDA"/>
    <w:rsid w:val="001C71A9"/>
    <w:rsid w:val="001C79B1"/>
    <w:rsid w:val="001D21B3"/>
    <w:rsid w:val="001D2AF0"/>
    <w:rsid w:val="001D2ED7"/>
    <w:rsid w:val="001D30AC"/>
    <w:rsid w:val="001D3E80"/>
    <w:rsid w:val="001D55BA"/>
    <w:rsid w:val="001D73A9"/>
    <w:rsid w:val="001D7882"/>
    <w:rsid w:val="001E0629"/>
    <w:rsid w:val="001E066E"/>
    <w:rsid w:val="001E16A8"/>
    <w:rsid w:val="001E1844"/>
    <w:rsid w:val="001E25B0"/>
    <w:rsid w:val="001E2A02"/>
    <w:rsid w:val="001E2F43"/>
    <w:rsid w:val="001E31FC"/>
    <w:rsid w:val="001E3509"/>
    <w:rsid w:val="001E4CEF"/>
    <w:rsid w:val="001E7789"/>
    <w:rsid w:val="001E7E38"/>
    <w:rsid w:val="001F1BBD"/>
    <w:rsid w:val="001F1C80"/>
    <w:rsid w:val="001F1EBE"/>
    <w:rsid w:val="001F242F"/>
    <w:rsid w:val="001F2FC7"/>
    <w:rsid w:val="001F32F1"/>
    <w:rsid w:val="001F35D9"/>
    <w:rsid w:val="001F3C4F"/>
    <w:rsid w:val="001F5BD7"/>
    <w:rsid w:val="001F5FFE"/>
    <w:rsid w:val="001F7F36"/>
    <w:rsid w:val="002002AD"/>
    <w:rsid w:val="002009A6"/>
    <w:rsid w:val="00202342"/>
    <w:rsid w:val="00203EE6"/>
    <w:rsid w:val="002042D9"/>
    <w:rsid w:val="002044AF"/>
    <w:rsid w:val="00204CE5"/>
    <w:rsid w:val="00207ACB"/>
    <w:rsid w:val="00207B8A"/>
    <w:rsid w:val="00207F5D"/>
    <w:rsid w:val="00211E4B"/>
    <w:rsid w:val="002128D4"/>
    <w:rsid w:val="00212B99"/>
    <w:rsid w:val="002139D2"/>
    <w:rsid w:val="00213AC3"/>
    <w:rsid w:val="00216097"/>
    <w:rsid w:val="002163AE"/>
    <w:rsid w:val="00216713"/>
    <w:rsid w:val="00216D73"/>
    <w:rsid w:val="00216E70"/>
    <w:rsid w:val="00216F33"/>
    <w:rsid w:val="002200A0"/>
    <w:rsid w:val="00221FC2"/>
    <w:rsid w:val="0022390F"/>
    <w:rsid w:val="00223F3E"/>
    <w:rsid w:val="002243F5"/>
    <w:rsid w:val="002247C4"/>
    <w:rsid w:val="002257DA"/>
    <w:rsid w:val="00227A2F"/>
    <w:rsid w:val="00227D11"/>
    <w:rsid w:val="00234300"/>
    <w:rsid w:val="0023557B"/>
    <w:rsid w:val="00236031"/>
    <w:rsid w:val="00236A17"/>
    <w:rsid w:val="00242E5F"/>
    <w:rsid w:val="00243147"/>
    <w:rsid w:val="00243149"/>
    <w:rsid w:val="0024358F"/>
    <w:rsid w:val="0024445A"/>
    <w:rsid w:val="0024578A"/>
    <w:rsid w:val="00246FE8"/>
    <w:rsid w:val="00251ED1"/>
    <w:rsid w:val="00252429"/>
    <w:rsid w:val="0025284F"/>
    <w:rsid w:val="00253A4E"/>
    <w:rsid w:val="002540BE"/>
    <w:rsid w:val="00254B55"/>
    <w:rsid w:val="00254FCC"/>
    <w:rsid w:val="002556A9"/>
    <w:rsid w:val="00255E9A"/>
    <w:rsid w:val="00261591"/>
    <w:rsid w:val="002660AA"/>
    <w:rsid w:val="00266B47"/>
    <w:rsid w:val="0027115D"/>
    <w:rsid w:val="00271571"/>
    <w:rsid w:val="00273A4F"/>
    <w:rsid w:val="00275430"/>
    <w:rsid w:val="00275842"/>
    <w:rsid w:val="00276496"/>
    <w:rsid w:val="002779EF"/>
    <w:rsid w:val="00281EAB"/>
    <w:rsid w:val="00281FA0"/>
    <w:rsid w:val="00282527"/>
    <w:rsid w:val="00282E77"/>
    <w:rsid w:val="00282FBD"/>
    <w:rsid w:val="0028353B"/>
    <w:rsid w:val="002844F7"/>
    <w:rsid w:val="002859B7"/>
    <w:rsid w:val="00287922"/>
    <w:rsid w:val="002918F3"/>
    <w:rsid w:val="0029269D"/>
    <w:rsid w:val="002927E4"/>
    <w:rsid w:val="002940E3"/>
    <w:rsid w:val="002969DC"/>
    <w:rsid w:val="00296F4D"/>
    <w:rsid w:val="00296FD5"/>
    <w:rsid w:val="00297231"/>
    <w:rsid w:val="002A0787"/>
    <w:rsid w:val="002A1B6F"/>
    <w:rsid w:val="002A244E"/>
    <w:rsid w:val="002A2542"/>
    <w:rsid w:val="002A2922"/>
    <w:rsid w:val="002A2F65"/>
    <w:rsid w:val="002A390F"/>
    <w:rsid w:val="002A44D9"/>
    <w:rsid w:val="002A58E8"/>
    <w:rsid w:val="002A7378"/>
    <w:rsid w:val="002B15B1"/>
    <w:rsid w:val="002B1FB0"/>
    <w:rsid w:val="002B2B80"/>
    <w:rsid w:val="002B3F11"/>
    <w:rsid w:val="002B4B90"/>
    <w:rsid w:val="002B4EE0"/>
    <w:rsid w:val="002B5E5E"/>
    <w:rsid w:val="002C0CEC"/>
    <w:rsid w:val="002C13D1"/>
    <w:rsid w:val="002C16CA"/>
    <w:rsid w:val="002C2B40"/>
    <w:rsid w:val="002C3595"/>
    <w:rsid w:val="002C3698"/>
    <w:rsid w:val="002C5EFF"/>
    <w:rsid w:val="002D0229"/>
    <w:rsid w:val="002D3BBC"/>
    <w:rsid w:val="002D4619"/>
    <w:rsid w:val="002D4918"/>
    <w:rsid w:val="002D561B"/>
    <w:rsid w:val="002D7450"/>
    <w:rsid w:val="002D7683"/>
    <w:rsid w:val="002E0A56"/>
    <w:rsid w:val="002E2EA2"/>
    <w:rsid w:val="002E5CAC"/>
    <w:rsid w:val="002E66F3"/>
    <w:rsid w:val="002E67BD"/>
    <w:rsid w:val="002E73B0"/>
    <w:rsid w:val="002E7804"/>
    <w:rsid w:val="002F372C"/>
    <w:rsid w:val="002F3817"/>
    <w:rsid w:val="002F4250"/>
    <w:rsid w:val="002F451E"/>
    <w:rsid w:val="002F6E17"/>
    <w:rsid w:val="002F7293"/>
    <w:rsid w:val="002F77AF"/>
    <w:rsid w:val="00300A32"/>
    <w:rsid w:val="00300BCE"/>
    <w:rsid w:val="00300DC7"/>
    <w:rsid w:val="00301F9E"/>
    <w:rsid w:val="003026C8"/>
    <w:rsid w:val="00303E2F"/>
    <w:rsid w:val="00304771"/>
    <w:rsid w:val="0030569A"/>
    <w:rsid w:val="003059DD"/>
    <w:rsid w:val="00306ABB"/>
    <w:rsid w:val="00310110"/>
    <w:rsid w:val="003119AA"/>
    <w:rsid w:val="003128AD"/>
    <w:rsid w:val="003150C1"/>
    <w:rsid w:val="003168C0"/>
    <w:rsid w:val="003178AD"/>
    <w:rsid w:val="00320990"/>
    <w:rsid w:val="00320FE8"/>
    <w:rsid w:val="003210BF"/>
    <w:rsid w:val="00321AB0"/>
    <w:rsid w:val="0032288D"/>
    <w:rsid w:val="00323507"/>
    <w:rsid w:val="003235F0"/>
    <w:rsid w:val="00323BB5"/>
    <w:rsid w:val="00323C26"/>
    <w:rsid w:val="00323E07"/>
    <w:rsid w:val="00324557"/>
    <w:rsid w:val="00325241"/>
    <w:rsid w:val="0032560C"/>
    <w:rsid w:val="00326636"/>
    <w:rsid w:val="00326A4A"/>
    <w:rsid w:val="0032746D"/>
    <w:rsid w:val="00330A78"/>
    <w:rsid w:val="0033171C"/>
    <w:rsid w:val="0033178E"/>
    <w:rsid w:val="00332258"/>
    <w:rsid w:val="00332D82"/>
    <w:rsid w:val="003339F9"/>
    <w:rsid w:val="00334419"/>
    <w:rsid w:val="003370C8"/>
    <w:rsid w:val="003400E6"/>
    <w:rsid w:val="00341420"/>
    <w:rsid w:val="00341565"/>
    <w:rsid w:val="00341788"/>
    <w:rsid w:val="00342530"/>
    <w:rsid w:val="0034369A"/>
    <w:rsid w:val="00343798"/>
    <w:rsid w:val="00343FC7"/>
    <w:rsid w:val="00344144"/>
    <w:rsid w:val="00344EB5"/>
    <w:rsid w:val="00345929"/>
    <w:rsid w:val="00346185"/>
    <w:rsid w:val="00346569"/>
    <w:rsid w:val="00346E28"/>
    <w:rsid w:val="0035025D"/>
    <w:rsid w:val="00350827"/>
    <w:rsid w:val="00350CA0"/>
    <w:rsid w:val="00351A29"/>
    <w:rsid w:val="00351B6E"/>
    <w:rsid w:val="00354C82"/>
    <w:rsid w:val="003600C1"/>
    <w:rsid w:val="00360DFE"/>
    <w:rsid w:val="00361A91"/>
    <w:rsid w:val="003633F3"/>
    <w:rsid w:val="00363878"/>
    <w:rsid w:val="00363AD9"/>
    <w:rsid w:val="0036474D"/>
    <w:rsid w:val="00365B1A"/>
    <w:rsid w:val="00366C98"/>
    <w:rsid w:val="00370DB6"/>
    <w:rsid w:val="0037118C"/>
    <w:rsid w:val="00371BE8"/>
    <w:rsid w:val="00372EF5"/>
    <w:rsid w:val="00373E6B"/>
    <w:rsid w:val="00373E9C"/>
    <w:rsid w:val="00376567"/>
    <w:rsid w:val="00376D7D"/>
    <w:rsid w:val="00380EBF"/>
    <w:rsid w:val="00382BE0"/>
    <w:rsid w:val="00382F5C"/>
    <w:rsid w:val="00383650"/>
    <w:rsid w:val="0038400F"/>
    <w:rsid w:val="0038517B"/>
    <w:rsid w:val="003868D7"/>
    <w:rsid w:val="00386BA0"/>
    <w:rsid w:val="003876F6"/>
    <w:rsid w:val="00391E77"/>
    <w:rsid w:val="00392F42"/>
    <w:rsid w:val="00393E97"/>
    <w:rsid w:val="00396066"/>
    <w:rsid w:val="00396F15"/>
    <w:rsid w:val="003A0F6A"/>
    <w:rsid w:val="003A30CC"/>
    <w:rsid w:val="003A3166"/>
    <w:rsid w:val="003A34E9"/>
    <w:rsid w:val="003A51E7"/>
    <w:rsid w:val="003A7634"/>
    <w:rsid w:val="003B08C8"/>
    <w:rsid w:val="003B20D3"/>
    <w:rsid w:val="003B7436"/>
    <w:rsid w:val="003B754D"/>
    <w:rsid w:val="003B7B75"/>
    <w:rsid w:val="003B7C04"/>
    <w:rsid w:val="003C06F7"/>
    <w:rsid w:val="003C2C02"/>
    <w:rsid w:val="003C30EC"/>
    <w:rsid w:val="003C4119"/>
    <w:rsid w:val="003C4FE5"/>
    <w:rsid w:val="003C58DC"/>
    <w:rsid w:val="003C654D"/>
    <w:rsid w:val="003C7BCF"/>
    <w:rsid w:val="003D0186"/>
    <w:rsid w:val="003D3C88"/>
    <w:rsid w:val="003D49AA"/>
    <w:rsid w:val="003D5E70"/>
    <w:rsid w:val="003D63C7"/>
    <w:rsid w:val="003D6FAD"/>
    <w:rsid w:val="003D70CE"/>
    <w:rsid w:val="003D76A8"/>
    <w:rsid w:val="003D7BB8"/>
    <w:rsid w:val="003D7C00"/>
    <w:rsid w:val="003E153F"/>
    <w:rsid w:val="003E199D"/>
    <w:rsid w:val="003E1BA2"/>
    <w:rsid w:val="003E1EC3"/>
    <w:rsid w:val="003E203E"/>
    <w:rsid w:val="003E2895"/>
    <w:rsid w:val="003E3CE9"/>
    <w:rsid w:val="003E55D1"/>
    <w:rsid w:val="003E590F"/>
    <w:rsid w:val="003E5F14"/>
    <w:rsid w:val="003E704D"/>
    <w:rsid w:val="003E71A5"/>
    <w:rsid w:val="003E742D"/>
    <w:rsid w:val="003E7E0D"/>
    <w:rsid w:val="003F0362"/>
    <w:rsid w:val="003F1466"/>
    <w:rsid w:val="003F15B3"/>
    <w:rsid w:val="003F24C0"/>
    <w:rsid w:val="003F3659"/>
    <w:rsid w:val="003F4ADB"/>
    <w:rsid w:val="003F4DC4"/>
    <w:rsid w:val="003F57D9"/>
    <w:rsid w:val="003F6144"/>
    <w:rsid w:val="003F6C81"/>
    <w:rsid w:val="003F6F63"/>
    <w:rsid w:val="003F7082"/>
    <w:rsid w:val="003F7FF0"/>
    <w:rsid w:val="0040088A"/>
    <w:rsid w:val="00400A95"/>
    <w:rsid w:val="00401741"/>
    <w:rsid w:val="00401B81"/>
    <w:rsid w:val="004021F7"/>
    <w:rsid w:val="004029A8"/>
    <w:rsid w:val="004030C1"/>
    <w:rsid w:val="00403491"/>
    <w:rsid w:val="00403FE3"/>
    <w:rsid w:val="0040470A"/>
    <w:rsid w:val="00405433"/>
    <w:rsid w:val="00405B97"/>
    <w:rsid w:val="00406285"/>
    <w:rsid w:val="004062CE"/>
    <w:rsid w:val="00406DD1"/>
    <w:rsid w:val="00412E44"/>
    <w:rsid w:val="004157BA"/>
    <w:rsid w:val="00421CDA"/>
    <w:rsid w:val="00423453"/>
    <w:rsid w:val="0042511E"/>
    <w:rsid w:val="0042598C"/>
    <w:rsid w:val="0042695B"/>
    <w:rsid w:val="004277C1"/>
    <w:rsid w:val="00431FE8"/>
    <w:rsid w:val="00432CAE"/>
    <w:rsid w:val="00433305"/>
    <w:rsid w:val="00433387"/>
    <w:rsid w:val="00433389"/>
    <w:rsid w:val="00435C82"/>
    <w:rsid w:val="00436481"/>
    <w:rsid w:val="0043656F"/>
    <w:rsid w:val="00437DEF"/>
    <w:rsid w:val="00437F13"/>
    <w:rsid w:val="004401D9"/>
    <w:rsid w:val="00440813"/>
    <w:rsid w:val="00441064"/>
    <w:rsid w:val="00441FE5"/>
    <w:rsid w:val="00443910"/>
    <w:rsid w:val="004439B0"/>
    <w:rsid w:val="00443AD4"/>
    <w:rsid w:val="00444E94"/>
    <w:rsid w:val="00445258"/>
    <w:rsid w:val="004453CB"/>
    <w:rsid w:val="0044558B"/>
    <w:rsid w:val="0044644B"/>
    <w:rsid w:val="00450E79"/>
    <w:rsid w:val="004515FE"/>
    <w:rsid w:val="00451E8C"/>
    <w:rsid w:val="0045216D"/>
    <w:rsid w:val="00452F7E"/>
    <w:rsid w:val="00453AA9"/>
    <w:rsid w:val="00453F14"/>
    <w:rsid w:val="00454324"/>
    <w:rsid w:val="00454B20"/>
    <w:rsid w:val="00455020"/>
    <w:rsid w:val="00456788"/>
    <w:rsid w:val="004576C1"/>
    <w:rsid w:val="0046092A"/>
    <w:rsid w:val="004610F9"/>
    <w:rsid w:val="00462B1A"/>
    <w:rsid w:val="00462EE1"/>
    <w:rsid w:val="00463318"/>
    <w:rsid w:val="00463846"/>
    <w:rsid w:val="004638BF"/>
    <w:rsid w:val="00463B25"/>
    <w:rsid w:val="00463CB8"/>
    <w:rsid w:val="00464760"/>
    <w:rsid w:val="00465089"/>
    <w:rsid w:val="00467D24"/>
    <w:rsid w:val="00470E03"/>
    <w:rsid w:val="00472168"/>
    <w:rsid w:val="00475290"/>
    <w:rsid w:val="004756DD"/>
    <w:rsid w:val="0048043B"/>
    <w:rsid w:val="0048054C"/>
    <w:rsid w:val="004808BA"/>
    <w:rsid w:val="00480927"/>
    <w:rsid w:val="00481F8F"/>
    <w:rsid w:val="004830AA"/>
    <w:rsid w:val="0048484E"/>
    <w:rsid w:val="00485E33"/>
    <w:rsid w:val="00487723"/>
    <w:rsid w:val="00490722"/>
    <w:rsid w:val="00494A34"/>
    <w:rsid w:val="00494D0B"/>
    <w:rsid w:val="004951D2"/>
    <w:rsid w:val="00495825"/>
    <w:rsid w:val="00497168"/>
    <w:rsid w:val="00497FD2"/>
    <w:rsid w:val="004A1A84"/>
    <w:rsid w:val="004A2559"/>
    <w:rsid w:val="004A483D"/>
    <w:rsid w:val="004A4E61"/>
    <w:rsid w:val="004A631D"/>
    <w:rsid w:val="004A6621"/>
    <w:rsid w:val="004A6EB2"/>
    <w:rsid w:val="004B03A8"/>
    <w:rsid w:val="004B0813"/>
    <w:rsid w:val="004B0845"/>
    <w:rsid w:val="004B09DF"/>
    <w:rsid w:val="004B12AF"/>
    <w:rsid w:val="004B13DB"/>
    <w:rsid w:val="004B1B1F"/>
    <w:rsid w:val="004B4F1B"/>
    <w:rsid w:val="004B5A4B"/>
    <w:rsid w:val="004B6214"/>
    <w:rsid w:val="004B77A9"/>
    <w:rsid w:val="004C0C08"/>
    <w:rsid w:val="004C1350"/>
    <w:rsid w:val="004C14DB"/>
    <w:rsid w:val="004C3AA0"/>
    <w:rsid w:val="004C477C"/>
    <w:rsid w:val="004C5620"/>
    <w:rsid w:val="004C59EC"/>
    <w:rsid w:val="004C5ACA"/>
    <w:rsid w:val="004C663A"/>
    <w:rsid w:val="004C6FDF"/>
    <w:rsid w:val="004C75C2"/>
    <w:rsid w:val="004D2450"/>
    <w:rsid w:val="004D4576"/>
    <w:rsid w:val="004D52CD"/>
    <w:rsid w:val="004D58BD"/>
    <w:rsid w:val="004D6F47"/>
    <w:rsid w:val="004E14AC"/>
    <w:rsid w:val="004E304B"/>
    <w:rsid w:val="004E42CB"/>
    <w:rsid w:val="004F121B"/>
    <w:rsid w:val="004F1598"/>
    <w:rsid w:val="004F1AA8"/>
    <w:rsid w:val="004F321E"/>
    <w:rsid w:val="004F48CF"/>
    <w:rsid w:val="004F4BF2"/>
    <w:rsid w:val="004F4D1D"/>
    <w:rsid w:val="004F4F1C"/>
    <w:rsid w:val="004F591B"/>
    <w:rsid w:val="004F7DB0"/>
    <w:rsid w:val="004F7EE2"/>
    <w:rsid w:val="00500D40"/>
    <w:rsid w:val="00500E64"/>
    <w:rsid w:val="00501047"/>
    <w:rsid w:val="005011A2"/>
    <w:rsid w:val="00501595"/>
    <w:rsid w:val="00501D6C"/>
    <w:rsid w:val="00502E0A"/>
    <w:rsid w:val="00504C50"/>
    <w:rsid w:val="005065EA"/>
    <w:rsid w:val="00507724"/>
    <w:rsid w:val="005109F6"/>
    <w:rsid w:val="005113CC"/>
    <w:rsid w:val="00511657"/>
    <w:rsid w:val="00511771"/>
    <w:rsid w:val="00511CBF"/>
    <w:rsid w:val="00513F88"/>
    <w:rsid w:val="00514D2B"/>
    <w:rsid w:val="0051594D"/>
    <w:rsid w:val="00515D6F"/>
    <w:rsid w:val="00516EED"/>
    <w:rsid w:val="00517E97"/>
    <w:rsid w:val="00521D75"/>
    <w:rsid w:val="00522DBD"/>
    <w:rsid w:val="0052356C"/>
    <w:rsid w:val="005247E8"/>
    <w:rsid w:val="00526454"/>
    <w:rsid w:val="00527FBC"/>
    <w:rsid w:val="00531476"/>
    <w:rsid w:val="00532AD5"/>
    <w:rsid w:val="00533008"/>
    <w:rsid w:val="00533772"/>
    <w:rsid w:val="00533EA3"/>
    <w:rsid w:val="00534530"/>
    <w:rsid w:val="005365C8"/>
    <w:rsid w:val="005366FF"/>
    <w:rsid w:val="0054039E"/>
    <w:rsid w:val="0054050F"/>
    <w:rsid w:val="00540D27"/>
    <w:rsid w:val="0054195F"/>
    <w:rsid w:val="00542D46"/>
    <w:rsid w:val="005434C9"/>
    <w:rsid w:val="00543F31"/>
    <w:rsid w:val="0054498F"/>
    <w:rsid w:val="00544A7A"/>
    <w:rsid w:val="005457D9"/>
    <w:rsid w:val="00545C1C"/>
    <w:rsid w:val="00545E45"/>
    <w:rsid w:val="005464FB"/>
    <w:rsid w:val="00546540"/>
    <w:rsid w:val="00550857"/>
    <w:rsid w:val="00551A0C"/>
    <w:rsid w:val="00552C6F"/>
    <w:rsid w:val="00552DB3"/>
    <w:rsid w:val="0055447B"/>
    <w:rsid w:val="00554A09"/>
    <w:rsid w:val="0055546E"/>
    <w:rsid w:val="00555D4B"/>
    <w:rsid w:val="0055618F"/>
    <w:rsid w:val="00556BBD"/>
    <w:rsid w:val="005574C9"/>
    <w:rsid w:val="0055786A"/>
    <w:rsid w:val="00557F47"/>
    <w:rsid w:val="00560D44"/>
    <w:rsid w:val="005613AE"/>
    <w:rsid w:val="005627B7"/>
    <w:rsid w:val="005627C3"/>
    <w:rsid w:val="00562825"/>
    <w:rsid w:val="00563E6C"/>
    <w:rsid w:val="005643D2"/>
    <w:rsid w:val="0056528A"/>
    <w:rsid w:val="00566D0A"/>
    <w:rsid w:val="00567063"/>
    <w:rsid w:val="005701D9"/>
    <w:rsid w:val="00570373"/>
    <w:rsid w:val="005704C1"/>
    <w:rsid w:val="00570E49"/>
    <w:rsid w:val="00571C05"/>
    <w:rsid w:val="00572F43"/>
    <w:rsid w:val="00572F5C"/>
    <w:rsid w:val="00581FA3"/>
    <w:rsid w:val="00582337"/>
    <w:rsid w:val="00583AB2"/>
    <w:rsid w:val="005846F5"/>
    <w:rsid w:val="005849AF"/>
    <w:rsid w:val="00584ABB"/>
    <w:rsid w:val="00585C9E"/>
    <w:rsid w:val="005872D8"/>
    <w:rsid w:val="00587D7C"/>
    <w:rsid w:val="00590E46"/>
    <w:rsid w:val="00591258"/>
    <w:rsid w:val="00591C65"/>
    <w:rsid w:val="00592BDE"/>
    <w:rsid w:val="0059315C"/>
    <w:rsid w:val="00593503"/>
    <w:rsid w:val="00594088"/>
    <w:rsid w:val="00594EE7"/>
    <w:rsid w:val="005954B3"/>
    <w:rsid w:val="005954D6"/>
    <w:rsid w:val="0059606A"/>
    <w:rsid w:val="005A0E1C"/>
    <w:rsid w:val="005A34CA"/>
    <w:rsid w:val="005A4BAD"/>
    <w:rsid w:val="005A5919"/>
    <w:rsid w:val="005B2E02"/>
    <w:rsid w:val="005B332B"/>
    <w:rsid w:val="005B3632"/>
    <w:rsid w:val="005B4163"/>
    <w:rsid w:val="005B458C"/>
    <w:rsid w:val="005B4B26"/>
    <w:rsid w:val="005B541E"/>
    <w:rsid w:val="005B542A"/>
    <w:rsid w:val="005B6108"/>
    <w:rsid w:val="005B61EC"/>
    <w:rsid w:val="005C0225"/>
    <w:rsid w:val="005C2865"/>
    <w:rsid w:val="005C4406"/>
    <w:rsid w:val="005C55FC"/>
    <w:rsid w:val="005C57EF"/>
    <w:rsid w:val="005C5B9A"/>
    <w:rsid w:val="005C5E6E"/>
    <w:rsid w:val="005C684E"/>
    <w:rsid w:val="005C6D2A"/>
    <w:rsid w:val="005C7F30"/>
    <w:rsid w:val="005D01D5"/>
    <w:rsid w:val="005D1891"/>
    <w:rsid w:val="005D2A52"/>
    <w:rsid w:val="005D3B5C"/>
    <w:rsid w:val="005D47B1"/>
    <w:rsid w:val="005D4D3D"/>
    <w:rsid w:val="005D4F1E"/>
    <w:rsid w:val="005D588B"/>
    <w:rsid w:val="005E1524"/>
    <w:rsid w:val="005E2144"/>
    <w:rsid w:val="005E2B72"/>
    <w:rsid w:val="005E4865"/>
    <w:rsid w:val="005E7CA4"/>
    <w:rsid w:val="005E7DCE"/>
    <w:rsid w:val="005F05A2"/>
    <w:rsid w:val="005F0FB6"/>
    <w:rsid w:val="005F15A0"/>
    <w:rsid w:val="005F1AC5"/>
    <w:rsid w:val="005F1C38"/>
    <w:rsid w:val="005F2833"/>
    <w:rsid w:val="005F3940"/>
    <w:rsid w:val="005F3F79"/>
    <w:rsid w:val="005F42A5"/>
    <w:rsid w:val="005F5773"/>
    <w:rsid w:val="005F7BC2"/>
    <w:rsid w:val="00600415"/>
    <w:rsid w:val="00600A7B"/>
    <w:rsid w:val="0060174A"/>
    <w:rsid w:val="006018A0"/>
    <w:rsid w:val="00601C91"/>
    <w:rsid w:val="0060259C"/>
    <w:rsid w:val="00603F05"/>
    <w:rsid w:val="0060483E"/>
    <w:rsid w:val="00605450"/>
    <w:rsid w:val="00606BD5"/>
    <w:rsid w:val="00607411"/>
    <w:rsid w:val="006101D6"/>
    <w:rsid w:val="00610AC4"/>
    <w:rsid w:val="00611F20"/>
    <w:rsid w:val="0061275B"/>
    <w:rsid w:val="0061293B"/>
    <w:rsid w:val="0061342B"/>
    <w:rsid w:val="00615B54"/>
    <w:rsid w:val="006160B7"/>
    <w:rsid w:val="00616DE5"/>
    <w:rsid w:val="0062038C"/>
    <w:rsid w:val="00621A6E"/>
    <w:rsid w:val="00621B6D"/>
    <w:rsid w:val="00621D5D"/>
    <w:rsid w:val="00621F12"/>
    <w:rsid w:val="00622FD6"/>
    <w:rsid w:val="0062390D"/>
    <w:rsid w:val="00625102"/>
    <w:rsid w:val="006306EC"/>
    <w:rsid w:val="00630ECF"/>
    <w:rsid w:val="006328AC"/>
    <w:rsid w:val="006339C1"/>
    <w:rsid w:val="0063420B"/>
    <w:rsid w:val="00637136"/>
    <w:rsid w:val="00637EA7"/>
    <w:rsid w:val="00643C39"/>
    <w:rsid w:val="00646B56"/>
    <w:rsid w:val="00646BF0"/>
    <w:rsid w:val="00647F3D"/>
    <w:rsid w:val="006501E9"/>
    <w:rsid w:val="006503B4"/>
    <w:rsid w:val="006510E8"/>
    <w:rsid w:val="00651D2B"/>
    <w:rsid w:val="00652411"/>
    <w:rsid w:val="00652912"/>
    <w:rsid w:val="00652B3F"/>
    <w:rsid w:val="00652EDC"/>
    <w:rsid w:val="006538F5"/>
    <w:rsid w:val="006543F2"/>
    <w:rsid w:val="00654ABB"/>
    <w:rsid w:val="00654C3C"/>
    <w:rsid w:val="00655088"/>
    <w:rsid w:val="006556C4"/>
    <w:rsid w:val="006563A5"/>
    <w:rsid w:val="006564B7"/>
    <w:rsid w:val="00656D31"/>
    <w:rsid w:val="00660DCE"/>
    <w:rsid w:val="00661A02"/>
    <w:rsid w:val="0066236E"/>
    <w:rsid w:val="006637C7"/>
    <w:rsid w:val="00663E03"/>
    <w:rsid w:val="00664145"/>
    <w:rsid w:val="0066452D"/>
    <w:rsid w:val="00664D2B"/>
    <w:rsid w:val="006652B4"/>
    <w:rsid w:val="00670A99"/>
    <w:rsid w:val="00673568"/>
    <w:rsid w:val="00673EE1"/>
    <w:rsid w:val="006751F7"/>
    <w:rsid w:val="00677DAB"/>
    <w:rsid w:val="006804C6"/>
    <w:rsid w:val="00682ED6"/>
    <w:rsid w:val="00683346"/>
    <w:rsid w:val="006835ED"/>
    <w:rsid w:val="00683DDC"/>
    <w:rsid w:val="00684494"/>
    <w:rsid w:val="00684F02"/>
    <w:rsid w:val="00685F05"/>
    <w:rsid w:val="0068732E"/>
    <w:rsid w:val="006924EF"/>
    <w:rsid w:val="00692BE6"/>
    <w:rsid w:val="00692C21"/>
    <w:rsid w:val="00696179"/>
    <w:rsid w:val="00696948"/>
    <w:rsid w:val="00696CD7"/>
    <w:rsid w:val="006A036F"/>
    <w:rsid w:val="006A0B9D"/>
    <w:rsid w:val="006A17D2"/>
    <w:rsid w:val="006A2024"/>
    <w:rsid w:val="006A37E8"/>
    <w:rsid w:val="006A47C9"/>
    <w:rsid w:val="006A4F90"/>
    <w:rsid w:val="006A5551"/>
    <w:rsid w:val="006A6059"/>
    <w:rsid w:val="006A6C8B"/>
    <w:rsid w:val="006A78A2"/>
    <w:rsid w:val="006B0C7F"/>
    <w:rsid w:val="006B0E9D"/>
    <w:rsid w:val="006B1442"/>
    <w:rsid w:val="006B2198"/>
    <w:rsid w:val="006B2D0C"/>
    <w:rsid w:val="006B408A"/>
    <w:rsid w:val="006B7335"/>
    <w:rsid w:val="006C140F"/>
    <w:rsid w:val="006C1AAE"/>
    <w:rsid w:val="006C5378"/>
    <w:rsid w:val="006C55DD"/>
    <w:rsid w:val="006C56A6"/>
    <w:rsid w:val="006C56B1"/>
    <w:rsid w:val="006C5F3C"/>
    <w:rsid w:val="006C6062"/>
    <w:rsid w:val="006C6B45"/>
    <w:rsid w:val="006C6C51"/>
    <w:rsid w:val="006C77A8"/>
    <w:rsid w:val="006D0C60"/>
    <w:rsid w:val="006D0F0C"/>
    <w:rsid w:val="006D10FE"/>
    <w:rsid w:val="006D2326"/>
    <w:rsid w:val="006D38BB"/>
    <w:rsid w:val="006D3991"/>
    <w:rsid w:val="006D40BB"/>
    <w:rsid w:val="006D41DE"/>
    <w:rsid w:val="006D59B6"/>
    <w:rsid w:val="006D5D41"/>
    <w:rsid w:val="006D6A3F"/>
    <w:rsid w:val="006D77AB"/>
    <w:rsid w:val="006D7D6B"/>
    <w:rsid w:val="006E14F1"/>
    <w:rsid w:val="006E191C"/>
    <w:rsid w:val="006E2577"/>
    <w:rsid w:val="006E3599"/>
    <w:rsid w:val="006E3687"/>
    <w:rsid w:val="006E5E07"/>
    <w:rsid w:val="006E7E00"/>
    <w:rsid w:val="006F0740"/>
    <w:rsid w:val="006F0866"/>
    <w:rsid w:val="006F0B76"/>
    <w:rsid w:val="006F1077"/>
    <w:rsid w:val="006F282B"/>
    <w:rsid w:val="006F2E47"/>
    <w:rsid w:val="006F2E75"/>
    <w:rsid w:val="006F3B38"/>
    <w:rsid w:val="006F4101"/>
    <w:rsid w:val="006F5658"/>
    <w:rsid w:val="006F79B3"/>
    <w:rsid w:val="006F7D47"/>
    <w:rsid w:val="006F7DE6"/>
    <w:rsid w:val="00701404"/>
    <w:rsid w:val="0070166A"/>
    <w:rsid w:val="0070486A"/>
    <w:rsid w:val="00704F0D"/>
    <w:rsid w:val="0070515B"/>
    <w:rsid w:val="00705447"/>
    <w:rsid w:val="007056D0"/>
    <w:rsid w:val="00706473"/>
    <w:rsid w:val="007069AC"/>
    <w:rsid w:val="00706FAB"/>
    <w:rsid w:val="0071032E"/>
    <w:rsid w:val="007104AB"/>
    <w:rsid w:val="0071181A"/>
    <w:rsid w:val="00711AEC"/>
    <w:rsid w:val="00711E5B"/>
    <w:rsid w:val="007129D0"/>
    <w:rsid w:val="00713498"/>
    <w:rsid w:val="00716403"/>
    <w:rsid w:val="007165A6"/>
    <w:rsid w:val="00717BA1"/>
    <w:rsid w:val="007206B9"/>
    <w:rsid w:val="00720FFB"/>
    <w:rsid w:val="00723714"/>
    <w:rsid w:val="00723BB0"/>
    <w:rsid w:val="0072494C"/>
    <w:rsid w:val="00724D5E"/>
    <w:rsid w:val="00725584"/>
    <w:rsid w:val="0072754C"/>
    <w:rsid w:val="00727D97"/>
    <w:rsid w:val="00730139"/>
    <w:rsid w:val="00730EEC"/>
    <w:rsid w:val="00730F8E"/>
    <w:rsid w:val="0073194F"/>
    <w:rsid w:val="00731B8A"/>
    <w:rsid w:val="00732700"/>
    <w:rsid w:val="007336B7"/>
    <w:rsid w:val="00736BFB"/>
    <w:rsid w:val="007375C9"/>
    <w:rsid w:val="007409AF"/>
    <w:rsid w:val="00742B3A"/>
    <w:rsid w:val="00742F78"/>
    <w:rsid w:val="00743B07"/>
    <w:rsid w:val="00745267"/>
    <w:rsid w:val="007453CE"/>
    <w:rsid w:val="0074556E"/>
    <w:rsid w:val="00746778"/>
    <w:rsid w:val="0074757B"/>
    <w:rsid w:val="00747C51"/>
    <w:rsid w:val="00751945"/>
    <w:rsid w:val="00752C2A"/>
    <w:rsid w:val="00752FCC"/>
    <w:rsid w:val="00753D59"/>
    <w:rsid w:val="00754B18"/>
    <w:rsid w:val="00754F9D"/>
    <w:rsid w:val="00755AE6"/>
    <w:rsid w:val="00757497"/>
    <w:rsid w:val="0076250E"/>
    <w:rsid w:val="00762E02"/>
    <w:rsid w:val="0076335D"/>
    <w:rsid w:val="00764812"/>
    <w:rsid w:val="00765D86"/>
    <w:rsid w:val="0076701E"/>
    <w:rsid w:val="007675E4"/>
    <w:rsid w:val="0076789E"/>
    <w:rsid w:val="00767D85"/>
    <w:rsid w:val="00770905"/>
    <w:rsid w:val="007727EB"/>
    <w:rsid w:val="007738BF"/>
    <w:rsid w:val="007746C6"/>
    <w:rsid w:val="00780002"/>
    <w:rsid w:val="00780E18"/>
    <w:rsid w:val="007835AC"/>
    <w:rsid w:val="00783752"/>
    <w:rsid w:val="007842C9"/>
    <w:rsid w:val="0078485A"/>
    <w:rsid w:val="00784ED4"/>
    <w:rsid w:val="007864A0"/>
    <w:rsid w:val="007864A1"/>
    <w:rsid w:val="0079137E"/>
    <w:rsid w:val="00792AA9"/>
    <w:rsid w:val="00793120"/>
    <w:rsid w:val="00793718"/>
    <w:rsid w:val="00793CDD"/>
    <w:rsid w:val="00794758"/>
    <w:rsid w:val="00794E2B"/>
    <w:rsid w:val="007952B5"/>
    <w:rsid w:val="00795878"/>
    <w:rsid w:val="007958D0"/>
    <w:rsid w:val="00795C3D"/>
    <w:rsid w:val="007A020A"/>
    <w:rsid w:val="007A1110"/>
    <w:rsid w:val="007A2873"/>
    <w:rsid w:val="007A3068"/>
    <w:rsid w:val="007A414C"/>
    <w:rsid w:val="007A4571"/>
    <w:rsid w:val="007A6CF8"/>
    <w:rsid w:val="007A7206"/>
    <w:rsid w:val="007B0183"/>
    <w:rsid w:val="007B225E"/>
    <w:rsid w:val="007B365B"/>
    <w:rsid w:val="007B3B69"/>
    <w:rsid w:val="007B48B2"/>
    <w:rsid w:val="007B588E"/>
    <w:rsid w:val="007B7A6A"/>
    <w:rsid w:val="007C03ED"/>
    <w:rsid w:val="007C11A5"/>
    <w:rsid w:val="007C20CF"/>
    <w:rsid w:val="007C2DD9"/>
    <w:rsid w:val="007C47A9"/>
    <w:rsid w:val="007C5AFE"/>
    <w:rsid w:val="007C69D0"/>
    <w:rsid w:val="007D18F6"/>
    <w:rsid w:val="007D1C36"/>
    <w:rsid w:val="007D533F"/>
    <w:rsid w:val="007D5970"/>
    <w:rsid w:val="007D6896"/>
    <w:rsid w:val="007D7C92"/>
    <w:rsid w:val="007D7E2D"/>
    <w:rsid w:val="007E0CC3"/>
    <w:rsid w:val="007E12F7"/>
    <w:rsid w:val="007E1665"/>
    <w:rsid w:val="007E211F"/>
    <w:rsid w:val="007E32A6"/>
    <w:rsid w:val="007E3849"/>
    <w:rsid w:val="007E4672"/>
    <w:rsid w:val="007E59F9"/>
    <w:rsid w:val="007E5C5A"/>
    <w:rsid w:val="007E66E6"/>
    <w:rsid w:val="007E7C4F"/>
    <w:rsid w:val="007F2BEE"/>
    <w:rsid w:val="007F3B97"/>
    <w:rsid w:val="007F4663"/>
    <w:rsid w:val="007F4C90"/>
    <w:rsid w:val="007F525D"/>
    <w:rsid w:val="007F6849"/>
    <w:rsid w:val="007F7875"/>
    <w:rsid w:val="00800E71"/>
    <w:rsid w:val="00801CCD"/>
    <w:rsid w:val="00801F4E"/>
    <w:rsid w:val="008024DE"/>
    <w:rsid w:val="00802644"/>
    <w:rsid w:val="00802D4C"/>
    <w:rsid w:val="0080323D"/>
    <w:rsid w:val="008043A4"/>
    <w:rsid w:val="00804D53"/>
    <w:rsid w:val="00806F1B"/>
    <w:rsid w:val="00807539"/>
    <w:rsid w:val="00810F62"/>
    <w:rsid w:val="00812936"/>
    <w:rsid w:val="00814166"/>
    <w:rsid w:val="00815676"/>
    <w:rsid w:val="00815C86"/>
    <w:rsid w:val="00816546"/>
    <w:rsid w:val="0082180C"/>
    <w:rsid w:val="00821C74"/>
    <w:rsid w:val="00822D27"/>
    <w:rsid w:val="0082379F"/>
    <w:rsid w:val="00823C51"/>
    <w:rsid w:val="00824F76"/>
    <w:rsid w:val="00825619"/>
    <w:rsid w:val="00825D88"/>
    <w:rsid w:val="00826159"/>
    <w:rsid w:val="008266C5"/>
    <w:rsid w:val="00827114"/>
    <w:rsid w:val="00827441"/>
    <w:rsid w:val="0082779F"/>
    <w:rsid w:val="00827F8B"/>
    <w:rsid w:val="00830090"/>
    <w:rsid w:val="00830968"/>
    <w:rsid w:val="008341B7"/>
    <w:rsid w:val="00835824"/>
    <w:rsid w:val="00835D52"/>
    <w:rsid w:val="0083618D"/>
    <w:rsid w:val="008370C8"/>
    <w:rsid w:val="008372EE"/>
    <w:rsid w:val="008405E7"/>
    <w:rsid w:val="008423AC"/>
    <w:rsid w:val="00842EEA"/>
    <w:rsid w:val="008434B6"/>
    <w:rsid w:val="008440E8"/>
    <w:rsid w:val="00844A94"/>
    <w:rsid w:val="008458C2"/>
    <w:rsid w:val="00845DE7"/>
    <w:rsid w:val="00845ED0"/>
    <w:rsid w:val="00847708"/>
    <w:rsid w:val="00847AE3"/>
    <w:rsid w:val="008508A4"/>
    <w:rsid w:val="00850BBD"/>
    <w:rsid w:val="00850F75"/>
    <w:rsid w:val="0085100D"/>
    <w:rsid w:val="00851549"/>
    <w:rsid w:val="008530DF"/>
    <w:rsid w:val="00855AD4"/>
    <w:rsid w:val="008561C9"/>
    <w:rsid w:val="008572D9"/>
    <w:rsid w:val="00857C24"/>
    <w:rsid w:val="008602F0"/>
    <w:rsid w:val="0086031D"/>
    <w:rsid w:val="008632C5"/>
    <w:rsid w:val="00863763"/>
    <w:rsid w:val="00863BA5"/>
    <w:rsid w:val="008647A1"/>
    <w:rsid w:val="00864C1A"/>
    <w:rsid w:val="00864CE6"/>
    <w:rsid w:val="00864F3E"/>
    <w:rsid w:val="00865720"/>
    <w:rsid w:val="00866C2A"/>
    <w:rsid w:val="00867F04"/>
    <w:rsid w:val="00870C0D"/>
    <w:rsid w:val="00872655"/>
    <w:rsid w:val="00873173"/>
    <w:rsid w:val="0087346B"/>
    <w:rsid w:val="00876FF6"/>
    <w:rsid w:val="008775D0"/>
    <w:rsid w:val="00880ADC"/>
    <w:rsid w:val="008830B5"/>
    <w:rsid w:val="00883389"/>
    <w:rsid w:val="00885166"/>
    <w:rsid w:val="0088680C"/>
    <w:rsid w:val="00887860"/>
    <w:rsid w:val="008903B6"/>
    <w:rsid w:val="00890ACF"/>
    <w:rsid w:val="008911C9"/>
    <w:rsid w:val="008927A5"/>
    <w:rsid w:val="0089425D"/>
    <w:rsid w:val="0089648C"/>
    <w:rsid w:val="00896C29"/>
    <w:rsid w:val="00897374"/>
    <w:rsid w:val="008973C7"/>
    <w:rsid w:val="008A0732"/>
    <w:rsid w:val="008A1600"/>
    <w:rsid w:val="008A2B26"/>
    <w:rsid w:val="008A35F5"/>
    <w:rsid w:val="008A48C8"/>
    <w:rsid w:val="008A54CC"/>
    <w:rsid w:val="008A6582"/>
    <w:rsid w:val="008A7B31"/>
    <w:rsid w:val="008B26A2"/>
    <w:rsid w:val="008B3E29"/>
    <w:rsid w:val="008B5BF3"/>
    <w:rsid w:val="008B6839"/>
    <w:rsid w:val="008B7CBE"/>
    <w:rsid w:val="008C22BE"/>
    <w:rsid w:val="008C2374"/>
    <w:rsid w:val="008C3B59"/>
    <w:rsid w:val="008C42A9"/>
    <w:rsid w:val="008C4328"/>
    <w:rsid w:val="008C48D4"/>
    <w:rsid w:val="008C673F"/>
    <w:rsid w:val="008C74EC"/>
    <w:rsid w:val="008C789B"/>
    <w:rsid w:val="008D0877"/>
    <w:rsid w:val="008D18D9"/>
    <w:rsid w:val="008D1CAA"/>
    <w:rsid w:val="008D2F57"/>
    <w:rsid w:val="008D4094"/>
    <w:rsid w:val="008D41E0"/>
    <w:rsid w:val="008D46AF"/>
    <w:rsid w:val="008D5299"/>
    <w:rsid w:val="008D5DDB"/>
    <w:rsid w:val="008D6B06"/>
    <w:rsid w:val="008E05E3"/>
    <w:rsid w:val="008E0687"/>
    <w:rsid w:val="008E1D68"/>
    <w:rsid w:val="008E2935"/>
    <w:rsid w:val="008E327D"/>
    <w:rsid w:val="008E4DF8"/>
    <w:rsid w:val="008E582E"/>
    <w:rsid w:val="008E5E99"/>
    <w:rsid w:val="008F107B"/>
    <w:rsid w:val="008F2ACB"/>
    <w:rsid w:val="008F3E1F"/>
    <w:rsid w:val="008F3F7C"/>
    <w:rsid w:val="008F425E"/>
    <w:rsid w:val="008F4543"/>
    <w:rsid w:val="008F538E"/>
    <w:rsid w:val="008F6B60"/>
    <w:rsid w:val="008F6E85"/>
    <w:rsid w:val="0090124C"/>
    <w:rsid w:val="00901E3E"/>
    <w:rsid w:val="00903962"/>
    <w:rsid w:val="00903BD8"/>
    <w:rsid w:val="009055DF"/>
    <w:rsid w:val="009073B2"/>
    <w:rsid w:val="00911003"/>
    <w:rsid w:val="009117B2"/>
    <w:rsid w:val="0091265E"/>
    <w:rsid w:val="00912B4E"/>
    <w:rsid w:val="00912EED"/>
    <w:rsid w:val="0091428D"/>
    <w:rsid w:val="00917476"/>
    <w:rsid w:val="00917BB8"/>
    <w:rsid w:val="0092123C"/>
    <w:rsid w:val="00921466"/>
    <w:rsid w:val="00922745"/>
    <w:rsid w:val="00923E22"/>
    <w:rsid w:val="009248B1"/>
    <w:rsid w:val="00924A3C"/>
    <w:rsid w:val="00924DD1"/>
    <w:rsid w:val="009250B0"/>
    <w:rsid w:val="009267BF"/>
    <w:rsid w:val="00927175"/>
    <w:rsid w:val="00930A20"/>
    <w:rsid w:val="009321BE"/>
    <w:rsid w:val="0093279C"/>
    <w:rsid w:val="00934AD4"/>
    <w:rsid w:val="009352F2"/>
    <w:rsid w:val="00935832"/>
    <w:rsid w:val="009373F8"/>
    <w:rsid w:val="00940849"/>
    <w:rsid w:val="00941F4E"/>
    <w:rsid w:val="00943084"/>
    <w:rsid w:val="00943B12"/>
    <w:rsid w:val="00945B8A"/>
    <w:rsid w:val="0094631B"/>
    <w:rsid w:val="00947A17"/>
    <w:rsid w:val="00947A29"/>
    <w:rsid w:val="009505B0"/>
    <w:rsid w:val="00950B52"/>
    <w:rsid w:val="009523CF"/>
    <w:rsid w:val="0095250B"/>
    <w:rsid w:val="00960E92"/>
    <w:rsid w:val="00960F07"/>
    <w:rsid w:val="0096204B"/>
    <w:rsid w:val="00962BB5"/>
    <w:rsid w:val="009643F2"/>
    <w:rsid w:val="00965D72"/>
    <w:rsid w:val="00966804"/>
    <w:rsid w:val="00966B5C"/>
    <w:rsid w:val="009720EF"/>
    <w:rsid w:val="0097292D"/>
    <w:rsid w:val="00972B8F"/>
    <w:rsid w:val="00972BE4"/>
    <w:rsid w:val="00972DB0"/>
    <w:rsid w:val="009730E8"/>
    <w:rsid w:val="00973E77"/>
    <w:rsid w:val="00974539"/>
    <w:rsid w:val="0097476A"/>
    <w:rsid w:val="009762D6"/>
    <w:rsid w:val="009765A7"/>
    <w:rsid w:val="00976CAF"/>
    <w:rsid w:val="00977C37"/>
    <w:rsid w:val="00980E52"/>
    <w:rsid w:val="00981EAD"/>
    <w:rsid w:val="00982C5D"/>
    <w:rsid w:val="00983B42"/>
    <w:rsid w:val="00983B5E"/>
    <w:rsid w:val="009847DD"/>
    <w:rsid w:val="00985546"/>
    <w:rsid w:val="0098624E"/>
    <w:rsid w:val="0098663C"/>
    <w:rsid w:val="00986755"/>
    <w:rsid w:val="009876D9"/>
    <w:rsid w:val="009905F9"/>
    <w:rsid w:val="00990B3E"/>
    <w:rsid w:val="00990C11"/>
    <w:rsid w:val="00990E53"/>
    <w:rsid w:val="00991BCC"/>
    <w:rsid w:val="00991D1F"/>
    <w:rsid w:val="00991EA0"/>
    <w:rsid w:val="00992207"/>
    <w:rsid w:val="00993889"/>
    <w:rsid w:val="00993BD9"/>
    <w:rsid w:val="009949CB"/>
    <w:rsid w:val="009951FF"/>
    <w:rsid w:val="009967A6"/>
    <w:rsid w:val="009A0CDC"/>
    <w:rsid w:val="009A13C4"/>
    <w:rsid w:val="009A17A9"/>
    <w:rsid w:val="009A2151"/>
    <w:rsid w:val="009A2354"/>
    <w:rsid w:val="009A32EA"/>
    <w:rsid w:val="009A3796"/>
    <w:rsid w:val="009A3C9B"/>
    <w:rsid w:val="009A4286"/>
    <w:rsid w:val="009A44A6"/>
    <w:rsid w:val="009A5455"/>
    <w:rsid w:val="009A6F58"/>
    <w:rsid w:val="009B0F12"/>
    <w:rsid w:val="009B11B0"/>
    <w:rsid w:val="009B29E4"/>
    <w:rsid w:val="009B3605"/>
    <w:rsid w:val="009B74C3"/>
    <w:rsid w:val="009B783A"/>
    <w:rsid w:val="009C007E"/>
    <w:rsid w:val="009C26B4"/>
    <w:rsid w:val="009C3B8E"/>
    <w:rsid w:val="009C6DD1"/>
    <w:rsid w:val="009D177E"/>
    <w:rsid w:val="009D1B9D"/>
    <w:rsid w:val="009D411F"/>
    <w:rsid w:val="009D580B"/>
    <w:rsid w:val="009D6E5D"/>
    <w:rsid w:val="009D74A4"/>
    <w:rsid w:val="009E1EE4"/>
    <w:rsid w:val="009E20E9"/>
    <w:rsid w:val="009E2C30"/>
    <w:rsid w:val="009E327D"/>
    <w:rsid w:val="009E3539"/>
    <w:rsid w:val="009E3599"/>
    <w:rsid w:val="009E5D50"/>
    <w:rsid w:val="009E5E88"/>
    <w:rsid w:val="009E6E49"/>
    <w:rsid w:val="009E70C7"/>
    <w:rsid w:val="009E78C2"/>
    <w:rsid w:val="009F073D"/>
    <w:rsid w:val="009F2023"/>
    <w:rsid w:val="009F20AB"/>
    <w:rsid w:val="009F276C"/>
    <w:rsid w:val="009F3A54"/>
    <w:rsid w:val="009F5712"/>
    <w:rsid w:val="009F5CC9"/>
    <w:rsid w:val="009F7694"/>
    <w:rsid w:val="00A00F85"/>
    <w:rsid w:val="00A040E3"/>
    <w:rsid w:val="00A05343"/>
    <w:rsid w:val="00A0641D"/>
    <w:rsid w:val="00A06DA5"/>
    <w:rsid w:val="00A1017C"/>
    <w:rsid w:val="00A10B64"/>
    <w:rsid w:val="00A13249"/>
    <w:rsid w:val="00A1324A"/>
    <w:rsid w:val="00A1391D"/>
    <w:rsid w:val="00A13B18"/>
    <w:rsid w:val="00A16023"/>
    <w:rsid w:val="00A17CD2"/>
    <w:rsid w:val="00A21701"/>
    <w:rsid w:val="00A2178E"/>
    <w:rsid w:val="00A221DB"/>
    <w:rsid w:val="00A227E8"/>
    <w:rsid w:val="00A24BB4"/>
    <w:rsid w:val="00A2650A"/>
    <w:rsid w:val="00A265F0"/>
    <w:rsid w:val="00A26D59"/>
    <w:rsid w:val="00A304D1"/>
    <w:rsid w:val="00A30737"/>
    <w:rsid w:val="00A31365"/>
    <w:rsid w:val="00A326D9"/>
    <w:rsid w:val="00A342D1"/>
    <w:rsid w:val="00A34F58"/>
    <w:rsid w:val="00A36DE9"/>
    <w:rsid w:val="00A3758D"/>
    <w:rsid w:val="00A37C62"/>
    <w:rsid w:val="00A4097D"/>
    <w:rsid w:val="00A40A89"/>
    <w:rsid w:val="00A41462"/>
    <w:rsid w:val="00A41700"/>
    <w:rsid w:val="00A44452"/>
    <w:rsid w:val="00A465FF"/>
    <w:rsid w:val="00A46CD6"/>
    <w:rsid w:val="00A47844"/>
    <w:rsid w:val="00A501CC"/>
    <w:rsid w:val="00A51264"/>
    <w:rsid w:val="00A5154E"/>
    <w:rsid w:val="00A52AC6"/>
    <w:rsid w:val="00A53675"/>
    <w:rsid w:val="00A56644"/>
    <w:rsid w:val="00A568C0"/>
    <w:rsid w:val="00A56EAF"/>
    <w:rsid w:val="00A6208D"/>
    <w:rsid w:val="00A644E5"/>
    <w:rsid w:val="00A6546C"/>
    <w:rsid w:val="00A674E9"/>
    <w:rsid w:val="00A67943"/>
    <w:rsid w:val="00A7223C"/>
    <w:rsid w:val="00A7239D"/>
    <w:rsid w:val="00A74146"/>
    <w:rsid w:val="00A7755A"/>
    <w:rsid w:val="00A80216"/>
    <w:rsid w:val="00A81345"/>
    <w:rsid w:val="00A832EC"/>
    <w:rsid w:val="00A836C6"/>
    <w:rsid w:val="00A83E78"/>
    <w:rsid w:val="00A91321"/>
    <w:rsid w:val="00A92E12"/>
    <w:rsid w:val="00A96987"/>
    <w:rsid w:val="00AA160A"/>
    <w:rsid w:val="00AA3083"/>
    <w:rsid w:val="00AA5558"/>
    <w:rsid w:val="00AA78AF"/>
    <w:rsid w:val="00AA7F07"/>
    <w:rsid w:val="00AB0604"/>
    <w:rsid w:val="00AB36D2"/>
    <w:rsid w:val="00AB3CBA"/>
    <w:rsid w:val="00AB5826"/>
    <w:rsid w:val="00AB584C"/>
    <w:rsid w:val="00AB5895"/>
    <w:rsid w:val="00AB62A2"/>
    <w:rsid w:val="00AB7EEE"/>
    <w:rsid w:val="00AC0672"/>
    <w:rsid w:val="00AC12A9"/>
    <w:rsid w:val="00AC2F05"/>
    <w:rsid w:val="00AC5022"/>
    <w:rsid w:val="00AC73DB"/>
    <w:rsid w:val="00AD07D8"/>
    <w:rsid w:val="00AD0E77"/>
    <w:rsid w:val="00AD12B7"/>
    <w:rsid w:val="00AD283F"/>
    <w:rsid w:val="00AD2B38"/>
    <w:rsid w:val="00AD5ECA"/>
    <w:rsid w:val="00AD6FDD"/>
    <w:rsid w:val="00AD7975"/>
    <w:rsid w:val="00AD7A2E"/>
    <w:rsid w:val="00AE08B7"/>
    <w:rsid w:val="00AE374D"/>
    <w:rsid w:val="00AE3F15"/>
    <w:rsid w:val="00AE4F30"/>
    <w:rsid w:val="00AE5BE9"/>
    <w:rsid w:val="00AE65D3"/>
    <w:rsid w:val="00AE672C"/>
    <w:rsid w:val="00AE692A"/>
    <w:rsid w:val="00AE7279"/>
    <w:rsid w:val="00AF1AEE"/>
    <w:rsid w:val="00AF1EAB"/>
    <w:rsid w:val="00AF3177"/>
    <w:rsid w:val="00AF467B"/>
    <w:rsid w:val="00AF4878"/>
    <w:rsid w:val="00AF4B7E"/>
    <w:rsid w:val="00AF5128"/>
    <w:rsid w:val="00AF5830"/>
    <w:rsid w:val="00AF5CC7"/>
    <w:rsid w:val="00AF61BA"/>
    <w:rsid w:val="00B00882"/>
    <w:rsid w:val="00B013F2"/>
    <w:rsid w:val="00B04953"/>
    <w:rsid w:val="00B05D4D"/>
    <w:rsid w:val="00B0739E"/>
    <w:rsid w:val="00B07812"/>
    <w:rsid w:val="00B078DD"/>
    <w:rsid w:val="00B1022D"/>
    <w:rsid w:val="00B109F8"/>
    <w:rsid w:val="00B13535"/>
    <w:rsid w:val="00B1401C"/>
    <w:rsid w:val="00B14164"/>
    <w:rsid w:val="00B14401"/>
    <w:rsid w:val="00B149D8"/>
    <w:rsid w:val="00B15A12"/>
    <w:rsid w:val="00B160AC"/>
    <w:rsid w:val="00B164CA"/>
    <w:rsid w:val="00B167CD"/>
    <w:rsid w:val="00B16A5C"/>
    <w:rsid w:val="00B2216A"/>
    <w:rsid w:val="00B22AF1"/>
    <w:rsid w:val="00B22D29"/>
    <w:rsid w:val="00B244A6"/>
    <w:rsid w:val="00B246D4"/>
    <w:rsid w:val="00B25271"/>
    <w:rsid w:val="00B2591C"/>
    <w:rsid w:val="00B26CF0"/>
    <w:rsid w:val="00B27A4F"/>
    <w:rsid w:val="00B27C3C"/>
    <w:rsid w:val="00B30ACC"/>
    <w:rsid w:val="00B31D5C"/>
    <w:rsid w:val="00B32852"/>
    <w:rsid w:val="00B33353"/>
    <w:rsid w:val="00B3485F"/>
    <w:rsid w:val="00B34C33"/>
    <w:rsid w:val="00B355BA"/>
    <w:rsid w:val="00B35952"/>
    <w:rsid w:val="00B3668A"/>
    <w:rsid w:val="00B3729B"/>
    <w:rsid w:val="00B40B2D"/>
    <w:rsid w:val="00B41B29"/>
    <w:rsid w:val="00B41CC3"/>
    <w:rsid w:val="00B434E9"/>
    <w:rsid w:val="00B43E73"/>
    <w:rsid w:val="00B447E9"/>
    <w:rsid w:val="00B44E04"/>
    <w:rsid w:val="00B47AAF"/>
    <w:rsid w:val="00B47F2E"/>
    <w:rsid w:val="00B50D1F"/>
    <w:rsid w:val="00B51D9A"/>
    <w:rsid w:val="00B55EB8"/>
    <w:rsid w:val="00B55FF3"/>
    <w:rsid w:val="00B56E5B"/>
    <w:rsid w:val="00B618F1"/>
    <w:rsid w:val="00B64A37"/>
    <w:rsid w:val="00B64A72"/>
    <w:rsid w:val="00B661A4"/>
    <w:rsid w:val="00B6623B"/>
    <w:rsid w:val="00B669DF"/>
    <w:rsid w:val="00B71668"/>
    <w:rsid w:val="00B72B1D"/>
    <w:rsid w:val="00B763F8"/>
    <w:rsid w:val="00B76CC3"/>
    <w:rsid w:val="00B77402"/>
    <w:rsid w:val="00B7791C"/>
    <w:rsid w:val="00B77985"/>
    <w:rsid w:val="00B8052F"/>
    <w:rsid w:val="00B81B20"/>
    <w:rsid w:val="00B82428"/>
    <w:rsid w:val="00B83AF9"/>
    <w:rsid w:val="00B849E9"/>
    <w:rsid w:val="00B8596E"/>
    <w:rsid w:val="00B862A7"/>
    <w:rsid w:val="00B87008"/>
    <w:rsid w:val="00B87BDA"/>
    <w:rsid w:val="00B91234"/>
    <w:rsid w:val="00B91510"/>
    <w:rsid w:val="00B92841"/>
    <w:rsid w:val="00B928A9"/>
    <w:rsid w:val="00B94A7F"/>
    <w:rsid w:val="00B960CB"/>
    <w:rsid w:val="00B96CB5"/>
    <w:rsid w:val="00B9769B"/>
    <w:rsid w:val="00BA1B5C"/>
    <w:rsid w:val="00BA25BE"/>
    <w:rsid w:val="00BA3129"/>
    <w:rsid w:val="00BA3A60"/>
    <w:rsid w:val="00BA3B07"/>
    <w:rsid w:val="00BA3DD3"/>
    <w:rsid w:val="00BA482C"/>
    <w:rsid w:val="00BA50B0"/>
    <w:rsid w:val="00BA5CA7"/>
    <w:rsid w:val="00BA5F71"/>
    <w:rsid w:val="00BA6503"/>
    <w:rsid w:val="00BA70DA"/>
    <w:rsid w:val="00BB0A4F"/>
    <w:rsid w:val="00BB136E"/>
    <w:rsid w:val="00BB17A3"/>
    <w:rsid w:val="00BB2C74"/>
    <w:rsid w:val="00BB4735"/>
    <w:rsid w:val="00BB4D5B"/>
    <w:rsid w:val="00BB50CC"/>
    <w:rsid w:val="00BB5A1B"/>
    <w:rsid w:val="00BB6A09"/>
    <w:rsid w:val="00BC2154"/>
    <w:rsid w:val="00BC4ABC"/>
    <w:rsid w:val="00BC6C9A"/>
    <w:rsid w:val="00BC7013"/>
    <w:rsid w:val="00BC7062"/>
    <w:rsid w:val="00BC7752"/>
    <w:rsid w:val="00BC7B7E"/>
    <w:rsid w:val="00BD17E2"/>
    <w:rsid w:val="00BD2536"/>
    <w:rsid w:val="00BD2A79"/>
    <w:rsid w:val="00BD2B3E"/>
    <w:rsid w:val="00BD2F36"/>
    <w:rsid w:val="00BD3719"/>
    <w:rsid w:val="00BD4ABE"/>
    <w:rsid w:val="00BD693C"/>
    <w:rsid w:val="00BD6D77"/>
    <w:rsid w:val="00BD78DD"/>
    <w:rsid w:val="00BE132F"/>
    <w:rsid w:val="00BE2D62"/>
    <w:rsid w:val="00BE2E75"/>
    <w:rsid w:val="00BE3F59"/>
    <w:rsid w:val="00BE413B"/>
    <w:rsid w:val="00BE558D"/>
    <w:rsid w:val="00BF144A"/>
    <w:rsid w:val="00BF2BF1"/>
    <w:rsid w:val="00BF34D4"/>
    <w:rsid w:val="00BF6153"/>
    <w:rsid w:val="00BF637F"/>
    <w:rsid w:val="00BF66DA"/>
    <w:rsid w:val="00BF68AF"/>
    <w:rsid w:val="00C016E4"/>
    <w:rsid w:val="00C01920"/>
    <w:rsid w:val="00C01C71"/>
    <w:rsid w:val="00C02A71"/>
    <w:rsid w:val="00C032F5"/>
    <w:rsid w:val="00C043F3"/>
    <w:rsid w:val="00C04759"/>
    <w:rsid w:val="00C048FF"/>
    <w:rsid w:val="00C06D55"/>
    <w:rsid w:val="00C07EBB"/>
    <w:rsid w:val="00C10342"/>
    <w:rsid w:val="00C110CF"/>
    <w:rsid w:val="00C1228F"/>
    <w:rsid w:val="00C14E12"/>
    <w:rsid w:val="00C16581"/>
    <w:rsid w:val="00C2043D"/>
    <w:rsid w:val="00C22348"/>
    <w:rsid w:val="00C224C3"/>
    <w:rsid w:val="00C224FA"/>
    <w:rsid w:val="00C23039"/>
    <w:rsid w:val="00C23C45"/>
    <w:rsid w:val="00C259C5"/>
    <w:rsid w:val="00C25CA0"/>
    <w:rsid w:val="00C26590"/>
    <w:rsid w:val="00C2756E"/>
    <w:rsid w:val="00C2789C"/>
    <w:rsid w:val="00C31A3B"/>
    <w:rsid w:val="00C31B56"/>
    <w:rsid w:val="00C32CE9"/>
    <w:rsid w:val="00C33013"/>
    <w:rsid w:val="00C34068"/>
    <w:rsid w:val="00C34149"/>
    <w:rsid w:val="00C347CB"/>
    <w:rsid w:val="00C35AC7"/>
    <w:rsid w:val="00C362D7"/>
    <w:rsid w:val="00C36530"/>
    <w:rsid w:val="00C37340"/>
    <w:rsid w:val="00C416FD"/>
    <w:rsid w:val="00C42BFB"/>
    <w:rsid w:val="00C432A0"/>
    <w:rsid w:val="00C44A65"/>
    <w:rsid w:val="00C45536"/>
    <w:rsid w:val="00C4676C"/>
    <w:rsid w:val="00C46AF7"/>
    <w:rsid w:val="00C46BB9"/>
    <w:rsid w:val="00C46D79"/>
    <w:rsid w:val="00C47F7D"/>
    <w:rsid w:val="00C501E8"/>
    <w:rsid w:val="00C50BB3"/>
    <w:rsid w:val="00C51DB1"/>
    <w:rsid w:val="00C52348"/>
    <w:rsid w:val="00C52942"/>
    <w:rsid w:val="00C5547B"/>
    <w:rsid w:val="00C56FFB"/>
    <w:rsid w:val="00C605A8"/>
    <w:rsid w:val="00C60BF4"/>
    <w:rsid w:val="00C623E2"/>
    <w:rsid w:val="00C62543"/>
    <w:rsid w:val="00C62FAB"/>
    <w:rsid w:val="00C635DE"/>
    <w:rsid w:val="00C64B7D"/>
    <w:rsid w:val="00C670BD"/>
    <w:rsid w:val="00C679AA"/>
    <w:rsid w:val="00C714FC"/>
    <w:rsid w:val="00C718EF"/>
    <w:rsid w:val="00C71E0B"/>
    <w:rsid w:val="00C7244E"/>
    <w:rsid w:val="00C72DF4"/>
    <w:rsid w:val="00C72FF5"/>
    <w:rsid w:val="00C7371E"/>
    <w:rsid w:val="00C73B1E"/>
    <w:rsid w:val="00C74CCA"/>
    <w:rsid w:val="00C75BF5"/>
    <w:rsid w:val="00C76FB5"/>
    <w:rsid w:val="00C80C98"/>
    <w:rsid w:val="00C81B4E"/>
    <w:rsid w:val="00C83642"/>
    <w:rsid w:val="00C83D2C"/>
    <w:rsid w:val="00C83EEC"/>
    <w:rsid w:val="00C83F50"/>
    <w:rsid w:val="00C84BBF"/>
    <w:rsid w:val="00C86035"/>
    <w:rsid w:val="00C87D25"/>
    <w:rsid w:val="00C87FCD"/>
    <w:rsid w:val="00C9022D"/>
    <w:rsid w:val="00C91EE9"/>
    <w:rsid w:val="00C92A7E"/>
    <w:rsid w:val="00C92F6E"/>
    <w:rsid w:val="00C93AA3"/>
    <w:rsid w:val="00C93DA6"/>
    <w:rsid w:val="00C941BD"/>
    <w:rsid w:val="00C94466"/>
    <w:rsid w:val="00C94620"/>
    <w:rsid w:val="00C95AFE"/>
    <w:rsid w:val="00C962EB"/>
    <w:rsid w:val="00C9647C"/>
    <w:rsid w:val="00CA2438"/>
    <w:rsid w:val="00CA417F"/>
    <w:rsid w:val="00CA4CE2"/>
    <w:rsid w:val="00CA5018"/>
    <w:rsid w:val="00CA611F"/>
    <w:rsid w:val="00CA642F"/>
    <w:rsid w:val="00CA6D1C"/>
    <w:rsid w:val="00CA7DC1"/>
    <w:rsid w:val="00CB0362"/>
    <w:rsid w:val="00CB11F3"/>
    <w:rsid w:val="00CB129F"/>
    <w:rsid w:val="00CB1B7C"/>
    <w:rsid w:val="00CB36DE"/>
    <w:rsid w:val="00CB38A0"/>
    <w:rsid w:val="00CB4741"/>
    <w:rsid w:val="00CB4C7D"/>
    <w:rsid w:val="00CB6AD2"/>
    <w:rsid w:val="00CC0F5F"/>
    <w:rsid w:val="00CC201C"/>
    <w:rsid w:val="00CC269D"/>
    <w:rsid w:val="00CC2CA4"/>
    <w:rsid w:val="00CC439E"/>
    <w:rsid w:val="00CC4B6B"/>
    <w:rsid w:val="00CC5669"/>
    <w:rsid w:val="00CC576D"/>
    <w:rsid w:val="00CC65FE"/>
    <w:rsid w:val="00CC73D4"/>
    <w:rsid w:val="00CD1BC3"/>
    <w:rsid w:val="00CD2D2C"/>
    <w:rsid w:val="00CD3A0E"/>
    <w:rsid w:val="00CD47EB"/>
    <w:rsid w:val="00CD4C4E"/>
    <w:rsid w:val="00CD5B5E"/>
    <w:rsid w:val="00CD6A40"/>
    <w:rsid w:val="00CD6F79"/>
    <w:rsid w:val="00CD79F9"/>
    <w:rsid w:val="00CE0B8E"/>
    <w:rsid w:val="00CE1493"/>
    <w:rsid w:val="00CE1D1D"/>
    <w:rsid w:val="00CE212D"/>
    <w:rsid w:val="00CE286B"/>
    <w:rsid w:val="00CE29A6"/>
    <w:rsid w:val="00CE47BB"/>
    <w:rsid w:val="00CE5475"/>
    <w:rsid w:val="00CE55EB"/>
    <w:rsid w:val="00CE6495"/>
    <w:rsid w:val="00CE71D1"/>
    <w:rsid w:val="00CF001E"/>
    <w:rsid w:val="00CF0E95"/>
    <w:rsid w:val="00CF1282"/>
    <w:rsid w:val="00CF1AC7"/>
    <w:rsid w:val="00CF4962"/>
    <w:rsid w:val="00CF78F8"/>
    <w:rsid w:val="00CF7F63"/>
    <w:rsid w:val="00D0074F"/>
    <w:rsid w:val="00D01249"/>
    <w:rsid w:val="00D01C59"/>
    <w:rsid w:val="00D03959"/>
    <w:rsid w:val="00D06493"/>
    <w:rsid w:val="00D066A5"/>
    <w:rsid w:val="00D0792E"/>
    <w:rsid w:val="00D104EC"/>
    <w:rsid w:val="00D1063F"/>
    <w:rsid w:val="00D1143E"/>
    <w:rsid w:val="00D12096"/>
    <w:rsid w:val="00D12BD1"/>
    <w:rsid w:val="00D12D25"/>
    <w:rsid w:val="00D13081"/>
    <w:rsid w:val="00D13C2C"/>
    <w:rsid w:val="00D15C83"/>
    <w:rsid w:val="00D22E6A"/>
    <w:rsid w:val="00D23504"/>
    <w:rsid w:val="00D23994"/>
    <w:rsid w:val="00D24175"/>
    <w:rsid w:val="00D27D39"/>
    <w:rsid w:val="00D27FE7"/>
    <w:rsid w:val="00D3047B"/>
    <w:rsid w:val="00D32BA2"/>
    <w:rsid w:val="00D33E35"/>
    <w:rsid w:val="00D35020"/>
    <w:rsid w:val="00D3510F"/>
    <w:rsid w:val="00D358E2"/>
    <w:rsid w:val="00D35B51"/>
    <w:rsid w:val="00D401E0"/>
    <w:rsid w:val="00D4037E"/>
    <w:rsid w:val="00D404D3"/>
    <w:rsid w:val="00D41902"/>
    <w:rsid w:val="00D425EF"/>
    <w:rsid w:val="00D432DF"/>
    <w:rsid w:val="00D439C8"/>
    <w:rsid w:val="00D44E54"/>
    <w:rsid w:val="00D45493"/>
    <w:rsid w:val="00D45702"/>
    <w:rsid w:val="00D459A4"/>
    <w:rsid w:val="00D45F30"/>
    <w:rsid w:val="00D46A72"/>
    <w:rsid w:val="00D47883"/>
    <w:rsid w:val="00D4793F"/>
    <w:rsid w:val="00D512EC"/>
    <w:rsid w:val="00D51803"/>
    <w:rsid w:val="00D519D8"/>
    <w:rsid w:val="00D519FB"/>
    <w:rsid w:val="00D52A0C"/>
    <w:rsid w:val="00D52AE4"/>
    <w:rsid w:val="00D54526"/>
    <w:rsid w:val="00D558C6"/>
    <w:rsid w:val="00D57C35"/>
    <w:rsid w:val="00D6353C"/>
    <w:rsid w:val="00D63633"/>
    <w:rsid w:val="00D65600"/>
    <w:rsid w:val="00D67430"/>
    <w:rsid w:val="00D70A4C"/>
    <w:rsid w:val="00D71073"/>
    <w:rsid w:val="00D71E21"/>
    <w:rsid w:val="00D72D4A"/>
    <w:rsid w:val="00D73614"/>
    <w:rsid w:val="00D75793"/>
    <w:rsid w:val="00D76473"/>
    <w:rsid w:val="00D76C35"/>
    <w:rsid w:val="00D77A02"/>
    <w:rsid w:val="00D808CE"/>
    <w:rsid w:val="00D80B91"/>
    <w:rsid w:val="00D80EEF"/>
    <w:rsid w:val="00D81157"/>
    <w:rsid w:val="00D84575"/>
    <w:rsid w:val="00D854C1"/>
    <w:rsid w:val="00D85ACE"/>
    <w:rsid w:val="00D85DD4"/>
    <w:rsid w:val="00D8643B"/>
    <w:rsid w:val="00D86623"/>
    <w:rsid w:val="00D868AF"/>
    <w:rsid w:val="00D873AB"/>
    <w:rsid w:val="00D91A57"/>
    <w:rsid w:val="00D92095"/>
    <w:rsid w:val="00D9328A"/>
    <w:rsid w:val="00D939D4"/>
    <w:rsid w:val="00D93D31"/>
    <w:rsid w:val="00D94459"/>
    <w:rsid w:val="00D949D7"/>
    <w:rsid w:val="00D94D6B"/>
    <w:rsid w:val="00D953F4"/>
    <w:rsid w:val="00D95658"/>
    <w:rsid w:val="00D9576E"/>
    <w:rsid w:val="00D977FB"/>
    <w:rsid w:val="00DA1B18"/>
    <w:rsid w:val="00DA220B"/>
    <w:rsid w:val="00DA2FDA"/>
    <w:rsid w:val="00DA407F"/>
    <w:rsid w:val="00DA4438"/>
    <w:rsid w:val="00DA4F15"/>
    <w:rsid w:val="00DA506C"/>
    <w:rsid w:val="00DA52DE"/>
    <w:rsid w:val="00DA6386"/>
    <w:rsid w:val="00DA6A13"/>
    <w:rsid w:val="00DA776F"/>
    <w:rsid w:val="00DA7E92"/>
    <w:rsid w:val="00DB0131"/>
    <w:rsid w:val="00DB368A"/>
    <w:rsid w:val="00DB3D5B"/>
    <w:rsid w:val="00DB4CF5"/>
    <w:rsid w:val="00DB4FA4"/>
    <w:rsid w:val="00DB5294"/>
    <w:rsid w:val="00DB54E4"/>
    <w:rsid w:val="00DB6555"/>
    <w:rsid w:val="00DB683A"/>
    <w:rsid w:val="00DC0191"/>
    <w:rsid w:val="00DC24D4"/>
    <w:rsid w:val="00DC41E0"/>
    <w:rsid w:val="00DC488A"/>
    <w:rsid w:val="00DC577E"/>
    <w:rsid w:val="00DC6431"/>
    <w:rsid w:val="00DC6ECC"/>
    <w:rsid w:val="00DC7576"/>
    <w:rsid w:val="00DD1652"/>
    <w:rsid w:val="00DD1D41"/>
    <w:rsid w:val="00DD1E47"/>
    <w:rsid w:val="00DD3A03"/>
    <w:rsid w:val="00DD3F35"/>
    <w:rsid w:val="00DD4F0B"/>
    <w:rsid w:val="00DD536C"/>
    <w:rsid w:val="00DD65C4"/>
    <w:rsid w:val="00DD7B52"/>
    <w:rsid w:val="00DD7DFE"/>
    <w:rsid w:val="00DD7E6E"/>
    <w:rsid w:val="00DE0869"/>
    <w:rsid w:val="00DE145B"/>
    <w:rsid w:val="00DE4A34"/>
    <w:rsid w:val="00DE5F55"/>
    <w:rsid w:val="00DE6FDD"/>
    <w:rsid w:val="00DF04E4"/>
    <w:rsid w:val="00DF1B07"/>
    <w:rsid w:val="00DF1B74"/>
    <w:rsid w:val="00DF309D"/>
    <w:rsid w:val="00DF63DD"/>
    <w:rsid w:val="00DF6E5C"/>
    <w:rsid w:val="00DF7012"/>
    <w:rsid w:val="00E000BA"/>
    <w:rsid w:val="00E01452"/>
    <w:rsid w:val="00E02931"/>
    <w:rsid w:val="00E02979"/>
    <w:rsid w:val="00E02D49"/>
    <w:rsid w:val="00E04490"/>
    <w:rsid w:val="00E06E72"/>
    <w:rsid w:val="00E06FB6"/>
    <w:rsid w:val="00E10270"/>
    <w:rsid w:val="00E1295B"/>
    <w:rsid w:val="00E13442"/>
    <w:rsid w:val="00E1360F"/>
    <w:rsid w:val="00E137D9"/>
    <w:rsid w:val="00E14711"/>
    <w:rsid w:val="00E14C6F"/>
    <w:rsid w:val="00E15F2E"/>
    <w:rsid w:val="00E1644D"/>
    <w:rsid w:val="00E20D12"/>
    <w:rsid w:val="00E2111D"/>
    <w:rsid w:val="00E22704"/>
    <w:rsid w:val="00E2357D"/>
    <w:rsid w:val="00E24A47"/>
    <w:rsid w:val="00E25DB5"/>
    <w:rsid w:val="00E26A54"/>
    <w:rsid w:val="00E26B0B"/>
    <w:rsid w:val="00E271F6"/>
    <w:rsid w:val="00E279DF"/>
    <w:rsid w:val="00E30125"/>
    <w:rsid w:val="00E3066C"/>
    <w:rsid w:val="00E3100F"/>
    <w:rsid w:val="00E326F5"/>
    <w:rsid w:val="00E348D4"/>
    <w:rsid w:val="00E358A1"/>
    <w:rsid w:val="00E35D16"/>
    <w:rsid w:val="00E370E5"/>
    <w:rsid w:val="00E377B7"/>
    <w:rsid w:val="00E408D0"/>
    <w:rsid w:val="00E40B82"/>
    <w:rsid w:val="00E41FEA"/>
    <w:rsid w:val="00E42B79"/>
    <w:rsid w:val="00E42FC7"/>
    <w:rsid w:val="00E442A2"/>
    <w:rsid w:val="00E44EA4"/>
    <w:rsid w:val="00E45E71"/>
    <w:rsid w:val="00E464C4"/>
    <w:rsid w:val="00E50BA0"/>
    <w:rsid w:val="00E51922"/>
    <w:rsid w:val="00E527DE"/>
    <w:rsid w:val="00E52D08"/>
    <w:rsid w:val="00E54D37"/>
    <w:rsid w:val="00E54DEB"/>
    <w:rsid w:val="00E55A2A"/>
    <w:rsid w:val="00E56DBF"/>
    <w:rsid w:val="00E57E12"/>
    <w:rsid w:val="00E62FF8"/>
    <w:rsid w:val="00E6361B"/>
    <w:rsid w:val="00E67D31"/>
    <w:rsid w:val="00E67E03"/>
    <w:rsid w:val="00E67F08"/>
    <w:rsid w:val="00E708E8"/>
    <w:rsid w:val="00E72779"/>
    <w:rsid w:val="00E73C48"/>
    <w:rsid w:val="00E74C2A"/>
    <w:rsid w:val="00E74FC1"/>
    <w:rsid w:val="00E77234"/>
    <w:rsid w:val="00E8259F"/>
    <w:rsid w:val="00E838CE"/>
    <w:rsid w:val="00E83B8C"/>
    <w:rsid w:val="00E84660"/>
    <w:rsid w:val="00E854DE"/>
    <w:rsid w:val="00E85C39"/>
    <w:rsid w:val="00E8640F"/>
    <w:rsid w:val="00E87396"/>
    <w:rsid w:val="00E9170C"/>
    <w:rsid w:val="00E92CC1"/>
    <w:rsid w:val="00E93765"/>
    <w:rsid w:val="00E937C7"/>
    <w:rsid w:val="00E94486"/>
    <w:rsid w:val="00E94628"/>
    <w:rsid w:val="00E95643"/>
    <w:rsid w:val="00EA01DE"/>
    <w:rsid w:val="00EA0274"/>
    <w:rsid w:val="00EA0799"/>
    <w:rsid w:val="00EA0D97"/>
    <w:rsid w:val="00EA14C2"/>
    <w:rsid w:val="00EA3718"/>
    <w:rsid w:val="00EA4451"/>
    <w:rsid w:val="00EA4E33"/>
    <w:rsid w:val="00EA5790"/>
    <w:rsid w:val="00EA5B4F"/>
    <w:rsid w:val="00EA5F8A"/>
    <w:rsid w:val="00EA733B"/>
    <w:rsid w:val="00EA7D8D"/>
    <w:rsid w:val="00EB09D1"/>
    <w:rsid w:val="00EB3581"/>
    <w:rsid w:val="00EB3BD7"/>
    <w:rsid w:val="00EB4E1C"/>
    <w:rsid w:val="00EB4E40"/>
    <w:rsid w:val="00EB4E8E"/>
    <w:rsid w:val="00EB59DB"/>
    <w:rsid w:val="00EB5A49"/>
    <w:rsid w:val="00EB5DFF"/>
    <w:rsid w:val="00EB7CDD"/>
    <w:rsid w:val="00EC0B69"/>
    <w:rsid w:val="00EC125E"/>
    <w:rsid w:val="00EC15DE"/>
    <w:rsid w:val="00EC50A9"/>
    <w:rsid w:val="00EC52DF"/>
    <w:rsid w:val="00EC5D49"/>
    <w:rsid w:val="00EC6AA1"/>
    <w:rsid w:val="00EC7440"/>
    <w:rsid w:val="00EC7F19"/>
    <w:rsid w:val="00ED20A2"/>
    <w:rsid w:val="00ED7651"/>
    <w:rsid w:val="00ED787C"/>
    <w:rsid w:val="00EE05F1"/>
    <w:rsid w:val="00EE0E2E"/>
    <w:rsid w:val="00EE0F35"/>
    <w:rsid w:val="00EE2059"/>
    <w:rsid w:val="00EE60F5"/>
    <w:rsid w:val="00EE6D8F"/>
    <w:rsid w:val="00EE74D4"/>
    <w:rsid w:val="00EF0188"/>
    <w:rsid w:val="00EF09DD"/>
    <w:rsid w:val="00EF1A92"/>
    <w:rsid w:val="00EF21D9"/>
    <w:rsid w:val="00EF2F6E"/>
    <w:rsid w:val="00EF3A63"/>
    <w:rsid w:val="00EF524A"/>
    <w:rsid w:val="00EF5447"/>
    <w:rsid w:val="00EF5621"/>
    <w:rsid w:val="00EF6F04"/>
    <w:rsid w:val="00EF756F"/>
    <w:rsid w:val="00EF7D1C"/>
    <w:rsid w:val="00F002CA"/>
    <w:rsid w:val="00F039CE"/>
    <w:rsid w:val="00F0423D"/>
    <w:rsid w:val="00F04562"/>
    <w:rsid w:val="00F04946"/>
    <w:rsid w:val="00F04B97"/>
    <w:rsid w:val="00F04FAB"/>
    <w:rsid w:val="00F052FF"/>
    <w:rsid w:val="00F06517"/>
    <w:rsid w:val="00F107AB"/>
    <w:rsid w:val="00F126CE"/>
    <w:rsid w:val="00F12DE4"/>
    <w:rsid w:val="00F12FF8"/>
    <w:rsid w:val="00F13621"/>
    <w:rsid w:val="00F13EB1"/>
    <w:rsid w:val="00F15AF1"/>
    <w:rsid w:val="00F16326"/>
    <w:rsid w:val="00F16559"/>
    <w:rsid w:val="00F168E2"/>
    <w:rsid w:val="00F20606"/>
    <w:rsid w:val="00F21D86"/>
    <w:rsid w:val="00F23273"/>
    <w:rsid w:val="00F2453A"/>
    <w:rsid w:val="00F24D3C"/>
    <w:rsid w:val="00F25AD8"/>
    <w:rsid w:val="00F2649A"/>
    <w:rsid w:val="00F2696B"/>
    <w:rsid w:val="00F279DD"/>
    <w:rsid w:val="00F27D51"/>
    <w:rsid w:val="00F303BC"/>
    <w:rsid w:val="00F31DF4"/>
    <w:rsid w:val="00F321D3"/>
    <w:rsid w:val="00F32397"/>
    <w:rsid w:val="00F32965"/>
    <w:rsid w:val="00F329A6"/>
    <w:rsid w:val="00F33D20"/>
    <w:rsid w:val="00F36431"/>
    <w:rsid w:val="00F37245"/>
    <w:rsid w:val="00F37BA3"/>
    <w:rsid w:val="00F473AB"/>
    <w:rsid w:val="00F512B0"/>
    <w:rsid w:val="00F53221"/>
    <w:rsid w:val="00F535D8"/>
    <w:rsid w:val="00F53BE4"/>
    <w:rsid w:val="00F566FE"/>
    <w:rsid w:val="00F56FF9"/>
    <w:rsid w:val="00F57AA2"/>
    <w:rsid w:val="00F57DA6"/>
    <w:rsid w:val="00F60181"/>
    <w:rsid w:val="00F608AB"/>
    <w:rsid w:val="00F60D0E"/>
    <w:rsid w:val="00F62832"/>
    <w:rsid w:val="00F62D3E"/>
    <w:rsid w:val="00F63915"/>
    <w:rsid w:val="00F649FF"/>
    <w:rsid w:val="00F65317"/>
    <w:rsid w:val="00F672A4"/>
    <w:rsid w:val="00F704C1"/>
    <w:rsid w:val="00F7124D"/>
    <w:rsid w:val="00F71C98"/>
    <w:rsid w:val="00F7297C"/>
    <w:rsid w:val="00F7299E"/>
    <w:rsid w:val="00F731B6"/>
    <w:rsid w:val="00F74822"/>
    <w:rsid w:val="00F74A04"/>
    <w:rsid w:val="00F74F15"/>
    <w:rsid w:val="00F7566B"/>
    <w:rsid w:val="00F75BE0"/>
    <w:rsid w:val="00F76037"/>
    <w:rsid w:val="00F77903"/>
    <w:rsid w:val="00F80704"/>
    <w:rsid w:val="00F807C1"/>
    <w:rsid w:val="00F81DBE"/>
    <w:rsid w:val="00F849C3"/>
    <w:rsid w:val="00F90858"/>
    <w:rsid w:val="00F90EC9"/>
    <w:rsid w:val="00F91242"/>
    <w:rsid w:val="00F91AB1"/>
    <w:rsid w:val="00F93BAD"/>
    <w:rsid w:val="00F94703"/>
    <w:rsid w:val="00F94E85"/>
    <w:rsid w:val="00F96730"/>
    <w:rsid w:val="00F96C46"/>
    <w:rsid w:val="00F9706B"/>
    <w:rsid w:val="00FA0FC0"/>
    <w:rsid w:val="00FA1963"/>
    <w:rsid w:val="00FA224C"/>
    <w:rsid w:val="00FA5424"/>
    <w:rsid w:val="00FA70E8"/>
    <w:rsid w:val="00FA7585"/>
    <w:rsid w:val="00FA7A41"/>
    <w:rsid w:val="00FB191A"/>
    <w:rsid w:val="00FB1BA2"/>
    <w:rsid w:val="00FB1D74"/>
    <w:rsid w:val="00FB2DD3"/>
    <w:rsid w:val="00FB3B50"/>
    <w:rsid w:val="00FB3CA4"/>
    <w:rsid w:val="00FB41F9"/>
    <w:rsid w:val="00FB6BB4"/>
    <w:rsid w:val="00FC41B6"/>
    <w:rsid w:val="00FC5682"/>
    <w:rsid w:val="00FC5B10"/>
    <w:rsid w:val="00FC6A82"/>
    <w:rsid w:val="00FC6B83"/>
    <w:rsid w:val="00FC7B9D"/>
    <w:rsid w:val="00FD128F"/>
    <w:rsid w:val="00FD309C"/>
    <w:rsid w:val="00FD3AAD"/>
    <w:rsid w:val="00FD45C4"/>
    <w:rsid w:val="00FD610D"/>
    <w:rsid w:val="00FD6DC4"/>
    <w:rsid w:val="00FE070B"/>
    <w:rsid w:val="00FE308E"/>
    <w:rsid w:val="00FE419E"/>
    <w:rsid w:val="00FE5E88"/>
    <w:rsid w:val="00FE6A9C"/>
    <w:rsid w:val="00FF03F5"/>
    <w:rsid w:val="00FF2C84"/>
    <w:rsid w:val="00FF40A6"/>
    <w:rsid w:val="00FF5A15"/>
    <w:rsid w:val="00FF5F17"/>
    <w:rsid w:val="00FF706E"/>
    <w:rsid w:val="013A8769"/>
    <w:rsid w:val="014B88AA"/>
    <w:rsid w:val="02094384"/>
    <w:rsid w:val="021829BB"/>
    <w:rsid w:val="02CE56A1"/>
    <w:rsid w:val="02F81AC9"/>
    <w:rsid w:val="037559A8"/>
    <w:rsid w:val="03D7A327"/>
    <w:rsid w:val="03E3ECB5"/>
    <w:rsid w:val="0621649E"/>
    <w:rsid w:val="077904E9"/>
    <w:rsid w:val="082FD035"/>
    <w:rsid w:val="08CB84BA"/>
    <w:rsid w:val="092522FF"/>
    <w:rsid w:val="094815E2"/>
    <w:rsid w:val="0A940BFF"/>
    <w:rsid w:val="0AA195D6"/>
    <w:rsid w:val="0B97D16E"/>
    <w:rsid w:val="0C77C109"/>
    <w:rsid w:val="0DB272CE"/>
    <w:rsid w:val="0F0C9D57"/>
    <w:rsid w:val="0F4D0F5A"/>
    <w:rsid w:val="0F8DC89E"/>
    <w:rsid w:val="0FAB1851"/>
    <w:rsid w:val="0FCD741A"/>
    <w:rsid w:val="0FE2DE22"/>
    <w:rsid w:val="110BAD1E"/>
    <w:rsid w:val="11B6BAB0"/>
    <w:rsid w:val="11D5D4FA"/>
    <w:rsid w:val="11F4C5B9"/>
    <w:rsid w:val="12268465"/>
    <w:rsid w:val="12E5441B"/>
    <w:rsid w:val="1496562C"/>
    <w:rsid w:val="14FB63E9"/>
    <w:rsid w:val="16075CE5"/>
    <w:rsid w:val="17084782"/>
    <w:rsid w:val="180B0401"/>
    <w:rsid w:val="180D0940"/>
    <w:rsid w:val="183799C6"/>
    <w:rsid w:val="18CC255C"/>
    <w:rsid w:val="193DC570"/>
    <w:rsid w:val="19AFB353"/>
    <w:rsid w:val="19CD7E72"/>
    <w:rsid w:val="1B51B234"/>
    <w:rsid w:val="1B6181F4"/>
    <w:rsid w:val="1C04907B"/>
    <w:rsid w:val="1C179059"/>
    <w:rsid w:val="1C3FF0F2"/>
    <w:rsid w:val="1C506605"/>
    <w:rsid w:val="1CA0C9CB"/>
    <w:rsid w:val="1D4D721F"/>
    <w:rsid w:val="1E14D455"/>
    <w:rsid w:val="1E6F7ED5"/>
    <w:rsid w:val="202A1F5A"/>
    <w:rsid w:val="202CDA39"/>
    <w:rsid w:val="2055CEC8"/>
    <w:rsid w:val="205B8843"/>
    <w:rsid w:val="2069C122"/>
    <w:rsid w:val="2073596C"/>
    <w:rsid w:val="21EA567C"/>
    <w:rsid w:val="227A2554"/>
    <w:rsid w:val="22DA3AF8"/>
    <w:rsid w:val="22DFF4EB"/>
    <w:rsid w:val="231EC79B"/>
    <w:rsid w:val="232D8778"/>
    <w:rsid w:val="236B64AD"/>
    <w:rsid w:val="246D8CEA"/>
    <w:rsid w:val="255E874B"/>
    <w:rsid w:val="261C3232"/>
    <w:rsid w:val="27A14586"/>
    <w:rsid w:val="29880162"/>
    <w:rsid w:val="29920DED"/>
    <w:rsid w:val="2B2E35BB"/>
    <w:rsid w:val="2BA0C61E"/>
    <w:rsid w:val="2C3B6169"/>
    <w:rsid w:val="2DE633BB"/>
    <w:rsid w:val="2E9B6272"/>
    <w:rsid w:val="2F3049BD"/>
    <w:rsid w:val="32092E48"/>
    <w:rsid w:val="333E40EC"/>
    <w:rsid w:val="336C2D40"/>
    <w:rsid w:val="342B33D0"/>
    <w:rsid w:val="35241F21"/>
    <w:rsid w:val="35A55C11"/>
    <w:rsid w:val="35D07267"/>
    <w:rsid w:val="364D0D43"/>
    <w:rsid w:val="36BA7080"/>
    <w:rsid w:val="36F8F1E6"/>
    <w:rsid w:val="38436E6F"/>
    <w:rsid w:val="38E3C602"/>
    <w:rsid w:val="38FFDC6B"/>
    <w:rsid w:val="399E1AC9"/>
    <w:rsid w:val="39D3FA3A"/>
    <w:rsid w:val="39DD59FE"/>
    <w:rsid w:val="3A7B7584"/>
    <w:rsid w:val="3AC439C1"/>
    <w:rsid w:val="3AE75172"/>
    <w:rsid w:val="3BF845E5"/>
    <w:rsid w:val="3BFB6E2B"/>
    <w:rsid w:val="3C3EEDDC"/>
    <w:rsid w:val="3C526119"/>
    <w:rsid w:val="3C7603D1"/>
    <w:rsid w:val="3D7BF925"/>
    <w:rsid w:val="3EAFC57B"/>
    <w:rsid w:val="3F514C85"/>
    <w:rsid w:val="3FC5783B"/>
    <w:rsid w:val="3FCB4526"/>
    <w:rsid w:val="3FE7E10C"/>
    <w:rsid w:val="4013D6DB"/>
    <w:rsid w:val="40781050"/>
    <w:rsid w:val="409F9B7E"/>
    <w:rsid w:val="40E8D815"/>
    <w:rsid w:val="416C5F90"/>
    <w:rsid w:val="419F5AA7"/>
    <w:rsid w:val="42C0310C"/>
    <w:rsid w:val="43115C4E"/>
    <w:rsid w:val="4344F6D9"/>
    <w:rsid w:val="443B8595"/>
    <w:rsid w:val="44BEFDB4"/>
    <w:rsid w:val="44CC92BF"/>
    <w:rsid w:val="45383E90"/>
    <w:rsid w:val="45EB3466"/>
    <w:rsid w:val="462E5CC2"/>
    <w:rsid w:val="463E37D2"/>
    <w:rsid w:val="468F31A3"/>
    <w:rsid w:val="4776930D"/>
    <w:rsid w:val="48273DC6"/>
    <w:rsid w:val="49C2CCD7"/>
    <w:rsid w:val="4B51F43F"/>
    <w:rsid w:val="4C6227CF"/>
    <w:rsid w:val="4C720022"/>
    <w:rsid w:val="506E06D6"/>
    <w:rsid w:val="513B8F33"/>
    <w:rsid w:val="5220B04C"/>
    <w:rsid w:val="5250B448"/>
    <w:rsid w:val="5930D4A5"/>
    <w:rsid w:val="595F1683"/>
    <w:rsid w:val="5A670D6C"/>
    <w:rsid w:val="5A7DDCB8"/>
    <w:rsid w:val="5CA7F8F7"/>
    <w:rsid w:val="5D0A46FF"/>
    <w:rsid w:val="5D32B999"/>
    <w:rsid w:val="5DA22356"/>
    <w:rsid w:val="5DCBD390"/>
    <w:rsid w:val="5DFEA73C"/>
    <w:rsid w:val="5E9AFDF3"/>
    <w:rsid w:val="5F0D4242"/>
    <w:rsid w:val="5F622639"/>
    <w:rsid w:val="5F6B2566"/>
    <w:rsid w:val="6049E196"/>
    <w:rsid w:val="60A46BFA"/>
    <w:rsid w:val="61386542"/>
    <w:rsid w:val="62AF1013"/>
    <w:rsid w:val="62D78A12"/>
    <w:rsid w:val="62E9E790"/>
    <w:rsid w:val="644A6C61"/>
    <w:rsid w:val="645290C6"/>
    <w:rsid w:val="64EB9180"/>
    <w:rsid w:val="684A384C"/>
    <w:rsid w:val="691B9A7B"/>
    <w:rsid w:val="69AE3E3D"/>
    <w:rsid w:val="6A165568"/>
    <w:rsid w:val="6A257B85"/>
    <w:rsid w:val="6AC9A989"/>
    <w:rsid w:val="6C5C1B2E"/>
    <w:rsid w:val="6CACF86F"/>
    <w:rsid w:val="6CDAA9AA"/>
    <w:rsid w:val="6D069FAA"/>
    <w:rsid w:val="6D3D1690"/>
    <w:rsid w:val="6DE4A992"/>
    <w:rsid w:val="6E19D5D5"/>
    <w:rsid w:val="6E20566D"/>
    <w:rsid w:val="6F854681"/>
    <w:rsid w:val="6FFD52C6"/>
    <w:rsid w:val="7072D424"/>
    <w:rsid w:val="708598F4"/>
    <w:rsid w:val="71D16EC7"/>
    <w:rsid w:val="72C77A33"/>
    <w:rsid w:val="73546C74"/>
    <w:rsid w:val="7388900E"/>
    <w:rsid w:val="7397CCE3"/>
    <w:rsid w:val="74BB7305"/>
    <w:rsid w:val="753AC12A"/>
    <w:rsid w:val="7559AD45"/>
    <w:rsid w:val="75C2813A"/>
    <w:rsid w:val="75F3A7FC"/>
    <w:rsid w:val="76680065"/>
    <w:rsid w:val="777DBFC1"/>
    <w:rsid w:val="77D34784"/>
    <w:rsid w:val="7940D18F"/>
    <w:rsid w:val="79514388"/>
    <w:rsid w:val="797B7299"/>
    <w:rsid w:val="7A7254AB"/>
    <w:rsid w:val="7A79F312"/>
    <w:rsid w:val="7D798823"/>
    <w:rsid w:val="7E186CDC"/>
    <w:rsid w:val="7E7BF2A6"/>
    <w:rsid w:val="7FFE0737"/>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8431B"/>
  <w15:docId w15:val="{9837B44D-39B8-434E-B811-FE81CF004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 w:eastAsia="nl-NL"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3CDD"/>
  </w:style>
  <w:style w:type="paragraph" w:styleId="Heading1">
    <w:name w:val="heading 1"/>
    <w:basedOn w:val="Normal"/>
    <w:next w:val="Normal"/>
    <w:link w:val="Heading1Char"/>
    <w:uiPriority w:val="9"/>
    <w:qFormat/>
    <w:pPr>
      <w:keepNext/>
      <w:keepLines/>
      <w:jc w:val="center"/>
      <w:outlineLvl w:val="0"/>
    </w:pPr>
    <w:rPr>
      <w:b/>
      <w:bCs/>
    </w:rPr>
  </w:style>
  <w:style w:type="paragraph" w:styleId="Heading2">
    <w:name w:val="heading 2"/>
    <w:basedOn w:val="Normal"/>
    <w:next w:val="Normal"/>
    <w:link w:val="Heading2Char"/>
    <w:uiPriority w:val="9"/>
    <w:unhideWhenUsed/>
    <w:qFormat/>
    <w:pPr>
      <w:keepNext/>
      <w:keepLines/>
      <w:ind w:firstLine="0"/>
      <w:outlineLvl w:val="1"/>
    </w:pPr>
    <w:rPr>
      <w:b/>
      <w:bCs/>
      <w:color w:val="1B1C1D"/>
    </w:rPr>
  </w:style>
  <w:style w:type="paragraph" w:styleId="Heading3">
    <w:name w:val="heading 3"/>
    <w:basedOn w:val="Normal"/>
    <w:next w:val="Normal"/>
    <w:link w:val="Heading3Char"/>
    <w:uiPriority w:val="9"/>
    <w:unhideWhenUsed/>
    <w:qFormat/>
    <w:pPr>
      <w:keepNext/>
      <w:keepLines/>
      <w:ind w:firstLine="0"/>
      <w:outlineLvl w:val="2"/>
    </w:pPr>
    <w:rPr>
      <w:i/>
      <w:iCs/>
    </w:rPr>
  </w:style>
  <w:style w:type="paragraph" w:styleId="Heading4">
    <w:name w:val="heading 4"/>
    <w:basedOn w:val="Normal"/>
    <w:next w:val="Normal"/>
    <w:link w:val="Heading4Char"/>
    <w:uiPriority w:val="9"/>
    <w:unhideWhenUsed/>
    <w:qFormat/>
    <w:pPr>
      <w:keepNext/>
      <w:keepLines/>
      <w:spacing w:before="200" w:after="200" w:line="360" w:lineRule="auto"/>
      <w:outlineLvl w:val="3"/>
    </w:pPr>
    <w:rPr>
      <w:rFonts w:ascii="EB Garamond SemiBold" w:eastAsia="EB Garamond SemiBold" w:hAnsi="EB Garamond SemiBold" w:cs="EB Garamond SemiBold"/>
      <w:sz w:val="24"/>
      <w:szCs w:val="24"/>
    </w:rPr>
  </w:style>
  <w:style w:type="paragraph" w:styleId="Heading5">
    <w:name w:val="heading 5"/>
    <w:basedOn w:val="Normal"/>
    <w:next w:val="Normal"/>
    <w:link w:val="Heading5Char"/>
    <w:uiPriority w:val="9"/>
    <w:unhideWhenUsed/>
    <w:qFormat/>
    <w:pPr>
      <w:keepNext/>
      <w:keepLines/>
      <w:spacing w:before="240" w:after="80"/>
      <w:outlineLvl w:val="4"/>
    </w:pPr>
    <w:rPr>
      <w:rFonts w:ascii="EB Garamond Medium" w:eastAsia="EB Garamond Medium" w:hAnsi="EB Garamond Medium" w:cs="EB Garamond Medium"/>
      <w:sz w:val="24"/>
      <w:szCs w:val="24"/>
    </w:rPr>
  </w:style>
  <w:style w:type="paragraph" w:styleId="Heading6">
    <w:name w:val="heading 6"/>
    <w:basedOn w:val="Normal"/>
    <w:next w:val="Normal"/>
    <w:link w:val="Heading6Char"/>
    <w:uiPriority w:val="9"/>
    <w:semiHidden/>
    <w:unhideWhenUsed/>
    <w:qFormat/>
    <w:pPr>
      <w:keepNext/>
      <w:keepLines/>
      <w:spacing w:before="240" w:after="80"/>
      <w:outlineLvl w:val="5"/>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2">
    <w:name w:val="Plain Table 2"/>
    <w:basedOn w:val="TableNormal"/>
    <w:uiPriority w:val="42"/>
    <w:rsid w:val="00600415"/>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rFonts w:ascii="Arial" w:eastAsia="Arial" w:hAnsi="Arial" w:cs="Arial"/>
      <w:color w:val="666666"/>
      <w:sz w:val="30"/>
      <w:szCs w:val="30"/>
    </w:rPr>
  </w:style>
  <w:style w:type="table" w:customStyle="1" w:styleId="a">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0">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1">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table" w:customStyle="1" w:styleId="a2">
    <w:basedOn w:val="TableNormal"/>
    <w:rsid w:val="00600415"/>
    <w:tblPr>
      <w:tblStyleRowBandSize w:val="1"/>
      <w:tblStyleColBandSize w:val="1"/>
      <w:tblInd w:w="0" w:type="nil"/>
      <w:tblBorders>
        <w:insideH w:val="single" w:sz="4" w:space="0" w:color="D9D9D9" w:themeColor="background1" w:themeShade="D9"/>
      </w:tblBorders>
      <w:tblCellMar>
        <w:top w:w="100" w:type="dxa"/>
        <w:left w:w="100" w:type="dxa"/>
        <w:bottom w:w="100" w:type="dxa"/>
        <w:right w:w="100" w:type="dxa"/>
      </w:tblCellMar>
    </w:tblPr>
    <w:tcPr>
      <w:shd w:val="clear" w:color="auto" w:fill="D9D9D9" w:themeFill="background1" w:themeFillShade="D9"/>
    </w:tcPr>
    <w:tblStylePr w:type="firstRow">
      <w:tblPr/>
      <w:tcPr>
        <w:tcBorders>
          <w:top w:val="nil"/>
          <w:bottom w:val="nil"/>
        </w:tcBorders>
      </w:tcPr>
    </w:tblStylePr>
    <w:tblStylePr w:type="lastRow">
      <w:tblPr/>
      <w:tcPr>
        <w:tcBorders>
          <w:bottom w:val="nil"/>
        </w:tcBorders>
      </w:tcPr>
    </w:tblStyle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9267BF"/>
    <w:rPr>
      <w:b/>
      <w:bCs/>
    </w:rPr>
  </w:style>
  <w:style w:type="character" w:customStyle="1" w:styleId="CommentSubjectChar">
    <w:name w:val="Comment Subject Char"/>
    <w:basedOn w:val="CommentTextChar"/>
    <w:link w:val="CommentSubject"/>
    <w:uiPriority w:val="99"/>
    <w:semiHidden/>
    <w:rsid w:val="009267BF"/>
    <w:rPr>
      <w:b/>
      <w:bCs/>
      <w:sz w:val="20"/>
      <w:szCs w:val="20"/>
    </w:rPr>
  </w:style>
  <w:style w:type="paragraph" w:styleId="NoSpacing">
    <w:name w:val="No Spacing"/>
    <w:uiPriority w:val="1"/>
    <w:qFormat/>
    <w:rsid w:val="000D2C21"/>
    <w:pPr>
      <w:spacing w:line="360" w:lineRule="auto"/>
      <w:ind w:firstLine="0"/>
    </w:pPr>
  </w:style>
  <w:style w:type="paragraph" w:styleId="Quote">
    <w:name w:val="Quote"/>
    <w:basedOn w:val="Normal"/>
    <w:next w:val="Normal"/>
    <w:link w:val="QuoteChar"/>
    <w:uiPriority w:val="29"/>
    <w:qFormat/>
    <w:rsid w:val="003A34E9"/>
    <w:pPr>
      <w:spacing w:before="160" w:after="160"/>
      <w:ind w:left="862" w:right="862" w:firstLine="0"/>
    </w:pPr>
    <w:rPr>
      <w:iCs/>
      <w:lang w:val="en-US"/>
    </w:rPr>
  </w:style>
  <w:style w:type="character" w:customStyle="1" w:styleId="QuoteChar">
    <w:name w:val="Quote Char"/>
    <w:basedOn w:val="DefaultParagraphFont"/>
    <w:link w:val="Quote"/>
    <w:uiPriority w:val="29"/>
    <w:rsid w:val="003A34E9"/>
    <w:rPr>
      <w:iCs/>
      <w:lang w:val="en-US"/>
    </w:rPr>
  </w:style>
  <w:style w:type="character" w:customStyle="1" w:styleId="Heading3Char">
    <w:name w:val="Heading 3 Char"/>
    <w:basedOn w:val="DefaultParagraphFont"/>
    <w:link w:val="Heading3"/>
    <w:uiPriority w:val="9"/>
    <w:rsid w:val="00F56FF9"/>
    <w:rPr>
      <w:i/>
      <w:iCs/>
    </w:rPr>
  </w:style>
  <w:style w:type="paragraph" w:styleId="NormalWeb">
    <w:name w:val="Normal (Web)"/>
    <w:basedOn w:val="Normal"/>
    <w:uiPriority w:val="99"/>
    <w:semiHidden/>
    <w:unhideWhenUsed/>
    <w:rsid w:val="00B92841"/>
    <w:rPr>
      <w:rFonts w:ascii="Times New Roman" w:hAnsi="Times New Roman" w:cs="Times New Roman"/>
      <w:sz w:val="24"/>
      <w:szCs w:val="24"/>
    </w:rPr>
  </w:style>
  <w:style w:type="table" w:styleId="TableGrid">
    <w:name w:val="Table Grid"/>
    <w:basedOn w:val="TableNormal"/>
    <w:uiPriority w:val="39"/>
    <w:rsid w:val="0059315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4C7D"/>
    <w:rPr>
      <w:b/>
      <w:bCs/>
    </w:rPr>
  </w:style>
  <w:style w:type="paragraph" w:styleId="Revision">
    <w:name w:val="Revision"/>
    <w:hidden/>
    <w:uiPriority w:val="99"/>
    <w:semiHidden/>
    <w:rsid w:val="001224F7"/>
    <w:pPr>
      <w:spacing w:line="240" w:lineRule="auto"/>
      <w:ind w:firstLine="0"/>
    </w:pPr>
  </w:style>
  <w:style w:type="character" w:customStyle="1" w:styleId="Heading2Char">
    <w:name w:val="Heading 2 Char"/>
    <w:basedOn w:val="DefaultParagraphFont"/>
    <w:link w:val="Heading2"/>
    <w:uiPriority w:val="9"/>
    <w:rsid w:val="00BF144A"/>
    <w:rPr>
      <w:b/>
      <w:bCs/>
      <w:color w:val="1B1C1D"/>
    </w:rPr>
  </w:style>
  <w:style w:type="paragraph" w:styleId="TOCHeading">
    <w:name w:val="TOC Heading"/>
    <w:basedOn w:val="Heading1"/>
    <w:next w:val="Normal"/>
    <w:uiPriority w:val="39"/>
    <w:unhideWhenUsed/>
    <w:qFormat/>
    <w:rsid w:val="007C20CF"/>
    <w:pPr>
      <w:spacing w:before="240" w:line="259" w:lineRule="auto"/>
      <w:ind w:firstLine="0"/>
      <w:outlineLvl w:val="9"/>
    </w:pPr>
    <w:rPr>
      <w:rFonts w:eastAsiaTheme="majorEastAsia" w:cstheme="majorBidi"/>
      <w:bCs w:val="0"/>
      <w:sz w:val="24"/>
      <w:szCs w:val="32"/>
      <w:lang w:val="en-US" w:eastAsia="en-US"/>
    </w:rPr>
  </w:style>
  <w:style w:type="paragraph" w:styleId="TOC1">
    <w:name w:val="toc 1"/>
    <w:basedOn w:val="Normal"/>
    <w:next w:val="Normal"/>
    <w:autoRedefine/>
    <w:uiPriority w:val="39"/>
    <w:unhideWhenUsed/>
    <w:rsid w:val="007C20CF"/>
    <w:pPr>
      <w:spacing w:after="100"/>
    </w:pPr>
  </w:style>
  <w:style w:type="paragraph" w:styleId="TOC2">
    <w:name w:val="toc 2"/>
    <w:basedOn w:val="Normal"/>
    <w:next w:val="Normal"/>
    <w:autoRedefine/>
    <w:uiPriority w:val="39"/>
    <w:unhideWhenUsed/>
    <w:rsid w:val="007C20CF"/>
    <w:pPr>
      <w:spacing w:after="100"/>
      <w:ind w:left="220"/>
    </w:pPr>
  </w:style>
  <w:style w:type="paragraph" w:styleId="TOC3">
    <w:name w:val="toc 3"/>
    <w:basedOn w:val="Normal"/>
    <w:next w:val="Normal"/>
    <w:autoRedefine/>
    <w:uiPriority w:val="39"/>
    <w:unhideWhenUsed/>
    <w:rsid w:val="007C20CF"/>
    <w:pPr>
      <w:spacing w:after="100"/>
      <w:ind w:left="440"/>
    </w:pPr>
  </w:style>
  <w:style w:type="character" w:styleId="Hyperlink">
    <w:name w:val="Hyperlink"/>
    <w:basedOn w:val="DefaultParagraphFont"/>
    <w:uiPriority w:val="99"/>
    <w:unhideWhenUsed/>
    <w:rsid w:val="007C20CF"/>
    <w:rPr>
      <w:color w:val="0000FF" w:themeColor="hyperlink"/>
      <w:u w:val="single"/>
    </w:rPr>
  </w:style>
  <w:style w:type="character" w:customStyle="1" w:styleId="Heading1Char">
    <w:name w:val="Heading 1 Char"/>
    <w:basedOn w:val="DefaultParagraphFont"/>
    <w:link w:val="Heading1"/>
    <w:uiPriority w:val="9"/>
    <w:rsid w:val="00EB5DFF"/>
    <w:rPr>
      <w:b/>
      <w:bCs/>
    </w:rPr>
  </w:style>
  <w:style w:type="character" w:customStyle="1" w:styleId="Heading4Char">
    <w:name w:val="Heading 4 Char"/>
    <w:basedOn w:val="DefaultParagraphFont"/>
    <w:link w:val="Heading4"/>
    <w:uiPriority w:val="9"/>
    <w:rsid w:val="00EB5DFF"/>
    <w:rPr>
      <w:rFonts w:ascii="EB Garamond SemiBold" w:eastAsia="EB Garamond SemiBold" w:hAnsi="EB Garamond SemiBold" w:cs="EB Garamond SemiBold"/>
      <w:sz w:val="24"/>
      <w:szCs w:val="24"/>
    </w:rPr>
  </w:style>
  <w:style w:type="character" w:customStyle="1" w:styleId="Heading5Char">
    <w:name w:val="Heading 5 Char"/>
    <w:basedOn w:val="DefaultParagraphFont"/>
    <w:link w:val="Heading5"/>
    <w:uiPriority w:val="9"/>
    <w:rsid w:val="00EB5DFF"/>
    <w:rPr>
      <w:rFonts w:ascii="EB Garamond Medium" w:eastAsia="EB Garamond Medium" w:hAnsi="EB Garamond Medium" w:cs="EB Garamond Medium"/>
      <w:sz w:val="24"/>
      <w:szCs w:val="24"/>
    </w:rPr>
  </w:style>
  <w:style w:type="character" w:customStyle="1" w:styleId="Heading6Char">
    <w:name w:val="Heading 6 Char"/>
    <w:basedOn w:val="DefaultParagraphFont"/>
    <w:link w:val="Heading6"/>
    <w:uiPriority w:val="9"/>
    <w:semiHidden/>
    <w:rsid w:val="00EB5DFF"/>
    <w:rPr>
      <w:i/>
      <w:iCs/>
      <w:sz w:val="24"/>
      <w:szCs w:val="24"/>
    </w:rPr>
  </w:style>
  <w:style w:type="character" w:customStyle="1" w:styleId="TitleChar">
    <w:name w:val="Title Char"/>
    <w:basedOn w:val="DefaultParagraphFont"/>
    <w:link w:val="Title"/>
    <w:uiPriority w:val="10"/>
    <w:rsid w:val="00EB5DFF"/>
    <w:rPr>
      <w:sz w:val="52"/>
      <w:szCs w:val="52"/>
    </w:rPr>
  </w:style>
  <w:style w:type="character" w:customStyle="1" w:styleId="SubtitleChar">
    <w:name w:val="Subtitle Char"/>
    <w:basedOn w:val="DefaultParagraphFont"/>
    <w:link w:val="Subtitle"/>
    <w:uiPriority w:val="11"/>
    <w:rsid w:val="00EB5DFF"/>
    <w:rPr>
      <w:rFonts w:ascii="Arial" w:eastAsia="Arial" w:hAnsi="Arial" w:cs="Arial"/>
      <w:color w:val="666666"/>
      <w:sz w:val="30"/>
      <w:szCs w:val="30"/>
    </w:rPr>
  </w:style>
  <w:style w:type="character" w:styleId="UnresolvedMention">
    <w:name w:val="Unresolved Mention"/>
    <w:basedOn w:val="DefaultParagraphFont"/>
    <w:uiPriority w:val="99"/>
    <w:semiHidden/>
    <w:unhideWhenUsed/>
    <w:rsid w:val="00EB5DFF"/>
    <w:rPr>
      <w:color w:val="605E5C"/>
      <w:shd w:val="clear" w:color="auto" w:fill="E1DFDD"/>
    </w:rPr>
  </w:style>
  <w:style w:type="paragraph" w:styleId="ListParagraph">
    <w:name w:val="List Paragraph"/>
    <w:basedOn w:val="Normal"/>
    <w:uiPriority w:val="34"/>
    <w:qFormat/>
    <w:rsid w:val="00EB5DFF"/>
    <w:pPr>
      <w:ind w:left="720"/>
      <w:contextualSpacing/>
    </w:pPr>
  </w:style>
  <w:style w:type="paragraph" w:styleId="Header">
    <w:name w:val="header"/>
    <w:basedOn w:val="Normal"/>
    <w:link w:val="HeaderChar"/>
    <w:uiPriority w:val="99"/>
    <w:unhideWhenUsed/>
    <w:rsid w:val="00F31DF4"/>
    <w:pPr>
      <w:tabs>
        <w:tab w:val="center" w:pos="4513"/>
        <w:tab w:val="right" w:pos="9026"/>
      </w:tabs>
      <w:spacing w:line="240" w:lineRule="auto"/>
    </w:pPr>
  </w:style>
  <w:style w:type="character" w:customStyle="1" w:styleId="HeaderChar">
    <w:name w:val="Header Char"/>
    <w:basedOn w:val="DefaultParagraphFont"/>
    <w:link w:val="Header"/>
    <w:uiPriority w:val="99"/>
    <w:rsid w:val="00F31DF4"/>
  </w:style>
  <w:style w:type="paragraph" w:styleId="Footer">
    <w:name w:val="footer"/>
    <w:basedOn w:val="Normal"/>
    <w:link w:val="FooterChar"/>
    <w:uiPriority w:val="99"/>
    <w:unhideWhenUsed/>
    <w:rsid w:val="00F31DF4"/>
    <w:pPr>
      <w:tabs>
        <w:tab w:val="center" w:pos="4513"/>
        <w:tab w:val="right" w:pos="9026"/>
      </w:tabs>
      <w:spacing w:line="240" w:lineRule="auto"/>
    </w:pPr>
  </w:style>
  <w:style w:type="character" w:customStyle="1" w:styleId="FooterChar">
    <w:name w:val="Footer Char"/>
    <w:basedOn w:val="DefaultParagraphFont"/>
    <w:link w:val="Footer"/>
    <w:uiPriority w:val="99"/>
    <w:rsid w:val="00F31DF4"/>
  </w:style>
  <w:style w:type="character" w:styleId="Mention">
    <w:name w:val="Mention"/>
    <w:basedOn w:val="DefaultParagraphFont"/>
    <w:uiPriority w:val="99"/>
    <w:unhideWhenUsed/>
    <w:rsid w:val="001677B2"/>
    <w:rPr>
      <w:color w:val="2B579A"/>
      <w:shd w:val="clear" w:color="auto" w:fill="E1DFDD"/>
    </w:rPr>
  </w:style>
  <w:style w:type="table" w:styleId="TableGridLight">
    <w:name w:val="Grid Table Light"/>
    <w:basedOn w:val="TableNormal"/>
    <w:uiPriority w:val="40"/>
    <w:rsid w:val="00A91321"/>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Default">
    <w:name w:val="Default"/>
    <w:basedOn w:val="TableNormal"/>
    <w:uiPriority w:val="99"/>
    <w:rsid w:val="00A91321"/>
    <w:pPr>
      <w:spacing w:line="240" w:lineRule="auto"/>
      <w:ind w:firstLine="0"/>
    </w:pPr>
    <w:rPr>
      <w:sz w:val="20"/>
    </w:rPr>
    <w:tblPr>
      <w:tblBorders>
        <w:insideH w:val="single" w:sz="4" w:space="0" w:color="D9D9D9" w:themeColor="background1" w:themeShade="D9"/>
      </w:tblBorders>
    </w:tblPr>
    <w:tblStylePr w:type="firstRow">
      <w:tblPr/>
      <w:tcPr>
        <w:tcBorders>
          <w:top w:val="single" w:sz="4" w:space="0" w:color="auto"/>
          <w:bottom w:val="single" w:sz="4" w:space="0" w:color="auto"/>
        </w:tcBorders>
      </w:tcPr>
    </w:tblStylePr>
    <w:tblStylePr w:type="lastRow">
      <w:tblPr/>
      <w:tcPr>
        <w:tcBorders>
          <w:bottom w:val="single" w:sz="4"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nyenrode.instructure.com/courses/5700/files/799810?module_item_id=160357" TargetMode="External"/></Relationship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yperlink" Target="https://www.anthropic.com/engineering/equipping-agents-for-the-real-world-with-agent-skills" TargetMode="External"/><Relationship Id="rId26" Type="http://schemas.openxmlformats.org/officeDocument/2006/relationships/hyperlink" Target="https://openai.com/index/chatgpt/" TargetMode="External"/><Relationship Id="rId39" Type="http://schemas.microsoft.com/office/2011/relationships/people" Target="people.xml"/><Relationship Id="rId21" Type="http://schemas.openxmlformats.org/officeDocument/2006/relationships/hyperlink" Target="https://doi.org/10.48550/arXiv.2405.21015" TargetMode="External"/><Relationship Id="rId34" Type="http://schemas.openxmlformats.org/officeDocument/2006/relationships/hyperlink" Target="https://doi.org/10.1002/(SICI)1097-0266(199708)18:7%3c509::AID-SMJ882%3e3.0.CO;2-Z" TargetMode="Externa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hyperlink" Target="https://www.anthropic.com/news/model-context-protocol" TargetMode="External"/><Relationship Id="rId25" Type="http://schemas.openxmlformats.org/officeDocument/2006/relationships/hyperlink" Target="https://www.mckinsey.com/capabilities/mckinsey-digital/our-insights/superagency-in-the-workplace-empowering-people-to-unlock-ais-full-potential-at-work" TargetMode="External"/><Relationship Id="rId33" Type="http://schemas.openxmlformats.org/officeDocument/2006/relationships/hyperlink" Target="https://doi.org/10.1002/(SICI)1097-0266(199708)18:7%3c509::AID-SMJ882%3e3.0.CO;2-Z"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help.openai.com/en/articles/20001066-skills-in-chatgpt" TargetMode="External"/><Relationship Id="rId29" Type="http://schemas.openxmlformats.org/officeDocument/2006/relationships/hyperlink" Target="https://www.sas.com/content/dam/sasdam/documents/20250124/marketers-and-ai-navigating-new-depth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hyperlink" Target="https://www.mckinsey.com/capabilities/mckinsey-digital/our-insights/superagency-in-the-workplace-empowering-people-to-unlock-ais-full-potential-at-work" TargetMode="External"/><Relationship Id="rId32" Type="http://schemas.openxmlformats.org/officeDocument/2006/relationships/hyperlink" Target="https://doi.org/10.1002/smj.640"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doi.org/10.1016/j.bushor.2021.03.006" TargetMode="External"/><Relationship Id="rId28" Type="http://schemas.openxmlformats.org/officeDocument/2006/relationships/hyperlink" Target="https://cdn.openai.com/research-covers/language-unsupervised/language_understanding_paper.pdf" TargetMode="External"/><Relationship Id="rId36" Type="http://schemas.openxmlformats.org/officeDocument/2006/relationships/hyperlink" Target="https://doi.org/10.1016/j.jbusres.2022.07.0200" TargetMode="External"/><Relationship Id="rId10" Type="http://schemas.microsoft.com/office/2011/relationships/commentsExtended" Target="commentsExtended.xml"/><Relationship Id="rId19" Type="http://schemas.openxmlformats.org/officeDocument/2006/relationships/hyperlink" Target="https://claude.com/blog/skills" TargetMode="External"/><Relationship Id="rId31" Type="http://schemas.openxmlformats.org/officeDocument/2006/relationships/hyperlink" Target="https://doi.org/10.5539/ass.v11n9p320"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doi.org/10.1016/j.bushor.2021.03.006" TargetMode="External"/><Relationship Id="rId27" Type="http://schemas.openxmlformats.org/officeDocument/2006/relationships/hyperlink" Target="https://openai.com/index/function-calling-and-other-api-updates/" TargetMode="External"/><Relationship Id="rId30" Type="http://schemas.openxmlformats.org/officeDocument/2006/relationships/hyperlink" Target="https://doi.org/10.5539/ass.v11n9p320" TargetMode="External"/><Relationship Id="rId35" Type="http://schemas.openxmlformats.org/officeDocument/2006/relationships/hyperlink" Target="https://doi.org/10.1016/j.jbusres.2022.07.020" TargetMode="External"/><Relationship Id="rId8" Type="http://schemas.openxmlformats.org/officeDocument/2006/relationships/image" Target="media/image1.jp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DocumentFromInternetSite</b:SourceType>
    <b:DayAccessed>21</b:DayAccessed>
    <b:MonthAccessed>April</b:MonthAccessed>
    <b:Title>Marketing Technology Landscape 2022: search 9,932 solutions on martechmap.com</b:Title>
    <b:URL>https://chiefmartec.com/2022/05/marketing-technology-landscape-2022-search-9932-solutions-on-martechmap-com/</b:URL>
    <b:InternetSiteTitle>ChiefMartec</b:InternetSiteTitle>
    <b:Year>2022</b:Year>
    <b:YearAccessed>2025</b:YearAccessed>
    <b:Gdcea>{"AccessedType":"Website"}</b:Gdcea>
    <b:Author>
      <b:Author>
        <b:NameList>
          <b:Person>
            <b:First>Scott</b:First>
            <b:Last>Brinker</b:Last>
          </b:Person>
        </b:NameList>
      </b:Author>
    </b:Author>
  </b:Source>
  <b:Source>
    <b:Tag>source2</b:Tag>
    <b:SourceType>JournalArticle</b:SourceType>
    <b:Issue>1</b:Issue>
    <b:JournalName>Official Journal of the European Union</b:JournalName>
    <b:Title>General Data Protection Regulation</b:Title>
    <b:Volume>119</b:Volume>
    <b:Year>2016</b:Year>
    <b:Gdcea>{"CorporateAuthors":["The council of the European Union"],"AccessedType":"Print"}</b:Gdcea>
    <b:Author>
      <b:Author>
        <b:Corporate>The European parliament</b:Corporate>
      </b:Author>
    </b:Author>
  </b:Source>
  <b:Source>
    <b:Tag>source3</b:Tag>
    <b:SourceType>DocumentFromInternetSite</b:SourceType>
    <b:Day>20</b:Day>
    <b:DayAccessed>27</b:DayAccessed>
    <b:Month>January</b:Month>
    <b:MonthAccessed>April</b:MonthAccessed>
    <b:Title>The evolution of AI in Marketing</b:Title>
    <b:URL>https://ascend2.com/wp-content/uploads/2025/01/The-Evolution-of-AI-in-Marketing-2025.pdf</b:URL>
    <b:InternetSiteTitle>Ascend2</b:InternetSiteTitle>
    <b:Year>2025</b:Year>
    <b:YearAccessed>2025</b:YearAccessed>
    <b:Gdcea>{"AccessedType":"Website"}</b:Gdcea>
    <b:Author>
      <b:Author>
        <b:Corporate>Ascend2</b:Corporate>
      </b:Author>
    </b:Author>
  </b:Source>
  <b:Source>
    <b:Tag>source4</b:Tag>
    <b:SourceType>DocumentFromInternetSite</b:SourceType>
    <b:DayAccessed>27</b:DayAccessed>
    <b:MonthAccessed>April</b:MonthAccessed>
    <b:Title>Superagency in the workplace: Empowering people to unlock AI’s full potential</b:Title>
    <b:URL>https://www.mckinsey.com/capabilities/mckinsey-digital/our-insights/superagency-in-the-workplace-empowering-people-to-unlock-ais-full-potential-at-work</b:URL>
    <b:InternetSiteTitle>McKinsey Digital</b:InternetSiteTitle>
    <b:Year>2025a</b:Year>
    <b:YearAccessed>2025</b:YearAccessed>
    <b:Gdcea>{"AccessedType":"Website"}</b:Gdcea>
    <b:Author>
      <b:Author>
        <b:NameList>
          <b:Person>
            <b:First>Hannah</b:First>
            <b:Last>Mayer</b:Last>
          </b:Person>
          <b:Person>
            <b:First>Lareina</b:First>
            <b:Last>Lee</b:Last>
          </b:Person>
          <b:Person>
            <b:First>Roger</b:First>
            <b:Last>Roberts</b:Last>
          </b:Person>
        </b:NameList>
      </b:Author>
    </b:Author>
  </b:Source>
  <b:Source>
    <b:Tag>source5</b:Tag>
    <b:SourceType>DocumentFromInternetSite</b:SourceType>
    <b:DayAccessed>27</b:DayAccessed>
    <b:MonthAccessed>April</b:MonthAccessed>
    <b:Title>AI in the workplace: A report for 2025 | McKinsey</b:Title>
    <b:URL>https://www.mckinsey.com/capabilities/mckinsey-digital/our-insights/superagency-in-the-workplace-empowering-people-to-unlock-ais-full-potential-at-work</b:URL>
    <b:InternetSiteTitle>McKinsey &amp; Company</b:InternetSiteTitle>
    <b:Year>2025b</b:Year>
    <b:YearAccessed>2025</b:YearAccessed>
    <b:Gdcea>{"AccessedType":"Website"}</b:Gdcea>
    <b:Author>
      <b:Author>
        <b:NameList>
          <b:Person>
            <b:First>Hannah</b:First>
            <b:Last>Mayer</b:Last>
          </b:Person>
          <b:Person>
            <b:First>Lareina</b:First>
            <b:Last>Yee</b:Last>
          </b:Person>
          <b:Person>
            <b:First>Michael</b:First>
            <b:Last>Chui</b:Last>
          </b:Person>
          <b:Person>
            <b:First>Roger</b:First>
            <b:Last>Roberts</b:Last>
          </b:Person>
        </b:NameList>
      </b:Author>
    </b:Author>
  </b:Source>
  <b:Source>
    <b:Tag>source6</b:Tag>
    <b:SourceType>Misc</b:SourceType>
    <b:Publisher>Chiefmartec</b:Publisher>
    <b:Title>Martech for 2025</b:Title>
    <b:Year>2025</b:Year>
    <b:Gdcea>{"Description":"A brand-new, 108-page report on AI use cases, stack foundations, and market structure","AccessedType":"Print"}</b:Gdcea>
    <b:Author>
      <b:Author>
        <b:NameList>
          <b:Person>
            <b:First>Scott</b:First>
            <b:Last>Brinker</b:Last>
          </b:Person>
          <b:Person>
            <b:First>Frans</b:First>
            <b:Last>Riemersma</b:La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79</Pages>
  <Words>21831</Words>
  <Characters>120073</Characters>
  <Application>Microsoft Office Word</Application>
  <DocSecurity>0</DocSecurity>
  <Lines>1000</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141621</CharactersWithSpaces>
  <SharedDoc>false</SharedDoc>
  <HLinks>
    <vt:vector size="312" baseType="variant">
      <vt:variant>
        <vt:i4>7864369</vt:i4>
      </vt:variant>
      <vt:variant>
        <vt:i4>246</vt:i4>
      </vt:variant>
      <vt:variant>
        <vt:i4>0</vt:i4>
      </vt:variant>
      <vt:variant>
        <vt:i4>5</vt:i4>
      </vt:variant>
      <vt:variant>
        <vt:lpwstr>https://doi.org/10.1016/j.jbusres.2022.07.0200</vt:lpwstr>
      </vt:variant>
      <vt:variant>
        <vt:lpwstr/>
      </vt:variant>
      <vt:variant>
        <vt:i4>4718593</vt:i4>
      </vt:variant>
      <vt:variant>
        <vt:i4>243</vt:i4>
      </vt:variant>
      <vt:variant>
        <vt:i4>0</vt:i4>
      </vt:variant>
      <vt:variant>
        <vt:i4>5</vt:i4>
      </vt:variant>
      <vt:variant>
        <vt:lpwstr>https://doi.org/10.1016/j.jbusres.2022.07.020</vt:lpwstr>
      </vt:variant>
      <vt:variant>
        <vt:lpwstr/>
      </vt:variant>
      <vt:variant>
        <vt:i4>3211308</vt:i4>
      </vt:variant>
      <vt:variant>
        <vt:i4>240</vt:i4>
      </vt:variant>
      <vt:variant>
        <vt:i4>0</vt:i4>
      </vt:variant>
      <vt:variant>
        <vt:i4>5</vt:i4>
      </vt:variant>
      <vt:variant>
        <vt:lpwstr>https://doi.org/10.1002/(SICI)1097-0266(199708)18:7%3c509::AID-SMJ882%3e3.0.CO;2-Z</vt:lpwstr>
      </vt:variant>
      <vt:variant>
        <vt:lpwstr/>
      </vt:variant>
      <vt:variant>
        <vt:i4>3211308</vt:i4>
      </vt:variant>
      <vt:variant>
        <vt:i4>237</vt:i4>
      </vt:variant>
      <vt:variant>
        <vt:i4>0</vt:i4>
      </vt:variant>
      <vt:variant>
        <vt:i4>5</vt:i4>
      </vt:variant>
      <vt:variant>
        <vt:lpwstr>https://doi.org/10.1002/(SICI)1097-0266(199708)18:7%3c509::AID-SMJ882%3e3.0.CO;2-Z</vt:lpwstr>
      </vt:variant>
      <vt:variant>
        <vt:lpwstr/>
      </vt:variant>
      <vt:variant>
        <vt:i4>6553719</vt:i4>
      </vt:variant>
      <vt:variant>
        <vt:i4>234</vt:i4>
      </vt:variant>
      <vt:variant>
        <vt:i4>0</vt:i4>
      </vt:variant>
      <vt:variant>
        <vt:i4>5</vt:i4>
      </vt:variant>
      <vt:variant>
        <vt:lpwstr>https://doi.org/10.1002/smj.640</vt:lpwstr>
      </vt:variant>
      <vt:variant>
        <vt:lpwstr/>
      </vt:variant>
      <vt:variant>
        <vt:i4>5505033</vt:i4>
      </vt:variant>
      <vt:variant>
        <vt:i4>231</vt:i4>
      </vt:variant>
      <vt:variant>
        <vt:i4>0</vt:i4>
      </vt:variant>
      <vt:variant>
        <vt:i4>5</vt:i4>
      </vt:variant>
      <vt:variant>
        <vt:lpwstr>https://doi.org/10.5539/ass.v11n9p320</vt:lpwstr>
      </vt:variant>
      <vt:variant>
        <vt:lpwstr/>
      </vt:variant>
      <vt:variant>
        <vt:i4>5505033</vt:i4>
      </vt:variant>
      <vt:variant>
        <vt:i4>228</vt:i4>
      </vt:variant>
      <vt:variant>
        <vt:i4>0</vt:i4>
      </vt:variant>
      <vt:variant>
        <vt:i4>5</vt:i4>
      </vt:variant>
      <vt:variant>
        <vt:lpwstr>https://doi.org/10.5539/ass.v11n9p320</vt:lpwstr>
      </vt:variant>
      <vt:variant>
        <vt:lpwstr/>
      </vt:variant>
      <vt:variant>
        <vt:i4>1310751</vt:i4>
      </vt:variant>
      <vt:variant>
        <vt:i4>225</vt:i4>
      </vt:variant>
      <vt:variant>
        <vt:i4>0</vt:i4>
      </vt:variant>
      <vt:variant>
        <vt:i4>5</vt:i4>
      </vt:variant>
      <vt:variant>
        <vt:lpwstr>https://openai.com/index/function-calling-and-other-api-updates/</vt:lpwstr>
      </vt:variant>
      <vt:variant>
        <vt:lpwstr/>
      </vt:variant>
      <vt:variant>
        <vt:i4>786445</vt:i4>
      </vt:variant>
      <vt:variant>
        <vt:i4>222</vt:i4>
      </vt:variant>
      <vt:variant>
        <vt:i4>0</vt:i4>
      </vt:variant>
      <vt:variant>
        <vt:i4>5</vt:i4>
      </vt:variant>
      <vt:variant>
        <vt:lpwstr>https://openai.com/index/chatgpt/</vt:lpwstr>
      </vt:variant>
      <vt:variant>
        <vt:lpwstr/>
      </vt:variant>
      <vt:variant>
        <vt:i4>7798827</vt:i4>
      </vt:variant>
      <vt:variant>
        <vt:i4>219</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7798827</vt:i4>
      </vt:variant>
      <vt:variant>
        <vt:i4>216</vt:i4>
      </vt:variant>
      <vt:variant>
        <vt:i4>0</vt:i4>
      </vt:variant>
      <vt:variant>
        <vt:i4>5</vt:i4>
      </vt:variant>
      <vt:variant>
        <vt:lpwstr>https://www.mckinsey.com/capabilities/mckinsey-digital/our-insights/superagency-in-the-workplace-empowering-people-to-unlock-ais-full-potential-at-work</vt:lpwstr>
      </vt:variant>
      <vt:variant>
        <vt:lpwstr/>
      </vt:variant>
      <vt:variant>
        <vt:i4>4718665</vt:i4>
      </vt:variant>
      <vt:variant>
        <vt:i4>213</vt:i4>
      </vt:variant>
      <vt:variant>
        <vt:i4>0</vt:i4>
      </vt:variant>
      <vt:variant>
        <vt:i4>5</vt:i4>
      </vt:variant>
      <vt:variant>
        <vt:lpwstr>https://doi.org/10.1016/j.bushor.2021.03.006</vt:lpwstr>
      </vt:variant>
      <vt:variant>
        <vt:lpwstr/>
      </vt:variant>
      <vt:variant>
        <vt:i4>4718665</vt:i4>
      </vt:variant>
      <vt:variant>
        <vt:i4>210</vt:i4>
      </vt:variant>
      <vt:variant>
        <vt:i4>0</vt:i4>
      </vt:variant>
      <vt:variant>
        <vt:i4>5</vt:i4>
      </vt:variant>
      <vt:variant>
        <vt:lpwstr>https://doi.org/10.1016/j.bushor.2021.03.006</vt:lpwstr>
      </vt:variant>
      <vt:variant>
        <vt:lpwstr/>
      </vt:variant>
      <vt:variant>
        <vt:i4>5177422</vt:i4>
      </vt:variant>
      <vt:variant>
        <vt:i4>207</vt:i4>
      </vt:variant>
      <vt:variant>
        <vt:i4>0</vt:i4>
      </vt:variant>
      <vt:variant>
        <vt:i4>5</vt:i4>
      </vt:variant>
      <vt:variant>
        <vt:lpwstr>https://doi.org/10.48550/arXiv.2405.21015</vt:lpwstr>
      </vt:variant>
      <vt:variant>
        <vt:lpwstr/>
      </vt:variant>
      <vt:variant>
        <vt:i4>7405609</vt:i4>
      </vt:variant>
      <vt:variant>
        <vt:i4>204</vt:i4>
      </vt:variant>
      <vt:variant>
        <vt:i4>0</vt:i4>
      </vt:variant>
      <vt:variant>
        <vt:i4>5</vt:i4>
      </vt:variant>
      <vt:variant>
        <vt:lpwstr>https://help.openai.com/en/articles/20001066-skills-in-chatgpt</vt:lpwstr>
      </vt:variant>
      <vt:variant>
        <vt:lpwstr/>
      </vt:variant>
      <vt:variant>
        <vt:i4>3473461</vt:i4>
      </vt:variant>
      <vt:variant>
        <vt:i4>201</vt:i4>
      </vt:variant>
      <vt:variant>
        <vt:i4>0</vt:i4>
      </vt:variant>
      <vt:variant>
        <vt:i4>5</vt:i4>
      </vt:variant>
      <vt:variant>
        <vt:lpwstr>https://claude.com/blog/skills</vt:lpwstr>
      </vt:variant>
      <vt:variant>
        <vt:lpwstr/>
      </vt:variant>
      <vt:variant>
        <vt:i4>3407980</vt:i4>
      </vt:variant>
      <vt:variant>
        <vt:i4>198</vt:i4>
      </vt:variant>
      <vt:variant>
        <vt:i4>0</vt:i4>
      </vt:variant>
      <vt:variant>
        <vt:i4>5</vt:i4>
      </vt:variant>
      <vt:variant>
        <vt:lpwstr>https://www.anthropic.com/engineering/equipping-agents-for-the-real-world-with-agent-skills</vt:lpwstr>
      </vt:variant>
      <vt:variant>
        <vt:lpwstr/>
      </vt:variant>
      <vt:variant>
        <vt:i4>5636096</vt:i4>
      </vt:variant>
      <vt:variant>
        <vt:i4>195</vt:i4>
      </vt:variant>
      <vt:variant>
        <vt:i4>0</vt:i4>
      </vt:variant>
      <vt:variant>
        <vt:i4>5</vt:i4>
      </vt:variant>
      <vt:variant>
        <vt:lpwstr>https://www.anthropic.com/news/model-context-protocol</vt:lpwstr>
      </vt:variant>
      <vt:variant>
        <vt:lpwstr/>
      </vt:variant>
      <vt:variant>
        <vt:i4>1966130</vt:i4>
      </vt:variant>
      <vt:variant>
        <vt:i4>188</vt:i4>
      </vt:variant>
      <vt:variant>
        <vt:i4>0</vt:i4>
      </vt:variant>
      <vt:variant>
        <vt:i4>5</vt:i4>
      </vt:variant>
      <vt:variant>
        <vt:lpwstr/>
      </vt:variant>
      <vt:variant>
        <vt:lpwstr>_Toc231935262</vt:lpwstr>
      </vt:variant>
      <vt:variant>
        <vt:i4>1966130</vt:i4>
      </vt:variant>
      <vt:variant>
        <vt:i4>182</vt:i4>
      </vt:variant>
      <vt:variant>
        <vt:i4>0</vt:i4>
      </vt:variant>
      <vt:variant>
        <vt:i4>5</vt:i4>
      </vt:variant>
      <vt:variant>
        <vt:lpwstr/>
      </vt:variant>
      <vt:variant>
        <vt:lpwstr>_Toc231935261</vt:lpwstr>
      </vt:variant>
      <vt:variant>
        <vt:i4>1966130</vt:i4>
      </vt:variant>
      <vt:variant>
        <vt:i4>176</vt:i4>
      </vt:variant>
      <vt:variant>
        <vt:i4>0</vt:i4>
      </vt:variant>
      <vt:variant>
        <vt:i4>5</vt:i4>
      </vt:variant>
      <vt:variant>
        <vt:lpwstr/>
      </vt:variant>
      <vt:variant>
        <vt:lpwstr>_Toc231935260</vt:lpwstr>
      </vt:variant>
      <vt:variant>
        <vt:i4>1900594</vt:i4>
      </vt:variant>
      <vt:variant>
        <vt:i4>170</vt:i4>
      </vt:variant>
      <vt:variant>
        <vt:i4>0</vt:i4>
      </vt:variant>
      <vt:variant>
        <vt:i4>5</vt:i4>
      </vt:variant>
      <vt:variant>
        <vt:lpwstr/>
      </vt:variant>
      <vt:variant>
        <vt:lpwstr>_Toc231935259</vt:lpwstr>
      </vt:variant>
      <vt:variant>
        <vt:i4>1900594</vt:i4>
      </vt:variant>
      <vt:variant>
        <vt:i4>164</vt:i4>
      </vt:variant>
      <vt:variant>
        <vt:i4>0</vt:i4>
      </vt:variant>
      <vt:variant>
        <vt:i4>5</vt:i4>
      </vt:variant>
      <vt:variant>
        <vt:lpwstr/>
      </vt:variant>
      <vt:variant>
        <vt:lpwstr>_Toc231935258</vt:lpwstr>
      </vt:variant>
      <vt:variant>
        <vt:i4>1900594</vt:i4>
      </vt:variant>
      <vt:variant>
        <vt:i4>158</vt:i4>
      </vt:variant>
      <vt:variant>
        <vt:i4>0</vt:i4>
      </vt:variant>
      <vt:variant>
        <vt:i4>5</vt:i4>
      </vt:variant>
      <vt:variant>
        <vt:lpwstr/>
      </vt:variant>
      <vt:variant>
        <vt:lpwstr>_Toc231935257</vt:lpwstr>
      </vt:variant>
      <vt:variant>
        <vt:i4>1900594</vt:i4>
      </vt:variant>
      <vt:variant>
        <vt:i4>152</vt:i4>
      </vt:variant>
      <vt:variant>
        <vt:i4>0</vt:i4>
      </vt:variant>
      <vt:variant>
        <vt:i4>5</vt:i4>
      </vt:variant>
      <vt:variant>
        <vt:lpwstr/>
      </vt:variant>
      <vt:variant>
        <vt:lpwstr>_Toc231935256</vt:lpwstr>
      </vt:variant>
      <vt:variant>
        <vt:i4>1900594</vt:i4>
      </vt:variant>
      <vt:variant>
        <vt:i4>146</vt:i4>
      </vt:variant>
      <vt:variant>
        <vt:i4>0</vt:i4>
      </vt:variant>
      <vt:variant>
        <vt:i4>5</vt:i4>
      </vt:variant>
      <vt:variant>
        <vt:lpwstr/>
      </vt:variant>
      <vt:variant>
        <vt:lpwstr>_Toc231935255</vt:lpwstr>
      </vt:variant>
      <vt:variant>
        <vt:i4>1900594</vt:i4>
      </vt:variant>
      <vt:variant>
        <vt:i4>140</vt:i4>
      </vt:variant>
      <vt:variant>
        <vt:i4>0</vt:i4>
      </vt:variant>
      <vt:variant>
        <vt:i4>5</vt:i4>
      </vt:variant>
      <vt:variant>
        <vt:lpwstr/>
      </vt:variant>
      <vt:variant>
        <vt:lpwstr>_Toc231935254</vt:lpwstr>
      </vt:variant>
      <vt:variant>
        <vt:i4>1900594</vt:i4>
      </vt:variant>
      <vt:variant>
        <vt:i4>134</vt:i4>
      </vt:variant>
      <vt:variant>
        <vt:i4>0</vt:i4>
      </vt:variant>
      <vt:variant>
        <vt:i4>5</vt:i4>
      </vt:variant>
      <vt:variant>
        <vt:lpwstr/>
      </vt:variant>
      <vt:variant>
        <vt:lpwstr>_Toc231935253</vt:lpwstr>
      </vt:variant>
      <vt:variant>
        <vt:i4>1900594</vt:i4>
      </vt:variant>
      <vt:variant>
        <vt:i4>128</vt:i4>
      </vt:variant>
      <vt:variant>
        <vt:i4>0</vt:i4>
      </vt:variant>
      <vt:variant>
        <vt:i4>5</vt:i4>
      </vt:variant>
      <vt:variant>
        <vt:lpwstr/>
      </vt:variant>
      <vt:variant>
        <vt:lpwstr>_Toc231935252</vt:lpwstr>
      </vt:variant>
      <vt:variant>
        <vt:i4>1900594</vt:i4>
      </vt:variant>
      <vt:variant>
        <vt:i4>122</vt:i4>
      </vt:variant>
      <vt:variant>
        <vt:i4>0</vt:i4>
      </vt:variant>
      <vt:variant>
        <vt:i4>5</vt:i4>
      </vt:variant>
      <vt:variant>
        <vt:lpwstr/>
      </vt:variant>
      <vt:variant>
        <vt:lpwstr>_Toc231935251</vt:lpwstr>
      </vt:variant>
      <vt:variant>
        <vt:i4>1900594</vt:i4>
      </vt:variant>
      <vt:variant>
        <vt:i4>116</vt:i4>
      </vt:variant>
      <vt:variant>
        <vt:i4>0</vt:i4>
      </vt:variant>
      <vt:variant>
        <vt:i4>5</vt:i4>
      </vt:variant>
      <vt:variant>
        <vt:lpwstr/>
      </vt:variant>
      <vt:variant>
        <vt:lpwstr>_Toc231935250</vt:lpwstr>
      </vt:variant>
      <vt:variant>
        <vt:i4>1835058</vt:i4>
      </vt:variant>
      <vt:variant>
        <vt:i4>110</vt:i4>
      </vt:variant>
      <vt:variant>
        <vt:i4>0</vt:i4>
      </vt:variant>
      <vt:variant>
        <vt:i4>5</vt:i4>
      </vt:variant>
      <vt:variant>
        <vt:lpwstr/>
      </vt:variant>
      <vt:variant>
        <vt:lpwstr>_Toc231935249</vt:lpwstr>
      </vt:variant>
      <vt:variant>
        <vt:i4>1835058</vt:i4>
      </vt:variant>
      <vt:variant>
        <vt:i4>104</vt:i4>
      </vt:variant>
      <vt:variant>
        <vt:i4>0</vt:i4>
      </vt:variant>
      <vt:variant>
        <vt:i4>5</vt:i4>
      </vt:variant>
      <vt:variant>
        <vt:lpwstr/>
      </vt:variant>
      <vt:variant>
        <vt:lpwstr>_Toc231935248</vt:lpwstr>
      </vt:variant>
      <vt:variant>
        <vt:i4>1835058</vt:i4>
      </vt:variant>
      <vt:variant>
        <vt:i4>98</vt:i4>
      </vt:variant>
      <vt:variant>
        <vt:i4>0</vt:i4>
      </vt:variant>
      <vt:variant>
        <vt:i4>5</vt:i4>
      </vt:variant>
      <vt:variant>
        <vt:lpwstr/>
      </vt:variant>
      <vt:variant>
        <vt:lpwstr>_Toc231935247</vt:lpwstr>
      </vt:variant>
      <vt:variant>
        <vt:i4>1835058</vt:i4>
      </vt:variant>
      <vt:variant>
        <vt:i4>92</vt:i4>
      </vt:variant>
      <vt:variant>
        <vt:i4>0</vt:i4>
      </vt:variant>
      <vt:variant>
        <vt:i4>5</vt:i4>
      </vt:variant>
      <vt:variant>
        <vt:lpwstr/>
      </vt:variant>
      <vt:variant>
        <vt:lpwstr>_Toc231935246</vt:lpwstr>
      </vt:variant>
      <vt:variant>
        <vt:i4>1835058</vt:i4>
      </vt:variant>
      <vt:variant>
        <vt:i4>86</vt:i4>
      </vt:variant>
      <vt:variant>
        <vt:i4>0</vt:i4>
      </vt:variant>
      <vt:variant>
        <vt:i4>5</vt:i4>
      </vt:variant>
      <vt:variant>
        <vt:lpwstr/>
      </vt:variant>
      <vt:variant>
        <vt:lpwstr>_Toc231935245</vt:lpwstr>
      </vt:variant>
      <vt:variant>
        <vt:i4>1835058</vt:i4>
      </vt:variant>
      <vt:variant>
        <vt:i4>80</vt:i4>
      </vt:variant>
      <vt:variant>
        <vt:i4>0</vt:i4>
      </vt:variant>
      <vt:variant>
        <vt:i4>5</vt:i4>
      </vt:variant>
      <vt:variant>
        <vt:lpwstr/>
      </vt:variant>
      <vt:variant>
        <vt:lpwstr>_Toc231935244</vt:lpwstr>
      </vt:variant>
      <vt:variant>
        <vt:i4>1835058</vt:i4>
      </vt:variant>
      <vt:variant>
        <vt:i4>74</vt:i4>
      </vt:variant>
      <vt:variant>
        <vt:i4>0</vt:i4>
      </vt:variant>
      <vt:variant>
        <vt:i4>5</vt:i4>
      </vt:variant>
      <vt:variant>
        <vt:lpwstr/>
      </vt:variant>
      <vt:variant>
        <vt:lpwstr>_Toc231935243</vt:lpwstr>
      </vt:variant>
      <vt:variant>
        <vt:i4>1835058</vt:i4>
      </vt:variant>
      <vt:variant>
        <vt:i4>68</vt:i4>
      </vt:variant>
      <vt:variant>
        <vt:i4>0</vt:i4>
      </vt:variant>
      <vt:variant>
        <vt:i4>5</vt:i4>
      </vt:variant>
      <vt:variant>
        <vt:lpwstr/>
      </vt:variant>
      <vt:variant>
        <vt:lpwstr>_Toc231935242</vt:lpwstr>
      </vt:variant>
      <vt:variant>
        <vt:i4>1835058</vt:i4>
      </vt:variant>
      <vt:variant>
        <vt:i4>62</vt:i4>
      </vt:variant>
      <vt:variant>
        <vt:i4>0</vt:i4>
      </vt:variant>
      <vt:variant>
        <vt:i4>5</vt:i4>
      </vt:variant>
      <vt:variant>
        <vt:lpwstr/>
      </vt:variant>
      <vt:variant>
        <vt:lpwstr>_Toc231935241</vt:lpwstr>
      </vt:variant>
      <vt:variant>
        <vt:i4>1835058</vt:i4>
      </vt:variant>
      <vt:variant>
        <vt:i4>56</vt:i4>
      </vt:variant>
      <vt:variant>
        <vt:i4>0</vt:i4>
      </vt:variant>
      <vt:variant>
        <vt:i4>5</vt:i4>
      </vt:variant>
      <vt:variant>
        <vt:lpwstr/>
      </vt:variant>
      <vt:variant>
        <vt:lpwstr>_Toc231935240</vt:lpwstr>
      </vt:variant>
      <vt:variant>
        <vt:i4>1769522</vt:i4>
      </vt:variant>
      <vt:variant>
        <vt:i4>50</vt:i4>
      </vt:variant>
      <vt:variant>
        <vt:i4>0</vt:i4>
      </vt:variant>
      <vt:variant>
        <vt:i4>5</vt:i4>
      </vt:variant>
      <vt:variant>
        <vt:lpwstr/>
      </vt:variant>
      <vt:variant>
        <vt:lpwstr>_Toc231935239</vt:lpwstr>
      </vt:variant>
      <vt:variant>
        <vt:i4>1769522</vt:i4>
      </vt:variant>
      <vt:variant>
        <vt:i4>44</vt:i4>
      </vt:variant>
      <vt:variant>
        <vt:i4>0</vt:i4>
      </vt:variant>
      <vt:variant>
        <vt:i4>5</vt:i4>
      </vt:variant>
      <vt:variant>
        <vt:lpwstr/>
      </vt:variant>
      <vt:variant>
        <vt:lpwstr>_Toc231935238</vt:lpwstr>
      </vt:variant>
      <vt:variant>
        <vt:i4>1769522</vt:i4>
      </vt:variant>
      <vt:variant>
        <vt:i4>38</vt:i4>
      </vt:variant>
      <vt:variant>
        <vt:i4>0</vt:i4>
      </vt:variant>
      <vt:variant>
        <vt:i4>5</vt:i4>
      </vt:variant>
      <vt:variant>
        <vt:lpwstr/>
      </vt:variant>
      <vt:variant>
        <vt:lpwstr>_Toc231935237</vt:lpwstr>
      </vt:variant>
      <vt:variant>
        <vt:i4>1769522</vt:i4>
      </vt:variant>
      <vt:variant>
        <vt:i4>32</vt:i4>
      </vt:variant>
      <vt:variant>
        <vt:i4>0</vt:i4>
      </vt:variant>
      <vt:variant>
        <vt:i4>5</vt:i4>
      </vt:variant>
      <vt:variant>
        <vt:lpwstr/>
      </vt:variant>
      <vt:variant>
        <vt:lpwstr>_Toc231935236</vt:lpwstr>
      </vt:variant>
      <vt:variant>
        <vt:i4>1769522</vt:i4>
      </vt:variant>
      <vt:variant>
        <vt:i4>26</vt:i4>
      </vt:variant>
      <vt:variant>
        <vt:i4>0</vt:i4>
      </vt:variant>
      <vt:variant>
        <vt:i4>5</vt:i4>
      </vt:variant>
      <vt:variant>
        <vt:lpwstr/>
      </vt:variant>
      <vt:variant>
        <vt:lpwstr>_Toc231935235</vt:lpwstr>
      </vt:variant>
      <vt:variant>
        <vt:i4>1769522</vt:i4>
      </vt:variant>
      <vt:variant>
        <vt:i4>20</vt:i4>
      </vt:variant>
      <vt:variant>
        <vt:i4>0</vt:i4>
      </vt:variant>
      <vt:variant>
        <vt:i4>5</vt:i4>
      </vt:variant>
      <vt:variant>
        <vt:lpwstr/>
      </vt:variant>
      <vt:variant>
        <vt:lpwstr>_Toc231935234</vt:lpwstr>
      </vt:variant>
      <vt:variant>
        <vt:i4>1769522</vt:i4>
      </vt:variant>
      <vt:variant>
        <vt:i4>14</vt:i4>
      </vt:variant>
      <vt:variant>
        <vt:i4>0</vt:i4>
      </vt:variant>
      <vt:variant>
        <vt:i4>5</vt:i4>
      </vt:variant>
      <vt:variant>
        <vt:lpwstr/>
      </vt:variant>
      <vt:variant>
        <vt:lpwstr>_Toc231935233</vt:lpwstr>
      </vt:variant>
      <vt:variant>
        <vt:i4>1769522</vt:i4>
      </vt:variant>
      <vt:variant>
        <vt:i4>8</vt:i4>
      </vt:variant>
      <vt:variant>
        <vt:i4>0</vt:i4>
      </vt:variant>
      <vt:variant>
        <vt:i4>5</vt:i4>
      </vt:variant>
      <vt:variant>
        <vt:lpwstr/>
      </vt:variant>
      <vt:variant>
        <vt:lpwstr>_Toc231935232</vt:lpwstr>
      </vt:variant>
      <vt:variant>
        <vt:i4>1769522</vt:i4>
      </vt:variant>
      <vt:variant>
        <vt:i4>2</vt:i4>
      </vt:variant>
      <vt:variant>
        <vt:i4>0</vt:i4>
      </vt:variant>
      <vt:variant>
        <vt:i4>5</vt:i4>
      </vt:variant>
      <vt:variant>
        <vt:lpwstr/>
      </vt:variant>
      <vt:variant>
        <vt:lpwstr>_Toc231935231</vt:lpwstr>
      </vt:variant>
      <vt:variant>
        <vt:i4>2424910</vt:i4>
      </vt:variant>
      <vt:variant>
        <vt:i4>3</vt:i4>
      </vt:variant>
      <vt:variant>
        <vt:i4>0</vt:i4>
      </vt:variant>
      <vt:variant>
        <vt:i4>5</vt:i4>
      </vt:variant>
      <vt:variant>
        <vt:lpwstr>mailto:s.beninger@nyenrode.nl</vt:lpwstr>
      </vt:variant>
      <vt:variant>
        <vt:lpwstr/>
      </vt:variant>
      <vt:variant>
        <vt:i4>7471137</vt:i4>
      </vt:variant>
      <vt:variant>
        <vt:i4>0</vt:i4>
      </vt:variant>
      <vt:variant>
        <vt:i4>0</vt:i4>
      </vt:variant>
      <vt:variant>
        <vt:i4>5</vt:i4>
      </vt:variant>
      <vt:variant>
        <vt:lpwstr>https://nyenrode.instructure.com/courses/5700/files/799810?module_item_id=160357</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Luttik, Daan</dc:creator>
  <cp:keywords/>
  <cp:lastModifiedBy>Luttik, Daan</cp:lastModifiedBy>
  <cp:revision>98</cp:revision>
  <dcterms:created xsi:type="dcterms:W3CDTF">2026-06-13T12:47:00Z</dcterms:created>
  <dcterms:modified xsi:type="dcterms:W3CDTF">2026-06-13T20:32:00Z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89c8db03-28ad-4272-9a78-553533fa716c</vt:lpwstr>
  </property>
</Properties>
</file>