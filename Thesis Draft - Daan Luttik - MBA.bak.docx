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70F0" w14:textId="77777777" w:rsidR="00401741" w:rsidRDefault="00401741">
      <w:pPr>
        <w:rPr>
          <w:b/>
          <w:bCs/>
        </w:rPr>
      </w:pPr>
    </w:p>
    <w:p w14:paraId="206C6F45" w14:textId="77777777" w:rsidR="00401741" w:rsidRDefault="00000000">
      <w:pPr>
        <w:jc w:val="center"/>
      </w:pPr>
      <w:r>
        <w:rPr>
          <w:noProof/>
        </w:rPr>
        <w:drawing>
          <wp:inline distT="0" distB="0" distL="114300" distR="114300" wp14:anchorId="7AC2690E" wp14:editId="0F45476F">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AF579DD" w14:textId="77777777" w:rsidR="00401741" w:rsidRDefault="00401741"/>
    <w:p w14:paraId="3650FE49" w14:textId="77777777" w:rsidR="00401741" w:rsidRDefault="00401741"/>
    <w:p w14:paraId="5C37F8AE" w14:textId="77777777" w:rsidR="00401741" w:rsidRDefault="00401741"/>
    <w:p w14:paraId="6A4C13F5" w14:textId="77777777" w:rsidR="00401741" w:rsidRDefault="00401741"/>
    <w:p w14:paraId="03A69BAA" w14:textId="77777777" w:rsidR="00401741" w:rsidRDefault="00401741"/>
    <w:p w14:paraId="29AE6D53" w14:textId="77777777" w:rsidR="00401741" w:rsidRDefault="00000000">
      <w:pPr>
        <w:jc w:val="center"/>
        <w:rPr>
          <w:b/>
          <w:bCs/>
        </w:rPr>
      </w:pPr>
      <w:r>
        <w:rPr>
          <w:b/>
          <w:bCs/>
        </w:rPr>
        <w:t>Thesis Draft</w:t>
      </w:r>
    </w:p>
    <w:p w14:paraId="23A4D535" w14:textId="77777777" w:rsidR="00401741" w:rsidRDefault="00401741">
      <w:pPr>
        <w:jc w:val="center"/>
        <w:rPr>
          <w:b/>
          <w:bCs/>
        </w:rPr>
      </w:pPr>
    </w:p>
    <w:p w14:paraId="059413BF" w14:textId="77777777" w:rsidR="00401741" w:rsidRDefault="00000000">
      <w:pPr>
        <w:jc w:val="center"/>
        <w:rPr>
          <w:b/>
          <w:bCs/>
        </w:rPr>
      </w:pPr>
      <w:r>
        <w:rPr>
          <w:b/>
          <w:bCs/>
        </w:rPr>
        <w:t>Executive MBA 22, 2024 – 2026</w:t>
      </w:r>
    </w:p>
    <w:p w14:paraId="1CC6306D" w14:textId="77777777" w:rsidR="00401741" w:rsidRDefault="00401741"/>
    <w:p w14:paraId="7A3C7540" w14:textId="77777777" w:rsidR="00401741" w:rsidRDefault="00401741"/>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755"/>
      </w:tblGrid>
      <w:tr w:rsidR="00401741" w14:paraId="7E6A5692" w14:textId="77777777">
        <w:trPr>
          <w:jc w:val="center"/>
        </w:trPr>
        <w:tc>
          <w:tcPr>
            <w:tcW w:w="4605" w:type="dxa"/>
            <w:tcBorders>
              <w:top w:val="nil"/>
              <w:left w:val="nil"/>
              <w:bottom w:val="nil"/>
              <w:right w:val="nil"/>
            </w:tcBorders>
            <w:tcMar>
              <w:top w:w="28" w:type="dxa"/>
              <w:left w:w="28" w:type="dxa"/>
              <w:bottom w:w="28" w:type="dxa"/>
              <w:right w:w="28" w:type="dxa"/>
            </w:tcMar>
          </w:tcPr>
          <w:p w14:paraId="7C6B062B" w14:textId="77777777" w:rsidR="00401741" w:rsidRDefault="00000000">
            <w:pPr>
              <w:spacing w:line="240" w:lineRule="auto"/>
              <w:ind w:firstLine="0"/>
              <w:jc w:val="right"/>
              <w:rPr>
                <w:b/>
                <w:bCs/>
              </w:rPr>
            </w:pPr>
            <w:r>
              <w:rPr>
                <w:b/>
                <w:bCs/>
              </w:rPr>
              <w:t xml:space="preserve">Name:    </w:t>
            </w:r>
          </w:p>
        </w:tc>
        <w:tc>
          <w:tcPr>
            <w:tcW w:w="4755" w:type="dxa"/>
            <w:tcBorders>
              <w:top w:val="nil"/>
              <w:left w:val="nil"/>
              <w:bottom w:val="nil"/>
              <w:right w:val="nil"/>
            </w:tcBorders>
            <w:tcMar>
              <w:top w:w="28" w:type="dxa"/>
              <w:left w:w="28" w:type="dxa"/>
              <w:bottom w:w="28" w:type="dxa"/>
              <w:right w:w="28" w:type="dxa"/>
            </w:tcMar>
          </w:tcPr>
          <w:p w14:paraId="30D88B72" w14:textId="77777777" w:rsidR="00401741" w:rsidRDefault="00000000">
            <w:pPr>
              <w:spacing w:line="240" w:lineRule="auto"/>
              <w:ind w:firstLine="0"/>
            </w:pPr>
            <w:r>
              <w:t xml:space="preserve"> D.T. (Daan) Luttik</w:t>
            </w:r>
          </w:p>
        </w:tc>
      </w:tr>
      <w:tr w:rsidR="00401741" w14:paraId="4DC9EA89" w14:textId="77777777">
        <w:trPr>
          <w:jc w:val="center"/>
        </w:trPr>
        <w:tc>
          <w:tcPr>
            <w:tcW w:w="4605" w:type="dxa"/>
            <w:tcBorders>
              <w:top w:val="nil"/>
              <w:left w:val="nil"/>
              <w:bottom w:val="nil"/>
              <w:right w:val="nil"/>
            </w:tcBorders>
            <w:tcMar>
              <w:top w:w="28" w:type="dxa"/>
              <w:left w:w="28" w:type="dxa"/>
              <w:bottom w:w="28" w:type="dxa"/>
              <w:right w:w="28" w:type="dxa"/>
            </w:tcMar>
          </w:tcPr>
          <w:p w14:paraId="50882E27" w14:textId="77777777" w:rsidR="00401741" w:rsidRDefault="00000000">
            <w:pPr>
              <w:spacing w:line="240" w:lineRule="auto"/>
              <w:ind w:firstLine="0"/>
              <w:jc w:val="right"/>
              <w:rPr>
                <w:b/>
                <w:bCs/>
              </w:rPr>
            </w:pPr>
            <w:r>
              <w:rPr>
                <w:b/>
                <w:bCs/>
              </w:rPr>
              <w:t>Student Number:</w:t>
            </w:r>
          </w:p>
        </w:tc>
        <w:tc>
          <w:tcPr>
            <w:tcW w:w="4755" w:type="dxa"/>
            <w:tcBorders>
              <w:top w:val="nil"/>
              <w:left w:val="nil"/>
              <w:bottom w:val="nil"/>
              <w:right w:val="nil"/>
            </w:tcBorders>
            <w:tcMar>
              <w:top w:w="28" w:type="dxa"/>
              <w:left w:w="28" w:type="dxa"/>
              <w:bottom w:w="28" w:type="dxa"/>
              <w:right w:w="28" w:type="dxa"/>
            </w:tcMar>
          </w:tcPr>
          <w:p w14:paraId="135F659D" w14:textId="77777777" w:rsidR="00401741" w:rsidRDefault="00000000">
            <w:pPr>
              <w:spacing w:line="240" w:lineRule="auto"/>
              <w:ind w:firstLine="0"/>
            </w:pPr>
            <w:r>
              <w:t xml:space="preserve"> 230001004</w:t>
            </w:r>
          </w:p>
        </w:tc>
      </w:tr>
      <w:tr w:rsidR="00401741" w14:paraId="31361A86" w14:textId="77777777">
        <w:trPr>
          <w:jc w:val="center"/>
        </w:trPr>
        <w:tc>
          <w:tcPr>
            <w:tcW w:w="4605" w:type="dxa"/>
            <w:tcBorders>
              <w:top w:val="nil"/>
              <w:left w:val="nil"/>
              <w:bottom w:val="nil"/>
              <w:right w:val="nil"/>
            </w:tcBorders>
            <w:tcMar>
              <w:top w:w="28" w:type="dxa"/>
              <w:left w:w="28" w:type="dxa"/>
              <w:bottom w:w="28" w:type="dxa"/>
              <w:right w:w="28" w:type="dxa"/>
            </w:tcMar>
          </w:tcPr>
          <w:p w14:paraId="563773F1" w14:textId="77777777" w:rsidR="00401741" w:rsidRDefault="00000000">
            <w:pPr>
              <w:spacing w:line="240" w:lineRule="auto"/>
              <w:ind w:firstLine="0"/>
              <w:jc w:val="right"/>
              <w:rPr>
                <w:b/>
                <w:bCs/>
              </w:rPr>
            </w:pPr>
            <w:r>
              <w:rPr>
                <w:b/>
                <w:bCs/>
              </w:rPr>
              <w:t xml:space="preserve">Email: </w:t>
            </w:r>
          </w:p>
        </w:tc>
        <w:tc>
          <w:tcPr>
            <w:tcW w:w="4755" w:type="dxa"/>
            <w:tcBorders>
              <w:top w:val="nil"/>
              <w:left w:val="nil"/>
              <w:bottom w:val="nil"/>
              <w:right w:val="nil"/>
            </w:tcBorders>
            <w:tcMar>
              <w:top w:w="28" w:type="dxa"/>
              <w:left w:w="28" w:type="dxa"/>
              <w:bottom w:w="28" w:type="dxa"/>
              <w:right w:w="28" w:type="dxa"/>
            </w:tcMar>
            <w:vAlign w:val="center"/>
          </w:tcPr>
          <w:p w14:paraId="2867CD27" w14:textId="77777777" w:rsidR="00401741" w:rsidRDefault="00000000">
            <w:pPr>
              <w:spacing w:line="240" w:lineRule="auto"/>
              <w:ind w:firstLine="0"/>
            </w:pPr>
            <w:bookmarkStart w:id="0" w:name="_gjdgxs" w:colFirst="0" w:colLast="0"/>
            <w:bookmarkEnd w:id="0"/>
            <w:r>
              <w:t xml:space="preserve"> d.luttik@my.nyenrode.nl</w:t>
            </w:r>
          </w:p>
        </w:tc>
      </w:tr>
    </w:tbl>
    <w:p w14:paraId="03A459DB" w14:textId="77777777" w:rsidR="00401741" w:rsidRDefault="00000000">
      <w:r>
        <w:br w:type="page"/>
      </w:r>
    </w:p>
    <w:p w14:paraId="5317CB7F" w14:textId="77777777" w:rsidR="00401741" w:rsidRDefault="00000000">
      <w:pPr>
        <w:jc w:val="center"/>
        <w:rPr>
          <w:b/>
          <w:bCs/>
        </w:rPr>
      </w:pPr>
      <w:r>
        <w:rPr>
          <w:b/>
          <w:bCs/>
        </w:rPr>
        <w:lastRenderedPageBreak/>
        <w:t>DECLARATION</w:t>
      </w:r>
    </w:p>
    <w:p w14:paraId="52E6B608" w14:textId="77777777" w:rsidR="00401741" w:rsidRDefault="00000000">
      <w: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77E22426" w14:textId="77777777" w:rsidR="00401741" w:rsidRDefault="00000000">
      <w:pPr>
        <w:numPr>
          <w:ilvl w:val="0"/>
          <w:numId w:val="10"/>
        </w:numPr>
      </w:pPr>
      <w:r>
        <w:t>Plagiarism: I understand the rules with regard to referencing and use of content that is contained in either hard or soft copy sources, including the internet or any other electronic medium.</w:t>
      </w:r>
    </w:p>
    <w:p w14:paraId="3991BE71" w14:textId="77777777" w:rsidR="00401741" w:rsidRDefault="00000000">
      <w:pPr>
        <w:numPr>
          <w:ilvl w:val="0"/>
          <w:numId w:val="10"/>
        </w:numPr>
      </w:pPr>
      <w:r>
        <w:t>Repetition of content: I understand the rules regarding the extent to which I may resubmit content that I have already submitted as part of any other academic assignment.</w:t>
      </w:r>
    </w:p>
    <w:p w14:paraId="2743B99D" w14:textId="77777777" w:rsidR="00401741" w:rsidRDefault="00000000">
      <w: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br w:type="page"/>
      </w:r>
    </w:p>
    <w:sdt>
      <w:sdtPr>
        <w:id w:val="-1508543681"/>
        <w:docPartObj>
          <w:docPartGallery w:val="Table of Contents"/>
          <w:docPartUnique/>
        </w:docPartObj>
      </w:sdtPr>
      <w:sdtContent>
        <w:p w14:paraId="6C34773A" w14:textId="77777777" w:rsidR="00401741" w:rsidRDefault="00401741">
          <w:pPr>
            <w:widowControl w:val="0"/>
            <w:tabs>
              <w:tab w:val="right" w:pos="12000"/>
            </w:tabs>
            <w:spacing w:before="60" w:line="240" w:lineRule="auto"/>
            <w:ind w:firstLine="0"/>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hyperlink w:anchor="_wuejbrmrkb0e">
            <w:r>
              <w:rPr>
                <w:b/>
                <w:bCs/>
                <w:color w:val="000000"/>
              </w:rPr>
              <w:t>1.       Introduction</w:t>
            </w:r>
            <w:r>
              <w:rPr>
                <w:b/>
                <w:bCs/>
                <w:color w:val="000000"/>
              </w:rPr>
              <w:tab/>
              <w:t>1</w:t>
            </w:r>
          </w:hyperlink>
        </w:p>
        <w:p w14:paraId="33CED8F1"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7lxcijgce0rs">
            <w:r>
              <w:rPr>
                <w:color w:val="000000"/>
              </w:rPr>
              <w:t>1.1.  Background and Context</w:t>
            </w:r>
            <w:r>
              <w:rPr>
                <w:color w:val="000000"/>
              </w:rPr>
              <w:tab/>
              <w:t>1</w:t>
            </w:r>
          </w:hyperlink>
        </w:p>
        <w:p w14:paraId="21656C8B"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cw3ny2ib92ok">
            <w:r>
              <w:rPr>
                <w:color w:val="000000"/>
              </w:rPr>
              <w:t>1.2.  Research Problem and Gap</w:t>
            </w:r>
            <w:r>
              <w:rPr>
                <w:color w:val="000000"/>
              </w:rPr>
              <w:tab/>
              <w:t>1</w:t>
            </w:r>
          </w:hyperlink>
        </w:p>
        <w:p w14:paraId="4B01E5EA"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j1ug5ud2kv2v">
            <w:r>
              <w:rPr>
                <w:color w:val="000000"/>
              </w:rPr>
              <w:t>1.3. Significance and Contributions</w:t>
            </w:r>
            <w:r>
              <w:rPr>
                <w:color w:val="000000"/>
              </w:rPr>
              <w:tab/>
              <w:t>3</w:t>
            </w:r>
          </w:hyperlink>
        </w:p>
        <w:p w14:paraId="22DE1E8C"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2z5npmz6k6sb">
            <w:r>
              <w:rPr>
                <w:color w:val="000000"/>
              </w:rPr>
              <w:t>1.4. Structure of the Thesis</w:t>
            </w:r>
            <w:r>
              <w:rPr>
                <w:color w:val="000000"/>
              </w:rPr>
              <w:tab/>
              <w:t>3</w:t>
            </w:r>
          </w:hyperlink>
        </w:p>
        <w:p w14:paraId="3E46A0D9" w14:textId="77777777" w:rsidR="00401741" w:rsidRDefault="00401741">
          <w:pPr>
            <w:widowControl w:val="0"/>
            <w:tabs>
              <w:tab w:val="right" w:pos="12000"/>
            </w:tabs>
            <w:spacing w:before="60" w:line="240" w:lineRule="auto"/>
            <w:ind w:firstLine="0"/>
            <w:rPr>
              <w:rFonts w:ascii="Arial" w:eastAsia="Arial" w:hAnsi="Arial" w:cs="Arial"/>
              <w:b/>
              <w:bCs/>
              <w:color w:val="000000"/>
            </w:rPr>
          </w:pPr>
          <w:hyperlink w:anchor="_fyrgbopm813k">
            <w:r>
              <w:rPr>
                <w:b/>
                <w:bCs/>
                <w:color w:val="000000"/>
              </w:rPr>
              <w:t>2.  Literature Review (~4k words)</w:t>
            </w:r>
            <w:r>
              <w:rPr>
                <w:b/>
                <w:bCs/>
                <w:color w:val="000000"/>
              </w:rPr>
              <w:tab/>
              <w:t>4</w:t>
            </w:r>
          </w:hyperlink>
        </w:p>
        <w:p w14:paraId="36958351"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mkiue4kv7nzj">
            <w:r>
              <w:rPr>
                <w:color w:val="000000"/>
              </w:rPr>
              <w:t>2.1.  The historical impact of AI</w:t>
            </w:r>
            <w:r>
              <w:rPr>
                <w:color w:val="000000"/>
              </w:rPr>
              <w:tab/>
              <w:t>4</w:t>
            </w:r>
          </w:hyperlink>
        </w:p>
        <w:p w14:paraId="20DB9624"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fqeqowri1ro4">
            <w:r>
              <w:rPr>
                <w:color w:val="000000"/>
              </w:rPr>
              <w:t>2.1.1. The Rise of the LLM</w:t>
            </w:r>
            <w:r>
              <w:rPr>
                <w:color w:val="000000"/>
              </w:rPr>
              <w:tab/>
              <w:t>6</w:t>
            </w:r>
          </w:hyperlink>
        </w:p>
        <w:p w14:paraId="231BA325"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n7fdo5m5v3pp">
            <w:r>
              <w:rPr>
                <w:color w:val="000000"/>
              </w:rPr>
              <w:t>2.1.2. The impact of ChatGPT</w:t>
            </w:r>
            <w:r>
              <w:rPr>
                <w:color w:val="000000"/>
              </w:rPr>
              <w:tab/>
              <w:t>6</w:t>
            </w:r>
          </w:hyperlink>
        </w:p>
        <w:p w14:paraId="764E8187"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7k1mujnido4y">
            <w:r>
              <w:rPr>
                <w:color w:val="000000"/>
              </w:rPr>
              <w:t>2.1.3. The Move to Agentic</w:t>
            </w:r>
            <w:r>
              <w:rPr>
                <w:color w:val="000000"/>
              </w:rPr>
              <w:tab/>
              <w:t>7</w:t>
            </w:r>
          </w:hyperlink>
        </w:p>
        <w:p w14:paraId="3CCC15FF"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ub1qv02kke7k">
            <w:r>
              <w:rPr>
                <w:color w:val="000000"/>
              </w:rPr>
              <w:t>2.1.4. Definition of Agentic AI</w:t>
            </w:r>
            <w:r>
              <w:rPr>
                <w:color w:val="000000"/>
              </w:rPr>
              <w:tab/>
              <w:t>8</w:t>
            </w:r>
          </w:hyperlink>
        </w:p>
        <w:p w14:paraId="7C74BE83"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2vf6sqrz2b2s">
            <w:r>
              <w:rPr>
                <w:color w:val="000000"/>
              </w:rPr>
              <w:t>2.2. AI in the marketing context</w:t>
            </w:r>
            <w:r>
              <w:rPr>
                <w:color w:val="000000"/>
              </w:rPr>
              <w:tab/>
              <w:t>8</w:t>
            </w:r>
          </w:hyperlink>
        </w:p>
        <w:p w14:paraId="25BD907E"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z3s6q9rk0mxk">
            <w:r>
              <w:rPr>
                <w:color w:val="000000"/>
              </w:rPr>
              <w:t>2.3. Learnings from earlier waves of digital transformation</w:t>
            </w:r>
            <w:r>
              <w:rPr>
                <w:color w:val="000000"/>
              </w:rPr>
              <w:tab/>
              <w:t>10</w:t>
            </w:r>
          </w:hyperlink>
        </w:p>
        <w:p w14:paraId="745CF0A3"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y36s1eehq7rd">
            <w:r>
              <w:rPr>
                <w:color w:val="000000"/>
              </w:rPr>
              <w:t>2.4. Value theory and value creation with agentic AI</w:t>
            </w:r>
            <w:r>
              <w:rPr>
                <w:color w:val="000000"/>
              </w:rPr>
              <w:tab/>
              <w:t>12</w:t>
            </w:r>
          </w:hyperlink>
        </w:p>
        <w:p w14:paraId="2C888644"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cnr93e5ter7y">
            <w:r>
              <w:rPr>
                <w:color w:val="000000"/>
              </w:rPr>
              <w:t>2.5. Synthesis: sensitizing concepts for the empirical study</w:t>
            </w:r>
            <w:r>
              <w:rPr>
                <w:color w:val="000000"/>
              </w:rPr>
              <w:tab/>
              <w:t>14</w:t>
            </w:r>
          </w:hyperlink>
        </w:p>
        <w:p w14:paraId="0C93ABA8" w14:textId="77777777" w:rsidR="00401741" w:rsidRDefault="00401741">
          <w:pPr>
            <w:widowControl w:val="0"/>
            <w:tabs>
              <w:tab w:val="right" w:pos="12000"/>
            </w:tabs>
            <w:spacing w:before="60" w:line="240" w:lineRule="auto"/>
            <w:ind w:firstLine="0"/>
            <w:rPr>
              <w:rFonts w:ascii="Arial" w:eastAsia="Arial" w:hAnsi="Arial" w:cs="Arial"/>
              <w:b/>
              <w:bCs/>
              <w:color w:val="000000"/>
            </w:rPr>
          </w:pPr>
          <w:hyperlink w:anchor="_vuulw5cmria2">
            <w:r>
              <w:rPr>
                <w:b/>
                <w:bCs/>
                <w:color w:val="000000"/>
              </w:rPr>
              <w:t>3. Methodology (10-12 pages)</w:t>
            </w:r>
            <w:r>
              <w:rPr>
                <w:b/>
                <w:bCs/>
                <w:color w:val="000000"/>
              </w:rPr>
              <w:tab/>
              <w:t>16</w:t>
            </w:r>
          </w:hyperlink>
        </w:p>
        <w:p w14:paraId="182D146A"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jx9b7a6d4j0v">
            <w:r>
              <w:rPr>
                <w:color w:val="000000"/>
              </w:rPr>
              <w:t>3.1. Research approach</w:t>
            </w:r>
            <w:r>
              <w:rPr>
                <w:color w:val="000000"/>
              </w:rPr>
              <w:tab/>
              <w:t>16</w:t>
            </w:r>
          </w:hyperlink>
        </w:p>
        <w:p w14:paraId="1474EBD2"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m0alptie2pwk">
            <w:r>
              <w:rPr>
                <w:color w:val="000000"/>
              </w:rPr>
              <w:t>3.2. Data collection</w:t>
            </w:r>
            <w:r>
              <w:rPr>
                <w:color w:val="000000"/>
              </w:rPr>
              <w:tab/>
              <w:t>16</w:t>
            </w:r>
          </w:hyperlink>
        </w:p>
        <w:p w14:paraId="64878B70"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s5mzxyxu5jog">
            <w:r>
              <w:rPr>
                <w:color w:val="000000"/>
              </w:rPr>
              <w:t>3.3. Intended sample and sample size</w:t>
            </w:r>
            <w:r>
              <w:rPr>
                <w:color w:val="000000"/>
              </w:rPr>
              <w:tab/>
              <w:t>18</w:t>
            </w:r>
          </w:hyperlink>
        </w:p>
        <w:p w14:paraId="3EFD31B6" w14:textId="77777777" w:rsidR="00401741" w:rsidRDefault="00401741">
          <w:pPr>
            <w:widowControl w:val="0"/>
            <w:tabs>
              <w:tab w:val="right" w:pos="12000"/>
            </w:tabs>
            <w:spacing w:before="60" w:line="240" w:lineRule="auto"/>
            <w:ind w:firstLine="0"/>
            <w:rPr>
              <w:rFonts w:ascii="Arial" w:eastAsia="Arial" w:hAnsi="Arial" w:cs="Arial"/>
              <w:b/>
              <w:bCs/>
              <w:color w:val="000000"/>
            </w:rPr>
          </w:pPr>
          <w:hyperlink w:anchor="_81ng021tuy7p">
            <w:r>
              <w:rPr>
                <w:b/>
                <w:bCs/>
                <w:color w:val="000000"/>
              </w:rPr>
              <w:t>4.  Findings</w:t>
            </w:r>
            <w:r>
              <w:rPr>
                <w:b/>
                <w:bCs/>
                <w:color w:val="000000"/>
              </w:rPr>
              <w:tab/>
              <w:t>21</w:t>
            </w:r>
          </w:hyperlink>
        </w:p>
        <w:p w14:paraId="1268EDC9"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k7eypdjcmoyh">
            <w:r>
              <w:rPr>
                <w:rFonts w:ascii="Arial" w:eastAsia="Arial" w:hAnsi="Arial" w:cs="Arial"/>
                <w:color w:val="000000"/>
              </w:rPr>
              <w:t>4.1 Forces for Change</w:t>
            </w:r>
            <w:r>
              <w:rPr>
                <w:rFonts w:ascii="Arial" w:eastAsia="Arial" w:hAnsi="Arial" w:cs="Arial"/>
                <w:color w:val="000000"/>
              </w:rPr>
              <w:tab/>
              <w:t>26</w:t>
            </w:r>
          </w:hyperlink>
        </w:p>
        <w:p w14:paraId="5E76E340"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uexwxobi329e">
            <w:r>
              <w:rPr>
                <w:rFonts w:ascii="Arial" w:eastAsia="Arial" w:hAnsi="Arial" w:cs="Arial"/>
                <w:color w:val="000000"/>
              </w:rPr>
              <w:t>4.1.1 Contextual input</w:t>
            </w:r>
            <w:r>
              <w:rPr>
                <w:rFonts w:ascii="Arial" w:eastAsia="Arial" w:hAnsi="Arial" w:cs="Arial"/>
                <w:color w:val="000000"/>
              </w:rPr>
              <w:tab/>
              <w:t>26</w:t>
            </w:r>
          </w:hyperlink>
        </w:p>
        <w:p w14:paraId="11F9070A"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9wym8ewc0mln">
            <w:r>
              <w:rPr>
                <w:rFonts w:ascii="Arial" w:eastAsia="Arial" w:hAnsi="Arial" w:cs="Arial"/>
                <w:color w:val="000000"/>
              </w:rPr>
              <w:t>4.1.2 AI progression</w:t>
            </w:r>
            <w:r>
              <w:rPr>
                <w:rFonts w:ascii="Arial" w:eastAsia="Arial" w:hAnsi="Arial" w:cs="Arial"/>
                <w:color w:val="000000"/>
              </w:rPr>
              <w:tab/>
              <w:t>27</w:t>
            </w:r>
          </w:hyperlink>
        </w:p>
        <w:p w14:paraId="198FB69E"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kdh3jovkecpb">
            <w:r>
              <w:rPr>
                <w:rFonts w:ascii="Arial" w:eastAsia="Arial" w:hAnsi="Arial" w:cs="Arial"/>
                <w:color w:val="000000"/>
              </w:rPr>
              <w:t>4.2 Affecting change</w:t>
            </w:r>
            <w:r>
              <w:rPr>
                <w:rFonts w:ascii="Arial" w:eastAsia="Arial" w:hAnsi="Arial" w:cs="Arial"/>
                <w:color w:val="000000"/>
              </w:rPr>
              <w:tab/>
              <w:t>29</w:t>
            </w:r>
          </w:hyperlink>
        </w:p>
        <w:p w14:paraId="395D96C7"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80zsyezguezr">
            <w:r>
              <w:rPr>
                <w:rFonts w:ascii="Arial" w:eastAsia="Arial" w:hAnsi="Arial" w:cs="Arial"/>
                <w:color w:val="000000"/>
              </w:rPr>
              <w:t>4.2.1 Finding value through learning &amp; experimentation</w:t>
            </w:r>
            <w:r>
              <w:rPr>
                <w:rFonts w:ascii="Arial" w:eastAsia="Arial" w:hAnsi="Arial" w:cs="Arial"/>
                <w:color w:val="000000"/>
              </w:rPr>
              <w:tab/>
              <w:t>29</w:t>
            </w:r>
          </w:hyperlink>
        </w:p>
        <w:p w14:paraId="566E1FCA"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dsu9en7ekel">
            <w:r>
              <w:rPr>
                <w:rFonts w:ascii="Arial" w:eastAsia="Arial" w:hAnsi="Arial" w:cs="Arial"/>
                <w:color w:val="000000"/>
              </w:rPr>
              <w:t>4.2.2 Steering the organization</w:t>
            </w:r>
            <w:r>
              <w:rPr>
                <w:rFonts w:ascii="Arial" w:eastAsia="Arial" w:hAnsi="Arial" w:cs="Arial"/>
                <w:color w:val="000000"/>
              </w:rPr>
              <w:tab/>
              <w:t>30</w:t>
            </w:r>
          </w:hyperlink>
        </w:p>
        <w:p w14:paraId="59C67DDE"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yx8574tjzgjl">
            <w:r>
              <w:rPr>
                <w:rFonts w:ascii="Arial" w:eastAsia="Arial" w:hAnsi="Arial" w:cs="Arial"/>
                <w:color w:val="000000"/>
              </w:rPr>
              <w:t>4.2.3 Leveraging internal resources</w:t>
            </w:r>
            <w:r>
              <w:rPr>
                <w:rFonts w:ascii="Arial" w:eastAsia="Arial" w:hAnsi="Arial" w:cs="Arial"/>
                <w:color w:val="000000"/>
              </w:rPr>
              <w:tab/>
              <w:t>32</w:t>
            </w:r>
          </w:hyperlink>
        </w:p>
        <w:p w14:paraId="2ED7A6A9"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idvu628lfyjd">
            <w:r>
              <w:rPr>
                <w:rFonts w:ascii="Arial" w:eastAsia="Arial" w:hAnsi="Arial" w:cs="Arial"/>
                <w:color w:val="000000"/>
              </w:rPr>
              <w:t>4.2.4 Navigating Obstacles</w:t>
            </w:r>
            <w:r>
              <w:rPr>
                <w:rFonts w:ascii="Arial" w:eastAsia="Arial" w:hAnsi="Arial" w:cs="Arial"/>
                <w:color w:val="000000"/>
              </w:rPr>
              <w:tab/>
              <w:t>33</w:t>
            </w:r>
          </w:hyperlink>
        </w:p>
        <w:p w14:paraId="22216249"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hojo1f9yxiy">
            <w:r>
              <w:rPr>
                <w:rFonts w:ascii="Arial" w:eastAsia="Arial" w:hAnsi="Arial" w:cs="Arial"/>
                <w:color w:val="000000"/>
              </w:rPr>
              <w:t>4.3 Applying AI</w:t>
            </w:r>
            <w:r>
              <w:rPr>
                <w:rFonts w:ascii="Arial" w:eastAsia="Arial" w:hAnsi="Arial" w:cs="Arial"/>
                <w:color w:val="000000"/>
              </w:rPr>
              <w:tab/>
              <w:t>35</w:t>
            </w:r>
          </w:hyperlink>
        </w:p>
        <w:p w14:paraId="75C44988"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iuvuby6hzug8">
            <w:r>
              <w:rPr>
                <w:rFonts w:ascii="Arial" w:eastAsia="Arial" w:hAnsi="Arial" w:cs="Arial"/>
                <w:color w:val="000000"/>
              </w:rPr>
              <w:t>4.3.1 Use Cases</w:t>
            </w:r>
            <w:r>
              <w:rPr>
                <w:rFonts w:ascii="Arial" w:eastAsia="Arial" w:hAnsi="Arial" w:cs="Arial"/>
                <w:color w:val="000000"/>
              </w:rPr>
              <w:tab/>
              <w:t>35</w:t>
            </w:r>
          </w:hyperlink>
        </w:p>
        <w:p w14:paraId="0645DD65" w14:textId="77777777" w:rsidR="00401741" w:rsidRDefault="00401741">
          <w:pPr>
            <w:widowControl w:val="0"/>
            <w:tabs>
              <w:tab w:val="right" w:pos="12000"/>
            </w:tabs>
            <w:spacing w:before="60" w:line="240" w:lineRule="auto"/>
            <w:ind w:left="1080" w:firstLine="0"/>
            <w:rPr>
              <w:rFonts w:ascii="Arial" w:eastAsia="Arial" w:hAnsi="Arial" w:cs="Arial"/>
              <w:color w:val="000000"/>
            </w:rPr>
          </w:pPr>
          <w:hyperlink>
            <w:r>
              <w:rPr>
                <w:rFonts w:ascii="Arial" w:eastAsia="Arial" w:hAnsi="Arial" w:cs="Arial"/>
                <w:color w:val="000000"/>
              </w:rPr>
              <w:t>Generic and personal-productivity use cases</w:t>
            </w:r>
            <w:r>
              <w:rPr>
                <w:rFonts w:ascii="Arial" w:eastAsia="Arial" w:hAnsi="Arial" w:cs="Arial"/>
                <w:color w:val="000000"/>
              </w:rPr>
              <w:tab/>
              <w:t>35</w:t>
            </w:r>
          </w:hyperlink>
        </w:p>
        <w:p w14:paraId="414B3040" w14:textId="77777777" w:rsidR="00401741" w:rsidRDefault="00401741">
          <w:pPr>
            <w:widowControl w:val="0"/>
            <w:tabs>
              <w:tab w:val="right" w:pos="12000"/>
            </w:tabs>
            <w:spacing w:before="60" w:line="240" w:lineRule="auto"/>
            <w:ind w:left="1080" w:firstLine="0"/>
            <w:rPr>
              <w:rFonts w:ascii="Arial" w:eastAsia="Arial" w:hAnsi="Arial" w:cs="Arial"/>
              <w:color w:val="000000"/>
            </w:rPr>
          </w:pPr>
          <w:hyperlink>
            <w:r>
              <w:rPr>
                <w:rFonts w:ascii="Arial" w:eastAsia="Arial" w:hAnsi="Arial" w:cs="Arial"/>
                <w:color w:val="000000"/>
              </w:rPr>
              <w:t>Customer-facing agents</w:t>
            </w:r>
            <w:r>
              <w:rPr>
                <w:rFonts w:ascii="Arial" w:eastAsia="Arial" w:hAnsi="Arial" w:cs="Arial"/>
                <w:color w:val="000000"/>
              </w:rPr>
              <w:tab/>
              <w:t>36</w:t>
            </w:r>
          </w:hyperlink>
        </w:p>
        <w:p w14:paraId="7C86E8CE" w14:textId="77777777" w:rsidR="00401741" w:rsidRDefault="00401741">
          <w:pPr>
            <w:widowControl w:val="0"/>
            <w:tabs>
              <w:tab w:val="right" w:pos="12000"/>
            </w:tabs>
            <w:spacing w:before="60" w:line="240" w:lineRule="auto"/>
            <w:ind w:left="1080" w:firstLine="0"/>
            <w:rPr>
              <w:rFonts w:ascii="Arial" w:eastAsia="Arial" w:hAnsi="Arial" w:cs="Arial"/>
              <w:color w:val="000000"/>
            </w:rPr>
          </w:pPr>
          <w:hyperlink>
            <w:r>
              <w:rPr>
                <w:rFonts w:ascii="Arial" w:eastAsia="Arial" w:hAnsi="Arial" w:cs="Arial"/>
                <w:color w:val="000000"/>
              </w:rPr>
              <w:t>Internal process automation</w:t>
            </w:r>
            <w:r>
              <w:rPr>
                <w:rFonts w:ascii="Arial" w:eastAsia="Arial" w:hAnsi="Arial" w:cs="Arial"/>
                <w:color w:val="000000"/>
              </w:rPr>
              <w:tab/>
              <w:t>37</w:t>
            </w:r>
          </w:hyperlink>
        </w:p>
        <w:p w14:paraId="5E9E13B5"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niqmcast9jsc">
            <w:r>
              <w:rPr>
                <w:rFonts w:ascii="Arial" w:eastAsia="Arial" w:hAnsi="Arial" w:cs="Arial"/>
                <w:color w:val="000000"/>
              </w:rPr>
              <w:t>4.3.2 Leveraging Feature &amp; Applying strategies</w:t>
            </w:r>
            <w:r>
              <w:rPr>
                <w:rFonts w:ascii="Arial" w:eastAsia="Arial" w:hAnsi="Arial" w:cs="Arial"/>
                <w:color w:val="000000"/>
              </w:rPr>
              <w:tab/>
              <w:t>38</w:t>
            </w:r>
          </w:hyperlink>
        </w:p>
        <w:p w14:paraId="7166DDBE"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d3o8hfs61axc">
            <w:r>
              <w:rPr>
                <w:rFonts w:ascii="Arial" w:eastAsia="Arial" w:hAnsi="Arial" w:cs="Arial"/>
                <w:color w:val="000000"/>
              </w:rPr>
              <w:t>4.4 Value Outcomes</w:t>
            </w:r>
            <w:r>
              <w:rPr>
                <w:rFonts w:ascii="Arial" w:eastAsia="Arial" w:hAnsi="Arial" w:cs="Arial"/>
                <w:color w:val="000000"/>
              </w:rPr>
              <w:tab/>
              <w:t>40</w:t>
            </w:r>
          </w:hyperlink>
        </w:p>
        <w:p w14:paraId="1255BDCF"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psp9v76zeahl">
            <w:r>
              <w:rPr>
                <w:rFonts w:ascii="Arial" w:eastAsia="Arial" w:hAnsi="Arial" w:cs="Arial"/>
                <w:color w:val="000000"/>
              </w:rPr>
              <w:t>4.4.1 Benefits</w:t>
            </w:r>
            <w:r>
              <w:rPr>
                <w:rFonts w:ascii="Arial" w:eastAsia="Arial" w:hAnsi="Arial" w:cs="Arial"/>
                <w:color w:val="000000"/>
              </w:rPr>
              <w:tab/>
              <w:t>40</w:t>
            </w:r>
          </w:hyperlink>
        </w:p>
        <w:p w14:paraId="7E5F645E"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vkh433kqk3oi">
            <w:r>
              <w:rPr>
                <w:rFonts w:ascii="Arial" w:eastAsia="Arial" w:hAnsi="Arial" w:cs="Arial"/>
                <w:color w:val="000000"/>
              </w:rPr>
              <w:t>4.4.2 Sacrifices</w:t>
            </w:r>
            <w:r>
              <w:rPr>
                <w:rFonts w:ascii="Arial" w:eastAsia="Arial" w:hAnsi="Arial" w:cs="Arial"/>
                <w:color w:val="000000"/>
              </w:rPr>
              <w:tab/>
              <w:t>42</w:t>
            </w:r>
          </w:hyperlink>
        </w:p>
        <w:p w14:paraId="2C9A76DE"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i62wq5quevoe">
            <w:r>
              <w:rPr>
                <w:rFonts w:ascii="Arial" w:eastAsia="Arial" w:hAnsi="Arial" w:cs="Arial"/>
                <w:color w:val="000000"/>
              </w:rPr>
              <w:t>4.4.3 Risks</w:t>
            </w:r>
            <w:r>
              <w:rPr>
                <w:rFonts w:ascii="Arial" w:eastAsia="Arial" w:hAnsi="Arial" w:cs="Arial"/>
                <w:color w:val="000000"/>
              </w:rPr>
              <w:tab/>
              <w:t>43</w:t>
            </w:r>
          </w:hyperlink>
        </w:p>
        <w:p w14:paraId="3CCEDAEC"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r>
              <w:rPr>
                <w:rFonts w:ascii="Arial" w:eastAsia="Arial" w:hAnsi="Arial" w:cs="Arial"/>
                <w:color w:val="000000"/>
              </w:rPr>
              <w:t>4.5  Paradoxes</w:t>
            </w:r>
            <w:r>
              <w:rPr>
                <w:rFonts w:ascii="Arial" w:eastAsia="Arial" w:hAnsi="Arial" w:cs="Arial"/>
                <w:color w:val="000000"/>
              </w:rPr>
              <w:tab/>
              <w:t>45</w:t>
            </w:r>
          </w:hyperlink>
        </w:p>
        <w:p w14:paraId="66B15305" w14:textId="77777777" w:rsidR="00401741" w:rsidRDefault="00401741">
          <w:pPr>
            <w:widowControl w:val="0"/>
            <w:tabs>
              <w:tab w:val="right" w:pos="12000"/>
            </w:tabs>
            <w:spacing w:before="60" w:line="240" w:lineRule="auto"/>
            <w:ind w:left="720"/>
            <w:rPr>
              <w:rFonts w:ascii="Arial" w:eastAsia="Arial" w:hAnsi="Arial" w:cs="Arial"/>
              <w:color w:val="000000"/>
            </w:rPr>
          </w:pPr>
          <w:hyperlink>
            <w:r>
              <w:rPr>
                <w:rFonts w:ascii="Arial" w:eastAsia="Arial" w:hAnsi="Arial" w:cs="Arial"/>
                <w:color w:val="000000"/>
              </w:rPr>
              <w:t>4.5.1 Branding Paradox</w:t>
            </w:r>
            <w:r>
              <w:rPr>
                <w:rFonts w:ascii="Arial" w:eastAsia="Arial" w:hAnsi="Arial" w:cs="Arial"/>
                <w:color w:val="000000"/>
              </w:rPr>
              <w:tab/>
              <w:t>45</w:t>
            </w:r>
          </w:hyperlink>
        </w:p>
        <w:p w14:paraId="3BCAC500" w14:textId="77777777" w:rsidR="00401741" w:rsidRDefault="00401741">
          <w:pPr>
            <w:widowControl w:val="0"/>
            <w:tabs>
              <w:tab w:val="right" w:pos="12000"/>
            </w:tabs>
            <w:spacing w:before="60" w:line="240" w:lineRule="auto"/>
            <w:ind w:left="720"/>
            <w:rPr>
              <w:rFonts w:ascii="Arial" w:eastAsia="Arial" w:hAnsi="Arial" w:cs="Arial"/>
              <w:color w:val="000000"/>
            </w:rPr>
          </w:pPr>
          <w:hyperlink>
            <w:r>
              <w:rPr>
                <w:rFonts w:ascii="Arial" w:eastAsia="Arial" w:hAnsi="Arial" w:cs="Arial"/>
                <w:color w:val="000000"/>
              </w:rPr>
              <w:t>4.5.2 Hallucinating Paradox</w:t>
            </w:r>
            <w:r>
              <w:rPr>
                <w:rFonts w:ascii="Arial" w:eastAsia="Arial" w:hAnsi="Arial" w:cs="Arial"/>
                <w:color w:val="000000"/>
              </w:rPr>
              <w:tab/>
              <w:t>46</w:t>
            </w:r>
          </w:hyperlink>
        </w:p>
        <w:p w14:paraId="6CF47733" w14:textId="77777777" w:rsidR="00401741" w:rsidRDefault="00401741">
          <w:pPr>
            <w:widowControl w:val="0"/>
            <w:tabs>
              <w:tab w:val="right" w:pos="12000"/>
            </w:tabs>
            <w:spacing w:before="60" w:line="240" w:lineRule="auto"/>
            <w:ind w:left="720"/>
            <w:rPr>
              <w:rFonts w:ascii="Arial" w:eastAsia="Arial" w:hAnsi="Arial" w:cs="Arial"/>
              <w:color w:val="000000"/>
            </w:rPr>
          </w:pPr>
          <w:hyperlink>
            <w:r>
              <w:rPr>
                <w:rFonts w:ascii="Arial" w:eastAsia="Arial" w:hAnsi="Arial" w:cs="Arial"/>
                <w:color w:val="000000"/>
              </w:rPr>
              <w:t>4.5.3 Implementation Paradox</w:t>
            </w:r>
            <w:r>
              <w:rPr>
                <w:rFonts w:ascii="Arial" w:eastAsia="Arial" w:hAnsi="Arial" w:cs="Arial"/>
                <w:color w:val="000000"/>
              </w:rPr>
              <w:tab/>
              <w:t>47</w:t>
            </w:r>
          </w:hyperlink>
        </w:p>
        <w:p w14:paraId="798DD66F" w14:textId="77777777" w:rsidR="00401741" w:rsidRDefault="00401741">
          <w:pPr>
            <w:widowControl w:val="0"/>
            <w:tabs>
              <w:tab w:val="right" w:pos="12000"/>
            </w:tabs>
            <w:spacing w:before="60" w:line="240" w:lineRule="auto"/>
            <w:ind w:left="720"/>
            <w:rPr>
              <w:rFonts w:ascii="Arial" w:eastAsia="Arial" w:hAnsi="Arial" w:cs="Arial"/>
              <w:color w:val="000000"/>
            </w:rPr>
          </w:pPr>
          <w:hyperlink>
            <w:r>
              <w:rPr>
                <w:rFonts w:ascii="Arial" w:eastAsia="Arial" w:hAnsi="Arial" w:cs="Arial"/>
                <w:color w:val="000000"/>
              </w:rPr>
              <w:t>4.5.4 The autonomy-control paradox</w:t>
            </w:r>
            <w:r>
              <w:rPr>
                <w:rFonts w:ascii="Arial" w:eastAsia="Arial" w:hAnsi="Arial" w:cs="Arial"/>
                <w:color w:val="000000"/>
              </w:rPr>
              <w:tab/>
              <w:t>48</w:t>
            </w:r>
          </w:hyperlink>
        </w:p>
        <w:p w14:paraId="51686AB7" w14:textId="77777777" w:rsidR="00401741" w:rsidRDefault="00401741">
          <w:pPr>
            <w:widowControl w:val="0"/>
            <w:tabs>
              <w:tab w:val="right" w:pos="12000"/>
            </w:tabs>
            <w:spacing w:before="60" w:line="240" w:lineRule="auto"/>
            <w:ind w:left="720"/>
            <w:rPr>
              <w:rFonts w:ascii="Arial" w:eastAsia="Arial" w:hAnsi="Arial" w:cs="Arial"/>
              <w:color w:val="000000"/>
            </w:rPr>
          </w:pPr>
          <w:hyperlink>
            <w:r>
              <w:rPr>
                <w:rFonts w:ascii="Arial" w:eastAsia="Arial" w:hAnsi="Arial" w:cs="Arial"/>
                <w:color w:val="000000"/>
              </w:rPr>
              <w:t>4.5.5 The junior paradox</w:t>
            </w:r>
            <w:r>
              <w:rPr>
                <w:rFonts w:ascii="Arial" w:eastAsia="Arial" w:hAnsi="Arial" w:cs="Arial"/>
                <w:color w:val="000000"/>
              </w:rPr>
              <w:tab/>
              <w:t>49</w:t>
            </w:r>
          </w:hyperlink>
        </w:p>
        <w:p w14:paraId="2DD2DB34"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bi3ndv3n11ww">
            <w:r>
              <w:rPr>
                <w:rFonts w:ascii="Arial" w:eastAsia="Arial" w:hAnsi="Arial" w:cs="Arial"/>
                <w:color w:val="000000"/>
              </w:rPr>
              <w:t>4.x. Placeholder for coding table and trustworthiness indication.</w:t>
            </w:r>
            <w:r>
              <w:rPr>
                <w:rFonts w:ascii="Arial" w:eastAsia="Arial" w:hAnsi="Arial" w:cs="Arial"/>
                <w:color w:val="000000"/>
              </w:rPr>
              <w:tab/>
              <w:t>50</w:t>
            </w:r>
          </w:hyperlink>
        </w:p>
        <w:p w14:paraId="0D3022E0" w14:textId="77777777" w:rsidR="00401741" w:rsidRDefault="00401741">
          <w:pPr>
            <w:widowControl w:val="0"/>
            <w:tabs>
              <w:tab w:val="right" w:pos="12000"/>
            </w:tabs>
            <w:spacing w:before="60" w:line="240" w:lineRule="auto"/>
            <w:ind w:firstLine="0"/>
            <w:rPr>
              <w:rFonts w:ascii="Arial" w:eastAsia="Arial" w:hAnsi="Arial" w:cs="Arial"/>
              <w:b/>
              <w:bCs/>
              <w:color w:val="000000"/>
            </w:rPr>
          </w:pPr>
          <w:hyperlink>
            <w:r>
              <w:rPr>
                <w:rFonts w:ascii="Arial" w:eastAsia="Arial" w:hAnsi="Arial" w:cs="Arial"/>
                <w:b/>
                <w:bCs/>
                <w:color w:val="000000"/>
              </w:rPr>
              <w:t>5. Discussion</w:t>
            </w:r>
            <w:r>
              <w:rPr>
                <w:rFonts w:ascii="Arial" w:eastAsia="Arial" w:hAnsi="Arial" w:cs="Arial"/>
                <w:b/>
                <w:bCs/>
                <w:color w:val="000000"/>
              </w:rPr>
              <w:tab/>
              <w:t>51</w:t>
            </w:r>
          </w:hyperlink>
        </w:p>
        <w:p w14:paraId="0AB69BB5"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7rbdabewznnc">
            <w:r>
              <w:rPr>
                <w:rFonts w:ascii="Arial" w:eastAsia="Arial" w:hAnsi="Arial" w:cs="Arial"/>
                <w:color w:val="000000"/>
              </w:rPr>
              <w:t>5.1 Contributions to Academia</w:t>
            </w:r>
            <w:r>
              <w:rPr>
                <w:rFonts w:ascii="Arial" w:eastAsia="Arial" w:hAnsi="Arial" w:cs="Arial"/>
                <w:color w:val="000000"/>
              </w:rPr>
              <w:tab/>
              <w:t>51</w:t>
            </w:r>
          </w:hyperlink>
        </w:p>
        <w:p w14:paraId="1A80284D"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vqcghgtkedix">
            <w:r>
              <w:rPr>
                <w:rFonts w:ascii="Arial" w:eastAsia="Arial" w:hAnsi="Arial" w:cs="Arial"/>
                <w:color w:val="000000"/>
              </w:rPr>
              <w:t>5.2 Practical implications</w:t>
            </w:r>
            <w:r>
              <w:rPr>
                <w:rFonts w:ascii="Arial" w:eastAsia="Arial" w:hAnsi="Arial" w:cs="Arial"/>
                <w:color w:val="000000"/>
              </w:rPr>
              <w:tab/>
              <w:t>51</w:t>
            </w:r>
          </w:hyperlink>
        </w:p>
        <w:p w14:paraId="4196D8A1"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mnyukkjx9iq">
            <w:r>
              <w:rPr>
                <w:rFonts w:ascii="Arial" w:eastAsia="Arial" w:hAnsi="Arial" w:cs="Arial"/>
                <w:color w:val="000000"/>
              </w:rPr>
              <w:t>5.3 Limitations</w:t>
            </w:r>
            <w:r>
              <w:rPr>
                <w:rFonts w:ascii="Arial" w:eastAsia="Arial" w:hAnsi="Arial" w:cs="Arial"/>
                <w:color w:val="000000"/>
              </w:rPr>
              <w:tab/>
              <w:t>51</w:t>
            </w:r>
          </w:hyperlink>
        </w:p>
        <w:p w14:paraId="53017D57" w14:textId="77777777" w:rsidR="00401741" w:rsidRDefault="00401741">
          <w:pPr>
            <w:widowControl w:val="0"/>
            <w:tabs>
              <w:tab w:val="right" w:pos="12000"/>
            </w:tabs>
            <w:spacing w:before="60" w:line="240" w:lineRule="auto"/>
            <w:ind w:firstLine="0"/>
            <w:rPr>
              <w:rFonts w:ascii="Arial" w:eastAsia="Arial" w:hAnsi="Arial" w:cs="Arial"/>
              <w:b/>
              <w:bCs/>
              <w:color w:val="000000"/>
            </w:rPr>
          </w:pPr>
          <w:hyperlink w:anchor="_dd6zel2y4t5x">
            <w:r>
              <w:rPr>
                <w:b/>
                <w:bCs/>
                <w:color w:val="000000"/>
              </w:rPr>
              <w:t>6. Conclusion</w:t>
            </w:r>
            <w:r>
              <w:rPr>
                <w:b/>
                <w:bCs/>
                <w:color w:val="000000"/>
              </w:rPr>
              <w:tab/>
              <w:t>53</w:t>
            </w:r>
          </w:hyperlink>
        </w:p>
        <w:p w14:paraId="7B325F2C" w14:textId="77777777" w:rsidR="00401741" w:rsidRDefault="00401741">
          <w:pPr>
            <w:widowControl w:val="0"/>
            <w:tabs>
              <w:tab w:val="right" w:pos="12000"/>
            </w:tabs>
            <w:spacing w:before="60" w:line="240" w:lineRule="auto"/>
            <w:ind w:firstLine="0"/>
            <w:rPr>
              <w:rFonts w:ascii="Arial" w:eastAsia="Arial" w:hAnsi="Arial" w:cs="Arial"/>
              <w:b/>
              <w:bCs/>
              <w:color w:val="000000"/>
            </w:rPr>
          </w:pPr>
          <w:hyperlink w:anchor="_kgmnd1ymad1c">
            <w:r>
              <w:rPr>
                <w:b/>
                <w:bCs/>
                <w:color w:val="000000"/>
              </w:rPr>
              <w:t>7. References (not all papers are currently used…)</w:t>
            </w:r>
            <w:r>
              <w:rPr>
                <w:b/>
                <w:bCs/>
                <w:color w:val="000000"/>
              </w:rPr>
              <w:tab/>
              <w:t>54</w:t>
            </w:r>
          </w:hyperlink>
        </w:p>
        <w:p w14:paraId="567A22C1" w14:textId="77777777" w:rsidR="00401741" w:rsidRDefault="00401741">
          <w:pPr>
            <w:widowControl w:val="0"/>
            <w:tabs>
              <w:tab w:val="right" w:pos="12000"/>
            </w:tabs>
            <w:spacing w:before="60" w:line="240" w:lineRule="auto"/>
            <w:ind w:firstLine="0"/>
            <w:rPr>
              <w:rFonts w:ascii="Arial" w:eastAsia="Arial" w:hAnsi="Arial" w:cs="Arial"/>
              <w:b/>
              <w:bCs/>
              <w:color w:val="000000"/>
            </w:rPr>
          </w:pPr>
          <w:hyperlink w:anchor="_icpp6ljm25yc">
            <w:r>
              <w:rPr>
                <w:b/>
                <w:bCs/>
                <w:color w:val="000000"/>
              </w:rPr>
              <w:t>Appendix A. Interview Guide and Protocol</w:t>
            </w:r>
            <w:r>
              <w:rPr>
                <w:b/>
                <w:bCs/>
                <w:color w:val="000000"/>
              </w:rPr>
              <w:tab/>
              <w:t>60</w:t>
            </w:r>
          </w:hyperlink>
        </w:p>
        <w:p w14:paraId="2694250D"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yaxctkjupl5f">
            <w:r>
              <w:rPr>
                <w:color w:val="000000"/>
              </w:rPr>
              <w:t>A.1. Interview Guide</w:t>
            </w:r>
            <w:r>
              <w:rPr>
                <w:color w:val="000000"/>
              </w:rPr>
              <w:tab/>
              <w:t>60</w:t>
            </w:r>
          </w:hyperlink>
        </w:p>
        <w:p w14:paraId="1C5E1C85"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fso8dir40043">
            <w:r>
              <w:rPr>
                <w:color w:val="000000"/>
              </w:rPr>
              <w:t>A.1.1. Primary questions</w:t>
            </w:r>
            <w:r>
              <w:rPr>
                <w:color w:val="000000"/>
              </w:rPr>
              <w:tab/>
              <w:t>60</w:t>
            </w:r>
          </w:hyperlink>
        </w:p>
        <w:p w14:paraId="6178E804"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xu7tl6fyia16">
            <w:r>
              <w:rPr>
                <w:color w:val="000000"/>
              </w:rPr>
              <w:t>A.1.2. Potential backup questions:</w:t>
            </w:r>
            <w:r>
              <w:rPr>
                <w:color w:val="000000"/>
              </w:rPr>
              <w:tab/>
              <w:t>61</w:t>
            </w:r>
          </w:hyperlink>
        </w:p>
        <w:p w14:paraId="7669C927" w14:textId="77777777" w:rsidR="00401741" w:rsidRDefault="00401741">
          <w:pPr>
            <w:widowControl w:val="0"/>
            <w:tabs>
              <w:tab w:val="right" w:pos="12000"/>
            </w:tabs>
            <w:spacing w:before="60" w:line="240" w:lineRule="auto"/>
            <w:ind w:left="720"/>
            <w:rPr>
              <w:rFonts w:ascii="Arial" w:eastAsia="Arial" w:hAnsi="Arial" w:cs="Arial"/>
              <w:color w:val="000000"/>
            </w:rPr>
          </w:pPr>
          <w:hyperlink w:anchor="_uslcrode5spj">
            <w:r>
              <w:rPr>
                <w:color w:val="000000"/>
              </w:rPr>
              <w:t>A.1.3. From other interviews (unrefined)</w:t>
            </w:r>
            <w:r>
              <w:rPr>
                <w:color w:val="000000"/>
              </w:rPr>
              <w:tab/>
              <w:t>61</w:t>
            </w:r>
          </w:hyperlink>
        </w:p>
        <w:p w14:paraId="5356C5FE" w14:textId="77777777" w:rsidR="00401741" w:rsidRDefault="00401741">
          <w:pPr>
            <w:widowControl w:val="0"/>
            <w:tabs>
              <w:tab w:val="right" w:pos="12000"/>
            </w:tabs>
            <w:spacing w:before="60" w:line="240" w:lineRule="auto"/>
            <w:ind w:left="360" w:firstLine="0"/>
            <w:rPr>
              <w:rFonts w:ascii="Arial" w:eastAsia="Arial" w:hAnsi="Arial" w:cs="Arial"/>
              <w:color w:val="000000"/>
            </w:rPr>
          </w:pPr>
          <w:hyperlink w:anchor="_4i48gt7nuy87">
            <w:r>
              <w:rPr>
                <w:color w:val="000000"/>
              </w:rPr>
              <w:t>A.2. Interview protocol</w:t>
            </w:r>
            <w:r>
              <w:rPr>
                <w:color w:val="000000"/>
              </w:rPr>
              <w:tab/>
              <w:t>62</w:t>
            </w:r>
          </w:hyperlink>
        </w:p>
        <w:p w14:paraId="42F67F9C" w14:textId="77777777" w:rsidR="00401741" w:rsidRDefault="00401741">
          <w:pPr>
            <w:widowControl w:val="0"/>
            <w:tabs>
              <w:tab w:val="right" w:pos="12000"/>
            </w:tabs>
            <w:spacing w:before="60" w:line="240" w:lineRule="auto"/>
            <w:ind w:firstLine="0"/>
            <w:rPr>
              <w:rFonts w:ascii="Arial" w:eastAsia="Arial" w:hAnsi="Arial" w:cs="Arial"/>
              <w:b/>
              <w:bCs/>
              <w:color w:val="000000"/>
            </w:rPr>
          </w:pPr>
          <w:hyperlink w:anchor="_n4q94a2ei39t">
            <w:r>
              <w:rPr>
                <w:b/>
                <w:bCs/>
                <w:color w:val="000000"/>
              </w:rPr>
              <w:t>Appendix C. The process of constructive grounded theory</w:t>
            </w:r>
            <w:r>
              <w:rPr>
                <w:b/>
                <w:bCs/>
                <w:color w:val="000000"/>
              </w:rPr>
              <w:tab/>
              <w:t>63</w:t>
            </w:r>
          </w:hyperlink>
        </w:p>
        <w:p w14:paraId="058A5174" w14:textId="77777777" w:rsidR="00401741" w:rsidRDefault="00401741">
          <w:pPr>
            <w:widowControl w:val="0"/>
            <w:tabs>
              <w:tab w:val="right" w:pos="12000"/>
            </w:tabs>
            <w:spacing w:before="60" w:line="240" w:lineRule="auto"/>
            <w:ind w:firstLine="0"/>
            <w:rPr>
              <w:rFonts w:ascii="Arial" w:eastAsia="Arial" w:hAnsi="Arial" w:cs="Arial"/>
              <w:b/>
              <w:bCs/>
              <w:color w:val="000000"/>
            </w:rPr>
          </w:pPr>
          <w:hyperlink w:anchor="_8iomnw571gh6">
            <w:r>
              <w:rPr>
                <w:b/>
                <w:bCs/>
                <w:color w:val="000000"/>
              </w:rPr>
              <w:t>Appendix D. Supporting Quotes</w:t>
            </w:r>
            <w:r>
              <w:rPr>
                <w:b/>
                <w:bCs/>
                <w:color w:val="000000"/>
              </w:rPr>
              <w:tab/>
              <w:t>64</w:t>
            </w:r>
          </w:hyperlink>
        </w:p>
        <w:p w14:paraId="26637116" w14:textId="77777777" w:rsidR="00401741" w:rsidRDefault="00401741">
          <w:pPr>
            <w:widowControl w:val="0"/>
            <w:tabs>
              <w:tab w:val="right" w:pos="12000"/>
            </w:tabs>
            <w:spacing w:before="60" w:line="240" w:lineRule="auto"/>
            <w:ind w:firstLine="0"/>
            <w:rPr>
              <w:rFonts w:ascii="Arial" w:eastAsia="Arial" w:hAnsi="Arial" w:cs="Arial"/>
              <w:b/>
              <w:bCs/>
              <w:color w:val="000000"/>
            </w:rPr>
          </w:pPr>
          <w:hyperlink w:anchor="_a7k3h3b6oqi2">
            <w:r>
              <w:rPr>
                <w:b/>
                <w:bCs/>
                <w:color w:val="000000"/>
              </w:rPr>
              <w:t>Appendix E. What to include?</w:t>
            </w:r>
            <w:r>
              <w:rPr>
                <w:b/>
                <w:bCs/>
                <w:color w:val="000000"/>
              </w:rPr>
              <w:tab/>
              <w:t>65</w:t>
            </w:r>
          </w:hyperlink>
          <w:r>
            <w:fldChar w:fldCharType="end"/>
          </w:r>
        </w:p>
      </w:sdtContent>
    </w:sdt>
    <w:p w14:paraId="4FF61755" w14:textId="77777777" w:rsidR="00401741" w:rsidRDefault="00401741">
      <w:pPr>
        <w:sectPr w:rsidR="00401741">
          <w:headerReference w:type="default" r:id="rId9"/>
          <w:footerReference w:type="default" r:id="rId10"/>
          <w:headerReference w:type="first" r:id="rId11"/>
          <w:footerReference w:type="first" r:id="rId12"/>
          <w:pgSz w:w="12240" w:h="15840"/>
          <w:pgMar w:top="1440" w:right="1440" w:bottom="1440" w:left="1440" w:header="720" w:footer="720" w:gutter="0"/>
          <w:pgNumType w:start="0"/>
          <w:cols w:space="708"/>
          <w:titlePg/>
        </w:sectPr>
      </w:pPr>
    </w:p>
    <w:p w14:paraId="2EE9F684" w14:textId="77777777" w:rsidR="00401741" w:rsidRDefault="00000000">
      <w:pPr>
        <w:pStyle w:val="Heading1"/>
      </w:pPr>
      <w:bookmarkStart w:id="1" w:name="_wuejbrmrkb0e" w:colFirst="0" w:colLast="0"/>
      <w:bookmarkEnd w:id="1"/>
      <w:r>
        <w:lastRenderedPageBreak/>
        <w:t xml:space="preserve">1.       </w:t>
      </w:r>
      <w:commentRangeStart w:id="2"/>
      <w:r>
        <w:t>Introduction</w:t>
      </w:r>
      <w:commentRangeEnd w:id="2"/>
      <w:r>
        <w:rPr>
          <w:rStyle w:val="CommentReference"/>
          <w:sz w:val="22"/>
          <w:szCs w:val="22"/>
        </w:rPr>
        <w:commentReference w:id="2"/>
      </w:r>
    </w:p>
    <w:p w14:paraId="60A2E93D" w14:textId="77777777" w:rsidR="00401741" w:rsidRDefault="00000000">
      <w:pPr>
        <w:pStyle w:val="Heading2"/>
      </w:pPr>
      <w:bookmarkStart w:id="3" w:name="_7lxcijgce0rs" w:colFirst="0" w:colLast="0"/>
      <w:bookmarkEnd w:id="3"/>
      <w:r>
        <w:t xml:space="preserve">1.1. </w:t>
      </w:r>
      <w:r>
        <w:tab/>
        <w:t xml:space="preserve">Background and </w:t>
      </w:r>
      <w:commentRangeStart w:id="4"/>
      <w:commentRangeStart w:id="5"/>
      <w:r>
        <w:t>Context</w:t>
      </w:r>
      <w:commentRangeEnd w:id="5"/>
      <w:r>
        <w:rPr>
          <w:rStyle w:val="CommentReference"/>
          <w:sz w:val="22"/>
          <w:szCs w:val="22"/>
        </w:rPr>
        <w:commentReference w:id="5"/>
      </w:r>
      <w:commentRangeEnd w:id="4"/>
      <w:r>
        <w:rPr>
          <w:rStyle w:val="CommentReference"/>
          <w:sz w:val="22"/>
          <w:szCs w:val="22"/>
        </w:rPr>
        <w:commentReference w:id="4"/>
      </w:r>
    </w:p>
    <w:p w14:paraId="64DAA758" w14:textId="77777777" w:rsidR="00401741" w:rsidRDefault="00000000">
      <w:pPr>
        <w:rPr>
          <w:del w:id="6" w:author="Stefanie B." w:date="2026-05-11T12:28:00Z"/>
        </w:rPr>
      </w:pPr>
      <w:r>
        <w:t xml:space="preserve">Generative Artificial Intelligence (GenAI) is often seen as the replacement for a vast array of knowledge jobs (Bessen, 2018). </w:t>
      </w:r>
      <w:commentRangeStart w:id="7"/>
      <w:r>
        <w:t>Furthermore</w:t>
      </w:r>
      <w:commentRangeEnd w:id="7"/>
      <w:r>
        <w:rPr>
          <w:rStyle w:val="CommentReference"/>
          <w:sz w:val="22"/>
          <w:szCs w:val="22"/>
        </w:rPr>
        <w:commentReference w:id="7"/>
      </w:r>
      <w:r>
        <w:t xml:space="preserve">, marketing and sales might be the largest opportunity of all, representing about one-third of the expected market </w:t>
      </w:r>
      <w:commentRangeStart w:id="8"/>
      <w:r>
        <w:t>cap</w:t>
      </w:r>
      <w:commentRangeEnd w:id="8"/>
      <w:r>
        <w:rPr>
          <w:rStyle w:val="CommentReference"/>
          <w:sz w:val="22"/>
          <w:szCs w:val="22"/>
        </w:rPr>
        <w:commentReference w:id="8"/>
      </w:r>
      <w:r>
        <w:t xml:space="preserve">italization of AI (Mayer et al., </w:t>
      </w:r>
      <w:commentRangeStart w:id="9"/>
      <w:r>
        <w:t>2025</w:t>
      </w:r>
      <w:commentRangeEnd w:id="9"/>
      <w:r>
        <w:rPr>
          <w:rStyle w:val="CommentReference"/>
          <w:sz w:val="22"/>
          <w:szCs w:val="22"/>
        </w:rPr>
        <w:commentReference w:id="9"/>
      </w:r>
      <w:r>
        <w:t xml:space="preserve">). </w:t>
      </w:r>
      <w:ins w:id="10" w:author="Stefanie B." w:date="2026-05-11T12:28:00Z">
        <w:r>
          <w:t xml:space="preserve"> </w:t>
        </w:r>
      </w:ins>
    </w:p>
    <w:p w14:paraId="3352C12C" w14:textId="77777777" w:rsidR="00401741" w:rsidRDefault="00000000">
      <w:r>
        <w:t>However, in marketing (and arguably in many other domains), AI still mainly serves as a question and answer machine,</w:t>
      </w:r>
      <w:ins w:id="11" w:author="Stefanie B." w:date="2026-05-11T12:27:00Z">
        <w:r>
          <w:t xml:space="preserve"> largely</w:t>
        </w:r>
      </w:ins>
      <w:r>
        <w:t xml:space="preserve"> </w:t>
      </w:r>
      <w:del w:id="12" w:author="Stefanie B." w:date="2026-05-11T12:28:00Z">
        <w:r>
          <w:delText xml:space="preserve">only </w:delText>
        </w:r>
      </w:del>
      <w:r>
        <w:t xml:space="preserve">focusing on brainstorming and content generation, rather than a system that can really do the work or make a meaningful contribution to a vast amount of normal daily tasks (Brinker &amp; Riemersma, 2025, p. </w:t>
      </w:r>
      <w:commentRangeStart w:id="13"/>
      <w:r>
        <w:t>35</w:t>
      </w:r>
      <w:commentRangeEnd w:id="13"/>
      <w:r>
        <w:rPr>
          <w:rStyle w:val="CommentReference"/>
          <w:sz w:val="22"/>
          <w:szCs w:val="22"/>
        </w:rPr>
        <w:commentReference w:id="13"/>
      </w:r>
      <w:r>
        <w:t xml:space="preserve">). </w:t>
      </w:r>
    </w:p>
    <w:p w14:paraId="08C98589" w14:textId="77777777" w:rsidR="00401741" w:rsidRDefault="00000000">
      <w:r>
        <w:t>Recent and quickly evolving technologies provide AI with the relevant context and access to tools (</w:t>
      </w:r>
      <w:r>
        <w:rPr>
          <w:color w:val="222222"/>
          <w:highlight w:val="white"/>
        </w:rPr>
        <w:t>Acharya et al., 2025)</w:t>
      </w:r>
      <w:r>
        <w:t xml:space="preserve">, which should enable it to start making meaningful contributions to these daily tasks. These innovations have led to </w:t>
      </w:r>
      <w:commentRangeStart w:id="14"/>
      <w:r>
        <w:t>agentic</w:t>
      </w:r>
      <w:commentRangeEnd w:id="14"/>
      <w:r>
        <w:rPr>
          <w:rStyle w:val="CommentReference"/>
          <w:sz w:val="22"/>
          <w:szCs w:val="22"/>
        </w:rPr>
        <w:commentReference w:id="14"/>
      </w:r>
      <w:r>
        <w:t xml:space="preserve"> 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for the execution of normal daily tasks of the marketer.</w:t>
      </w:r>
    </w:p>
    <w:p w14:paraId="3614965D" w14:textId="77777777" w:rsidR="00401741" w:rsidRDefault="00000000">
      <w:pPr>
        <w:pStyle w:val="Heading2"/>
      </w:pPr>
      <w:bookmarkStart w:id="15" w:name="_cw3ny2ib92ok" w:colFirst="0" w:colLast="0"/>
      <w:bookmarkEnd w:id="15"/>
      <w:r>
        <w:t xml:space="preserve">1.2. </w:t>
      </w:r>
      <w:r>
        <w:tab/>
        <w:t>Research Problem and Gap</w:t>
      </w:r>
    </w:p>
    <w:p w14:paraId="4ED92D19" w14:textId="77777777" w:rsidR="00401741" w:rsidRDefault="00000000">
      <w:r>
        <w:t>We aim to explore the question</w:t>
      </w:r>
      <w:r>
        <w:rPr>
          <w:i/>
          <w:iCs/>
        </w:rPr>
        <w:t xml:space="preserve"> “How do marketing managers create value with agentic AI?”</w:t>
      </w:r>
      <w:r>
        <w:rPr>
          <w:b/>
          <w:bCs/>
        </w:rPr>
        <w:t xml:space="preserve">  </w:t>
      </w:r>
      <w:r>
        <w:t xml:space="preserve">The potential of agentic AI within the context of marketing is largely unexplored </w:t>
      </w:r>
      <w:ins w:id="16" w:author="Stefanie B." w:date="2026-05-11T12:30:00Z">
        <w:r>
          <w:t xml:space="preserve">empirically </w:t>
        </w:r>
      </w:ins>
      <w:r>
        <w:t xml:space="preserve">in academic </w:t>
      </w:r>
      <w:commentRangeStart w:id="17"/>
      <w:r>
        <w:t>literature</w:t>
      </w:r>
      <w:commentRangeEnd w:id="17"/>
      <w:r>
        <w:rPr>
          <w:rStyle w:val="CommentReference"/>
          <w:sz w:val="22"/>
          <w:szCs w:val="22"/>
        </w:rPr>
        <w:commentReference w:id="17"/>
      </w:r>
      <w:r>
        <w:t xml:space="preserve">, especially outside the context of content </w:t>
      </w:r>
      <w:commentRangeStart w:id="18"/>
      <w:r>
        <w:t>generation</w:t>
      </w:r>
      <w:commentRangeEnd w:id="18"/>
      <w:r>
        <w:rPr>
          <w:rStyle w:val="CommentReference"/>
          <w:sz w:val="22"/>
          <w:szCs w:val="22"/>
        </w:rPr>
        <w:commentReference w:id="18"/>
      </w:r>
      <w:r>
        <w:t>. Many researchers are making calls for research regarding agentic AI within the marketing field (Kim, 2025) or for research with a wider scope that covers this scope (Mogaji &amp; Jain, 2024; Jain &amp; Eastman, 2024). To guide the research, the following subquestions are used:</w:t>
      </w:r>
    </w:p>
    <w:p w14:paraId="7CA40493" w14:textId="77777777" w:rsidR="00401741" w:rsidRDefault="00000000">
      <w:pPr>
        <w:numPr>
          <w:ilvl w:val="0"/>
          <w:numId w:val="3"/>
        </w:numPr>
      </w:pPr>
      <w:r>
        <w:t>How do marketing manager</w:t>
      </w:r>
      <w:commentRangeStart w:id="19"/>
      <w:r>
        <w:t>s identify and translate agentic</w:t>
      </w:r>
      <w:commentRangeEnd w:id="19"/>
      <w:r>
        <w:rPr>
          <w:rStyle w:val="CommentReference"/>
          <w:sz w:val="22"/>
          <w:szCs w:val="22"/>
        </w:rPr>
        <w:commentReference w:id="19"/>
      </w:r>
      <w:r>
        <w:t xml:space="preserve"> AI opportunities into value-creating marketing </w:t>
      </w:r>
      <w:commentRangeStart w:id="20"/>
      <w:r>
        <w:t>practices</w:t>
      </w:r>
      <w:commentRangeEnd w:id="20"/>
      <w:r>
        <w:rPr>
          <w:rStyle w:val="CommentReference"/>
          <w:sz w:val="22"/>
          <w:szCs w:val="22"/>
        </w:rPr>
        <w:commentReference w:id="20"/>
      </w:r>
      <w:r>
        <w:t>?</w:t>
      </w:r>
    </w:p>
    <w:p w14:paraId="3B507C34" w14:textId="77777777" w:rsidR="00401741" w:rsidRDefault="00000000">
      <w:pPr>
        <w:numPr>
          <w:ilvl w:val="0"/>
          <w:numId w:val="3"/>
        </w:numPr>
      </w:pPr>
      <w:r>
        <w:lastRenderedPageBreak/>
        <w:t>How do marketing managers enable adoption of agentic AI solutions?</w:t>
      </w:r>
    </w:p>
    <w:p w14:paraId="19B9BA06" w14:textId="77777777" w:rsidR="00401741" w:rsidRDefault="00000000">
      <w:pPr>
        <w:numPr>
          <w:ilvl w:val="0"/>
          <w:numId w:val="3"/>
        </w:numPr>
      </w:pPr>
      <w:r>
        <w:t xml:space="preserve">How do marketing managers navigate obstacles and risks in the process of creating value through agentic </w:t>
      </w:r>
      <w:commentRangeStart w:id="21"/>
      <w:r>
        <w:t>AI</w:t>
      </w:r>
      <w:commentRangeEnd w:id="21"/>
      <w:r>
        <w:rPr>
          <w:rStyle w:val="CommentReference"/>
          <w:sz w:val="22"/>
          <w:szCs w:val="22"/>
        </w:rPr>
        <w:commentReference w:id="21"/>
      </w:r>
      <w:r>
        <w:t>?</w:t>
      </w:r>
    </w:p>
    <w:p w14:paraId="05223793" w14:textId="77777777" w:rsidR="00401741" w:rsidRDefault="00000000">
      <w:commentRangeStart w:id="22"/>
      <w:r>
        <w:t xml:space="preserve">By focusing specifically on agentic AI systems, this research seeks to move beyond the frequent focus on </w:t>
      </w:r>
      <w:ins w:id="23" w:author="Stefanie B." w:date="2026-01-20T11:40:00Z">
        <w:r>
          <w:t xml:space="preserve">Generative AI and specific associated tasks (e.g., </w:t>
        </w:r>
      </w:ins>
      <w:r>
        <w:t xml:space="preserve">content </w:t>
      </w:r>
      <w:commentRangeStart w:id="24"/>
      <w:r>
        <w:t>generation</w:t>
      </w:r>
      <w:commentRangeEnd w:id="24"/>
      <w:ins w:id="25" w:author="Stefanie B." w:date="2026-01-20T11:40:00Z">
        <w:r>
          <w:rPr>
            <w:rStyle w:val="CommentReference"/>
            <w:sz w:val="22"/>
            <w:szCs w:val="22"/>
          </w:rPr>
          <w:commentReference w:id="24"/>
        </w:r>
        <w:r>
          <w:t>)</w:t>
        </w:r>
      </w:ins>
      <w:r>
        <w:t xml:space="preserve"> to examine the broader spectrum of value creation </w:t>
      </w:r>
      <w:ins w:id="26" w:author="Stefanie B." w:date="2026-01-20T11:40:00Z">
        <w:r>
          <w:t>related to the emerging, and more complex, technology of Agentic AI</w:t>
        </w:r>
      </w:ins>
      <w:del w:id="27" w:author="Stefanie B." w:date="2026-01-20T11:40:00Z">
        <w:r>
          <w:delText>opportunities available to marketing managers</w:delText>
        </w:r>
      </w:del>
      <w:commentRangeEnd w:id="22"/>
      <w:r>
        <w:rPr>
          <w:rStyle w:val="CommentReference"/>
          <w:sz w:val="22"/>
          <w:szCs w:val="22"/>
        </w:rPr>
        <w:commentReference w:id="22"/>
      </w:r>
      <w:r>
        <w:t>. The question is deliberately exploratory in nature, acknowledging that the field is still emerging and that both theoretical understanding and practical guidance are largely underdeveloped but valuable to the field.</w:t>
      </w:r>
    </w:p>
    <w:p w14:paraId="0CBAA925" w14:textId="77777777" w:rsidR="00401741" w:rsidRDefault="00000000">
      <w:r>
        <w:t xml:space="preserve">Despite the significant attention paid to GenAI in both academic literature and practitioner </w:t>
      </w:r>
      <w:commentRangeStart w:id="28"/>
      <w:r>
        <w:t>discourse</w:t>
      </w:r>
      <w:commentRangeEnd w:id="28"/>
      <w:r>
        <w:rPr>
          <w:rStyle w:val="CommentReference"/>
          <w:sz w:val="22"/>
          <w:szCs w:val="22"/>
        </w:rPr>
        <w:commentReference w:id="28"/>
      </w:r>
      <w:r>
        <w:t xml:space="preserve">, a critical gap exists in understanding how marketing managers can systematically leverage GenAI to create value beyond content generation. The academic literature has not yet adequately explored the applications of agentic AI systems in marketing contexts, particularly regarding their integration into daily marketing operations and their potential to transform core marketing </w:t>
      </w:r>
      <w:commentRangeStart w:id="29"/>
      <w:r>
        <w:t>processes</w:t>
      </w:r>
      <w:commentRangeEnd w:id="29"/>
      <w:r>
        <w:rPr>
          <w:rStyle w:val="CommentReference"/>
          <w:sz w:val="22"/>
          <w:szCs w:val="22"/>
        </w:rPr>
        <w:commentReference w:id="29"/>
      </w:r>
      <w:r>
        <w:t>.</w:t>
      </w:r>
    </w:p>
    <w:p w14:paraId="6FF7A065" w14:textId="77777777" w:rsidR="00401741" w:rsidRDefault="00000000">
      <w:r>
        <w:t xml:space="preserve">This gap is particularly significant given the rapid evolution of AI technologies. Marketing managers face the challenge of navigating an increasingly complex landscape of AI capabilities without clear frameworks or empirical evidence to guide their decision-making. </w:t>
      </w:r>
    </w:p>
    <w:p w14:paraId="09D12620" w14:textId="77777777" w:rsidR="00401741" w:rsidRDefault="00000000">
      <w:r>
        <w:t xml:space="preserve">Furthermore, the existing literature on digital transformation, while valuable, does not fully account for the unique characteristics of GenAI and agentic </w:t>
      </w:r>
      <w:commentRangeStart w:id="30"/>
      <w:r>
        <w:t>systems</w:t>
      </w:r>
      <w:commentRangeEnd w:id="30"/>
      <w:r>
        <w:rPr>
          <w:rStyle w:val="CommentReference"/>
          <w:sz w:val="22"/>
          <w:szCs w:val="22"/>
        </w:rPr>
        <w:commentReference w:id="30"/>
      </w:r>
      <w:r>
        <w:t>. In many ways, the rollout of AI represents a new wave of digital transformation (Holmström, 2022), yet the dynamic and rapidly evolving nature of GenAI technologies requires fresh perspectives and frameworks tailored to this specific technological context.</w:t>
      </w:r>
    </w:p>
    <w:p w14:paraId="37B04E9A" w14:textId="77777777" w:rsidR="00401741" w:rsidRDefault="00000000">
      <w:pPr>
        <w:pStyle w:val="Heading2"/>
      </w:pPr>
      <w:bookmarkStart w:id="31" w:name="_j1ug5ud2kv2v" w:colFirst="0" w:colLast="0"/>
      <w:bookmarkEnd w:id="31"/>
      <w:r>
        <w:lastRenderedPageBreak/>
        <w:t>1.3.</w:t>
      </w:r>
      <w:r>
        <w:tab/>
        <w:t>Significance and Contributions</w:t>
      </w:r>
    </w:p>
    <w:p w14:paraId="01C42D89" w14:textId="77777777" w:rsidR="00401741" w:rsidRDefault="00000000">
      <w:r>
        <w:t>This research makes several important contributions to both academic knowledge and management practice.</w:t>
      </w:r>
    </w:p>
    <w:p w14:paraId="5E138E1A" w14:textId="77777777" w:rsidR="00401741" w:rsidRDefault="00000000">
      <w:r>
        <w:t xml:space="preserve">Academic contributions include: </w:t>
      </w:r>
    </w:p>
    <w:p w14:paraId="2F3F512B" w14:textId="77777777" w:rsidR="00401741" w:rsidRDefault="00000000">
      <w:pPr>
        <w:numPr>
          <w:ilvl w:val="0"/>
          <w:numId w:val="1"/>
        </w:numPr>
      </w:pPr>
      <w:r>
        <w:t>Addressing the gap in literature regarding GenAI applications in marketing beyond content generation</w:t>
      </w:r>
    </w:p>
    <w:p w14:paraId="2B19A14F" w14:textId="77777777" w:rsidR="00401741" w:rsidRDefault="00000000">
      <w:pPr>
        <w:numPr>
          <w:ilvl w:val="0"/>
          <w:numId w:val="1"/>
        </w:numPr>
      </w:pPr>
      <w:r>
        <w:t xml:space="preserve">Providing empirical insights into the emerging domain of agentic AI systems in marketing contexts </w:t>
      </w:r>
    </w:p>
    <w:p w14:paraId="114E2081" w14:textId="77777777" w:rsidR="00401741" w:rsidRDefault="00000000">
      <w:pPr>
        <w:numPr>
          <w:ilvl w:val="0"/>
          <w:numId w:val="1"/>
        </w:numPr>
      </w:pPr>
      <w:r>
        <w:t>Extending dynamic capabilities theory to the specific context of GenAI adoption in marketing</w:t>
      </w:r>
    </w:p>
    <w:p w14:paraId="7D41AF4E" w14:textId="77777777" w:rsidR="00401741" w:rsidRDefault="00000000">
      <w:pPr>
        <w:numPr>
          <w:ilvl w:val="0"/>
          <w:numId w:val="1"/>
        </w:numPr>
      </w:pPr>
      <w:r>
        <w:t>Contributing to the broader discourse on digital transformation by examining a new technological wave</w:t>
      </w:r>
    </w:p>
    <w:p w14:paraId="5BEF3740" w14:textId="77777777" w:rsidR="00401741" w:rsidRDefault="00000000">
      <w:r>
        <w:t>Practical contributions include:</w:t>
      </w:r>
    </w:p>
    <w:p w14:paraId="03276C18" w14:textId="77777777" w:rsidR="00401741" w:rsidRDefault="00000000">
      <w:pPr>
        <w:numPr>
          <w:ilvl w:val="0"/>
          <w:numId w:val="8"/>
        </w:numPr>
      </w:pPr>
      <w:r>
        <w:t>Providing marketing managers with frameworks and insights to identify valuable GenAI opportunities</w:t>
      </w:r>
    </w:p>
    <w:p w14:paraId="1A6A8008" w14:textId="77777777" w:rsidR="00401741" w:rsidRDefault="00000000">
      <w:pPr>
        <w:numPr>
          <w:ilvl w:val="0"/>
          <w:numId w:val="8"/>
        </w:numPr>
      </w:pPr>
      <w:r>
        <w:t>Offering guidance on best practices for implementing and scaling GenAI initiatives in marketing organizations</w:t>
      </w:r>
    </w:p>
    <w:p w14:paraId="02BE65F0" w14:textId="77777777" w:rsidR="00401741" w:rsidRDefault="00000000">
      <w:pPr>
        <w:numPr>
          <w:ilvl w:val="0"/>
          <w:numId w:val="8"/>
        </w:numPr>
      </w:pPr>
      <w:r>
        <w:t>Supporting more informed decision-making regarding marketing technology investments and organizational change</w:t>
      </w:r>
    </w:p>
    <w:p w14:paraId="5D59670D" w14:textId="77777777" w:rsidR="00401741" w:rsidRDefault="00000000">
      <w:pPr>
        <w:numPr>
          <w:ilvl w:val="0"/>
          <w:numId w:val="8"/>
        </w:numPr>
      </w:pPr>
      <w:r>
        <w:t xml:space="preserve">Enabling marketing departments to operate more efficiently and create greater value through strategic GenAI </w:t>
      </w:r>
      <w:commentRangeStart w:id="32"/>
      <w:r>
        <w:t>adoption</w:t>
      </w:r>
      <w:commentRangeEnd w:id="32"/>
      <w:r>
        <w:rPr>
          <w:rStyle w:val="CommentReference"/>
          <w:sz w:val="22"/>
          <w:szCs w:val="22"/>
        </w:rPr>
        <w:commentReference w:id="32"/>
      </w:r>
    </w:p>
    <w:p w14:paraId="49D346C6" w14:textId="77777777" w:rsidR="00401741" w:rsidRDefault="00000000">
      <w:pPr>
        <w:pStyle w:val="Heading2"/>
      </w:pPr>
      <w:bookmarkStart w:id="33" w:name="_2z5npmz6k6sb" w:colFirst="0" w:colLast="0"/>
      <w:bookmarkEnd w:id="33"/>
      <w:r>
        <w:t>1.4. Structure of the Thesis</w:t>
      </w:r>
      <w:r>
        <w:br w:type="page"/>
      </w:r>
    </w:p>
    <w:p w14:paraId="494EFDBC" w14:textId="77777777" w:rsidR="00401741" w:rsidRDefault="00000000">
      <w:pPr>
        <w:pStyle w:val="Heading1"/>
      </w:pPr>
      <w:bookmarkStart w:id="34" w:name="_fyrgbopm813k" w:colFirst="0" w:colLast="0"/>
      <w:bookmarkEnd w:id="34"/>
      <w:r>
        <w:lastRenderedPageBreak/>
        <w:t xml:space="preserve">2. </w:t>
      </w:r>
      <w:r>
        <w:tab/>
        <w:t>Literature Review (~4k words)</w:t>
      </w:r>
    </w:p>
    <w:p w14:paraId="7668ED09" w14:textId="77777777" w:rsidR="00401741" w:rsidRDefault="00000000">
      <w:commentRangeStart w:id="35"/>
      <w:commentRangeStart w:id="36"/>
      <w:r>
        <w:rPr>
          <w:noProof/>
        </w:rPr>
        <w:drawing>
          <wp:inline distT="114300" distB="114300" distL="114300" distR="114300" wp14:anchorId="6FD21ED9" wp14:editId="6AF66D81">
            <wp:extent cx="2314130" cy="4417885"/>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2314130" cy="4417885"/>
                    </a:xfrm>
                    <a:prstGeom prst="rect">
                      <a:avLst/>
                    </a:prstGeom>
                    <a:ln/>
                  </pic:spPr>
                </pic:pic>
              </a:graphicData>
            </a:graphic>
          </wp:inline>
        </w:drawing>
      </w:r>
      <w:commentRangeEnd w:id="36"/>
      <w:r>
        <w:rPr>
          <w:rStyle w:val="CommentReference"/>
          <w:sz w:val="22"/>
          <w:szCs w:val="22"/>
        </w:rPr>
        <w:commentReference w:id="36"/>
      </w:r>
      <w:commentRangeEnd w:id="35"/>
      <w:r>
        <w:rPr>
          <w:rStyle w:val="CommentReference"/>
          <w:sz w:val="22"/>
          <w:szCs w:val="22"/>
        </w:rPr>
        <w:commentReference w:id="35"/>
      </w:r>
    </w:p>
    <w:p w14:paraId="325A6702" w14:textId="77777777" w:rsidR="00401741" w:rsidRDefault="00000000">
      <w:pPr>
        <w:pStyle w:val="Heading2"/>
        <w:rPr>
          <w:b w:val="0"/>
          <w:bCs w:val="0"/>
          <w:i/>
          <w:iCs/>
        </w:rPr>
      </w:pPr>
      <w:bookmarkStart w:id="37" w:name="_mkiue4kv7nzj" w:colFirst="0" w:colLast="0"/>
      <w:bookmarkEnd w:id="37"/>
      <w:r>
        <w:t xml:space="preserve">2.1. </w:t>
      </w:r>
      <w:r>
        <w:tab/>
        <w:t xml:space="preserve">The historical </w:t>
      </w:r>
      <w:ins w:id="38" w:author="Stefanie B." w:date="2026-05-11T12:38:00Z">
        <w:r>
          <w:t xml:space="preserve">development </w:t>
        </w:r>
      </w:ins>
      <w:del w:id="39" w:author="Stefanie B." w:date="2026-05-11T12:38:00Z">
        <w:r>
          <w:delText xml:space="preserve">impact </w:delText>
        </w:r>
      </w:del>
      <w:r>
        <w:t>of AI</w:t>
      </w:r>
    </w:p>
    <w:p w14:paraId="512E9191" w14:textId="77777777" w:rsidR="00401741" w:rsidRDefault="00401741"/>
    <w:p w14:paraId="0293395A" w14:textId="77777777" w:rsidR="00401741" w:rsidRDefault="00000000">
      <w:r>
        <w:t xml:space="preserve">The term Artificial Intelligence (AI) has been around since the 1950s to describe “intelligent </w:t>
      </w:r>
      <w:commentRangeStart w:id="40"/>
      <w:r>
        <w:t>machines</w:t>
      </w:r>
      <w:commentRangeEnd w:id="40"/>
      <w:r>
        <w:rPr>
          <w:rStyle w:val="CommentReference"/>
          <w:sz w:val="22"/>
          <w:szCs w:val="22"/>
        </w:rPr>
        <w:commentReference w:id="40"/>
      </w:r>
      <w:r>
        <w:t>”, it is often associated with systems that perform tasks that are typically associated with human cognition (Xu et al., 2021). AI can be broadly categorized into two categories:</w:t>
      </w:r>
    </w:p>
    <w:p w14:paraId="650BE4B8" w14:textId="77777777" w:rsidR="00401741" w:rsidRDefault="00000000">
      <w:pPr>
        <w:numPr>
          <w:ilvl w:val="0"/>
          <w:numId w:val="2"/>
        </w:numPr>
      </w:pPr>
      <w:r>
        <w:t>Expert systems: Where rules and heuristics written by humans define the output of the system (</w:t>
      </w:r>
      <w:r>
        <w:rPr>
          <w:highlight w:val="white"/>
        </w:rPr>
        <w:t>Kastner &amp; Hong, 1984)</w:t>
      </w:r>
      <w:r>
        <w:t xml:space="preserve">. An example of this is </w:t>
      </w:r>
      <w:commentRangeStart w:id="41"/>
      <w:r>
        <w:t>early game AI.</w:t>
      </w:r>
      <w:commentRangeEnd w:id="41"/>
      <w:r>
        <w:rPr>
          <w:rStyle w:val="CommentReference"/>
          <w:sz w:val="22"/>
          <w:szCs w:val="22"/>
        </w:rPr>
        <w:commentReference w:id="41"/>
      </w:r>
    </w:p>
    <w:p w14:paraId="14525B70" w14:textId="77777777" w:rsidR="00401741" w:rsidRDefault="00000000">
      <w:pPr>
        <w:numPr>
          <w:ilvl w:val="0"/>
          <w:numId w:val="2"/>
        </w:numPr>
      </w:pPr>
      <w:r>
        <w:t>Machine learning: Where data is used to train a model (</w:t>
      </w:r>
      <w:r>
        <w:rPr>
          <w:highlight w:val="white"/>
        </w:rPr>
        <w:t>Shinde &amp; Shah, 2018)</w:t>
      </w:r>
      <w:r>
        <w:t>.</w:t>
      </w:r>
    </w:p>
    <w:p w14:paraId="368A9415" w14:textId="77777777" w:rsidR="00401741" w:rsidRDefault="00000000">
      <w:r>
        <w:lastRenderedPageBreak/>
        <w:t xml:space="preserve">Both expert systems and machine-learning methods have been applied in marketing decision-making for decades. Earlier </w:t>
      </w:r>
      <w:commentRangeStart w:id="42"/>
      <w:del w:id="43" w:author="Stefanie B." w:date="2026-05-11T12:38:00Z">
        <w:r>
          <w:delText xml:space="preserve">marketing information systems, decision-support systems, and </w:delText>
        </w:r>
      </w:del>
      <w:commentRangeEnd w:id="42"/>
      <w:r>
        <w:rPr>
          <w:rStyle w:val="CommentReference"/>
          <w:sz w:val="22"/>
          <w:szCs w:val="22"/>
        </w:rPr>
        <w:commentReference w:id="42"/>
      </w:r>
      <w:r>
        <w:t xml:space="preserve">expert systems were developed to support managerial decisions through data, models, rules, and analytical tools (Little, 1979; Mitchell et al., 1991). In contemporary marketing practice, </w:t>
      </w:r>
      <w:ins w:id="44" w:author="Stefanie B." w:date="2026-05-11T12:39:00Z">
        <w:r>
          <w:t xml:space="preserve">the </w:t>
        </w:r>
      </w:ins>
      <w:r>
        <w:t xml:space="preserve">rule-based logic </w:t>
      </w:r>
      <w:ins w:id="45" w:author="Stefanie B." w:date="2026-05-11T12:39:00Z">
        <w:r>
          <w:t xml:space="preserve">of expert systems </w:t>
        </w:r>
      </w:ins>
      <w:r>
        <w:t xml:space="preserve">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46"/>
      <w:r>
        <w:t>qualification</w:t>
      </w:r>
      <w:commentRangeEnd w:id="46"/>
      <w:r>
        <w:rPr>
          <w:rStyle w:val="CommentReference"/>
          <w:sz w:val="22"/>
          <w:szCs w:val="22"/>
        </w:rPr>
        <w:commentReference w:id="46"/>
      </w:r>
      <w:r>
        <w:t xml:space="preserve"> (Heimbach et al., 2015; Järvinen &amp; Taiminen, 2016; Guercini, 2022; Guercini, 2023). </w:t>
      </w:r>
    </w:p>
    <w:p w14:paraId="7D5FAC89" w14:textId="77777777" w:rsidR="00401741" w:rsidRDefault="00000000">
      <w:r>
        <w:t xml:space="preserve">Machine learning is also widely used in marketing, particularly for customer segmentation, forecasting, recommender systems, consumer-behavior prediction, and content analysis (Duarte et al., </w:t>
      </w:r>
      <w:commentRangeStart w:id="47"/>
      <w:r>
        <w:t>2022</w:t>
      </w:r>
      <w:commentRangeEnd w:id="47"/>
      <w:r>
        <w:rPr>
          <w:rStyle w:val="CommentReference"/>
          <w:sz w:val="22"/>
          <w:szCs w:val="22"/>
        </w:rPr>
        <w:commentReference w:id="47"/>
      </w:r>
      <w:r>
        <w:t xml:space="preserve">). Specific applications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5A6B0BD7" w14:textId="77777777" w:rsidR="00401741" w:rsidRDefault="00000000">
      <w:r>
        <w:t xml:space="preserve">Deep learning is a specific form of machine learning that uses neural networks consisting of multiple </w:t>
      </w:r>
      <w:commentRangeStart w:id="48"/>
      <w:r>
        <w:t>layers</w:t>
      </w:r>
      <w:commentRangeEnd w:id="48"/>
      <w:r>
        <w:rPr>
          <w:rStyle w:val="CommentReference"/>
          <w:sz w:val="22"/>
          <w:szCs w:val="22"/>
        </w:rPr>
        <w:commentReference w:id="48"/>
      </w:r>
      <w:r>
        <w:t xml:space="preserve">. Training a deep learning model requires </w:t>
      </w:r>
      <w:ins w:id="49" w:author="Stefanie B." w:date="2026-05-11T12:41:00Z">
        <w:r>
          <w:t xml:space="preserve">a large amount </w:t>
        </w:r>
      </w:ins>
      <w:del w:id="50" w:author="Stefanie B." w:date="2026-05-11T12:41:00Z">
        <w:r>
          <w:delText xml:space="preserve">tons </w:delText>
        </w:r>
      </w:del>
      <w:r>
        <w:t xml:space="preserve">of data and </w:t>
      </w:r>
      <w:commentRangeStart w:id="51"/>
      <w:r>
        <w:t>computation</w:t>
      </w:r>
      <w:commentRangeEnd w:id="51"/>
      <w:r>
        <w:rPr>
          <w:rStyle w:val="CommentReference"/>
          <w:sz w:val="22"/>
          <w:szCs w:val="22"/>
        </w:rPr>
        <w:commentReference w:id="51"/>
      </w:r>
      <w:r>
        <w:t>. This has created a situation where it has only become prevalent after A</w:t>
      </w:r>
      <w:commentRangeStart w:id="52"/>
      <w:r>
        <w:t>lexNet (Krizhevsky et al., 2012), even though the concept has been around since 1958</w:t>
      </w:r>
      <w:commentRangeEnd w:id="52"/>
      <w:r>
        <w:rPr>
          <w:rStyle w:val="CommentReference"/>
          <w:sz w:val="22"/>
          <w:szCs w:val="22"/>
        </w:rPr>
        <w:commentReference w:id="52"/>
      </w:r>
      <w:r>
        <w:t xml:space="preserve">. Probably the best-known early applications of deep learning in marketing revolve around </w:t>
      </w:r>
      <w:commentRangeStart w:id="53"/>
      <w:r>
        <w:t>chatbots</w:t>
      </w:r>
      <w:commentRangeEnd w:id="53"/>
      <w:r>
        <w:rPr>
          <w:rStyle w:val="CommentReference"/>
          <w:sz w:val="22"/>
          <w:szCs w:val="22"/>
        </w:rPr>
        <w:commentReference w:id="53"/>
      </w:r>
      <w:r>
        <w:t xml:space="preserve">. After </w:t>
      </w:r>
      <w:commentRangeStart w:id="54"/>
      <w:r>
        <w:t>word2vec</w:t>
      </w:r>
      <w:commentRangeEnd w:id="54"/>
      <w:r>
        <w:rPr>
          <w:rStyle w:val="CommentReference"/>
          <w:sz w:val="22"/>
          <w:szCs w:val="22"/>
        </w:rPr>
        <w:commentReference w:id="54"/>
      </w:r>
      <w:r>
        <w:t xml:space="preserve"> (Mikolov et al., 2013), which gave a numerical representation of words, it became possible to match user questions to question-and-answer sets that were explicitly collected. This gave rise to early chatbots, which could answer </w:t>
      </w:r>
      <w:commentRangeStart w:id="55"/>
      <w:r>
        <w:t xml:space="preserve">FAQ </w:t>
      </w:r>
      <w:commentRangeEnd w:id="55"/>
      <w:r>
        <w:rPr>
          <w:rStyle w:val="CommentReference"/>
          <w:sz w:val="22"/>
          <w:szCs w:val="22"/>
        </w:rPr>
        <w:commentReference w:id="55"/>
      </w:r>
      <w:r>
        <w:t>questions (</w:t>
      </w:r>
      <w:r>
        <w:rPr>
          <w:highlight w:val="white"/>
        </w:rPr>
        <w:t>Dutta et al., 2021)</w:t>
      </w:r>
      <w:r>
        <w:t>.</w:t>
      </w:r>
    </w:p>
    <w:p w14:paraId="57B20B8C" w14:textId="77777777" w:rsidR="00401741" w:rsidRDefault="00000000">
      <w:pPr>
        <w:pStyle w:val="Heading3"/>
      </w:pPr>
      <w:bookmarkStart w:id="56" w:name="_fqeqowri1ro4" w:colFirst="0" w:colLast="0"/>
      <w:bookmarkEnd w:id="56"/>
      <w:r>
        <w:lastRenderedPageBreak/>
        <w:t>2.1.1.</w:t>
      </w:r>
      <w:r>
        <w:tab/>
        <w:t>The Rise of the LLM</w:t>
      </w:r>
    </w:p>
    <w:p w14:paraId="6471EEE5" w14:textId="77777777" w:rsidR="00401741" w:rsidRDefault="00000000">
      <w:pPr>
        <w:rPr>
          <w:del w:id="57" w:author="Stefanie B." w:date="2026-05-11T12:43:00Z"/>
        </w:rPr>
      </w:pPr>
      <w:r>
        <w:t xml:space="preserve">But the real breakthrough came with the paper “Attention is All You Need” (Vaswani et al., 2016), which introduced the Transformer model (the T in </w:t>
      </w:r>
      <w:commentRangeStart w:id="58"/>
      <w:commentRangeStart w:id="59"/>
      <w:r>
        <w:t>GPT</w:t>
      </w:r>
      <w:commentRangeEnd w:id="59"/>
      <w:r>
        <w:rPr>
          <w:rStyle w:val="CommentReference"/>
          <w:sz w:val="22"/>
          <w:szCs w:val="22"/>
        </w:rPr>
        <w:commentReference w:id="59"/>
      </w:r>
      <w:commentRangeEnd w:id="58"/>
      <w:r>
        <w:rPr>
          <w:rStyle w:val="CommentReference"/>
          <w:sz w:val="22"/>
          <w:szCs w:val="22"/>
        </w:rPr>
        <w:commentReference w:id="58"/>
      </w:r>
      <w:r>
        <w:t>). Training these systems became costly (</w:t>
      </w:r>
      <w:r>
        <w:rPr>
          <w:highlight w:val="white"/>
        </w:rPr>
        <w:t>Cottier, 2024</w:t>
      </w:r>
      <w:r>
        <w:t>)</w:t>
      </w:r>
      <w:del w:id="60" w:author="Stefanie B." w:date="2026-05-11T12:43:00Z">
        <w:r>
          <w:delText>,</w:delText>
        </w:r>
      </w:del>
      <w:r>
        <w:t xml:space="preserve"> and pretrained models became more prevalent. One of the best-known models from before ChatGPT was BERT in 2018 (Devlin et al., 2019), this model was often applied to categorize text or apply sentiment analysis (</w:t>
      </w:r>
      <w:r>
        <w:rPr>
          <w:highlight w:val="white"/>
        </w:rPr>
        <w:t>Li et al., 2025</w:t>
      </w:r>
      <w:r>
        <w:t>). Within the realm of marketing, this was highly valuable to analyze customer support conversations or product reviews.</w:t>
      </w:r>
      <w:ins w:id="61" w:author="Stefanie B." w:date="2026-05-11T12:43:00Z">
        <w:r>
          <w:t xml:space="preserve"> </w:t>
        </w:r>
      </w:ins>
    </w:p>
    <w:p w14:paraId="01E6BCC2" w14:textId="77777777" w:rsidR="00401741" w:rsidRDefault="00000000">
      <w:r>
        <w:t xml:space="preserve">At the same time, OpenAI worked toward increasingly larger models, starting with GPT-1 (Radford et al., 2018) and becoming widely known with GPT3 (Brown et al., 2020) and ChatGPT (OpenAI, 2022). </w:t>
      </w:r>
    </w:p>
    <w:p w14:paraId="0BE411BB" w14:textId="77777777" w:rsidR="00401741" w:rsidRDefault="00000000">
      <w:r>
        <w:t xml:space="preserve">GPT is a technically descriptive name; it stands for generative pretrained transformer (Radford et al., </w:t>
      </w:r>
      <w:commentRangeStart w:id="62"/>
      <w:commentRangeStart w:id="63"/>
      <w:r>
        <w:t>2018</w:t>
      </w:r>
      <w:commentRangeEnd w:id="63"/>
      <w:r>
        <w:rPr>
          <w:rStyle w:val="CommentReference"/>
          <w:sz w:val="22"/>
          <w:szCs w:val="22"/>
        </w:rPr>
        <w:commentReference w:id="63"/>
      </w:r>
      <w:commentRangeEnd w:id="62"/>
      <w:r>
        <w:rPr>
          <w:rStyle w:val="CommentReference"/>
          <w:sz w:val="22"/>
          <w:szCs w:val="22"/>
        </w:rPr>
        <w:commentReference w:id="62"/>
      </w:r>
      <w:r>
        <w:t>). A key element here is the term “</w:t>
      </w:r>
      <w:commentRangeStart w:id="64"/>
      <w:r>
        <w:t>pretrained</w:t>
      </w:r>
      <w:commentRangeEnd w:id="64"/>
      <w:r>
        <w:rPr>
          <w:rStyle w:val="CommentReference"/>
          <w:sz w:val="22"/>
          <w:szCs w:val="22"/>
        </w:rPr>
        <w:commentReference w:id="64"/>
      </w:r>
      <w:r>
        <w:t>.” The fact that modern LLMs are pretrained drastically changes the economic model (</w:t>
      </w:r>
      <w:r>
        <w:rPr>
          <w:highlight w:val="white"/>
        </w:rPr>
        <w:t>Burkhardt &amp; Rieder, 2024)</w:t>
      </w:r>
      <w:r>
        <w:t xml:space="preserve">. Rather than requiring vast amounts of data and having to recoup the cost of training, organizations can now directly start experimenting with the application of </w:t>
      </w:r>
      <w:commentRangeStart w:id="65"/>
      <w:r>
        <w:t>models</w:t>
      </w:r>
      <w:commentRangeEnd w:id="65"/>
      <w:r>
        <w:rPr>
          <w:rStyle w:val="CommentReference"/>
          <w:sz w:val="22"/>
          <w:szCs w:val="22"/>
        </w:rPr>
        <w:commentReference w:id="65"/>
      </w:r>
      <w:r>
        <w:t xml:space="preserve"> (</w:t>
      </w:r>
      <w:r>
        <w:rPr>
          <w:highlight w:val="white"/>
        </w:rPr>
        <w:t>Burkhardt &amp; Rieder, 2024)</w:t>
      </w:r>
      <w:r>
        <w:t xml:space="preserve">. This </w:t>
      </w:r>
      <w:commentRangeStart w:id="66"/>
      <w:ins w:id="67" w:author="Stefanie B." w:date="2026-05-11T12:44:00Z">
        <w:r>
          <w:t xml:space="preserve">development </w:t>
        </w:r>
      </w:ins>
      <w:commentRangeEnd w:id="66"/>
      <w:r>
        <w:rPr>
          <w:rStyle w:val="CommentReference"/>
          <w:sz w:val="22"/>
          <w:szCs w:val="22"/>
        </w:rPr>
        <w:commentReference w:id="66"/>
      </w:r>
      <w:r>
        <w:t>shift from up-front costs to usage-based costs makes AI much more applicable for small-scale use cases and quick experimentation (</w:t>
      </w:r>
      <w:r>
        <w:rPr>
          <w:highlight w:val="white"/>
        </w:rPr>
        <w:t xml:space="preserve">Burkhardt &amp; Rieder, </w:t>
      </w:r>
      <w:commentRangeStart w:id="68"/>
      <w:r>
        <w:rPr>
          <w:highlight w:val="white"/>
        </w:rPr>
        <w:t>2024</w:t>
      </w:r>
      <w:commentRangeEnd w:id="68"/>
      <w:r>
        <w:rPr>
          <w:rStyle w:val="CommentReference"/>
          <w:sz w:val="22"/>
          <w:szCs w:val="22"/>
          <w:highlight w:val="white"/>
        </w:rPr>
        <w:commentReference w:id="68"/>
      </w:r>
      <w:r>
        <w:rPr>
          <w:highlight w:val="white"/>
        </w:rPr>
        <w:t>)</w:t>
      </w:r>
      <w:r>
        <w:t>.</w:t>
      </w:r>
    </w:p>
    <w:p w14:paraId="4788EFB4" w14:textId="77777777" w:rsidR="00401741" w:rsidRDefault="00000000">
      <w:pPr>
        <w:rPr>
          <w:b/>
          <w:bCs/>
        </w:rPr>
      </w:pPr>
      <w:r>
        <w:t xml:space="preserve">Furthermore, while BERT focused on classification (Devlin et al., 2019), GPT focuses on generation; the ability to generate </w:t>
      </w:r>
      <w:commentRangeStart w:id="69"/>
      <w:r>
        <w:t xml:space="preserve">text </w:t>
      </w:r>
      <w:commentRangeEnd w:id="69"/>
      <w:r>
        <w:rPr>
          <w:rStyle w:val="CommentReference"/>
          <w:sz w:val="22"/>
          <w:szCs w:val="22"/>
        </w:rPr>
        <w:commentReference w:id="69"/>
      </w:r>
      <w:r>
        <w:t>makes the model more widely applicable since it is no longer scoped to one specific task (</w:t>
      </w:r>
      <w:r>
        <w:rPr>
          <w:highlight w:val="white"/>
        </w:rPr>
        <w:t>Burkhardt &amp; Rieder, 2024</w:t>
      </w:r>
      <w:r>
        <w:t>)</w:t>
      </w:r>
      <w:r>
        <w:rPr>
          <w:highlight w:val="white"/>
        </w:rPr>
        <w:t>.</w:t>
      </w:r>
    </w:p>
    <w:p w14:paraId="6B60A2C5" w14:textId="77777777" w:rsidR="00401741" w:rsidRDefault="00000000">
      <w:pPr>
        <w:pStyle w:val="Heading3"/>
      </w:pPr>
      <w:bookmarkStart w:id="70" w:name="_n7fdo5m5v3pp" w:colFirst="0" w:colLast="0"/>
      <w:bookmarkEnd w:id="70"/>
      <w:r>
        <w:t>2.1.2.</w:t>
      </w:r>
      <w:r>
        <w:tab/>
        <w:t>The impact of ChatGPT</w:t>
      </w:r>
    </w:p>
    <w:p w14:paraId="7551610A" w14:textId="77777777" w:rsidR="00401741" w:rsidRDefault="00000000">
      <w:r>
        <w:t xml:space="preserve">ChatGPT was the introduction of </w:t>
      </w:r>
      <w:ins w:id="71" w:author="Stefanie B." w:date="2026-05-11T12:53:00Z">
        <w:r>
          <w:t>Gen</w:t>
        </w:r>
      </w:ins>
      <w:r>
        <w:t xml:space="preserve">AI to the broader public as a simple question-and-answer machine (OpenAI, 2022). ChatGPT </w:t>
      </w:r>
      <w:ins w:id="72" w:author="Stefanie B." w:date="2026-05-11T12:53:00Z">
        <w:r>
          <w:t xml:space="preserve">can </w:t>
        </w:r>
      </w:ins>
      <w:del w:id="73" w:author="Stefanie B." w:date="2026-05-11T12:53:00Z">
        <w:r>
          <w:delText xml:space="preserve">could </w:delText>
        </w:r>
      </w:del>
      <w:r>
        <w:t xml:space="preserve">generate text based on the user's input; this, in addition to the earlier release of stable diffusion and other imaging models, made the public keenly aware of the potential for AI to answer questions and create content (Wahid et al., </w:t>
      </w:r>
      <w:r>
        <w:lastRenderedPageBreak/>
        <w:t xml:space="preserve">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2024; Abou Elgeit, </w:t>
      </w:r>
      <w:commentRangeStart w:id="74"/>
      <w:r>
        <w:t>2025</w:t>
      </w:r>
      <w:commentRangeEnd w:id="74"/>
      <w:r>
        <w:rPr>
          <w:rStyle w:val="CommentReference"/>
          <w:sz w:val="22"/>
          <w:szCs w:val="22"/>
        </w:rPr>
        <w:commentReference w:id="74"/>
      </w:r>
      <w:r>
        <w:t>)</w:t>
      </w:r>
      <w:ins w:id="75" w:author="Stefanie B." w:date="2026-05-11T12:53:00Z">
        <w:r>
          <w:t xml:space="preserve">. </w:t>
        </w:r>
      </w:ins>
    </w:p>
    <w:p w14:paraId="4E04B80A" w14:textId="77777777" w:rsidR="00401741" w:rsidRDefault="00000000">
      <w:pPr>
        <w:pStyle w:val="Heading3"/>
      </w:pPr>
      <w:bookmarkStart w:id="76" w:name="_7k1mujnido4y" w:colFirst="0" w:colLast="0"/>
      <w:bookmarkEnd w:id="76"/>
      <w:r>
        <w:t>2.1.3.</w:t>
      </w:r>
      <w:r>
        <w:tab/>
        <w:t>The Move to Agentic</w:t>
      </w:r>
    </w:p>
    <w:p w14:paraId="261537C5" w14:textId="77777777" w:rsidR="00401741" w:rsidRDefault="00000000">
      <w:r>
        <w:t xml:space="preserve">Just before the release of ChatGPT, the concept of Retrieval Augmented Generation (RAG) was introduced (Lewis et al., </w:t>
      </w:r>
      <w:commentRangeStart w:id="77"/>
      <w:r>
        <w:t>2020</w:t>
      </w:r>
      <w:commentRangeEnd w:id="77"/>
      <w:r>
        <w:rPr>
          <w:rStyle w:val="CommentReference"/>
          <w:sz w:val="22"/>
          <w:szCs w:val="22"/>
        </w:rPr>
        <w:commentReference w:id="77"/>
      </w:r>
      <w:r>
        <w:t xml:space="preserve">). This </w:t>
      </w:r>
      <w:ins w:id="78" w:author="Stefanie B." w:date="2026-05-11T12:55:00Z">
        <w:r>
          <w:t xml:space="preserve">development </w:t>
        </w:r>
      </w:ins>
      <w:r>
        <w:t xml:space="preserve">was immediately relevant for business to </w:t>
      </w:r>
      <w:ins w:id="79" w:author="Stefanie B." w:date="2026-05-11T12:54:00Z">
        <w:r>
          <w:t>put</w:t>
        </w:r>
      </w:ins>
      <w:del w:id="80" w:author="Stefanie B." w:date="2026-05-11T12:54:00Z">
        <w:r>
          <w:delText xml:space="preserve">get </w:delText>
        </w:r>
      </w:del>
      <w:ins w:id="81" w:author="Stefanie B." w:date="2026-05-11T12:54:00Z">
        <w:r>
          <w:t xml:space="preserve"> </w:t>
        </w:r>
      </w:ins>
      <w:r>
        <w:t xml:space="preserve">additional information into the context of the model. The additional information loaded through RAG can be anything, including business- or project-related content or publicly available information (Gao et al., 2023). </w:t>
      </w:r>
      <w:ins w:id="82" w:author="Stefanie B." w:date="2026-05-11T12:55:00Z">
        <w:r>
          <w:t xml:space="preserve">RAG </w:t>
        </w:r>
      </w:ins>
      <w:del w:id="83" w:author="Stefanie B." w:date="2026-05-11T12:55:00Z">
        <w:r>
          <w:delText xml:space="preserve">This </w:delText>
        </w:r>
      </w:del>
      <w:r>
        <w:t xml:space="preserve">powers the AI system with additional knowledge that typically is directly related to the posed prompt (Lewis et al., 2020; Gao et al., </w:t>
      </w:r>
      <w:commentRangeStart w:id="84"/>
      <w:commentRangeStart w:id="85"/>
      <w:r>
        <w:t>2023</w:t>
      </w:r>
      <w:commentRangeEnd w:id="85"/>
      <w:r>
        <w:rPr>
          <w:rStyle w:val="CommentReference"/>
          <w:sz w:val="22"/>
          <w:szCs w:val="22"/>
        </w:rPr>
        <w:commentReference w:id="85"/>
      </w:r>
      <w:commentRangeEnd w:id="84"/>
      <w:r>
        <w:rPr>
          <w:rStyle w:val="CommentReference"/>
          <w:sz w:val="22"/>
          <w:szCs w:val="22"/>
        </w:rPr>
        <w:commentReference w:id="84"/>
      </w:r>
      <w:r>
        <w:t>).</w:t>
      </w:r>
      <w:ins w:id="86" w:author="Stefanie B." w:date="2026-05-11T12:55:00Z">
        <w:r>
          <w:t xml:space="preserve"> </w:t>
        </w:r>
      </w:ins>
    </w:p>
    <w:p w14:paraId="170935C5" w14:textId="77777777" w:rsidR="00401741" w:rsidRDefault="00000000">
      <w:commentRangeStart w:id="87"/>
      <w:r>
        <w:t xml:space="preserve">After the ability </w:t>
      </w:r>
      <w:ins w:id="88" w:author="Stefanie B." w:date="2026-05-11T12:55:00Z">
        <w:r>
          <w:t xml:space="preserve">of AI </w:t>
        </w:r>
      </w:ins>
      <w:r>
        <w:t xml:space="preserve">to retrieve external </w:t>
      </w:r>
      <w:commentRangeStart w:id="89"/>
      <w:r>
        <w:t>context</w:t>
      </w:r>
      <w:commentRangeEnd w:id="89"/>
      <w:r>
        <w:rPr>
          <w:rStyle w:val="CommentReference"/>
          <w:sz w:val="22"/>
          <w:szCs w:val="22"/>
        </w:rPr>
        <w:commentReference w:id="89"/>
      </w:r>
      <w:r>
        <w:t>, the ability to act was a vital next step in the</w:t>
      </w:r>
      <w:commentRangeStart w:id="90"/>
      <w:r>
        <w:t xml:space="preserve"> development of agentic systems. </w:t>
      </w:r>
      <w:commentRangeEnd w:id="90"/>
      <w:r>
        <w:rPr>
          <w:rStyle w:val="CommentReference"/>
          <w:sz w:val="22"/>
          <w:szCs w:val="22"/>
        </w:rPr>
        <w:commentReference w:id="90"/>
      </w:r>
      <w:r>
        <w:t xml:space="preserve">A key conceptual step was the </w:t>
      </w:r>
      <w:commentRangeStart w:id="91"/>
      <w:r>
        <w:t>ReAct</w:t>
      </w:r>
      <w:commentRangeEnd w:id="91"/>
      <w:r>
        <w:rPr>
          <w:rStyle w:val="CommentReference"/>
          <w:sz w:val="22"/>
          <w:szCs w:val="22"/>
        </w:rPr>
        <w:commentReference w:id="91"/>
      </w:r>
      <w:r>
        <w:t xml:space="preserve"> framework, which showed how LLMs could combine reasoning (Re) and acting (Act) in an iterative process, leveraging the results of an action to consider what a next step might be (Yao et al., 2023). The ability to consider actions and affect external systems enabled AI agents to act on behalf of the user and affect business applications (Hughes et al., 2025). </w:t>
      </w:r>
      <w:del w:id="92" w:author="Stefanie B." w:date="2026-05-11T12:58:00Z">
        <w:r>
          <w:delText>I.e.,</w:delText>
        </w:r>
      </w:del>
      <w:r>
        <w:t xml:space="preserve"> </w:t>
      </w:r>
      <w:ins w:id="93" w:author="Stefanie B." w:date="2026-05-11T12:59:00Z">
        <w:r>
          <w:t>T</w:t>
        </w:r>
      </w:ins>
      <w:del w:id="94" w:author="Stefanie B." w:date="2026-05-11T12:59:00Z">
        <w:r>
          <w:delText>t</w:delText>
        </w:r>
      </w:del>
      <w:r>
        <w:t>his</w:t>
      </w:r>
      <w:ins w:id="95" w:author="Stefanie B." w:date="2026-05-11T12:59:00Z">
        <w:r>
          <w:t xml:space="preserve"> ability to act</w:t>
        </w:r>
      </w:ins>
      <w:r>
        <w:t xml:space="preserve"> results in a situation where an AI agent can work within systems at the behest of the user (Hughes et al., 2025). </w:t>
      </w:r>
      <w:commentRangeEnd w:id="87"/>
      <w:r>
        <w:rPr>
          <w:rStyle w:val="CommentReference"/>
          <w:sz w:val="22"/>
          <w:szCs w:val="22"/>
        </w:rPr>
        <w:commentReference w:id="87"/>
      </w:r>
    </w:p>
    <w:p w14:paraId="576078B1" w14:textId="77777777" w:rsidR="00401741" w:rsidRDefault="00000000">
      <w:r>
        <w:t>After the ReAct framework, many innovations, standards, and implementations that have built on this concept have improved the quality and availability of</w:t>
      </w:r>
      <w:commentRangeStart w:id="96"/>
      <w:r>
        <w:t xml:space="preserve"> AI agents. </w:t>
      </w:r>
      <w:commentRangeEnd w:id="96"/>
      <w:r>
        <w:rPr>
          <w:rStyle w:val="CommentReference"/>
          <w:sz w:val="22"/>
          <w:szCs w:val="22"/>
        </w:rPr>
        <w:commentReference w:id="96"/>
      </w:r>
      <w:r>
        <w:t>This includes technical means like planning and external memory, early implementations like function calling in OpenAI (OpenAI, 2023), and the release of standards like the Model Context Protocol (MCP) (</w:t>
      </w:r>
      <w:r>
        <w:rPr>
          <w:highlight w:val="white"/>
        </w:rPr>
        <w:t xml:space="preserve">Anthropic, 2024) </w:t>
      </w:r>
      <w:r>
        <w:t>and Skills standards (</w:t>
      </w:r>
      <w:r>
        <w:rPr>
          <w:highlight w:val="white"/>
        </w:rPr>
        <w:t>Anthropic, 2025)</w:t>
      </w:r>
      <w:r>
        <w:t xml:space="preserve">. These standards have created a situation where specific agentic capabilities, like task execution, have become common in </w:t>
      </w:r>
      <w:r>
        <w:lastRenderedPageBreak/>
        <w:t xml:space="preserve">consumer-grade AI </w:t>
      </w:r>
      <w:commentRangeStart w:id="97"/>
      <w:r>
        <w:t>software</w:t>
      </w:r>
      <w:commentRangeEnd w:id="97"/>
      <w:r>
        <w:rPr>
          <w:rStyle w:val="CommentReference"/>
          <w:sz w:val="22"/>
          <w:szCs w:val="22"/>
        </w:rPr>
        <w:commentReference w:id="97"/>
      </w:r>
      <w:r>
        <w:t>. For instance, the skills standard is now supported in tools like Claude and ChatGPT (</w:t>
      </w:r>
      <w:r>
        <w:rPr>
          <w:highlight w:val="white"/>
        </w:rPr>
        <w:t>Claude, 2025; ChatGPT, 2026</w:t>
      </w:r>
      <w:r>
        <w:t>).</w:t>
      </w:r>
    </w:p>
    <w:p w14:paraId="2B030BFF" w14:textId="77777777" w:rsidR="00401741" w:rsidRDefault="00000000">
      <w:r>
        <w:t xml:space="preserve">Tool </w:t>
      </w:r>
      <w:commentRangeStart w:id="98"/>
      <w:r>
        <w:t>calling</w:t>
      </w:r>
      <w:commentRangeEnd w:id="98"/>
      <w:r>
        <w:rPr>
          <w:rStyle w:val="CommentReference"/>
          <w:sz w:val="22"/>
          <w:szCs w:val="22"/>
        </w:rPr>
        <w:commentReference w:id="98"/>
      </w:r>
      <w:r>
        <w:t xml:space="preserve"> is the foundation for both AI agents and agentic AI. And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2EF00C7B" w14:textId="77777777" w:rsidR="00401741" w:rsidRDefault="00000000">
      <w:r>
        <w:t xml:space="preserve">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w:t>
      </w:r>
      <w:commentRangeStart w:id="99"/>
      <w:r>
        <w:t xml:space="preserve">CRM </w:t>
      </w:r>
      <w:commentRangeEnd w:id="99"/>
      <w:r>
        <w:rPr>
          <w:rStyle w:val="CommentReference"/>
          <w:sz w:val="22"/>
          <w:szCs w:val="22"/>
        </w:rPr>
        <w:commentReference w:id="99"/>
      </w:r>
      <w:r>
        <w:t xml:space="preserve">systems, and the like (Hughes et al., </w:t>
      </w:r>
      <w:commentRangeStart w:id="100"/>
      <w:r>
        <w:t>2025</w:t>
      </w:r>
      <w:commentRangeEnd w:id="100"/>
      <w:r>
        <w:rPr>
          <w:rStyle w:val="CommentReference"/>
          <w:sz w:val="22"/>
          <w:szCs w:val="22"/>
        </w:rPr>
        <w:commentReference w:id="100"/>
      </w:r>
      <w:r>
        <w:t>).</w:t>
      </w:r>
    </w:p>
    <w:p w14:paraId="4A1B922A" w14:textId="77777777" w:rsidR="00401741" w:rsidRDefault="00000000">
      <w:pPr>
        <w:pStyle w:val="Heading3"/>
      </w:pPr>
      <w:bookmarkStart w:id="101" w:name="_ub1qv02kke7k" w:colFirst="0" w:colLast="0"/>
      <w:bookmarkEnd w:id="101"/>
      <w:r>
        <w:t>2.1.4.</w:t>
      </w:r>
      <w:r>
        <w:tab/>
        <w:t>Definition of Agentic AI</w:t>
      </w:r>
    </w:p>
    <w:p w14:paraId="1EC33A0A" w14:textId="77777777" w:rsidR="00401741" w:rsidRDefault="00000000">
      <w:r>
        <w:t xml:space="preserve">While the technological progress towards agentic AI is highly concrete, the definition of agentic AI varies. </w:t>
      </w:r>
      <w:r>
        <w:rPr>
          <w:highlight w:val="white"/>
        </w:rPr>
        <w:t xml:space="preserve">Bandi et al. (2025) identified 12 aspects where agentic AI might differ from traditional agentic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102"/>
      <w:r>
        <w:rPr>
          <w:highlight w:val="white"/>
        </w:rPr>
        <w:t>interprets</w:t>
      </w:r>
      <w:commentRangeEnd w:id="102"/>
      <w:r>
        <w:rPr>
          <w:rStyle w:val="CommentReference"/>
          <w:sz w:val="22"/>
          <w:szCs w:val="22"/>
          <w:highlight w:val="white"/>
        </w:rPr>
        <w:commentReference w:id="102"/>
      </w:r>
      <w:r>
        <w:rPr>
          <w:highlight w:val="white"/>
        </w:rPr>
        <w:t>.”</w:t>
      </w:r>
    </w:p>
    <w:p w14:paraId="429650DF" w14:textId="77777777" w:rsidR="00401741" w:rsidRDefault="00000000">
      <w:pPr>
        <w:pStyle w:val="Heading2"/>
        <w:rPr>
          <w:color w:val="00312A"/>
        </w:rPr>
      </w:pPr>
      <w:bookmarkStart w:id="103" w:name="_2vf6sqrz2b2s" w:colFirst="0" w:colLast="0"/>
      <w:bookmarkEnd w:id="103"/>
      <w:r>
        <w:rPr>
          <w:color w:val="00312A"/>
        </w:rPr>
        <w:t>2.2. AI in the marketing context</w:t>
      </w:r>
    </w:p>
    <w:p w14:paraId="1BA9608B" w14:textId="77777777" w:rsidR="00401741" w:rsidRDefault="00000000">
      <w:pPr>
        <w:rPr>
          <w:color w:val="00312A"/>
        </w:rPr>
      </w:pPr>
      <w:r>
        <w:rPr>
          <w:color w:val="00312A"/>
        </w:rPr>
        <w:t xml:space="preserve">Marketing is a particularly relevant context for AI adoption because marketing departments already operate at the boundary between data, technology, creativity, customer interaction, and commercial </w:t>
      </w:r>
      <w:commentRangeStart w:id="104"/>
      <w:r>
        <w:rPr>
          <w:color w:val="00312A"/>
        </w:rPr>
        <w:t>performance</w:t>
      </w:r>
      <w:commentRangeEnd w:id="104"/>
      <w:r>
        <w:rPr>
          <w:rStyle w:val="CommentReference"/>
          <w:color w:val="00312A"/>
          <w:sz w:val="22"/>
          <w:szCs w:val="22"/>
        </w:rPr>
        <w:commentReference w:id="104"/>
      </w:r>
      <w:r>
        <w:rPr>
          <w:color w:val="00312A"/>
        </w:rPr>
        <w:t xml:space="preserve">. The AI marketing literature shows that AI can contribute across the marketing process rather than only within </w:t>
      </w:r>
      <w:commentRangeStart w:id="105"/>
      <w:r>
        <w:rPr>
          <w:color w:val="00312A"/>
        </w:rPr>
        <w:t>communications</w:t>
      </w:r>
      <w:commentRangeEnd w:id="105"/>
      <w:r>
        <w:rPr>
          <w:rStyle w:val="CommentReference"/>
          <w:color w:val="00312A"/>
          <w:sz w:val="22"/>
          <w:szCs w:val="22"/>
        </w:rPr>
        <w:commentReference w:id="105"/>
      </w:r>
      <w:r>
        <w:rPr>
          <w:color w:val="00312A"/>
        </w:rPr>
        <w:t>.</w:t>
      </w:r>
    </w:p>
    <w:p w14:paraId="4BE96CB1" w14:textId="77777777" w:rsidR="00401741" w:rsidRDefault="00000000">
      <w:pPr>
        <w:rPr>
          <w:color w:val="00312A"/>
        </w:rPr>
      </w:pPr>
      <w:r>
        <w:rPr>
          <w:color w:val="00312A"/>
        </w:rPr>
        <w:t xml:space="preserve">Generative </w:t>
      </w:r>
      <w:commentRangeStart w:id="106"/>
      <w:r>
        <w:rPr>
          <w:color w:val="00312A"/>
        </w:rPr>
        <w:t>AI</w:t>
      </w:r>
      <w:commentRangeEnd w:id="106"/>
      <w:r>
        <w:rPr>
          <w:rStyle w:val="CommentReference"/>
          <w:color w:val="00312A"/>
          <w:sz w:val="22"/>
          <w:szCs w:val="22"/>
        </w:rPr>
        <w:commentReference w:id="106"/>
      </w:r>
      <w:r>
        <w:rPr>
          <w:color w:val="00312A"/>
        </w:rPr>
        <w:t xml:space="preserve"> adds a new layer to this literature. Mogaji and Jain (2024) and Jain et al. (2024) call for further research into how generative AI changes consumer behavior, marketing </w:t>
      </w:r>
      <w:r>
        <w:rPr>
          <w:color w:val="00312A"/>
        </w:rPr>
        <w:lastRenderedPageBreak/>
        <w:t xml:space="preserve">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107"/>
      <w:r>
        <w:rPr>
          <w:color w:val="00312A"/>
        </w:rPr>
        <w:t>how marketing managers create value with agentic systems beyond content generation.</w:t>
      </w:r>
      <w:commentRangeEnd w:id="107"/>
      <w:r>
        <w:rPr>
          <w:rStyle w:val="CommentReference"/>
          <w:color w:val="00312A"/>
          <w:sz w:val="22"/>
          <w:szCs w:val="22"/>
        </w:rPr>
        <w:commentReference w:id="107"/>
      </w:r>
    </w:p>
    <w:p w14:paraId="54FBA4FB" w14:textId="77777777" w:rsidR="00401741" w:rsidRDefault="00000000">
      <w:pPr>
        <w:rPr>
          <w:color w:val="00312A"/>
        </w:rPr>
      </w:pPr>
      <w:commentRangeStart w:id="108"/>
      <w:r>
        <w:rPr>
          <w:color w:val="00312A"/>
        </w:rPr>
        <w:t xml:space="preserve">The marketing context also makes the concept of value ambiguous. A marketing manager may define value as lower cost per campaign, faster execution, higher quality creative work, better customer experience, more accurate targeting, higher revenue, better learning velocity, stronger brand consistency, or improved employee </w:t>
      </w:r>
      <w:commentRangeStart w:id="109"/>
      <w:r>
        <w:rPr>
          <w:color w:val="00312A"/>
        </w:rPr>
        <w:t>productivity</w:t>
      </w:r>
      <w:commentRangeEnd w:id="109"/>
      <w:r>
        <w:rPr>
          <w:rStyle w:val="CommentReference"/>
          <w:color w:val="00312A"/>
          <w:sz w:val="22"/>
          <w:szCs w:val="22"/>
        </w:rPr>
        <w:commentReference w:id="109"/>
      </w:r>
      <w:r>
        <w:rPr>
          <w:color w:val="00312A"/>
        </w:rPr>
        <w:t>. Agentic AI may contribute to several of these outcomes simultaneously, but it may also create tensions among them. For example, greater automation may reduce operational cost but increase governance burden. More personalization may increase relevance but create privacy and trust concerns. Faster content generation may increase throughput but reduce distinctiveness if many firms use similar models and prompts. Therefore, the literature suggests that value creation with agentic AI should be examined as a situated managerial process rather than as a purely technical effect.</w:t>
      </w:r>
    </w:p>
    <w:p w14:paraId="54F5137D" w14:textId="77777777" w:rsidR="00401741" w:rsidRDefault="00000000">
      <w:pPr>
        <w:rPr>
          <w:color w:val="00312A"/>
        </w:rPr>
      </w:pPr>
      <w:r>
        <w:rPr>
          <w:color w:val="00312A"/>
        </w:rPr>
        <w:t>The organizational adoption literature reinforces this point. Generative AI adoption is shaped by technological factors such as perceived usefulness, data availability, integration complexity, and security; organizational factors such as leadership support, skills, resources, and governance; and environmental factors such as competitive pressure and institutional expectations (Agrawal, 2023). Strategic reviews of AI and business value similarly emphasize that AI creates value when it is aligned with organizational strategy, knowledge management, decision-making, and service innovation rather than treated as an isolated technology project (Enholm et al., 2022; Kitsios &amp; Kamariotou, 2021). For marketing managers, this implies that agentic AI value creation requires translation work: they must convert a broad technological possibility into a bounded use case, a workflow, a governance model, a measurement approach, and an adoption story that makes sense to their team.</w:t>
      </w:r>
      <w:commentRangeEnd w:id="108"/>
      <w:r>
        <w:rPr>
          <w:rStyle w:val="CommentReference"/>
          <w:color w:val="00312A"/>
          <w:sz w:val="22"/>
          <w:szCs w:val="22"/>
        </w:rPr>
        <w:commentReference w:id="108"/>
      </w:r>
    </w:p>
    <w:p w14:paraId="58F9883D" w14:textId="77777777" w:rsidR="00401741" w:rsidRDefault="00000000">
      <w:pPr>
        <w:pStyle w:val="Heading2"/>
        <w:rPr>
          <w:color w:val="00312A"/>
        </w:rPr>
      </w:pPr>
      <w:bookmarkStart w:id="110" w:name="_z3s6q9rk0mxk" w:colFirst="0" w:colLast="0"/>
      <w:bookmarkEnd w:id="110"/>
      <w:r>
        <w:rPr>
          <w:color w:val="00312A"/>
        </w:rPr>
        <w:lastRenderedPageBreak/>
        <w:t>2.3.</w:t>
      </w:r>
      <w:r>
        <w:rPr>
          <w:color w:val="00312A"/>
        </w:rPr>
        <w:tab/>
        <w:t>Learnings from earlier waves of digital transformation</w:t>
      </w:r>
    </w:p>
    <w:p w14:paraId="77EC603A" w14:textId="77777777" w:rsidR="00401741" w:rsidRDefault="00000000">
      <w:pPr>
        <w:rPr>
          <w:color w:val="00312A"/>
        </w:rPr>
      </w:pPr>
      <w:commentRangeStart w:id="111"/>
      <w:r>
        <w:rPr>
          <w:color w:val="00312A"/>
        </w:rPr>
        <w:t xml:space="preserve">The literature on digital transformation provides an important bridge between AI capability and managerial value creation. Digital transformation is not simply the adoption of digital tools; it involves changes in organizational processes, business models, capabilities, and sometimes organizational </w:t>
      </w:r>
      <w:commentRangeStart w:id="112"/>
      <w:r>
        <w:rPr>
          <w:color w:val="00312A"/>
        </w:rPr>
        <w:t>identity</w:t>
      </w:r>
      <w:commentRangeEnd w:id="112"/>
      <w:r>
        <w:rPr>
          <w:rStyle w:val="CommentReference"/>
          <w:color w:val="00312A"/>
          <w:sz w:val="22"/>
          <w:szCs w:val="22"/>
        </w:rPr>
        <w:commentReference w:id="112"/>
      </w:r>
      <w:r>
        <w:rPr>
          <w:color w:val="00312A"/>
        </w:rPr>
        <w:t>. Verhoef et al. (2021) distinguish between digitization, digitalization, and digital transformation. Digitization converts analog information into digital form, digitalization uses digital technologies to improve existing processes, and digital transformation involves more substantial changes to business models and organizational logic. Wessel et al. (2021) similarly argue that digital transformation differs from traditional IT-enabled transformation because it can redefine an organization's value proposition rather than merely support it.</w:t>
      </w:r>
    </w:p>
    <w:p w14:paraId="423489A1" w14:textId="77777777" w:rsidR="00401741" w:rsidRDefault="00000000">
      <w:pPr>
        <w:rPr>
          <w:color w:val="00312A"/>
        </w:rPr>
      </w:pPr>
      <w:r>
        <w:rPr>
          <w:color w:val="00312A"/>
        </w:rPr>
        <w:t>This distinction is central to the present study. If agentic AI is used only to draft emails or summarize documents, it may remain a digitalization tool that improves existing work. If it changes how marketing teams sense opportunities, allocate work, interact with customers, manage campaigns, or coordinate with sales and service, it may become part of digital transformation. Holmstrom (2022) argues that AI readiness is a necessary step in moving from AI experimentation to digital transformation because organizations must develop the capabilities, data, governance, and learning practices needed to use AI productively. This thesis therefore treats agentic AI adoption as a managerial and organizational phenomenon, not merely as a software implementation.</w:t>
      </w:r>
      <w:commentRangeEnd w:id="111"/>
      <w:r>
        <w:rPr>
          <w:rStyle w:val="CommentReference"/>
          <w:color w:val="00312A"/>
          <w:sz w:val="22"/>
          <w:szCs w:val="22"/>
        </w:rPr>
        <w:commentReference w:id="111"/>
      </w:r>
    </w:p>
    <w:p w14:paraId="7490C95D" w14:textId="77777777" w:rsidR="00401741" w:rsidRDefault="00000000">
      <w:pPr>
        <w:rPr>
          <w:color w:val="00312A"/>
        </w:rPr>
      </w:pPr>
      <w:r>
        <w:rPr>
          <w:color w:val="00312A"/>
        </w:rPr>
        <w:t xml:space="preserve">Dynamic capabilities theory is particularly useful in this context. Teece et al. (1997) </w:t>
      </w:r>
      <w:commentRangeStart w:id="113"/>
      <w:r>
        <w:rPr>
          <w:color w:val="00312A"/>
        </w:rPr>
        <w:t xml:space="preserve">define dynamic capabilities as the ability of a firm to integrate, build, and reconfigure internal and external competences in response to changing environments. Warner and Wager (2019) apply this perspective to digital transformation and show that incumbents build digital transformation capabilities through ongoing strategic renewal, including changes to business models, collaboration, and culture. Hanelt et al. (2021) argue that digital transformation pushes </w:t>
      </w:r>
      <w:r>
        <w:rPr>
          <w:color w:val="00312A"/>
        </w:rPr>
        <w:lastRenderedPageBreak/>
        <w:t>firms toward more malleable organizational designs and continuous adaptation within digital ecosystems. Ellstrom et al. (2021) identify sensing, seizing, and reconfiguring routines relevant for digital transformation, including digital sensing, digital strategy development, and creation of unified digital infrastructure.</w:t>
      </w:r>
      <w:commentRangeEnd w:id="113"/>
      <w:r>
        <w:rPr>
          <w:rStyle w:val="CommentReference"/>
          <w:color w:val="00312A"/>
          <w:sz w:val="22"/>
          <w:szCs w:val="22"/>
        </w:rPr>
        <w:commentReference w:id="113"/>
      </w:r>
    </w:p>
    <w:p w14:paraId="7189F9DB" w14:textId="77777777" w:rsidR="00401741" w:rsidRDefault="00000000">
      <w:pPr>
        <w:rPr>
          <w:strike/>
          <w:color w:val="00312A"/>
        </w:rPr>
      </w:pPr>
      <w:commentRangeStart w:id="114"/>
      <w:commentRangeStart w:id="115"/>
      <w:r>
        <w:rPr>
          <w:strike/>
          <w:color w:val="00312A"/>
        </w:rPr>
        <w:t>These insights suggest three lessons for agentic AI in marketing. First, value creation starts with sensing: managers must identify where agentic AI can address meaningful marketing problems rather than chase technological novelty. Second, value creation requires seizing: managers must select opportunities, allocate resources, design governance, and translate technological possibilities into concrete practices. Third, value creation requires reconfiguring: teams may need new roles, workflows, data foundations, approval mechanisms, metrics, and relationships with vendors or technology teams. These lessons map directly onto the subquestions of this thesis: how managers identify and translate opportunities, how they enable adoption, and how they navigate obstacles and risks.</w:t>
      </w:r>
      <w:commentRangeEnd w:id="115"/>
      <w:r>
        <w:rPr>
          <w:rStyle w:val="CommentReference"/>
          <w:strike/>
          <w:color w:val="00312A"/>
          <w:sz w:val="22"/>
          <w:szCs w:val="22"/>
        </w:rPr>
        <w:commentReference w:id="115"/>
      </w:r>
      <w:commentRangeEnd w:id="114"/>
      <w:r>
        <w:rPr>
          <w:rStyle w:val="CommentReference"/>
          <w:strike/>
          <w:color w:val="00312A"/>
          <w:sz w:val="22"/>
          <w:szCs w:val="22"/>
        </w:rPr>
        <w:commentReference w:id="114"/>
      </w:r>
    </w:p>
    <w:p w14:paraId="5543372D" w14:textId="77777777" w:rsidR="00401741" w:rsidRDefault="00000000">
      <w:pPr>
        <w:rPr>
          <w:color w:val="00312A"/>
        </w:rPr>
      </w:pPr>
      <w:r>
        <w:rPr>
          <w:color w:val="00312A"/>
        </w:rPr>
        <w:t xml:space="preserve">The digital transformation literature also warns against a purely technological explanation of success. </w:t>
      </w:r>
      <w:commentRangeStart w:id="116"/>
      <w:r>
        <w:rPr>
          <w:color w:val="00312A"/>
        </w:rPr>
        <w:t>Organizations often struggle to extract value from digital technologies despite substantial investment, a pattern that has been described as a digital paradox (Ancillai et al., 2023; Enholm et al., 2022). The reason is that technology value is mediated by complementary assets: skills, data, organizational structure, leadership, culture, and process redesign. In the context of agentic AI, this means that a technically capable agent will not automatically create marketing value. It must be embedded into a work system in which humans understand when to delegate, when to intervene, how to measure performance, and how to maintain accountability.</w:t>
      </w:r>
      <w:commentRangeEnd w:id="116"/>
      <w:r>
        <w:rPr>
          <w:rStyle w:val="CommentReference"/>
          <w:color w:val="00312A"/>
          <w:sz w:val="22"/>
          <w:szCs w:val="22"/>
        </w:rPr>
        <w:commentReference w:id="116"/>
      </w:r>
    </w:p>
    <w:p w14:paraId="0EA8937D" w14:textId="77777777" w:rsidR="00401741" w:rsidRDefault="00000000">
      <w:pPr>
        <w:rPr>
          <w:color w:val="00312A"/>
        </w:rPr>
      </w:pPr>
      <w:r>
        <w:rPr>
          <w:color w:val="00312A"/>
        </w:rPr>
        <w:t xml:space="preserve">A second lesson from digital transformation is that measurement must change when the technology changes the work </w:t>
      </w:r>
      <w:commentRangeStart w:id="117"/>
      <w:r>
        <w:rPr>
          <w:color w:val="00312A"/>
        </w:rPr>
        <w:t>system</w:t>
      </w:r>
      <w:commentRangeEnd w:id="117"/>
      <w:r>
        <w:rPr>
          <w:rStyle w:val="CommentReference"/>
          <w:color w:val="00312A"/>
          <w:sz w:val="22"/>
          <w:szCs w:val="22"/>
        </w:rPr>
        <w:commentReference w:id="117"/>
      </w:r>
      <w:r>
        <w:rPr>
          <w:color w:val="00312A"/>
        </w:rPr>
        <w:t xml:space="preserve">. Traditional marketing metrics such as impressions, clicks, conversion rates, revenue, and cost per acquisition remain relevant, but they may not capture the intermediate value of agentic AI. For example, an agent may create value by shortening the </w:t>
      </w:r>
      <w:r>
        <w:rPr>
          <w:color w:val="00312A"/>
        </w:rPr>
        <w:lastRenderedPageBreak/>
        <w:t xml:space="preserve">time between insight and action, increasing the number of experiments a team can run, reducing handover friction between marketing and sales, or improving the consistency of campaign governance. </w:t>
      </w:r>
      <w:commentRangeStart w:id="118"/>
      <w:r>
        <w:rPr>
          <w:color w:val="00312A"/>
        </w:rPr>
        <w:t>These outcomes are closer to capability measures than campaign outcome measures. This supports an exploratory research design because interviews can reveal what marketing managers actually treat as evidence of value when the technology is still emerging and formal KPIs may not yet exist.</w:t>
      </w:r>
      <w:commentRangeEnd w:id="118"/>
      <w:r>
        <w:rPr>
          <w:rStyle w:val="CommentReference"/>
          <w:color w:val="00312A"/>
          <w:sz w:val="22"/>
          <w:szCs w:val="22"/>
        </w:rPr>
        <w:commentReference w:id="118"/>
      </w:r>
    </w:p>
    <w:p w14:paraId="742EE997" w14:textId="77777777" w:rsidR="00401741" w:rsidRDefault="00000000">
      <w:pPr>
        <w:pStyle w:val="Heading2"/>
        <w:rPr>
          <w:color w:val="00312A"/>
        </w:rPr>
      </w:pPr>
      <w:bookmarkStart w:id="119" w:name="_y36s1eehq7rd" w:colFirst="0" w:colLast="0"/>
      <w:bookmarkEnd w:id="119"/>
      <w:r>
        <w:rPr>
          <w:color w:val="00312A"/>
        </w:rPr>
        <w:t>2.4.</w:t>
      </w:r>
      <w:r>
        <w:rPr>
          <w:color w:val="00312A"/>
        </w:rPr>
        <w:tab/>
        <w:t>Value theory and value creation with agentic AI</w:t>
      </w:r>
    </w:p>
    <w:p w14:paraId="46C43520" w14:textId="77777777" w:rsidR="00401741" w:rsidRDefault="00000000">
      <w:pPr>
        <w:rPr>
          <w:color w:val="00312A"/>
        </w:rPr>
      </w:pPr>
      <w:r>
        <w:rPr>
          <w:color w:val="00312A"/>
        </w:rPr>
        <w:t xml:space="preserve">Because the central research question asks how marketing managers create value, the thesis requires a clear but flexible understanding of value. </w:t>
      </w:r>
      <w:commentRangeStart w:id="120"/>
      <w:r>
        <w:rPr>
          <w:color w:val="00312A"/>
        </w:rPr>
        <w:t>Marketing</w:t>
      </w:r>
      <w:commentRangeEnd w:id="120"/>
      <w:r>
        <w:rPr>
          <w:rStyle w:val="CommentReference"/>
          <w:color w:val="00312A"/>
          <w:sz w:val="22"/>
          <w:szCs w:val="22"/>
        </w:rPr>
        <w:commentReference w:id="120"/>
      </w:r>
      <w:r>
        <w:rPr>
          <w:color w:val="00312A"/>
        </w:rPr>
        <w:t xml:space="preserve"> theory treats value as a multidimensional construct. Woodside et al. (2008) emphasize that customer value includes theory, research, and practice </w:t>
      </w:r>
      <w:commentRangeStart w:id="121"/>
      <w:r>
        <w:rPr>
          <w:color w:val="00312A"/>
        </w:rPr>
        <w:t>dimensions</w:t>
      </w:r>
      <w:commentRangeEnd w:id="121"/>
      <w:r>
        <w:rPr>
          <w:rStyle w:val="CommentReference"/>
          <w:color w:val="00312A"/>
          <w:sz w:val="22"/>
          <w:szCs w:val="22"/>
        </w:rPr>
        <w:commentReference w:id="121"/>
      </w:r>
      <w:r>
        <w:rPr>
          <w:color w:val="00312A"/>
        </w:rPr>
        <w:t xml:space="preserve">, while Sidorchuk (2015) describes value as a central but contested concept in marketing theory. Almquist et al. (2016) offer a managerial framework in which customer </w:t>
      </w:r>
      <w:commentRangeStart w:id="122"/>
      <w:r>
        <w:rPr>
          <w:color w:val="00312A"/>
        </w:rPr>
        <w:t xml:space="preserve">value </w:t>
      </w:r>
      <w:commentRangeEnd w:id="122"/>
      <w:r>
        <w:rPr>
          <w:rStyle w:val="CommentReference"/>
          <w:color w:val="00312A"/>
          <w:sz w:val="22"/>
          <w:szCs w:val="22"/>
        </w:rPr>
        <w:commentReference w:id="122"/>
      </w:r>
      <w:r>
        <w:rPr>
          <w:color w:val="00312A"/>
        </w:rPr>
        <w:t>can be understood through multiple elements, ranging from functional benefits such as saving time or reducing effort to emotional and social benefits. Although this framework is practitioner-</w:t>
      </w:r>
      <w:commentRangeStart w:id="123"/>
      <w:r>
        <w:rPr>
          <w:color w:val="00312A"/>
        </w:rPr>
        <w:t>oriented</w:t>
      </w:r>
      <w:commentRangeEnd w:id="123"/>
      <w:r>
        <w:rPr>
          <w:rStyle w:val="CommentReference"/>
          <w:color w:val="00312A"/>
          <w:sz w:val="22"/>
          <w:szCs w:val="22"/>
        </w:rPr>
        <w:commentReference w:id="123"/>
      </w:r>
      <w:r>
        <w:rPr>
          <w:color w:val="00312A"/>
        </w:rPr>
        <w:t>, it is useful</w:t>
      </w:r>
      <w:commentRangeStart w:id="124"/>
      <w:r>
        <w:rPr>
          <w:color w:val="00312A"/>
        </w:rPr>
        <w:t xml:space="preserve"> as a sensitizing concept because it helps interviewees articulate what kind of value they believe AI creates.</w:t>
      </w:r>
      <w:commentRangeEnd w:id="124"/>
      <w:r>
        <w:rPr>
          <w:rStyle w:val="CommentReference"/>
          <w:color w:val="00312A"/>
          <w:sz w:val="22"/>
          <w:szCs w:val="22"/>
        </w:rPr>
        <w:commentReference w:id="124"/>
      </w:r>
    </w:p>
    <w:p w14:paraId="7036DC6C" w14:textId="77777777" w:rsidR="00401741" w:rsidRDefault="00000000">
      <w:pPr>
        <w:rPr>
          <w:color w:val="00312A"/>
        </w:rPr>
      </w:pPr>
      <w:commentRangeStart w:id="125"/>
      <w:r>
        <w:rPr>
          <w:color w:val="00312A"/>
        </w:rPr>
        <w:t>For this thesis, value is not limited to customer-perceived value. Marketing managers operate inside organizations and are accountable for organizational outcomes as well. Therefore, agentic AI may create value at multiple levels. At the operational level, it can reduce manual effort, cycle time, errors, and coordination costs. At the analytical level, it can improve sensemaking, customer understanding, market monitoring, and decision quality. At the customer level, it can support relevance, personalization, service quality, and consistency across touchpoints. At the strategic level, it can improve learning velocity, experimentation capacity, agility, and the ability to reconfigure marketing activities in response to market change. These levels are interdependent rather than mutually exclusive.</w:t>
      </w:r>
      <w:commentRangeEnd w:id="125"/>
      <w:r>
        <w:rPr>
          <w:rStyle w:val="CommentReference"/>
          <w:color w:val="00312A"/>
          <w:sz w:val="22"/>
          <w:szCs w:val="22"/>
        </w:rPr>
        <w:commentReference w:id="125"/>
      </w:r>
    </w:p>
    <w:p w14:paraId="03B3063C" w14:textId="77777777" w:rsidR="00401741" w:rsidRDefault="00000000">
      <w:pPr>
        <w:rPr>
          <w:color w:val="00312A"/>
        </w:rPr>
      </w:pPr>
      <w:r>
        <w:rPr>
          <w:color w:val="00312A"/>
        </w:rPr>
        <w:lastRenderedPageBreak/>
        <w:t>Value co-creation literature adds an additional perspective because AI systems increasingly participate in service and marketing interactions. Kaartemo and Helkkula (2018) argue that AI and robots should be understood withi</w:t>
      </w:r>
      <w:commentRangeStart w:id="126"/>
      <w:r>
        <w:rPr>
          <w:color w:val="00312A"/>
        </w:rPr>
        <w:t xml:space="preserve">n value co-creation </w:t>
      </w:r>
      <w:commentRangeEnd w:id="126"/>
      <w:r>
        <w:rPr>
          <w:rStyle w:val="CommentReference"/>
          <w:color w:val="00312A"/>
          <w:sz w:val="22"/>
          <w:szCs w:val="22"/>
        </w:rPr>
        <w:commentReference w:id="126"/>
      </w:r>
      <w:r>
        <w:rPr>
          <w:color w:val="00312A"/>
        </w:rPr>
        <w:t xml:space="preserve">because technology can support providers, enable resource integration between providers and beneficiaries, and influence beneficiary well-being. Leone et al. (2020) similarly show that AI can enable value co-creation in B2B settings by connecting technology providers, customers, and end users through iterative loops of knowledge and operational improvement. In agentic AI, the role of technology </w:t>
      </w:r>
      <w:ins w:id="127" w:author="Stefanie B." w:date="2026-05-11T15:03:00Z">
        <w:r>
          <w:rPr>
            <w:color w:val="00312A"/>
          </w:rPr>
          <w:t xml:space="preserve">potentially </w:t>
        </w:r>
      </w:ins>
      <w:r>
        <w:rPr>
          <w:color w:val="00312A"/>
        </w:rPr>
        <w:t>becomes even more pronounced because the system may not merely support a human actor but perform actions in the value creation process itself.</w:t>
      </w:r>
    </w:p>
    <w:p w14:paraId="0602EDF6" w14:textId="77777777" w:rsidR="00401741" w:rsidRDefault="00000000">
      <w:pPr>
        <w:rPr>
          <w:color w:val="00312A"/>
        </w:rPr>
      </w:pPr>
      <w:r>
        <w:rPr>
          <w:color w:val="00312A"/>
        </w:rPr>
        <w:t xml:space="preserve">This also highlights a distinction between value creation and value </w:t>
      </w:r>
      <w:commentRangeStart w:id="128"/>
      <w:r>
        <w:rPr>
          <w:color w:val="00312A"/>
        </w:rPr>
        <w:t>capture</w:t>
      </w:r>
      <w:commentRangeEnd w:id="128"/>
      <w:r>
        <w:rPr>
          <w:rStyle w:val="CommentReference"/>
          <w:color w:val="00312A"/>
          <w:sz w:val="22"/>
          <w:szCs w:val="22"/>
        </w:rPr>
        <w:commentReference w:id="128"/>
      </w:r>
      <w:r>
        <w:rPr>
          <w:color w:val="00312A"/>
        </w:rPr>
        <w:t xml:space="preserve">. </w:t>
      </w:r>
      <w:commentRangeStart w:id="129"/>
      <w:r>
        <w:rPr>
          <w:color w:val="00312A"/>
        </w:rPr>
        <w:t>Agentic AI may create value for customers by making interactions faster or more relevant, but the firm captures value only if these improvements translate into performance outcomes, learning advantages, cost reductions, or strategic differentiation. Conversely, a firm may capture short-term cost savings while damaging customer value if automation reduces trust, empathy, or perceived control. This distinction is important for interview analysis because participants may describe value from different vantage points: the customer, the employee, the marketing team, the organization, or the wider ecosystem. Treating these perspectives as analytically separat</w:t>
      </w:r>
      <w:commentRangeEnd w:id="129"/>
      <w:r>
        <w:rPr>
          <w:rStyle w:val="CommentReference"/>
          <w:color w:val="00312A"/>
          <w:sz w:val="22"/>
          <w:szCs w:val="22"/>
        </w:rPr>
        <w:commentReference w:id="129"/>
      </w:r>
      <w:r>
        <w:rPr>
          <w:color w:val="00312A"/>
        </w:rPr>
        <w:t>e prevents the study from assuming that one type of value automatically implies another.</w:t>
      </w:r>
    </w:p>
    <w:p w14:paraId="396FB8C1" w14:textId="77777777" w:rsidR="00401741" w:rsidRDefault="00000000">
      <w:pPr>
        <w:rPr>
          <w:color w:val="00312A"/>
        </w:rPr>
      </w:pPr>
      <w:r>
        <w:rPr>
          <w:color w:val="00312A"/>
        </w:rPr>
        <w:t xml:space="preserve">However, value creation has a mirror image: value destruction. In marketing, value can be destroyed when AI produces </w:t>
      </w:r>
      <w:commentRangeStart w:id="130"/>
      <w:r>
        <w:rPr>
          <w:color w:val="00312A"/>
        </w:rPr>
        <w:t>incorrect information, violates privacy expectations, biases decisions, reduces trust, weakens brand distinctiveness, or creates employee resistance. Generative AI may also increase content homogeneity</w:t>
      </w:r>
      <w:commentRangeEnd w:id="130"/>
      <w:r>
        <w:rPr>
          <w:rStyle w:val="CommentReference"/>
          <w:color w:val="00312A"/>
          <w:sz w:val="22"/>
          <w:szCs w:val="22"/>
        </w:rPr>
        <w:commentReference w:id="130"/>
      </w:r>
      <w:r>
        <w:rPr>
          <w:color w:val="00312A"/>
        </w:rPr>
        <w:t xml:space="preserve">. Doshi and Hauser (2024), for example, find that generative AI can improve individual creative outputs while reducing collective novelty. For marketing managers, this creates a strategic tension. Agentic </w:t>
      </w:r>
      <w:commentRangeStart w:id="131"/>
      <w:r>
        <w:rPr>
          <w:color w:val="00312A"/>
        </w:rPr>
        <w:t>AI</w:t>
      </w:r>
      <w:commentRangeEnd w:id="131"/>
      <w:r>
        <w:rPr>
          <w:rStyle w:val="CommentReference"/>
          <w:color w:val="00312A"/>
          <w:sz w:val="22"/>
          <w:szCs w:val="22"/>
        </w:rPr>
        <w:commentReference w:id="131"/>
      </w:r>
      <w:r>
        <w:rPr>
          <w:color w:val="00312A"/>
        </w:rPr>
        <w:t xml:space="preserve"> may increase speed and efficiency, but if every firm uses similar systems to generate similar campaigns, the long-</w:t>
      </w:r>
      <w:r>
        <w:rPr>
          <w:color w:val="00312A"/>
        </w:rPr>
        <w:lastRenderedPageBreak/>
        <w:t xml:space="preserve">term effect may be weaker </w:t>
      </w:r>
      <w:commentRangeStart w:id="132"/>
      <w:r>
        <w:rPr>
          <w:color w:val="00312A"/>
        </w:rPr>
        <w:t>differentiation</w:t>
      </w:r>
      <w:commentRangeEnd w:id="132"/>
      <w:r>
        <w:rPr>
          <w:rStyle w:val="CommentReference"/>
          <w:color w:val="00312A"/>
          <w:sz w:val="22"/>
          <w:szCs w:val="22"/>
        </w:rPr>
        <w:commentReference w:id="132"/>
      </w:r>
      <w:r>
        <w:rPr>
          <w:color w:val="00312A"/>
        </w:rPr>
        <w:t>. Value creation therefore requires attention to both immediate productivity and longer-term brand, customer, and capability effects.</w:t>
      </w:r>
    </w:p>
    <w:p w14:paraId="0E0F9B68" w14:textId="77777777" w:rsidR="00401741" w:rsidRDefault="00000000">
      <w:pPr>
        <w:rPr>
          <w:color w:val="00312A"/>
        </w:rPr>
      </w:pPr>
      <w:commentRangeStart w:id="133"/>
      <w:r>
        <w:rPr>
          <w:color w:val="00312A"/>
        </w:rPr>
        <w:t>The value literature supports the use of sensitizing concepts rather than fixed hypotheses. In constructive grounded theory, sensitizing concepts provide starting points for inquiry without predetermining the findings (Blumer, 1969; Charmaz, 2014). In this study, the concepts of operational value, customer value, strategic value, value co-creation, and value destruction can guide interviews while leaving room for new categories to emerge. This is appropriate because agentic AI is still emerging and marketing managers may define value in ways that are not yet well captured by existing theory.</w:t>
      </w:r>
      <w:commentRangeEnd w:id="133"/>
      <w:r>
        <w:rPr>
          <w:rStyle w:val="CommentReference"/>
          <w:color w:val="00312A"/>
          <w:sz w:val="22"/>
          <w:szCs w:val="22"/>
        </w:rPr>
        <w:commentReference w:id="133"/>
      </w:r>
    </w:p>
    <w:p w14:paraId="07C9AFB7" w14:textId="77777777" w:rsidR="00401741" w:rsidRDefault="00000000">
      <w:pPr>
        <w:pStyle w:val="Heading2"/>
        <w:rPr>
          <w:color w:val="00312A"/>
        </w:rPr>
      </w:pPr>
      <w:bookmarkStart w:id="134" w:name="_cnr93e5ter7y" w:colFirst="0" w:colLast="0"/>
      <w:bookmarkEnd w:id="134"/>
      <w:r>
        <w:rPr>
          <w:color w:val="00312A"/>
        </w:rPr>
        <w:t>2.5. Synthesis: sensitizing concepts for the empirical study</w:t>
      </w:r>
    </w:p>
    <w:p w14:paraId="5F66A52B" w14:textId="77777777" w:rsidR="00401741" w:rsidRDefault="00000000">
      <w:pPr>
        <w:rPr>
          <w:color w:val="00312A"/>
        </w:rPr>
      </w:pPr>
      <w:r>
        <w:rPr>
          <w:color w:val="00312A"/>
        </w:rPr>
        <w:t xml:space="preserve">The literature reviewed above suggests that agentic AI in marketing should be examined as a </w:t>
      </w:r>
      <w:commentRangeStart w:id="135"/>
      <w:r>
        <w:rPr>
          <w:color w:val="00312A"/>
        </w:rPr>
        <w:t xml:space="preserve">socio-technical capability </w:t>
      </w:r>
      <w:commentRangeEnd w:id="135"/>
      <w:r>
        <w:rPr>
          <w:rStyle w:val="CommentReference"/>
          <w:color w:val="00312A"/>
          <w:sz w:val="22"/>
          <w:szCs w:val="22"/>
        </w:rPr>
        <w:commentReference w:id="135"/>
      </w:r>
      <w:r>
        <w:rPr>
          <w:color w:val="00312A"/>
        </w:rPr>
        <w:t>rather than as a standalone technology.</w:t>
      </w:r>
      <w:commentRangeStart w:id="136"/>
      <w:r>
        <w:rPr>
          <w:color w:val="00312A"/>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build dynamic capabilities and complementary assets before digital technologies reliably produce value. The value literature explains why the outcome is multidimensional: value may be operational, customer-related, strategic, or co-created, and it may be accompanied by value destruction.</w:t>
      </w:r>
      <w:commentRangeEnd w:id="136"/>
      <w:r>
        <w:rPr>
          <w:rStyle w:val="CommentReference"/>
          <w:color w:val="00312A"/>
          <w:sz w:val="22"/>
          <w:szCs w:val="22"/>
        </w:rPr>
        <w:commentReference w:id="136"/>
      </w:r>
    </w:p>
    <w:p w14:paraId="7FDB4A78" w14:textId="77777777" w:rsidR="00401741" w:rsidRDefault="00000000">
      <w:pPr>
        <w:rPr>
          <w:color w:val="00312A"/>
        </w:rPr>
      </w:pPr>
      <w:r>
        <w:rPr>
          <w:color w:val="00312A"/>
        </w:rPr>
        <w:t>The literature review therefore sensitizes the empirical study in four ways.</w:t>
      </w:r>
    </w:p>
    <w:p w14:paraId="1AC4D45C" w14:textId="77777777" w:rsidR="00401741" w:rsidRDefault="00000000">
      <w:pPr>
        <w:numPr>
          <w:ilvl w:val="0"/>
          <w:numId w:val="12"/>
        </w:numPr>
        <w:rPr>
          <w:color w:val="00312A"/>
        </w:rPr>
      </w:pPr>
      <w:r>
        <w:rPr>
          <w:color w:val="00312A"/>
        </w:rPr>
        <w:t>The LLM and agentic AI literature clarifies what makes the technology different: reasoning, memory, tool use, interaction, and goal pursuit beyond content generation.</w:t>
      </w:r>
    </w:p>
    <w:p w14:paraId="0C137D28" w14:textId="77777777" w:rsidR="00401741" w:rsidRDefault="00000000">
      <w:pPr>
        <w:numPr>
          <w:ilvl w:val="0"/>
          <w:numId w:val="12"/>
        </w:numPr>
        <w:rPr>
          <w:color w:val="00312A"/>
        </w:rPr>
      </w:pPr>
      <w:r>
        <w:rPr>
          <w:color w:val="00312A"/>
        </w:rPr>
        <w:lastRenderedPageBreak/>
        <w:t>The AI-in-marketing literature positions value creation across research, strategy, CRM, operations, personalization, content, and decision-making.</w:t>
      </w:r>
    </w:p>
    <w:p w14:paraId="62B50FB1" w14:textId="77777777" w:rsidR="00401741" w:rsidRDefault="00000000">
      <w:pPr>
        <w:numPr>
          <w:ilvl w:val="0"/>
          <w:numId w:val="12"/>
        </w:numPr>
        <w:rPr>
          <w:color w:val="00312A"/>
        </w:rPr>
      </w:pPr>
      <w:r>
        <w:rPr>
          <w:color w:val="00312A"/>
        </w:rPr>
        <w:t>The digital transformation and dynamic capabilities literature directs attention to sensing, seizing, reconfiguring, complementary assets, governance, and adoption barriers.</w:t>
      </w:r>
    </w:p>
    <w:p w14:paraId="5727E0ED" w14:textId="77777777" w:rsidR="00401741" w:rsidRDefault="00000000">
      <w:pPr>
        <w:numPr>
          <w:ilvl w:val="0"/>
          <w:numId w:val="12"/>
        </w:numPr>
        <w:rPr>
          <w:color w:val="00312A"/>
        </w:rPr>
      </w:pPr>
      <w:r>
        <w:rPr>
          <w:color w:val="00312A"/>
        </w:rPr>
        <w:t xml:space="preserve">Value theory and value co-creation literature prevent a narrow efficiency lens by distinguishing operational, customer-related, strategic, co-created, and potentially destroyed </w:t>
      </w:r>
      <w:commentRangeStart w:id="137"/>
      <w:r>
        <w:rPr>
          <w:color w:val="00312A"/>
        </w:rPr>
        <w:t>value</w:t>
      </w:r>
      <w:commentRangeEnd w:id="137"/>
      <w:r>
        <w:rPr>
          <w:rStyle w:val="CommentReference"/>
          <w:color w:val="00312A"/>
          <w:sz w:val="22"/>
          <w:szCs w:val="22"/>
        </w:rPr>
        <w:commentReference w:id="137"/>
      </w:r>
      <w:r>
        <w:rPr>
          <w:color w:val="00312A"/>
        </w:rPr>
        <w:t>.</w:t>
      </w:r>
    </w:p>
    <w:p w14:paraId="2FECC5F5" w14:textId="77777777" w:rsidR="00401741" w:rsidRDefault="00000000">
      <w:pPr>
        <w:rPr>
          <w:color w:val="00312A"/>
        </w:rPr>
      </w:pPr>
      <w:commentRangeStart w:id="138"/>
      <w:r>
        <w:rPr>
          <w:color w:val="00312A"/>
        </w:rPr>
        <w:t>Accordingly, the empirical part of this thesis does not test a predetermined adoption model. Instead, it uses the literature as a set of sensitizing concepts for constructive grounded theory. The initial interview guide can explore how marketing managers sense agentic AI opportunities, how they translate those opportunities into marketing practices, how they enable adoption, and how they handle value-related trade-offs. At the same time, the method leaves room for participants to introduce unexpected categories, such as new forms of governance, new roles in marketing teams, or new definitions of value that emerge only when agentic AI is implemented in practice.</w:t>
      </w:r>
      <w:commentRangeEnd w:id="138"/>
      <w:r>
        <w:rPr>
          <w:rStyle w:val="CommentReference"/>
          <w:color w:val="00312A"/>
          <w:sz w:val="22"/>
          <w:szCs w:val="22"/>
        </w:rPr>
        <w:commentReference w:id="138"/>
      </w:r>
    </w:p>
    <w:p w14:paraId="29730406" w14:textId="77777777" w:rsidR="00401741" w:rsidRDefault="00401741">
      <w:pPr>
        <w:ind w:firstLine="0"/>
      </w:pPr>
    </w:p>
    <w:p w14:paraId="3C6E209D" w14:textId="77777777" w:rsidR="00401741" w:rsidRDefault="00000000">
      <w:pPr>
        <w:pStyle w:val="Heading1"/>
        <w:ind w:firstLine="0"/>
        <w:jc w:val="left"/>
      </w:pPr>
      <w:bookmarkStart w:id="139" w:name="_squzp6x0kd2d" w:colFirst="0" w:colLast="0"/>
      <w:bookmarkEnd w:id="139"/>
      <w:r>
        <w:br w:type="page"/>
      </w:r>
    </w:p>
    <w:p w14:paraId="67E5F6FB" w14:textId="77777777" w:rsidR="00401741" w:rsidRDefault="00000000">
      <w:pPr>
        <w:pStyle w:val="Heading1"/>
      </w:pPr>
      <w:bookmarkStart w:id="140" w:name="_vuulw5cmria2" w:colFirst="0" w:colLast="0"/>
      <w:bookmarkEnd w:id="140"/>
      <w:r>
        <w:lastRenderedPageBreak/>
        <w:t>3.</w:t>
      </w:r>
      <w:r>
        <w:tab/>
      </w:r>
      <w:commentRangeStart w:id="141"/>
      <w:r>
        <w:t>Methodology</w:t>
      </w:r>
      <w:commentRangeEnd w:id="141"/>
      <w:r>
        <w:rPr>
          <w:rStyle w:val="CommentReference"/>
          <w:sz w:val="22"/>
          <w:szCs w:val="22"/>
        </w:rPr>
        <w:commentReference w:id="141"/>
      </w:r>
      <w:commentRangeStart w:id="142"/>
      <w:r>
        <w:t xml:space="preserve"> (10-12 pages)</w:t>
      </w:r>
      <w:commentRangeEnd w:id="142"/>
      <w:r>
        <w:rPr>
          <w:rStyle w:val="CommentReference"/>
          <w:sz w:val="22"/>
          <w:szCs w:val="22"/>
        </w:rPr>
        <w:commentReference w:id="142"/>
      </w:r>
    </w:p>
    <w:p w14:paraId="7C40F41D" w14:textId="77777777" w:rsidR="00401741" w:rsidRDefault="00000000">
      <w:pPr>
        <w:pStyle w:val="Heading2"/>
        <w:spacing w:before="80"/>
      </w:pPr>
      <w:bookmarkStart w:id="143" w:name="_jx9b7a6d4j0v" w:colFirst="0" w:colLast="0"/>
      <w:bookmarkEnd w:id="143"/>
      <w:r>
        <w:t>3.1.</w:t>
      </w:r>
      <w:r>
        <w:tab/>
        <w:t>Research approach</w:t>
      </w:r>
    </w:p>
    <w:p w14:paraId="62E2032E" w14:textId="77777777" w:rsidR="00401741" w:rsidRDefault="00000000">
      <w:r>
        <w:t>Given the exploratory nature of the research question and the emerging character of agentic AI in marketing, constructivist grounded theory, a form of qualitative research, will be applied (</w:t>
      </w:r>
      <w:r>
        <w:rPr>
          <w:color w:val="222222"/>
          <w:highlight w:val="white"/>
        </w:rPr>
        <w:t>Charmaz, 2014</w:t>
      </w:r>
      <w: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rPr>
        <w:t>Charmaz, 2014</w:t>
      </w:r>
      <w:r>
        <w:t xml:space="preserve">). In turn, these insights will be collected and converted into theory. </w:t>
      </w:r>
    </w:p>
    <w:p w14:paraId="13A0E54A" w14:textId="77777777" w:rsidR="00401741" w:rsidRDefault="00000000">
      <w:r>
        <w:t>Grounded theory has the researcher iterate and switch between the collection and analysis of qualitative data; this leads to surprises and sparks of ideas (Charmaz, 2024). These surprises and sparks of ideas are especially relevant in a new and evolving field like agentic AI, where the researchers do not yet have a robust understanding of where the most relevant insights might be found.</w:t>
      </w:r>
    </w:p>
    <w:p w14:paraId="1E88F8BD" w14:textId="77777777" w:rsidR="00401741" w:rsidRDefault="00000000">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7BB2EA0" w14:textId="77777777" w:rsidR="00401741" w:rsidRDefault="00000000">
      <w:pPr>
        <w:pStyle w:val="Heading2"/>
        <w:spacing w:before="80"/>
      </w:pPr>
      <w:bookmarkStart w:id="144" w:name="_m0alptie2pwk" w:colFirst="0" w:colLast="0"/>
      <w:bookmarkEnd w:id="144"/>
      <w:r>
        <w:t>3.2.</w:t>
      </w:r>
      <w:r>
        <w:tab/>
        <w:t>Data collection</w:t>
      </w:r>
    </w:p>
    <w:p w14:paraId="32F859F0" w14:textId="77777777" w:rsidR="00401741" w:rsidRDefault="00000000">
      <w:r>
        <w:t xml:space="preserve">The process for data collection within constructivist grounded theory is flexible but well-defined (see figure B1). The process combines interviews with memo writing and coding (Charmaz, </w:t>
      </w:r>
      <w:r>
        <w:rPr>
          <w:color w:val="222222"/>
          <w:highlight w:val="white"/>
        </w:rPr>
        <w:t>2014</w:t>
      </w:r>
      <w:r>
        <w:t>)</w:t>
      </w:r>
    </w:p>
    <w:p w14:paraId="7C9F0D4C" w14:textId="77777777" w:rsidR="00401741" w:rsidRDefault="00000000">
      <w: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w:t>
      </w:r>
      <w:r>
        <w:lastRenderedPageBreak/>
        <w:t xml:space="preserve">solutions. This dual perspective is chosen to get additional insights on both the technological possibilities and the current and planned use within marketing. The interaction between these perspectives can draw out insights that would otherwise be missed and further inform theory and practice. </w:t>
      </w:r>
    </w:p>
    <w:p w14:paraId="7CCE16E4" w14:textId="77777777" w:rsidR="00401741" w:rsidRDefault="00000000">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09511374" w14:textId="77777777" w:rsidR="00401741" w:rsidRDefault="00000000">
      <w: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06640EE7" w14:textId="77777777" w:rsidR="00401741" w:rsidRDefault="00000000">
      <w:r>
        <w:t>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479C6B84" w14:textId="77777777" w:rsidR="00401741" w:rsidRDefault="00000000">
      <w:pPr>
        <w:rPr>
          <w:i/>
          <w:iCs/>
        </w:rPr>
      </w:pPr>
      <w:r>
        <w:t xml:space="preserve">After reaching theoretical saturation (see section 4), the point where new data no longer yields new insights (Charmaz, 2014), the memos and categories will be utilized to write the concrete arguments that form the basis for the new theoretical contribution (Charmaz, 2014). </w:t>
      </w:r>
      <w:r>
        <w:rPr>
          <w:i/>
          <w:iCs/>
        </w:rPr>
        <w:t>3.2.1.</w:t>
      </w:r>
      <w:r>
        <w:rPr>
          <w:i/>
          <w:iCs/>
        </w:rPr>
        <w:tab/>
        <w:t>Researcher’s Bias</w:t>
      </w:r>
    </w:p>
    <w:p w14:paraId="56D57840" w14:textId="77777777" w:rsidR="00401741" w:rsidRDefault="00000000">
      <w:commentRangeStart w:id="145"/>
      <w:commentRangeStart w:id="146"/>
      <w:commentRangeStart w:id="147"/>
      <w:r>
        <w:t>TODO</w:t>
      </w:r>
      <w:commentRangeEnd w:id="147"/>
      <w:r>
        <w:rPr>
          <w:rStyle w:val="CommentReference"/>
          <w:sz w:val="22"/>
          <w:szCs w:val="22"/>
        </w:rPr>
        <w:commentReference w:id="147"/>
      </w:r>
      <w:commentRangeEnd w:id="146"/>
      <w:r>
        <w:rPr>
          <w:rStyle w:val="CommentReference"/>
          <w:sz w:val="22"/>
          <w:szCs w:val="22"/>
        </w:rPr>
        <w:commentReference w:id="146"/>
      </w:r>
      <w:commentRangeEnd w:id="145"/>
      <w:r>
        <w:rPr>
          <w:rStyle w:val="CommentReference"/>
          <w:sz w:val="22"/>
          <w:szCs w:val="22"/>
        </w:rPr>
        <w:commentReference w:id="145"/>
      </w:r>
    </w:p>
    <w:p w14:paraId="56730C29" w14:textId="77777777" w:rsidR="00401741" w:rsidRDefault="00000000">
      <w:pPr>
        <w:pStyle w:val="Heading2"/>
        <w:spacing w:before="80"/>
      </w:pPr>
      <w:bookmarkStart w:id="148" w:name="_s5mzxyxu5jog" w:colFirst="0" w:colLast="0"/>
      <w:bookmarkEnd w:id="148"/>
      <w:r>
        <w:lastRenderedPageBreak/>
        <w:t>3.3.</w:t>
      </w:r>
      <w:r>
        <w:tab/>
      </w:r>
      <w:commentRangeStart w:id="149"/>
      <w:commentRangeStart w:id="150"/>
      <w:r>
        <w:t>Intended sample and sample size</w:t>
      </w:r>
      <w:commentRangeEnd w:id="150"/>
      <w:r>
        <w:rPr>
          <w:rStyle w:val="CommentReference"/>
          <w:sz w:val="22"/>
          <w:szCs w:val="22"/>
        </w:rPr>
        <w:commentReference w:id="150"/>
      </w:r>
      <w:commentRangeEnd w:id="149"/>
      <w:r>
        <w:rPr>
          <w:rStyle w:val="CommentReference"/>
          <w:sz w:val="22"/>
          <w:szCs w:val="22"/>
        </w:rPr>
        <w:commentReference w:id="149"/>
      </w:r>
    </w:p>
    <w:p w14:paraId="16A663BA" w14:textId="77777777" w:rsidR="00401741" w:rsidRDefault="00000000">
      <w:r>
        <w:t>In pursuit of the research question, top managers and experts in the field are interviewed. To find relevant candidates for the first group, the marketing managers</w:t>
      </w:r>
      <w:r>
        <w:rPr>
          <w:i/>
          <w:iCs/>
        </w:rPr>
        <w:t>,</w:t>
      </w:r>
      <w:r>
        <w:t xml:space="preserve"> a slightly wider scope than just those with the formal title is chosen: we focus on those who have a clear 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084CA074" w14:textId="77777777" w:rsidR="00401741" w:rsidRDefault="00000000">
      <w:r>
        <w:t xml:space="preserve">To find sufficient participants, a combination of purposive </w:t>
      </w:r>
      <w:commentRangeStart w:id="151"/>
      <w:commentRangeStart w:id="152"/>
      <w:commentRangeStart w:id="153"/>
      <w:r>
        <w:t>sampling</w:t>
      </w:r>
      <w:commentRangeEnd w:id="153"/>
      <w:r>
        <w:rPr>
          <w:rStyle w:val="CommentReference"/>
          <w:sz w:val="22"/>
          <w:szCs w:val="22"/>
        </w:rPr>
        <w:commentReference w:id="153"/>
      </w:r>
      <w:commentRangeEnd w:id="152"/>
      <w:r>
        <w:rPr>
          <w:rStyle w:val="CommentReference"/>
          <w:sz w:val="22"/>
          <w:szCs w:val="22"/>
        </w:rPr>
        <w:commentReference w:id="152"/>
      </w:r>
      <w:commentRangeEnd w:id="151"/>
      <w:r>
        <w:rPr>
          <w:rStyle w:val="CommentReference"/>
          <w:sz w:val="22"/>
          <w:szCs w:val="22"/>
        </w:rPr>
        <w:commentReference w:id="151"/>
      </w:r>
      <w:r>
        <w:t xml:space="preserve"> (Patton, 2014) and snowball sampling (</w:t>
      </w:r>
      <w:r>
        <w:rPr>
          <w:highlight w:val="white"/>
        </w:rPr>
        <w:t>Parker et al., 2019</w:t>
      </w:r>
      <w:r>
        <w:t>) to identify interview participants is used. The sampling starts with the personal network of the researcher</w:t>
      </w:r>
      <w:commentRangeStart w:id="154"/>
      <w:commentRangeStart w:id="155"/>
      <w:r>
        <w:t>, relying mainly on LinkedIn</w:t>
      </w:r>
      <w:commentRangeEnd w:id="155"/>
      <w:r>
        <w:rPr>
          <w:rStyle w:val="CommentReference"/>
          <w:sz w:val="22"/>
          <w:szCs w:val="22"/>
        </w:rPr>
        <w:commentReference w:id="155"/>
      </w:r>
      <w:commentRangeEnd w:id="154"/>
      <w:r>
        <w:rPr>
          <w:rStyle w:val="CommentReference"/>
          <w:sz w:val="22"/>
          <w:szCs w:val="22"/>
        </w:rPr>
        <w:commentReference w:id="154"/>
      </w:r>
      <w:r>
        <w:t>; candidates were selected when their role matched the selection criteria. Candidates are selected based on their Since the sampling universe is already narrow and access might be limited, n</w:t>
      </w:r>
      <w:commentRangeStart w:id="156"/>
      <w:commentRangeStart w:id="157"/>
      <w:commentRangeStart w:id="158"/>
      <w:commentRangeStart w:id="159"/>
      <w:commentRangeStart w:id="160"/>
      <w:r>
        <w:t>o further selection criteria are applied to potential participants.</w:t>
      </w:r>
      <w:commentRangeEnd w:id="160"/>
      <w:r>
        <w:rPr>
          <w:rStyle w:val="CommentReference"/>
          <w:sz w:val="22"/>
          <w:szCs w:val="22"/>
        </w:rPr>
        <w:commentReference w:id="160"/>
      </w:r>
      <w:commentRangeEnd w:id="159"/>
      <w:r>
        <w:rPr>
          <w:rStyle w:val="CommentReference"/>
          <w:sz w:val="22"/>
          <w:szCs w:val="22"/>
        </w:rPr>
        <w:commentReference w:id="159"/>
      </w:r>
      <w:commentRangeEnd w:id="158"/>
      <w:r>
        <w:rPr>
          <w:rStyle w:val="CommentReference"/>
          <w:sz w:val="22"/>
          <w:szCs w:val="22"/>
        </w:rPr>
        <w:commentReference w:id="158"/>
      </w:r>
      <w:commentRangeEnd w:id="157"/>
      <w:r>
        <w:rPr>
          <w:rStyle w:val="CommentReference"/>
          <w:sz w:val="22"/>
          <w:szCs w:val="22"/>
        </w:rPr>
        <w:commentReference w:id="157"/>
      </w:r>
      <w:commentRangeEnd w:id="156"/>
      <w:r>
        <w:rPr>
          <w:rStyle w:val="CommentReference"/>
          <w:sz w:val="22"/>
          <w:szCs w:val="22"/>
        </w:rPr>
        <w:commentReference w:id="156"/>
      </w:r>
      <w:r>
        <w:t xml:space="preserve"> However, key properties</w:t>
      </w:r>
      <w:r>
        <w:rPr>
          <w:vertAlign w:val="superscript"/>
        </w:rPr>
        <w:footnoteReference w:id="1"/>
      </w:r>
      <w:r>
        <w:t xml:space="preserve"> about the participant's role and organization are noted to allow analysis of insights and potential limitations that can be derived from the sample distribution. </w:t>
      </w:r>
    </w:p>
    <w:p w14:paraId="7EB4395C" w14:textId="77777777" w:rsidR="00401741" w:rsidRDefault="00000000">
      <w:r>
        <w:t xml:space="preserve">In line with the concept of theoretical saturation (Charmaz, </w:t>
      </w:r>
      <w:r>
        <w:rPr>
          <w:color w:val="222222"/>
          <w:highlight w:val="white"/>
        </w:rPr>
        <w:t>2014</w:t>
      </w:r>
      <w: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Pr>
          <w:color w:val="222222"/>
          <w:highlight w:val="white"/>
        </w:rPr>
        <w:t>2014</w:t>
      </w:r>
      <w:r>
        <w:t>).</w:t>
      </w:r>
    </w:p>
    <w:p w14:paraId="6309799A" w14:textId="77777777" w:rsidR="00401741" w:rsidRDefault="00000000">
      <w:r>
        <w:t>Table 1 contains an anonymized overview of the candidates, including their background, role and type of company.</w:t>
      </w:r>
    </w:p>
    <w:p w14:paraId="7D8AFA75" w14:textId="77777777" w:rsidR="00401741" w:rsidRDefault="00000000">
      <w:r>
        <w:lastRenderedPageBreak/>
        <w:t>Table 1 contains an anonymized overview of the candidates, including their background, role and type of company. Due to the network of the researcher and the research institution, most of the interviewees worked mainly in the Netherlands (11 out of 17 total).</w:t>
      </w:r>
    </w:p>
    <w:p w14:paraId="57B761D3" w14:textId="77777777" w:rsidR="00401741" w:rsidRDefault="00401741">
      <w:pPr>
        <w:sectPr w:rsidR="00401741">
          <w:headerReference w:type="default" r:id="rId17"/>
          <w:pgSz w:w="12240" w:h="15840"/>
          <w:pgMar w:top="1440" w:right="1440" w:bottom="1440" w:left="1440" w:header="720" w:footer="720" w:gutter="0"/>
          <w:pgNumType w:start="1"/>
          <w:cols w:space="708"/>
        </w:sectPr>
      </w:pPr>
    </w:p>
    <w:p w14:paraId="3130B74A" w14:textId="77777777" w:rsidR="00401741" w:rsidRDefault="00000000">
      <w:pPr>
        <w:ind w:firstLine="0"/>
        <w:rPr>
          <w:b/>
          <w:bCs/>
        </w:rPr>
      </w:pPr>
      <w:r>
        <w:rPr>
          <w:b/>
          <w:bCs/>
        </w:rPr>
        <w:lastRenderedPageBreak/>
        <w:t>Table 1.</w:t>
      </w:r>
    </w:p>
    <w:p w14:paraId="34F47158" w14:textId="77777777" w:rsidR="00401741" w:rsidRDefault="00000000">
      <w:pPr>
        <w:ind w:firstLine="0"/>
        <w:rPr>
          <w:i/>
          <w:iCs/>
        </w:rPr>
      </w:pPr>
      <w:r>
        <w:rPr>
          <w:i/>
          <w:iCs/>
        </w:rPr>
        <w:t>Overview of participants.</w:t>
      </w:r>
    </w:p>
    <w:tbl>
      <w:tblPr>
        <w:tblStyle w:val="a0"/>
        <w:tblW w:w="12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401741" w14:paraId="49732542" w14:textId="77777777">
        <w:trPr>
          <w:trHeight w:val="285"/>
        </w:trPr>
        <w:tc>
          <w:tcPr>
            <w:tcW w:w="1455" w:type="dxa"/>
            <w:tcBorders>
              <w:top w:val="single" w:sz="7" w:space="0" w:color="000000"/>
              <w:left w:val="nil"/>
              <w:bottom w:val="nil"/>
              <w:right w:val="single" w:sz="8" w:space="0" w:color="D9D9D9"/>
            </w:tcBorders>
            <w:tcMar>
              <w:top w:w="0" w:type="dxa"/>
              <w:left w:w="100" w:type="dxa"/>
              <w:bottom w:w="0" w:type="dxa"/>
              <w:right w:w="100" w:type="dxa"/>
            </w:tcMar>
            <w:vAlign w:val="bottom"/>
          </w:tcPr>
          <w:p w14:paraId="20AD002F" w14:textId="77777777" w:rsidR="00401741" w:rsidRDefault="00000000">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left w:val="single" w:sz="8" w:space="0" w:color="D9D9D9"/>
              <w:bottom w:val="nil"/>
              <w:right w:val="nil"/>
            </w:tcBorders>
            <w:tcMar>
              <w:top w:w="0" w:type="dxa"/>
              <w:left w:w="100" w:type="dxa"/>
              <w:bottom w:w="0" w:type="dxa"/>
              <w:right w:w="100" w:type="dxa"/>
            </w:tcMar>
            <w:vAlign w:val="bottom"/>
          </w:tcPr>
          <w:p w14:paraId="27ECBBEE" w14:textId="77777777" w:rsidR="00401741" w:rsidRDefault="00000000">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left w:val="single" w:sz="8" w:space="0" w:color="D9D9D9"/>
              <w:bottom w:val="nil"/>
              <w:right w:val="nil"/>
            </w:tcBorders>
            <w:tcMar>
              <w:top w:w="0" w:type="dxa"/>
              <w:left w:w="100" w:type="dxa"/>
              <w:bottom w:w="0" w:type="dxa"/>
              <w:right w:w="100" w:type="dxa"/>
            </w:tcMar>
            <w:vAlign w:val="bottom"/>
          </w:tcPr>
          <w:p w14:paraId="3FF25D6C" w14:textId="77777777" w:rsidR="00401741" w:rsidRDefault="00000000">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left w:val="single" w:sz="8" w:space="0" w:color="D9D9D9"/>
              <w:bottom w:val="nil"/>
              <w:right w:val="nil"/>
            </w:tcBorders>
            <w:tcMar>
              <w:top w:w="0" w:type="dxa"/>
              <w:left w:w="100" w:type="dxa"/>
              <w:bottom w:w="0" w:type="dxa"/>
              <w:right w:w="100" w:type="dxa"/>
            </w:tcMar>
            <w:vAlign w:val="bottom"/>
          </w:tcPr>
          <w:p w14:paraId="4FF6C868" w14:textId="77777777" w:rsidR="00401741" w:rsidRDefault="00000000">
            <w:pPr>
              <w:spacing w:line="360" w:lineRule="auto"/>
              <w:ind w:firstLine="0"/>
              <w:jc w:val="center"/>
              <w:rPr>
                <w:b/>
                <w:bCs/>
                <w:sz w:val="20"/>
                <w:szCs w:val="20"/>
              </w:rPr>
            </w:pPr>
            <w:r>
              <w:rPr>
                <w:b/>
                <w:bCs/>
                <w:sz w:val="20"/>
                <w:szCs w:val="20"/>
              </w:rPr>
              <w:t>Company type</w:t>
            </w:r>
          </w:p>
        </w:tc>
      </w:tr>
      <w:tr w:rsidR="00401741" w14:paraId="1A18FE03" w14:textId="77777777">
        <w:trPr>
          <w:trHeight w:val="285"/>
        </w:trPr>
        <w:tc>
          <w:tcPr>
            <w:tcW w:w="145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616928E5" w14:textId="77777777" w:rsidR="00401741" w:rsidRDefault="00000000">
            <w:pPr>
              <w:spacing w:line="360" w:lineRule="auto"/>
              <w:ind w:firstLine="0"/>
              <w:jc w:val="center"/>
              <w:rPr>
                <w:sz w:val="20"/>
                <w:szCs w:val="20"/>
              </w:rPr>
            </w:pPr>
            <w:r>
              <w:rPr>
                <w:sz w:val="20"/>
                <w:szCs w:val="20"/>
              </w:rPr>
              <w:t>number</w:t>
            </w:r>
          </w:p>
        </w:tc>
        <w:tc>
          <w:tcPr>
            <w:tcW w:w="108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1A52C3D1" w14:textId="77777777" w:rsidR="00401741" w:rsidRDefault="00000000">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right w:val="nil"/>
            </w:tcBorders>
            <w:tcMar>
              <w:top w:w="0" w:type="dxa"/>
              <w:left w:w="100" w:type="dxa"/>
              <w:bottom w:w="0" w:type="dxa"/>
              <w:right w:w="100" w:type="dxa"/>
            </w:tcMar>
            <w:vAlign w:val="bottom"/>
          </w:tcPr>
          <w:p w14:paraId="742EEE9B" w14:textId="77777777" w:rsidR="00401741" w:rsidRDefault="00000000">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4784ADAA" w14:textId="77777777" w:rsidR="00401741" w:rsidRDefault="00000000">
            <w:pPr>
              <w:spacing w:line="360" w:lineRule="auto"/>
              <w:ind w:firstLine="0"/>
              <w:jc w:val="center"/>
              <w:rPr>
                <w:sz w:val="20"/>
                <w:szCs w:val="20"/>
              </w:rPr>
            </w:pPr>
            <w:r>
              <w:rPr>
                <w:sz w:val="20"/>
                <w:szCs w:val="20"/>
              </w:rPr>
              <w:t>Marketing</w:t>
            </w:r>
          </w:p>
        </w:tc>
        <w:tc>
          <w:tcPr>
            <w:tcW w:w="117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48072840" w14:textId="77777777" w:rsidR="00401741" w:rsidRDefault="00000000">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right w:val="nil"/>
            </w:tcBorders>
            <w:tcMar>
              <w:top w:w="0" w:type="dxa"/>
              <w:left w:w="100" w:type="dxa"/>
              <w:bottom w:w="0" w:type="dxa"/>
              <w:right w:w="100" w:type="dxa"/>
            </w:tcMar>
            <w:vAlign w:val="bottom"/>
          </w:tcPr>
          <w:p w14:paraId="55A002C1" w14:textId="77777777" w:rsidR="00401741" w:rsidRDefault="00000000">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76968857" w14:textId="77777777" w:rsidR="00401741" w:rsidRDefault="00000000">
            <w:pPr>
              <w:spacing w:line="360" w:lineRule="auto"/>
              <w:ind w:firstLine="0"/>
              <w:jc w:val="center"/>
              <w:rPr>
                <w:sz w:val="20"/>
                <w:szCs w:val="20"/>
              </w:rPr>
            </w:pPr>
            <w:r>
              <w:rPr>
                <w:sz w:val="20"/>
                <w:szCs w:val="20"/>
              </w:rPr>
              <w:t>External AI advisor</w:t>
            </w:r>
          </w:p>
        </w:tc>
        <w:tc>
          <w:tcPr>
            <w:tcW w:w="192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07F976D5" w14:textId="77777777" w:rsidR="00401741" w:rsidRDefault="00000000">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right w:val="nil"/>
            </w:tcBorders>
            <w:tcMar>
              <w:top w:w="0" w:type="dxa"/>
              <w:left w:w="100" w:type="dxa"/>
              <w:bottom w:w="0" w:type="dxa"/>
              <w:right w:w="100" w:type="dxa"/>
            </w:tcMar>
            <w:vAlign w:val="bottom"/>
          </w:tcPr>
          <w:p w14:paraId="08507B5C" w14:textId="77777777" w:rsidR="00401741" w:rsidRDefault="00000000">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right w:val="nil"/>
            </w:tcBorders>
            <w:tcMar>
              <w:top w:w="0" w:type="dxa"/>
              <w:left w:w="100" w:type="dxa"/>
              <w:bottom w:w="0" w:type="dxa"/>
              <w:right w:w="100" w:type="dxa"/>
            </w:tcMar>
            <w:vAlign w:val="bottom"/>
          </w:tcPr>
          <w:p w14:paraId="129931D2" w14:textId="77777777" w:rsidR="00401741" w:rsidRDefault="00000000">
            <w:pPr>
              <w:spacing w:line="360" w:lineRule="auto"/>
              <w:ind w:firstLine="0"/>
              <w:jc w:val="center"/>
              <w:rPr>
                <w:sz w:val="20"/>
                <w:szCs w:val="20"/>
              </w:rPr>
            </w:pPr>
            <w:r>
              <w:rPr>
                <w:sz w:val="20"/>
                <w:szCs w:val="20"/>
              </w:rPr>
              <w:t>Other advisory role</w:t>
            </w:r>
          </w:p>
        </w:tc>
      </w:tr>
      <w:tr w:rsidR="00401741" w14:paraId="62BE282E"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4BD57FD2" w14:textId="77777777" w:rsidR="00401741" w:rsidRDefault="00000000">
            <w:pPr>
              <w:spacing w:line="360" w:lineRule="auto"/>
              <w:ind w:firstLine="0"/>
              <w:jc w:val="center"/>
              <w:rPr>
                <w:sz w:val="20"/>
                <w:szCs w:val="20"/>
              </w:rPr>
            </w:pPr>
            <w:r>
              <w:rPr>
                <w:sz w:val="20"/>
                <w:szCs w:val="20"/>
              </w:rPr>
              <w:t>1</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5895871C"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B6D259E" w14:textId="77777777" w:rsidR="00401741" w:rsidRDefault="00000000">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2549268C" w14:textId="77777777" w:rsidR="00401741" w:rsidRDefault="00401741">
            <w:pPr>
              <w:spacing w:line="360" w:lineRule="auto"/>
              <w:jc w:val="center"/>
              <w:rPr>
                <w:sz w:val="20"/>
                <w:szCs w:val="20"/>
              </w:rPr>
            </w:pP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02587DFD"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7E5FE12"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6D50C3FE" w14:textId="77777777" w:rsidR="00401741"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4E7BD4BE"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F9D6565"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447D4DE" w14:textId="77777777" w:rsidR="00401741" w:rsidRDefault="00401741">
            <w:pPr>
              <w:spacing w:line="360" w:lineRule="auto"/>
              <w:jc w:val="center"/>
              <w:rPr>
                <w:sz w:val="20"/>
                <w:szCs w:val="20"/>
              </w:rPr>
            </w:pPr>
          </w:p>
        </w:tc>
      </w:tr>
      <w:tr w:rsidR="00401741" w14:paraId="6ADAF057"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34185D41" w14:textId="77777777" w:rsidR="00401741" w:rsidRDefault="00000000">
            <w:pPr>
              <w:spacing w:line="360" w:lineRule="auto"/>
              <w:ind w:firstLine="0"/>
              <w:jc w:val="center"/>
              <w:rPr>
                <w:sz w:val="20"/>
                <w:szCs w:val="20"/>
              </w:rPr>
            </w:pPr>
            <w:r>
              <w:rPr>
                <w:sz w:val="20"/>
                <w:szCs w:val="20"/>
              </w:rPr>
              <w:t>2</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25BE59B6"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12845F74"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7B4EB1CA"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15078B9F" w14:textId="77777777" w:rsidR="00401741" w:rsidRDefault="00000000">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5D840257"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2C5AAA8F" w14:textId="77777777" w:rsidR="00401741" w:rsidRDefault="00401741">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2D4DF975"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367B840" w14:textId="77777777" w:rsidR="00401741"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D14324F" w14:textId="77777777" w:rsidR="00401741" w:rsidRDefault="00401741">
            <w:pPr>
              <w:spacing w:line="360" w:lineRule="auto"/>
              <w:jc w:val="center"/>
              <w:rPr>
                <w:sz w:val="20"/>
                <w:szCs w:val="20"/>
              </w:rPr>
            </w:pPr>
          </w:p>
        </w:tc>
      </w:tr>
      <w:tr w:rsidR="00401741" w14:paraId="3DB7C8C4"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6C432C2B" w14:textId="77777777" w:rsidR="00401741" w:rsidRDefault="00000000">
            <w:pPr>
              <w:spacing w:line="360" w:lineRule="auto"/>
              <w:ind w:firstLine="0"/>
              <w:jc w:val="center"/>
              <w:rPr>
                <w:sz w:val="20"/>
                <w:szCs w:val="20"/>
              </w:rPr>
            </w:pPr>
            <w:r>
              <w:rPr>
                <w:sz w:val="20"/>
                <w:szCs w:val="20"/>
              </w:rPr>
              <w:t>3</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6802637B" w14:textId="77777777" w:rsidR="00401741" w:rsidRDefault="00000000">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EAF5B3F"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684C5980"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541266A1" w14:textId="77777777" w:rsidR="00401741" w:rsidRDefault="00000000">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0F8143D"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282D5BA0" w14:textId="77777777" w:rsidR="00401741"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6F20DF71"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B28D57B" w14:textId="77777777" w:rsidR="00401741"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892AB05" w14:textId="77777777" w:rsidR="00401741" w:rsidRDefault="00401741">
            <w:pPr>
              <w:spacing w:line="360" w:lineRule="auto"/>
              <w:jc w:val="center"/>
              <w:rPr>
                <w:sz w:val="20"/>
                <w:szCs w:val="20"/>
              </w:rPr>
            </w:pPr>
          </w:p>
        </w:tc>
      </w:tr>
      <w:tr w:rsidR="00401741" w14:paraId="651786D8"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4E9DDAE6" w14:textId="77777777" w:rsidR="00401741" w:rsidRDefault="00000000">
            <w:pPr>
              <w:spacing w:line="360" w:lineRule="auto"/>
              <w:ind w:firstLine="0"/>
              <w:jc w:val="center"/>
              <w:rPr>
                <w:sz w:val="20"/>
                <w:szCs w:val="20"/>
              </w:rPr>
            </w:pPr>
            <w:r>
              <w:rPr>
                <w:sz w:val="20"/>
                <w:szCs w:val="20"/>
              </w:rPr>
              <w:t>4</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18E37F46"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A967279"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28B28831"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641F796B"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681F1DD"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622865A7" w14:textId="77777777" w:rsidR="00401741"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42D0A49D"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947F8EB" w14:textId="77777777" w:rsidR="00401741"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9254010" w14:textId="77777777" w:rsidR="00401741" w:rsidRDefault="00401741">
            <w:pPr>
              <w:spacing w:line="360" w:lineRule="auto"/>
              <w:jc w:val="center"/>
              <w:rPr>
                <w:sz w:val="20"/>
                <w:szCs w:val="20"/>
              </w:rPr>
            </w:pPr>
          </w:p>
        </w:tc>
      </w:tr>
      <w:tr w:rsidR="00401741" w14:paraId="7CA87A19"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529CEEEC" w14:textId="77777777" w:rsidR="00401741" w:rsidRDefault="00000000">
            <w:pPr>
              <w:spacing w:line="360" w:lineRule="auto"/>
              <w:ind w:firstLine="0"/>
              <w:jc w:val="center"/>
              <w:rPr>
                <w:sz w:val="20"/>
                <w:szCs w:val="20"/>
              </w:rPr>
            </w:pPr>
            <w:r>
              <w:rPr>
                <w:sz w:val="20"/>
                <w:szCs w:val="20"/>
              </w:rPr>
              <w:t>5</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6986C77F" w14:textId="77777777" w:rsidR="00401741" w:rsidRDefault="00000000">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72A04553"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9907A77" w14:textId="77777777" w:rsidR="00401741" w:rsidRDefault="00401741">
            <w:pPr>
              <w:spacing w:line="360" w:lineRule="auto"/>
              <w:jc w:val="center"/>
              <w:rPr>
                <w:sz w:val="20"/>
                <w:szCs w:val="20"/>
              </w:rPr>
            </w:pP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06B6DDB5"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0641E41"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0BE9719E" w14:textId="77777777" w:rsidR="00401741" w:rsidRDefault="00401741">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15B87140"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DD563A" w14:textId="77777777" w:rsidR="00401741"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41CED4" w14:textId="77777777" w:rsidR="00401741" w:rsidRDefault="00401741">
            <w:pPr>
              <w:spacing w:line="360" w:lineRule="auto"/>
              <w:jc w:val="center"/>
              <w:rPr>
                <w:sz w:val="20"/>
                <w:szCs w:val="20"/>
              </w:rPr>
            </w:pPr>
          </w:p>
        </w:tc>
      </w:tr>
      <w:tr w:rsidR="00401741" w14:paraId="640E0436"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6660FE2D" w14:textId="77777777" w:rsidR="00401741" w:rsidRDefault="00000000">
            <w:pPr>
              <w:spacing w:line="360" w:lineRule="auto"/>
              <w:ind w:firstLine="0"/>
              <w:jc w:val="center"/>
              <w:rPr>
                <w:sz w:val="20"/>
                <w:szCs w:val="20"/>
              </w:rPr>
            </w:pPr>
            <w:r>
              <w:rPr>
                <w:sz w:val="20"/>
                <w:szCs w:val="20"/>
              </w:rPr>
              <w:t>6</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3203F02C"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C218A12"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DBAB653"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4EF14333" w14:textId="77777777" w:rsidR="00401741" w:rsidRDefault="00000000">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18ABEC72"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169AA0FE" w14:textId="77777777" w:rsidR="00401741" w:rsidRDefault="00401741">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451EE001"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C8454E3" w14:textId="77777777" w:rsidR="00401741"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BB97018" w14:textId="77777777" w:rsidR="00401741" w:rsidRDefault="00401741">
            <w:pPr>
              <w:spacing w:line="360" w:lineRule="auto"/>
              <w:jc w:val="center"/>
              <w:rPr>
                <w:sz w:val="20"/>
                <w:szCs w:val="20"/>
              </w:rPr>
            </w:pPr>
          </w:p>
        </w:tc>
      </w:tr>
      <w:tr w:rsidR="00401741" w14:paraId="01E44674"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08C46E00" w14:textId="77777777" w:rsidR="00401741" w:rsidRDefault="00000000">
            <w:pPr>
              <w:spacing w:line="360" w:lineRule="auto"/>
              <w:ind w:firstLine="0"/>
              <w:jc w:val="center"/>
              <w:rPr>
                <w:sz w:val="20"/>
                <w:szCs w:val="20"/>
              </w:rPr>
            </w:pPr>
            <w:r>
              <w:rPr>
                <w:sz w:val="20"/>
                <w:szCs w:val="20"/>
              </w:rPr>
              <w:t>7</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72BCBC6E"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D95BE46"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4B15614" w14:textId="77777777" w:rsidR="00401741" w:rsidRDefault="00401741">
            <w:pPr>
              <w:spacing w:line="360" w:lineRule="auto"/>
              <w:jc w:val="center"/>
              <w:rPr>
                <w:sz w:val="20"/>
                <w:szCs w:val="20"/>
              </w:rPr>
            </w:pP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223FFE28"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C06038D"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5DC2E27B" w14:textId="77777777" w:rsidR="00401741"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1877739C"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399AE2DE"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05FE2529" w14:textId="77777777" w:rsidR="00401741" w:rsidRDefault="00000000">
            <w:pPr>
              <w:spacing w:line="360" w:lineRule="auto"/>
              <w:ind w:firstLine="0"/>
              <w:jc w:val="center"/>
              <w:rPr>
                <w:sz w:val="20"/>
                <w:szCs w:val="20"/>
              </w:rPr>
            </w:pPr>
            <w:r>
              <w:rPr>
                <w:sz w:val="20"/>
                <w:szCs w:val="20"/>
              </w:rPr>
              <w:t>x</w:t>
            </w:r>
          </w:p>
        </w:tc>
      </w:tr>
      <w:tr w:rsidR="00401741" w14:paraId="68AAD302"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2D6F783B" w14:textId="77777777" w:rsidR="00401741" w:rsidRDefault="00000000">
            <w:pPr>
              <w:spacing w:line="360" w:lineRule="auto"/>
              <w:ind w:firstLine="0"/>
              <w:jc w:val="center"/>
              <w:rPr>
                <w:sz w:val="20"/>
                <w:szCs w:val="20"/>
              </w:rPr>
            </w:pPr>
            <w:r>
              <w:rPr>
                <w:sz w:val="20"/>
                <w:szCs w:val="20"/>
              </w:rPr>
              <w:t>8</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286429BB"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5A1C18D"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498B172A"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78047108"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5D714ABF"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5E4D718E" w14:textId="77777777" w:rsidR="00401741" w:rsidRDefault="00401741">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5C0A2B34"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D2842D5" w14:textId="77777777" w:rsidR="00401741"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C98B028" w14:textId="77777777" w:rsidR="00401741" w:rsidRDefault="00401741">
            <w:pPr>
              <w:spacing w:line="360" w:lineRule="auto"/>
              <w:jc w:val="center"/>
              <w:rPr>
                <w:sz w:val="20"/>
                <w:szCs w:val="20"/>
              </w:rPr>
            </w:pPr>
          </w:p>
        </w:tc>
      </w:tr>
      <w:tr w:rsidR="00401741" w14:paraId="67D466EE"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7C6DE3D1" w14:textId="77777777" w:rsidR="00401741" w:rsidRDefault="00000000">
            <w:pPr>
              <w:spacing w:line="360" w:lineRule="auto"/>
              <w:ind w:firstLine="0"/>
              <w:jc w:val="center"/>
              <w:rPr>
                <w:sz w:val="20"/>
                <w:szCs w:val="20"/>
              </w:rPr>
            </w:pPr>
            <w:r>
              <w:rPr>
                <w:sz w:val="20"/>
                <w:szCs w:val="20"/>
              </w:rPr>
              <w:t>9</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1EC9BEF1"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CAEDA53"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1AFA7387"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152EBF90"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D77AFA9"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339AB0A6" w14:textId="77777777" w:rsidR="00401741" w:rsidRDefault="00401741">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5077AA5E"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9CFBEBA"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1D4B299" w14:textId="77777777" w:rsidR="00401741" w:rsidRDefault="00401741">
            <w:pPr>
              <w:spacing w:line="360" w:lineRule="auto"/>
              <w:jc w:val="center"/>
              <w:rPr>
                <w:sz w:val="20"/>
                <w:szCs w:val="20"/>
              </w:rPr>
            </w:pPr>
          </w:p>
        </w:tc>
      </w:tr>
      <w:tr w:rsidR="00401741" w14:paraId="2110DAEA"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5A7DA003" w14:textId="77777777" w:rsidR="00401741" w:rsidRDefault="00000000">
            <w:pPr>
              <w:spacing w:line="360" w:lineRule="auto"/>
              <w:ind w:firstLine="0"/>
              <w:jc w:val="center"/>
              <w:rPr>
                <w:sz w:val="20"/>
                <w:szCs w:val="20"/>
              </w:rPr>
            </w:pPr>
            <w:r>
              <w:rPr>
                <w:sz w:val="20"/>
                <w:szCs w:val="20"/>
              </w:rPr>
              <w:t>10</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20706DFB"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1437F653"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41F19436"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6BCFAF16"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97CC62C"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62CB3E1B" w14:textId="77777777" w:rsidR="00401741"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2A1A6D86"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2E86DBE"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39C6F77A" w14:textId="77777777" w:rsidR="00401741" w:rsidRDefault="00401741">
            <w:pPr>
              <w:spacing w:line="360" w:lineRule="auto"/>
              <w:jc w:val="center"/>
              <w:rPr>
                <w:sz w:val="20"/>
                <w:szCs w:val="20"/>
              </w:rPr>
            </w:pPr>
          </w:p>
        </w:tc>
      </w:tr>
      <w:tr w:rsidR="00401741" w14:paraId="2F24DDC9"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1EAB0373" w14:textId="77777777" w:rsidR="00401741" w:rsidRDefault="00000000">
            <w:pPr>
              <w:spacing w:line="360" w:lineRule="auto"/>
              <w:ind w:firstLine="0"/>
              <w:jc w:val="center"/>
              <w:rPr>
                <w:sz w:val="20"/>
                <w:szCs w:val="20"/>
              </w:rPr>
            </w:pPr>
            <w:r>
              <w:rPr>
                <w:sz w:val="20"/>
                <w:szCs w:val="20"/>
              </w:rPr>
              <w:t>11</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21B00E59"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A232F51"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32DB1F1A"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1B44F8D9"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00B4C7D"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0C821EF8" w14:textId="77777777" w:rsidR="00401741"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76EAD579"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2A0C8ACE"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3E35C073" w14:textId="77777777" w:rsidR="00401741" w:rsidRDefault="00401741">
            <w:pPr>
              <w:spacing w:line="360" w:lineRule="auto"/>
              <w:jc w:val="center"/>
              <w:rPr>
                <w:sz w:val="20"/>
                <w:szCs w:val="20"/>
              </w:rPr>
            </w:pPr>
          </w:p>
        </w:tc>
      </w:tr>
      <w:tr w:rsidR="00401741" w14:paraId="162F79D7"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345D31FA" w14:textId="77777777" w:rsidR="00401741" w:rsidRDefault="00000000">
            <w:pPr>
              <w:spacing w:line="360" w:lineRule="auto"/>
              <w:ind w:firstLine="0"/>
              <w:jc w:val="center"/>
              <w:rPr>
                <w:sz w:val="20"/>
                <w:szCs w:val="20"/>
              </w:rPr>
            </w:pPr>
            <w:r>
              <w:rPr>
                <w:sz w:val="20"/>
                <w:szCs w:val="20"/>
              </w:rPr>
              <w:t>12</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76530202"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980FDC9"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1494F9FD"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32471CF4"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6D2E7F66"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2BDA6630" w14:textId="77777777" w:rsidR="00401741"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748F1C45"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13C854B"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79D25C65" w14:textId="77777777" w:rsidR="00401741" w:rsidRDefault="00401741">
            <w:pPr>
              <w:spacing w:line="360" w:lineRule="auto"/>
              <w:jc w:val="center"/>
              <w:rPr>
                <w:sz w:val="20"/>
                <w:szCs w:val="20"/>
              </w:rPr>
            </w:pPr>
          </w:p>
        </w:tc>
      </w:tr>
      <w:tr w:rsidR="00401741" w14:paraId="3B73594F"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3661FD5B" w14:textId="77777777" w:rsidR="00401741" w:rsidRDefault="00000000">
            <w:pPr>
              <w:spacing w:line="360" w:lineRule="auto"/>
              <w:ind w:firstLine="0"/>
              <w:jc w:val="center"/>
              <w:rPr>
                <w:sz w:val="20"/>
                <w:szCs w:val="20"/>
              </w:rPr>
            </w:pPr>
            <w:r>
              <w:rPr>
                <w:sz w:val="20"/>
                <w:szCs w:val="20"/>
              </w:rPr>
              <w:t>13</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68415423" w14:textId="77777777" w:rsidR="00401741" w:rsidRDefault="00000000">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2D45B8E1" w14:textId="77777777" w:rsidR="00401741" w:rsidRDefault="00000000">
            <w:pPr>
              <w:spacing w:line="360" w:lineRule="auto"/>
              <w:jc w:val="center"/>
              <w:rPr>
                <w:sz w:val="20"/>
                <w:szCs w:val="20"/>
              </w:rPr>
            </w:pPr>
            <w:r>
              <w:rPr>
                <w:sz w:val="20"/>
                <w:szCs w:val="20"/>
              </w:rPr>
              <w:t>x</w:t>
            </w: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66D2545F" w14:textId="77777777" w:rsidR="00401741" w:rsidRDefault="00000000">
            <w:pPr>
              <w:spacing w:line="360" w:lineRule="auto"/>
              <w:ind w:firstLine="0"/>
              <w:jc w:val="center"/>
              <w:rPr>
                <w:sz w:val="20"/>
                <w:szCs w:val="20"/>
              </w:rPr>
            </w:pPr>
            <w:r>
              <w:rPr>
                <w:sz w:val="20"/>
                <w:szCs w:val="20"/>
              </w:rPr>
              <w:t xml:space="preserve"> </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2DFBA90A" w14:textId="77777777" w:rsidR="00401741" w:rsidRDefault="00000000">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2A90A705" w14:textId="77777777" w:rsidR="00401741" w:rsidRDefault="00000000">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0A64421D" w14:textId="77777777" w:rsidR="00401741"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4348F71A"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13C6C7F" w14:textId="77777777" w:rsidR="00401741" w:rsidRDefault="00000000">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61B2BFC" w14:textId="77777777" w:rsidR="00401741" w:rsidRDefault="00000000">
            <w:pPr>
              <w:spacing w:line="360" w:lineRule="auto"/>
              <w:jc w:val="center"/>
              <w:rPr>
                <w:sz w:val="20"/>
                <w:szCs w:val="20"/>
              </w:rPr>
            </w:pPr>
            <w:r>
              <w:rPr>
                <w:sz w:val="20"/>
                <w:szCs w:val="20"/>
              </w:rPr>
              <w:t xml:space="preserve"> </w:t>
            </w:r>
          </w:p>
        </w:tc>
      </w:tr>
      <w:tr w:rsidR="00401741" w14:paraId="6C5B7387"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533601B7" w14:textId="77777777" w:rsidR="00401741" w:rsidRDefault="00000000">
            <w:pPr>
              <w:spacing w:line="360" w:lineRule="auto"/>
              <w:ind w:firstLine="0"/>
              <w:jc w:val="center"/>
              <w:rPr>
                <w:sz w:val="20"/>
                <w:szCs w:val="20"/>
              </w:rPr>
            </w:pPr>
            <w:r>
              <w:rPr>
                <w:sz w:val="20"/>
                <w:szCs w:val="20"/>
              </w:rPr>
              <w:t>14</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59ECB766"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944AFCD"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B192CF5"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5FDE728B" w14:textId="77777777" w:rsidR="00401741" w:rsidRDefault="00401741">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3DD1988"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04296AD9" w14:textId="77777777" w:rsidR="00401741"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43F4C4CC"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202EA845"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38FA1098" w14:textId="77777777" w:rsidR="00401741" w:rsidRDefault="00401741">
            <w:pPr>
              <w:spacing w:line="360" w:lineRule="auto"/>
              <w:jc w:val="center"/>
              <w:rPr>
                <w:sz w:val="20"/>
                <w:szCs w:val="20"/>
              </w:rPr>
            </w:pPr>
          </w:p>
        </w:tc>
      </w:tr>
      <w:tr w:rsidR="00401741" w14:paraId="6DDEDF76" w14:textId="77777777">
        <w:trPr>
          <w:trHeight w:val="32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0B6BF9DB" w14:textId="77777777" w:rsidR="00401741" w:rsidRDefault="00000000">
            <w:pPr>
              <w:spacing w:line="360" w:lineRule="auto"/>
              <w:ind w:firstLine="0"/>
              <w:jc w:val="center"/>
              <w:rPr>
                <w:sz w:val="20"/>
                <w:szCs w:val="20"/>
              </w:rPr>
            </w:pPr>
            <w:r>
              <w:rPr>
                <w:sz w:val="20"/>
                <w:szCs w:val="20"/>
              </w:rPr>
              <w:t>15</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485D0B1E"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4805F75"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3BDAD203"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54B79401" w14:textId="77777777" w:rsidR="00401741" w:rsidRDefault="00000000">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21B5DF2E"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593FA201" w14:textId="77777777" w:rsidR="00401741" w:rsidRDefault="00401741">
            <w:pPr>
              <w:spacing w:line="360" w:lineRule="auto"/>
              <w:ind w:firstLine="0"/>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7936E656" w14:textId="77777777" w:rsidR="00401741" w:rsidRDefault="00401741">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A2F799D" w14:textId="77777777" w:rsidR="00401741"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5945FE" w14:textId="77777777" w:rsidR="00401741" w:rsidRDefault="00401741">
            <w:pPr>
              <w:spacing w:line="360" w:lineRule="auto"/>
              <w:jc w:val="center"/>
              <w:rPr>
                <w:sz w:val="20"/>
                <w:szCs w:val="20"/>
              </w:rPr>
            </w:pPr>
          </w:p>
        </w:tc>
      </w:tr>
      <w:tr w:rsidR="00401741" w14:paraId="5C9435D6"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1A2FA8EE" w14:textId="77777777" w:rsidR="00401741" w:rsidRDefault="00000000">
            <w:pPr>
              <w:spacing w:line="360" w:lineRule="auto"/>
              <w:ind w:firstLine="0"/>
              <w:jc w:val="center"/>
              <w:rPr>
                <w:sz w:val="20"/>
                <w:szCs w:val="20"/>
              </w:rPr>
            </w:pPr>
            <w:r>
              <w:rPr>
                <w:sz w:val="20"/>
                <w:szCs w:val="20"/>
              </w:rPr>
              <w:t>16</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31707E11" w14:textId="77777777" w:rsidR="00401741" w:rsidRDefault="00000000">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3A11037" w14:textId="77777777" w:rsidR="00401741" w:rsidRDefault="00000000">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14F7F71C"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07CF9A95" w14:textId="77777777" w:rsidR="00401741" w:rsidRDefault="00401741">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269FC74"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7706BC10" w14:textId="77777777" w:rsidR="00401741" w:rsidRDefault="00401741">
            <w:pPr>
              <w:spacing w:line="360" w:lineRule="auto"/>
              <w:ind w:firstLine="0"/>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5869AE6B" w14:textId="77777777" w:rsidR="00401741" w:rsidRDefault="00401741">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9551B68" w14:textId="77777777" w:rsidR="00401741"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1094B23" w14:textId="77777777" w:rsidR="00401741" w:rsidRDefault="00401741">
            <w:pPr>
              <w:spacing w:line="360" w:lineRule="auto"/>
              <w:jc w:val="center"/>
              <w:rPr>
                <w:sz w:val="20"/>
                <w:szCs w:val="20"/>
              </w:rPr>
            </w:pPr>
          </w:p>
        </w:tc>
      </w:tr>
      <w:tr w:rsidR="00401741" w14:paraId="46DE390B" w14:textId="77777777">
        <w:trPr>
          <w:trHeight w:val="285"/>
        </w:trPr>
        <w:tc>
          <w:tcPr>
            <w:tcW w:w="145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3CE22E75" w14:textId="77777777" w:rsidR="00401741" w:rsidRDefault="00000000">
            <w:pPr>
              <w:spacing w:line="360" w:lineRule="auto"/>
              <w:ind w:firstLine="0"/>
              <w:jc w:val="center"/>
              <w:rPr>
                <w:sz w:val="20"/>
                <w:szCs w:val="20"/>
              </w:rPr>
            </w:pPr>
            <w:r>
              <w:rPr>
                <w:sz w:val="20"/>
                <w:szCs w:val="20"/>
              </w:rPr>
              <w:t>17</w:t>
            </w:r>
          </w:p>
        </w:tc>
        <w:tc>
          <w:tcPr>
            <w:tcW w:w="108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4C1D0A08" w14:textId="77777777" w:rsidR="00401741" w:rsidRDefault="00401741">
            <w:pPr>
              <w:spacing w:line="360" w:lineRule="auto"/>
              <w:ind w:firstLine="0"/>
              <w:jc w:val="center"/>
              <w:rPr>
                <w:sz w:val="20"/>
                <w:szCs w:val="20"/>
              </w:rPr>
            </w:pPr>
          </w:p>
        </w:tc>
        <w:tc>
          <w:tcPr>
            <w:tcW w:w="1083" w:type="dxa"/>
            <w:tcBorders>
              <w:top w:val="nil"/>
              <w:left w:val="nil"/>
              <w:bottom w:val="single" w:sz="7" w:space="0" w:color="000000"/>
              <w:right w:val="nil"/>
            </w:tcBorders>
            <w:tcMar>
              <w:top w:w="0" w:type="dxa"/>
              <w:left w:w="100" w:type="dxa"/>
              <w:bottom w:w="0" w:type="dxa"/>
              <w:right w:w="100" w:type="dxa"/>
            </w:tcMar>
            <w:vAlign w:val="bottom"/>
          </w:tcPr>
          <w:p w14:paraId="1116B258" w14:textId="77777777" w:rsidR="00401741" w:rsidRDefault="00401741">
            <w:pPr>
              <w:spacing w:line="360" w:lineRule="auto"/>
              <w:ind w:firstLine="0"/>
              <w:jc w:val="center"/>
              <w:rPr>
                <w:sz w:val="20"/>
                <w:szCs w:val="20"/>
              </w:rPr>
            </w:pPr>
          </w:p>
        </w:tc>
        <w:tc>
          <w:tcPr>
            <w:tcW w:w="1136"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2EC4A0DA" w14:textId="77777777" w:rsidR="00401741"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485B9E97" w14:textId="77777777" w:rsidR="00401741" w:rsidRDefault="00401741">
            <w:pPr>
              <w:spacing w:line="360" w:lineRule="auto"/>
              <w:ind w:firstLine="0"/>
              <w:jc w:val="center"/>
              <w:rPr>
                <w:sz w:val="20"/>
                <w:szCs w:val="20"/>
              </w:rPr>
            </w:pPr>
          </w:p>
        </w:tc>
        <w:tc>
          <w:tcPr>
            <w:tcW w:w="1155" w:type="dxa"/>
            <w:tcBorders>
              <w:top w:val="nil"/>
              <w:left w:val="nil"/>
              <w:bottom w:val="single" w:sz="7" w:space="0" w:color="000000"/>
              <w:right w:val="nil"/>
            </w:tcBorders>
            <w:tcMar>
              <w:top w:w="0" w:type="dxa"/>
              <w:left w:w="100" w:type="dxa"/>
              <w:bottom w:w="0" w:type="dxa"/>
              <w:right w:w="100" w:type="dxa"/>
            </w:tcMar>
            <w:vAlign w:val="bottom"/>
          </w:tcPr>
          <w:p w14:paraId="7DDFE70F" w14:textId="77777777" w:rsidR="00401741" w:rsidRDefault="00401741">
            <w:pPr>
              <w:spacing w:line="360" w:lineRule="auto"/>
              <w:ind w:firstLine="0"/>
              <w:jc w:val="center"/>
              <w:rPr>
                <w:sz w:val="20"/>
                <w:szCs w:val="20"/>
              </w:rPr>
            </w:pPr>
          </w:p>
        </w:tc>
        <w:tc>
          <w:tcPr>
            <w:tcW w:w="124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11B03359" w14:textId="77777777" w:rsidR="00401741"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2FAE8B6A" w14:textId="77777777" w:rsidR="00401741" w:rsidRDefault="00000000">
            <w:pPr>
              <w:spacing w:line="360" w:lineRule="auto"/>
              <w:ind w:firstLine="0"/>
              <w:jc w:val="center"/>
              <w:rPr>
                <w:sz w:val="20"/>
                <w:szCs w:val="20"/>
              </w:rPr>
            </w:pPr>
            <w:r>
              <w:rPr>
                <w:sz w:val="20"/>
                <w:szCs w:val="20"/>
              </w:rPr>
              <w:t>x</w:t>
            </w:r>
          </w:p>
        </w:tc>
        <w:tc>
          <w:tcPr>
            <w:tcW w:w="1245" w:type="dxa"/>
            <w:tcBorders>
              <w:top w:val="nil"/>
              <w:left w:val="nil"/>
              <w:bottom w:val="single" w:sz="7" w:space="0" w:color="000000"/>
              <w:right w:val="nil"/>
            </w:tcBorders>
            <w:tcMar>
              <w:top w:w="0" w:type="dxa"/>
              <w:left w:w="100" w:type="dxa"/>
              <w:bottom w:w="0" w:type="dxa"/>
              <w:right w:w="100" w:type="dxa"/>
            </w:tcMar>
            <w:vAlign w:val="bottom"/>
          </w:tcPr>
          <w:p w14:paraId="5627302E" w14:textId="77777777" w:rsidR="00401741" w:rsidRDefault="00401741">
            <w:pPr>
              <w:spacing w:line="360" w:lineRule="auto"/>
              <w:ind w:firstLine="0"/>
              <w:jc w:val="center"/>
              <w:rPr>
                <w:sz w:val="20"/>
                <w:szCs w:val="20"/>
              </w:rPr>
            </w:pPr>
          </w:p>
        </w:tc>
        <w:tc>
          <w:tcPr>
            <w:tcW w:w="1485" w:type="dxa"/>
            <w:tcBorders>
              <w:top w:val="nil"/>
              <w:left w:val="nil"/>
              <w:bottom w:val="single" w:sz="7" w:space="0" w:color="000000"/>
              <w:right w:val="nil"/>
            </w:tcBorders>
            <w:tcMar>
              <w:top w:w="0" w:type="dxa"/>
              <w:left w:w="100" w:type="dxa"/>
              <w:bottom w:w="0" w:type="dxa"/>
              <w:right w:w="100" w:type="dxa"/>
            </w:tcMar>
            <w:vAlign w:val="bottom"/>
          </w:tcPr>
          <w:p w14:paraId="38704A46" w14:textId="77777777" w:rsidR="00401741" w:rsidRDefault="00401741">
            <w:pPr>
              <w:spacing w:line="360" w:lineRule="auto"/>
              <w:ind w:firstLine="0"/>
              <w:jc w:val="center"/>
              <w:rPr>
                <w:sz w:val="20"/>
                <w:szCs w:val="20"/>
              </w:rPr>
            </w:pPr>
          </w:p>
        </w:tc>
      </w:tr>
    </w:tbl>
    <w:p w14:paraId="563F3E20" w14:textId="77777777" w:rsidR="00401741" w:rsidRDefault="00000000" w:rsidP="009267BF">
      <w:pPr>
        <w:sectPr w:rsidR="00401741">
          <w:pgSz w:w="15840" w:h="12240" w:orient="landscape"/>
          <w:pgMar w:top="1440" w:right="1440" w:bottom="1440" w:left="1440" w:header="720" w:footer="720" w:gutter="0"/>
          <w:cols w:space="708"/>
        </w:sectPr>
      </w:pPr>
      <w:bookmarkStart w:id="161" w:name="_jewz4ftnfnae" w:colFirst="0" w:colLast="0"/>
      <w:bookmarkEnd w:id="161"/>
      <w:r>
        <w:t xml:space="preserve"> </w:t>
      </w:r>
    </w:p>
    <w:p w14:paraId="533F3760" w14:textId="77777777" w:rsidR="00401741" w:rsidRDefault="00000000">
      <w:pPr>
        <w:pStyle w:val="Heading2"/>
      </w:pPr>
      <w:bookmarkStart w:id="162" w:name="_kqzta5wwdy54" w:colFirst="0" w:colLast="0"/>
      <w:bookmarkEnd w:id="162"/>
      <w:r>
        <w:lastRenderedPageBreak/>
        <w:t>3.2</w:t>
      </w:r>
      <w:r>
        <w:tab/>
        <w:t>Trustworthiness</w:t>
      </w:r>
    </w:p>
    <w:p w14:paraId="3B3C5157" w14:textId="77777777" w:rsidR="00401741" w:rsidRDefault="00000000">
      <w:pPr>
        <w:ind w:firstLine="0"/>
      </w:pPr>
      <w:r>
        <w:t>We assess this study for trustworthiness using the criteria from Lincoln and Guba (1985): credibility, transferability, dependability, and confirmability. To address this topic we largely rely on strategies adapted from Shenton (2004) for interview-based projects of limited duration. The details of this assessment are included in table form (see Table 2)</w:t>
      </w:r>
    </w:p>
    <w:p w14:paraId="14094CED" w14:textId="77777777" w:rsidR="00401741" w:rsidRDefault="00000000">
      <w:pPr>
        <w:ind w:firstLine="0"/>
        <w:rPr>
          <w:b/>
          <w:bCs/>
        </w:rPr>
      </w:pPr>
      <w:r>
        <w:rPr>
          <w:b/>
          <w:bCs/>
        </w:rPr>
        <w:t>Table 2.</w:t>
      </w:r>
    </w:p>
    <w:p w14:paraId="43D8DD2A" w14:textId="77777777" w:rsidR="00401741" w:rsidRDefault="00000000">
      <w:pPr>
        <w:ind w:firstLine="0"/>
        <w:rPr>
          <w:i/>
          <w:iCs/>
        </w:rPr>
      </w:pPr>
      <w:r>
        <w:rPr>
          <w:i/>
          <w:iCs/>
        </w:rPr>
        <w:t>Trustworthiness assessment.</w:t>
      </w:r>
    </w:p>
    <w:tbl>
      <w:tblPr>
        <w:tblStyle w:val="a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5775"/>
      </w:tblGrid>
      <w:tr w:rsidR="00401741" w14:paraId="7B054F7F" w14:textId="77777777">
        <w:trPr>
          <w:trHeight w:val="315"/>
        </w:trPr>
        <w:tc>
          <w:tcPr>
            <w:tcW w:w="3135" w:type="dxa"/>
            <w:tcBorders>
              <w:top w:val="single" w:sz="6" w:space="0" w:color="000000"/>
              <w:left w:val="nil"/>
              <w:bottom w:val="single" w:sz="6" w:space="0" w:color="000000"/>
              <w:right w:val="nil"/>
            </w:tcBorders>
            <w:tcMar>
              <w:top w:w="0" w:type="dxa"/>
              <w:left w:w="100" w:type="dxa"/>
              <w:bottom w:w="0" w:type="dxa"/>
              <w:right w:w="100" w:type="dxa"/>
            </w:tcMar>
          </w:tcPr>
          <w:p w14:paraId="71A96F85" w14:textId="77777777" w:rsidR="00401741" w:rsidRDefault="00000000">
            <w:pPr>
              <w:ind w:firstLine="0"/>
              <w:rPr>
                <w:b/>
                <w:bCs/>
                <w:sz w:val="20"/>
                <w:szCs w:val="20"/>
              </w:rPr>
            </w:pPr>
            <w:r>
              <w:rPr>
                <w:b/>
                <w:bCs/>
                <w:sz w:val="20"/>
                <w:szCs w:val="20"/>
              </w:rPr>
              <w:t>Criteria of trustworthiness</w:t>
            </w:r>
          </w:p>
        </w:tc>
        <w:tc>
          <w:tcPr>
            <w:tcW w:w="5775" w:type="dxa"/>
            <w:tcBorders>
              <w:top w:val="single" w:sz="6" w:space="0" w:color="000000"/>
              <w:left w:val="nil"/>
              <w:bottom w:val="single" w:sz="6" w:space="0" w:color="000000"/>
              <w:right w:val="nil"/>
            </w:tcBorders>
            <w:tcMar>
              <w:top w:w="0" w:type="dxa"/>
              <w:left w:w="100" w:type="dxa"/>
              <w:bottom w:w="0" w:type="dxa"/>
              <w:right w:w="100" w:type="dxa"/>
            </w:tcMar>
          </w:tcPr>
          <w:p w14:paraId="0C28244D" w14:textId="77777777" w:rsidR="00401741" w:rsidRDefault="00000000">
            <w:pPr>
              <w:ind w:firstLine="0"/>
              <w:rPr>
                <w:b/>
                <w:bCs/>
                <w:sz w:val="20"/>
                <w:szCs w:val="20"/>
              </w:rPr>
            </w:pPr>
            <w:r>
              <w:rPr>
                <w:b/>
                <w:bCs/>
                <w:sz w:val="20"/>
                <w:szCs w:val="20"/>
              </w:rPr>
              <w:t>How addressed</w:t>
            </w:r>
          </w:p>
        </w:tc>
      </w:tr>
      <w:tr w:rsidR="00401741" w14:paraId="14F28594" w14:textId="77777777">
        <w:trPr>
          <w:trHeight w:val="4215"/>
        </w:trPr>
        <w:tc>
          <w:tcPr>
            <w:tcW w:w="3135" w:type="dxa"/>
            <w:tcBorders>
              <w:top w:val="nil"/>
              <w:left w:val="nil"/>
              <w:bottom w:val="nil"/>
              <w:right w:val="nil"/>
            </w:tcBorders>
            <w:tcMar>
              <w:top w:w="0" w:type="dxa"/>
              <w:left w:w="100" w:type="dxa"/>
              <w:bottom w:w="0" w:type="dxa"/>
              <w:right w:w="100" w:type="dxa"/>
            </w:tcMar>
          </w:tcPr>
          <w:p w14:paraId="15C7BDD1" w14:textId="77777777" w:rsidR="00401741" w:rsidRDefault="00000000">
            <w:pPr>
              <w:ind w:firstLine="0"/>
              <w:rPr>
                <w:sz w:val="20"/>
                <w:szCs w:val="20"/>
              </w:rPr>
            </w:pPr>
            <w:r>
              <w:rPr>
                <w:b/>
                <w:bCs/>
                <w:sz w:val="20"/>
                <w:szCs w:val="20"/>
              </w:rPr>
              <w:t>Credibility</w:t>
            </w:r>
            <w:r>
              <w:rPr>
                <w:sz w:val="20"/>
                <w:szCs w:val="20"/>
              </w:rPr>
              <w:t xml:space="preserve"> concerns the congruency between the findings and the phenomenon studied (Merriam, 1998; Shenton, 2004).</w:t>
            </w:r>
          </w:p>
        </w:tc>
        <w:tc>
          <w:tcPr>
            <w:tcW w:w="5775" w:type="dxa"/>
            <w:tcBorders>
              <w:top w:val="nil"/>
              <w:left w:val="nil"/>
              <w:bottom w:val="nil"/>
              <w:right w:val="nil"/>
            </w:tcBorders>
            <w:tcMar>
              <w:top w:w="0" w:type="dxa"/>
              <w:left w:w="100" w:type="dxa"/>
              <w:bottom w:w="0" w:type="dxa"/>
              <w:right w:w="100" w:type="dxa"/>
            </w:tcMar>
          </w:tcPr>
          <w:p w14:paraId="2AC9A603" w14:textId="77777777" w:rsidR="00401741" w:rsidRDefault="00000000">
            <w:pPr>
              <w:ind w:firstLine="0"/>
              <w:rPr>
                <w:sz w:val="20"/>
                <w:szCs w:val="20"/>
              </w:rPr>
            </w:pPr>
            <w:r>
              <w:rPr>
                <w:sz w:val="20"/>
                <w:szCs w:val="20"/>
              </w:rPr>
              <w:t>The study applied constructivist grounded theory (Charmaz, 2014) with iterative interviewing, memo writing, and coding (Appendix C).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3.2.1);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401741" w14:paraId="7628E875" w14:textId="77777777">
        <w:trPr>
          <w:trHeight w:val="2100"/>
        </w:trPr>
        <w:tc>
          <w:tcPr>
            <w:tcW w:w="3135" w:type="dxa"/>
            <w:tcBorders>
              <w:top w:val="nil"/>
              <w:left w:val="nil"/>
              <w:bottom w:val="nil"/>
              <w:right w:val="nil"/>
            </w:tcBorders>
            <w:tcMar>
              <w:top w:w="0" w:type="dxa"/>
              <w:left w:w="100" w:type="dxa"/>
              <w:bottom w:w="0" w:type="dxa"/>
              <w:right w:w="100" w:type="dxa"/>
            </w:tcMar>
          </w:tcPr>
          <w:p w14:paraId="36FB32FE" w14:textId="77777777" w:rsidR="00401741" w:rsidRDefault="00000000">
            <w:pPr>
              <w:ind w:firstLine="0"/>
              <w:rPr>
                <w:sz w:val="20"/>
                <w:szCs w:val="20"/>
              </w:rPr>
            </w:pPr>
            <w:r>
              <w:rPr>
                <w:b/>
                <w:bCs/>
                <w:sz w:val="20"/>
                <w:szCs w:val="20"/>
              </w:rPr>
              <w:t>Transferability</w:t>
            </w:r>
            <w:r>
              <w:rPr>
                <w:sz w:val="20"/>
                <w:szCs w:val="20"/>
              </w:rPr>
              <w:t xml:space="preserve"> requires sufficient contextual detail for readers to judge whether findings may apply elsewhere—not statistical generalization to a </w:t>
            </w:r>
            <w:r>
              <w:rPr>
                <w:sz w:val="20"/>
                <w:szCs w:val="20"/>
              </w:rPr>
              <w:lastRenderedPageBreak/>
              <w:t>wider population (Lincoln &amp; Guba, 1985; Shenton, 2004).</w:t>
            </w:r>
          </w:p>
        </w:tc>
        <w:tc>
          <w:tcPr>
            <w:tcW w:w="5775" w:type="dxa"/>
            <w:tcBorders>
              <w:top w:val="nil"/>
              <w:left w:val="nil"/>
              <w:bottom w:val="nil"/>
              <w:right w:val="nil"/>
            </w:tcBorders>
            <w:tcMar>
              <w:top w:w="0" w:type="dxa"/>
              <w:left w:w="100" w:type="dxa"/>
              <w:bottom w:w="0" w:type="dxa"/>
              <w:right w:w="100" w:type="dxa"/>
            </w:tcMar>
          </w:tcPr>
          <w:p w14:paraId="5DE004E7" w14:textId="77777777" w:rsidR="00401741" w:rsidRDefault="00000000">
            <w:pPr>
              <w:ind w:firstLine="0"/>
              <w:rPr>
                <w:sz w:val="20"/>
                <w:szCs w:val="20"/>
              </w:rPr>
            </w:pPr>
            <w:r>
              <w:rPr>
                <w:sz w:val="20"/>
                <w:szCs w:val="20"/>
              </w:rPr>
              <w:lastRenderedPageBreak/>
              <w:t>In line with Shenton (2004), information regarding the sampling method, participant types, and data collection methods are provided (Sections 3; Table 1; Appendix A). Thick description in Chapter 4 and</w:t>
            </w:r>
            <w:commentRangeStart w:id="163"/>
            <w:r>
              <w:rPr>
                <w:sz w:val="20"/>
                <w:szCs w:val="20"/>
              </w:rPr>
              <w:t xml:space="preserve"> scope conditions in Section 5.3</w:t>
            </w:r>
            <w:commentRangeEnd w:id="163"/>
            <w:r>
              <w:rPr>
                <w:rStyle w:val="CommentReference"/>
                <w:sz w:val="20"/>
                <w:szCs w:val="20"/>
              </w:rPr>
              <w:commentReference w:id="163"/>
            </w:r>
            <w:r>
              <w:rPr>
                <w:sz w:val="20"/>
                <w:szCs w:val="20"/>
              </w:rPr>
              <w:t xml:space="preserve"> </w:t>
            </w:r>
            <w:r>
              <w:rPr>
                <w:sz w:val="20"/>
                <w:szCs w:val="20"/>
              </w:rPr>
              <w:lastRenderedPageBreak/>
              <w:t>allow readers to judge whether findings may apply in comparable settings.</w:t>
            </w:r>
          </w:p>
        </w:tc>
      </w:tr>
      <w:tr w:rsidR="00401741" w14:paraId="74F75D35" w14:textId="77777777">
        <w:trPr>
          <w:trHeight w:val="2700"/>
        </w:trPr>
        <w:tc>
          <w:tcPr>
            <w:tcW w:w="3135" w:type="dxa"/>
            <w:tcBorders>
              <w:top w:val="nil"/>
              <w:left w:val="nil"/>
              <w:bottom w:val="nil"/>
              <w:right w:val="nil"/>
            </w:tcBorders>
            <w:tcMar>
              <w:top w:w="0" w:type="dxa"/>
              <w:left w:w="100" w:type="dxa"/>
              <w:bottom w:w="0" w:type="dxa"/>
              <w:right w:w="100" w:type="dxa"/>
            </w:tcMar>
          </w:tcPr>
          <w:p w14:paraId="1A6AC8D7" w14:textId="77777777" w:rsidR="00401741" w:rsidRDefault="00000000">
            <w:pPr>
              <w:ind w:firstLine="0"/>
              <w:rPr>
                <w:sz w:val="20"/>
                <w:szCs w:val="20"/>
              </w:rPr>
            </w:pPr>
            <w:r>
              <w:rPr>
                <w:b/>
                <w:bCs/>
                <w:sz w:val="20"/>
                <w:szCs w:val="20"/>
              </w:rPr>
              <w:lastRenderedPageBreak/>
              <w:t>Dependability</w:t>
            </w:r>
            <w:r>
              <w:rPr>
                <w:sz w:val="20"/>
                <w:szCs w:val="20"/>
              </w:rPr>
              <w:t xml:space="preserve"> concerns whether the inquiry process is consistent, auditable, and reported in enough depth that a future researcher could follow the same steps (Shenton, 2004).</w:t>
            </w:r>
          </w:p>
        </w:tc>
        <w:tc>
          <w:tcPr>
            <w:tcW w:w="5775" w:type="dxa"/>
            <w:tcBorders>
              <w:top w:val="nil"/>
              <w:left w:val="nil"/>
              <w:bottom w:val="nil"/>
              <w:right w:val="nil"/>
            </w:tcBorders>
            <w:tcMar>
              <w:top w:w="0" w:type="dxa"/>
              <w:left w:w="100" w:type="dxa"/>
              <w:bottom w:w="0" w:type="dxa"/>
              <w:right w:w="100" w:type="dxa"/>
            </w:tcMar>
          </w:tcPr>
          <w:p w14:paraId="0DA7AF29" w14:textId="77777777" w:rsidR="00401741" w:rsidRDefault="00000000">
            <w:pPr>
              <w:ind w:firstLine="0"/>
              <w:rPr>
                <w:sz w:val="20"/>
                <w:szCs w:val="20"/>
              </w:rPr>
            </w:pPr>
            <w:r>
              <w:rPr>
                <w:sz w:val="20"/>
                <w:szCs w:val="20"/>
              </w:rPr>
              <w:t>Interviews were transcribed; transcriptions, memos, and emerging models were reviewed in regular debriefing meetings with the thesis supervisor (Shenton, 2004). Anonymized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401741" w14:paraId="6EDD3600" w14:textId="77777777">
        <w:trPr>
          <w:trHeight w:val="2415"/>
        </w:trPr>
        <w:tc>
          <w:tcPr>
            <w:tcW w:w="3135" w:type="dxa"/>
            <w:tcBorders>
              <w:top w:val="nil"/>
              <w:left w:val="nil"/>
              <w:bottom w:val="single" w:sz="6" w:space="0" w:color="000000"/>
              <w:right w:val="nil"/>
            </w:tcBorders>
            <w:tcMar>
              <w:top w:w="0" w:type="dxa"/>
              <w:left w:w="100" w:type="dxa"/>
              <w:bottom w:w="0" w:type="dxa"/>
              <w:right w:w="100" w:type="dxa"/>
            </w:tcMar>
          </w:tcPr>
          <w:p w14:paraId="50BFA5A0" w14:textId="77777777" w:rsidR="00401741" w:rsidRDefault="00000000">
            <w:pPr>
              <w:ind w:firstLine="0"/>
              <w:rPr>
                <w:sz w:val="20"/>
                <w:szCs w:val="20"/>
              </w:rPr>
            </w:pPr>
            <w:r>
              <w:rPr>
                <w:b/>
                <w:bCs/>
                <w:sz w:val="20"/>
                <w:szCs w:val="20"/>
              </w:rPr>
              <w:t>Confirmability</w:t>
            </w:r>
            <w:r>
              <w:rPr>
                <w:sz w:val="20"/>
                <w:szCs w:val="20"/>
              </w:rPr>
              <w:t xml:space="preserve"> requires that findings emerge from participant accounts rather than researcher predisposition (Lincoln &amp; Guba, 1985; Shenton, 2004).</w:t>
            </w:r>
          </w:p>
        </w:tc>
        <w:tc>
          <w:tcPr>
            <w:tcW w:w="5775" w:type="dxa"/>
            <w:tcBorders>
              <w:top w:val="nil"/>
              <w:left w:val="nil"/>
              <w:bottom w:val="single" w:sz="6" w:space="0" w:color="000000"/>
              <w:right w:val="nil"/>
            </w:tcBorders>
            <w:tcMar>
              <w:top w:w="0" w:type="dxa"/>
              <w:left w:w="100" w:type="dxa"/>
              <w:bottom w:w="0" w:type="dxa"/>
              <w:right w:w="100" w:type="dxa"/>
            </w:tcMar>
          </w:tcPr>
          <w:p w14:paraId="6341D034" w14:textId="77777777" w:rsidR="00401741" w:rsidRDefault="00000000">
            <w:pPr>
              <w:ind w:firstLine="0"/>
              <w:rPr>
                <w:sz w:val="20"/>
                <w:szCs w:val="20"/>
              </w:rPr>
            </w:pPr>
            <w:r>
              <w:rPr>
                <w:sz w:val="20"/>
                <w:szCs w:val="20"/>
              </w:rPr>
              <w:t xml:space="preserve">In line with Shenton (2004), analytic memos recorded reasoning separately from transcript text; preliminary interpretations that were not supported by later data were revised or discarded. Findings claims are anchored in participant quotations (Chapter 4; Appendix D). Reflexive documentation of the researcher's marketing and AI background and </w:t>
            </w:r>
            <w:commentRangeStart w:id="164"/>
            <w:r>
              <w:rPr>
                <w:sz w:val="20"/>
                <w:szCs w:val="20"/>
              </w:rPr>
              <w:t>sampling implications appears in Section 3.2.1</w:t>
            </w:r>
            <w:commentRangeEnd w:id="164"/>
            <w:r>
              <w:rPr>
                <w:rStyle w:val="CommentReference"/>
                <w:sz w:val="20"/>
                <w:szCs w:val="20"/>
              </w:rPr>
              <w:commentReference w:id="164"/>
            </w:r>
            <w:r>
              <w:rPr>
                <w:sz w:val="20"/>
                <w:szCs w:val="20"/>
              </w:rPr>
              <w:t xml:space="preserve"> .</w:t>
            </w:r>
          </w:p>
        </w:tc>
      </w:tr>
    </w:tbl>
    <w:p w14:paraId="376D9968" w14:textId="77777777" w:rsidR="00401741" w:rsidRDefault="00401741">
      <w:pPr>
        <w:ind w:firstLine="0"/>
      </w:pPr>
    </w:p>
    <w:p w14:paraId="02A30AEB" w14:textId="77777777" w:rsidR="00401741" w:rsidRDefault="00000000">
      <w:pPr>
        <w:pStyle w:val="Heading1"/>
      </w:pPr>
      <w:bookmarkStart w:id="165" w:name="_81ng021tuy7p" w:colFirst="0" w:colLast="0"/>
      <w:bookmarkEnd w:id="165"/>
      <w:r>
        <w:t xml:space="preserve">4. </w:t>
      </w:r>
      <w:r>
        <w:tab/>
        <w:t>Findings</w:t>
      </w:r>
    </w:p>
    <w:p w14:paraId="43E68E92" w14:textId="77777777" w:rsidR="00401741" w:rsidRDefault="00000000">
      <w:r>
        <w:t xml:space="preserve">The findings indicate a wide range of applications and use cases of agentic AI in the marketing field. Additionally, a clear pattern of managerial behaviors are identified that enable and stimulate adoption of agentic AI and mediate the value creation from the agentic use cases. </w:t>
      </w:r>
      <w:r>
        <w:lastRenderedPageBreak/>
        <w:t>Furthermore we observe notable impact stemming from the organizational context (internal and external) on the adoption of agentic AI and the value creation from agentic AI.</w:t>
      </w:r>
    </w:p>
    <w:p w14:paraId="7EF84F87" w14:textId="77777777" w:rsidR="00401741" w:rsidRDefault="00000000">
      <w:pPr>
        <w:ind w:firstLine="0"/>
        <w:rPr>
          <w:b/>
          <w:bCs/>
        </w:rPr>
      </w:pPr>
      <w:r>
        <w:rPr>
          <w:b/>
          <w:bCs/>
        </w:rPr>
        <w:t>Table 2</w:t>
      </w:r>
    </w:p>
    <w:p w14:paraId="170FF2BE" w14:textId="77777777" w:rsidR="00401741" w:rsidRDefault="00000000">
      <w:pPr>
        <w:ind w:firstLine="0"/>
        <w:rPr>
          <w:i/>
          <w:iCs/>
        </w:rPr>
      </w:pPr>
      <w:r>
        <w:rPr>
          <w:i/>
          <w:iCs/>
        </w:rPr>
        <w:t>Overview of code development</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85"/>
        <w:gridCol w:w="2430"/>
        <w:gridCol w:w="2280"/>
      </w:tblGrid>
      <w:tr w:rsidR="00401741" w14:paraId="3D8FF379" w14:textId="77777777">
        <w:trPr>
          <w:trHeight w:val="10"/>
        </w:trPr>
        <w:tc>
          <w:tcPr>
            <w:tcW w:w="4185" w:type="dxa"/>
            <w:tcBorders>
              <w:top w:val="single" w:sz="7" w:space="0" w:color="000000"/>
              <w:left w:val="nil"/>
              <w:bottom w:val="single" w:sz="7" w:space="0" w:color="000000"/>
              <w:right w:val="nil"/>
            </w:tcBorders>
            <w:tcMar>
              <w:top w:w="0" w:type="dxa"/>
              <w:left w:w="100" w:type="dxa"/>
              <w:bottom w:w="0" w:type="dxa"/>
              <w:right w:w="100" w:type="dxa"/>
            </w:tcMar>
          </w:tcPr>
          <w:p w14:paraId="59E030DF" w14:textId="77777777" w:rsidR="00401741" w:rsidRDefault="00000000">
            <w:pPr>
              <w:spacing w:line="360" w:lineRule="auto"/>
              <w:ind w:firstLine="0"/>
              <w:rPr>
                <w:b/>
                <w:bCs/>
                <w:sz w:val="20"/>
                <w:szCs w:val="20"/>
              </w:rPr>
            </w:pPr>
            <w:r>
              <w:rPr>
                <w:b/>
                <w:bCs/>
                <w:sz w:val="20"/>
                <w:szCs w:val="20"/>
              </w:rPr>
              <w:t>Descriptive coding</w:t>
            </w:r>
          </w:p>
        </w:tc>
        <w:tc>
          <w:tcPr>
            <w:tcW w:w="2430" w:type="dxa"/>
            <w:tcBorders>
              <w:top w:val="single" w:sz="7" w:space="0" w:color="000000"/>
              <w:left w:val="nil"/>
              <w:bottom w:val="single" w:sz="7" w:space="0" w:color="000000"/>
              <w:right w:val="nil"/>
            </w:tcBorders>
            <w:tcMar>
              <w:top w:w="0" w:type="dxa"/>
              <w:left w:w="100" w:type="dxa"/>
              <w:bottom w:w="0" w:type="dxa"/>
              <w:right w:w="100" w:type="dxa"/>
            </w:tcMar>
          </w:tcPr>
          <w:p w14:paraId="08BFD0A7" w14:textId="77777777" w:rsidR="00401741" w:rsidRDefault="00000000">
            <w:pPr>
              <w:spacing w:line="360" w:lineRule="auto"/>
              <w:ind w:firstLine="0"/>
              <w:rPr>
                <w:b/>
                <w:bCs/>
                <w:sz w:val="20"/>
                <w:szCs w:val="20"/>
              </w:rPr>
            </w:pPr>
            <w:r>
              <w:rPr>
                <w:b/>
                <w:bCs/>
                <w:sz w:val="20"/>
                <w:szCs w:val="20"/>
              </w:rPr>
              <w:t>Interpretive coding</w:t>
            </w:r>
          </w:p>
        </w:tc>
        <w:tc>
          <w:tcPr>
            <w:tcW w:w="2280" w:type="dxa"/>
            <w:tcBorders>
              <w:top w:val="single" w:sz="7" w:space="0" w:color="000000"/>
              <w:left w:val="nil"/>
              <w:bottom w:val="single" w:sz="7" w:space="0" w:color="000000"/>
              <w:right w:val="nil"/>
            </w:tcBorders>
            <w:tcMar>
              <w:top w:w="0" w:type="dxa"/>
              <w:left w:w="100" w:type="dxa"/>
              <w:bottom w:w="0" w:type="dxa"/>
              <w:right w:w="100" w:type="dxa"/>
            </w:tcMar>
          </w:tcPr>
          <w:p w14:paraId="41B450E3" w14:textId="77777777" w:rsidR="00401741" w:rsidRDefault="00000000">
            <w:pPr>
              <w:spacing w:line="360" w:lineRule="auto"/>
              <w:ind w:firstLine="0"/>
              <w:rPr>
                <w:b/>
                <w:bCs/>
                <w:sz w:val="20"/>
                <w:szCs w:val="20"/>
              </w:rPr>
            </w:pPr>
            <w:r>
              <w:rPr>
                <w:b/>
                <w:bCs/>
                <w:sz w:val="20"/>
                <w:szCs w:val="20"/>
              </w:rPr>
              <w:t>Aggregated codes</w:t>
            </w:r>
          </w:p>
        </w:tc>
      </w:tr>
      <w:tr w:rsidR="00401741" w14:paraId="55D14AEA" w14:textId="77777777">
        <w:trPr>
          <w:trHeight w:val="315"/>
        </w:trPr>
        <w:tc>
          <w:tcPr>
            <w:tcW w:w="4185" w:type="dxa"/>
            <w:tcBorders>
              <w:top w:val="nil"/>
              <w:left w:val="nil"/>
              <w:bottom w:val="nil"/>
              <w:right w:val="nil"/>
            </w:tcBorders>
            <w:tcMar>
              <w:top w:w="0" w:type="dxa"/>
              <w:left w:w="100" w:type="dxa"/>
              <w:bottom w:w="0" w:type="dxa"/>
              <w:right w:w="100" w:type="dxa"/>
            </w:tcMar>
          </w:tcPr>
          <w:p w14:paraId="567C4F15" w14:textId="77777777" w:rsidR="00401741" w:rsidRDefault="00000000">
            <w:pPr>
              <w:spacing w:line="360" w:lineRule="auto"/>
              <w:ind w:firstLine="0"/>
              <w:rPr>
                <w:sz w:val="20"/>
                <w:szCs w:val="20"/>
              </w:rPr>
            </w:pPr>
            <w:commentRangeStart w:id="166"/>
            <w:r>
              <w:rPr>
                <w:sz w:val="20"/>
                <w:szCs w:val="20"/>
              </w:rPr>
              <w:t>Experimenting</w:t>
            </w:r>
            <w:commentRangeEnd w:id="166"/>
            <w:r>
              <w:rPr>
                <w:rStyle w:val="CommentReference"/>
                <w:sz w:val="20"/>
                <w:szCs w:val="20"/>
              </w:rPr>
              <w:commentReference w:id="166"/>
            </w:r>
          </w:p>
        </w:tc>
        <w:tc>
          <w:tcPr>
            <w:tcW w:w="2430" w:type="dxa"/>
            <w:tcBorders>
              <w:top w:val="nil"/>
              <w:left w:val="nil"/>
              <w:bottom w:val="nil"/>
              <w:right w:val="nil"/>
            </w:tcBorders>
            <w:tcMar>
              <w:top w:w="0" w:type="dxa"/>
              <w:left w:w="100" w:type="dxa"/>
              <w:bottom w:w="0" w:type="dxa"/>
              <w:right w:w="100" w:type="dxa"/>
            </w:tcMar>
          </w:tcPr>
          <w:p w14:paraId="79F2C892" w14:textId="77777777" w:rsidR="00401741" w:rsidRDefault="00000000">
            <w:pPr>
              <w:spacing w:line="360" w:lineRule="auto"/>
              <w:ind w:firstLine="0"/>
              <w:rPr>
                <w:sz w:val="20"/>
                <w:szCs w:val="20"/>
              </w:rPr>
            </w:pPr>
            <w:r>
              <w:rPr>
                <w:sz w:val="20"/>
                <w:szCs w:val="20"/>
              </w:rPr>
              <w:t>Experimenting</w:t>
            </w:r>
          </w:p>
        </w:tc>
        <w:tc>
          <w:tcPr>
            <w:tcW w:w="2280" w:type="dxa"/>
            <w:tcBorders>
              <w:top w:val="nil"/>
              <w:left w:val="nil"/>
              <w:bottom w:val="nil"/>
              <w:right w:val="nil"/>
            </w:tcBorders>
            <w:tcMar>
              <w:top w:w="0" w:type="dxa"/>
              <w:left w:w="100" w:type="dxa"/>
              <w:bottom w:w="0" w:type="dxa"/>
              <w:right w:w="100" w:type="dxa"/>
            </w:tcMar>
          </w:tcPr>
          <w:p w14:paraId="7205711D" w14:textId="77777777" w:rsidR="00401741" w:rsidRDefault="00000000">
            <w:pPr>
              <w:spacing w:line="360" w:lineRule="auto"/>
              <w:ind w:firstLine="0"/>
              <w:rPr>
                <w:sz w:val="20"/>
                <w:szCs w:val="20"/>
              </w:rPr>
            </w:pPr>
            <w:r>
              <w:rPr>
                <w:sz w:val="20"/>
                <w:szCs w:val="20"/>
              </w:rPr>
              <w:t>Steering</w:t>
            </w:r>
          </w:p>
        </w:tc>
      </w:tr>
      <w:tr w:rsidR="00401741" w14:paraId="7CB68B19" w14:textId="77777777">
        <w:trPr>
          <w:trHeight w:val="270"/>
        </w:trPr>
        <w:tc>
          <w:tcPr>
            <w:tcW w:w="4185" w:type="dxa"/>
            <w:tcBorders>
              <w:top w:val="nil"/>
              <w:left w:val="nil"/>
              <w:bottom w:val="nil"/>
              <w:right w:val="nil"/>
            </w:tcBorders>
            <w:tcMar>
              <w:top w:w="0" w:type="dxa"/>
              <w:left w:w="100" w:type="dxa"/>
              <w:bottom w:w="0" w:type="dxa"/>
              <w:right w:w="100" w:type="dxa"/>
            </w:tcMar>
          </w:tcPr>
          <w:p w14:paraId="5933C3B4" w14:textId="77777777" w:rsidR="00401741" w:rsidRDefault="00000000">
            <w:pPr>
              <w:spacing w:line="360" w:lineRule="auto"/>
              <w:ind w:firstLine="0"/>
              <w:rPr>
                <w:sz w:val="20"/>
                <w:szCs w:val="20"/>
              </w:rPr>
            </w:pPr>
            <w:r>
              <w:rPr>
                <w:sz w:val="20"/>
                <w:szCs w:val="20"/>
              </w:rPr>
              <w:t>Creating a safe learning environment</w:t>
            </w:r>
          </w:p>
        </w:tc>
        <w:tc>
          <w:tcPr>
            <w:tcW w:w="2430" w:type="dxa"/>
            <w:tcBorders>
              <w:top w:val="nil"/>
              <w:left w:val="nil"/>
              <w:bottom w:val="nil"/>
              <w:right w:val="nil"/>
            </w:tcBorders>
            <w:tcMar>
              <w:top w:w="0" w:type="dxa"/>
              <w:left w:w="100" w:type="dxa"/>
              <w:bottom w:w="0" w:type="dxa"/>
              <w:right w:w="100" w:type="dxa"/>
            </w:tcMar>
          </w:tcPr>
          <w:p w14:paraId="31E7C248"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23152198" w14:textId="77777777" w:rsidR="00401741" w:rsidRDefault="00000000">
            <w:pPr>
              <w:spacing w:line="360" w:lineRule="auto"/>
              <w:ind w:firstLine="0"/>
              <w:rPr>
                <w:sz w:val="20"/>
                <w:szCs w:val="20"/>
              </w:rPr>
            </w:pPr>
            <w:r>
              <w:rPr>
                <w:sz w:val="20"/>
                <w:szCs w:val="20"/>
              </w:rPr>
              <w:t xml:space="preserve"> </w:t>
            </w:r>
          </w:p>
        </w:tc>
      </w:tr>
      <w:tr w:rsidR="00401741" w14:paraId="7DB50A7A" w14:textId="77777777">
        <w:trPr>
          <w:trHeight w:val="300"/>
        </w:trPr>
        <w:tc>
          <w:tcPr>
            <w:tcW w:w="4185" w:type="dxa"/>
            <w:tcBorders>
              <w:top w:val="nil"/>
              <w:left w:val="nil"/>
              <w:bottom w:val="nil"/>
              <w:right w:val="nil"/>
            </w:tcBorders>
            <w:tcMar>
              <w:top w:w="0" w:type="dxa"/>
              <w:left w:w="100" w:type="dxa"/>
              <w:bottom w:w="0" w:type="dxa"/>
              <w:right w:w="100" w:type="dxa"/>
            </w:tcMar>
          </w:tcPr>
          <w:p w14:paraId="020337D8" w14:textId="77777777" w:rsidR="00401741" w:rsidRDefault="00000000">
            <w:pPr>
              <w:spacing w:line="360" w:lineRule="auto"/>
              <w:ind w:firstLine="0"/>
              <w:rPr>
                <w:sz w:val="20"/>
                <w:szCs w:val="20"/>
              </w:rPr>
            </w:pPr>
            <w:r>
              <w:rPr>
                <w:sz w:val="20"/>
                <w:szCs w:val="20"/>
              </w:rPr>
              <w:t>Seeking product-market-fit</w:t>
            </w:r>
          </w:p>
        </w:tc>
        <w:tc>
          <w:tcPr>
            <w:tcW w:w="2430" w:type="dxa"/>
            <w:tcBorders>
              <w:top w:val="nil"/>
              <w:left w:val="nil"/>
              <w:bottom w:val="nil"/>
              <w:right w:val="nil"/>
            </w:tcBorders>
            <w:tcMar>
              <w:top w:w="0" w:type="dxa"/>
              <w:left w:w="100" w:type="dxa"/>
              <w:bottom w:w="0" w:type="dxa"/>
              <w:right w:w="100" w:type="dxa"/>
            </w:tcMar>
          </w:tcPr>
          <w:p w14:paraId="50821363"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292EA678" w14:textId="77777777" w:rsidR="00401741" w:rsidRDefault="00000000">
            <w:pPr>
              <w:spacing w:line="360" w:lineRule="auto"/>
              <w:ind w:firstLine="0"/>
              <w:rPr>
                <w:sz w:val="20"/>
                <w:szCs w:val="20"/>
              </w:rPr>
            </w:pPr>
            <w:r>
              <w:rPr>
                <w:sz w:val="20"/>
                <w:szCs w:val="20"/>
              </w:rPr>
              <w:t xml:space="preserve"> </w:t>
            </w:r>
          </w:p>
        </w:tc>
      </w:tr>
      <w:tr w:rsidR="00401741" w14:paraId="7EE62955" w14:textId="77777777">
        <w:trPr>
          <w:trHeight w:val="300"/>
        </w:trPr>
        <w:tc>
          <w:tcPr>
            <w:tcW w:w="4185" w:type="dxa"/>
            <w:tcBorders>
              <w:top w:val="nil"/>
              <w:left w:val="nil"/>
              <w:bottom w:val="nil"/>
              <w:right w:val="nil"/>
            </w:tcBorders>
            <w:tcMar>
              <w:top w:w="0" w:type="dxa"/>
              <w:left w:w="100" w:type="dxa"/>
              <w:bottom w:w="0" w:type="dxa"/>
              <w:right w:w="100" w:type="dxa"/>
            </w:tcMar>
          </w:tcPr>
          <w:p w14:paraId="255FF610" w14:textId="77777777" w:rsidR="00401741" w:rsidRDefault="00000000">
            <w:pPr>
              <w:spacing w:line="360" w:lineRule="auto"/>
              <w:ind w:firstLine="0"/>
              <w:rPr>
                <w:sz w:val="20"/>
                <w:szCs w:val="20"/>
              </w:rPr>
            </w:pPr>
            <w:r>
              <w:rPr>
                <w:sz w:val="20"/>
                <w:szCs w:val="20"/>
              </w:rPr>
              <w:t>Bringing people along</w:t>
            </w:r>
          </w:p>
        </w:tc>
        <w:tc>
          <w:tcPr>
            <w:tcW w:w="2430" w:type="dxa"/>
            <w:tcBorders>
              <w:top w:val="nil"/>
              <w:left w:val="nil"/>
              <w:bottom w:val="nil"/>
              <w:right w:val="nil"/>
            </w:tcBorders>
            <w:tcMar>
              <w:top w:w="0" w:type="dxa"/>
              <w:left w:w="100" w:type="dxa"/>
              <w:bottom w:w="0" w:type="dxa"/>
              <w:right w:w="100" w:type="dxa"/>
            </w:tcMar>
          </w:tcPr>
          <w:p w14:paraId="6D6F9482" w14:textId="77777777" w:rsidR="00401741" w:rsidRDefault="00000000">
            <w:pPr>
              <w:spacing w:line="360" w:lineRule="auto"/>
              <w:ind w:firstLine="0"/>
              <w:rPr>
                <w:sz w:val="20"/>
                <w:szCs w:val="20"/>
              </w:rPr>
            </w:pPr>
            <w:r>
              <w:rPr>
                <w:sz w:val="20"/>
                <w:szCs w:val="20"/>
              </w:rPr>
              <w:t>Guiding</w:t>
            </w:r>
          </w:p>
        </w:tc>
        <w:tc>
          <w:tcPr>
            <w:tcW w:w="2280" w:type="dxa"/>
            <w:tcBorders>
              <w:top w:val="nil"/>
              <w:left w:val="nil"/>
              <w:bottom w:val="nil"/>
              <w:right w:val="nil"/>
            </w:tcBorders>
            <w:tcMar>
              <w:top w:w="0" w:type="dxa"/>
              <w:left w:w="100" w:type="dxa"/>
              <w:bottom w:w="0" w:type="dxa"/>
              <w:right w:w="100" w:type="dxa"/>
            </w:tcMar>
          </w:tcPr>
          <w:p w14:paraId="6CA1311D" w14:textId="77777777" w:rsidR="00401741" w:rsidRDefault="00000000">
            <w:pPr>
              <w:spacing w:line="360" w:lineRule="auto"/>
              <w:ind w:firstLine="0"/>
              <w:rPr>
                <w:sz w:val="20"/>
                <w:szCs w:val="20"/>
              </w:rPr>
            </w:pPr>
            <w:r>
              <w:rPr>
                <w:sz w:val="20"/>
                <w:szCs w:val="20"/>
              </w:rPr>
              <w:t xml:space="preserve"> </w:t>
            </w:r>
          </w:p>
        </w:tc>
      </w:tr>
      <w:tr w:rsidR="00401741" w14:paraId="514344CE" w14:textId="77777777">
        <w:trPr>
          <w:trHeight w:val="300"/>
        </w:trPr>
        <w:tc>
          <w:tcPr>
            <w:tcW w:w="4185" w:type="dxa"/>
            <w:tcBorders>
              <w:top w:val="nil"/>
              <w:left w:val="nil"/>
              <w:bottom w:val="nil"/>
              <w:right w:val="nil"/>
            </w:tcBorders>
            <w:tcMar>
              <w:top w:w="0" w:type="dxa"/>
              <w:left w:w="100" w:type="dxa"/>
              <w:bottom w:w="0" w:type="dxa"/>
              <w:right w:w="100" w:type="dxa"/>
            </w:tcMar>
          </w:tcPr>
          <w:p w14:paraId="5ECC8F33" w14:textId="77777777" w:rsidR="00401741" w:rsidRDefault="00000000">
            <w:pPr>
              <w:spacing w:line="360" w:lineRule="auto"/>
              <w:ind w:firstLine="0"/>
              <w:rPr>
                <w:sz w:val="20"/>
                <w:szCs w:val="20"/>
              </w:rPr>
            </w:pPr>
            <w:r>
              <w:rPr>
                <w:sz w:val="20"/>
                <w:szCs w:val="20"/>
              </w:rPr>
              <w:t>Accepting risk</w:t>
            </w:r>
          </w:p>
        </w:tc>
        <w:tc>
          <w:tcPr>
            <w:tcW w:w="2430" w:type="dxa"/>
            <w:tcBorders>
              <w:top w:val="nil"/>
              <w:left w:val="nil"/>
              <w:bottom w:val="nil"/>
              <w:right w:val="nil"/>
            </w:tcBorders>
            <w:tcMar>
              <w:top w:w="0" w:type="dxa"/>
              <w:left w:w="100" w:type="dxa"/>
              <w:bottom w:w="0" w:type="dxa"/>
              <w:right w:w="100" w:type="dxa"/>
            </w:tcMar>
          </w:tcPr>
          <w:p w14:paraId="689E71F7"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2186F3CA" w14:textId="77777777" w:rsidR="00401741" w:rsidRDefault="00000000">
            <w:pPr>
              <w:spacing w:line="360" w:lineRule="auto"/>
              <w:ind w:firstLine="0"/>
              <w:rPr>
                <w:sz w:val="20"/>
                <w:szCs w:val="20"/>
              </w:rPr>
            </w:pPr>
            <w:r>
              <w:rPr>
                <w:sz w:val="20"/>
                <w:szCs w:val="20"/>
              </w:rPr>
              <w:t xml:space="preserve"> </w:t>
            </w:r>
          </w:p>
        </w:tc>
      </w:tr>
      <w:tr w:rsidR="00401741" w14:paraId="45E47BA9" w14:textId="77777777">
        <w:trPr>
          <w:trHeight w:val="300"/>
        </w:trPr>
        <w:tc>
          <w:tcPr>
            <w:tcW w:w="4185" w:type="dxa"/>
            <w:tcBorders>
              <w:top w:val="nil"/>
              <w:left w:val="nil"/>
              <w:bottom w:val="nil"/>
              <w:right w:val="nil"/>
            </w:tcBorders>
            <w:tcMar>
              <w:top w:w="0" w:type="dxa"/>
              <w:left w:w="100" w:type="dxa"/>
              <w:bottom w:w="0" w:type="dxa"/>
              <w:right w:w="100" w:type="dxa"/>
            </w:tcMar>
          </w:tcPr>
          <w:p w14:paraId="1CB36410" w14:textId="77777777" w:rsidR="00401741" w:rsidRDefault="00000000">
            <w:pPr>
              <w:spacing w:line="360" w:lineRule="auto"/>
              <w:ind w:firstLine="0"/>
              <w:rPr>
                <w:sz w:val="20"/>
                <w:szCs w:val="20"/>
              </w:rPr>
            </w:pPr>
            <w:r>
              <w:rPr>
                <w:sz w:val="20"/>
                <w:szCs w:val="20"/>
              </w:rPr>
              <w:t>Providing clarity</w:t>
            </w:r>
          </w:p>
        </w:tc>
        <w:tc>
          <w:tcPr>
            <w:tcW w:w="2430" w:type="dxa"/>
            <w:tcBorders>
              <w:top w:val="nil"/>
              <w:left w:val="nil"/>
              <w:bottom w:val="nil"/>
              <w:right w:val="nil"/>
            </w:tcBorders>
            <w:tcMar>
              <w:top w:w="0" w:type="dxa"/>
              <w:left w:w="100" w:type="dxa"/>
              <w:bottom w:w="0" w:type="dxa"/>
              <w:right w:w="100" w:type="dxa"/>
            </w:tcMar>
          </w:tcPr>
          <w:p w14:paraId="29126965"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42620848" w14:textId="77777777" w:rsidR="00401741" w:rsidRDefault="00000000">
            <w:pPr>
              <w:spacing w:line="360" w:lineRule="auto"/>
              <w:ind w:firstLine="0"/>
              <w:rPr>
                <w:sz w:val="20"/>
                <w:szCs w:val="20"/>
              </w:rPr>
            </w:pPr>
            <w:r>
              <w:rPr>
                <w:sz w:val="20"/>
                <w:szCs w:val="20"/>
              </w:rPr>
              <w:t xml:space="preserve"> </w:t>
            </w:r>
          </w:p>
        </w:tc>
      </w:tr>
      <w:tr w:rsidR="00401741" w14:paraId="66A6CC97" w14:textId="77777777">
        <w:trPr>
          <w:trHeight w:val="300"/>
        </w:trPr>
        <w:tc>
          <w:tcPr>
            <w:tcW w:w="4185" w:type="dxa"/>
            <w:tcBorders>
              <w:top w:val="nil"/>
              <w:left w:val="nil"/>
              <w:bottom w:val="nil"/>
              <w:right w:val="nil"/>
            </w:tcBorders>
            <w:tcMar>
              <w:top w:w="0" w:type="dxa"/>
              <w:left w:w="100" w:type="dxa"/>
              <w:bottom w:w="0" w:type="dxa"/>
              <w:right w:w="100" w:type="dxa"/>
            </w:tcMar>
          </w:tcPr>
          <w:p w14:paraId="6968E380" w14:textId="77777777" w:rsidR="00401741" w:rsidRDefault="00000000">
            <w:pPr>
              <w:spacing w:line="360" w:lineRule="auto"/>
              <w:ind w:firstLine="0"/>
              <w:rPr>
                <w:sz w:val="20"/>
                <w:szCs w:val="20"/>
              </w:rPr>
            </w:pPr>
            <w:r>
              <w:rPr>
                <w:sz w:val="20"/>
                <w:szCs w:val="20"/>
              </w:rPr>
              <w:t>Championing AI</w:t>
            </w:r>
          </w:p>
        </w:tc>
        <w:tc>
          <w:tcPr>
            <w:tcW w:w="2430" w:type="dxa"/>
            <w:tcBorders>
              <w:top w:val="nil"/>
              <w:left w:val="nil"/>
              <w:bottom w:val="nil"/>
              <w:right w:val="nil"/>
            </w:tcBorders>
            <w:tcMar>
              <w:top w:w="0" w:type="dxa"/>
              <w:left w:w="100" w:type="dxa"/>
              <w:bottom w:w="0" w:type="dxa"/>
              <w:right w:w="100" w:type="dxa"/>
            </w:tcMar>
          </w:tcPr>
          <w:p w14:paraId="77EC8EEC"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4933E361" w14:textId="77777777" w:rsidR="00401741" w:rsidRDefault="00000000">
            <w:pPr>
              <w:spacing w:line="360" w:lineRule="auto"/>
              <w:ind w:firstLine="0"/>
              <w:rPr>
                <w:sz w:val="20"/>
                <w:szCs w:val="20"/>
              </w:rPr>
            </w:pPr>
            <w:r>
              <w:rPr>
                <w:sz w:val="20"/>
                <w:szCs w:val="20"/>
              </w:rPr>
              <w:t xml:space="preserve"> </w:t>
            </w:r>
          </w:p>
        </w:tc>
      </w:tr>
      <w:tr w:rsidR="00401741" w14:paraId="13B2F69C" w14:textId="77777777">
        <w:trPr>
          <w:trHeight w:val="300"/>
        </w:trPr>
        <w:tc>
          <w:tcPr>
            <w:tcW w:w="4185" w:type="dxa"/>
            <w:tcBorders>
              <w:top w:val="nil"/>
              <w:left w:val="nil"/>
              <w:bottom w:val="nil"/>
              <w:right w:val="nil"/>
            </w:tcBorders>
            <w:tcMar>
              <w:top w:w="0" w:type="dxa"/>
              <w:left w:w="100" w:type="dxa"/>
              <w:bottom w:w="0" w:type="dxa"/>
              <w:right w:w="100" w:type="dxa"/>
            </w:tcMar>
          </w:tcPr>
          <w:p w14:paraId="28039A38" w14:textId="77777777" w:rsidR="00401741" w:rsidRDefault="00000000">
            <w:pPr>
              <w:spacing w:line="360" w:lineRule="auto"/>
              <w:ind w:firstLine="0"/>
              <w:rPr>
                <w:sz w:val="20"/>
                <w:szCs w:val="20"/>
              </w:rPr>
            </w:pPr>
            <w:r>
              <w:rPr>
                <w:sz w:val="20"/>
                <w:szCs w:val="20"/>
              </w:rPr>
              <w:t xml:space="preserve">Obtaining </w:t>
            </w:r>
            <w:commentRangeStart w:id="167"/>
            <w:r>
              <w:rPr>
                <w:sz w:val="20"/>
                <w:szCs w:val="20"/>
              </w:rPr>
              <w:t xml:space="preserve">finance &amp; time </w:t>
            </w:r>
            <w:commentRangeEnd w:id="167"/>
            <w:r>
              <w:rPr>
                <w:rStyle w:val="CommentReference"/>
                <w:sz w:val="20"/>
                <w:szCs w:val="20"/>
              </w:rPr>
              <w:commentReference w:id="167"/>
            </w:r>
            <w:r>
              <w:rPr>
                <w:sz w:val="20"/>
                <w:szCs w:val="20"/>
              </w:rPr>
              <w:t>resources</w:t>
            </w:r>
          </w:p>
        </w:tc>
        <w:tc>
          <w:tcPr>
            <w:tcW w:w="2430" w:type="dxa"/>
            <w:vMerge w:val="restart"/>
            <w:tcBorders>
              <w:top w:val="nil"/>
              <w:left w:val="nil"/>
              <w:bottom w:val="nil"/>
              <w:right w:val="nil"/>
            </w:tcBorders>
            <w:tcMar>
              <w:top w:w="0" w:type="dxa"/>
              <w:left w:w="100" w:type="dxa"/>
              <w:bottom w:w="0" w:type="dxa"/>
              <w:right w:w="100" w:type="dxa"/>
            </w:tcMar>
          </w:tcPr>
          <w:p w14:paraId="2D401642" w14:textId="77777777" w:rsidR="00401741" w:rsidRDefault="00000000">
            <w:pPr>
              <w:spacing w:line="360" w:lineRule="auto"/>
              <w:ind w:firstLine="0"/>
              <w:rPr>
                <w:sz w:val="20"/>
                <w:szCs w:val="20"/>
              </w:rPr>
            </w:pPr>
            <w:r>
              <w:rPr>
                <w:sz w:val="20"/>
                <w:szCs w:val="20"/>
              </w:rPr>
              <w:t>Leveraging hard resources</w:t>
            </w:r>
          </w:p>
        </w:tc>
        <w:tc>
          <w:tcPr>
            <w:tcW w:w="2280" w:type="dxa"/>
            <w:tcBorders>
              <w:top w:val="nil"/>
              <w:left w:val="nil"/>
              <w:bottom w:val="nil"/>
              <w:right w:val="nil"/>
            </w:tcBorders>
            <w:tcMar>
              <w:top w:w="0" w:type="dxa"/>
              <w:left w:w="100" w:type="dxa"/>
              <w:bottom w:w="0" w:type="dxa"/>
              <w:right w:w="100" w:type="dxa"/>
            </w:tcMar>
          </w:tcPr>
          <w:p w14:paraId="0EA2B97F" w14:textId="77777777" w:rsidR="00401741" w:rsidRDefault="00000000">
            <w:pPr>
              <w:spacing w:line="360" w:lineRule="auto"/>
              <w:ind w:firstLine="0"/>
              <w:rPr>
                <w:sz w:val="20"/>
                <w:szCs w:val="20"/>
              </w:rPr>
            </w:pPr>
            <w:r>
              <w:rPr>
                <w:sz w:val="20"/>
                <w:szCs w:val="20"/>
              </w:rPr>
              <w:t xml:space="preserve"> </w:t>
            </w:r>
            <w:commentRangeStart w:id="168"/>
            <w:r>
              <w:rPr>
                <w:sz w:val="20"/>
                <w:szCs w:val="20"/>
              </w:rPr>
              <w:t xml:space="preserve">Leveraging </w:t>
            </w:r>
            <w:commentRangeEnd w:id="168"/>
            <w:r>
              <w:rPr>
                <w:rStyle w:val="CommentReference"/>
                <w:sz w:val="20"/>
                <w:szCs w:val="20"/>
              </w:rPr>
              <w:commentReference w:id="168"/>
            </w:r>
          </w:p>
        </w:tc>
      </w:tr>
      <w:tr w:rsidR="00401741" w14:paraId="609D3764" w14:textId="77777777">
        <w:trPr>
          <w:trHeight w:val="300"/>
        </w:trPr>
        <w:tc>
          <w:tcPr>
            <w:tcW w:w="4185" w:type="dxa"/>
            <w:tcBorders>
              <w:top w:val="nil"/>
              <w:left w:val="nil"/>
              <w:bottom w:val="nil"/>
              <w:right w:val="nil"/>
            </w:tcBorders>
            <w:tcMar>
              <w:top w:w="0" w:type="dxa"/>
              <w:left w:w="100" w:type="dxa"/>
              <w:bottom w:w="0" w:type="dxa"/>
              <w:right w:w="100" w:type="dxa"/>
            </w:tcMar>
          </w:tcPr>
          <w:p w14:paraId="53AB7E5C" w14:textId="77777777" w:rsidR="00401741" w:rsidRDefault="00000000">
            <w:pPr>
              <w:spacing w:line="360" w:lineRule="auto"/>
              <w:ind w:firstLine="0"/>
              <w:rPr>
                <w:sz w:val="20"/>
                <w:szCs w:val="20"/>
              </w:rPr>
            </w:pPr>
            <w:r>
              <w:rPr>
                <w:sz w:val="20"/>
                <w:szCs w:val="20"/>
              </w:rPr>
              <w:t>Leveraging data availability</w:t>
            </w:r>
          </w:p>
        </w:tc>
        <w:tc>
          <w:tcPr>
            <w:tcW w:w="2430" w:type="dxa"/>
            <w:vMerge/>
            <w:tcBorders>
              <w:top w:val="nil"/>
              <w:left w:val="nil"/>
              <w:bottom w:val="nil"/>
              <w:right w:val="nil"/>
            </w:tcBorders>
            <w:tcMar>
              <w:top w:w="0" w:type="dxa"/>
              <w:left w:w="100" w:type="dxa"/>
              <w:bottom w:w="0" w:type="dxa"/>
              <w:right w:w="100" w:type="dxa"/>
            </w:tcMar>
          </w:tcPr>
          <w:p w14:paraId="751B7865" w14:textId="77777777" w:rsidR="00401741" w:rsidRDefault="00401741">
            <w:pPr>
              <w:spacing w:line="240" w:lineRule="auto"/>
              <w:ind w:firstLine="0"/>
              <w:rPr>
                <w:sz w:val="20"/>
                <w:szCs w:val="20"/>
              </w:rPr>
            </w:pPr>
          </w:p>
        </w:tc>
        <w:tc>
          <w:tcPr>
            <w:tcW w:w="2280" w:type="dxa"/>
            <w:tcBorders>
              <w:top w:val="nil"/>
              <w:left w:val="nil"/>
              <w:bottom w:val="nil"/>
              <w:right w:val="nil"/>
            </w:tcBorders>
            <w:tcMar>
              <w:top w:w="0" w:type="dxa"/>
              <w:left w:w="100" w:type="dxa"/>
              <w:bottom w:w="0" w:type="dxa"/>
              <w:right w:w="100" w:type="dxa"/>
            </w:tcMar>
          </w:tcPr>
          <w:p w14:paraId="39E6A6E3" w14:textId="77777777" w:rsidR="00401741" w:rsidRDefault="00000000">
            <w:pPr>
              <w:spacing w:line="360" w:lineRule="auto"/>
              <w:ind w:firstLine="0"/>
              <w:rPr>
                <w:sz w:val="20"/>
                <w:szCs w:val="20"/>
              </w:rPr>
            </w:pPr>
            <w:r>
              <w:rPr>
                <w:sz w:val="20"/>
                <w:szCs w:val="20"/>
              </w:rPr>
              <w:t xml:space="preserve"> </w:t>
            </w:r>
          </w:p>
        </w:tc>
      </w:tr>
      <w:tr w:rsidR="00401741" w14:paraId="13355EFE" w14:textId="77777777">
        <w:trPr>
          <w:trHeight w:val="325"/>
        </w:trPr>
        <w:tc>
          <w:tcPr>
            <w:tcW w:w="4185" w:type="dxa"/>
            <w:tcBorders>
              <w:top w:val="nil"/>
              <w:left w:val="nil"/>
              <w:bottom w:val="nil"/>
              <w:right w:val="nil"/>
            </w:tcBorders>
            <w:tcMar>
              <w:top w:w="0" w:type="dxa"/>
              <w:left w:w="100" w:type="dxa"/>
              <w:bottom w:w="0" w:type="dxa"/>
              <w:right w:w="100" w:type="dxa"/>
            </w:tcMar>
          </w:tcPr>
          <w:p w14:paraId="0A62EADF" w14:textId="77777777" w:rsidR="00401741" w:rsidRDefault="00000000">
            <w:pPr>
              <w:spacing w:line="360" w:lineRule="auto"/>
              <w:ind w:firstLine="0"/>
              <w:rPr>
                <w:sz w:val="20"/>
                <w:szCs w:val="20"/>
              </w:rPr>
            </w:pPr>
            <w:r>
              <w:rPr>
                <w:sz w:val="20"/>
                <w:szCs w:val="20"/>
              </w:rPr>
              <w:t>Leveraging the right tooling</w:t>
            </w:r>
          </w:p>
        </w:tc>
        <w:tc>
          <w:tcPr>
            <w:tcW w:w="2430" w:type="dxa"/>
            <w:tcBorders>
              <w:top w:val="nil"/>
              <w:left w:val="nil"/>
              <w:bottom w:val="nil"/>
              <w:right w:val="nil"/>
            </w:tcBorders>
            <w:tcMar>
              <w:top w:w="0" w:type="dxa"/>
              <w:left w:w="100" w:type="dxa"/>
              <w:bottom w:w="0" w:type="dxa"/>
              <w:right w:w="100" w:type="dxa"/>
            </w:tcMar>
          </w:tcPr>
          <w:p w14:paraId="0FD923F0" w14:textId="77777777" w:rsidR="00401741" w:rsidRDefault="00401741">
            <w:pPr>
              <w:spacing w:line="360" w:lineRule="auto"/>
              <w:ind w:firstLine="0"/>
              <w:rPr>
                <w:sz w:val="20"/>
                <w:szCs w:val="20"/>
              </w:rPr>
            </w:pPr>
          </w:p>
        </w:tc>
        <w:tc>
          <w:tcPr>
            <w:tcW w:w="2280" w:type="dxa"/>
            <w:tcBorders>
              <w:top w:val="nil"/>
              <w:left w:val="nil"/>
              <w:bottom w:val="nil"/>
              <w:right w:val="nil"/>
            </w:tcBorders>
            <w:tcMar>
              <w:top w:w="0" w:type="dxa"/>
              <w:left w:w="100" w:type="dxa"/>
              <w:bottom w:w="0" w:type="dxa"/>
              <w:right w:w="100" w:type="dxa"/>
            </w:tcMar>
          </w:tcPr>
          <w:p w14:paraId="18446723" w14:textId="77777777" w:rsidR="00401741" w:rsidRDefault="00000000">
            <w:pPr>
              <w:spacing w:line="360" w:lineRule="auto"/>
              <w:ind w:firstLine="0"/>
              <w:rPr>
                <w:sz w:val="20"/>
                <w:szCs w:val="20"/>
              </w:rPr>
            </w:pPr>
            <w:r>
              <w:rPr>
                <w:sz w:val="20"/>
                <w:szCs w:val="20"/>
              </w:rPr>
              <w:t xml:space="preserve"> </w:t>
            </w:r>
          </w:p>
        </w:tc>
      </w:tr>
      <w:tr w:rsidR="00401741" w14:paraId="3D18570F" w14:textId="77777777">
        <w:trPr>
          <w:trHeight w:val="325"/>
        </w:trPr>
        <w:tc>
          <w:tcPr>
            <w:tcW w:w="4185" w:type="dxa"/>
            <w:tcBorders>
              <w:top w:val="nil"/>
              <w:left w:val="nil"/>
              <w:bottom w:val="nil"/>
              <w:right w:val="nil"/>
            </w:tcBorders>
            <w:tcMar>
              <w:top w:w="0" w:type="dxa"/>
              <w:left w:w="100" w:type="dxa"/>
              <w:bottom w:w="0" w:type="dxa"/>
              <w:right w:w="100" w:type="dxa"/>
            </w:tcMar>
          </w:tcPr>
          <w:p w14:paraId="0189EF5F" w14:textId="77777777" w:rsidR="00401741" w:rsidRDefault="00000000">
            <w:pPr>
              <w:spacing w:line="360" w:lineRule="auto"/>
              <w:ind w:firstLine="0"/>
              <w:rPr>
                <w:sz w:val="20"/>
                <w:szCs w:val="20"/>
              </w:rPr>
            </w:pPr>
            <w:r>
              <w:rPr>
                <w:sz w:val="20"/>
                <w:szCs w:val="20"/>
              </w:rPr>
              <w:t xml:space="preserve">Leveraging </w:t>
            </w:r>
            <w:commentRangeStart w:id="169"/>
            <w:r>
              <w:rPr>
                <w:sz w:val="20"/>
                <w:szCs w:val="20"/>
              </w:rPr>
              <w:t>competencies to execute</w:t>
            </w:r>
            <w:commentRangeEnd w:id="169"/>
            <w:r>
              <w:rPr>
                <w:rStyle w:val="CommentReference"/>
                <w:sz w:val="20"/>
                <w:szCs w:val="20"/>
              </w:rPr>
              <w:commentReference w:id="169"/>
            </w:r>
          </w:p>
        </w:tc>
        <w:tc>
          <w:tcPr>
            <w:tcW w:w="2430" w:type="dxa"/>
            <w:vMerge w:val="restart"/>
            <w:tcBorders>
              <w:top w:val="nil"/>
              <w:left w:val="nil"/>
              <w:bottom w:val="nil"/>
              <w:right w:val="nil"/>
            </w:tcBorders>
            <w:tcMar>
              <w:top w:w="0" w:type="dxa"/>
              <w:left w:w="100" w:type="dxa"/>
              <w:bottom w:w="0" w:type="dxa"/>
              <w:right w:w="100" w:type="dxa"/>
            </w:tcMar>
          </w:tcPr>
          <w:p w14:paraId="23B0D2B9" w14:textId="77777777" w:rsidR="00401741" w:rsidRDefault="00000000">
            <w:pPr>
              <w:spacing w:line="360" w:lineRule="auto"/>
              <w:ind w:firstLine="0"/>
              <w:rPr>
                <w:sz w:val="20"/>
                <w:szCs w:val="20"/>
              </w:rPr>
            </w:pPr>
            <w:r>
              <w:rPr>
                <w:sz w:val="20"/>
                <w:szCs w:val="20"/>
              </w:rPr>
              <w:t>Leveraging soft resources</w:t>
            </w:r>
          </w:p>
        </w:tc>
        <w:tc>
          <w:tcPr>
            <w:tcW w:w="2280" w:type="dxa"/>
            <w:tcBorders>
              <w:top w:val="nil"/>
              <w:left w:val="nil"/>
              <w:bottom w:val="nil"/>
              <w:right w:val="nil"/>
            </w:tcBorders>
            <w:tcMar>
              <w:top w:w="0" w:type="dxa"/>
              <w:left w:w="100" w:type="dxa"/>
              <w:bottom w:w="0" w:type="dxa"/>
              <w:right w:w="100" w:type="dxa"/>
            </w:tcMar>
          </w:tcPr>
          <w:p w14:paraId="5190DA6D" w14:textId="77777777" w:rsidR="00401741" w:rsidRDefault="00000000">
            <w:pPr>
              <w:spacing w:line="360" w:lineRule="auto"/>
              <w:ind w:firstLine="0"/>
              <w:rPr>
                <w:sz w:val="20"/>
                <w:szCs w:val="20"/>
              </w:rPr>
            </w:pPr>
            <w:r>
              <w:rPr>
                <w:sz w:val="20"/>
                <w:szCs w:val="20"/>
              </w:rPr>
              <w:t xml:space="preserve"> </w:t>
            </w:r>
          </w:p>
        </w:tc>
      </w:tr>
      <w:tr w:rsidR="00401741" w14:paraId="62118EA1" w14:textId="77777777">
        <w:trPr>
          <w:trHeight w:val="261"/>
        </w:trPr>
        <w:tc>
          <w:tcPr>
            <w:tcW w:w="4185" w:type="dxa"/>
            <w:tcBorders>
              <w:top w:val="nil"/>
              <w:left w:val="nil"/>
              <w:bottom w:val="nil"/>
              <w:right w:val="nil"/>
            </w:tcBorders>
            <w:tcMar>
              <w:top w:w="0" w:type="dxa"/>
              <w:left w:w="100" w:type="dxa"/>
              <w:bottom w:w="0" w:type="dxa"/>
              <w:right w:w="100" w:type="dxa"/>
            </w:tcMar>
          </w:tcPr>
          <w:p w14:paraId="69D0B94E" w14:textId="77777777" w:rsidR="00401741" w:rsidRDefault="00000000">
            <w:pPr>
              <w:spacing w:line="360" w:lineRule="auto"/>
              <w:ind w:firstLine="0"/>
              <w:rPr>
                <w:sz w:val="20"/>
                <w:szCs w:val="20"/>
              </w:rPr>
            </w:pPr>
            <w:r>
              <w:rPr>
                <w:sz w:val="20"/>
                <w:szCs w:val="20"/>
              </w:rPr>
              <w:t>Leveraging external experts &amp; vendors</w:t>
            </w:r>
          </w:p>
        </w:tc>
        <w:tc>
          <w:tcPr>
            <w:tcW w:w="2430" w:type="dxa"/>
            <w:vMerge/>
            <w:tcBorders>
              <w:top w:val="nil"/>
              <w:left w:val="nil"/>
              <w:bottom w:val="nil"/>
              <w:right w:val="nil"/>
            </w:tcBorders>
            <w:tcMar>
              <w:top w:w="0" w:type="dxa"/>
              <w:left w:w="100" w:type="dxa"/>
              <w:bottom w:w="0" w:type="dxa"/>
              <w:right w:w="100" w:type="dxa"/>
            </w:tcMar>
          </w:tcPr>
          <w:p w14:paraId="0761E3E5" w14:textId="77777777" w:rsidR="00401741" w:rsidRDefault="00401741">
            <w:pPr>
              <w:spacing w:line="240" w:lineRule="auto"/>
              <w:ind w:firstLine="0"/>
              <w:rPr>
                <w:sz w:val="20"/>
                <w:szCs w:val="20"/>
              </w:rPr>
            </w:pPr>
          </w:p>
        </w:tc>
        <w:tc>
          <w:tcPr>
            <w:tcW w:w="2280" w:type="dxa"/>
            <w:tcBorders>
              <w:top w:val="nil"/>
              <w:left w:val="nil"/>
              <w:bottom w:val="nil"/>
              <w:right w:val="nil"/>
            </w:tcBorders>
            <w:tcMar>
              <w:top w:w="0" w:type="dxa"/>
              <w:left w:w="100" w:type="dxa"/>
              <w:bottom w:w="0" w:type="dxa"/>
              <w:right w:w="100" w:type="dxa"/>
            </w:tcMar>
          </w:tcPr>
          <w:p w14:paraId="517073A6" w14:textId="77777777" w:rsidR="00401741" w:rsidRDefault="00000000">
            <w:pPr>
              <w:spacing w:line="360" w:lineRule="auto"/>
              <w:ind w:firstLine="0"/>
              <w:rPr>
                <w:sz w:val="20"/>
                <w:szCs w:val="20"/>
              </w:rPr>
            </w:pPr>
            <w:r>
              <w:rPr>
                <w:sz w:val="20"/>
                <w:szCs w:val="20"/>
              </w:rPr>
              <w:t xml:space="preserve"> </w:t>
            </w:r>
          </w:p>
        </w:tc>
      </w:tr>
      <w:tr w:rsidR="00401741" w14:paraId="13CC0F54" w14:textId="77777777">
        <w:trPr>
          <w:trHeight w:val="300"/>
        </w:trPr>
        <w:tc>
          <w:tcPr>
            <w:tcW w:w="4185" w:type="dxa"/>
            <w:tcBorders>
              <w:top w:val="nil"/>
              <w:left w:val="nil"/>
              <w:bottom w:val="nil"/>
              <w:right w:val="nil"/>
            </w:tcBorders>
            <w:tcMar>
              <w:top w:w="0" w:type="dxa"/>
              <w:left w:w="100" w:type="dxa"/>
              <w:bottom w:w="0" w:type="dxa"/>
              <w:right w:w="100" w:type="dxa"/>
            </w:tcMar>
          </w:tcPr>
          <w:p w14:paraId="5699A2D5" w14:textId="77777777" w:rsidR="00401741" w:rsidRDefault="00000000">
            <w:pPr>
              <w:spacing w:line="360" w:lineRule="auto"/>
              <w:ind w:firstLine="0"/>
              <w:rPr>
                <w:sz w:val="20"/>
                <w:szCs w:val="20"/>
              </w:rPr>
            </w:pPr>
            <w:r>
              <w:rPr>
                <w:sz w:val="20"/>
                <w:szCs w:val="20"/>
              </w:rPr>
              <w:t>Having a culture of innovation</w:t>
            </w:r>
          </w:p>
        </w:tc>
        <w:tc>
          <w:tcPr>
            <w:tcW w:w="2430" w:type="dxa"/>
            <w:tcBorders>
              <w:top w:val="nil"/>
              <w:left w:val="nil"/>
              <w:bottom w:val="nil"/>
              <w:right w:val="nil"/>
            </w:tcBorders>
            <w:tcMar>
              <w:top w:w="0" w:type="dxa"/>
              <w:left w:w="100" w:type="dxa"/>
              <w:bottom w:w="0" w:type="dxa"/>
              <w:right w:w="100" w:type="dxa"/>
            </w:tcMar>
          </w:tcPr>
          <w:p w14:paraId="5F08B83E"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6C910DD1" w14:textId="77777777" w:rsidR="00401741" w:rsidRDefault="00000000">
            <w:pPr>
              <w:spacing w:line="360" w:lineRule="auto"/>
              <w:ind w:firstLine="0"/>
              <w:rPr>
                <w:sz w:val="20"/>
                <w:szCs w:val="20"/>
              </w:rPr>
            </w:pPr>
            <w:r>
              <w:rPr>
                <w:sz w:val="20"/>
                <w:szCs w:val="20"/>
              </w:rPr>
              <w:t xml:space="preserve"> </w:t>
            </w:r>
          </w:p>
        </w:tc>
      </w:tr>
      <w:tr w:rsidR="00401741" w14:paraId="657F1881" w14:textId="77777777">
        <w:trPr>
          <w:trHeight w:val="300"/>
        </w:trPr>
        <w:tc>
          <w:tcPr>
            <w:tcW w:w="4185" w:type="dxa"/>
            <w:tcBorders>
              <w:top w:val="nil"/>
              <w:left w:val="nil"/>
              <w:bottom w:val="nil"/>
              <w:right w:val="nil"/>
            </w:tcBorders>
            <w:tcMar>
              <w:top w:w="0" w:type="dxa"/>
              <w:left w:w="100" w:type="dxa"/>
              <w:bottom w:w="0" w:type="dxa"/>
              <w:right w:w="100" w:type="dxa"/>
            </w:tcMar>
          </w:tcPr>
          <w:p w14:paraId="1674BB7F" w14:textId="77777777" w:rsidR="00401741" w:rsidRDefault="00000000">
            <w:pPr>
              <w:spacing w:line="360" w:lineRule="auto"/>
              <w:ind w:firstLine="0"/>
              <w:rPr>
                <w:sz w:val="20"/>
                <w:szCs w:val="20"/>
              </w:rPr>
            </w:pPr>
            <w:r>
              <w:rPr>
                <w:sz w:val="20"/>
                <w:szCs w:val="20"/>
              </w:rPr>
              <w:t>Navigating resistance</w:t>
            </w:r>
          </w:p>
        </w:tc>
        <w:tc>
          <w:tcPr>
            <w:tcW w:w="2430" w:type="dxa"/>
            <w:tcBorders>
              <w:top w:val="nil"/>
              <w:left w:val="nil"/>
              <w:bottom w:val="nil"/>
              <w:right w:val="nil"/>
            </w:tcBorders>
            <w:tcMar>
              <w:top w:w="0" w:type="dxa"/>
              <w:left w:w="100" w:type="dxa"/>
              <w:bottom w:w="0" w:type="dxa"/>
              <w:right w:w="100" w:type="dxa"/>
            </w:tcMar>
          </w:tcPr>
          <w:p w14:paraId="1749B089" w14:textId="77777777" w:rsidR="00401741" w:rsidRDefault="00000000">
            <w:pPr>
              <w:spacing w:line="360" w:lineRule="auto"/>
              <w:ind w:firstLine="0"/>
              <w:rPr>
                <w:sz w:val="20"/>
                <w:szCs w:val="20"/>
              </w:rPr>
            </w:pPr>
            <w:r>
              <w:rPr>
                <w:sz w:val="20"/>
                <w:szCs w:val="20"/>
              </w:rPr>
              <w:t>Navigating</w:t>
            </w:r>
          </w:p>
        </w:tc>
        <w:tc>
          <w:tcPr>
            <w:tcW w:w="2280" w:type="dxa"/>
            <w:vMerge w:val="restart"/>
            <w:tcBorders>
              <w:top w:val="nil"/>
              <w:left w:val="nil"/>
              <w:bottom w:val="nil"/>
              <w:right w:val="nil"/>
            </w:tcBorders>
            <w:tcMar>
              <w:top w:w="0" w:type="dxa"/>
              <w:left w:w="100" w:type="dxa"/>
              <w:bottom w:w="0" w:type="dxa"/>
              <w:right w:w="100" w:type="dxa"/>
            </w:tcMar>
          </w:tcPr>
          <w:p w14:paraId="0106307F" w14:textId="77777777" w:rsidR="00401741" w:rsidRDefault="00000000">
            <w:pPr>
              <w:spacing w:line="360" w:lineRule="auto"/>
              <w:ind w:firstLine="0"/>
              <w:rPr>
                <w:sz w:val="20"/>
                <w:szCs w:val="20"/>
              </w:rPr>
            </w:pPr>
            <w:r>
              <w:rPr>
                <w:sz w:val="20"/>
                <w:szCs w:val="20"/>
              </w:rPr>
              <w:t>Experiencing obstacles</w:t>
            </w:r>
          </w:p>
        </w:tc>
      </w:tr>
      <w:tr w:rsidR="00401741" w14:paraId="6FB1D70C" w14:textId="77777777">
        <w:trPr>
          <w:trHeight w:val="336"/>
        </w:trPr>
        <w:tc>
          <w:tcPr>
            <w:tcW w:w="4185" w:type="dxa"/>
            <w:tcBorders>
              <w:top w:val="nil"/>
              <w:left w:val="nil"/>
              <w:bottom w:val="nil"/>
              <w:right w:val="nil"/>
            </w:tcBorders>
            <w:tcMar>
              <w:top w:w="0" w:type="dxa"/>
              <w:left w:w="100" w:type="dxa"/>
              <w:bottom w:w="0" w:type="dxa"/>
              <w:right w:w="100" w:type="dxa"/>
            </w:tcMar>
          </w:tcPr>
          <w:p w14:paraId="57DBF8AF" w14:textId="77777777" w:rsidR="00401741" w:rsidRDefault="00000000">
            <w:pPr>
              <w:spacing w:line="360" w:lineRule="auto"/>
              <w:ind w:firstLine="0"/>
              <w:rPr>
                <w:sz w:val="20"/>
                <w:szCs w:val="20"/>
              </w:rPr>
            </w:pPr>
            <w:r>
              <w:rPr>
                <w:sz w:val="20"/>
                <w:szCs w:val="20"/>
              </w:rPr>
              <w:t>Navigating restricting governance</w:t>
            </w:r>
          </w:p>
        </w:tc>
        <w:tc>
          <w:tcPr>
            <w:tcW w:w="2430" w:type="dxa"/>
            <w:tcBorders>
              <w:top w:val="nil"/>
              <w:left w:val="nil"/>
              <w:bottom w:val="nil"/>
              <w:right w:val="nil"/>
            </w:tcBorders>
            <w:tcMar>
              <w:top w:w="0" w:type="dxa"/>
              <w:left w:w="100" w:type="dxa"/>
              <w:bottom w:w="0" w:type="dxa"/>
              <w:right w:w="100" w:type="dxa"/>
            </w:tcMar>
          </w:tcPr>
          <w:p w14:paraId="2CE0457D" w14:textId="77777777" w:rsidR="00401741" w:rsidRDefault="00401741">
            <w:pPr>
              <w:spacing w:line="360" w:lineRule="auto"/>
              <w:ind w:firstLine="0"/>
              <w:rPr>
                <w:sz w:val="20"/>
                <w:szCs w:val="20"/>
              </w:rPr>
            </w:pPr>
          </w:p>
        </w:tc>
        <w:tc>
          <w:tcPr>
            <w:tcW w:w="2280" w:type="dxa"/>
            <w:vMerge/>
            <w:tcBorders>
              <w:top w:val="nil"/>
              <w:left w:val="nil"/>
              <w:bottom w:val="nil"/>
              <w:right w:val="nil"/>
            </w:tcBorders>
            <w:tcMar>
              <w:top w:w="0" w:type="dxa"/>
              <w:left w:w="100" w:type="dxa"/>
              <w:bottom w:w="0" w:type="dxa"/>
              <w:right w:w="100" w:type="dxa"/>
            </w:tcMar>
          </w:tcPr>
          <w:p w14:paraId="32D6A62D" w14:textId="77777777" w:rsidR="00401741" w:rsidRDefault="00401741">
            <w:pPr>
              <w:spacing w:line="240" w:lineRule="auto"/>
              <w:ind w:firstLine="0"/>
              <w:rPr>
                <w:sz w:val="20"/>
                <w:szCs w:val="20"/>
              </w:rPr>
            </w:pPr>
          </w:p>
        </w:tc>
      </w:tr>
      <w:tr w:rsidR="00401741" w14:paraId="07449B5A" w14:textId="77777777">
        <w:trPr>
          <w:trHeight w:val="315"/>
        </w:trPr>
        <w:tc>
          <w:tcPr>
            <w:tcW w:w="4185" w:type="dxa"/>
            <w:tcBorders>
              <w:top w:val="nil"/>
              <w:left w:val="nil"/>
              <w:bottom w:val="nil"/>
              <w:right w:val="nil"/>
            </w:tcBorders>
            <w:tcMar>
              <w:top w:w="0" w:type="dxa"/>
              <w:left w:w="100" w:type="dxa"/>
              <w:bottom w:w="0" w:type="dxa"/>
              <w:right w:w="100" w:type="dxa"/>
            </w:tcMar>
          </w:tcPr>
          <w:p w14:paraId="1493EB3C" w14:textId="77777777" w:rsidR="00401741" w:rsidRDefault="00000000">
            <w:pPr>
              <w:spacing w:line="360" w:lineRule="auto"/>
              <w:ind w:firstLine="0"/>
              <w:rPr>
                <w:sz w:val="20"/>
                <w:szCs w:val="20"/>
              </w:rPr>
            </w:pPr>
            <w:commentRangeStart w:id="170"/>
            <w:r>
              <w:rPr>
                <w:sz w:val="20"/>
                <w:szCs w:val="20"/>
              </w:rPr>
              <w:t>Analysing</w:t>
            </w:r>
            <w:commentRangeEnd w:id="170"/>
            <w:r>
              <w:rPr>
                <w:rStyle w:val="CommentReference"/>
                <w:sz w:val="20"/>
                <w:szCs w:val="20"/>
              </w:rPr>
              <w:commentReference w:id="170"/>
            </w:r>
          </w:p>
        </w:tc>
        <w:tc>
          <w:tcPr>
            <w:tcW w:w="2430" w:type="dxa"/>
            <w:tcBorders>
              <w:top w:val="nil"/>
              <w:left w:val="nil"/>
              <w:bottom w:val="nil"/>
              <w:right w:val="nil"/>
            </w:tcBorders>
            <w:tcMar>
              <w:top w:w="0" w:type="dxa"/>
              <w:left w:w="100" w:type="dxa"/>
              <w:bottom w:w="0" w:type="dxa"/>
              <w:right w:w="100" w:type="dxa"/>
            </w:tcMar>
          </w:tcPr>
          <w:p w14:paraId="09B42AA7" w14:textId="77777777" w:rsidR="00401741" w:rsidRDefault="00000000">
            <w:pPr>
              <w:spacing w:line="360" w:lineRule="auto"/>
              <w:ind w:firstLine="0"/>
              <w:rPr>
                <w:sz w:val="20"/>
                <w:szCs w:val="20"/>
              </w:rPr>
            </w:pPr>
            <w:r>
              <w:rPr>
                <w:sz w:val="20"/>
                <w:szCs w:val="20"/>
              </w:rPr>
              <w:t>Analyzing</w:t>
            </w:r>
          </w:p>
        </w:tc>
        <w:tc>
          <w:tcPr>
            <w:tcW w:w="2280" w:type="dxa"/>
            <w:tcBorders>
              <w:top w:val="nil"/>
              <w:left w:val="nil"/>
              <w:bottom w:val="nil"/>
              <w:right w:val="nil"/>
            </w:tcBorders>
            <w:tcMar>
              <w:top w:w="0" w:type="dxa"/>
              <w:left w:w="100" w:type="dxa"/>
              <w:bottom w:w="0" w:type="dxa"/>
              <w:right w:w="100" w:type="dxa"/>
            </w:tcMar>
          </w:tcPr>
          <w:p w14:paraId="5FD4F194" w14:textId="77777777" w:rsidR="00401741" w:rsidRDefault="00000000">
            <w:pPr>
              <w:spacing w:line="360" w:lineRule="auto"/>
              <w:ind w:firstLine="0"/>
              <w:rPr>
                <w:sz w:val="20"/>
                <w:szCs w:val="20"/>
              </w:rPr>
            </w:pPr>
            <w:r>
              <w:rPr>
                <w:sz w:val="20"/>
                <w:szCs w:val="20"/>
              </w:rPr>
              <w:t>Applying Use Cases</w:t>
            </w:r>
          </w:p>
        </w:tc>
      </w:tr>
      <w:tr w:rsidR="00401741" w14:paraId="648A9552" w14:textId="77777777">
        <w:trPr>
          <w:trHeight w:val="300"/>
        </w:trPr>
        <w:tc>
          <w:tcPr>
            <w:tcW w:w="4185" w:type="dxa"/>
            <w:tcBorders>
              <w:top w:val="nil"/>
              <w:left w:val="nil"/>
              <w:bottom w:val="nil"/>
              <w:right w:val="nil"/>
            </w:tcBorders>
            <w:tcMar>
              <w:top w:w="0" w:type="dxa"/>
              <w:left w:w="100" w:type="dxa"/>
              <w:bottom w:w="0" w:type="dxa"/>
              <w:right w:w="100" w:type="dxa"/>
            </w:tcMar>
          </w:tcPr>
          <w:p w14:paraId="6E088457" w14:textId="77777777" w:rsidR="00401741" w:rsidRDefault="00000000">
            <w:pPr>
              <w:spacing w:line="360" w:lineRule="auto"/>
              <w:ind w:firstLine="0"/>
              <w:rPr>
                <w:sz w:val="20"/>
                <w:szCs w:val="20"/>
              </w:rPr>
            </w:pPr>
            <w:r>
              <w:rPr>
                <w:sz w:val="20"/>
                <w:szCs w:val="20"/>
              </w:rPr>
              <w:t>Creating content</w:t>
            </w:r>
          </w:p>
        </w:tc>
        <w:tc>
          <w:tcPr>
            <w:tcW w:w="2430" w:type="dxa"/>
            <w:tcBorders>
              <w:top w:val="nil"/>
              <w:left w:val="nil"/>
              <w:bottom w:val="nil"/>
              <w:right w:val="nil"/>
            </w:tcBorders>
            <w:tcMar>
              <w:top w:w="0" w:type="dxa"/>
              <w:left w:w="100" w:type="dxa"/>
              <w:bottom w:w="0" w:type="dxa"/>
              <w:right w:w="100" w:type="dxa"/>
            </w:tcMar>
          </w:tcPr>
          <w:p w14:paraId="57C9E3BB" w14:textId="77777777" w:rsidR="00401741" w:rsidRDefault="00000000">
            <w:pPr>
              <w:spacing w:line="360" w:lineRule="auto"/>
              <w:ind w:firstLine="0"/>
              <w:rPr>
                <w:sz w:val="20"/>
                <w:szCs w:val="20"/>
              </w:rPr>
            </w:pPr>
            <w:r>
              <w:rPr>
                <w:sz w:val="20"/>
                <w:szCs w:val="20"/>
              </w:rPr>
              <w:t>Guiding creation</w:t>
            </w:r>
          </w:p>
        </w:tc>
        <w:tc>
          <w:tcPr>
            <w:tcW w:w="2280" w:type="dxa"/>
            <w:tcBorders>
              <w:top w:val="nil"/>
              <w:left w:val="nil"/>
              <w:bottom w:val="nil"/>
              <w:right w:val="nil"/>
            </w:tcBorders>
            <w:tcMar>
              <w:top w:w="0" w:type="dxa"/>
              <w:left w:w="100" w:type="dxa"/>
              <w:bottom w:w="0" w:type="dxa"/>
              <w:right w:w="100" w:type="dxa"/>
            </w:tcMar>
          </w:tcPr>
          <w:p w14:paraId="77326CF3" w14:textId="77777777" w:rsidR="00401741" w:rsidRDefault="00000000">
            <w:pPr>
              <w:spacing w:line="360" w:lineRule="auto"/>
              <w:ind w:firstLine="0"/>
              <w:rPr>
                <w:sz w:val="20"/>
                <w:szCs w:val="20"/>
              </w:rPr>
            </w:pPr>
            <w:r>
              <w:rPr>
                <w:sz w:val="20"/>
                <w:szCs w:val="20"/>
              </w:rPr>
              <w:t xml:space="preserve"> </w:t>
            </w:r>
          </w:p>
        </w:tc>
      </w:tr>
      <w:tr w:rsidR="00401741" w14:paraId="2C19AF06" w14:textId="77777777">
        <w:trPr>
          <w:trHeight w:val="255"/>
        </w:trPr>
        <w:tc>
          <w:tcPr>
            <w:tcW w:w="4185" w:type="dxa"/>
            <w:tcBorders>
              <w:top w:val="nil"/>
              <w:left w:val="nil"/>
              <w:bottom w:val="nil"/>
              <w:right w:val="nil"/>
            </w:tcBorders>
            <w:tcMar>
              <w:top w:w="0" w:type="dxa"/>
              <w:left w:w="100" w:type="dxa"/>
              <w:bottom w:w="0" w:type="dxa"/>
              <w:right w:w="100" w:type="dxa"/>
            </w:tcMar>
          </w:tcPr>
          <w:p w14:paraId="338F4C1F" w14:textId="77777777" w:rsidR="00401741" w:rsidRDefault="00000000">
            <w:pPr>
              <w:spacing w:line="360" w:lineRule="auto"/>
              <w:ind w:firstLine="0"/>
              <w:rPr>
                <w:sz w:val="20"/>
                <w:szCs w:val="20"/>
              </w:rPr>
            </w:pPr>
            <w:r>
              <w:rPr>
                <w:sz w:val="20"/>
                <w:szCs w:val="20"/>
              </w:rPr>
              <w:t>Controlling brand or messaging</w:t>
            </w:r>
          </w:p>
        </w:tc>
        <w:tc>
          <w:tcPr>
            <w:tcW w:w="2430" w:type="dxa"/>
            <w:tcBorders>
              <w:top w:val="nil"/>
              <w:left w:val="nil"/>
              <w:bottom w:val="nil"/>
              <w:right w:val="nil"/>
            </w:tcBorders>
            <w:tcMar>
              <w:top w:w="0" w:type="dxa"/>
              <w:left w:w="100" w:type="dxa"/>
              <w:bottom w:w="0" w:type="dxa"/>
              <w:right w:w="100" w:type="dxa"/>
            </w:tcMar>
          </w:tcPr>
          <w:p w14:paraId="1B68193B"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039CA95B" w14:textId="77777777" w:rsidR="00401741" w:rsidRDefault="00000000">
            <w:pPr>
              <w:spacing w:line="360" w:lineRule="auto"/>
              <w:ind w:firstLine="0"/>
              <w:rPr>
                <w:sz w:val="20"/>
                <w:szCs w:val="20"/>
              </w:rPr>
            </w:pPr>
            <w:r>
              <w:rPr>
                <w:sz w:val="20"/>
                <w:szCs w:val="20"/>
              </w:rPr>
              <w:t xml:space="preserve"> </w:t>
            </w:r>
          </w:p>
        </w:tc>
      </w:tr>
      <w:tr w:rsidR="00401741" w14:paraId="3683C9AA" w14:textId="77777777">
        <w:trPr>
          <w:trHeight w:val="180"/>
        </w:trPr>
        <w:tc>
          <w:tcPr>
            <w:tcW w:w="4185" w:type="dxa"/>
            <w:tcBorders>
              <w:top w:val="nil"/>
              <w:left w:val="nil"/>
              <w:bottom w:val="nil"/>
              <w:right w:val="nil"/>
            </w:tcBorders>
            <w:tcMar>
              <w:top w:w="0" w:type="dxa"/>
              <w:left w:w="100" w:type="dxa"/>
              <w:bottom w:w="0" w:type="dxa"/>
              <w:right w:w="100" w:type="dxa"/>
            </w:tcMar>
          </w:tcPr>
          <w:p w14:paraId="705C3E09" w14:textId="77777777" w:rsidR="00401741" w:rsidRDefault="00000000">
            <w:pPr>
              <w:spacing w:line="360" w:lineRule="auto"/>
              <w:ind w:firstLine="0"/>
              <w:rPr>
                <w:sz w:val="20"/>
                <w:szCs w:val="20"/>
              </w:rPr>
            </w:pPr>
            <w:r>
              <w:rPr>
                <w:sz w:val="20"/>
                <w:szCs w:val="20"/>
              </w:rPr>
              <w:t>Developing or prototyping applications</w:t>
            </w:r>
          </w:p>
        </w:tc>
        <w:tc>
          <w:tcPr>
            <w:tcW w:w="2430" w:type="dxa"/>
            <w:tcBorders>
              <w:top w:val="nil"/>
              <w:left w:val="nil"/>
              <w:bottom w:val="nil"/>
              <w:right w:val="nil"/>
            </w:tcBorders>
            <w:tcMar>
              <w:top w:w="0" w:type="dxa"/>
              <w:left w:w="100" w:type="dxa"/>
              <w:bottom w:w="0" w:type="dxa"/>
              <w:right w:w="100" w:type="dxa"/>
            </w:tcMar>
          </w:tcPr>
          <w:p w14:paraId="1DC4DCB4"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24539B91" w14:textId="77777777" w:rsidR="00401741" w:rsidRDefault="00000000">
            <w:pPr>
              <w:spacing w:line="360" w:lineRule="auto"/>
              <w:ind w:firstLine="0"/>
              <w:rPr>
                <w:sz w:val="20"/>
                <w:szCs w:val="20"/>
              </w:rPr>
            </w:pPr>
            <w:r>
              <w:rPr>
                <w:sz w:val="20"/>
                <w:szCs w:val="20"/>
              </w:rPr>
              <w:t xml:space="preserve"> </w:t>
            </w:r>
          </w:p>
        </w:tc>
      </w:tr>
      <w:tr w:rsidR="00401741" w14:paraId="5648EB29" w14:textId="77777777">
        <w:trPr>
          <w:trHeight w:val="300"/>
        </w:trPr>
        <w:tc>
          <w:tcPr>
            <w:tcW w:w="4185" w:type="dxa"/>
            <w:tcBorders>
              <w:top w:val="nil"/>
              <w:left w:val="nil"/>
              <w:bottom w:val="nil"/>
              <w:right w:val="nil"/>
            </w:tcBorders>
            <w:tcMar>
              <w:top w:w="0" w:type="dxa"/>
              <w:left w:w="100" w:type="dxa"/>
              <w:bottom w:w="0" w:type="dxa"/>
              <w:right w:w="100" w:type="dxa"/>
            </w:tcMar>
          </w:tcPr>
          <w:p w14:paraId="78DC5D3D" w14:textId="77777777" w:rsidR="00401741" w:rsidRDefault="00000000">
            <w:pPr>
              <w:spacing w:line="360" w:lineRule="auto"/>
              <w:ind w:firstLine="0"/>
              <w:rPr>
                <w:sz w:val="20"/>
                <w:szCs w:val="20"/>
              </w:rPr>
            </w:pPr>
            <w:r>
              <w:rPr>
                <w:sz w:val="20"/>
                <w:szCs w:val="20"/>
              </w:rPr>
              <w:t>Automating processes</w:t>
            </w:r>
          </w:p>
        </w:tc>
        <w:tc>
          <w:tcPr>
            <w:tcW w:w="2430" w:type="dxa"/>
            <w:tcBorders>
              <w:top w:val="nil"/>
              <w:left w:val="nil"/>
              <w:bottom w:val="nil"/>
              <w:right w:val="nil"/>
            </w:tcBorders>
            <w:tcMar>
              <w:top w:w="0" w:type="dxa"/>
              <w:left w:w="100" w:type="dxa"/>
              <w:bottom w:w="0" w:type="dxa"/>
              <w:right w:w="100" w:type="dxa"/>
            </w:tcMar>
          </w:tcPr>
          <w:p w14:paraId="38F1EF3D" w14:textId="77777777" w:rsidR="00401741" w:rsidRDefault="00000000">
            <w:pPr>
              <w:spacing w:line="360" w:lineRule="auto"/>
              <w:ind w:firstLine="0"/>
              <w:rPr>
                <w:sz w:val="20"/>
                <w:szCs w:val="20"/>
              </w:rPr>
            </w:pPr>
            <w:r>
              <w:rPr>
                <w:sz w:val="20"/>
                <w:szCs w:val="20"/>
              </w:rPr>
              <w:t>Guiding automation</w:t>
            </w:r>
          </w:p>
        </w:tc>
        <w:tc>
          <w:tcPr>
            <w:tcW w:w="2280" w:type="dxa"/>
            <w:tcBorders>
              <w:top w:val="nil"/>
              <w:left w:val="nil"/>
              <w:bottom w:val="nil"/>
              <w:right w:val="nil"/>
            </w:tcBorders>
            <w:tcMar>
              <w:top w:w="0" w:type="dxa"/>
              <w:left w:w="100" w:type="dxa"/>
              <w:bottom w:w="0" w:type="dxa"/>
              <w:right w:w="100" w:type="dxa"/>
            </w:tcMar>
          </w:tcPr>
          <w:p w14:paraId="3473B73A" w14:textId="77777777" w:rsidR="00401741" w:rsidRDefault="00000000">
            <w:pPr>
              <w:spacing w:line="360" w:lineRule="auto"/>
              <w:ind w:firstLine="0"/>
              <w:rPr>
                <w:sz w:val="20"/>
                <w:szCs w:val="20"/>
              </w:rPr>
            </w:pPr>
            <w:r>
              <w:rPr>
                <w:sz w:val="20"/>
                <w:szCs w:val="20"/>
              </w:rPr>
              <w:t xml:space="preserve"> </w:t>
            </w:r>
          </w:p>
        </w:tc>
      </w:tr>
      <w:tr w:rsidR="00401741" w14:paraId="3EA68A30" w14:textId="77777777">
        <w:trPr>
          <w:trHeight w:val="600"/>
        </w:trPr>
        <w:tc>
          <w:tcPr>
            <w:tcW w:w="4185" w:type="dxa"/>
            <w:tcBorders>
              <w:top w:val="nil"/>
              <w:left w:val="nil"/>
              <w:bottom w:val="nil"/>
              <w:right w:val="nil"/>
            </w:tcBorders>
            <w:tcMar>
              <w:top w:w="0" w:type="dxa"/>
              <w:left w:w="100" w:type="dxa"/>
              <w:bottom w:w="0" w:type="dxa"/>
              <w:right w:w="100" w:type="dxa"/>
            </w:tcMar>
          </w:tcPr>
          <w:p w14:paraId="46725B7C" w14:textId="77777777" w:rsidR="00401741" w:rsidRDefault="00000000">
            <w:pPr>
              <w:spacing w:line="360" w:lineRule="auto"/>
              <w:ind w:firstLine="0"/>
              <w:rPr>
                <w:sz w:val="20"/>
                <w:szCs w:val="20"/>
              </w:rPr>
            </w:pPr>
            <w:r>
              <w:rPr>
                <w:sz w:val="20"/>
                <w:szCs w:val="20"/>
              </w:rPr>
              <w:t>Using agents for general purpose knowledge work</w:t>
            </w:r>
          </w:p>
        </w:tc>
        <w:tc>
          <w:tcPr>
            <w:tcW w:w="2430" w:type="dxa"/>
            <w:tcBorders>
              <w:top w:val="nil"/>
              <w:left w:val="nil"/>
              <w:bottom w:val="nil"/>
              <w:right w:val="nil"/>
            </w:tcBorders>
            <w:tcMar>
              <w:top w:w="0" w:type="dxa"/>
              <w:left w:w="100" w:type="dxa"/>
              <w:bottom w:w="0" w:type="dxa"/>
              <w:right w:w="100" w:type="dxa"/>
            </w:tcMar>
          </w:tcPr>
          <w:p w14:paraId="2C2C8ADA"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43D788C3" w14:textId="77777777" w:rsidR="00401741" w:rsidRDefault="00000000">
            <w:pPr>
              <w:spacing w:line="360" w:lineRule="auto"/>
              <w:ind w:firstLine="0"/>
              <w:rPr>
                <w:sz w:val="20"/>
                <w:szCs w:val="20"/>
              </w:rPr>
            </w:pPr>
            <w:r>
              <w:rPr>
                <w:sz w:val="20"/>
                <w:szCs w:val="20"/>
              </w:rPr>
              <w:t xml:space="preserve"> </w:t>
            </w:r>
          </w:p>
        </w:tc>
      </w:tr>
      <w:tr w:rsidR="00401741" w14:paraId="1A689E23" w14:textId="77777777">
        <w:trPr>
          <w:trHeight w:val="195"/>
        </w:trPr>
        <w:tc>
          <w:tcPr>
            <w:tcW w:w="4185" w:type="dxa"/>
            <w:tcBorders>
              <w:top w:val="nil"/>
              <w:left w:val="nil"/>
              <w:bottom w:val="nil"/>
              <w:right w:val="nil"/>
            </w:tcBorders>
            <w:tcMar>
              <w:top w:w="0" w:type="dxa"/>
              <w:left w:w="100" w:type="dxa"/>
              <w:bottom w:w="0" w:type="dxa"/>
              <w:right w:w="100" w:type="dxa"/>
            </w:tcMar>
          </w:tcPr>
          <w:p w14:paraId="16103C1D" w14:textId="77777777" w:rsidR="00401741" w:rsidRDefault="00000000">
            <w:pPr>
              <w:spacing w:line="360" w:lineRule="auto"/>
              <w:ind w:firstLine="0"/>
              <w:rPr>
                <w:sz w:val="20"/>
                <w:szCs w:val="20"/>
              </w:rPr>
            </w:pPr>
            <w:r>
              <w:rPr>
                <w:sz w:val="20"/>
                <w:szCs w:val="20"/>
              </w:rPr>
              <w:t>Optimizing &amp; personalizing</w:t>
            </w:r>
          </w:p>
        </w:tc>
        <w:tc>
          <w:tcPr>
            <w:tcW w:w="2430" w:type="dxa"/>
            <w:tcBorders>
              <w:top w:val="nil"/>
              <w:left w:val="nil"/>
              <w:bottom w:val="nil"/>
              <w:right w:val="nil"/>
            </w:tcBorders>
            <w:tcMar>
              <w:top w:w="0" w:type="dxa"/>
              <w:left w:w="100" w:type="dxa"/>
              <w:bottom w:w="0" w:type="dxa"/>
              <w:right w:w="100" w:type="dxa"/>
            </w:tcMar>
          </w:tcPr>
          <w:p w14:paraId="07DEF4DD"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0F646AF9" w14:textId="77777777" w:rsidR="00401741" w:rsidRDefault="00000000">
            <w:pPr>
              <w:spacing w:line="360" w:lineRule="auto"/>
              <w:ind w:firstLine="0"/>
              <w:rPr>
                <w:sz w:val="20"/>
                <w:szCs w:val="20"/>
              </w:rPr>
            </w:pPr>
            <w:r>
              <w:rPr>
                <w:sz w:val="20"/>
                <w:szCs w:val="20"/>
              </w:rPr>
              <w:t xml:space="preserve"> </w:t>
            </w:r>
          </w:p>
        </w:tc>
      </w:tr>
      <w:tr w:rsidR="00401741" w14:paraId="37DC8C15" w14:textId="77777777">
        <w:trPr>
          <w:trHeight w:val="225"/>
        </w:trPr>
        <w:tc>
          <w:tcPr>
            <w:tcW w:w="4185" w:type="dxa"/>
            <w:tcBorders>
              <w:top w:val="nil"/>
              <w:left w:val="nil"/>
              <w:bottom w:val="nil"/>
              <w:right w:val="nil"/>
            </w:tcBorders>
            <w:tcMar>
              <w:top w:w="0" w:type="dxa"/>
              <w:left w:w="100" w:type="dxa"/>
              <w:bottom w:w="0" w:type="dxa"/>
              <w:right w:w="100" w:type="dxa"/>
            </w:tcMar>
          </w:tcPr>
          <w:p w14:paraId="3A8769B9" w14:textId="77777777" w:rsidR="00401741" w:rsidRDefault="00000000">
            <w:pPr>
              <w:spacing w:line="360" w:lineRule="auto"/>
              <w:ind w:firstLine="0"/>
              <w:rPr>
                <w:sz w:val="20"/>
                <w:szCs w:val="20"/>
              </w:rPr>
            </w:pPr>
            <w:r>
              <w:rPr>
                <w:sz w:val="20"/>
                <w:szCs w:val="20"/>
              </w:rPr>
              <w:t>Creating agents that assist customer</w:t>
            </w:r>
          </w:p>
        </w:tc>
        <w:tc>
          <w:tcPr>
            <w:tcW w:w="2430" w:type="dxa"/>
            <w:tcBorders>
              <w:top w:val="nil"/>
              <w:left w:val="nil"/>
              <w:bottom w:val="nil"/>
              <w:right w:val="nil"/>
            </w:tcBorders>
            <w:tcMar>
              <w:top w:w="0" w:type="dxa"/>
              <w:left w:w="100" w:type="dxa"/>
              <w:bottom w:w="0" w:type="dxa"/>
              <w:right w:w="100" w:type="dxa"/>
            </w:tcMar>
          </w:tcPr>
          <w:p w14:paraId="77EFC335"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4420C2C3" w14:textId="77777777" w:rsidR="00401741" w:rsidRDefault="00000000">
            <w:pPr>
              <w:spacing w:line="360" w:lineRule="auto"/>
              <w:ind w:firstLine="0"/>
              <w:rPr>
                <w:sz w:val="20"/>
                <w:szCs w:val="20"/>
              </w:rPr>
            </w:pPr>
            <w:r>
              <w:rPr>
                <w:sz w:val="20"/>
                <w:szCs w:val="20"/>
              </w:rPr>
              <w:t xml:space="preserve"> </w:t>
            </w:r>
          </w:p>
        </w:tc>
      </w:tr>
      <w:tr w:rsidR="00401741" w14:paraId="7FB66FCC" w14:textId="77777777">
        <w:trPr>
          <w:trHeight w:val="300"/>
        </w:trPr>
        <w:tc>
          <w:tcPr>
            <w:tcW w:w="4185" w:type="dxa"/>
            <w:tcBorders>
              <w:top w:val="nil"/>
              <w:left w:val="nil"/>
              <w:bottom w:val="nil"/>
              <w:right w:val="nil"/>
            </w:tcBorders>
            <w:tcMar>
              <w:top w:w="0" w:type="dxa"/>
              <w:left w:w="100" w:type="dxa"/>
              <w:bottom w:w="0" w:type="dxa"/>
              <w:right w:w="100" w:type="dxa"/>
            </w:tcMar>
          </w:tcPr>
          <w:p w14:paraId="22F6C1EB" w14:textId="77777777" w:rsidR="00401741" w:rsidRDefault="00000000">
            <w:pPr>
              <w:spacing w:line="360" w:lineRule="auto"/>
              <w:ind w:firstLine="0"/>
              <w:rPr>
                <w:sz w:val="20"/>
                <w:szCs w:val="20"/>
              </w:rPr>
            </w:pPr>
            <w:r>
              <w:rPr>
                <w:sz w:val="20"/>
                <w:szCs w:val="20"/>
              </w:rPr>
              <w:t>Using integrations</w:t>
            </w:r>
          </w:p>
        </w:tc>
        <w:tc>
          <w:tcPr>
            <w:tcW w:w="2430" w:type="dxa"/>
            <w:tcBorders>
              <w:top w:val="nil"/>
              <w:left w:val="nil"/>
              <w:bottom w:val="nil"/>
              <w:right w:val="nil"/>
            </w:tcBorders>
            <w:tcMar>
              <w:top w:w="0" w:type="dxa"/>
              <w:left w:w="100" w:type="dxa"/>
              <w:bottom w:w="0" w:type="dxa"/>
              <w:right w:w="100" w:type="dxa"/>
            </w:tcMar>
          </w:tcPr>
          <w:p w14:paraId="6F7A285D" w14:textId="77777777" w:rsidR="00401741" w:rsidRDefault="00000000">
            <w:pPr>
              <w:spacing w:line="360" w:lineRule="auto"/>
              <w:ind w:firstLine="0"/>
              <w:rPr>
                <w:sz w:val="20"/>
                <w:szCs w:val="20"/>
              </w:rPr>
            </w:pPr>
            <w:commentRangeStart w:id="171"/>
            <w:r>
              <w:rPr>
                <w:sz w:val="20"/>
                <w:szCs w:val="20"/>
              </w:rPr>
              <w:t>Using features</w:t>
            </w:r>
            <w:commentRangeEnd w:id="171"/>
            <w:r>
              <w:rPr>
                <w:rStyle w:val="CommentReference"/>
                <w:sz w:val="20"/>
                <w:szCs w:val="20"/>
              </w:rPr>
              <w:commentReference w:id="171"/>
            </w:r>
          </w:p>
        </w:tc>
        <w:tc>
          <w:tcPr>
            <w:tcW w:w="2280" w:type="dxa"/>
            <w:tcBorders>
              <w:top w:val="nil"/>
              <w:left w:val="nil"/>
              <w:bottom w:val="nil"/>
              <w:right w:val="nil"/>
            </w:tcBorders>
            <w:tcMar>
              <w:top w:w="0" w:type="dxa"/>
              <w:left w:w="100" w:type="dxa"/>
              <w:bottom w:w="0" w:type="dxa"/>
              <w:right w:w="100" w:type="dxa"/>
            </w:tcMar>
          </w:tcPr>
          <w:p w14:paraId="3C6B6961" w14:textId="77777777" w:rsidR="00401741" w:rsidRDefault="00000000">
            <w:pPr>
              <w:spacing w:line="360" w:lineRule="auto"/>
              <w:ind w:firstLine="0"/>
              <w:rPr>
                <w:sz w:val="20"/>
                <w:szCs w:val="20"/>
              </w:rPr>
            </w:pPr>
            <w:r>
              <w:rPr>
                <w:sz w:val="20"/>
                <w:szCs w:val="20"/>
              </w:rPr>
              <w:t xml:space="preserve"> </w:t>
            </w:r>
          </w:p>
        </w:tc>
      </w:tr>
      <w:tr w:rsidR="00401741" w14:paraId="3A95B341" w14:textId="77777777">
        <w:trPr>
          <w:trHeight w:val="345"/>
        </w:trPr>
        <w:tc>
          <w:tcPr>
            <w:tcW w:w="4185" w:type="dxa"/>
            <w:tcBorders>
              <w:top w:val="nil"/>
              <w:left w:val="nil"/>
              <w:bottom w:val="nil"/>
              <w:right w:val="nil"/>
            </w:tcBorders>
            <w:tcMar>
              <w:top w:w="0" w:type="dxa"/>
              <w:left w:w="100" w:type="dxa"/>
              <w:bottom w:w="0" w:type="dxa"/>
              <w:right w:w="100" w:type="dxa"/>
            </w:tcMar>
          </w:tcPr>
          <w:p w14:paraId="14EBE2D8" w14:textId="77777777" w:rsidR="00401741" w:rsidRDefault="00000000">
            <w:pPr>
              <w:spacing w:line="360" w:lineRule="auto"/>
              <w:ind w:firstLine="0"/>
              <w:rPr>
                <w:sz w:val="20"/>
                <w:szCs w:val="20"/>
              </w:rPr>
            </w:pPr>
            <w:r>
              <w:rPr>
                <w:sz w:val="20"/>
                <w:szCs w:val="20"/>
              </w:rPr>
              <w:t>Using ability to ingest data and other context</w:t>
            </w:r>
          </w:p>
        </w:tc>
        <w:tc>
          <w:tcPr>
            <w:tcW w:w="2430" w:type="dxa"/>
            <w:tcBorders>
              <w:top w:val="nil"/>
              <w:left w:val="nil"/>
              <w:bottom w:val="nil"/>
              <w:right w:val="nil"/>
            </w:tcBorders>
            <w:tcMar>
              <w:top w:w="0" w:type="dxa"/>
              <w:left w:w="100" w:type="dxa"/>
              <w:bottom w:w="0" w:type="dxa"/>
              <w:right w:w="100" w:type="dxa"/>
            </w:tcMar>
          </w:tcPr>
          <w:p w14:paraId="386A2427"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5AF9C209" w14:textId="77777777" w:rsidR="00401741" w:rsidRDefault="00000000">
            <w:pPr>
              <w:spacing w:line="360" w:lineRule="auto"/>
              <w:ind w:firstLine="0"/>
              <w:rPr>
                <w:sz w:val="20"/>
                <w:szCs w:val="20"/>
              </w:rPr>
            </w:pPr>
            <w:r>
              <w:rPr>
                <w:sz w:val="20"/>
                <w:szCs w:val="20"/>
              </w:rPr>
              <w:t xml:space="preserve"> </w:t>
            </w:r>
          </w:p>
        </w:tc>
      </w:tr>
      <w:tr w:rsidR="00401741" w14:paraId="1E31E2D1" w14:textId="77777777">
        <w:trPr>
          <w:trHeight w:val="300"/>
        </w:trPr>
        <w:tc>
          <w:tcPr>
            <w:tcW w:w="4185" w:type="dxa"/>
            <w:tcBorders>
              <w:top w:val="nil"/>
              <w:left w:val="nil"/>
              <w:bottom w:val="nil"/>
              <w:right w:val="nil"/>
            </w:tcBorders>
            <w:tcMar>
              <w:top w:w="0" w:type="dxa"/>
              <w:left w:w="100" w:type="dxa"/>
              <w:bottom w:w="0" w:type="dxa"/>
              <w:right w:w="100" w:type="dxa"/>
            </w:tcMar>
          </w:tcPr>
          <w:p w14:paraId="1C0A923E" w14:textId="77777777" w:rsidR="00401741" w:rsidRDefault="00000000">
            <w:pPr>
              <w:spacing w:line="360" w:lineRule="auto"/>
              <w:ind w:firstLine="0"/>
              <w:rPr>
                <w:sz w:val="20"/>
                <w:szCs w:val="20"/>
              </w:rPr>
            </w:pPr>
            <w:r>
              <w:rPr>
                <w:sz w:val="20"/>
                <w:szCs w:val="20"/>
              </w:rPr>
              <w:t xml:space="preserve">Gaining increased </w:t>
            </w:r>
            <w:commentRangeStart w:id="172"/>
            <w:r>
              <w:rPr>
                <w:sz w:val="20"/>
                <w:szCs w:val="20"/>
              </w:rPr>
              <w:t>efficiency</w:t>
            </w:r>
            <w:commentRangeEnd w:id="172"/>
            <w:r>
              <w:rPr>
                <w:rStyle w:val="CommentReference"/>
                <w:sz w:val="20"/>
                <w:szCs w:val="20"/>
              </w:rPr>
              <w:commentReference w:id="172"/>
            </w:r>
          </w:p>
        </w:tc>
        <w:tc>
          <w:tcPr>
            <w:tcW w:w="2430" w:type="dxa"/>
            <w:tcBorders>
              <w:top w:val="nil"/>
              <w:left w:val="nil"/>
              <w:bottom w:val="nil"/>
              <w:right w:val="nil"/>
            </w:tcBorders>
            <w:tcMar>
              <w:top w:w="0" w:type="dxa"/>
              <w:left w:w="100" w:type="dxa"/>
              <w:bottom w:w="0" w:type="dxa"/>
              <w:right w:w="100" w:type="dxa"/>
            </w:tcMar>
          </w:tcPr>
          <w:p w14:paraId="5C990EE4" w14:textId="77777777" w:rsidR="00401741" w:rsidRDefault="00000000">
            <w:pPr>
              <w:spacing w:line="360" w:lineRule="auto"/>
              <w:ind w:firstLine="0"/>
              <w:rPr>
                <w:sz w:val="20"/>
                <w:szCs w:val="20"/>
              </w:rPr>
            </w:pPr>
            <w:r>
              <w:rPr>
                <w:sz w:val="20"/>
                <w:szCs w:val="20"/>
              </w:rPr>
              <w:t>Gaining benefits</w:t>
            </w:r>
          </w:p>
        </w:tc>
        <w:tc>
          <w:tcPr>
            <w:tcW w:w="2280" w:type="dxa"/>
            <w:tcBorders>
              <w:top w:val="nil"/>
              <w:left w:val="nil"/>
              <w:bottom w:val="nil"/>
              <w:right w:val="nil"/>
            </w:tcBorders>
            <w:tcMar>
              <w:top w:w="0" w:type="dxa"/>
              <w:left w:w="100" w:type="dxa"/>
              <w:bottom w:w="0" w:type="dxa"/>
              <w:right w:w="100" w:type="dxa"/>
            </w:tcMar>
          </w:tcPr>
          <w:p w14:paraId="76DD2DC5" w14:textId="77777777" w:rsidR="00401741" w:rsidRDefault="00000000">
            <w:pPr>
              <w:spacing w:line="360" w:lineRule="auto"/>
              <w:ind w:firstLine="0"/>
              <w:rPr>
                <w:sz w:val="20"/>
                <w:szCs w:val="20"/>
              </w:rPr>
            </w:pPr>
            <w:r>
              <w:rPr>
                <w:sz w:val="20"/>
                <w:szCs w:val="20"/>
              </w:rPr>
              <w:t>Obtaining outcomes</w:t>
            </w:r>
          </w:p>
        </w:tc>
      </w:tr>
      <w:tr w:rsidR="00401741" w14:paraId="74062EA8" w14:textId="77777777">
        <w:trPr>
          <w:trHeight w:val="240"/>
        </w:trPr>
        <w:tc>
          <w:tcPr>
            <w:tcW w:w="4185" w:type="dxa"/>
            <w:tcBorders>
              <w:top w:val="nil"/>
              <w:left w:val="nil"/>
              <w:bottom w:val="nil"/>
              <w:right w:val="nil"/>
            </w:tcBorders>
            <w:tcMar>
              <w:top w:w="0" w:type="dxa"/>
              <w:left w:w="100" w:type="dxa"/>
              <w:bottom w:w="0" w:type="dxa"/>
              <w:right w:w="100" w:type="dxa"/>
            </w:tcMar>
          </w:tcPr>
          <w:p w14:paraId="7AD73654" w14:textId="77777777" w:rsidR="00401741" w:rsidRDefault="00000000">
            <w:pPr>
              <w:spacing w:line="360" w:lineRule="auto"/>
              <w:ind w:firstLine="0"/>
              <w:rPr>
                <w:sz w:val="20"/>
                <w:szCs w:val="20"/>
              </w:rPr>
            </w:pPr>
            <w:r>
              <w:rPr>
                <w:sz w:val="20"/>
                <w:szCs w:val="20"/>
              </w:rPr>
              <w:t>Gaining improved quality of output</w:t>
            </w:r>
          </w:p>
        </w:tc>
        <w:tc>
          <w:tcPr>
            <w:tcW w:w="2430" w:type="dxa"/>
            <w:tcBorders>
              <w:top w:val="nil"/>
              <w:left w:val="nil"/>
              <w:bottom w:val="nil"/>
              <w:right w:val="nil"/>
            </w:tcBorders>
            <w:tcMar>
              <w:top w:w="0" w:type="dxa"/>
              <w:left w:w="100" w:type="dxa"/>
              <w:bottom w:w="0" w:type="dxa"/>
              <w:right w:w="100" w:type="dxa"/>
            </w:tcMar>
          </w:tcPr>
          <w:p w14:paraId="2D4C1C84"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5BEED249" w14:textId="77777777" w:rsidR="00401741" w:rsidRDefault="00000000">
            <w:pPr>
              <w:spacing w:line="360" w:lineRule="auto"/>
              <w:ind w:firstLine="0"/>
              <w:rPr>
                <w:sz w:val="20"/>
                <w:szCs w:val="20"/>
              </w:rPr>
            </w:pPr>
            <w:r>
              <w:rPr>
                <w:sz w:val="20"/>
                <w:szCs w:val="20"/>
              </w:rPr>
              <w:t xml:space="preserve"> </w:t>
            </w:r>
          </w:p>
        </w:tc>
      </w:tr>
      <w:tr w:rsidR="00401741" w14:paraId="29C9A638" w14:textId="77777777">
        <w:trPr>
          <w:trHeight w:val="240"/>
        </w:trPr>
        <w:tc>
          <w:tcPr>
            <w:tcW w:w="4185" w:type="dxa"/>
            <w:tcBorders>
              <w:top w:val="nil"/>
              <w:left w:val="nil"/>
              <w:bottom w:val="nil"/>
              <w:right w:val="nil"/>
            </w:tcBorders>
            <w:tcMar>
              <w:top w:w="0" w:type="dxa"/>
              <w:left w:w="100" w:type="dxa"/>
              <w:bottom w:w="0" w:type="dxa"/>
              <w:right w:w="100" w:type="dxa"/>
            </w:tcMar>
          </w:tcPr>
          <w:p w14:paraId="2C38D1B4" w14:textId="77777777" w:rsidR="00401741" w:rsidRDefault="00000000">
            <w:pPr>
              <w:spacing w:line="360" w:lineRule="auto"/>
              <w:ind w:firstLine="0"/>
              <w:rPr>
                <w:sz w:val="20"/>
                <w:szCs w:val="20"/>
              </w:rPr>
            </w:pPr>
            <w:commentRangeStart w:id="173"/>
            <w:r>
              <w:rPr>
                <w:sz w:val="20"/>
                <w:szCs w:val="20"/>
              </w:rPr>
              <w:t>Gaining novel capabilities</w:t>
            </w:r>
            <w:commentRangeEnd w:id="173"/>
            <w:r>
              <w:rPr>
                <w:rStyle w:val="CommentReference"/>
                <w:sz w:val="20"/>
                <w:szCs w:val="20"/>
              </w:rPr>
              <w:commentReference w:id="173"/>
            </w:r>
          </w:p>
        </w:tc>
        <w:tc>
          <w:tcPr>
            <w:tcW w:w="2430" w:type="dxa"/>
            <w:tcBorders>
              <w:top w:val="nil"/>
              <w:left w:val="nil"/>
              <w:bottom w:val="nil"/>
              <w:right w:val="nil"/>
            </w:tcBorders>
            <w:tcMar>
              <w:top w:w="0" w:type="dxa"/>
              <w:left w:w="100" w:type="dxa"/>
              <w:bottom w:w="0" w:type="dxa"/>
              <w:right w:w="100" w:type="dxa"/>
            </w:tcMar>
          </w:tcPr>
          <w:p w14:paraId="1AD1A4CF" w14:textId="77777777" w:rsidR="00401741" w:rsidRDefault="00401741">
            <w:pPr>
              <w:spacing w:line="360" w:lineRule="auto"/>
              <w:ind w:firstLine="0"/>
              <w:rPr>
                <w:sz w:val="20"/>
                <w:szCs w:val="20"/>
              </w:rPr>
            </w:pPr>
          </w:p>
        </w:tc>
        <w:tc>
          <w:tcPr>
            <w:tcW w:w="2280" w:type="dxa"/>
            <w:tcBorders>
              <w:top w:val="nil"/>
              <w:left w:val="nil"/>
              <w:bottom w:val="nil"/>
              <w:right w:val="nil"/>
            </w:tcBorders>
            <w:tcMar>
              <w:top w:w="0" w:type="dxa"/>
              <w:left w:w="100" w:type="dxa"/>
              <w:bottom w:w="0" w:type="dxa"/>
              <w:right w:w="100" w:type="dxa"/>
            </w:tcMar>
          </w:tcPr>
          <w:p w14:paraId="77AC5870" w14:textId="77777777" w:rsidR="00401741" w:rsidRDefault="00401741">
            <w:pPr>
              <w:spacing w:line="360" w:lineRule="auto"/>
              <w:ind w:firstLine="0"/>
              <w:rPr>
                <w:sz w:val="20"/>
                <w:szCs w:val="20"/>
              </w:rPr>
            </w:pPr>
          </w:p>
        </w:tc>
      </w:tr>
      <w:tr w:rsidR="00401741" w14:paraId="24C755AE" w14:textId="77777777">
        <w:trPr>
          <w:trHeight w:val="300"/>
        </w:trPr>
        <w:tc>
          <w:tcPr>
            <w:tcW w:w="4185" w:type="dxa"/>
            <w:tcBorders>
              <w:top w:val="nil"/>
              <w:left w:val="nil"/>
              <w:bottom w:val="nil"/>
              <w:right w:val="nil"/>
            </w:tcBorders>
            <w:tcMar>
              <w:top w:w="0" w:type="dxa"/>
              <w:left w:w="100" w:type="dxa"/>
              <w:bottom w:w="0" w:type="dxa"/>
              <w:right w:w="100" w:type="dxa"/>
            </w:tcMar>
          </w:tcPr>
          <w:p w14:paraId="37FA6A9E" w14:textId="77777777" w:rsidR="00401741" w:rsidRDefault="00000000">
            <w:pPr>
              <w:spacing w:line="360" w:lineRule="auto"/>
              <w:ind w:firstLine="0"/>
              <w:rPr>
                <w:sz w:val="20"/>
                <w:szCs w:val="20"/>
              </w:rPr>
            </w:pPr>
            <w:r>
              <w:rPr>
                <w:sz w:val="20"/>
                <w:szCs w:val="20"/>
              </w:rPr>
              <w:t>Investing</w:t>
            </w:r>
          </w:p>
        </w:tc>
        <w:tc>
          <w:tcPr>
            <w:tcW w:w="2430" w:type="dxa"/>
            <w:tcBorders>
              <w:top w:val="nil"/>
              <w:left w:val="nil"/>
              <w:bottom w:val="nil"/>
              <w:right w:val="nil"/>
            </w:tcBorders>
            <w:tcMar>
              <w:top w:w="0" w:type="dxa"/>
              <w:left w:w="100" w:type="dxa"/>
              <w:bottom w:w="0" w:type="dxa"/>
              <w:right w:w="100" w:type="dxa"/>
            </w:tcMar>
          </w:tcPr>
          <w:p w14:paraId="1CD8F2B0" w14:textId="77777777" w:rsidR="00401741" w:rsidRDefault="00000000">
            <w:pPr>
              <w:spacing w:line="360" w:lineRule="auto"/>
              <w:ind w:firstLine="0"/>
              <w:rPr>
                <w:sz w:val="20"/>
                <w:szCs w:val="20"/>
              </w:rPr>
            </w:pPr>
            <w:r>
              <w:rPr>
                <w:sz w:val="20"/>
                <w:szCs w:val="20"/>
              </w:rPr>
              <w:t>Sacrificing</w:t>
            </w:r>
          </w:p>
        </w:tc>
        <w:tc>
          <w:tcPr>
            <w:tcW w:w="2280" w:type="dxa"/>
            <w:tcBorders>
              <w:top w:val="nil"/>
              <w:left w:val="nil"/>
              <w:bottom w:val="nil"/>
              <w:right w:val="nil"/>
            </w:tcBorders>
            <w:tcMar>
              <w:top w:w="0" w:type="dxa"/>
              <w:left w:w="100" w:type="dxa"/>
              <w:bottom w:w="0" w:type="dxa"/>
              <w:right w:w="100" w:type="dxa"/>
            </w:tcMar>
          </w:tcPr>
          <w:p w14:paraId="49E301C2" w14:textId="77777777" w:rsidR="00401741" w:rsidRDefault="00000000">
            <w:pPr>
              <w:spacing w:line="360" w:lineRule="auto"/>
              <w:ind w:firstLine="0"/>
              <w:rPr>
                <w:sz w:val="20"/>
                <w:szCs w:val="20"/>
              </w:rPr>
            </w:pPr>
            <w:r>
              <w:rPr>
                <w:sz w:val="20"/>
                <w:szCs w:val="20"/>
              </w:rPr>
              <w:t xml:space="preserve"> </w:t>
            </w:r>
          </w:p>
        </w:tc>
      </w:tr>
      <w:tr w:rsidR="00401741" w14:paraId="05D190B7" w14:textId="77777777">
        <w:trPr>
          <w:trHeight w:val="300"/>
        </w:trPr>
        <w:tc>
          <w:tcPr>
            <w:tcW w:w="4185" w:type="dxa"/>
            <w:tcBorders>
              <w:top w:val="nil"/>
              <w:left w:val="nil"/>
              <w:bottom w:val="nil"/>
              <w:right w:val="nil"/>
            </w:tcBorders>
            <w:tcMar>
              <w:top w:w="0" w:type="dxa"/>
              <w:left w:w="100" w:type="dxa"/>
              <w:bottom w:w="0" w:type="dxa"/>
              <w:right w:w="100" w:type="dxa"/>
            </w:tcMar>
          </w:tcPr>
          <w:p w14:paraId="0E2EC4C3" w14:textId="77777777" w:rsidR="00401741" w:rsidRDefault="00000000">
            <w:pPr>
              <w:spacing w:line="360" w:lineRule="auto"/>
              <w:ind w:firstLine="0"/>
              <w:rPr>
                <w:sz w:val="20"/>
                <w:szCs w:val="20"/>
              </w:rPr>
            </w:pPr>
            <w:r>
              <w:rPr>
                <w:sz w:val="20"/>
                <w:szCs w:val="20"/>
              </w:rPr>
              <w:t>Sacrificing jobs</w:t>
            </w:r>
          </w:p>
        </w:tc>
        <w:tc>
          <w:tcPr>
            <w:tcW w:w="2430" w:type="dxa"/>
            <w:tcBorders>
              <w:top w:val="nil"/>
              <w:left w:val="nil"/>
              <w:bottom w:val="nil"/>
              <w:right w:val="nil"/>
            </w:tcBorders>
            <w:tcMar>
              <w:top w:w="0" w:type="dxa"/>
              <w:left w:w="100" w:type="dxa"/>
              <w:bottom w:w="0" w:type="dxa"/>
              <w:right w:w="100" w:type="dxa"/>
            </w:tcMar>
          </w:tcPr>
          <w:p w14:paraId="333F2A6F"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194BA3A4" w14:textId="77777777" w:rsidR="00401741" w:rsidRDefault="00000000">
            <w:pPr>
              <w:spacing w:line="360" w:lineRule="auto"/>
              <w:ind w:firstLine="0"/>
              <w:rPr>
                <w:sz w:val="20"/>
                <w:szCs w:val="20"/>
              </w:rPr>
            </w:pPr>
            <w:r>
              <w:rPr>
                <w:sz w:val="20"/>
                <w:szCs w:val="20"/>
              </w:rPr>
              <w:t xml:space="preserve"> </w:t>
            </w:r>
          </w:p>
        </w:tc>
      </w:tr>
      <w:tr w:rsidR="00401741" w14:paraId="35455502" w14:textId="77777777">
        <w:trPr>
          <w:trHeight w:val="300"/>
        </w:trPr>
        <w:tc>
          <w:tcPr>
            <w:tcW w:w="4185" w:type="dxa"/>
            <w:tcBorders>
              <w:top w:val="nil"/>
              <w:left w:val="nil"/>
              <w:bottom w:val="nil"/>
              <w:right w:val="nil"/>
            </w:tcBorders>
            <w:tcMar>
              <w:top w:w="0" w:type="dxa"/>
              <w:left w:w="100" w:type="dxa"/>
              <w:bottom w:w="0" w:type="dxa"/>
              <w:right w:w="100" w:type="dxa"/>
            </w:tcMar>
          </w:tcPr>
          <w:p w14:paraId="53A9708E" w14:textId="77777777" w:rsidR="00401741" w:rsidRDefault="00000000">
            <w:pPr>
              <w:spacing w:line="360" w:lineRule="auto"/>
              <w:ind w:firstLine="0"/>
              <w:rPr>
                <w:sz w:val="20"/>
                <w:szCs w:val="20"/>
              </w:rPr>
            </w:pPr>
            <w:r>
              <w:rPr>
                <w:sz w:val="20"/>
                <w:szCs w:val="20"/>
              </w:rPr>
              <w:lastRenderedPageBreak/>
              <w:t>Sacrificing authenticity</w:t>
            </w:r>
          </w:p>
        </w:tc>
        <w:tc>
          <w:tcPr>
            <w:tcW w:w="2430" w:type="dxa"/>
            <w:tcBorders>
              <w:top w:val="nil"/>
              <w:left w:val="nil"/>
              <w:bottom w:val="nil"/>
              <w:right w:val="nil"/>
            </w:tcBorders>
            <w:tcMar>
              <w:top w:w="0" w:type="dxa"/>
              <w:left w:w="100" w:type="dxa"/>
              <w:bottom w:w="0" w:type="dxa"/>
              <w:right w:w="100" w:type="dxa"/>
            </w:tcMar>
          </w:tcPr>
          <w:p w14:paraId="264FDAA5"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6083A45C" w14:textId="77777777" w:rsidR="00401741" w:rsidRDefault="00000000">
            <w:pPr>
              <w:spacing w:line="360" w:lineRule="auto"/>
              <w:ind w:firstLine="0"/>
              <w:rPr>
                <w:sz w:val="20"/>
                <w:szCs w:val="20"/>
              </w:rPr>
            </w:pPr>
            <w:r>
              <w:rPr>
                <w:sz w:val="20"/>
                <w:szCs w:val="20"/>
              </w:rPr>
              <w:t xml:space="preserve"> </w:t>
            </w:r>
          </w:p>
        </w:tc>
      </w:tr>
      <w:tr w:rsidR="00401741" w14:paraId="10605EE4" w14:textId="77777777">
        <w:trPr>
          <w:trHeight w:val="300"/>
        </w:trPr>
        <w:tc>
          <w:tcPr>
            <w:tcW w:w="4185" w:type="dxa"/>
            <w:tcBorders>
              <w:top w:val="nil"/>
              <w:left w:val="nil"/>
              <w:bottom w:val="nil"/>
              <w:right w:val="nil"/>
            </w:tcBorders>
            <w:tcMar>
              <w:top w:w="0" w:type="dxa"/>
              <w:left w:w="100" w:type="dxa"/>
              <w:bottom w:w="0" w:type="dxa"/>
              <w:right w:w="100" w:type="dxa"/>
            </w:tcMar>
          </w:tcPr>
          <w:p w14:paraId="3FDB03AB" w14:textId="77777777" w:rsidR="00401741" w:rsidRDefault="00000000">
            <w:pPr>
              <w:spacing w:line="360" w:lineRule="auto"/>
              <w:ind w:firstLine="0"/>
              <w:rPr>
                <w:sz w:val="20"/>
                <w:szCs w:val="20"/>
              </w:rPr>
            </w:pPr>
            <w:commentRangeStart w:id="174"/>
            <w:r>
              <w:rPr>
                <w:sz w:val="20"/>
                <w:szCs w:val="20"/>
              </w:rPr>
              <w:t>Risking output</w:t>
            </w:r>
            <w:commentRangeEnd w:id="174"/>
            <w:r>
              <w:rPr>
                <w:rStyle w:val="CommentReference"/>
                <w:sz w:val="20"/>
                <w:szCs w:val="20"/>
              </w:rPr>
              <w:commentReference w:id="174"/>
            </w:r>
            <w:r>
              <w:rPr>
                <w:sz w:val="20"/>
                <w:szCs w:val="20"/>
              </w:rPr>
              <w:t xml:space="preserve"> quality</w:t>
            </w:r>
          </w:p>
        </w:tc>
        <w:tc>
          <w:tcPr>
            <w:tcW w:w="2430" w:type="dxa"/>
            <w:tcBorders>
              <w:top w:val="nil"/>
              <w:left w:val="nil"/>
              <w:bottom w:val="nil"/>
              <w:right w:val="nil"/>
            </w:tcBorders>
            <w:tcMar>
              <w:top w:w="0" w:type="dxa"/>
              <w:left w:w="100" w:type="dxa"/>
              <w:bottom w:w="0" w:type="dxa"/>
              <w:right w:w="100" w:type="dxa"/>
            </w:tcMar>
          </w:tcPr>
          <w:p w14:paraId="50289E12" w14:textId="77777777" w:rsidR="00401741" w:rsidRDefault="00000000">
            <w:pPr>
              <w:spacing w:line="360" w:lineRule="auto"/>
              <w:ind w:firstLine="0"/>
              <w:rPr>
                <w:sz w:val="20"/>
                <w:szCs w:val="20"/>
              </w:rPr>
            </w:pPr>
            <w:r>
              <w:rPr>
                <w:sz w:val="20"/>
                <w:szCs w:val="20"/>
              </w:rPr>
              <w:t>Risking</w:t>
            </w:r>
          </w:p>
        </w:tc>
        <w:tc>
          <w:tcPr>
            <w:tcW w:w="2280" w:type="dxa"/>
            <w:tcBorders>
              <w:top w:val="nil"/>
              <w:left w:val="nil"/>
              <w:bottom w:val="nil"/>
              <w:right w:val="nil"/>
            </w:tcBorders>
            <w:tcMar>
              <w:top w:w="0" w:type="dxa"/>
              <w:left w:w="100" w:type="dxa"/>
              <w:bottom w:w="0" w:type="dxa"/>
              <w:right w:w="100" w:type="dxa"/>
            </w:tcMar>
          </w:tcPr>
          <w:p w14:paraId="41450868" w14:textId="77777777" w:rsidR="00401741" w:rsidRDefault="00000000">
            <w:pPr>
              <w:spacing w:line="360" w:lineRule="auto"/>
              <w:ind w:firstLine="0"/>
              <w:rPr>
                <w:sz w:val="20"/>
                <w:szCs w:val="20"/>
              </w:rPr>
            </w:pPr>
            <w:r>
              <w:rPr>
                <w:sz w:val="20"/>
                <w:szCs w:val="20"/>
              </w:rPr>
              <w:t xml:space="preserve"> </w:t>
            </w:r>
          </w:p>
        </w:tc>
      </w:tr>
      <w:tr w:rsidR="00401741" w14:paraId="708E6B4C" w14:textId="77777777">
        <w:trPr>
          <w:trHeight w:val="300"/>
        </w:trPr>
        <w:tc>
          <w:tcPr>
            <w:tcW w:w="4185" w:type="dxa"/>
            <w:tcBorders>
              <w:top w:val="nil"/>
              <w:left w:val="nil"/>
              <w:bottom w:val="nil"/>
              <w:right w:val="nil"/>
            </w:tcBorders>
            <w:tcMar>
              <w:top w:w="0" w:type="dxa"/>
              <w:left w:w="100" w:type="dxa"/>
              <w:bottom w:w="0" w:type="dxa"/>
              <w:right w:w="100" w:type="dxa"/>
            </w:tcMar>
          </w:tcPr>
          <w:p w14:paraId="5C2513E3" w14:textId="77777777" w:rsidR="00401741" w:rsidRDefault="00000000">
            <w:pPr>
              <w:spacing w:line="360" w:lineRule="auto"/>
              <w:ind w:firstLine="0"/>
              <w:rPr>
                <w:sz w:val="20"/>
                <w:szCs w:val="20"/>
              </w:rPr>
            </w:pPr>
            <w:r>
              <w:rPr>
                <w:sz w:val="20"/>
                <w:szCs w:val="20"/>
              </w:rPr>
              <w:t>Risking security &amp; privacy violations</w:t>
            </w:r>
          </w:p>
        </w:tc>
        <w:tc>
          <w:tcPr>
            <w:tcW w:w="2430" w:type="dxa"/>
            <w:tcBorders>
              <w:top w:val="nil"/>
              <w:left w:val="nil"/>
              <w:bottom w:val="nil"/>
              <w:right w:val="nil"/>
            </w:tcBorders>
            <w:tcMar>
              <w:top w:w="0" w:type="dxa"/>
              <w:left w:w="100" w:type="dxa"/>
              <w:bottom w:w="0" w:type="dxa"/>
              <w:right w:w="100" w:type="dxa"/>
            </w:tcMar>
          </w:tcPr>
          <w:p w14:paraId="1578DB1C" w14:textId="77777777" w:rsidR="00401741" w:rsidRDefault="00000000">
            <w:pPr>
              <w:spacing w:line="360" w:lineRule="auto"/>
              <w:ind w:firstLine="0"/>
              <w:rPr>
                <w:sz w:val="20"/>
                <w:szCs w:val="20"/>
              </w:rPr>
            </w:pPr>
            <w:r>
              <w:rPr>
                <w:sz w:val="20"/>
                <w:szCs w:val="20"/>
              </w:rPr>
              <w:t xml:space="preserve"> </w:t>
            </w:r>
          </w:p>
        </w:tc>
        <w:tc>
          <w:tcPr>
            <w:tcW w:w="2280" w:type="dxa"/>
            <w:tcBorders>
              <w:top w:val="nil"/>
              <w:left w:val="nil"/>
              <w:bottom w:val="nil"/>
              <w:right w:val="nil"/>
            </w:tcBorders>
            <w:tcMar>
              <w:top w:w="0" w:type="dxa"/>
              <w:left w:w="100" w:type="dxa"/>
              <w:bottom w:w="0" w:type="dxa"/>
              <w:right w:w="100" w:type="dxa"/>
            </w:tcMar>
          </w:tcPr>
          <w:p w14:paraId="587A8D5F" w14:textId="77777777" w:rsidR="00401741" w:rsidRDefault="00000000">
            <w:pPr>
              <w:spacing w:line="360" w:lineRule="auto"/>
              <w:ind w:firstLine="0"/>
              <w:rPr>
                <w:sz w:val="20"/>
                <w:szCs w:val="20"/>
              </w:rPr>
            </w:pPr>
            <w:r>
              <w:rPr>
                <w:sz w:val="20"/>
                <w:szCs w:val="20"/>
              </w:rPr>
              <w:t xml:space="preserve"> </w:t>
            </w:r>
          </w:p>
        </w:tc>
      </w:tr>
      <w:tr w:rsidR="00401741" w14:paraId="655083B3" w14:textId="77777777">
        <w:trPr>
          <w:trHeight w:val="255"/>
        </w:trPr>
        <w:tc>
          <w:tcPr>
            <w:tcW w:w="4185" w:type="dxa"/>
            <w:tcBorders>
              <w:top w:val="nil"/>
              <w:left w:val="nil"/>
              <w:bottom w:val="nil"/>
              <w:right w:val="nil"/>
            </w:tcBorders>
            <w:tcMar>
              <w:top w:w="0" w:type="dxa"/>
              <w:left w:w="100" w:type="dxa"/>
              <w:bottom w:w="0" w:type="dxa"/>
              <w:right w:w="100" w:type="dxa"/>
            </w:tcMar>
          </w:tcPr>
          <w:p w14:paraId="22B73121" w14:textId="77777777" w:rsidR="00401741" w:rsidRDefault="00000000">
            <w:pPr>
              <w:spacing w:line="360" w:lineRule="auto"/>
              <w:ind w:firstLine="0"/>
              <w:rPr>
                <w:sz w:val="20"/>
                <w:szCs w:val="20"/>
              </w:rPr>
            </w:pPr>
            <w:r>
              <w:rPr>
                <w:sz w:val="20"/>
                <w:szCs w:val="20"/>
              </w:rPr>
              <w:t>Observing AIs improvement &amp; potential</w:t>
            </w:r>
          </w:p>
        </w:tc>
        <w:tc>
          <w:tcPr>
            <w:tcW w:w="2430" w:type="dxa"/>
            <w:tcBorders>
              <w:top w:val="nil"/>
              <w:left w:val="nil"/>
              <w:bottom w:val="nil"/>
              <w:right w:val="nil"/>
            </w:tcBorders>
            <w:tcMar>
              <w:top w:w="0" w:type="dxa"/>
              <w:left w:w="100" w:type="dxa"/>
              <w:bottom w:w="0" w:type="dxa"/>
              <w:right w:w="100" w:type="dxa"/>
            </w:tcMar>
          </w:tcPr>
          <w:p w14:paraId="68E495D4" w14:textId="77777777" w:rsidR="00401741" w:rsidRDefault="00000000">
            <w:pPr>
              <w:spacing w:line="360" w:lineRule="auto"/>
              <w:ind w:firstLine="0"/>
              <w:rPr>
                <w:sz w:val="20"/>
                <w:szCs w:val="20"/>
              </w:rPr>
            </w:pPr>
            <w:r>
              <w:rPr>
                <w:sz w:val="20"/>
                <w:szCs w:val="20"/>
              </w:rPr>
              <w:t>Observing progression</w:t>
            </w:r>
          </w:p>
        </w:tc>
        <w:tc>
          <w:tcPr>
            <w:tcW w:w="2280" w:type="dxa"/>
            <w:vMerge w:val="restart"/>
            <w:tcBorders>
              <w:top w:val="nil"/>
              <w:left w:val="nil"/>
              <w:bottom w:val="nil"/>
              <w:right w:val="nil"/>
            </w:tcBorders>
            <w:tcMar>
              <w:top w:w="0" w:type="dxa"/>
              <w:left w:w="100" w:type="dxa"/>
              <w:bottom w:w="0" w:type="dxa"/>
              <w:right w:w="100" w:type="dxa"/>
            </w:tcMar>
          </w:tcPr>
          <w:p w14:paraId="2454D3DD" w14:textId="77777777" w:rsidR="00401741" w:rsidRDefault="00000000">
            <w:pPr>
              <w:spacing w:line="360" w:lineRule="auto"/>
              <w:ind w:firstLine="0"/>
              <w:rPr>
                <w:sz w:val="20"/>
                <w:szCs w:val="20"/>
              </w:rPr>
            </w:pPr>
            <w:r>
              <w:rPr>
                <w:sz w:val="20"/>
                <w:szCs w:val="20"/>
              </w:rPr>
              <w:t>Observing</w:t>
            </w:r>
          </w:p>
        </w:tc>
      </w:tr>
      <w:tr w:rsidR="00401741" w14:paraId="41382EC5" w14:textId="77777777">
        <w:trPr>
          <w:trHeight w:val="306"/>
        </w:trPr>
        <w:tc>
          <w:tcPr>
            <w:tcW w:w="4185" w:type="dxa"/>
            <w:tcBorders>
              <w:top w:val="nil"/>
              <w:left w:val="nil"/>
              <w:bottom w:val="nil"/>
              <w:right w:val="nil"/>
            </w:tcBorders>
            <w:tcMar>
              <w:top w:w="0" w:type="dxa"/>
              <w:left w:w="100" w:type="dxa"/>
              <w:bottom w:w="0" w:type="dxa"/>
              <w:right w:w="100" w:type="dxa"/>
            </w:tcMar>
          </w:tcPr>
          <w:p w14:paraId="5CD94FA1" w14:textId="77777777" w:rsidR="00401741" w:rsidRDefault="00000000">
            <w:pPr>
              <w:spacing w:line="360" w:lineRule="auto"/>
              <w:ind w:firstLine="0"/>
              <w:rPr>
                <w:sz w:val="20"/>
                <w:szCs w:val="20"/>
              </w:rPr>
            </w:pPr>
            <w:r>
              <w:rPr>
                <w:sz w:val="20"/>
                <w:szCs w:val="20"/>
              </w:rPr>
              <w:t>Observing changing consumer behavior</w:t>
            </w:r>
          </w:p>
        </w:tc>
        <w:tc>
          <w:tcPr>
            <w:tcW w:w="2430" w:type="dxa"/>
            <w:tcBorders>
              <w:top w:val="nil"/>
              <w:left w:val="nil"/>
              <w:bottom w:val="nil"/>
              <w:right w:val="nil"/>
            </w:tcBorders>
            <w:tcMar>
              <w:top w:w="0" w:type="dxa"/>
              <w:left w:w="100" w:type="dxa"/>
              <w:bottom w:w="0" w:type="dxa"/>
              <w:right w:w="100" w:type="dxa"/>
            </w:tcMar>
          </w:tcPr>
          <w:p w14:paraId="17D0B905" w14:textId="77777777" w:rsidR="00401741" w:rsidRDefault="00401741">
            <w:pPr>
              <w:spacing w:line="360" w:lineRule="auto"/>
              <w:ind w:firstLine="0"/>
              <w:rPr>
                <w:sz w:val="20"/>
                <w:szCs w:val="20"/>
              </w:rPr>
            </w:pPr>
          </w:p>
        </w:tc>
        <w:tc>
          <w:tcPr>
            <w:tcW w:w="2280" w:type="dxa"/>
            <w:vMerge/>
            <w:tcBorders>
              <w:top w:val="nil"/>
              <w:left w:val="nil"/>
              <w:bottom w:val="nil"/>
              <w:right w:val="nil"/>
            </w:tcBorders>
            <w:tcMar>
              <w:top w:w="0" w:type="dxa"/>
              <w:left w:w="100" w:type="dxa"/>
              <w:bottom w:w="0" w:type="dxa"/>
              <w:right w:w="100" w:type="dxa"/>
            </w:tcMar>
          </w:tcPr>
          <w:p w14:paraId="3D56AD03" w14:textId="77777777" w:rsidR="00401741" w:rsidRDefault="00401741">
            <w:pPr>
              <w:spacing w:line="240" w:lineRule="auto"/>
              <w:ind w:firstLine="0"/>
              <w:rPr>
                <w:sz w:val="20"/>
                <w:szCs w:val="20"/>
              </w:rPr>
            </w:pPr>
          </w:p>
        </w:tc>
      </w:tr>
      <w:tr w:rsidR="00401741" w14:paraId="09514D8C" w14:textId="77777777">
        <w:trPr>
          <w:trHeight w:val="255"/>
        </w:trPr>
        <w:tc>
          <w:tcPr>
            <w:tcW w:w="4185" w:type="dxa"/>
            <w:tcBorders>
              <w:top w:val="nil"/>
              <w:left w:val="nil"/>
              <w:bottom w:val="nil"/>
              <w:right w:val="nil"/>
            </w:tcBorders>
            <w:tcMar>
              <w:top w:w="0" w:type="dxa"/>
              <w:left w:w="100" w:type="dxa"/>
              <w:bottom w:w="0" w:type="dxa"/>
              <w:right w:w="100" w:type="dxa"/>
            </w:tcMar>
          </w:tcPr>
          <w:p w14:paraId="23671DE0" w14:textId="77777777" w:rsidR="00401741" w:rsidRDefault="00000000">
            <w:pPr>
              <w:spacing w:line="360" w:lineRule="auto"/>
              <w:ind w:firstLine="0"/>
              <w:rPr>
                <w:sz w:val="20"/>
                <w:szCs w:val="20"/>
              </w:rPr>
            </w:pPr>
            <w:r>
              <w:rPr>
                <w:sz w:val="20"/>
                <w:szCs w:val="20"/>
              </w:rPr>
              <w:t>Observing vendor offerings</w:t>
            </w:r>
          </w:p>
        </w:tc>
        <w:tc>
          <w:tcPr>
            <w:tcW w:w="2430" w:type="dxa"/>
            <w:tcBorders>
              <w:top w:val="nil"/>
              <w:left w:val="nil"/>
              <w:bottom w:val="nil"/>
              <w:right w:val="nil"/>
            </w:tcBorders>
            <w:tcMar>
              <w:top w:w="0" w:type="dxa"/>
              <w:left w:w="100" w:type="dxa"/>
              <w:bottom w:w="0" w:type="dxa"/>
              <w:right w:w="100" w:type="dxa"/>
            </w:tcMar>
          </w:tcPr>
          <w:p w14:paraId="45F1D9D7" w14:textId="77777777" w:rsidR="00401741" w:rsidRDefault="00401741">
            <w:pPr>
              <w:spacing w:line="360" w:lineRule="auto"/>
              <w:ind w:firstLine="0"/>
              <w:rPr>
                <w:sz w:val="20"/>
                <w:szCs w:val="20"/>
              </w:rPr>
            </w:pPr>
          </w:p>
        </w:tc>
        <w:tc>
          <w:tcPr>
            <w:tcW w:w="2280" w:type="dxa"/>
            <w:tcBorders>
              <w:top w:val="nil"/>
              <w:left w:val="nil"/>
              <w:bottom w:val="nil"/>
              <w:right w:val="nil"/>
            </w:tcBorders>
            <w:tcMar>
              <w:top w:w="0" w:type="dxa"/>
              <w:left w:w="100" w:type="dxa"/>
              <w:bottom w:w="0" w:type="dxa"/>
              <w:right w:w="100" w:type="dxa"/>
            </w:tcMar>
          </w:tcPr>
          <w:p w14:paraId="6A3EE12C" w14:textId="77777777" w:rsidR="00401741" w:rsidRDefault="00401741">
            <w:pPr>
              <w:spacing w:line="360" w:lineRule="auto"/>
              <w:ind w:firstLine="0"/>
              <w:rPr>
                <w:sz w:val="20"/>
                <w:szCs w:val="20"/>
              </w:rPr>
            </w:pPr>
          </w:p>
        </w:tc>
      </w:tr>
      <w:tr w:rsidR="00401741" w14:paraId="0EEB5B40" w14:textId="77777777">
        <w:trPr>
          <w:trHeight w:val="600"/>
        </w:trPr>
        <w:tc>
          <w:tcPr>
            <w:tcW w:w="4185" w:type="dxa"/>
            <w:tcBorders>
              <w:left w:val="nil"/>
              <w:bottom w:val="single" w:sz="8" w:space="0" w:color="000000"/>
              <w:right w:val="nil"/>
            </w:tcBorders>
            <w:tcMar>
              <w:top w:w="0" w:type="dxa"/>
              <w:left w:w="100" w:type="dxa"/>
              <w:bottom w:w="0" w:type="dxa"/>
              <w:right w:w="100" w:type="dxa"/>
            </w:tcMar>
          </w:tcPr>
          <w:p w14:paraId="0F18B14E" w14:textId="77777777" w:rsidR="00401741" w:rsidRDefault="00000000">
            <w:pPr>
              <w:spacing w:line="360" w:lineRule="auto"/>
              <w:ind w:firstLine="0"/>
              <w:rPr>
                <w:sz w:val="20"/>
                <w:szCs w:val="20"/>
              </w:rPr>
            </w:pPr>
            <w:r>
              <w:rPr>
                <w:sz w:val="20"/>
                <w:szCs w:val="20"/>
              </w:rPr>
              <w:t>Experiencing pressure to adopt</w:t>
            </w:r>
          </w:p>
        </w:tc>
        <w:tc>
          <w:tcPr>
            <w:tcW w:w="2430" w:type="dxa"/>
            <w:tcBorders>
              <w:top w:val="nil"/>
              <w:left w:val="nil"/>
              <w:bottom w:val="single" w:sz="8" w:space="0" w:color="000000"/>
              <w:right w:val="nil"/>
            </w:tcBorders>
            <w:tcMar>
              <w:top w:w="0" w:type="dxa"/>
              <w:left w:w="100" w:type="dxa"/>
              <w:bottom w:w="0" w:type="dxa"/>
              <w:right w:w="100" w:type="dxa"/>
            </w:tcMar>
          </w:tcPr>
          <w:p w14:paraId="4156AEB7" w14:textId="77777777" w:rsidR="00401741" w:rsidRDefault="00000000">
            <w:pPr>
              <w:spacing w:line="360" w:lineRule="auto"/>
              <w:ind w:firstLine="0"/>
              <w:rPr>
                <w:sz w:val="20"/>
                <w:szCs w:val="20"/>
              </w:rPr>
            </w:pPr>
            <w:r>
              <w:rPr>
                <w:sz w:val="20"/>
                <w:szCs w:val="20"/>
              </w:rPr>
              <w:t>Experiencing pressure to adopt</w:t>
            </w:r>
          </w:p>
        </w:tc>
        <w:tc>
          <w:tcPr>
            <w:tcW w:w="2280" w:type="dxa"/>
            <w:tcBorders>
              <w:top w:val="nil"/>
              <w:left w:val="nil"/>
              <w:bottom w:val="single" w:sz="8" w:space="0" w:color="000000"/>
              <w:right w:val="nil"/>
            </w:tcBorders>
            <w:tcMar>
              <w:top w:w="0" w:type="dxa"/>
              <w:left w:w="100" w:type="dxa"/>
              <w:bottom w:w="0" w:type="dxa"/>
              <w:right w:w="100" w:type="dxa"/>
            </w:tcMar>
          </w:tcPr>
          <w:p w14:paraId="357970DB" w14:textId="77777777" w:rsidR="00401741" w:rsidRDefault="00000000">
            <w:pPr>
              <w:spacing w:line="360" w:lineRule="auto"/>
              <w:ind w:firstLine="0"/>
              <w:rPr>
                <w:sz w:val="20"/>
                <w:szCs w:val="20"/>
              </w:rPr>
            </w:pPr>
            <w:r>
              <w:rPr>
                <w:sz w:val="20"/>
                <w:szCs w:val="20"/>
              </w:rPr>
              <w:t xml:space="preserve"> </w:t>
            </w:r>
          </w:p>
        </w:tc>
      </w:tr>
    </w:tbl>
    <w:p w14:paraId="761869FB" w14:textId="77777777" w:rsidR="00401741" w:rsidRDefault="00000000">
      <w:pPr>
        <w:spacing w:after="200"/>
        <w:ind w:firstLine="0"/>
      </w:pPr>
      <w:r>
        <w:t xml:space="preserve"> </w:t>
      </w:r>
    </w:p>
    <w:p w14:paraId="21A6CA2E" w14:textId="77777777" w:rsidR="00401741" w:rsidRDefault="00000000">
      <w:r>
        <w:t xml:space="preserve">Below we first describe the impulse for change that marketing managers might experience. From there we note how they affect the process of change; creating the organizational conditions for the implementation and adoption of agentic AI. Furthermore, we also describe what obstacles marketing managers might experience. Afterwards we note how agentic AI is adopted including the use cases supported by agentic systems and the key leveraged features. As the last element of the chain we describe the outcomes in terms of the value that the agentic AI system has brought. We describe these outcomes from the positive and negative perspective, describing benefits, sacrifices, and risks. </w:t>
      </w:r>
    </w:p>
    <w:p w14:paraId="16A71444" w14:textId="77777777" w:rsidR="00401741" w:rsidRDefault="00000000">
      <w:r>
        <w:t>Lastly we note a set of observed paradoxical patterns. These relate mostly to a pattern where agentic AI is the key solution to some of the problems that are ascribed to agentic AI.</w:t>
      </w:r>
    </w:p>
    <w:p w14:paraId="22C1281B" w14:textId="77777777" w:rsidR="00401741" w:rsidRDefault="00000000">
      <w:pPr>
        <w:spacing w:after="200"/>
        <w:ind w:firstLine="0"/>
        <w:rPr>
          <w:b/>
          <w:bCs/>
        </w:rPr>
      </w:pPr>
      <w:r>
        <w:br w:type="page"/>
      </w:r>
    </w:p>
    <w:p w14:paraId="672C5E83" w14:textId="77777777" w:rsidR="00401741" w:rsidRDefault="00000000">
      <w:pPr>
        <w:spacing w:after="200"/>
        <w:ind w:firstLine="0"/>
        <w:rPr>
          <w:b/>
          <w:bCs/>
        </w:rPr>
      </w:pPr>
      <w:r>
        <w:rPr>
          <w:b/>
          <w:bCs/>
        </w:rPr>
        <w:lastRenderedPageBreak/>
        <w:t>Figure 1.</w:t>
      </w:r>
    </w:p>
    <w:p w14:paraId="2C32A51A" w14:textId="77777777" w:rsidR="00401741" w:rsidRDefault="00000000">
      <w:pPr>
        <w:pStyle w:val="Heading2"/>
        <w:rPr>
          <w:b w:val="0"/>
          <w:bCs w:val="0"/>
          <w:i/>
          <w:iCs/>
        </w:rPr>
      </w:pPr>
      <w:bookmarkStart w:id="175" w:name="_2wlwvpj75lya" w:colFirst="0" w:colLast="0"/>
      <w:bookmarkEnd w:id="175"/>
      <w:r>
        <w:rPr>
          <w:b w:val="0"/>
          <w:bCs w:val="0"/>
          <w:i/>
          <w:iCs/>
        </w:rPr>
        <w:t>How managerial interventions drive value creation using agentic AI. The bold arrows describe managerial behaviors, where the boxes represent the concepts acted upon.</w:t>
      </w:r>
    </w:p>
    <w:p w14:paraId="2DF4A44C" w14:textId="77777777" w:rsidR="00401741" w:rsidRDefault="00000000">
      <w:pPr>
        <w:ind w:firstLine="0"/>
      </w:pPr>
      <w:r>
        <w:rPr>
          <w:noProof/>
        </w:rPr>
        <w:drawing>
          <wp:inline distT="114300" distB="114300" distL="114300" distR="114300" wp14:anchorId="0AD3E5AD" wp14:editId="7E1EE267">
            <wp:extent cx="5432272" cy="453559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432272" cy="4535599"/>
                    </a:xfrm>
                    <a:prstGeom prst="rect">
                      <a:avLst/>
                    </a:prstGeom>
                    <a:ln/>
                  </pic:spPr>
                </pic:pic>
              </a:graphicData>
            </a:graphic>
          </wp:inline>
        </w:drawing>
      </w:r>
    </w:p>
    <w:p w14:paraId="1D4FC6E3" w14:textId="77777777" w:rsidR="00401741" w:rsidRDefault="00000000">
      <w:pPr>
        <w:pStyle w:val="Heading2"/>
      </w:pPr>
      <w:bookmarkStart w:id="176" w:name="_k7eypdjcmoyh" w:colFirst="0" w:colLast="0"/>
      <w:bookmarkEnd w:id="176"/>
      <w:r>
        <w:t>4.1</w:t>
      </w:r>
      <w:r>
        <w:tab/>
        <w:t>Observing</w:t>
      </w:r>
    </w:p>
    <w:p w14:paraId="188DACB0" w14:textId="77777777" w:rsidR="00401741" w:rsidRDefault="00000000">
      <w:r>
        <w:t xml:space="preserve">The process of creating value using agentic AI starts with the manager observing changing conditions that signal a pressure or an opportunity to change. </w:t>
      </w:r>
      <w:r>
        <w:rPr>
          <w:i/>
          <w:iCs/>
        </w:rPr>
        <w:t xml:space="preserve">Observing </w:t>
      </w:r>
      <w:r>
        <w:t>refers to the managerial process of monitoring and interpreting the changing context of the organization. With regard to agentic AI, we have found three key categories of external conditions that sparked change: the progression of AI itself, market pressures, and communications from vendors.</w:t>
      </w:r>
    </w:p>
    <w:p w14:paraId="0E269496" w14:textId="77777777" w:rsidR="00401741" w:rsidRDefault="00000000">
      <w:r>
        <w:lastRenderedPageBreak/>
        <w:t>This process of observation typically results in a situation where both Marketing managers and AI experts recognise the significant impact of agentic AI. As interviewee 7 noted, “We’re living in an era of change, and we’re living in a change of era simultaneously.” Interviewee 6 started to incorporate AI into all parts of her organization, noting “So I'm of course responsible for commercial, but [...] this is the future for our company!”.</w:t>
      </w:r>
    </w:p>
    <w:p w14:paraId="791EFE41" w14:textId="77777777" w:rsidR="00401741" w:rsidRDefault="00000000">
      <w:r>
        <w:t>However, while when it comes to radical disruption of marketing we get more tempered signals, interviewee 10 noted “I don’t think we’ll build many radically new things in the short term”, interviewee 13 noted “there’s very little vision on what could be done completely different”, interviewee 10 also noted “instead of ‘faster same,’ it should be ‘different and better’”.</w:t>
      </w:r>
    </w:p>
    <w:p w14:paraId="350CF38F" w14:textId="77777777" w:rsidR="00401741" w:rsidRDefault="00000000">
      <w:r>
        <w:t xml:space="preserve">These statements signal the gap between the potential of agentic AI and the effect it has already yielded in the workplace, which will be addressed later. First we will explore the results of marketing managers </w:t>
      </w:r>
      <w:r>
        <w:rPr>
          <w:i/>
          <w:iCs/>
        </w:rPr>
        <w:t>observing</w:t>
      </w:r>
      <w:r>
        <w:t xml:space="preserve"> the potential for AI [1] and the expected pressures to implement it.</w:t>
      </w:r>
    </w:p>
    <w:p w14:paraId="4CE876D0" w14:textId="166D8712" w:rsidR="00401741" w:rsidRDefault="00000000">
      <w:pPr>
        <w:pStyle w:val="Heading3"/>
      </w:pPr>
      <w:bookmarkStart w:id="177" w:name="_cel1ujnps8" w:colFirst="0" w:colLast="0"/>
      <w:bookmarkEnd w:id="177"/>
      <w:r>
        <w:t>4.1.1</w:t>
      </w:r>
      <w:r w:rsidR="009267BF">
        <w:tab/>
      </w:r>
      <w:r>
        <w:t>AI progression</w:t>
      </w:r>
    </w:p>
    <w:p w14:paraId="0D22D671" w14:textId="77777777" w:rsidR="00401741" w:rsidRDefault="00000000">
      <w:r>
        <w:t>The first external condition that the marketing manager might observe is AI progression. This concept describes how AI is evolving; improving in quality, gaining new capabilities, and becoming more widely adopted. Managers observe this pattern; how they respond is developed in section 4.2.</w:t>
      </w:r>
    </w:p>
    <w:p w14:paraId="0C896E77" w14:textId="77777777" w:rsidR="00401741" w:rsidRDefault="00000000">
      <w:r>
        <w:t>Marketing managers and AI experts consistently describe agentic AI as fast-moving. Interviewee 14 noted “These developments are going so fast, they really go in a hockey stick. [...] What was spectacular within Gemini, is taken over all at once by Claude the day after.”</w:t>
      </w:r>
    </w:p>
    <w:p w14:paraId="0F5F94AA" w14:textId="77777777" w:rsidR="00401741" w:rsidRDefault="00000000">
      <w:r>
        <w:t>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14:paraId="60D6F188" w14:textId="77777777" w:rsidR="00401741" w:rsidRDefault="00000000">
      <w:r>
        <w:lastRenderedPageBreak/>
        <w:t>The progression of agentic AI also affected this research. As agentic capabilities became more commonplace, the separation between agentic and non-agentic AI became less obvious to interviewees. Interviewee 12 noted:</w:t>
      </w:r>
    </w:p>
    <w:p w14:paraId="30FCDBF4" w14:textId="77777777" w:rsidR="00401741" w:rsidRDefault="00000000">
      <w:pPr>
        <w:spacing w:after="200"/>
        <w:ind w:left="720" w:firstLine="0"/>
      </w:pPr>
      <w:r>
        <w:t>People call things agents that you could debate and say, “I don’t know, is that really an agent? How agentic is it?” You know, how much autonomy, how much decision-making? It, it’s, it’s become almost a marketing term, uh, more so than a technical definition. [...] You know, a lot of it comes down to it’s like a continuum of being more agentic or less agentic.</w:t>
      </w:r>
    </w:p>
    <w:p w14:paraId="6F8EE88B" w14:textId="77777777" w:rsidR="00401741" w:rsidRDefault="00000000">
      <w:r>
        <w:t>How managers respond to this progression is developed in section 4.2; it is also relevant to note that continuous progress is not purely beneficial. As interviewee 4 noted:</w:t>
      </w:r>
    </w:p>
    <w:p w14:paraId="587C1295" w14:textId="77777777" w:rsidR="00401741" w:rsidRDefault="00000000">
      <w:pPr>
        <w:spacing w:after="200"/>
        <w:ind w:left="720" w:firstLine="0"/>
      </w:pPr>
      <w:r>
        <w:t>It goes so fast that they get overwhelmed. I think a lot of  people feel that they’re drowning. I think I told you, last year that I made a conscious decision not to be an expert in all the models, but in the way you implement these because you can’t keep up.</w:t>
      </w:r>
    </w:p>
    <w:p w14:paraId="2AE1C229" w14:textId="77777777" w:rsidR="00401741" w:rsidRDefault="00000000">
      <w:del w:id="178" w:author="Daan Luttik" w:date="2026-06-01T18:16:00Z">
        <w:r>
          <w:delText>Do I want to note more how the ever changing nature of AI is affecting marketing manager’s choices?</w:delText>
        </w:r>
      </w:del>
    </w:p>
    <w:p w14:paraId="31E2652E" w14:textId="6D507725" w:rsidR="00401741" w:rsidRDefault="00000000">
      <w:pPr>
        <w:pStyle w:val="Heading3"/>
      </w:pPr>
      <w:bookmarkStart w:id="179" w:name="_7alih1d45osl" w:colFirst="0" w:colLast="0"/>
      <w:bookmarkEnd w:id="179"/>
      <w:r>
        <w:t>4.1.2</w:t>
      </w:r>
      <w:r w:rsidR="009267BF">
        <w:tab/>
      </w:r>
      <w:r>
        <w:t>Market pressure</w:t>
      </w:r>
    </w:p>
    <w:p w14:paraId="555057B9" w14:textId="77777777" w:rsidR="00401741" w:rsidRDefault="00000000">
      <w:r>
        <w:t>A second external condition that is frequently observed by marketing managers and affects the adoption of agentic AI is market pressure. We define market pressure broadly as a combination of two categories: 1. pressure from competitors 2. customer needs or demands. Interviewees note shifts in both categories.</w:t>
      </w:r>
    </w:p>
    <w:p w14:paraId="06422F06" w14:textId="77777777" w:rsidR="00401741" w:rsidRDefault="00000000">
      <w:r>
        <w:t xml:space="preserve">Regarding pressure from competitors interviewee 9, noted how different marketing agencies are looking at each other's offerings and trying to mimic what others are doing. She noted that organizations are primarily trying </w:t>
      </w:r>
      <w:commentRangeStart w:id="180"/>
      <w:r>
        <w:t xml:space="preserve">"to get to parity in the present with what they're saying they can do", </w:t>
      </w:r>
      <w:commentRangeEnd w:id="180"/>
      <w:r>
        <w:rPr>
          <w:rStyle w:val="CommentReference"/>
          <w:sz w:val="22"/>
          <w:szCs w:val="22"/>
        </w:rPr>
        <w:commentReference w:id="180"/>
      </w:r>
      <w:r>
        <w:t>to  ensure “speed to market” and “staying competitive”. Interviewee 13 noted the value of leveraging insights from competitors to gain insights</w:t>
      </w:r>
    </w:p>
    <w:p w14:paraId="3412B25A" w14:textId="77777777" w:rsidR="00401741" w:rsidRDefault="00000000">
      <w:r>
        <w:lastRenderedPageBreak/>
        <w:t>"Talk to your peers at conferences. I think this needs to happen more on the C level, that they exchange ideas with their peers, because that's actually where they will understand the quickest what the benefit is, and this makes it a lot better, right?"</w:t>
      </w:r>
    </w:p>
    <w:p w14:paraId="4C50F0E0" w14:textId="77777777" w:rsidR="00401741" w:rsidRDefault="00000000">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 “Almost everyone's been very positive about it because they want to not be left behind, you know?”</w:t>
      </w:r>
    </w:p>
    <w:p w14:paraId="58359478" w14:textId="77777777" w:rsidR="00401741" w:rsidRDefault="00000000">
      <w:r>
        <w:t>A further dimension of market pressure comes from shifting consumer behavior. Consumers are increasingly using agentic AI too</w:t>
      </w:r>
    </w:p>
    <w:p w14:paraId="1A8DAA4B" w14:textId="77777777" w:rsidR="00401741" w:rsidRDefault="00000000">
      <w:r>
        <w:t>Consumers expectations might change due to changing market offerings, but furthermore, consumers are also using AI themselves. Interviewee 12 “agents of consumers” and notes that that might be “the most disruptive to marketing” as they are a “new intermediary” and potentially create “agentic commerce”</w:t>
      </w:r>
    </w:p>
    <w:p w14:paraId="47CACBE6" w14:textId="77777777" w:rsidR="00401741" w:rsidRDefault="00000000">
      <w:r>
        <w:t>Regarding the position of agents of consumers intermediating search, interviewee 14 observed: “the world of search is now changing. And fortunately it's not going as fast as everyone thought it would change.”</w:t>
      </w:r>
    </w:p>
    <w:p w14:paraId="49FD096D" w14:textId="77777777" w:rsidR="00401741" w:rsidRDefault="00000000">
      <w:r>
        <w:t>For marketing managers, this shift translates directly into a new operational concern: the need to be visible within AI systems rather than only within traditional search engines. Interviewee 3 described this as an active focus area for her team this year, observing that organic search and paid search are "becoming less and less relevant" as AI-powered queries grow.</w:t>
      </w:r>
    </w:p>
    <w:p w14:paraId="0B5F7065" w14:textId="77777777" w:rsidR="00401741" w:rsidRDefault="00000000">
      <w:r>
        <w:t>Looking further ahead, some interviewees described a shift that is not yet operational at scale but is already shaping how they think and invest. Interviewee 15, a CMO at an e-commerce company, expects consumers to let their AI agents make purchasing decisions. She notes:</w:t>
      </w:r>
    </w:p>
    <w:p w14:paraId="67678557" w14:textId="77777777" w:rsidR="00401741" w:rsidRDefault="00000000">
      <w:pPr>
        <w:spacing w:before="240" w:after="240"/>
        <w:ind w:left="720" w:firstLine="0"/>
      </w:pPr>
      <w:r>
        <w:lastRenderedPageBreak/>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097352B8" w14:textId="77777777" w:rsidR="00401741" w:rsidRDefault="00000000">
      <w:r>
        <w:t>This belief was the impetus for the decision to create an MCP that agents can use to purchase their products. Likewise interviewee 14 noted a future where “agents in the background are talking to each other” he continues to note a wide variety of tasks that these agents might perform, like purchasing licenses and responding to emails.</w:t>
      </w:r>
    </w:p>
    <w:p w14:paraId="283916D7" w14:textId="77777777" w:rsidR="00401741" w:rsidRDefault="00000000">
      <w:pPr>
        <w:spacing w:before="240" w:after="240"/>
        <w:ind w:left="720" w:firstLine="0"/>
      </w:pPr>
      <w:r>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312E0036" w14:textId="77777777" w:rsidR="00401741" w:rsidRDefault="00000000">
      <w:r>
        <w:t>This scenario is mostly anticipated at industry scale: few organizations in the data have seen consumer-owned purchasing agents at volume. Its importance lies in how it is already motivating concrete investment—including the connector work discussed again in section 4.1.3 from the supplier-standards angle.</w:t>
      </w:r>
    </w:p>
    <w:p w14:paraId="4CCAE3BE" w14:textId="77777777" w:rsidR="00401741" w:rsidRDefault="00000000">
      <w:pPr>
        <w:pStyle w:val="Heading3"/>
      </w:pPr>
      <w:bookmarkStart w:id="181" w:name="_hvgdgrm8c1y2" w:colFirst="0" w:colLast="0"/>
      <w:bookmarkEnd w:id="181"/>
      <w:r>
        <w:t>4.1.3</w:t>
      </w:r>
      <w:r>
        <w:tab/>
        <w:t>Supplier communication</w:t>
      </w:r>
    </w:p>
    <w:p w14:paraId="1E8FDED8" w14:textId="77777777" w:rsidR="00401741" w:rsidRDefault="00000000">
      <w:r>
        <w:t xml:space="preserve">A third external force shaping managers' engagement with agentic AI is the strategy and communication of their software suppliers. Many organizations adopt AI not through internal initiative but through the road maps of the vendors they already depend on, </w:t>
      </w:r>
      <w:commentRangeStart w:id="182"/>
      <w:r>
        <w:t>this seems to be mostly present amongst those who have little ambition to be leading in the domain of AI</w:t>
      </w:r>
      <w:commentRangeEnd w:id="182"/>
      <w:r>
        <w:rPr>
          <w:rStyle w:val="CommentReference"/>
          <w:sz w:val="22"/>
          <w:szCs w:val="22"/>
        </w:rPr>
        <w:commentReference w:id="182"/>
      </w:r>
      <w:r>
        <w:t xml:space="preserve">. Interviewee 1 noted that "most of the thinking behind an AI strategy comes from their default supplier, it's Microsoft's AI strategy or IBM's AI strategy, because that is their source of </w:t>
      </w:r>
      <w:r>
        <w:lastRenderedPageBreak/>
        <w:t>knowledge." Interviewee 2, described a similar pattern: "We are mainly relying on the products that we use and agents that they provide us with."</w:t>
      </w:r>
    </w:p>
    <w:p w14:paraId="1064D0C0" w14:textId="77777777" w:rsidR="00401741" w:rsidRDefault="00000000">
      <w:pPr>
        <w:pStyle w:val="Heading2"/>
        <w:rPr>
          <w:color w:val="000000"/>
        </w:rPr>
      </w:pPr>
      <w:bookmarkStart w:id="183" w:name="_kdh3jovkecpb" w:colFirst="0" w:colLast="0"/>
      <w:bookmarkEnd w:id="183"/>
      <w:commentRangeStart w:id="184"/>
      <w:r>
        <w:rPr>
          <w:color w:val="000000"/>
        </w:rPr>
        <w:t>4.2</w:t>
      </w:r>
      <w:r>
        <w:rPr>
          <w:color w:val="000000"/>
        </w:rPr>
        <w:tab/>
        <w:t>Creating the context for effective change</w:t>
      </w:r>
      <w:commentRangeEnd w:id="184"/>
      <w:r>
        <w:rPr>
          <w:rStyle w:val="CommentReference"/>
          <w:color w:val="000000"/>
          <w:sz w:val="22"/>
          <w:szCs w:val="22"/>
        </w:rPr>
        <w:commentReference w:id="184"/>
      </w:r>
    </w:p>
    <w:p w14:paraId="7F45C169" w14:textId="0026AEBB" w:rsidR="003B7C04" w:rsidRDefault="00000000">
      <w:r>
        <w:t>Internal conditions describe a set of organizational variables that shape whether and how agentic AI can be implemented and create value. Four interlocking themes recur throughout the data: (1) organizational capacity, encompassing AI literacy, resistance to change, and the ability to act quickly under uncertainty; (2) technical resources, including data infrastructure, tooling, and the systems-thinking capability to connect them; (3) strategic direction and leadership</w:t>
      </w:r>
      <w:r w:rsidR="001E31FC">
        <w:t>, providing strategic direction, support, and guidance</w:t>
      </w:r>
      <w:r>
        <w:t>; and (4) governance and organizational friction, including legal</w:t>
      </w:r>
      <w:r w:rsidR="001E31FC">
        <w:t xml:space="preserve"> and </w:t>
      </w:r>
      <w:r>
        <w:t xml:space="preserve">compliance gatekeeping, politics, and </w:t>
      </w:r>
      <w:r w:rsidR="001E31FC">
        <w:t xml:space="preserve">working in </w:t>
      </w:r>
      <w:r>
        <w:t>silos.</w:t>
      </w:r>
    </w:p>
    <w:p w14:paraId="1AAA2D76" w14:textId="77777777" w:rsidR="003E5F14" w:rsidRDefault="008632C5" w:rsidP="00326636">
      <w:r w:rsidRPr="008632C5">
        <w:t>Managers respond to internal conditions in three distinct ways.</w:t>
      </w:r>
      <w:r w:rsidR="00405B97">
        <w:t xml:space="preserve"> </w:t>
      </w:r>
      <w:r w:rsidRPr="00405B97">
        <w:rPr>
          <w:i/>
          <w:iCs/>
        </w:rPr>
        <w:t>Leveraging</w:t>
      </w:r>
      <w:r w:rsidRPr="008632C5">
        <w:t xml:space="preserve"> is the use of a favorable condition to amplify the organization's ability to adopt and create value with agentic AI. </w:t>
      </w:r>
      <w:r w:rsidRPr="00405B97">
        <w:rPr>
          <w:i/>
          <w:iCs/>
        </w:rPr>
        <w:t>Navigating</w:t>
      </w:r>
      <w:r w:rsidRPr="008632C5">
        <w:t xml:space="preserve"> is adapting the way agentic AI is adopted to fit the existing constraints, typically (though not necessarily) accepting them as given. </w:t>
      </w:r>
      <w:r w:rsidRPr="00405B97">
        <w:rPr>
          <w:i/>
          <w:iCs/>
        </w:rPr>
        <w:t>Reshaping</w:t>
      </w:r>
      <w:r w:rsidRPr="008632C5">
        <w:t xml:space="preserve"> is actively working to change the condition itself. </w:t>
      </w:r>
    </w:p>
    <w:p w14:paraId="05C933DA" w14:textId="3DCEE7AF" w:rsidR="008632C5" w:rsidRDefault="003E5F14" w:rsidP="00326636">
      <w:pPr>
        <w:rPr>
          <w:i/>
          <w:iCs/>
        </w:rPr>
      </w:pPr>
      <w:r>
        <w:t xml:space="preserve">While never mentioned explicitly, the researchers observed </w:t>
      </w:r>
      <w:r w:rsidR="008632C5" w:rsidRPr="008632C5">
        <w:t>that managers</w:t>
      </w:r>
      <w:r>
        <w:t>, when faced with unfavorable conditions (especially when the unfavorable condition stems from outside of their team),</w:t>
      </w:r>
      <w:r w:rsidR="008632C5" w:rsidRPr="008632C5">
        <w:t xml:space="preserve"> </w:t>
      </w:r>
      <w:r>
        <w:t>seem to default</w:t>
      </w:r>
      <w:r w:rsidR="008632C5" w:rsidRPr="008632C5">
        <w:t xml:space="preserve"> to navigation</w:t>
      </w:r>
      <w:r>
        <w:t>. Managers seem to view these conditions as fixed rather than</w:t>
      </w:r>
      <w:r w:rsidR="008632C5" w:rsidRPr="008632C5">
        <w:t xml:space="preserve"> as variables open to active redesign.</w:t>
      </w:r>
    </w:p>
    <w:p w14:paraId="2651EA75" w14:textId="5A70451E" w:rsidR="003B7C04" w:rsidRDefault="003E5F14">
      <w:r>
        <w:t xml:space="preserve">We also note explicit </w:t>
      </w:r>
      <w:r w:rsidRPr="003E5F14">
        <w:rPr>
          <w:i/>
          <w:iCs/>
        </w:rPr>
        <w:t>reshaping</w:t>
      </w:r>
      <w:r>
        <w:t xml:space="preserve"> behaviors that the managers employ (like educating, supporting, championing, and experimenting). </w:t>
      </w:r>
      <w:r w:rsidR="00000000">
        <w:t>The</w:t>
      </w:r>
      <w:r>
        <w:t>se</w:t>
      </w:r>
      <w:r w:rsidR="00000000">
        <w:t xml:space="preserve"> behaviors managers apply in response to these conditions are</w:t>
      </w:r>
      <w:r>
        <w:t xml:space="preserve"> overlapping; additionally, we did not observe clear one-to-one relations between conditions and responses. </w:t>
      </w:r>
    </w:p>
    <w:p w14:paraId="41C75068" w14:textId="1411B13D" w:rsidR="00401741" w:rsidRPr="00652B3F" w:rsidRDefault="00000000" w:rsidP="00611F20">
      <w:pPr>
        <w:pStyle w:val="Heading3"/>
      </w:pPr>
      <w:r>
        <w:lastRenderedPageBreak/>
        <w:t>4.2.1</w:t>
      </w:r>
      <w:r>
        <w:tab/>
        <w:t>Organizational capacity</w:t>
      </w:r>
    </w:p>
    <w:p w14:paraId="16647A14" w14:textId="5AF98A62" w:rsidR="00401741" w:rsidRDefault="00000000">
      <w:r>
        <w:t xml:space="preserve">The most consistently identified barrier to adopting agentic AI is not technical but organizational: the capacity to change. This encompasses </w:t>
      </w:r>
      <w:r w:rsidR="002940E3">
        <w:t xml:space="preserve">the employees’ openness to new ways of working, </w:t>
      </w:r>
      <w:r>
        <w:t>the level of AI understanding</w:t>
      </w:r>
      <w:r w:rsidR="002940E3">
        <w:t xml:space="preserve"> (typically referred to as AI literacy)</w:t>
      </w:r>
      <w:r>
        <w:t xml:space="preserve"> within the organization</w:t>
      </w:r>
      <w:r w:rsidR="002940E3">
        <w:t xml:space="preserve">, </w:t>
      </w:r>
      <w:r>
        <w:t xml:space="preserve">and the </w:t>
      </w:r>
      <w:commentRangeStart w:id="185"/>
      <w:r>
        <w:t>organizational ability to act quickly</w:t>
      </w:r>
      <w:r w:rsidR="002940E3">
        <w:t xml:space="preserve"> under </w:t>
      </w:r>
      <w:r>
        <w:t>uncertainty</w:t>
      </w:r>
      <w:commentRangeEnd w:id="185"/>
      <w:r w:rsidR="002940E3">
        <w:rPr>
          <w:rStyle w:val="CommentReference"/>
          <w:sz w:val="22"/>
          <w:szCs w:val="22"/>
        </w:rPr>
        <w:commentReference w:id="185"/>
      </w:r>
      <w:r>
        <w:t>.</w:t>
      </w:r>
    </w:p>
    <w:p w14:paraId="27AC1201" w14:textId="293919B3" w:rsidR="00401741" w:rsidRDefault="00000000">
      <w:r>
        <w:t xml:space="preserve">Resistance emerged as </w:t>
      </w:r>
      <w:r w:rsidR="002940E3">
        <w:t>a</w:t>
      </w:r>
      <w:r>
        <w:t xml:space="preserve"> dominant theme across the data. Interviewee 12 described organizational change as inherently difficult:</w:t>
      </w:r>
    </w:p>
    <w:p w14:paraId="189B3734" w14:textId="49CDE389" w:rsidR="00401741" w:rsidRDefault="00000000" w:rsidP="002940E3">
      <w:pPr>
        <w:pStyle w:val="Quote"/>
      </w:pPr>
      <w:r>
        <w:t>“Change is frigging hard. It’s hard for us as individuals. Generally speaking, individuals don’t like to change, particularly if they’ve been doing something a certain way, and it works well</w:t>
      </w:r>
      <w:r w:rsidR="00FF706E">
        <w:t>, and it works well, and they know it, and they’re comfortable.</w:t>
      </w:r>
      <w:r w:rsidR="002940E3">
        <w:t xml:space="preserve"> […] </w:t>
      </w:r>
      <w:r>
        <w:t>That challenge gets multiplied when you start talking about an organization … you’ve got all multiple people, you’ve got politics, existing incentives, existing processes.”</w:t>
      </w:r>
    </w:p>
    <w:p w14:paraId="625494EE" w14:textId="1AECFBFF" w:rsidR="00AC12A9" w:rsidRDefault="00AC12A9" w:rsidP="00AC12A9">
      <w:r>
        <w:t>Providing a complementary perspective interviewee 4 noted the resistance to learning how to work with AI:</w:t>
      </w:r>
    </w:p>
    <w:p w14:paraId="68EBA7DF" w14:textId="054F7908" w:rsidR="00AC12A9" w:rsidRPr="00AC12A9" w:rsidRDefault="00AC12A9" w:rsidP="00AC12A9">
      <w:pPr>
        <w:pStyle w:val="Quote"/>
      </w:pPr>
      <w:r w:rsidRPr="00AC12A9">
        <w:t>“T</w:t>
      </w:r>
      <w:r>
        <w:t>hey</w:t>
      </w:r>
      <w:r w:rsidRPr="00AC12A9">
        <w:t xml:space="preserve"> were very skeptical. Uh, “Oh, I need to learn a new thing while running my business.” Well, if you learn these new things, you can do ten times, ten times besides the things that you do. Uh, so got a lot of pushback there.</w:t>
      </w:r>
    </w:p>
    <w:p w14:paraId="15A18834" w14:textId="77777777" w:rsidR="00401741" w:rsidRDefault="00000000">
      <w:r>
        <w:t xml:space="preserve">Alongside individual resistance, a lack of understanding of AI compounds the challenge. Interviewee 1 noted not just an absence of factual knowledge but a deeper cognitive barrier: limited understanding of how processes and systems connect. Interviewee 13 echoed this in practical terms: “The culprit is really still they don’t understand what the issues are … they don’t understand what processes they are doing right now that take time and money.” This inability to </w:t>
      </w:r>
      <w:r>
        <w:lastRenderedPageBreak/>
        <w:t>think in systems (seeing how data, tools, and processes interact) was identified as a recurring constraint across organizations.</w:t>
      </w:r>
    </w:p>
    <w:p w14:paraId="70F30336" w14:textId="77777777" w:rsidR="00401741" w:rsidRDefault="00000000">
      <w:r>
        <w:t>A related challenge is the tendency toward analysis paralysis. Interviewee 12 was direct: “You have to act. You can’t just be in a mode of studying this or writing memos about it, or thinking about planning about it.” Interviewee 4 observed a similar dynamic: “We spend so much time debating which shot we have to take that that is already some cost.”</w:t>
      </w:r>
    </w:p>
    <w:p w14:paraId="65FCC2DA" w14:textId="77777777" w:rsidR="005F0FB6" w:rsidRDefault="00000000">
      <w:r>
        <w:t>A fourth dimension of organizational capacity concerns culture: the pace of innovation and tolerance for failure within the organization. Where an innovation culture is present, managers leverage it directly to accelerate both education and experimentation. Interviewee 7 described this enabling condition: “A culture of innovation: forgiving. When you pioneer, you break things fast.” Where this culture is absent, it functions as an additional obstacle that compounds resistance and analysis paralysis, making the default response navigation rather than reshaping. Reshaping culture is possible but slow, and is rarely something managers in the data attempt to address directly.</w:t>
      </w:r>
    </w:p>
    <w:p w14:paraId="1C0A896E" w14:textId="490CC235" w:rsidR="003B7C04" w:rsidRPr="00545E45" w:rsidRDefault="00000000">
      <w:pPr>
        <w:rPr>
          <w:bCs/>
        </w:rPr>
      </w:pPr>
      <w:r>
        <w:rPr>
          <w:b/>
        </w:rPr>
        <w:t xml:space="preserve">Educating and training </w:t>
      </w:r>
      <w:r w:rsidRPr="00545E45">
        <w:rPr>
          <w:bCs/>
        </w:rPr>
        <w:t>is the primary response to the literacy and understanding barrier. Managers invest deliberately in raising AI capability across the organization, through training sessions, workshops, awareness programs, and structured learning, to create the cognitive preconditions for effective adoption. While education primarily targets the understanding deficit, it also reduces resistance by demystifying AI: employees who understand what AI can and cannot do are less fearful of it. However, education alone is insufficient to sustain change. Interviewee 17 observed a common pattern in her training work: “After two or three trainings companies basically stop, because then they go back to what they started with.” Sustained capacity-building requires not just initial education but ongoing structural embedding of learning.</w:t>
      </w:r>
    </w:p>
    <w:p w14:paraId="5B4704B2" w14:textId="639D3A52" w:rsidR="003B7C04" w:rsidRDefault="00000000">
      <w:r>
        <w:rPr>
          <w:b/>
        </w:rPr>
        <w:t xml:space="preserve">Experimenting with AI </w:t>
      </w:r>
      <w:r w:rsidRPr="00545E45">
        <w:rPr>
          <w:bCs/>
        </w:rPr>
        <w:t xml:space="preserve">primarily addresses resistance and analysis paralysis by making the value of AI tangible through doing rather than planning. Beyond this primary role, </w:t>
      </w:r>
      <w:r w:rsidRPr="00545E45">
        <w:rPr>
          <w:bCs/>
        </w:rPr>
        <w:lastRenderedPageBreak/>
        <w:t>experimentation also surfaces use cases that were invisible in the abstract, and builds tacit literacy that structured education cannot easily provide. Rather than waiting for perfect conditions, effective managers create structured opportunities to learn through doing. Interviewee 6 summarized this orientation: “I’d rather have something live and test and improve than have two years down the road and then finally have something live.” Interviewee 13 described enabling this at the team level: “Provide freedom to experiment and don’t set this atmosphere of fear that AI is going to replace you.”</w:t>
      </w:r>
    </w:p>
    <w:p w14:paraId="4E8C024C" w14:textId="77777777" w:rsidR="003B7C04" w:rsidRDefault="00000000">
      <w:r>
        <w:t xml:space="preserve">A third pattern is less visible but analytically important: some managers navigate around organizational capacity constraints rather than reshaping them. When internal literacy is too low or resistance too entrenched to address in the short term, managers route AI initiatives through external experts, agencies, or low-code tooling that reduces the literacy bar. </w:t>
      </w:r>
      <w:del w:id="186" w:author="Claude" w:date="2026-06-05T00:00:00Z">
        <w:r>
          <w:delText>This bypasses the bottleneck without fixing it, a pragmatic short-term strategy that can stall long-term capability development if it becomes the default.</w:delText>
        </w:r>
      </w:del>
      <w:ins w:id="187" w:author="Claude" w:date="2026-06-05T00:00:00Z">
        <w:r>
          <w:t>This bypasses the bottleneck without fixing it, a pragmatic short-term strategy that can stall long-term capability development if it becomes the default. Interviewee 6 described this pattern: “Another one is actually using experts externally, because if we would’ve waited for people internally, I think it would’ve been a major blocker.”</w:t>
        </w:r>
      </w:ins>
    </w:p>
    <w:p w14:paraId="423C8265" w14:textId="74313AF6" w:rsidR="00401741" w:rsidRPr="00591258" w:rsidRDefault="00000000" w:rsidP="00591258">
      <w:pPr>
        <w:pStyle w:val="Heading3"/>
        <w:rPr>
          <w:color w:val="24292E"/>
        </w:rPr>
      </w:pPr>
      <w:bookmarkStart w:id="188" w:name="_xw6d9a4ef7wu" w:colFirst="0" w:colLast="0"/>
      <w:bookmarkEnd w:id="188"/>
      <w:r>
        <w:t>4.2.2</w:t>
      </w:r>
      <w:r>
        <w:tab/>
        <w:t>Technical resources</w:t>
      </w:r>
    </w:p>
    <w:p w14:paraId="26633136" w14:textId="77777777" w:rsidR="00401741" w:rsidRDefault="00000000">
      <w:r>
        <w:t>A second cluster of internal conditions concerns the availability of enabling resources: the data, tools, and technical infrastructure that make AI implementation feasible. Having data and tools available and accessible emerged as a critical enabler, while lacking solid data infrastructure was a significant barrier.</w:t>
      </w:r>
    </w:p>
    <w:p w14:paraId="4663BA43" w14:textId="77777777" w:rsidR="00401741" w:rsidRDefault="00000000">
      <w:r>
        <w:t xml:space="preserve">Data infrastructure emerged as the foundational prerequisite. Interviewee 2 described his organization’s situation plainly: “The infrastructure is not yet in place, and the work on it is really big.” He elaborated that this is not a failure of will but of competing priorities: every improvement to the underlying data platform competes for attention with immediate </w:t>
      </w:r>
      <w:r>
        <w:lastRenderedPageBreak/>
        <w:t>operational demands. Without a robust and accessible data layer, AI systems cannot be reliably built or deployed.</w:t>
      </w:r>
    </w:p>
    <w:p w14:paraId="7AED676A" w14:textId="77777777" w:rsidR="00401741" w:rsidRDefault="00000000">
      <w:r>
        <w:t>A deeper resource constraint is the absence of systems thinking, understood as the ability to understand how data flows connect across tools, departments, and processes. Interviewee 13 described this as the root cause behind many apparent AI failures:</w:t>
      </w:r>
    </w:p>
    <w:p w14:paraId="00A54DDD" w14:textId="77777777" w:rsidR="00401741" w:rsidRDefault="00000000">
      <w:pPr>
        <w:ind w:left="720"/>
      </w:pPr>
      <w:r>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60A8D09B" w14:textId="77777777" w:rsidR="00401741" w:rsidRDefault="00000000">
      <w:r>
        <w:t>The problem is not data access per se, but the analytical capacity to know what data is needed, in what form, and for what purpose. Interviewee 1 noted that this type of deep process knowledge (a feel for system logic) is precisely what is hardest to augment with AI, because it requires a level of structured thinking that many teams have not yet developed.</w:t>
      </w:r>
    </w:p>
    <w:p w14:paraId="6C40EB15" w14:textId="77777777" w:rsidR="003B7C04" w:rsidRDefault="00000000">
      <w:r>
        <w:t>Managers respond to resource conditions in three patterns: leveraging available infrastructure to build and deploy fast; navigating gaps through external partnerships and workarounds; and reshaping the foundation through deliberate data-infrastructure investment. Interviewee 16 illustrated the reshaping pattern, describing a two-year data governance programme he initiated as the prerequisite for AI adoption: “I started with a track on data governance, basically describing our business definitions and the technical lineage of our digital data landscape.” The same resource base can function as either an accelerator or a bottleneck depending on whether the organizational capacity described in section 4.2.1 is in place to use it.</w:t>
      </w:r>
    </w:p>
    <w:p w14:paraId="4757A26D" w14:textId="77777777" w:rsidR="00401741" w:rsidRDefault="00000000">
      <w:r>
        <w:t xml:space="preserve">Where these foundational resources are available, they become powerful enablers. Interviewee 4 described his own setup: “I connected an MCP to their Google Analytics and Google Search Console. So I have direct access to that data source in my cloud, and I can run cron jobs and have an agent run reports.” Interviewee 5 similarly observed that once the back-end infrastructure is in place, rapid experimentation becomes possible: “The back-end stuff </w:t>
      </w:r>
      <w:r>
        <w:lastRenderedPageBreak/>
        <w:t>needs to be extremely robust, and then … you can really build quickly.” Both cases illustrate how data access and tool availability translate directly into the ability to deploy agentic workflows.</w:t>
      </w:r>
    </w:p>
    <w:p w14:paraId="07FF05EB" w14:textId="77777777" w:rsidR="00401741" w:rsidRDefault="00000000">
      <w:r>
        <w:t>Budget appeared as a secondary resource constraint. Interviewee 9 captured the tension: “The passion is there, the need is there, the want is there, the brains are there. It’s time, money, and resources.” While budget is not the primary barrier in the data, it becomes a bottleneck when resource availability determines whether AI initiatives can scale from pilot to production.</w:t>
      </w:r>
    </w:p>
    <w:p w14:paraId="5D92C570" w14:textId="77777777" w:rsidR="00401741" w:rsidRDefault="00000000">
      <w:pPr>
        <w:pStyle w:val="Heading3"/>
      </w:pPr>
      <w:bookmarkStart w:id="189" w:name="_qy9fnmmddxdy" w:colFirst="0" w:colLast="0"/>
      <w:bookmarkEnd w:id="189"/>
      <w:r>
        <w:t>4.2.3</w:t>
      </w:r>
      <w:r>
        <w:tab/>
        <w:t>Strategic direction &amp; leadership</w:t>
      </w:r>
    </w:p>
    <w:p w14:paraId="62AD34F3" w14:textId="77777777" w:rsidR="00401741" w:rsidRDefault="00401741"/>
    <w:p w14:paraId="2CCC08DA" w14:textId="77777777" w:rsidR="005F0FB6" w:rsidRDefault="00000000">
      <w:r>
        <w:t>The conditions that make strategic direction necessary are broadly consistent across the data. Organizations frequently approach agentic AI without a clear rationale: they want AI because others are using it, not because they have identified a problem it can solve. Interviewee 1 described this pattern: “There will be a lot of clients and companies that want AI, but they won’t know why, outside of the fact that someone tells them they should.” Interviewee 17 noted a related pattern: organizations think in tools rather than business objectives, seeking applications before establishing what they need to achieve. The consequence is that even when AI is deployed, it generates activity without direction. Interviewee 10 observed that when organizations give employees time for AI experimentation, they attach no goals, so potential and initiative are both lost.</w:t>
      </w:r>
    </w:p>
    <w:p w14:paraId="11877DCB" w14:textId="77777777" w:rsidR="003B7C04" w:rsidRDefault="00000000">
      <w:r>
        <w:t>A third cluster of conditions concerns strategic direction and leadership, covering the organizational structures and behaviors that orient AI adoption toward meaningful goals. Where section 4.2.1 described the people-level capacity to change, this section describes the organizational-level direction that makes change purposeful. The data surfaces four related dynamics: the role of providing clarity, the impact of individual AI champions, the importance of leadership backing, and the process of bringing people along.</w:t>
      </w:r>
    </w:p>
    <w:p w14:paraId="15F17D49" w14:textId="77777777" w:rsidR="003B7C04" w:rsidRDefault="00000000">
      <w:r>
        <w:t xml:space="preserve">Providing clarity, that is, naming where the organization is going with AI, which use cases matter, and what success looks like, emerged as the most broadly distributed enabling </w:t>
      </w:r>
      <w:r>
        <w:lastRenderedPageBreak/>
        <w:t>behavior in this section. Unlike championing, which is driven by individuals, or leadership backing, which is top-down, providing clarity is a managerial act that can happen at any organizational level. Its cross-condition effect is significant: clarity directly reduces the resistance and paralysis described in section 4.2.1, because employees who understand the direction and purpose of AI adoption are less likely to resist or stall. Interviewee 6 captured the essential move: “This is the vision. This is where we’re going. Help me get there.” Interviewee 1 noted the downstream consequence of its absence: “If you don’t have clarity, jumping into execution will only surface a lot of problems.”</w:t>
      </w:r>
    </w:p>
    <w:p w14:paraId="72CF88CA" w14:textId="77777777" w:rsidR="00401741" w:rsidRDefault="00000000">
      <w:r>
        <w:t>Individual AI champions emerged as a disproportionately influential factor. An AI champion is a person who, often without formal mandate, drives AI initiatives forward through personal initiative, visible results, and internal advocacy. Interviewee 9 described a vivid example from her organization:</w:t>
      </w:r>
    </w:p>
    <w:p w14:paraId="1EBFA917" w14:textId="77777777" w:rsidR="00401741" w:rsidRDefault="00000000">
      <w:pPr>
        <w:ind w:left="720"/>
      </w:pPr>
      <w:r>
        <w:t>“Affinity Hub was created originally by … our global creative director that dabbles in dev, and he created it, and it’s like blown up, and so now there’s millions of dollars of funding.”</w:t>
      </w:r>
    </w:p>
    <w:p w14:paraId="39C6AD00" w14:textId="77777777" w:rsidR="00401741" w:rsidRDefault="00000000">
      <w:r>
        <w:t>A single individual’s initiative, when it produces visible results, can unlock significant organizational investment. Interviewee 6 described her own approach: “I hear a lot of other companies where the board is afraid or legal is holding it back … Sorry, but you’d have to believe me on my blue eyes because I’m going to make this happen.”</w:t>
      </w:r>
    </w:p>
    <w:p w14:paraId="15E7A415" w14:textId="77777777" w:rsidR="00401741" w:rsidRDefault="00000000">
      <w:del w:id="190" w:author="Claude" w:date="2026-06-05T00:00:00Z">
        <w:r>
          <w:delText>Leadership backing amplifies the champion effect (14 code applications, 10 documents).</w:delText>
        </w:r>
      </w:del>
      <w:ins w:id="191" w:author="Claude" w:date="2026-06-05T00:00:00Z">
        <w:r>
          <w:t>Leadership backing refers to the visible endorsement, resource authorization, and organizational protection that senior leaders provide for AI initiatives. It amplifies the champion effect.</w:t>
        </w:r>
      </w:ins>
      <w:r>
        <w:t xml:space="preserve"> Without visible endorsement from leadership, AI initiatives tend to stall at the pilot stage. Interviewee 4 noted that the current moment requires leaders to help employees make sense of change: “People are drinking from a fire hose. They need to have that leadership that tells them their importance, they’re part of the team, and their work matters.” Interviewee 17 identified </w:t>
      </w:r>
      <w:r>
        <w:lastRenderedPageBreak/>
        <w:t>three conditions that must align for AI adoption to succeed: “Leadership wants us to work with AI. But can employees do that too? Do they do it and do they want to? Those are basically three things. And when those three things align with each other, you get a fantastic AI implementation.”</w:t>
      </w:r>
    </w:p>
    <w:p w14:paraId="6555E442" w14:textId="77777777" w:rsidR="00FB1D74" w:rsidRDefault="00000000">
      <w:r>
        <w:rPr>
          <w:i/>
        </w:rPr>
        <w:t>Bringing people along</w:t>
      </w:r>
      <w:r>
        <w:t xml:space="preserve"> refers to the managerial process of building alignment, managing resistance, and developing shared commitment to AI adoption within the organization.</w:t>
      </w:r>
    </w:p>
    <w:p w14:paraId="728E6D40" w14:textId="77777777" w:rsidR="00401741" w:rsidRDefault="00000000">
      <w:r>
        <w:t xml:space="preserve">The process of bringing people along, understood as change management at the team and organizational level, was one of the most consistently documented behaviors in this block. </w:t>
      </w:r>
      <w:del w:id="192" w:author="Claude" w:date="2026-06-05T00:00:00Z">
        <w:r>
          <w:delText>Interviewee 6 captured the essential managerial move: “This is the vision. This is where we’re going. Help me get there.” Interviewee</w:delText>
        </w:r>
      </w:del>
      <w:ins w:id="193" w:author="Claude" w:date="2026-06-05T00:00:00Z">
        <w:r>
          <w:t>Interviewee 14 framed the scale of the challenge: “Thirty percent of all AI trajectories is just technology; sixty to seventy percent is actually us as humans or as an organization.” Interviewee</w:t>
        </w:r>
      </w:ins>
      <w:r>
        <w:t xml:space="preserve"> 13 described a practical approach: using lighthouse projects as demonstration cases that make the value of AI tangible to skeptical colleagues. “Show them the first one that can be automated or made a lot quicker … then, well, then often they understand much better what the use cases would be.”</w:t>
      </w:r>
    </w:p>
    <w:p w14:paraId="6C601742" w14:textId="77777777" w:rsidR="003B7C04" w:rsidRDefault="00000000">
      <w:pPr>
        <w:pStyle w:val="Heading3"/>
      </w:pPr>
      <w:r>
        <w:t>4.2.4</w:t>
      </w:r>
      <w:r>
        <w:tab/>
        <w:t>Governance &amp; organizational friction</w:t>
      </w:r>
    </w:p>
    <w:p w14:paraId="3D693297" w14:textId="77777777" w:rsidR="003B7C04" w:rsidRDefault="00000000">
      <w:r>
        <w:t>A fourth cluster of conditions concerns governance and organizational friction, covering the IT/legal/compliance gatekeeping, procurement processes, politics, and silos that impede AI adoption. Unlike the conditions in sections 4.2.1 to 4.2.3, which managers actively reshape, governance friction is predominantly navigated: unfavorable governance structures are treated as fixed features of the environment to be worked around rather than changed. This tendency is itself a finding: reshaping governance (actually changing the structures rather than routing around them) is rare in the data. Governance friction appears in several forms: IT security and procurement processes slowing deployment, legal and compliance concerns blocking tool use, and organizational politics preventing experimentation. Interviewee 13 observed a pattern in large enterprises:</w:t>
      </w:r>
    </w:p>
    <w:p w14:paraId="38E6F9DB" w14:textId="77777777" w:rsidR="00401741" w:rsidRDefault="00000000">
      <w:pPr>
        <w:ind w:left="720"/>
      </w:pPr>
      <w:r>
        <w:lastRenderedPageBreak/>
        <w:t>“They are not allowed to use agentic AI a lot … there’s this weird distinction people make. It’s totally fine to buy any kind of tool you don’t know anything about and put it into the system. But agentic AI? That’s completely out of range.”</w:t>
      </w:r>
    </w:p>
    <w:p w14:paraId="100C1589" w14:textId="77777777" w:rsidR="00401741" w:rsidRDefault="00000000">
      <w:r>
        <w:t>Interviewee 6 noted that governance structures, while legitimate, can prevent organizations from learning: “If we would’ve been stopped at the beginning, ‘You cannot use this system because you’re already on this system’, I think that is something that’s really holding people back.”</w:t>
      </w:r>
    </w:p>
    <w:p w14:paraId="07C6AF30" w14:textId="77777777" w:rsidR="003B7C04" w:rsidRDefault="00000000">
      <w:r>
        <w:t>Taken together, the four conditions described in sections 4.2.1 to 4.2.4 represent the organizational substrate on which AI value creation depends. They are not independent: poor direction amplifies capacity problems; resource gaps deepen paralysis; governance friction compounds both. The behaviors documented across these sections: educating, experimenting, providing clarity, bringing people along, leveraging resources, navigating friction. These behaviors address multiple conditions simultaneously and in rough sequence. Organizations that neglect any one dimension tend to find that the others stall. This pattern surfaces most acutely in section 4.5.3: organizations that invest only in experimentation without clarity or education tend to generate pilots that do not scale.</w:t>
      </w:r>
    </w:p>
    <w:p w14:paraId="177D50D1" w14:textId="77777777" w:rsidR="00401741" w:rsidRDefault="00000000">
      <w:pPr>
        <w:pStyle w:val="Heading2"/>
        <w:rPr>
          <w:color w:val="00312A"/>
        </w:rPr>
      </w:pPr>
      <w:bookmarkStart w:id="194" w:name="_hojo1f9yxiy" w:colFirst="0" w:colLast="0"/>
      <w:bookmarkEnd w:id="194"/>
      <w:r>
        <w:rPr>
          <w:color w:val="00312A"/>
        </w:rPr>
        <w:t>4.3</w:t>
      </w:r>
      <w:r>
        <w:rPr>
          <w:color w:val="00312A"/>
        </w:rPr>
        <w:tab/>
        <w:t>Applying AI</w:t>
      </w:r>
    </w:p>
    <w:p w14:paraId="3D922031" w14:textId="77777777" w:rsidR="00401741" w:rsidRDefault="00000000">
      <w:pPr>
        <w:pStyle w:val="Heading3"/>
        <w:rPr>
          <w:color w:val="00312A"/>
        </w:rPr>
      </w:pPr>
      <w:bookmarkStart w:id="195" w:name="_iuvuby6hzug8" w:colFirst="0" w:colLast="0"/>
      <w:bookmarkEnd w:id="195"/>
      <w:r>
        <w:rPr>
          <w:color w:val="00312A"/>
        </w:rPr>
        <w:t>4.3.1</w:t>
      </w:r>
      <w:r>
        <w:rPr>
          <w:color w:val="00312A"/>
        </w:rPr>
        <w:tab/>
        <w:t>Use Cases</w:t>
      </w:r>
    </w:p>
    <w:p w14:paraId="29E9CF78" w14:textId="77777777" w:rsidR="00401741" w:rsidRDefault="00000000">
      <w:pPr>
        <w:rPr>
          <w:color w:val="00312A"/>
        </w:rPr>
      </w:pPr>
      <w:r>
        <w:rPr>
          <w:color w:val="00312A"/>
        </w:rPr>
        <w:t>Four use-case archetypes account for the majority of current agentic AI application in marketing: analysing data and generating insights (39 code applications, 15 documents), creating and validating content and campaigns (28, 12), automating manual processes (21, 12), and general-purpose personal assistants (15, 9). Two further archetypes — customer-facing agents and building or prototyping solutions — appear with lower frequency but are described with high commercial significance where they do appear.</w:t>
      </w:r>
    </w:p>
    <w:p w14:paraId="09C8F601" w14:textId="77777777" w:rsidR="00401741" w:rsidRDefault="00000000">
      <w:pPr>
        <w:pStyle w:val="Heading4"/>
        <w:rPr>
          <w:color w:val="00312A"/>
        </w:rPr>
      </w:pPr>
      <w:r>
        <w:rPr>
          <w:color w:val="00312A"/>
        </w:rPr>
        <w:lastRenderedPageBreak/>
        <w:t>Generic and personal-productivity use cases</w:t>
      </w:r>
    </w:p>
    <w:p w14:paraId="7D923BCF" w14:textId="77777777" w:rsidR="00401741" w:rsidRDefault="00000000">
      <w:pPr>
        <w:rPr>
          <w:color w:val="00312A"/>
        </w:rPr>
      </w:pPr>
      <w:r>
        <w:rPr>
          <w:color w:val="00312A"/>
        </w:rPr>
        <w:t>Generic and personal-productivity use cases are the most broadly adopted. Data analysis is the dominant entry point: AI is used to interrogate marketing mix data, generate competitor intelligence, monitor performance across sources, and produce insights that previously required a dedicated analyst or a multi-week research cycle. Workflow automation is closely related and is where the term ‘agentic’ begins to do real work in participants’ descriptions. Interviewee 13 described a steering-committee preparation workflow in which a chained agent pulls meeting transcriptions, synthesizes action items, and drafts the next agenda automatically:</w:t>
      </w:r>
    </w:p>
    <w:p w14:paraId="6E0D5DEC" w14:textId="77777777" w:rsidR="00401741" w:rsidRDefault="00000000">
      <w:pPr>
        <w:ind w:left="720"/>
        <w:rPr>
          <w:i/>
          <w:iCs/>
          <w:color w:val="00312A"/>
        </w:rPr>
      </w:pPr>
      <w:r>
        <w:rPr>
          <w:i/>
          <w:iCs/>
          <w:color w:val="00312A"/>
        </w:rPr>
        <w:t>what I usually have is, uh, a transcribing tool which then Claude goes to and, for example, I have steering committees every two weeks. That means on a Monday afternoon, Claude goes into my t—transcription tools, gets all the different, uh, transcriptions of meetings for this one customer and starts writing down what I should talk about in the steering committee.</w:t>
      </w:r>
    </w:p>
    <w:p w14:paraId="11D90BF7" w14:textId="77777777" w:rsidR="00401741" w:rsidRDefault="00000000">
      <w:pPr>
        <w:ind w:left="720"/>
        <w:rPr>
          <w:color w:val="00312A"/>
        </w:rPr>
      </w:pPr>
      <w:r>
        <w:rPr>
          <w:color w:val="00312A"/>
        </w:rPr>
        <w:t>— Interviewee 13</w:t>
      </w:r>
    </w:p>
    <w:p w14:paraId="4EACC57E" w14:textId="77777777" w:rsidR="00401741" w:rsidRDefault="00000000">
      <w:pPr>
        <w:rPr>
          <w:color w:val="00312A"/>
        </w:rPr>
      </w:pPr>
      <w:r>
        <w:rPr>
          <w:color w:val="00312A"/>
        </w:rPr>
        <w:t>Content creation and campaign management are the most visible use cases to outside observers but, by participants’ own accounts, among the least transformative. The dominant pattern is augmenting existing copywriting, briefing, and creative workflows rather than redesigning them. Interviewee 4 described the highest-productivity configuration in the data: a personal stack combining Obsidian as a memory layer, Claude Code as the execution engine, GitHub for file synchronisation, and per-client vaults for context isolation: “I have persistent memory using, um, Obsidian. And I just… My productivity just went 10X.” The key driver is not the model itself but the surrounding architecture that provides consistent, long-lived context.</w:t>
      </w:r>
    </w:p>
    <w:p w14:paraId="5521468B" w14:textId="77777777" w:rsidR="00401741" w:rsidRDefault="00000000">
      <w:pPr>
        <w:rPr>
          <w:color w:val="00312A"/>
        </w:rPr>
      </w:pPr>
      <w:r>
        <w:rPr>
          <w:color w:val="00312A"/>
        </w:rPr>
        <w:t xml:space="preserve">Brand governance is an adjacent use case in this generic-productivity cluster. Interviewee 3, working in a marketing team with strong leadership encouragement to experiment, described an assistant trained on the company’s brand guidelines and persona </w:t>
      </w:r>
      <w:r>
        <w:rPr>
          <w:color w:val="00312A"/>
        </w:rPr>
        <w:lastRenderedPageBreak/>
        <w:t>documents that evaluates whether new content is brand-aligned before publication — collapsing what had been a long approval chain into a real-time check.</w:t>
      </w:r>
    </w:p>
    <w:p w14:paraId="789C1F2E" w14:textId="77777777" w:rsidR="00401741" w:rsidRDefault="00000000">
      <w:pPr>
        <w:pStyle w:val="Heading4"/>
        <w:rPr>
          <w:color w:val="00312A"/>
        </w:rPr>
      </w:pPr>
      <w:r>
        <w:rPr>
          <w:color w:val="00312A"/>
        </w:rPr>
        <w:t>Customer-facing agents</w:t>
      </w:r>
    </w:p>
    <w:p w14:paraId="18651C01" w14:textId="77777777" w:rsidR="00401741" w:rsidRDefault="00000000">
      <w:pPr>
        <w:rPr>
          <w:color w:val="00312A"/>
        </w:rPr>
      </w:pPr>
      <w:r>
        <w:rPr>
          <w:color w:val="00312A"/>
        </w:rPr>
        <w:t>Customer-facing use cases are fewer in number but higher in commercial stakes. Customer-service and sales-assistant agents that handle routine queries and recognize commercial moments — upsells, membership changes, re-orders — are described as the most commercially compelling agentic deployments. Interviewee 12 noted that these agents have, over the past two years, crossed a quality threshold they previously never reached: “they’ve actually gotten really good because they’re leveraging the conversational capabilities of these LLMs.” Interviewee 6 described a chatbot programme that combines customer-experience improvement with direct commercial outcomes — the same agent that handles a membership question can identify an upgrade opportunity and execute it.</w:t>
      </w:r>
    </w:p>
    <w:p w14:paraId="79F0023D" w14:textId="77777777" w:rsidR="00401741" w:rsidRDefault="00000000">
      <w:pPr>
        <w:rPr>
          <w:color w:val="00312A"/>
        </w:rPr>
      </w:pPr>
      <w:r>
        <w:rPr>
          <w:color w:val="00312A"/>
        </w:rPr>
        <w:t>Advertising optimization agents form a second customer-facing archetype. These agents operate autonomously within ad platforms, adjusting bids, targeting parameters, and budget allocation against a specified ROAS target without per-decision human approval. Interviewee 8 described measurable outcomes from such a deployment:</w:t>
      </w:r>
    </w:p>
    <w:p w14:paraId="0792E0FD" w14:textId="77777777" w:rsidR="00401741" w:rsidRDefault="00000000">
      <w:pPr>
        <w:ind w:left="720"/>
        <w:rPr>
          <w:i/>
          <w:iCs/>
          <w:color w:val="00312A"/>
        </w:rPr>
      </w:pPr>
      <w:r>
        <w:rPr>
          <w:i/>
          <w:iCs/>
          <w:color w:val="00312A"/>
        </w:rPr>
        <w:t>we spend a lot of money on ads… there’s also waste. … an agent who really will help us become [more precise]… we’ve seen a point five per— point five, uh, ROAS increase.</w:t>
      </w:r>
    </w:p>
    <w:p w14:paraId="28CE0315" w14:textId="77777777" w:rsidR="00401741" w:rsidRDefault="00000000">
      <w:pPr>
        <w:ind w:left="720"/>
        <w:rPr>
          <w:color w:val="00312A"/>
        </w:rPr>
      </w:pPr>
      <w:r>
        <w:rPr>
          <w:color w:val="00312A"/>
        </w:rPr>
        <w:t>— Interviewee 8</w:t>
      </w:r>
    </w:p>
    <w:p w14:paraId="025906D0" w14:textId="77777777" w:rsidR="00401741" w:rsidRDefault="00000000">
      <w:pPr>
        <w:pStyle w:val="Heading4"/>
        <w:rPr>
          <w:color w:val="00312A"/>
        </w:rPr>
      </w:pPr>
      <w:r>
        <w:rPr>
          <w:color w:val="00312A"/>
        </w:rPr>
        <w:t>Internal process automation</w:t>
      </w:r>
    </w:p>
    <w:p w14:paraId="2C67064C" w14:textId="77777777" w:rsidR="00401741" w:rsidRDefault="00000000">
      <w:pPr>
        <w:rPr>
          <w:color w:val="00312A"/>
        </w:rPr>
      </w:pPr>
      <w:r>
        <w:rPr>
          <w:color w:val="00312A"/>
        </w:rPr>
        <w:t xml:space="preserve">Internal process automation is the archetype where human-AI collaboration is most clearly structured. Workflows that previously required a human to run scheduled queries, review outputs, populate reports, and compose communications are executed by chained AI </w:t>
      </w:r>
      <w:r>
        <w:rPr>
          <w:color w:val="00312A"/>
        </w:rPr>
        <w:lastRenderedPageBreak/>
        <w:t>tools with human oversight only at the output stage. Interviewee 15 described the emerging connector-based model in the context of agentic customer re-ordering, while Interviewee 10 noted that AI has effectively eliminated the capacity constraint on plugging analyst-equivalent intelligence into decision points across marketing operations: “I can plug in a data analyst almost anywhere to support what I’m doing.”</w:t>
      </w:r>
    </w:p>
    <w:p w14:paraId="076955F3" w14:textId="77777777" w:rsidR="00401741" w:rsidRDefault="00000000">
      <w:pPr>
        <w:rPr>
          <w:color w:val="00312A"/>
        </w:rPr>
      </w:pPr>
      <w:r>
        <w:rPr>
          <w:color w:val="00312A"/>
        </w:rPr>
        <w:t>The internal automation archetype extends beyond commercial marketing contexts. Interviewee 2, working at a national sports federation, described an initiative to apply agentic AI to volunteer scheduling — matching volunteers to club roles, shifts, and locations across hundreds of member clubs — as an illustration of how process automation addresses coordination costs that commercial metrics do not easily capture.</w:t>
      </w:r>
    </w:p>
    <w:p w14:paraId="6F130891" w14:textId="77777777" w:rsidR="00401741" w:rsidRDefault="00000000">
      <w:pPr>
        <w:rPr>
          <w:color w:val="00312A"/>
        </w:rPr>
      </w:pPr>
      <w:r>
        <w:rPr>
          <w:color w:val="00312A"/>
        </w:rPr>
        <w:t>Across the interviews, a consistent gap emerges between how agentic AI is positioned — in proposals, pitches, and internal leadership communications — and what is actually running in production. Participants describe demonstrations and narratives in which agentic AI features prominently while in practice the same workflow remains manual, scripted, or at most partially automated. This gap appears across organization types: large agencies, in-house marketing teams, and scale-ups all exhibit it to some degree.</w:t>
      </w:r>
    </w:p>
    <w:p w14:paraId="483C92D8" w14:textId="77777777" w:rsidR="00401741" w:rsidRDefault="00000000">
      <w:pPr>
        <w:rPr>
          <w:color w:val="00312A"/>
        </w:rPr>
      </w:pPr>
      <w:r>
        <w:rPr>
          <w:color w:val="00312A"/>
        </w:rPr>
        <w:t>The dynamics are illustrated by an experiment described by Interviewee 15. A team deployed AI-generated BDR emails and positioned them as personalized outreach; customers recognized the automation almost immediately:</w:t>
      </w:r>
    </w:p>
    <w:p w14:paraId="56DA3F29" w14:textId="77777777" w:rsidR="00401741" w:rsidRDefault="00000000">
      <w:pPr>
        <w:ind w:left="720"/>
        <w:rPr>
          <w:i/>
          <w:iCs/>
          <w:color w:val="00312A"/>
        </w:rPr>
      </w:pPr>
      <w:r>
        <w:rPr>
          <w:i/>
          <w:iCs/>
          <w:color w:val="00312A"/>
        </w:rPr>
        <w:t>There was also an experiment done with generating emails from a BDR to customers. Well, the customer sees through that pretty quickly: nice that you still want to be personal and now you’re sending me this, so, just a bit too much of a shortcut with this use case.</w:t>
      </w:r>
    </w:p>
    <w:p w14:paraId="0DB5E7CE" w14:textId="77777777" w:rsidR="00401741" w:rsidRDefault="00000000">
      <w:pPr>
        <w:ind w:left="720"/>
        <w:rPr>
          <w:color w:val="00312A"/>
        </w:rPr>
      </w:pPr>
      <w:r>
        <w:rPr>
          <w:color w:val="00312A"/>
        </w:rPr>
        <w:t>— Interviewee 15</w:t>
      </w:r>
    </w:p>
    <w:p w14:paraId="168A907F" w14:textId="77777777" w:rsidR="00401741" w:rsidRDefault="00000000">
      <w:pPr>
        <w:rPr>
          <w:color w:val="00312A"/>
        </w:rPr>
      </w:pPr>
      <w:r>
        <w:rPr>
          <w:color w:val="00312A"/>
        </w:rPr>
        <w:t xml:space="preserve">The optics gap has two organizational implications. First, it creates confusion about what AI actually does. When employees hear that the organization is ‘using agentic AI’ in pitches and </w:t>
      </w:r>
      <w:r>
        <w:rPr>
          <w:color w:val="00312A"/>
        </w:rPr>
        <w:lastRenderedPageBreak/>
        <w:t>leadership communications but see no corresponding change in their own workflows, the result is either skepticism about AI’s practical utility or inflated expectations that become obstacles when real deployments are less impressive than the narrative. Second, it distorts accountability: if stated capability does not correspond to operational reality, it becomes difficult to measure progress, identify blockers, or allocate investment accurately. Several participants noted that organizations claiming the most advanced AI capability were among those where operational adoption was hardest to verify in practice.</w:t>
      </w:r>
    </w:p>
    <w:p w14:paraId="5CD616A0" w14:textId="77777777" w:rsidR="00401741" w:rsidRDefault="00000000">
      <w:pPr>
        <w:pStyle w:val="Heading3"/>
        <w:rPr>
          <w:color w:val="00312A"/>
        </w:rPr>
      </w:pPr>
      <w:bookmarkStart w:id="196" w:name="_niqmcast9jsc" w:colFirst="0" w:colLast="0"/>
      <w:bookmarkEnd w:id="196"/>
      <w:r>
        <w:rPr>
          <w:color w:val="00312A"/>
        </w:rPr>
        <w:t>4.3.2</w:t>
      </w:r>
      <w:r>
        <w:rPr>
          <w:color w:val="00312A"/>
        </w:rPr>
        <w:tab/>
        <w:t>Leveraging Feature &amp; Applying strategies</w:t>
      </w:r>
    </w:p>
    <w:p w14:paraId="1C2EE4B3" w14:textId="77777777" w:rsidR="00401741" w:rsidRDefault="00000000">
      <w:pPr>
        <w:rPr>
          <w:color w:val="00312A"/>
        </w:rPr>
      </w:pPr>
      <w:r>
        <w:rPr>
          <w:color w:val="00312A"/>
        </w:rPr>
        <w:t>The manner in which AI is implemented determines, in large part, what value is produced. Two feature categories and four strategic patterns emerge across the data as particularly consequential for value realization.</w:t>
      </w:r>
    </w:p>
    <w:p w14:paraId="4E086212" w14:textId="77777777" w:rsidR="00401741" w:rsidRDefault="00000000">
      <w:pPr>
        <w:rPr>
          <w:color w:val="00312A"/>
        </w:rPr>
      </w:pPr>
      <w:r>
        <w:rPr>
          <w:color w:val="00312A"/>
        </w:rPr>
        <w:t>On the feature side, tool calling and integrations (11 code applications) and accessing the entire database as context (14) are the enabling features most closely tied to value creation. Tool calling allows an agent to interact with external systems — retrieving data, writing records, triggering workflows — rather than remaining confined to a conversational interface. Database-as-context allows the agent to reason over the full set of relevant information rather than only what the user provides in a single prompt. Interviewee 6 framed the context argument by contrasting her AI-powered customer-service agent with the outsourced human agents it had partly replaced:</w:t>
      </w:r>
    </w:p>
    <w:p w14:paraId="32A72B79" w14:textId="77777777" w:rsidR="00401741" w:rsidRDefault="00000000">
      <w:pPr>
        <w:ind w:left="720"/>
        <w:rPr>
          <w:color w:val="00312A"/>
        </w:rPr>
      </w:pPr>
      <w:r>
        <w:rPr>
          <w:color w:val="00312A"/>
        </w:rPr>
        <w:t>I already dare to claim that the quality is much higher, than even if an agent does it, because we have all of our agents outsourced i</w:t>
      </w:r>
      <w:r>
        <w:rPr>
          <w:color w:val="00312A"/>
          <w:highlight w:val="yellow"/>
        </w:rPr>
        <w:t>n [a specific country]</w:t>
      </w:r>
      <w:r>
        <w:rPr>
          <w:color w:val="00312A"/>
        </w:rPr>
        <w:t>. They’re amazing, they’re fantastic people, but they are not always as aware as a database, obviously. Like, they don’t have the whole database in their head. (Interview 6)</w:t>
      </w:r>
    </w:p>
    <w:p w14:paraId="523BA01D" w14:textId="77777777" w:rsidR="00401741" w:rsidRDefault="00000000">
      <w:pPr>
        <w:rPr>
          <w:color w:val="00312A"/>
        </w:rPr>
      </w:pPr>
      <w:r>
        <w:rPr>
          <w:color w:val="00312A"/>
        </w:rPr>
        <w:t xml:space="preserve">On the strategy side, four patterns recur. Evaluating output — maintaining human judgment over the quality, accuracy, and brand-fit of AI-generated material — is described across virtually every interview as the primary risk management strategy. Interviewee 10 argued </w:t>
      </w:r>
      <w:r>
        <w:rPr>
          <w:color w:val="00312A"/>
        </w:rPr>
        <w:lastRenderedPageBreak/>
        <w:t>that evaluative capacity becomes more, not less, important as AI takes on more of the production work: “interpretation becomes more important: what’s good, what’s not, what fits us, what doesn’t … that requires deep domain expertise.” Determining input — the discipline of specifying data, context, and instructions carefully — is the complementary discipline. Interviewee 14 captured the dependency plainly: “what you put into it ultimately determines what comes out.”</w:t>
      </w:r>
    </w:p>
    <w:p w14:paraId="547A6C99" w14:textId="77777777" w:rsidR="00401741" w:rsidRDefault="00000000">
      <w:pPr>
        <w:rPr>
          <w:color w:val="00312A"/>
        </w:rPr>
      </w:pPr>
      <w:r>
        <w:rPr>
          <w:color w:val="00312A"/>
        </w:rPr>
        <w:t>Personalizing agents — configuring system prompts, personas, and knowledge bases to match the specific use case, brand voice, and data environment — is described as the factor that most distinguishes high-performing deployments from generic ones. Building a solid harness (context engineering) is the most technically demanding strategy: the deliberate design of the data, memory, tool access, and planning logic that surrounds the model. Interviewee 5 used the term ‘harness’ explicitly: “the big change of agentic AI right now is … very depending on who finds the right harness around the AI.” These four strategies are not independent; the highest-performing configurations in the data combine all four.</w:t>
      </w:r>
    </w:p>
    <w:p w14:paraId="77A51148" w14:textId="77777777" w:rsidR="00401741" w:rsidRDefault="00000000">
      <w:pPr>
        <w:pStyle w:val="Heading2"/>
        <w:rPr>
          <w:color w:val="00312A"/>
        </w:rPr>
      </w:pPr>
      <w:bookmarkStart w:id="197" w:name="_d3o8hfs61axc" w:colFirst="0" w:colLast="0"/>
      <w:bookmarkEnd w:id="197"/>
      <w:r>
        <w:rPr>
          <w:color w:val="00312A"/>
        </w:rPr>
        <w:t>4.4</w:t>
      </w:r>
      <w:r>
        <w:rPr>
          <w:color w:val="00312A"/>
        </w:rPr>
        <w:tab/>
        <w:t xml:space="preserve">Value </w:t>
      </w:r>
      <w:commentRangeStart w:id="198"/>
      <w:r>
        <w:rPr>
          <w:color w:val="00312A"/>
        </w:rPr>
        <w:t>Outcomes</w:t>
      </w:r>
      <w:commentRangeEnd w:id="198"/>
      <w:r>
        <w:rPr>
          <w:rStyle w:val="CommentReference"/>
          <w:color w:val="00312A"/>
          <w:sz w:val="22"/>
          <w:szCs w:val="22"/>
        </w:rPr>
        <w:commentReference w:id="198"/>
      </w:r>
    </w:p>
    <w:p w14:paraId="1294DFFC" w14:textId="77777777" w:rsidR="00401741" w:rsidRDefault="00000000">
      <w:pPr>
        <w:rPr>
          <w:color w:val="00312A"/>
        </w:rPr>
      </w:pPr>
      <w:r>
        <w:rPr>
          <w:color w:val="00312A"/>
        </w:rPr>
        <w:t>Applying . The data reveal consistent patterns of benefit, like efficiency, quality, and personalization, alongside patterns of sacrifice and risk. Which part of the portfolio is captured depends heavily on the managerial behaviors described in section 4.2. Organizations where experimentation is active, steering is deliberate, resources are available, and obstacles are managed tend to realize benefits while containing risks. Organizations where one or more of these conditions is absent tend to find that AI deployments amplify existing weaknesses rather than generating new strengths.</w:t>
      </w:r>
    </w:p>
    <w:p w14:paraId="74617E84" w14:textId="77777777" w:rsidR="00401741" w:rsidRDefault="00000000">
      <w:pPr>
        <w:rPr>
          <w:color w:val="00312A"/>
        </w:rPr>
      </w:pPr>
      <w:r>
        <w:rPr>
          <w:color w:val="00312A"/>
        </w:rPr>
        <w:t xml:space="preserve">The data make the mediating role of managerial behavior visible in a specific way: participants with near-identical technology access report divergent outcomes, and the differentiating factors are consistently organizational rather than technical. The quality of the data, the clarity of the use case, the investment in change management, and the design of </w:t>
      </w:r>
      <w:r>
        <w:rPr>
          <w:color w:val="00312A"/>
        </w:rPr>
        <w:lastRenderedPageBreak/>
        <w:t>governance together determine which part of the value portfolio is captured and which is lost. This is the chapter’s central finding: value creation with agentic AI is an inside-out process, shaped more by what organizations do with the technology than by which technology they choose. The three subsections that follow detail the benefit, sacrifice, and risk families; the cross-cutting implications are taken up in Chapter 5.</w:t>
      </w:r>
    </w:p>
    <w:p w14:paraId="5B3F8217" w14:textId="77777777" w:rsidR="00401741" w:rsidRDefault="00000000">
      <w:pPr>
        <w:pStyle w:val="Heading3"/>
        <w:rPr>
          <w:color w:val="00312A"/>
        </w:rPr>
      </w:pPr>
      <w:bookmarkStart w:id="199" w:name="_psp9v76zeahl" w:colFirst="0" w:colLast="0"/>
      <w:bookmarkEnd w:id="199"/>
      <w:r>
        <w:rPr>
          <w:color w:val="00312A"/>
        </w:rPr>
        <w:t>4.4.1</w:t>
      </w:r>
      <w:r>
        <w:rPr>
          <w:color w:val="00312A"/>
        </w:rPr>
        <w:tab/>
        <w:t>Benefits</w:t>
      </w:r>
    </w:p>
    <w:p w14:paraId="2E6E9B2D" w14:textId="77777777" w:rsidR="00401741" w:rsidRDefault="00000000">
      <w:pPr>
        <w:rPr>
          <w:color w:val="00312A"/>
        </w:rPr>
      </w:pPr>
      <w:r>
        <w:rPr>
          <w:color w:val="00312A"/>
        </w:rPr>
        <w:t>Benefits from agentic AI in marketing cluster around five themes: efficiency and speed, scalability beyond human capacity, extension of personal and team skillsets, improvement in the quality and depth of outputs, and improved personalization at scale.</w:t>
      </w:r>
    </w:p>
    <w:p w14:paraId="6443D99F" w14:textId="77777777" w:rsidR="00401741" w:rsidRDefault="00000000">
      <w:pPr>
        <w:rPr>
          <w:color w:val="00312A"/>
        </w:rPr>
      </w:pPr>
      <w:r>
        <w:rPr>
          <w:color w:val="00312A"/>
        </w:rPr>
        <w:t>Efficiency and speed form the largest and most consistently described benefit family (42 and 25 code applications respectively). This is rarely framed as headcount reduction; more often it appears as the reallocation of capacity — saving time on routine tasks to redirect attention to higher-leverage work. Interviewee 13 gave a precisely calibrated formulation of the analyst-equivalent value:</w:t>
      </w:r>
    </w:p>
    <w:p w14:paraId="1A00A585" w14:textId="77777777" w:rsidR="00401741" w:rsidRDefault="00000000">
      <w:pPr>
        <w:ind w:left="720"/>
        <w:rPr>
          <w:i/>
          <w:iCs/>
          <w:color w:val="00312A"/>
        </w:rPr>
      </w:pPr>
      <w:r>
        <w:rPr>
          <w:i/>
          <w:iCs/>
          <w:color w:val="00312A"/>
        </w:rPr>
        <w:t>you can always build something very quickly that gives you the same information as if you would have an analyst sitting there or some kind of a controller or whatever, because the same work is done in there. It’s not as good as if you would have a great analyst or great controller, but it’s pretty much the same as if you have a mediocre one and, uh, still have to sense check what comes out of it.</w:t>
      </w:r>
    </w:p>
    <w:p w14:paraId="25DAA35A" w14:textId="77777777" w:rsidR="00401741" w:rsidRDefault="00000000">
      <w:pPr>
        <w:ind w:left="720"/>
        <w:rPr>
          <w:color w:val="00312A"/>
        </w:rPr>
      </w:pPr>
      <w:r>
        <w:rPr>
          <w:color w:val="00312A"/>
        </w:rPr>
        <w:t>— Interviewee 13</w:t>
      </w:r>
    </w:p>
    <w:p w14:paraId="4FB98AD6" w14:textId="77777777" w:rsidR="00401741" w:rsidRDefault="00000000">
      <w:pPr>
        <w:rPr>
          <w:color w:val="00312A"/>
        </w:rPr>
      </w:pPr>
      <w:r>
        <w:rPr>
          <w:color w:val="00312A"/>
        </w:rPr>
        <w:t xml:space="preserve">Scale is the benefit most clearly impossible without AI. Generating large numbers of product-page variants, monitoring sentiment across many competitor channels simultaneously, or personalizing communications at the individual rather than the segment level are not viable at human labor cost. Extending the personal skillset is the benefit described with most enthusiasm across interviews. Participants repeatedly described AI enabling work they could not previously do: coding without being a developer, analyzing without being a data scientist, </w:t>
      </w:r>
      <w:r>
        <w:rPr>
          <w:color w:val="00312A"/>
        </w:rPr>
        <w:lastRenderedPageBreak/>
        <w:t>writing in a language without being fluent.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w:t>
      </w:r>
    </w:p>
    <w:p w14:paraId="1C10171A" w14:textId="77777777" w:rsidR="00401741" w:rsidRDefault="00000000">
      <w:pPr>
        <w:rPr>
          <w:color w:val="00312A"/>
        </w:rPr>
      </w:pPr>
      <w:r>
        <w:rPr>
          <w:color w:val="00312A"/>
        </w:rPr>
        <w:t>The scale benefit is perhaps most vividly expressed in content production. Interviewee 11, an external AI advisor working with clients on content strategy, described a fully automated pipeline built for a recruitment client:</w:t>
      </w:r>
    </w:p>
    <w:p w14:paraId="3052EE61" w14:textId="77777777" w:rsidR="00401741" w:rsidRDefault="00000000">
      <w:pPr>
        <w:ind w:left="720"/>
        <w:rPr>
          <w:i/>
          <w:iCs/>
          <w:color w:val="00312A"/>
        </w:rPr>
      </w:pPr>
      <w:r>
        <w:rPr>
          <w:i/>
          <w:iCs/>
          <w:color w:val="00312A"/>
        </w:rPr>
        <w:t>So we created something about thousand web pages fully automated.</w:t>
      </w:r>
    </w:p>
    <w:p w14:paraId="788FBFF9" w14:textId="77777777" w:rsidR="00401741" w:rsidRDefault="00000000">
      <w:pPr>
        <w:ind w:left="720"/>
        <w:rPr>
          <w:color w:val="00312A"/>
        </w:rPr>
      </w:pPr>
      <w:r>
        <w:rPr>
          <w:color w:val="00312A"/>
        </w:rPr>
        <w:t>— Interviewee 11</w:t>
      </w:r>
    </w:p>
    <w:p w14:paraId="3DC4B143" w14:textId="77777777" w:rsidR="00401741" w:rsidRDefault="00000000">
      <w:pPr>
        <w:rPr>
          <w:color w:val="00312A"/>
        </w:rPr>
      </w:pPr>
      <w:r>
        <w:rPr>
          <w:color w:val="00312A"/>
        </w:rPr>
        <w:t>Work of this volume and specificity would have been prohibitively expensive at human authoring rates. The ability to generate, populate, and publish at this scale without proportional headcount represents a qualitatively new production capacity rather than an incremental efficiency gain.</w:t>
      </w:r>
    </w:p>
    <w:p w14:paraId="3DD13048" w14:textId="77777777" w:rsidR="00401741" w:rsidRDefault="00000000">
      <w:pPr>
        <w:rPr>
          <w:color w:val="00312A"/>
        </w:rPr>
      </w:pPr>
      <w:r>
        <w:rPr>
          <w:color w:val="00312A"/>
        </w:rPr>
        <w:t>The most concrete commercial benefit figure in the data comes from Interviewee 6, who was asked directly about the return on investment from a multi-vendor chatbot programme that handles membership queries and drives commercial conversions:</w:t>
      </w:r>
    </w:p>
    <w:p w14:paraId="1D3604F0" w14:textId="77777777" w:rsidR="00401741" w:rsidRDefault="00000000">
      <w:pPr>
        <w:ind w:left="720"/>
        <w:rPr>
          <w:i/>
          <w:iCs/>
          <w:color w:val="00312A"/>
        </w:rPr>
      </w:pPr>
      <w:r>
        <w:rPr>
          <w:i/>
          <w:iCs/>
          <w:color w:val="00312A"/>
        </w:rPr>
        <w:t>Yeah, I would say 10X. Let’s say 10X. Because it’s not two and it’s also not 200.</w:t>
      </w:r>
    </w:p>
    <w:p w14:paraId="3C68294E" w14:textId="77777777" w:rsidR="00401741" w:rsidRDefault="00000000">
      <w:pPr>
        <w:ind w:left="720"/>
        <w:rPr>
          <w:color w:val="00312A"/>
        </w:rPr>
      </w:pPr>
      <w:r>
        <w:rPr>
          <w:color w:val="00312A"/>
        </w:rPr>
        <w:t>— Interviewee 6</w:t>
      </w:r>
    </w:p>
    <w:p w14:paraId="03055F12" w14:textId="77777777" w:rsidR="00401741" w:rsidRDefault="00000000">
      <w:pPr>
        <w:rPr>
          <w:color w:val="00312A"/>
        </w:rPr>
      </w:pPr>
      <w:r>
        <w:rPr>
          <w:color w:val="00312A"/>
        </w:rPr>
        <w:t>Improving the depth and quality of insights, and improving personalization, round out the benefit portfolio. The insight improvement benefit is closely connected to the database-as-context feature described in section 4.3.2: when AI can reason over a full customer record rather than a summary, the quality of the resulting recommendation or response is materially different from what a human could produce within the same time constraint. Personalization at individual level, previously economically infeasible at scale, becomes operationally straightforward once the underlying data is accessible.</w:t>
      </w:r>
    </w:p>
    <w:p w14:paraId="001CDED4" w14:textId="77777777" w:rsidR="00401741" w:rsidRDefault="00000000">
      <w:pPr>
        <w:pStyle w:val="Heading3"/>
        <w:rPr>
          <w:color w:val="00312A"/>
        </w:rPr>
      </w:pPr>
      <w:bookmarkStart w:id="200" w:name="_vkh433kqk3oi" w:colFirst="0" w:colLast="0"/>
      <w:bookmarkEnd w:id="200"/>
      <w:r>
        <w:rPr>
          <w:color w:val="00312A"/>
        </w:rPr>
        <w:lastRenderedPageBreak/>
        <w:t>4.4.2</w:t>
      </w:r>
      <w:r>
        <w:rPr>
          <w:color w:val="00312A"/>
        </w:rPr>
        <w:tab/>
        <w:t>Sacrifices</w:t>
      </w:r>
    </w:p>
    <w:p w14:paraId="6E9D21B7" w14:textId="77777777" w:rsidR="00401741" w:rsidRDefault="00000000">
      <w:pPr>
        <w:rPr>
          <w:color w:val="00312A"/>
        </w:rPr>
      </w:pPr>
      <w:r>
        <w:rPr>
          <w:color w:val="00312A"/>
        </w:rPr>
        <w:t>Alongside benefits, participants describe a set of accepted costs and trade-offs — things that are knowingly given up or altered as a consequence of AI adoption. Three categories recur: financial investment and operating cost, job displacement and role change, and the erosion of humanness or authenticity in customer interactions.</w:t>
      </w:r>
    </w:p>
    <w:p w14:paraId="1D234AE2" w14:textId="77777777" w:rsidR="00401741" w:rsidRDefault="00000000">
      <w:pPr>
        <w:rPr>
          <w:color w:val="00312A"/>
        </w:rPr>
      </w:pPr>
      <w:r>
        <w:rPr>
          <w:color w:val="00312A"/>
        </w:rPr>
        <w:t>AI is not cheap. Infrastructure costs, API usage, vendor licensing, and the organizational time required to implement and maintain AI systems are consistently identified as real costs. Interviewee 7 noted that cloud costs are frequently underestimated: “AI is also very expensive. That’s something that we don’t take into consideration. It’s not cheap. The cloud cost is not cheap.” Interviewee 9 described a structural constraint in the agency context: AI investment cannot be unlocked until it generates net new revenue, but it cannot generate net new revenue without prior investment. Budget cycles and AI-value timelines are mismatched in both directions.</w:t>
      </w:r>
    </w:p>
    <w:p w14:paraId="6DFC8ED9" w14:textId="77777777" w:rsidR="00401741" w:rsidRDefault="00000000">
      <w:pPr>
        <w:rPr>
          <w:color w:val="00312A"/>
        </w:rPr>
      </w:pPr>
      <w:r>
        <w:rPr>
          <w:color w:val="00312A"/>
        </w:rPr>
        <w:t>Job replacement and role change are acknowledged across interviews, though almost never as an immediate intention. The more common framing is gradual role evolution as AI absorbs certain task types and the remaining human work shifts toward judgment, evaluation, and relationship management. Interviewee 13 described the communication that makes this transition manageable:</w:t>
      </w:r>
    </w:p>
    <w:p w14:paraId="0D01175E" w14:textId="77777777" w:rsidR="00401741" w:rsidRDefault="00000000">
      <w:pPr>
        <w:ind w:left="720"/>
        <w:rPr>
          <w:i/>
          <w:iCs/>
          <w:color w:val="00312A"/>
        </w:rPr>
      </w:pPr>
      <w:r>
        <w:rPr>
          <w:i/>
          <w:iCs/>
          <w:color w:val="00312A"/>
        </w:rPr>
        <w:t>For Germans, or at least for most of the Germans I, I, I work with on these kind of things, it’s feeling secure that this doesn’t impact their livelihood. … If the C level is there and helps you and tells you, ‘Hey, yes, we will automate these kind of things, but that still means someone needs to look over this automation. You can learn to do this.’ … I think this is really something that, uh, is very, very important.</w:t>
      </w:r>
    </w:p>
    <w:p w14:paraId="7DEA206D" w14:textId="77777777" w:rsidR="00401741" w:rsidRDefault="00000000">
      <w:pPr>
        <w:ind w:left="720"/>
        <w:rPr>
          <w:color w:val="00312A"/>
        </w:rPr>
      </w:pPr>
      <w:r>
        <w:rPr>
          <w:color w:val="00312A"/>
        </w:rPr>
        <w:t>— Interviewee 13</w:t>
      </w:r>
    </w:p>
    <w:p w14:paraId="19EAE70B" w14:textId="77777777" w:rsidR="00401741" w:rsidRDefault="00000000">
      <w:pPr>
        <w:rPr>
          <w:color w:val="00312A"/>
        </w:rPr>
      </w:pPr>
      <w:r>
        <w:rPr>
          <w:color w:val="00312A"/>
        </w:rPr>
        <w:t xml:space="preserve">Authenticity is a more subtle sacrifice. AI-generated content — particularly in outreach and customer communications — can be recognized as artificial, and that recognition damages </w:t>
      </w:r>
      <w:r>
        <w:rPr>
          <w:color w:val="00312A"/>
        </w:rPr>
        <w:lastRenderedPageBreak/>
        <w:t>trust. Interviewee 16 drew a deliberate line between creative and automated work: “I want to keep the creative work human. I think that keeps our authenticity, at least for now.” The implication is that authenticity functions not only as a brand value but as a functional constraint on which use cases are viable.</w:t>
      </w:r>
    </w:p>
    <w:p w14:paraId="63AE44C5" w14:textId="77777777" w:rsidR="00401741" w:rsidRDefault="00000000">
      <w:pPr>
        <w:pStyle w:val="Heading3"/>
        <w:rPr>
          <w:color w:val="00312A"/>
          <w:highlight w:val="yellow"/>
        </w:rPr>
      </w:pPr>
      <w:bookmarkStart w:id="201" w:name="_i62wq5quevoe" w:colFirst="0" w:colLast="0"/>
      <w:bookmarkEnd w:id="201"/>
      <w:r>
        <w:rPr>
          <w:color w:val="00312A"/>
        </w:rPr>
        <w:t>4.4.3</w:t>
      </w:r>
      <w:r>
        <w:rPr>
          <w:color w:val="00312A"/>
        </w:rPr>
        <w:tab/>
        <w:t>Risks</w:t>
      </w:r>
    </w:p>
    <w:p w14:paraId="2F91271D" w14:textId="77777777" w:rsidR="00401741" w:rsidRDefault="00000000">
      <w:pPr>
        <w:rPr>
          <w:color w:val="00312A"/>
        </w:rPr>
      </w:pPr>
      <w:r>
        <w:rPr>
          <w:color w:val="00312A"/>
        </w:rPr>
        <w:t>Risks differ from sacrifices in that they represent potential rather than certain negative outcomes, contingent on how AI is deployed and governed. Four risk categories are prominent: hallucination and output error, security exposure, privacy violation, and negative brand impact.</w:t>
      </w:r>
    </w:p>
    <w:p w14:paraId="6E964C70" w14:textId="77777777" w:rsidR="00401741" w:rsidRDefault="00000000">
      <w:pPr>
        <w:rPr>
          <w:color w:val="00312A"/>
        </w:rPr>
      </w:pPr>
      <w:r>
        <w:rPr>
          <w:color w:val="00312A"/>
        </w:rPr>
        <w:t>Hallucination — the generation of plausible but factually incorrect content — is the most universally acknowledged risk (11 code applications, 7 documents). Its practical significance varies by use case: in research and internal analysis, hallucinations are typically caught by human review before they cause harm; in customer-facing communications or automated workflows, they can reach customers before they are detected. Interviewee 12 offered a framework for containing the risk: hallucination is manageable within domains where the user possesses the domain expertise to evaluate output, and dangerous where they do not. This framing makes human oversight (see section 4.3.2) structurally necessary rather than optional.</w:t>
      </w:r>
    </w:p>
    <w:p w14:paraId="16FF5AC7" w14:textId="77777777" w:rsidR="00401741" w:rsidRDefault="00000000">
      <w:pPr>
        <w:rPr>
          <w:color w:val="00312A"/>
        </w:rPr>
      </w:pPr>
      <w:r>
        <w:rPr>
          <w:color w:val="00312A"/>
        </w:rPr>
        <w:t>Security and data exposure are among the most consistently named risks (12 code applications). The concern centres on data that enters AI systems rather than on AI outputs: business-sensitive information, personally identifiable data, and proprietary analytics may be processed by third-party AI services in ways that create compliance exposure. Interviewee 13 described the privacy risk as amplified in agentic contexts:</w:t>
      </w:r>
    </w:p>
    <w:p w14:paraId="5D4A41F5" w14:textId="77777777" w:rsidR="00401741" w:rsidRDefault="00000000">
      <w:pPr>
        <w:ind w:left="720"/>
        <w:rPr>
          <w:i/>
          <w:iCs/>
          <w:color w:val="00312A"/>
        </w:rPr>
      </w:pPr>
      <w:r>
        <w:rPr>
          <w:i/>
          <w:iCs/>
          <w:color w:val="00312A"/>
        </w:rPr>
        <w:t>Companies are already afraid to use certain tools because how does it look on the GDPR side? Do we really — Are we allowed to track data from our customers? And this is the first step. I think the agentic level, taking like two or three tools where you’re already not, uh, where you’re already afraid to use them, and then giving it to an agent — that’s, that’s three, four levels more difficult.</w:t>
      </w:r>
    </w:p>
    <w:p w14:paraId="04D140A7" w14:textId="77777777" w:rsidR="00401741" w:rsidRDefault="00000000">
      <w:pPr>
        <w:ind w:left="720"/>
        <w:rPr>
          <w:color w:val="00312A"/>
        </w:rPr>
      </w:pPr>
      <w:r>
        <w:rPr>
          <w:color w:val="00312A"/>
        </w:rPr>
        <w:lastRenderedPageBreak/>
        <w:t>— Interviewee 13</w:t>
      </w:r>
    </w:p>
    <w:p w14:paraId="6AAA08AD" w14:textId="77777777" w:rsidR="00401741" w:rsidRDefault="00000000">
      <w:pPr>
        <w:rPr>
          <w:color w:val="00312A"/>
        </w:rPr>
      </w:pPr>
      <w:r>
        <w:rPr>
          <w:color w:val="00312A"/>
        </w:rPr>
        <w:t>Brand risk is the final category (11 code applications). AI can generate content that is off-brand, tonally inappropriate, or culturally misjudged, and in automated workflows it can do so at scale before human review catches it. Interviewee 6 named brand control as the primary governance concern for her marketing use cases: “it’s mainly brand control, I would say. It’s also going to say some stupid stuff, and that is a very important … one.” The mitigation strategies are identical to those described in section 4.3.2: evaluating output before customer exposure, embedding brand voice in the system prompt, and restricting autonomous action to validated use-case categories.</w:t>
      </w:r>
    </w:p>
    <w:p w14:paraId="181BD607" w14:textId="77777777" w:rsidR="00401741" w:rsidRDefault="00000000">
      <w:pPr>
        <w:pStyle w:val="Heading2"/>
        <w:rPr>
          <w:color w:val="00312A"/>
        </w:rPr>
      </w:pPr>
      <w:r>
        <w:rPr>
          <w:color w:val="00312A"/>
        </w:rPr>
        <w:t xml:space="preserve">4.5 </w:t>
      </w:r>
      <w:r>
        <w:rPr>
          <w:color w:val="00312A"/>
        </w:rPr>
        <w:tab/>
        <w:t>Paradoxes</w:t>
      </w:r>
    </w:p>
    <w:p w14:paraId="7EEE83B6" w14:textId="77777777" w:rsidR="00401741" w:rsidRDefault="00000000">
      <w:pPr>
        <w:rPr>
          <w:color w:val="00312A"/>
        </w:rPr>
      </w:pPr>
      <w:r>
        <w:rPr>
          <w:color w:val="00312A"/>
        </w:rPr>
        <w:t>Running through the data, a recurring structural pattern emerges: the same capability that creates a risk also provides the means to address it. Agentic AI threatens brand coherence, and agentic AI is deployed to enforce brand guidelines. Hallucinations undermine output quality, and agentic review workflows are used to catch errors before they propagate. AI reduces the need for junior execution roles, yet AI-native junior talent may be exactly what organizations need to build the next wave of capability. This pattern — where the technology is simultaneously the source of a problem and a candidate for its resolution — is not incidental. It reflects the dual character of a general-purpose technology: one whose value depends on configuration, governance, and the judgment of the humans who deploy it.</w:t>
      </w:r>
    </w:p>
    <w:p w14:paraId="1F3FCDA9" w14:textId="77777777" w:rsidR="00401741" w:rsidRDefault="00000000">
      <w:pPr>
        <w:rPr>
          <w:color w:val="00312A"/>
        </w:rPr>
      </w:pPr>
      <w:r>
        <w:rPr>
          <w:color w:val="00312A"/>
        </w:rPr>
        <w:t>The five paradoxes identified below are not logical contradictions that must be resolved before adoption can proceed. They are design tensions that marketing managers must actively navigate. In each case, the data show practitioners on both sides of the tension simultaneously: aware of the risk, deploying compensating mechanisms, and accepting residual uncertainty. Naming these tensions explicitly is analytically useful because it directs attention away from the question ‘is agentic AI beneficial?’ toward the more tractable question ‘under what conditions does it create net benefit?’</w:t>
      </w:r>
    </w:p>
    <w:p w14:paraId="6DC19FA3" w14:textId="77777777" w:rsidR="00401741" w:rsidRDefault="00000000">
      <w:pPr>
        <w:pStyle w:val="Heading3"/>
        <w:rPr>
          <w:color w:val="00312A"/>
        </w:rPr>
      </w:pPr>
      <w:r>
        <w:rPr>
          <w:color w:val="00312A"/>
        </w:rPr>
        <w:lastRenderedPageBreak/>
        <w:t>4.5.1</w:t>
      </w:r>
      <w:r>
        <w:rPr>
          <w:color w:val="00312A"/>
        </w:rPr>
        <w:tab/>
        <w:t>Branding Paradox</w:t>
      </w:r>
    </w:p>
    <w:p w14:paraId="381628DA" w14:textId="77777777" w:rsidR="00401741" w:rsidRDefault="00000000">
      <w:pPr>
        <w:rPr>
          <w:color w:val="00312A"/>
        </w:rPr>
      </w:pPr>
      <w:r>
        <w:rPr>
          <w:color w:val="00312A"/>
        </w:rPr>
        <w:t>AI-generated content introduces brand risk in two ways: it may produce off-brand tone, imagery, or claims, and at scale it may homogenize output across organizations using similar models and prompts. Several participants named brand control as their primary governance concern. Interviewee 6 described it as the foremost drawback of agentic customer communication. Interviewee 11 noted that for aspirational, emotionally resonant brand content, AI “still falls very, very short” and that human creativity remains the appropriate input. Interviewee 14 described the risk at a market level: when every firm uses similar models and prompts, the strategic response may be to deliberately leave human imperfections in content as a differentiator.</w:t>
      </w:r>
    </w:p>
    <w:p w14:paraId="4529F7C1" w14:textId="77777777" w:rsidR="00401741" w:rsidRDefault="00000000">
      <w:pPr>
        <w:rPr>
          <w:color w:val="00312A"/>
        </w:rPr>
      </w:pPr>
      <w:r>
        <w:rPr>
          <w:color w:val="00312A"/>
        </w:rPr>
        <w:t>Yet the same organizations raising brand risk are also deploying agentic AI as a brand governance tool. Interviewee 3 described an assistant trained on brand guidelines and persona documents that evaluates content for brand alignment before publication, collapsing a multi-stage approval process into a real-time check. Interviewee 8 described an agentic workflow that screens images for content inappropriate to the brand’s professional context before they appear on social channels. Interviewee 16 described governance agents that ensure generated content adheres to tone-of-voice and visual brand standards at scale — a volume of output no human review team could sustain.</w:t>
      </w:r>
    </w:p>
    <w:p w14:paraId="761288AB" w14:textId="77777777" w:rsidR="00401741" w:rsidRDefault="00000000">
      <w:pPr>
        <w:rPr>
          <w:color w:val="00312A"/>
        </w:rPr>
      </w:pPr>
      <w:r>
        <w:rPr>
          <w:color w:val="00312A"/>
        </w:rPr>
        <w:t>The paradox is structural: the speed and scale that make AI content generation valuable also make manual brand governance infeasible, which in turn makes agentic brand governance necessary. The organizations most exposed to AI-driven brand risk are therefore also the ones with the strongest incentive to invest in AI-driven brand control. The design question is not whether to use AI for brand governance but how to configure the governance agent so that the guardrails are specific, current, and maintainable.</w:t>
      </w:r>
    </w:p>
    <w:p w14:paraId="4011F4FE" w14:textId="77777777" w:rsidR="00401741" w:rsidRDefault="00000000">
      <w:pPr>
        <w:pStyle w:val="Heading3"/>
        <w:rPr>
          <w:color w:val="00312A"/>
        </w:rPr>
      </w:pPr>
      <w:r>
        <w:rPr>
          <w:color w:val="00312A"/>
        </w:rPr>
        <w:lastRenderedPageBreak/>
        <w:t>4.5.2</w:t>
      </w:r>
      <w:r>
        <w:rPr>
          <w:color w:val="00312A"/>
        </w:rPr>
        <w:tab/>
        <w:t>Hallucinating Paradox</w:t>
      </w:r>
    </w:p>
    <w:p w14:paraId="0BF08B45" w14:textId="77777777" w:rsidR="00401741" w:rsidRDefault="00000000">
      <w:pPr>
        <w:rPr>
          <w:color w:val="00312A"/>
        </w:rPr>
      </w:pPr>
      <w:r>
        <w:rPr>
          <w:color w:val="00312A"/>
        </w:rPr>
        <w:t>Hallucination — the generation of plausible but factually incorrect content — is the most frequently cited AI risk in the data, yet it occupies an ambiguous position when held against the accuracy of the human processes it replaces. Interviewee 11 offered a calibrated view: hallucination happens “a little bit” but “never on crucial things,” and the more common failure mode is mild inconsistency rather than egregious fabrication. Interviewee 10 went further, arguing that invoking hallucination as an adoption barrier is “often an excuse not to start” and that it is “not your biggest blocker right now.”</w:t>
      </w:r>
    </w:p>
    <w:p w14:paraId="261B8520" w14:textId="77777777" w:rsidR="00401741" w:rsidRDefault="00000000">
      <w:pPr>
        <w:rPr>
          <w:color w:val="00312A"/>
        </w:rPr>
      </w:pPr>
      <w:r>
        <w:rPr>
          <w:color w:val="00312A"/>
        </w:rPr>
        <w:t>The comparison with human accuracy is underexplored in practice but analytically significant. Human analysts exhibit their own forms of ‘hallucination’: motivated reasoning, confirmation bias, selective attention to data that supports existing hypotheses. Interviewee 3 noted that human data analysis sometimes involves finding data points to prove a point rather than being objective about what the data says. Interviewee 13’s characterization of agentic AI as equivalent to “a mediocre analyst that you still have to sense check” implies a standard where some level of error is accepted as normal and managed through review — the same standard already applied to human junior analysts.</w:t>
      </w:r>
    </w:p>
    <w:p w14:paraId="08CED2CD" w14:textId="77777777" w:rsidR="00401741" w:rsidRDefault="00000000">
      <w:pPr>
        <w:rPr>
          <w:color w:val="00312A"/>
        </w:rPr>
      </w:pPr>
      <w:r>
        <w:rPr>
          <w:color w:val="00312A"/>
        </w:rPr>
        <w:t>The genuine risk is domain-specific: where the user lacks the expertise to evaluate the output, a hallucination reaches the customer unchecked. Interviewee 12 named this as the structural condition under which hallucination becomes dangerous rather than merely inconvenient. The practical implication is that hallucination risk is best managed through deployment design — restricting autonomous AI action to domains where the human supervisor can detect errors — rather than through a blanket pause on AI adoption. The question is not whether AI or humans are more accurate in absolute terms, but in which specific decision contexts each is the more reliable operator.</w:t>
      </w:r>
    </w:p>
    <w:p w14:paraId="0179C277" w14:textId="77777777" w:rsidR="00401741" w:rsidRDefault="00000000">
      <w:pPr>
        <w:pStyle w:val="Heading3"/>
        <w:rPr>
          <w:color w:val="00312A"/>
        </w:rPr>
      </w:pPr>
      <w:r>
        <w:rPr>
          <w:color w:val="00312A"/>
        </w:rPr>
        <w:lastRenderedPageBreak/>
        <w:t>4.5.3</w:t>
      </w:r>
      <w:r>
        <w:rPr>
          <w:color w:val="00312A"/>
        </w:rPr>
        <w:tab/>
        <w:t>Implementation Paradox</w:t>
      </w:r>
    </w:p>
    <w:p w14:paraId="3726075A" w14:textId="77777777" w:rsidR="00401741" w:rsidRDefault="00000000">
      <w:pPr>
        <w:rPr>
          <w:color w:val="00312A"/>
        </w:rPr>
      </w:pPr>
      <w:r>
        <w:rPr>
          <w:color w:val="00312A"/>
        </w:rPr>
        <w:t>Agentic AI tools are, for many participants, genuinely easy to start with. Connecting an LLM to a data source, building a prototype workflow, or creating a first custom agent can be accomplished in hours by a single person with moderate technical fluency. The low barrier to entry is real and is part of what drives the broad experimentation documented in section 4.2.1. Yet the path from a working prototype to an operationalized, value-creating deployment at organizational scale is substantially longer and harder than the early experiment suggests. Interviewee 13 captured this gap precisely with the label ‘unoperationalized tool effectiveness’ — tools are bought and first experiments succeed, but no one is accountable for embedding the capability in working practice.</w:t>
      </w:r>
    </w:p>
    <w:p w14:paraId="48F4E369" w14:textId="77777777" w:rsidR="00401741" w:rsidRDefault="00000000">
      <w:pPr>
        <w:rPr>
          <w:color w:val="00312A"/>
        </w:rPr>
      </w:pPr>
      <w:r>
        <w:rPr>
          <w:color w:val="00312A"/>
        </w:rPr>
        <w:t>The optics-versus-reality pattern identified in section 4.3.1 is the organizational expression of this paradox. Organizations report agentic capability in pitches and internal communications long before that capability is operationally present. Interviewee 12 described this dynamic through what he has called Martech’s Law: technology changes exponentially, but organizations change logarithmically. The experiment that proves a concept in an afternoon may require months of data preparation, governance approval, change management, and integration work before it creates consistent value for the organization. The participants who describe the strongest returns — Interviewees 4, 6, 13 — are precisely those who invested systematically in this operationalization work rather than treating the prototype as the endpoint.</w:t>
      </w:r>
    </w:p>
    <w:p w14:paraId="75C4FEAB" w14:textId="77777777" w:rsidR="00401741" w:rsidRDefault="00000000">
      <w:pPr>
        <w:rPr>
          <w:color w:val="00312A"/>
        </w:rPr>
      </w:pPr>
      <w:r>
        <w:rPr>
          <w:color w:val="00312A"/>
        </w:rPr>
        <w:t>The practical implication is that the cost of agentic AI is front-loaded not in the technology itself but in the organizational work surrounding it. This reframes the decision facing marketing managers: the question is not whether to start — the tools are accessible and the experiments are inexpensive — but whether the organization is willing to invest the process, skills, governance, and change management required to move from a working prototype to a reliable, measurable deployment.</w:t>
      </w:r>
    </w:p>
    <w:p w14:paraId="216AE9EC" w14:textId="77777777" w:rsidR="00401741" w:rsidRDefault="00000000">
      <w:pPr>
        <w:pStyle w:val="Heading3"/>
        <w:rPr>
          <w:b/>
          <w:bCs/>
          <w:color w:val="00312A"/>
        </w:rPr>
      </w:pPr>
      <w:r>
        <w:rPr>
          <w:color w:val="00312A"/>
        </w:rPr>
        <w:lastRenderedPageBreak/>
        <w:t>4.5.4</w:t>
      </w:r>
      <w:r>
        <w:rPr>
          <w:color w:val="00312A"/>
        </w:rPr>
        <w:tab/>
        <w:t>The autonomy-control paradox</w:t>
      </w:r>
    </w:p>
    <w:p w14:paraId="1D9CC9B2" w14:textId="77777777" w:rsidR="00401741" w:rsidRDefault="00000000">
      <w:pPr>
        <w:rPr>
          <w:color w:val="00312A"/>
        </w:rPr>
      </w:pPr>
      <w:r>
        <w:rPr>
          <w:color w:val="00312A"/>
        </w:rPr>
        <w:t>Agentic AI is defined by its capacity to act autonomously across multi-step workflows without per-action human instruction. Yet the more autonomously an agent operates, the more explicitly its task boundaries, decision rules, and escalation conditions must be specified in advance. Interviewee 5 described all AI-assisted route content as having been “actually driven by someone” — a human expert — before publication, even in a context where the generative process itself was fully automated. Interviewee 7 described a campaigning workflow where an agentic system handled research and sending, but a human still reviewed every response before the next action was triggered: “we cannot agentize everything.”</w:t>
      </w:r>
    </w:p>
    <w:p w14:paraId="22F265AB" w14:textId="77777777" w:rsidR="00401741" w:rsidRDefault="00000000">
      <w:pPr>
        <w:rPr>
          <w:color w:val="00312A"/>
        </w:rPr>
      </w:pPr>
      <w:r>
        <w:rPr>
          <w:color w:val="00312A"/>
        </w:rPr>
        <w:t>This pattern is not a failure of AI capability but a rational governance response to the consequences of error. The higher the stakes of a mistake — a customer communication, a financial transaction, a brand-sensitive publication — the more important it becomes to define exactly where the agent’s authority ends and human judgment begins. Interviewee 1 described this as the coexistence design problem: organizations are not choosing between human and agent work but designing the boundary between them. The paradox is that designing this boundary well requires more explicit process specification than the pre-agentic workflow it replaces — more thought, not less, about what humans are responsible for.</w:t>
      </w:r>
    </w:p>
    <w:p w14:paraId="483306D8" w14:textId="77777777" w:rsidR="00401741" w:rsidRDefault="00000000">
      <w:pPr>
        <w:rPr>
          <w:color w:val="00312A"/>
        </w:rPr>
      </w:pPr>
      <w:r>
        <w:rPr>
          <w:color w:val="00312A"/>
        </w:rPr>
        <w:t>Interviewee 12’s taxonomy of agent types (agents for marketers, agents for customers, agents of customers) maps directly onto this tension. Internal copilot agents operate within a context where the human principal is always present and can course-correct. Customer-facing agents operate in a context where errors are immediately visible to external audiences. Consumer-owned agents dissolve the firm’s control boundary entirely. The appropriate level of autonomy — and the corresponding investment in control infrastructure — scales with the visibility and reversibility of the agent’s actions.</w:t>
      </w:r>
    </w:p>
    <w:p w14:paraId="689A6F5F" w14:textId="77777777" w:rsidR="00401741" w:rsidRDefault="00000000">
      <w:pPr>
        <w:pStyle w:val="Heading3"/>
        <w:rPr>
          <w:b/>
          <w:bCs/>
          <w:color w:val="00312A"/>
        </w:rPr>
      </w:pPr>
      <w:r>
        <w:rPr>
          <w:color w:val="00312A"/>
        </w:rPr>
        <w:lastRenderedPageBreak/>
        <w:t>4.5.5</w:t>
      </w:r>
      <w:r>
        <w:rPr>
          <w:color w:val="00312A"/>
        </w:rPr>
        <w:tab/>
        <w:t>The junior paradox</w:t>
      </w:r>
    </w:p>
    <w:p w14:paraId="07AF86BA" w14:textId="77777777" w:rsidR="00401741" w:rsidRDefault="00000000">
      <w:pPr>
        <w:rPr>
          <w:color w:val="00312A"/>
        </w:rPr>
      </w:pPr>
      <w:r>
        <w:rPr>
          <w:color w:val="00312A"/>
        </w:rPr>
        <w:t>Agentic AI is widely expected to compress the demand for entry-level execution roles. The economic logic is straightforward: a single experienced professional supported by an AI stack can produce the outputs that previously required a small team of junior analysts, copywriters, or coordinators. Interviewee 7 captured this in a business-case formulation: “if you have a business case now, like, ‘Hey, I don’t need two of those guys, I need one, a junior, and he can do the same thing’—it’s a fabulous business case.” The same participant went further: “agents are the new interns,” noting that within his own organization the question of how to sustain a talent pipeline had become an active concern.</w:t>
      </w:r>
    </w:p>
    <w:p w14:paraId="73D040AB" w14:textId="77777777" w:rsidR="00401741" w:rsidRDefault="00000000">
      <w:pPr>
        <w:rPr>
          <w:color w:val="00312A"/>
        </w:rPr>
      </w:pPr>
      <w:r>
        <w:rPr>
          <w:color w:val="00312A"/>
        </w:rPr>
        <w:t>The opposing pole of the paradox is that young professionals entering the workforce today are substantially more AI-native than the senior practitioners who currently lead marketing organizations. Interviewee 10 observed that juniors “improve extremely quickly when given AI tools; they don’t repeat mistakes,” while simultaneously warning that if organizations deploy AI first on junior tasks, they will “no longer develop juniors into seniors” — eliminating the talent pipeline at the precise moment when AI-fluent senior talent is most valuable. Interviewee 7 noted that while junior-dominant AI-native companies can move quickly, AI-native young people entering established organizations often face cultural resistance from senior colleagues who view AI through a lens of privacy, control, and IP risk.</w:t>
      </w:r>
    </w:p>
    <w:p w14:paraId="174DDBAE" w14:textId="77777777" w:rsidR="00401741" w:rsidRDefault="00000000">
      <w:pPr>
        <w:rPr>
          <w:color w:val="00312A"/>
        </w:rPr>
      </w:pPr>
      <w:r>
        <w:rPr>
          <w:color w:val="00312A"/>
        </w:rPr>
        <w:t>The resolution suggested by the data is not to choose between protecting junior roles and capturing AI efficiency gains, but to restructure how juniors contribute. Organizations that are already navigating this successfully tend to use AI to absorb the most routine, low-judgment execution tasks — freeing junior professionals to develop the evaluative, interpretive, and briefing skills that are increasingly the scarce complement to AI capability. Interviewee 10 argued that briefing and reviewing will remain the two most critical marketing capabilities precisely because they cannot be automated: they require domain expertise, market judgment, and the ability to recognize when technically correct output is strategically wrong.</w:t>
      </w:r>
    </w:p>
    <w:p w14:paraId="20F169EB" w14:textId="77777777" w:rsidR="00401741" w:rsidRDefault="00000000">
      <w:pPr>
        <w:pStyle w:val="Heading2"/>
        <w:rPr>
          <w:color w:val="00312A"/>
        </w:rPr>
      </w:pPr>
      <w:bookmarkStart w:id="202" w:name="_bi3ndv3n11ww" w:colFirst="0" w:colLast="0"/>
      <w:bookmarkEnd w:id="202"/>
      <w:commentRangeStart w:id="203"/>
      <w:r>
        <w:rPr>
          <w:color w:val="00312A"/>
        </w:rPr>
        <w:lastRenderedPageBreak/>
        <w:t>4.x.</w:t>
      </w:r>
      <w:r>
        <w:rPr>
          <w:color w:val="00312A"/>
        </w:rPr>
        <w:tab/>
        <w:t>Placeholder for coding table and trustworthiness indication.</w:t>
      </w:r>
    </w:p>
    <w:p w14:paraId="68792FB0" w14:textId="77777777" w:rsidR="00401741" w:rsidRDefault="00000000">
      <w:pPr>
        <w:rPr>
          <w:color w:val="00312A"/>
        </w:rPr>
      </w:pPr>
      <w:r>
        <w:rPr>
          <w:color w:val="00312A"/>
        </w:rPr>
        <w:t>(</w:t>
      </w:r>
      <w:hyperlink r:id="rId20">
        <w:r w:rsidR="00401741">
          <w:rPr>
            <w:color w:val="00312A"/>
            <w:u w:val="single"/>
          </w:rPr>
          <w:t>example paper</w:t>
        </w:r>
      </w:hyperlink>
      <w:r>
        <w:rPr>
          <w:color w:val="00312A"/>
        </w:rPr>
        <w:t>)... seek additional data</w:t>
      </w:r>
      <w:commentRangeEnd w:id="203"/>
      <w:r>
        <w:rPr>
          <w:rStyle w:val="CommentReference"/>
          <w:color w:val="00312A"/>
          <w:sz w:val="22"/>
          <w:szCs w:val="22"/>
        </w:rPr>
        <w:commentReference w:id="203"/>
      </w:r>
    </w:p>
    <w:p w14:paraId="0C27728B" w14:textId="77777777" w:rsidR="00401741" w:rsidRDefault="00000000">
      <w:pPr>
        <w:rPr>
          <w:b/>
          <w:bCs/>
          <w:color w:val="00312A"/>
        </w:rPr>
      </w:pPr>
      <w:bookmarkStart w:id="204" w:name="_q5epuhs454bw" w:colFirst="0" w:colLast="0"/>
      <w:bookmarkEnd w:id="204"/>
      <w:r>
        <w:br w:type="page"/>
      </w:r>
    </w:p>
    <w:p w14:paraId="6061FEC8" w14:textId="77777777" w:rsidR="00401741" w:rsidRDefault="00000000">
      <w:pPr>
        <w:pStyle w:val="Heading1"/>
        <w:rPr>
          <w:color w:val="00312A"/>
        </w:rPr>
      </w:pPr>
      <w:r>
        <w:rPr>
          <w:color w:val="00312A"/>
        </w:rPr>
        <w:lastRenderedPageBreak/>
        <w:t>5.</w:t>
      </w:r>
      <w:r>
        <w:rPr>
          <w:color w:val="00312A"/>
        </w:rPr>
        <w:tab/>
        <w:t>Discussion</w:t>
      </w:r>
    </w:p>
    <w:p w14:paraId="2A783904" w14:textId="77777777" w:rsidR="00401741" w:rsidRDefault="00000000">
      <w:pPr>
        <w:rPr>
          <w:i/>
          <w:iCs/>
          <w:color w:val="00312A"/>
        </w:rPr>
      </w:pPr>
      <w:r>
        <w:rPr>
          <w:i/>
          <w:iCs/>
          <w:color w:val="00312A"/>
        </w:rPr>
        <w:t>Connect the outcomes…</w:t>
      </w:r>
    </w:p>
    <w:p w14:paraId="613019AE" w14:textId="77777777" w:rsidR="00401741" w:rsidRDefault="00000000">
      <w:pPr>
        <w:pStyle w:val="Heading2"/>
        <w:rPr>
          <w:color w:val="00312A"/>
        </w:rPr>
      </w:pPr>
      <w:bookmarkStart w:id="205" w:name="_7rbdabewznnc" w:colFirst="0" w:colLast="0"/>
      <w:bookmarkEnd w:id="205"/>
      <w:r>
        <w:rPr>
          <w:color w:val="00312A"/>
        </w:rPr>
        <w:t>5.1</w:t>
      </w:r>
      <w:r>
        <w:rPr>
          <w:color w:val="00312A"/>
        </w:rPr>
        <w:tab/>
        <w:t>Contributions to Theory</w:t>
      </w:r>
    </w:p>
    <w:p w14:paraId="0D561024" w14:textId="77777777" w:rsidR="00401741" w:rsidRDefault="00401741">
      <w:pPr>
        <w:rPr>
          <w:color w:val="00312A"/>
        </w:rPr>
      </w:pPr>
    </w:p>
    <w:p w14:paraId="39B5E615" w14:textId="77777777" w:rsidR="00401741" w:rsidRDefault="00000000">
      <w:pPr>
        <w:pStyle w:val="Heading2"/>
        <w:rPr>
          <w:color w:val="00312A"/>
        </w:rPr>
      </w:pPr>
      <w:bookmarkStart w:id="206" w:name="_vqcghgtkedix" w:colFirst="0" w:colLast="0"/>
      <w:bookmarkEnd w:id="206"/>
      <w:r>
        <w:rPr>
          <w:color w:val="00312A"/>
        </w:rPr>
        <w:t>5.2</w:t>
      </w:r>
      <w:r>
        <w:rPr>
          <w:color w:val="00312A"/>
        </w:rPr>
        <w:tab/>
        <w:t>Practical implications</w:t>
      </w:r>
    </w:p>
    <w:p w14:paraId="12488587" w14:textId="77777777" w:rsidR="00401741" w:rsidRDefault="00000000">
      <w:pPr>
        <w:numPr>
          <w:ilvl w:val="0"/>
          <w:numId w:val="7"/>
        </w:numPr>
        <w:rPr>
          <w:color w:val="00312A"/>
        </w:rPr>
      </w:pPr>
      <w:r>
        <w:rPr>
          <w:color w:val="00312A"/>
        </w:rPr>
        <w:t>Adoption of agentic AI is hard. It is vital to invest, educate, and create space for experimentation to ensure successful implementation and adoption of AI.</w:t>
      </w:r>
    </w:p>
    <w:p w14:paraId="033753FA" w14:textId="77777777" w:rsidR="00401741" w:rsidRDefault="00000000">
      <w:pPr>
        <w:numPr>
          <w:ilvl w:val="0"/>
          <w:numId w:val="7"/>
        </w:numPr>
        <w:rPr>
          <w:color w:val="00312A"/>
        </w:rPr>
      </w:pPr>
      <w:r>
        <w:rPr>
          <w:color w:val="00312A"/>
        </w:rPr>
        <w:t>We seem to observe that agentic AI consistently creates value. However, key decisions regarding the implementation and use of an agentic system are critical in ensuring that it yields notable value, furthermore, many downsides of agentic systems can be counteracted by adding agents for evaluation.</w:t>
      </w:r>
    </w:p>
    <w:p w14:paraId="7C9D5FAE" w14:textId="77777777" w:rsidR="00401741" w:rsidRDefault="00000000">
      <w:pPr>
        <w:numPr>
          <w:ilvl w:val="0"/>
          <w:numId w:val="7"/>
        </w:numPr>
        <w:rPr>
          <w:color w:val="00312A"/>
        </w:rPr>
      </w:pPr>
      <w:r>
        <w:rPr>
          <w:color w:val="00312A"/>
        </w:rPr>
        <w:t>…</w:t>
      </w:r>
    </w:p>
    <w:p w14:paraId="3C6C8974" w14:textId="77777777" w:rsidR="00401741" w:rsidRDefault="00000000">
      <w:pPr>
        <w:pStyle w:val="Heading2"/>
        <w:rPr>
          <w:color w:val="00312A"/>
        </w:rPr>
      </w:pPr>
      <w:bookmarkStart w:id="207" w:name="_mnyukkjx9iq" w:colFirst="0" w:colLast="0"/>
      <w:bookmarkEnd w:id="207"/>
      <w:r>
        <w:rPr>
          <w:color w:val="00312A"/>
        </w:rPr>
        <w:t>5.3</w:t>
      </w:r>
      <w:r>
        <w:rPr>
          <w:color w:val="00312A"/>
        </w:rPr>
        <w:tab/>
        <w:t>Limitations &amp; Future research</w:t>
      </w:r>
    </w:p>
    <w:p w14:paraId="2AE1FFA2" w14:textId="77777777" w:rsidR="00401741" w:rsidRDefault="00000000">
      <w:pPr>
        <w:rPr>
          <w:color w:val="00312A"/>
        </w:rPr>
      </w:pPr>
      <w:r>
        <w:rPr>
          <w:color w:val="00312A"/>
        </w:rPr>
        <w:t>Two interrelated limitations concern the scope and verifiability of what is being studied. First, the category of ‘agentic AI’ is unstable in practice, even when the researcher supplied a consistent definition across interviews. Participants regularly applied the term to RAG pipelines, conditional workflow scripts, and well-configured assistants, a pattern that Interviewee 12 named explicitly in 4.1.2 (“it’s become almost a marketing term”). The optics-versus-reality gap identified in 4.3.1 compounds this: stated capability in pitches and internal communications frequently outruns what is operationally deployed, and interview data cannot cleanly separate genuine adoption accounts from aspirational ones. Second, because all data is interview-derived, reported benefits — including specific figures such as the 10× ROI estimate in section 4.4.1 — reflect participant perception rather than verified performance measurement. The constructivist grounded theory design treats these accounts as analytically meaningful in their own right, but it constrains the strength of any causal or comparative claim about what agentic AI ‘actually’ produces.</w:t>
      </w:r>
    </w:p>
    <w:p w14:paraId="3B18B12F" w14:textId="77777777" w:rsidR="00401741" w:rsidRDefault="00000000">
      <w:pPr>
        <w:rPr>
          <w:color w:val="00312A"/>
        </w:rPr>
      </w:pPr>
      <w:r>
        <w:rPr>
          <w:color w:val="00312A"/>
        </w:rPr>
        <w:lastRenderedPageBreak/>
        <w:t>Two further limitations deserve brief acknowledgement. The sample is skewed toward external AI advisors and consultants (nine of seventeen participants; Table 1), who may systematically present AI opportunity more positively than internal practitioners would. Additionally, sampling drew primarily from the researcher’s professional network in the Netherlands and surrounding geographies, and several observable patterns — including the weight given to GDPR-related obstacles and organizational caution — may be culturally specific. Both factors limit how far the empirical details generalize beyond this sample.</w:t>
      </w:r>
    </w:p>
    <w:p w14:paraId="3D522EEB" w14:textId="77777777" w:rsidR="00401741" w:rsidRDefault="00000000">
      <w:pPr>
        <w:rPr>
          <w:color w:val="00312A"/>
        </w:rPr>
      </w:pPr>
      <w:r>
        <w:rPr>
          <w:color w:val="00312A"/>
        </w:rPr>
        <w:t>A more fundamental limitation is temporal. Agentic AI capabilities are advancing at a pace that Interviewee 14 characterized as a hockey stick (section 4.1.2): models supersede one another within weeks, vendor standards shift, and the boundary of what is off-the-shelf versus custom-built moves continuously. Tool-specific references, capability descriptions, and individual use-case accounts in this study should be read as snapshots of practice in approximately mid-2025. Some findings — particularly those around the availability of MCP connectors (section 4.1.1), the quality threshold crossed by customer-service agents (section 4.3.1), and the definitional status of agentic AI (section 4.1.2) — may require revisiting within twelve to eighteen months. The higher-order analytical categories developed through this study — experimenting, steering, leveraging resources, navigating obstacles, value as a portfolio — are expected to prove more durable than the illustrative empirical specifics, precisely because they describe managerial responses to a moving technology rather than the technology itself.</w:t>
      </w:r>
    </w:p>
    <w:p w14:paraId="14DEB4DB" w14:textId="77777777" w:rsidR="00401741" w:rsidRDefault="00000000">
      <w:pPr>
        <w:rPr>
          <w:color w:val="00312A"/>
        </w:rPr>
      </w:pPr>
      <w:r>
        <w:rPr>
          <w:color w:val="00312A"/>
        </w:rPr>
        <w:t xml:space="preserve">The study relies exclusively on interview data. No documentary analysis of actual AI deployments, no observation of workflows in practice, and no performance audit was conducted. This is consistent with the constructivist grounded theory design and with the early, exploratory stage of the phenomenon — organizations are themselves still assembling the evidence base, and independent performance data is rarely available. However, it means the study cannot adjudicate between participants who report high returns and those who report difficulty: both accounts are taken at face value. Future research that triangulates interview data with </w:t>
      </w:r>
      <w:r>
        <w:rPr>
          <w:color w:val="00312A"/>
        </w:rPr>
        <w:lastRenderedPageBreak/>
        <w:t>observational methods, workflow documentation, or objectively measured performance indicators would substantially strengthen the empirical grounding of the theory developed here, and would be better positioned to assess where the inside-out logic identified in section 4 actually produces the value creation it describes.</w:t>
      </w:r>
    </w:p>
    <w:p w14:paraId="3ECCF3F9" w14:textId="77777777" w:rsidR="00401741" w:rsidRDefault="00000000">
      <w:pPr>
        <w:pStyle w:val="Heading1"/>
      </w:pPr>
      <w:bookmarkStart w:id="208" w:name="_dd6zel2y4t5x" w:colFirst="0" w:colLast="0"/>
      <w:bookmarkEnd w:id="208"/>
      <w:r>
        <w:t>6.</w:t>
      </w:r>
      <w:r>
        <w:tab/>
        <w:t>Conclusion</w:t>
      </w:r>
    </w:p>
    <w:p w14:paraId="57B87D0F" w14:textId="77777777" w:rsidR="00401741" w:rsidRDefault="00000000">
      <w:pPr>
        <w:pStyle w:val="Heading1"/>
      </w:pPr>
      <w:bookmarkStart w:id="209" w:name="_9375lqp6ztft" w:colFirst="0" w:colLast="0"/>
      <w:bookmarkEnd w:id="209"/>
      <w:r>
        <w:br w:type="page"/>
      </w:r>
    </w:p>
    <w:p w14:paraId="5BA28DFA" w14:textId="77777777" w:rsidR="00401741" w:rsidRDefault="00000000">
      <w:pPr>
        <w:pStyle w:val="Heading1"/>
        <w:rPr>
          <w:color w:val="222222"/>
          <w:highlight w:val="white"/>
        </w:rPr>
      </w:pPr>
      <w:bookmarkStart w:id="210" w:name="_kgmnd1ymad1c" w:colFirst="0" w:colLast="0"/>
      <w:bookmarkEnd w:id="210"/>
      <w:r>
        <w:lastRenderedPageBreak/>
        <w:t>7.</w:t>
      </w:r>
      <w:r>
        <w:tab/>
        <w:t>References (not all papers are currently used…)</w:t>
      </w:r>
    </w:p>
    <w:p w14:paraId="062D8E62" w14:textId="77777777" w:rsidR="00401741" w:rsidRDefault="00000000">
      <w:pPr>
        <w:spacing w:line="360" w:lineRule="auto"/>
        <w:ind w:left="720" w:hanging="720"/>
        <w:rPr>
          <w:highlight w:val="white"/>
        </w:rPr>
      </w:pPr>
      <w:r>
        <w:rPr>
          <w:highlight w:val="white"/>
        </w:rPr>
        <w:t xml:space="preserve">Acharya et al., D. B., Kuppan, K., &amp; Divya, B. (2025). Agentic ai: Autonomous intelligence for complex goals–a comprehensive survey. </w:t>
      </w:r>
      <w:r>
        <w:rPr>
          <w:i/>
          <w:iCs/>
          <w:highlight w:val="white"/>
        </w:rPr>
        <w:t>IEEe Access</w:t>
      </w:r>
      <w:r>
        <w:rPr>
          <w:highlight w:val="white"/>
        </w:rPr>
        <w:t>.</w:t>
      </w:r>
    </w:p>
    <w:p w14:paraId="1CBC01EC" w14:textId="77777777" w:rsidR="00401741" w:rsidRDefault="00000000">
      <w:pPr>
        <w:spacing w:line="360" w:lineRule="auto"/>
        <w:ind w:left="720" w:hanging="720"/>
        <w:rPr>
          <w:highlight w:val="white"/>
        </w:rPr>
      </w:pPr>
      <w:r>
        <w:rPr>
          <w:highlight w:val="white"/>
        </w:rPr>
        <w:t xml:space="preserve">Almquist, E., Senior, J., &amp; Bloch, N. (2016). The elements of value. </w:t>
      </w:r>
      <w:r>
        <w:rPr>
          <w:i/>
          <w:iCs/>
          <w:highlight w:val="white"/>
        </w:rPr>
        <w:t>Harvard business review</w:t>
      </w:r>
      <w:r>
        <w:rPr>
          <w:highlight w:val="white"/>
        </w:rPr>
        <w:t xml:space="preserve">, </w:t>
      </w:r>
      <w:r>
        <w:rPr>
          <w:i/>
          <w:iCs/>
          <w:highlight w:val="white"/>
        </w:rPr>
        <w:t>94</w:t>
      </w:r>
      <w:r>
        <w:rPr>
          <w:highlight w:val="white"/>
        </w:rPr>
        <w:t>(9), 47-53.</w:t>
      </w:r>
    </w:p>
    <w:p w14:paraId="73A276AD" w14:textId="77777777" w:rsidR="00401741" w:rsidRDefault="00000000">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21">
        <w:r w:rsidR="00401741">
          <w:rPr>
            <w:color w:val="1155CC"/>
            <w:highlight w:val="white"/>
            <w:u w:val="single"/>
          </w:rPr>
          <w:t>https://www.anthropic.com/news/model-context-protocol</w:t>
        </w:r>
      </w:hyperlink>
    </w:p>
    <w:p w14:paraId="3AAFB0AD" w14:textId="77777777" w:rsidR="00401741" w:rsidRDefault="00000000">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22">
        <w:r w:rsidR="00401741">
          <w:rPr>
            <w:color w:val="1155CC"/>
            <w:highlight w:val="white"/>
            <w:u w:val="single"/>
          </w:rPr>
          <w:t>https://www.anthropic.com/engineering/equipping-agents-for-the-real-world-with-agent-skills</w:t>
        </w:r>
      </w:hyperlink>
    </w:p>
    <w:p w14:paraId="0119B0FF" w14:textId="77777777" w:rsidR="00401741" w:rsidRDefault="00000000">
      <w:pPr>
        <w:spacing w:line="360" w:lineRule="auto"/>
        <w:ind w:left="720" w:hanging="720"/>
        <w:rPr>
          <w:highlight w:val="white"/>
        </w:rPr>
      </w:pPr>
      <w:r w:rsidRPr="009267BF">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51A7D970" w14:textId="77777777" w:rsidR="00401741" w:rsidRDefault="00000000">
      <w:pPr>
        <w:spacing w:line="360" w:lineRule="auto"/>
        <w:ind w:left="720" w:hanging="720"/>
        <w:rPr>
          <w:highlight w:val="white"/>
        </w:rPr>
      </w:pPr>
      <w:r>
        <w:rPr>
          <w:highlight w:val="white"/>
        </w:rPr>
        <w:t xml:space="preserve">Bauer, J., &amp; Jannach, D. (2021). Improved customer lifetime value prediction with sequence-to-sequence learning and feature-based models. </w:t>
      </w:r>
      <w:r>
        <w:rPr>
          <w:i/>
          <w:iCs/>
          <w:highlight w:val="white"/>
        </w:rPr>
        <w:t>ACM Transactions on Knowledge Discovery from Data (TKDD)</w:t>
      </w:r>
      <w:r>
        <w:rPr>
          <w:highlight w:val="white"/>
        </w:rPr>
        <w:t xml:space="preserve">, </w:t>
      </w:r>
      <w:r>
        <w:rPr>
          <w:i/>
          <w:iCs/>
          <w:highlight w:val="white"/>
        </w:rPr>
        <w:t>15</w:t>
      </w:r>
      <w:r>
        <w:rPr>
          <w:highlight w:val="white"/>
        </w:rPr>
        <w:t xml:space="preserve">(5), 1-37.  </w:t>
      </w:r>
    </w:p>
    <w:p w14:paraId="2F4D7D60" w14:textId="77777777" w:rsidR="00401741" w:rsidRDefault="00000000">
      <w:pPr>
        <w:spacing w:line="360" w:lineRule="auto"/>
        <w:ind w:left="720" w:hanging="720"/>
        <w:rPr>
          <w:highlight w:val="white"/>
        </w:rPr>
      </w:pPr>
      <w:r>
        <w:t xml:space="preserve">Blumer, H. (1969) </w:t>
      </w:r>
      <w:r>
        <w:rPr>
          <w:i/>
          <w:iCs/>
        </w:rPr>
        <w:t>Symbolic interactionism: Perspective and method.</w:t>
      </w:r>
      <w:r>
        <w:t xml:space="preserve"> Englewood Cliffs, NJ: Prentice Hall.</w:t>
      </w:r>
    </w:p>
    <w:p w14:paraId="4ACF8917" w14:textId="77777777" w:rsidR="00401741" w:rsidRDefault="00000000">
      <w:pPr>
        <w:ind w:left="720" w:hanging="720"/>
      </w:pPr>
      <w:r>
        <w:t>Brinker, S., &amp; Riemersma, F. (2025). The state of martech 2025. Chiefmartec, MartechTribe.</w:t>
      </w:r>
    </w:p>
    <w:p w14:paraId="16CB208F" w14:textId="77777777" w:rsidR="00401741" w:rsidRDefault="00000000">
      <w:pPr>
        <w:ind w:left="720" w:hanging="720"/>
        <w:rPr>
          <w:highlight w:val="white"/>
        </w:rPr>
      </w:pPr>
      <w:r>
        <w:rPr>
          <w:highlight w:val="white"/>
        </w:rPr>
        <w:t xml:space="preserve">Brown, T., Mann, B., Ryder, N., Subbiah, M., Kaplan, J. D., Dhariwal, P., ...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09ACC254" w14:textId="77777777" w:rsidR="00401741" w:rsidRDefault="00000000">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43A7C2B8" w14:textId="77777777" w:rsidR="00401741" w:rsidRDefault="00000000">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23">
        <w:r w:rsidR="00401741">
          <w:rPr>
            <w:color w:val="1155CC"/>
            <w:highlight w:val="white"/>
            <w:u w:val="single"/>
          </w:rPr>
          <w:t>https://claude.com/blog/skills</w:t>
        </w:r>
      </w:hyperlink>
    </w:p>
    <w:p w14:paraId="15E5DB26" w14:textId="77777777" w:rsidR="00401741" w:rsidRDefault="00000000">
      <w:pPr>
        <w:ind w:left="720" w:hanging="720"/>
        <w:rPr>
          <w:highlight w:val="white"/>
        </w:rPr>
      </w:pPr>
      <w:r>
        <w:rPr>
          <w:highlight w:val="white"/>
        </w:rPr>
        <w:t xml:space="preserve">Charmaz, K. (2006). </w:t>
      </w:r>
      <w:r>
        <w:rPr>
          <w:i/>
          <w:iCs/>
          <w:highlight w:val="white"/>
        </w:rPr>
        <w:t>Constructing grounded theory: A practical guide through qualitative analysis</w:t>
      </w:r>
      <w:r>
        <w:rPr>
          <w:highlight w:val="white"/>
        </w:rPr>
        <w:t>. Sage.</w:t>
      </w:r>
    </w:p>
    <w:p w14:paraId="2E14ED2A" w14:textId="77777777" w:rsidR="00401741" w:rsidRDefault="00000000">
      <w:pPr>
        <w:ind w:left="720" w:hanging="720"/>
        <w:rPr>
          <w:highlight w:val="white"/>
        </w:rPr>
      </w:pPr>
      <w:r>
        <w:rPr>
          <w:highlight w:val="white"/>
        </w:rPr>
        <w:t xml:space="preserve">ChatGPT. (2026, April 25). </w:t>
      </w:r>
      <w:r>
        <w:rPr>
          <w:i/>
          <w:iCs/>
          <w:highlight w:val="white"/>
        </w:rPr>
        <w:t>Skills in ChatGPT.</w:t>
      </w:r>
      <w:r>
        <w:rPr>
          <w:highlight w:val="white"/>
        </w:rPr>
        <w:t xml:space="preserve"> ChatGPT. </w:t>
      </w:r>
      <w:hyperlink r:id="rId24">
        <w:r w:rsidR="00401741">
          <w:rPr>
            <w:color w:val="1155CC"/>
            <w:highlight w:val="white"/>
            <w:u w:val="single"/>
          </w:rPr>
          <w:t>https://help.openai.com/en/articles/20001066-skills-in-chatgpt</w:t>
        </w:r>
      </w:hyperlink>
    </w:p>
    <w:p w14:paraId="73DB2C1C" w14:textId="77777777" w:rsidR="00401741" w:rsidRDefault="00000000">
      <w:pPr>
        <w:ind w:left="720" w:hanging="720"/>
        <w:rPr>
          <w:strike/>
          <w:sz w:val="20"/>
          <w:szCs w:val="20"/>
          <w:highlight w:val="white"/>
        </w:rPr>
      </w:pPr>
      <w:commentRangeStart w:id="211"/>
      <w:r w:rsidRPr="009267BF">
        <w:rPr>
          <w:strike/>
          <w:color w:val="18181B"/>
          <w:highlight w:val="white"/>
          <w:lang w:val="it-IT"/>
        </w:rPr>
        <w:lastRenderedPageBreak/>
        <w:t xml:space="preserve">Chawla, C., Chatterjee, S., Gadadinni, S., Verma, P., &amp; Banerjee, S. (2024). </w:t>
      </w:r>
      <w:r>
        <w:rPr>
          <w:strike/>
          <w:color w:val="18181B"/>
          <w:highlight w:val="white"/>
        </w:rPr>
        <w:t xml:space="preserve">Agentic AI: The building blocks of sophisticated AI business applications. </w:t>
      </w:r>
      <w:r>
        <w:rPr>
          <w:i/>
          <w:iCs/>
          <w:strike/>
          <w:color w:val="18181B"/>
          <w:highlight w:val="white"/>
        </w:rPr>
        <w:t>Journal of AI, Robotics &amp; Workplace Automation</w:t>
      </w:r>
      <w:r>
        <w:rPr>
          <w:strike/>
          <w:color w:val="18181B"/>
          <w:highlight w:val="white"/>
        </w:rPr>
        <w:t xml:space="preserve">. </w:t>
      </w:r>
      <w:hyperlink r:id="rId25">
        <w:r w:rsidR="00401741">
          <w:rPr>
            <w:strike/>
            <w:color w:val="068EF1"/>
            <w:highlight w:val="white"/>
            <w:u w:val="single"/>
          </w:rPr>
          <w:t>https://doi.org/10.69554/xehz1946</w:t>
        </w:r>
      </w:hyperlink>
      <w:r>
        <w:rPr>
          <w:strike/>
          <w:color w:val="18181B"/>
          <w:highlight w:val="white"/>
        </w:rPr>
        <w:t>.</w:t>
      </w:r>
      <w:r>
        <w:rPr>
          <w:strike/>
          <w:sz w:val="20"/>
          <w:szCs w:val="20"/>
          <w:highlight w:val="white"/>
        </w:rPr>
        <w:t xml:space="preserve"> </w:t>
      </w:r>
      <w:commentRangeEnd w:id="211"/>
      <w:r>
        <w:rPr>
          <w:rStyle w:val="CommentReference"/>
          <w:strike/>
          <w:sz w:val="20"/>
          <w:szCs w:val="20"/>
          <w:highlight w:val="white"/>
        </w:rPr>
        <w:commentReference w:id="211"/>
      </w:r>
    </w:p>
    <w:p w14:paraId="3A3835CB" w14:textId="77777777" w:rsidR="00401741" w:rsidRDefault="00000000">
      <w:pPr>
        <w:ind w:left="720" w:hanging="720"/>
        <w:rPr>
          <w:strike/>
          <w:sz w:val="20"/>
          <w:szCs w:val="20"/>
          <w:highlight w:val="white"/>
        </w:rPr>
      </w:pPr>
      <w:commentRangeStart w:id="212"/>
      <w:r w:rsidRPr="009267BF">
        <w:rPr>
          <w:strike/>
          <w:highlight w:val="white"/>
          <w:lang w:val="it-IT"/>
        </w:rPr>
        <w:t xml:space="preserve">Chintalapati, S., &amp; Pandey, S. K. (2022). </w:t>
      </w:r>
      <w:r>
        <w:rPr>
          <w:strike/>
          <w:highlight w:val="white"/>
        </w:rPr>
        <w:t xml:space="preserve">Artificial intelligence in marketing: A systematic literature review. </w:t>
      </w:r>
      <w:r>
        <w:rPr>
          <w:i/>
          <w:iCs/>
          <w:strike/>
          <w:highlight w:val="white"/>
        </w:rPr>
        <w:t>International Journal of Market Research</w:t>
      </w:r>
      <w:r>
        <w:rPr>
          <w:strike/>
          <w:highlight w:val="white"/>
        </w:rPr>
        <w:t xml:space="preserve">, </w:t>
      </w:r>
      <w:r>
        <w:rPr>
          <w:i/>
          <w:iCs/>
          <w:strike/>
          <w:highlight w:val="white"/>
        </w:rPr>
        <w:t>64</w:t>
      </w:r>
      <w:r>
        <w:rPr>
          <w:strike/>
          <w:highlight w:val="white"/>
        </w:rPr>
        <w:t xml:space="preserve">(1), 38-68. </w:t>
      </w:r>
      <w:commentRangeEnd w:id="212"/>
      <w:r>
        <w:rPr>
          <w:rStyle w:val="CommentReference"/>
          <w:strike/>
          <w:sz w:val="20"/>
          <w:szCs w:val="20"/>
          <w:highlight w:val="white"/>
        </w:rPr>
        <w:commentReference w:id="212"/>
      </w:r>
    </w:p>
    <w:p w14:paraId="19747DE5" w14:textId="77777777" w:rsidR="00401741" w:rsidRDefault="00000000">
      <w:pPr>
        <w:ind w:left="720" w:hanging="720"/>
        <w:rPr>
          <w:highlight w:val="white"/>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6">
        <w:r w:rsidR="00401741">
          <w:rPr>
            <w:color w:val="1155CC"/>
            <w:highlight w:val="white"/>
            <w:u w:val="single"/>
          </w:rPr>
          <w:t>https://doi.org/10.48550/arXiv.2405.21015</w:t>
        </w:r>
      </w:hyperlink>
    </w:p>
    <w:p w14:paraId="250E892B" w14:textId="77777777" w:rsidR="00401741" w:rsidRDefault="00000000">
      <w:pPr>
        <w:ind w:left="720" w:hanging="720"/>
        <w:rPr>
          <w:strike/>
          <w:highlight w:val="white"/>
        </w:rPr>
      </w:pPr>
      <w:r>
        <w:rPr>
          <w:strike/>
          <w:highlight w:val="white"/>
        </w:rPr>
        <w:t xml:space="preserve">Desai, V., &amp; Vidyapeeth, B. (2019). Digital marketing: A review. </w:t>
      </w:r>
      <w:r>
        <w:rPr>
          <w:i/>
          <w:iCs/>
          <w:strike/>
          <w:highlight w:val="white"/>
        </w:rPr>
        <w:t>International Journal of Trend in Scientific Research and Development</w:t>
      </w:r>
      <w:r>
        <w:rPr>
          <w:strike/>
          <w:highlight w:val="white"/>
        </w:rPr>
        <w:t xml:space="preserve">, </w:t>
      </w:r>
      <w:r>
        <w:rPr>
          <w:i/>
          <w:iCs/>
          <w:strike/>
          <w:highlight w:val="white"/>
        </w:rPr>
        <w:t>5</w:t>
      </w:r>
      <w:r>
        <w:rPr>
          <w:strike/>
          <w:highlight w:val="white"/>
        </w:rPr>
        <w:t>(5), 196-200.</w:t>
      </w:r>
    </w:p>
    <w:p w14:paraId="39B0FB55" w14:textId="77777777" w:rsidR="00401741" w:rsidRDefault="00000000">
      <w:pPr>
        <w:ind w:left="720" w:hanging="720"/>
        <w:rPr>
          <w:highlight w:val="white"/>
        </w:rPr>
      </w:pPr>
      <w:r>
        <w:rPr>
          <w:highlight w:val="white"/>
        </w:rPr>
        <w:t xml:space="preserve">Devlin, J., Chang, M. W., Lee, K., &amp; Toutanova, K. (2019, June). 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55A6B502" w14:textId="77777777" w:rsidR="00401741" w:rsidRDefault="00000000">
      <w:pPr>
        <w:ind w:left="720" w:hanging="720"/>
        <w:rPr>
          <w:highlight w:val="white"/>
        </w:rPr>
      </w:pPr>
      <w:r>
        <w:rPr>
          <w:highlight w:val="white"/>
        </w:rPr>
        <w:t xml:space="preserve">Duarte, V., Zuniga-Jara, S., &amp; Contreras, S. (2022). 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777AF25A" w14:textId="77777777" w:rsidR="00401741" w:rsidRDefault="00000000">
      <w:pPr>
        <w:ind w:left="720" w:hanging="720"/>
        <w:rPr>
          <w:highlight w:val="white"/>
        </w:rPr>
      </w:pPr>
      <w:r>
        <w:rPr>
          <w:highlight w:val="white"/>
        </w:rPr>
        <w:t xml:space="preserve">Dutta, S., Assem, H., &amp; Burgin, E. (2021). Sequence-to-sequence learning on keywords for efficient FAQ retrieval. </w:t>
      </w:r>
      <w:r>
        <w:rPr>
          <w:i/>
          <w:iCs/>
          <w:highlight w:val="white"/>
        </w:rPr>
        <w:t>arXiv preprint arXiv:2108.10019</w:t>
      </w:r>
      <w:r>
        <w:rPr>
          <w:highlight w:val="white"/>
        </w:rPr>
        <w:t xml:space="preserve">. </w:t>
      </w:r>
    </w:p>
    <w:p w14:paraId="42B064BA" w14:textId="77777777" w:rsidR="00401741" w:rsidRDefault="00000000">
      <w:pPr>
        <w:ind w:left="720" w:hanging="720"/>
        <w:rPr>
          <w:highlight w:val="white"/>
        </w:rPr>
      </w:pPr>
      <w:r>
        <w:rPr>
          <w:highlight w:val="white"/>
        </w:rPr>
        <w:t xml:space="preserve">Abou Elgheit, E. (2025). Generative AI as a disruptive innovation: implications for marketing strategic transformations. </w:t>
      </w:r>
      <w:r>
        <w:rPr>
          <w:i/>
          <w:iCs/>
          <w:highlight w:val="white"/>
        </w:rPr>
        <w:t>Foresight and STI Governance</w:t>
      </w:r>
      <w:r>
        <w:rPr>
          <w:highlight w:val="white"/>
        </w:rPr>
        <w:t xml:space="preserve">, </w:t>
      </w:r>
      <w:r>
        <w:rPr>
          <w:i/>
          <w:iCs/>
          <w:highlight w:val="white"/>
        </w:rPr>
        <w:t>19</w:t>
      </w:r>
      <w:r>
        <w:rPr>
          <w:highlight w:val="white"/>
        </w:rPr>
        <w:t xml:space="preserve">(1), 6-15. </w:t>
      </w:r>
    </w:p>
    <w:p w14:paraId="0414FB21" w14:textId="77777777" w:rsidR="00401741" w:rsidRDefault="00000000">
      <w:pPr>
        <w:ind w:left="720" w:hanging="720"/>
        <w:rPr>
          <w:highlight w:val="white"/>
        </w:rPr>
      </w:pPr>
      <w:r>
        <w:rPr>
          <w:highlight w:val="white"/>
        </w:rPr>
        <w:t xml:space="preserve">Gao, Y., Xiong, Y., Gao, X., Jia, K., Pan, J., Bi, Y., ... &amp; Wang, H. (2023). Retrieval-augmented generation for large language models: A survey. </w:t>
      </w:r>
      <w:r>
        <w:rPr>
          <w:i/>
          <w:iCs/>
          <w:highlight w:val="white"/>
        </w:rPr>
        <w:t>arXiv preprint arXiv:2312.10997</w:t>
      </w:r>
      <w:r>
        <w:rPr>
          <w:highlight w:val="white"/>
        </w:rPr>
        <w:t xml:space="preserve">, </w:t>
      </w:r>
      <w:r>
        <w:rPr>
          <w:i/>
          <w:iCs/>
          <w:highlight w:val="white"/>
        </w:rPr>
        <w:t>2</w:t>
      </w:r>
      <w:r>
        <w:rPr>
          <w:highlight w:val="white"/>
        </w:rPr>
        <w:t xml:space="preserve">(1), 32. </w:t>
      </w:r>
    </w:p>
    <w:p w14:paraId="33F2E65F" w14:textId="77777777" w:rsidR="00401741" w:rsidRDefault="00000000">
      <w:pPr>
        <w:ind w:left="720" w:hanging="720"/>
        <w:rPr>
          <w:highlight w:val="white"/>
        </w:rPr>
      </w:pPr>
      <w:r w:rsidRPr="009267BF">
        <w:rPr>
          <w:highlight w:val="white"/>
          <w:lang w:val="it-IT"/>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87CABFF" w14:textId="77777777" w:rsidR="00401741" w:rsidRDefault="00000000">
      <w:pPr>
        <w:ind w:left="720" w:hanging="720"/>
        <w:rPr>
          <w:highlight w:val="white"/>
        </w:rPr>
      </w:pPr>
      <w:r>
        <w:rPr>
          <w:highlight w:val="white"/>
        </w:rPr>
        <w:lastRenderedPageBreak/>
        <w:t xml:space="preserve">Guercini, S. (2022). Scope of heuristics and digitalization: the case of marketing automation. </w:t>
      </w:r>
      <w:r>
        <w:rPr>
          <w:i/>
          <w:iCs/>
          <w:highlight w:val="white"/>
        </w:rPr>
        <w:t>Mind &amp; Society</w:t>
      </w:r>
      <w:r>
        <w:rPr>
          <w:highlight w:val="white"/>
        </w:rPr>
        <w:t xml:space="preserve">, </w:t>
      </w:r>
      <w:r>
        <w:rPr>
          <w:i/>
          <w:iCs/>
          <w:highlight w:val="white"/>
        </w:rPr>
        <w:t>21</w:t>
      </w:r>
      <w:r>
        <w:rPr>
          <w:highlight w:val="white"/>
        </w:rPr>
        <w:t xml:space="preserve">(2), 151-164. </w:t>
      </w:r>
    </w:p>
    <w:p w14:paraId="31DF152D" w14:textId="77777777" w:rsidR="00401741" w:rsidRPr="009267BF" w:rsidRDefault="00000000">
      <w:pPr>
        <w:ind w:left="720" w:hanging="720"/>
        <w:rPr>
          <w:highlight w:val="white"/>
          <w:lang w:val="de-DE"/>
        </w:rPr>
      </w:pPr>
      <w:r>
        <w:rPr>
          <w:highlight w:val="white"/>
        </w:rPr>
        <w:t xml:space="preserve">Guercini, S. (2023). Marketing automation and the scope of marketers' heuristics. </w:t>
      </w:r>
      <w:r w:rsidRPr="009267BF">
        <w:rPr>
          <w:i/>
          <w:iCs/>
          <w:highlight w:val="white"/>
          <w:lang w:val="de-DE"/>
        </w:rPr>
        <w:t>Management Decision</w:t>
      </w:r>
      <w:r w:rsidRPr="009267BF">
        <w:rPr>
          <w:highlight w:val="white"/>
          <w:lang w:val="de-DE"/>
        </w:rPr>
        <w:t xml:space="preserve">, </w:t>
      </w:r>
      <w:r w:rsidRPr="009267BF">
        <w:rPr>
          <w:i/>
          <w:iCs/>
          <w:highlight w:val="white"/>
          <w:lang w:val="de-DE"/>
        </w:rPr>
        <w:t>61</w:t>
      </w:r>
      <w:r w:rsidRPr="009267BF">
        <w:rPr>
          <w:highlight w:val="white"/>
          <w:lang w:val="de-DE"/>
        </w:rPr>
        <w:t xml:space="preserve">(13), 295-320. </w:t>
      </w:r>
    </w:p>
    <w:p w14:paraId="563C3A62" w14:textId="77777777" w:rsidR="00401741" w:rsidRDefault="00000000">
      <w:pPr>
        <w:ind w:left="720" w:hanging="720"/>
        <w:rPr>
          <w:highlight w:val="white"/>
        </w:rPr>
      </w:pPr>
      <w:r w:rsidRPr="009267BF">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5F98B60A" w14:textId="77777777" w:rsidR="00401741" w:rsidRDefault="00000000">
      <w:pPr>
        <w:ind w:left="720" w:hanging="720"/>
      </w:pPr>
      <w:r>
        <w:t>Holmström, J. (2022). From AI to digital transformation: The AI readiness framework. Business Horizons, 65(3), 329–339.</w:t>
      </w:r>
      <w:hyperlink r:id="rId27">
        <w:r w:rsidR="00401741">
          <w:rPr>
            <w:u w:val="single"/>
          </w:rPr>
          <w:t xml:space="preserve"> </w:t>
        </w:r>
      </w:hyperlink>
      <w:hyperlink r:id="rId28">
        <w:r w:rsidR="00401741">
          <w:rPr>
            <w:color w:val="1155CC"/>
            <w:u w:val="single"/>
          </w:rPr>
          <w:t>https://doi.org/10.1016/j.bushor.2021.03.006</w:t>
        </w:r>
      </w:hyperlink>
    </w:p>
    <w:p w14:paraId="008C81D1" w14:textId="77777777" w:rsidR="00401741" w:rsidRDefault="00000000">
      <w:pPr>
        <w:ind w:left="720" w:hanging="720"/>
        <w:rPr>
          <w:strike/>
        </w:rPr>
      </w:pPr>
      <w:commentRangeStart w:id="213"/>
      <w:r>
        <w:rPr>
          <w:strike/>
          <w:color w:val="18181B"/>
          <w:highlight w:val="white"/>
        </w:rPr>
        <w:t xml:space="preserve">Huang, M., &amp; Rust, R. (2020). A strategic framework for artificial intelligence in marketing. </w:t>
      </w:r>
      <w:r>
        <w:rPr>
          <w:i/>
          <w:iCs/>
          <w:strike/>
          <w:color w:val="18181B"/>
          <w:highlight w:val="white"/>
        </w:rPr>
        <w:t>Journal of the Academy of Marketing Science, 49</w:t>
      </w:r>
      <w:r>
        <w:rPr>
          <w:strike/>
          <w:color w:val="18181B"/>
          <w:highlight w:val="white"/>
        </w:rPr>
        <w:t xml:space="preserve">, 30 - 50. </w:t>
      </w:r>
      <w:hyperlink r:id="rId29">
        <w:r w:rsidR="00401741">
          <w:rPr>
            <w:strike/>
            <w:color w:val="068EF1"/>
            <w:highlight w:val="white"/>
            <w:u w:val="single"/>
          </w:rPr>
          <w:t>https://doi.org/10.1007/s11747-020-00749-9</w:t>
        </w:r>
      </w:hyperlink>
      <w:r>
        <w:rPr>
          <w:strike/>
          <w:color w:val="18181B"/>
          <w:highlight w:val="white"/>
        </w:rPr>
        <w:t>.</w:t>
      </w:r>
      <w:r>
        <w:rPr>
          <w:strike/>
        </w:rPr>
        <w:t xml:space="preserve"> </w:t>
      </w:r>
      <w:commentRangeEnd w:id="213"/>
      <w:r>
        <w:rPr>
          <w:rStyle w:val="CommentReference"/>
          <w:strike/>
          <w:sz w:val="22"/>
          <w:szCs w:val="22"/>
        </w:rPr>
        <w:commentReference w:id="213"/>
      </w:r>
    </w:p>
    <w:p w14:paraId="295CDCC9" w14:textId="77777777" w:rsidR="00401741" w:rsidRDefault="00000000">
      <w:pPr>
        <w:ind w:left="720" w:hanging="720"/>
      </w:pPr>
      <w:r>
        <w:rPr>
          <w:highlight w:val="white"/>
        </w:rPr>
        <w:t xml:space="preserve">Hughes, L., Dwivedi, Y. K., Malik, T., Shawosh, M., Albashrawi, M. A., Jeon, I., ... &amp; Walton, P. (2025). AI agents and agentic systems: A multi-expert analysis. </w:t>
      </w:r>
      <w:r>
        <w:rPr>
          <w:i/>
          <w:iCs/>
          <w:highlight w:val="white"/>
        </w:rPr>
        <w:t>Journal of Computer Information Systems</w:t>
      </w:r>
      <w:r>
        <w:rPr>
          <w:highlight w:val="white"/>
        </w:rPr>
        <w:t xml:space="preserve">, </w:t>
      </w:r>
      <w:r>
        <w:rPr>
          <w:i/>
          <w:iCs/>
          <w:highlight w:val="white"/>
        </w:rPr>
        <w:t>65</w:t>
      </w:r>
      <w:r>
        <w:rPr>
          <w:highlight w:val="white"/>
        </w:rPr>
        <w:t>(4), 489-517.</w:t>
      </w:r>
      <w:r>
        <w:t xml:space="preserve"> </w:t>
      </w:r>
    </w:p>
    <w:p w14:paraId="6A8EC4CA" w14:textId="77777777" w:rsidR="00401741" w:rsidRDefault="00000000">
      <w:pPr>
        <w:spacing w:line="360" w:lineRule="auto"/>
        <w:ind w:left="720" w:hanging="720"/>
        <w:rPr>
          <w:highlight w:val="white"/>
        </w:rPr>
      </w:pPr>
      <w:r>
        <w:rPr>
          <w:highlight w:val="white"/>
        </w:rPr>
        <w:t xml:space="preserve">Jain, V., Wadhwani, K., &amp; Eastman, J. K. (2024). Artificial intelligence consumer behavior: A hybrid review and research agenda. </w:t>
      </w:r>
      <w:r>
        <w:rPr>
          <w:i/>
          <w:iCs/>
          <w:highlight w:val="white"/>
        </w:rPr>
        <w:t>Journal of consumer behaviour</w:t>
      </w:r>
      <w:r>
        <w:rPr>
          <w:highlight w:val="white"/>
        </w:rPr>
        <w:t xml:space="preserve">, </w:t>
      </w:r>
      <w:r>
        <w:rPr>
          <w:i/>
          <w:iCs/>
          <w:highlight w:val="white"/>
        </w:rPr>
        <w:t>23</w:t>
      </w:r>
      <w:r>
        <w:rPr>
          <w:highlight w:val="white"/>
        </w:rPr>
        <w:t>(2), 676-697.</w:t>
      </w:r>
    </w:p>
    <w:p w14:paraId="02206073" w14:textId="77777777" w:rsidR="00401741" w:rsidRDefault="00000000">
      <w:pPr>
        <w:spacing w:line="360" w:lineRule="auto"/>
        <w:ind w:left="720" w:hanging="720"/>
        <w:rPr>
          <w:highlight w:val="white"/>
        </w:rPr>
      </w:pPr>
      <w:r>
        <w:rPr>
          <w:highlight w:val="white"/>
        </w:rPr>
        <w:t xml:space="preserve">Järvinen, J., &amp; Taiminen, H. (2016). Harnessing marketing automation for B2B content marketing. </w:t>
      </w:r>
      <w:r>
        <w:rPr>
          <w:i/>
          <w:iCs/>
          <w:highlight w:val="white"/>
        </w:rPr>
        <w:t>Industrial marketing management</w:t>
      </w:r>
      <w:r>
        <w:rPr>
          <w:highlight w:val="white"/>
        </w:rPr>
        <w:t xml:space="preserve">, </w:t>
      </w:r>
      <w:r>
        <w:rPr>
          <w:i/>
          <w:iCs/>
          <w:highlight w:val="white"/>
        </w:rPr>
        <w:t>54</w:t>
      </w:r>
      <w:r>
        <w:rPr>
          <w:highlight w:val="white"/>
        </w:rPr>
        <w:t xml:space="preserve">, 164-175. </w:t>
      </w:r>
    </w:p>
    <w:p w14:paraId="2F20DC84" w14:textId="77777777" w:rsidR="00401741" w:rsidRDefault="00000000">
      <w:pPr>
        <w:ind w:left="720" w:hanging="720"/>
        <w:rPr>
          <w:highlight w:val="white"/>
        </w:rPr>
      </w:pPr>
      <w:r>
        <w:rPr>
          <w:highlight w:val="white"/>
        </w:rPr>
        <w:t xml:space="preserve">Kastner, J. K., &amp; Hong, S. J. (1984). A review of expert systems. </w:t>
      </w:r>
      <w:r>
        <w:rPr>
          <w:i/>
          <w:iCs/>
          <w:highlight w:val="white"/>
        </w:rPr>
        <w:t>European journal of operational research</w:t>
      </w:r>
      <w:r>
        <w:rPr>
          <w:highlight w:val="white"/>
        </w:rPr>
        <w:t xml:space="preserve">, </w:t>
      </w:r>
      <w:r>
        <w:rPr>
          <w:i/>
          <w:iCs/>
          <w:highlight w:val="white"/>
        </w:rPr>
        <w:t>18</w:t>
      </w:r>
      <w:r>
        <w:rPr>
          <w:highlight w:val="white"/>
        </w:rPr>
        <w:t>(3), 285-292.</w:t>
      </w:r>
    </w:p>
    <w:p w14:paraId="1AB88B66" w14:textId="77777777" w:rsidR="00401741" w:rsidRDefault="00000000">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34C8918F" w14:textId="77777777" w:rsidR="00401741" w:rsidRDefault="00000000">
      <w:pPr>
        <w:spacing w:line="360" w:lineRule="auto"/>
        <w:ind w:left="720" w:hanging="720"/>
        <w:rPr>
          <w:highlight w:val="white"/>
        </w:rPr>
      </w:pPr>
      <w:r>
        <w:rPr>
          <w:highlight w:val="white"/>
        </w:rPr>
        <w:t xml:space="preserve">Kim, J. (2025). Advertising in the Age of Agentic AI: Call for Research. </w:t>
      </w:r>
      <w:r>
        <w:rPr>
          <w:i/>
          <w:iCs/>
          <w:highlight w:val="white"/>
        </w:rPr>
        <w:t>Journal of Interactive Advertising</w:t>
      </w:r>
      <w:r>
        <w:rPr>
          <w:highlight w:val="white"/>
        </w:rPr>
        <w:t xml:space="preserve">, </w:t>
      </w:r>
      <w:r>
        <w:rPr>
          <w:i/>
          <w:iCs/>
          <w:highlight w:val="white"/>
        </w:rPr>
        <w:t>25</w:t>
      </w:r>
      <w:r>
        <w:rPr>
          <w:highlight w:val="white"/>
        </w:rPr>
        <w:t>(3), 215-221.</w:t>
      </w:r>
    </w:p>
    <w:p w14:paraId="0D84FC0F" w14:textId="77777777" w:rsidR="00401741" w:rsidRDefault="00000000">
      <w:pPr>
        <w:ind w:left="720" w:hanging="720"/>
        <w:rPr>
          <w:highlight w:val="white"/>
        </w:rPr>
      </w:pPr>
      <w:r>
        <w:rPr>
          <w:highlight w:val="white"/>
        </w:rPr>
        <w:lastRenderedPageBreak/>
        <w:t xml:space="preserve">Krizhevsky, Alex, Ilya Sutskever, and Geoffrey E. Hinton. "Imagenet classification with deep convolutional neural networks." </w:t>
      </w:r>
      <w:r>
        <w:rPr>
          <w:i/>
          <w:iCs/>
          <w:highlight w:val="white"/>
        </w:rPr>
        <w:t>Advances in neural information processing systems</w:t>
      </w:r>
      <w:r>
        <w:rPr>
          <w:highlight w:val="white"/>
        </w:rPr>
        <w:t xml:space="preserve"> 25 (2012).</w:t>
      </w:r>
    </w:p>
    <w:p w14:paraId="41C68E83" w14:textId="77777777" w:rsidR="00401741" w:rsidRDefault="00000000">
      <w:pPr>
        <w:ind w:left="720" w:hanging="720"/>
      </w:pPr>
      <w:r>
        <w:t>Lewis, P., Perez, E., Piktus, A., Petroni, F., Karpukhin, V., Goyal, N., Küttler, H., Lewis, M., Yih, W., Rocktäschel, T., et al. (2020). Retrieval-augmented generation for knowledge-intensive nlp tasks. Advances in Neural Information Processing Systems, 33, 9459–9474.</w:t>
      </w:r>
    </w:p>
    <w:p w14:paraId="795600DE" w14:textId="77777777" w:rsidR="00401741" w:rsidRDefault="00000000">
      <w:pPr>
        <w:ind w:left="720" w:hanging="720"/>
        <w:rPr>
          <w:highlight w:val="white"/>
        </w:rPr>
      </w:pPr>
      <w:r w:rsidRPr="009267BF">
        <w:rPr>
          <w:highlight w:val="white"/>
          <w:lang w:val="it-IT"/>
        </w:rPr>
        <w:t xml:space="preserve">Li, M., Guo, S., &amp; Liu, R. (2025). </w:t>
      </w:r>
      <w:r>
        <w:rPr>
          <w:highlight w:val="white"/>
        </w:rPr>
        <w:t xml:space="preserve">BERT-based Consumer Sentiment Analysis for Personalized Marketing Strategies. </w:t>
      </w:r>
      <w:r>
        <w:rPr>
          <w:i/>
          <w:iCs/>
          <w:highlight w:val="white"/>
        </w:rPr>
        <w:t>Informatica</w:t>
      </w:r>
      <w:r>
        <w:rPr>
          <w:highlight w:val="white"/>
        </w:rPr>
        <w:t xml:space="preserve">, </w:t>
      </w:r>
      <w:r>
        <w:rPr>
          <w:i/>
          <w:iCs/>
          <w:highlight w:val="white"/>
        </w:rPr>
        <w:t>49</w:t>
      </w:r>
      <w:r>
        <w:rPr>
          <w:highlight w:val="white"/>
        </w:rPr>
        <w:t>(28).</w:t>
      </w:r>
    </w:p>
    <w:p w14:paraId="736C3736" w14:textId="77777777" w:rsidR="00401741" w:rsidRDefault="00000000">
      <w:pPr>
        <w:ind w:left="720" w:hanging="720"/>
        <w:rPr>
          <w:highlight w:val="white"/>
        </w:rPr>
      </w:pPr>
      <w:r>
        <w:rPr>
          <w:highlight w:val="white"/>
        </w:rPr>
        <w:t xml:space="preserve">Little, J. D. (1979). Decision support systems for marketing managers. </w:t>
      </w:r>
      <w:r>
        <w:rPr>
          <w:i/>
          <w:iCs/>
          <w:highlight w:val="white"/>
        </w:rPr>
        <w:t>Journal of marketing</w:t>
      </w:r>
      <w:r>
        <w:rPr>
          <w:highlight w:val="white"/>
        </w:rPr>
        <w:t xml:space="preserve">, </w:t>
      </w:r>
      <w:r>
        <w:rPr>
          <w:i/>
          <w:iCs/>
          <w:highlight w:val="white"/>
        </w:rPr>
        <w:t>43</w:t>
      </w:r>
      <w:r>
        <w:rPr>
          <w:highlight w:val="white"/>
        </w:rPr>
        <w:t xml:space="preserve">(3), 9-26. </w:t>
      </w:r>
    </w:p>
    <w:p w14:paraId="198F087B" w14:textId="77777777" w:rsidR="00401741" w:rsidRDefault="00000000">
      <w:pPr>
        <w:ind w:left="720" w:hanging="720"/>
        <w:rPr>
          <w:strike/>
          <w:highlight w:val="white"/>
        </w:rPr>
      </w:pPr>
      <w:commentRangeStart w:id="214"/>
      <w:r>
        <w:rPr>
          <w:strike/>
          <w:highlight w:val="white"/>
        </w:rPr>
        <w:t xml:space="preserve">Luo, X., Tong, S., Fang, Z., &amp; Qu, Z. (2019). Machines versus humans: the impact of AI chatbot disclosure on customer purchases. </w:t>
      </w:r>
      <w:r>
        <w:rPr>
          <w:i/>
          <w:iCs/>
          <w:strike/>
          <w:highlight w:val="white"/>
        </w:rPr>
        <w:t>Luo, X, Tong S, Fang Z, Qu</w:t>
      </w:r>
      <w:r>
        <w:rPr>
          <w:strike/>
          <w:highlight w:val="white"/>
        </w:rPr>
        <w:t>, (2019), 20-33.</w:t>
      </w:r>
      <w:commentRangeEnd w:id="214"/>
      <w:r>
        <w:rPr>
          <w:rStyle w:val="CommentReference"/>
          <w:strike/>
          <w:sz w:val="22"/>
          <w:szCs w:val="22"/>
          <w:highlight w:val="white"/>
        </w:rPr>
        <w:commentReference w:id="214"/>
      </w:r>
    </w:p>
    <w:p w14:paraId="1F4525E3" w14:textId="77777777" w:rsidR="00401741" w:rsidRDefault="00000000">
      <w:pPr>
        <w:ind w:left="720" w:hanging="720"/>
      </w:pPr>
      <w:r>
        <w:t>Mayer, H., Yee, L., Chui, M., &amp; Roberts, R. (2025). AI in the workplace: A report for 2025. McKinsey &amp; Company.</w:t>
      </w:r>
      <w:hyperlink r:id="rId30">
        <w:r w:rsidR="00401741">
          <w:rPr>
            <w:u w:val="single"/>
          </w:rPr>
          <w:t xml:space="preserve"> </w:t>
        </w:r>
      </w:hyperlink>
      <w:hyperlink r:id="rId31">
        <w:r w:rsidR="00401741">
          <w:rPr>
            <w:color w:val="1155CC"/>
            <w:u w:val="single"/>
          </w:rPr>
          <w:t>https://www.mckinsey.com/capabilities/mckinsey-digital/our-insights/superagency-in-the-workplace-empowering-people-to-unlock-ais-full-potential-at-work</w:t>
        </w:r>
      </w:hyperlink>
    </w:p>
    <w:p w14:paraId="3ACB28B7" w14:textId="77777777" w:rsidR="00401741" w:rsidRDefault="00000000">
      <w:pPr>
        <w:ind w:left="720" w:hanging="720"/>
        <w:rPr>
          <w:highlight w:val="white"/>
        </w:rPr>
      </w:pPr>
      <w:r>
        <w:rPr>
          <w:highlight w:val="white"/>
        </w:rPr>
        <w:t xml:space="preserve">Mikolov, T., Sutskever, I., Chen, K., Corrado, G. S., &amp; Dean, J. (2013). Distributed representations of words and phrases and their compositionality. </w:t>
      </w:r>
      <w:r>
        <w:rPr>
          <w:i/>
          <w:iCs/>
          <w:highlight w:val="white"/>
        </w:rPr>
        <w:t>Advances in neural information processing systems</w:t>
      </w:r>
      <w:r>
        <w:rPr>
          <w:highlight w:val="white"/>
        </w:rPr>
        <w:t xml:space="preserve">, </w:t>
      </w:r>
      <w:r>
        <w:rPr>
          <w:i/>
          <w:iCs/>
          <w:highlight w:val="white"/>
        </w:rPr>
        <w:t>26</w:t>
      </w:r>
      <w:r>
        <w:rPr>
          <w:highlight w:val="white"/>
        </w:rPr>
        <w:t>.</w:t>
      </w:r>
    </w:p>
    <w:p w14:paraId="1EE5D79D" w14:textId="77777777" w:rsidR="00401741" w:rsidRDefault="00000000">
      <w:pPr>
        <w:ind w:left="720" w:hanging="720"/>
        <w:rPr>
          <w:highlight w:val="white"/>
        </w:rPr>
      </w:pPr>
      <w:r>
        <w:rPr>
          <w:highlight w:val="white"/>
        </w:rPr>
        <w:t xml:space="preserve">Mitchell, A. A., Russo, J. E., &amp; Wittink, D. R. (1991). Issues in the development and use of expert systems for marketing decisions. </w:t>
      </w:r>
      <w:r>
        <w:rPr>
          <w:i/>
          <w:iCs/>
          <w:highlight w:val="white"/>
        </w:rPr>
        <w:t>International Journal of Research in Marketing</w:t>
      </w:r>
      <w:r>
        <w:rPr>
          <w:highlight w:val="white"/>
        </w:rPr>
        <w:t xml:space="preserve">, </w:t>
      </w:r>
      <w:r>
        <w:rPr>
          <w:i/>
          <w:iCs/>
          <w:highlight w:val="white"/>
        </w:rPr>
        <w:t>8</w:t>
      </w:r>
      <w:r>
        <w:rPr>
          <w:highlight w:val="white"/>
        </w:rPr>
        <w:t xml:space="preserve">(1), 41-50. </w:t>
      </w:r>
    </w:p>
    <w:p w14:paraId="728D616C" w14:textId="77777777" w:rsidR="00401741" w:rsidRDefault="00000000">
      <w:pPr>
        <w:spacing w:line="360" w:lineRule="auto"/>
        <w:ind w:left="720" w:hanging="720"/>
        <w:rPr>
          <w:highlight w:val="white"/>
        </w:rPr>
      </w:pPr>
      <w:r>
        <w:rPr>
          <w:highlight w:val="white"/>
        </w:rPr>
        <w:t xml:space="preserve">Mogaji, E., &amp; Jain, V. (2024). How generative AI is (will) change consumer behaviour: Postulating the potential impact and implications for research, practice, and policy. </w:t>
      </w:r>
      <w:r>
        <w:rPr>
          <w:i/>
          <w:iCs/>
          <w:highlight w:val="white"/>
        </w:rPr>
        <w:t>Journal of consumer behaviour</w:t>
      </w:r>
      <w:r>
        <w:rPr>
          <w:highlight w:val="white"/>
        </w:rPr>
        <w:t xml:space="preserve">, </w:t>
      </w:r>
      <w:r>
        <w:rPr>
          <w:i/>
          <w:iCs/>
          <w:highlight w:val="white"/>
        </w:rPr>
        <w:t>23</w:t>
      </w:r>
      <w:r>
        <w:rPr>
          <w:highlight w:val="white"/>
        </w:rPr>
        <w:t>(5), 2379-2389.</w:t>
      </w:r>
    </w:p>
    <w:p w14:paraId="34DF5FB3" w14:textId="77777777" w:rsidR="00401741" w:rsidRDefault="00000000">
      <w:pPr>
        <w:spacing w:line="360" w:lineRule="auto"/>
        <w:ind w:left="720" w:hanging="720"/>
      </w:pPr>
      <w:r>
        <w:rPr>
          <w:highlight w:val="white"/>
        </w:rPr>
        <w:lastRenderedPageBreak/>
        <w:t xml:space="preserve">Moralles, C., Da Costa, L. A. L., Rigo, S. J., Kunst, R., De Souza, V. C., Silva, E. P., ... &amp; Roehrs, A. (2026). A Systematic Literature Review of Agentic AI: Definitions, Architectures, and Challenges. </w:t>
      </w:r>
      <w:r>
        <w:rPr>
          <w:i/>
          <w:iCs/>
          <w:highlight w:val="white"/>
        </w:rPr>
        <w:t>IEEE Access</w:t>
      </w:r>
      <w:r>
        <w:rPr>
          <w:highlight w:val="white"/>
        </w:rPr>
        <w:t xml:space="preserve">. </w:t>
      </w:r>
    </w:p>
    <w:p w14:paraId="78672C6B" w14:textId="77777777" w:rsidR="00401741" w:rsidRDefault="00000000">
      <w:pPr>
        <w:ind w:left="720" w:hanging="720"/>
      </w:pPr>
      <w:r>
        <w:t xml:space="preserve">OpenAI. (2022, November 30). </w:t>
      </w:r>
      <w:r>
        <w:rPr>
          <w:i/>
          <w:iCs/>
        </w:rPr>
        <w:t>Introducing ChatGPT</w:t>
      </w:r>
      <w:r>
        <w:t xml:space="preserve">.  </w:t>
      </w:r>
      <w:hyperlink r:id="rId32">
        <w:r w:rsidR="00401741">
          <w:rPr>
            <w:color w:val="1155CC"/>
            <w:u w:val="single"/>
          </w:rPr>
          <w:t>https://openai.com/index/chatgpt/</w:t>
        </w:r>
      </w:hyperlink>
    </w:p>
    <w:p w14:paraId="291FEF45" w14:textId="77777777" w:rsidR="00401741" w:rsidRDefault="00000000">
      <w:pPr>
        <w:ind w:left="720" w:hanging="720"/>
        <w:rPr>
          <w:highlight w:val="white"/>
        </w:rPr>
      </w:pPr>
      <w:r>
        <w:t xml:space="preserve">OpenAI. (2023, June 13). </w:t>
      </w:r>
      <w:r>
        <w:rPr>
          <w:i/>
          <w:iCs/>
        </w:rPr>
        <w:t>Function calling and other API updates</w:t>
      </w:r>
      <w:r>
        <w:t xml:space="preserve">. OpenAI.  </w:t>
      </w:r>
      <w:hyperlink r:id="rId33">
        <w:r w:rsidR="00401741">
          <w:rPr>
            <w:color w:val="1155CC"/>
            <w:u w:val="single"/>
          </w:rPr>
          <w:t>https://openai.com/index/function-calling-and-other-api-updates/</w:t>
        </w:r>
      </w:hyperlink>
    </w:p>
    <w:p w14:paraId="492B0135" w14:textId="77777777" w:rsidR="00401741" w:rsidRDefault="00000000">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11DA319D" w14:textId="77777777" w:rsidR="00401741" w:rsidRDefault="00000000">
      <w:pPr>
        <w:ind w:left="720" w:hanging="720"/>
        <w:rPr>
          <w:strike/>
          <w:highlight w:val="white"/>
        </w:rPr>
      </w:pPr>
      <w:commentRangeStart w:id="215"/>
      <w:r>
        <w:rPr>
          <w:strike/>
          <w:highlight w:val="white"/>
        </w:rPr>
        <w:t xml:space="preserve">Parker, C., Scott, S., &amp; Geddes, A. (2019). Snowball sampling. </w:t>
      </w:r>
      <w:r>
        <w:rPr>
          <w:i/>
          <w:iCs/>
          <w:strike/>
          <w:highlight w:val="white"/>
        </w:rPr>
        <w:t>SAGE research methods foundations</w:t>
      </w:r>
      <w:r>
        <w:rPr>
          <w:strike/>
          <w:highlight w:val="white"/>
        </w:rPr>
        <w:t>.</w:t>
      </w:r>
      <w:commentRangeEnd w:id="215"/>
      <w:r>
        <w:rPr>
          <w:rStyle w:val="CommentReference"/>
          <w:strike/>
          <w:sz w:val="22"/>
          <w:szCs w:val="22"/>
          <w:highlight w:val="white"/>
        </w:rPr>
        <w:commentReference w:id="215"/>
      </w:r>
    </w:p>
    <w:p w14:paraId="7AAE01F7" w14:textId="77777777" w:rsidR="00401741" w:rsidRDefault="00000000">
      <w:pPr>
        <w:ind w:left="720" w:hanging="720"/>
        <w:rPr>
          <w:highlight w:val="white"/>
        </w:rPr>
      </w:pPr>
      <w:r>
        <w:rPr>
          <w:highlight w:val="white"/>
        </w:rPr>
        <w:t xml:space="preserve">Schafer, J. B., Konstan, J. A., &amp; Riedl, J. (2001). 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008E47D6" w14:textId="77777777" w:rsidR="00401741" w:rsidRDefault="00000000">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6D668DD1" w14:textId="77777777" w:rsidR="00401741" w:rsidRDefault="00000000">
      <w:pPr>
        <w:ind w:left="720" w:hanging="720"/>
        <w:rPr>
          <w:highlight w:val="white"/>
        </w:rPr>
      </w:pPr>
      <w:r>
        <w:rPr>
          <w:highlight w:val="white"/>
        </w:rPr>
        <w:t xml:space="preserve">Shinde, P. P., &amp; Shah, S. (2018, August). A review of machine learning and deep learning applications. In </w:t>
      </w:r>
      <w:r>
        <w:rPr>
          <w:i/>
          <w:iCs/>
          <w:highlight w:val="white"/>
        </w:rPr>
        <w:t>2018 Fourth international conference on computing communication control and automation (ICCUBEA)</w:t>
      </w:r>
      <w:r>
        <w:rPr>
          <w:highlight w:val="white"/>
        </w:rPr>
        <w:t xml:space="preserve"> (pp. 1-6). IEEE.</w:t>
      </w:r>
    </w:p>
    <w:p w14:paraId="125B8A29" w14:textId="77777777" w:rsidR="00401741" w:rsidRDefault="00000000">
      <w:pPr>
        <w:ind w:left="720" w:hanging="720"/>
      </w:pPr>
      <w:r>
        <w:t>Sidorchuk, R. (2015). The concept of "value" in the theory of marketing. Asian Social Science, 11(9), 320–325.</w:t>
      </w:r>
      <w:hyperlink r:id="rId34">
        <w:r w:rsidR="00401741">
          <w:rPr>
            <w:u w:val="single"/>
          </w:rPr>
          <w:t xml:space="preserve"> </w:t>
        </w:r>
      </w:hyperlink>
      <w:hyperlink r:id="rId35">
        <w:r w:rsidR="00401741">
          <w:rPr>
            <w:color w:val="1155CC"/>
            <w:u w:val="single"/>
          </w:rPr>
          <w:t>https://doi.org/10.5539/ass.v11n9p320</w:t>
        </w:r>
      </w:hyperlink>
    </w:p>
    <w:p w14:paraId="5CCFEFE1" w14:textId="77777777" w:rsidR="00401741" w:rsidRDefault="00000000">
      <w:pPr>
        <w:ind w:left="720" w:hanging="720"/>
      </w:pPr>
      <w:r>
        <w:t>Teece, D., Pisano, G., &amp; Shuen, A. (1997). Dynamic capabilities and strategic management. Strategic Management Journal, 18(7), 509–533.</w:t>
      </w:r>
      <w:hyperlink r:id="rId36">
        <w:r w:rsidR="00401741">
          <w:rPr>
            <w:u w:val="single"/>
          </w:rPr>
          <w:t xml:space="preserve"> </w:t>
        </w:r>
      </w:hyperlink>
      <w:hyperlink r:id="rId37">
        <w:r w:rsidR="00401741">
          <w:rPr>
            <w:color w:val="1155CC"/>
            <w:u w:val="single"/>
          </w:rPr>
          <w:t>https://doi.org/10.1002/(SICI)1097-0266(199708)18:7&lt;509::AID-SMJ882&gt;3.0.CO;2-Z</w:t>
        </w:r>
      </w:hyperlink>
    </w:p>
    <w:p w14:paraId="3032724A" w14:textId="77777777" w:rsidR="00401741" w:rsidRDefault="00000000">
      <w:pPr>
        <w:ind w:left="720" w:hanging="720"/>
        <w:rPr>
          <w:highlight w:val="white"/>
        </w:rPr>
      </w:pPr>
      <w:r>
        <w:rPr>
          <w:highlight w:val="white"/>
        </w:rPr>
        <w:t xml:space="preserve">Vaswani, A., Shazeer, N., Parmar, N., Uszkoreit, J., Jones, L., Gomez, A. N., ... &amp; Polosukhin, I. (2017). Attention is all you need. </w:t>
      </w:r>
      <w:r>
        <w:rPr>
          <w:i/>
          <w:iCs/>
          <w:highlight w:val="white"/>
        </w:rPr>
        <w:t>Advances in neural information processing systems</w:t>
      </w:r>
      <w:r>
        <w:rPr>
          <w:highlight w:val="white"/>
        </w:rPr>
        <w:t xml:space="preserve">, </w:t>
      </w:r>
      <w:r>
        <w:rPr>
          <w:i/>
          <w:iCs/>
          <w:highlight w:val="white"/>
        </w:rPr>
        <w:t>30</w:t>
      </w:r>
      <w:r>
        <w:rPr>
          <w:highlight w:val="white"/>
        </w:rPr>
        <w:t>.</w:t>
      </w:r>
    </w:p>
    <w:p w14:paraId="1A575BC6" w14:textId="77777777" w:rsidR="00401741" w:rsidRDefault="00000000">
      <w:pPr>
        <w:ind w:left="720" w:hanging="720"/>
        <w:rPr>
          <w:strike/>
        </w:rPr>
      </w:pPr>
      <w:commentRangeStart w:id="216"/>
      <w:r w:rsidRPr="009267BF">
        <w:rPr>
          <w:strike/>
          <w:lang w:val="it-IT"/>
        </w:rPr>
        <w:lastRenderedPageBreak/>
        <w:t xml:space="preserve">Vidal, J. F., Perotti, F. A., Gonzalez, R., &amp; Gasco, J. (2022). </w:t>
      </w:r>
      <w:r>
        <w:rPr>
          <w:strike/>
        </w:rPr>
        <w:t>Managing digital transformation: The view from the top. Journal of Business Research, 152, 29–41.</w:t>
      </w:r>
      <w:hyperlink r:id="rId38">
        <w:r w:rsidR="00401741">
          <w:rPr>
            <w:strike/>
            <w:u w:val="single"/>
          </w:rPr>
          <w:t xml:space="preserve"> </w:t>
        </w:r>
      </w:hyperlink>
      <w:hyperlink r:id="rId39">
        <w:r w:rsidR="00401741">
          <w:rPr>
            <w:strike/>
            <w:color w:val="1155CC"/>
            <w:u w:val="single"/>
          </w:rPr>
          <w:t>https://doi.org/10.1016/j.jbusres.2022.07.0200</w:t>
        </w:r>
      </w:hyperlink>
      <w:commentRangeEnd w:id="216"/>
      <w:r>
        <w:rPr>
          <w:rStyle w:val="CommentReference"/>
          <w:strike/>
          <w:sz w:val="22"/>
          <w:szCs w:val="22"/>
        </w:rPr>
        <w:commentReference w:id="216"/>
      </w:r>
    </w:p>
    <w:p w14:paraId="24687B12" w14:textId="77777777" w:rsidR="00401741" w:rsidRDefault="00000000">
      <w:pPr>
        <w:spacing w:line="360" w:lineRule="auto"/>
        <w:ind w:left="720" w:hanging="720"/>
        <w:rPr>
          <w:highlight w:val="white"/>
        </w:rPr>
      </w:pPr>
      <w:r>
        <w:rPr>
          <w:highlight w:val="white"/>
        </w:rPr>
        <w:t xml:space="preserve">Wahid, R., Mero, J., &amp; Ritala, P. (2023). Written by ChatGPT, illustrated by Midjourney: generative AI for content marketing. </w:t>
      </w:r>
      <w:r>
        <w:rPr>
          <w:i/>
          <w:iCs/>
          <w:highlight w:val="white"/>
        </w:rPr>
        <w:t>Asia Pacific Journal of Marketing and Logistics</w:t>
      </w:r>
      <w:r>
        <w:rPr>
          <w:highlight w:val="white"/>
        </w:rPr>
        <w:t xml:space="preserve">, </w:t>
      </w:r>
      <w:r>
        <w:rPr>
          <w:i/>
          <w:iCs/>
          <w:highlight w:val="white"/>
        </w:rPr>
        <w:t>35</w:t>
      </w:r>
      <w:r>
        <w:rPr>
          <w:highlight w:val="white"/>
        </w:rPr>
        <w:t xml:space="preserve">(8), 1813-1822. </w:t>
      </w:r>
    </w:p>
    <w:p w14:paraId="57462799" w14:textId="77777777" w:rsidR="00401741" w:rsidRDefault="00000000">
      <w:pPr>
        <w:spacing w:line="360" w:lineRule="auto"/>
        <w:ind w:left="720" w:hanging="720"/>
        <w:rPr>
          <w:highlight w:val="white"/>
        </w:rPr>
      </w:pPr>
      <w:r>
        <w:rPr>
          <w:highlight w:val="white"/>
        </w:rPr>
        <w:t xml:space="preserve">Woodside, A. G., Golfetto, F., &amp; Gibbert, M. (2008). Customer value: theory, research, and practice. In </w:t>
      </w:r>
      <w:r>
        <w:rPr>
          <w:i/>
          <w:iCs/>
          <w:highlight w:val="white"/>
        </w:rPr>
        <w:t>Creating and managing superior customer value</w:t>
      </w:r>
      <w:r>
        <w:rPr>
          <w:highlight w:val="white"/>
        </w:rPr>
        <w:t xml:space="preserve"> (pp. 3-25). Emerald Group Publishing Limited.</w:t>
      </w:r>
    </w:p>
    <w:p w14:paraId="3969EC0E" w14:textId="77777777" w:rsidR="00401741" w:rsidRDefault="00000000">
      <w:pPr>
        <w:ind w:left="720" w:hanging="720"/>
      </w:pPr>
      <w:r>
        <w:rPr>
          <w:highlight w:val="white"/>
        </w:rPr>
        <w:t xml:space="preserve">Xu, Y., Liu, X., Cao, X., Huang, C., Liu, E., Qian, S., ... &amp; Zhang, J. (2021). Artificial intelligence: A powerful paradigm for scientific research. </w:t>
      </w:r>
      <w:r>
        <w:rPr>
          <w:i/>
          <w:iCs/>
          <w:highlight w:val="white"/>
        </w:rPr>
        <w:t>The Innovation</w:t>
      </w:r>
      <w:r>
        <w:rPr>
          <w:highlight w:val="white"/>
        </w:rPr>
        <w:t xml:space="preserve">, </w:t>
      </w:r>
      <w:r>
        <w:rPr>
          <w:i/>
          <w:iCs/>
          <w:highlight w:val="white"/>
        </w:rPr>
        <w:t>2</w:t>
      </w:r>
      <w:r>
        <w:rPr>
          <w:highlight w:val="white"/>
        </w:rPr>
        <w:t>(4).</w:t>
      </w:r>
      <w:r>
        <w:br w:type="page"/>
      </w:r>
    </w:p>
    <w:p w14:paraId="2F9195E6" w14:textId="77777777" w:rsidR="00401741" w:rsidRDefault="00000000">
      <w:pPr>
        <w:pStyle w:val="Heading1"/>
      </w:pPr>
      <w:bookmarkStart w:id="217" w:name="_icpp6ljm25yc" w:colFirst="0" w:colLast="0"/>
      <w:bookmarkEnd w:id="217"/>
      <w:r>
        <w:lastRenderedPageBreak/>
        <w:t>Appendix A. Interview Guide and Protocol</w:t>
      </w:r>
    </w:p>
    <w:p w14:paraId="7F3076F6" w14:textId="77777777" w:rsidR="00401741" w:rsidRDefault="00000000">
      <w:r>
        <w:t xml:space="preserve">To ensure relevant topics are discussed, a list of questions and an interview protocol are utilized. </w:t>
      </w:r>
    </w:p>
    <w:p w14:paraId="0150B67B" w14:textId="77777777" w:rsidR="00401741" w:rsidRDefault="00000000">
      <w:pPr>
        <w:pStyle w:val="Heading2"/>
      </w:pPr>
      <w:bookmarkStart w:id="218" w:name="_yaxctkjupl5f" w:colFirst="0" w:colLast="0"/>
      <w:bookmarkEnd w:id="218"/>
      <w:r>
        <w:t>A.1.</w:t>
      </w:r>
      <w:r>
        <w:tab/>
        <w:t>Interview Guide</w:t>
      </w:r>
    </w:p>
    <w:p w14:paraId="10752A95" w14:textId="77777777" w:rsidR="00401741" w:rsidRDefault="00000000">
      <w:pPr>
        <w:pStyle w:val="Heading3"/>
      </w:pPr>
      <w:bookmarkStart w:id="219" w:name="_fso8dir40043" w:colFirst="0" w:colLast="0"/>
      <w:bookmarkEnd w:id="219"/>
      <w:r>
        <w:t>A.1.1.</w:t>
      </w:r>
      <w:r>
        <w:tab/>
        <w:t>Primary questions</w:t>
      </w:r>
    </w:p>
    <w:p w14:paraId="79EF5BCF" w14:textId="77777777" w:rsidR="00401741" w:rsidRDefault="00000000">
      <w:pPr>
        <w:numPr>
          <w:ilvl w:val="0"/>
          <w:numId w:val="5"/>
        </w:numPr>
      </w:pPr>
      <w:r>
        <w:t>Background of interviewee:</w:t>
      </w:r>
    </w:p>
    <w:p w14:paraId="6EA21D0E" w14:textId="77777777" w:rsidR="00401741" w:rsidRDefault="00000000">
      <w:pPr>
        <w:numPr>
          <w:ilvl w:val="1"/>
          <w:numId w:val="5"/>
        </w:numPr>
      </w:pPr>
      <w:r>
        <w:t xml:space="preserve">What is your role within the organization? </w:t>
      </w:r>
      <w:r>
        <w:rPr>
          <w:i/>
          <w:iCs/>
        </w:rPr>
        <w:t>(key responsibilities)</w:t>
      </w:r>
    </w:p>
    <w:p w14:paraId="5C418643" w14:textId="77777777" w:rsidR="00401741" w:rsidRDefault="00000000">
      <w:pPr>
        <w:numPr>
          <w:ilvl w:val="0"/>
          <w:numId w:val="5"/>
        </w:numPr>
      </w:pPr>
      <w:r>
        <w:t>Openers to establish common ground:</w:t>
      </w:r>
    </w:p>
    <w:p w14:paraId="58C8B2FF" w14:textId="77777777" w:rsidR="00401741" w:rsidRDefault="00000000">
      <w:pPr>
        <w:numPr>
          <w:ilvl w:val="1"/>
          <w:numId w:val="6"/>
        </w:numPr>
      </w:pPr>
      <w:r>
        <w:t>What does generative AI mean to you?</w:t>
      </w:r>
    </w:p>
    <w:p w14:paraId="2687C7BD" w14:textId="77777777" w:rsidR="00401741" w:rsidRDefault="00000000">
      <w:pPr>
        <w:numPr>
          <w:ilvl w:val="1"/>
          <w:numId w:val="6"/>
        </w:numPr>
      </w:pPr>
      <w:r>
        <w:t>What does agentic AI mean to you?</w:t>
      </w:r>
    </w:p>
    <w:p w14:paraId="4206751A" w14:textId="77777777" w:rsidR="00401741" w:rsidRDefault="00000000">
      <w:pPr>
        <w:numPr>
          <w:ilvl w:val="0"/>
          <w:numId w:val="6"/>
        </w:numPr>
      </w:pPr>
      <w:r>
        <w:t>How are you already using agentic AI, if at all?</w:t>
      </w:r>
    </w:p>
    <w:p w14:paraId="0CC73F50" w14:textId="77777777" w:rsidR="00401741" w:rsidRDefault="00000000">
      <w:pPr>
        <w:numPr>
          <w:ilvl w:val="1"/>
          <w:numId w:val="6"/>
        </w:numPr>
      </w:pPr>
      <w:r>
        <w:t>What are the benefits of this usage, if any?</w:t>
      </w:r>
    </w:p>
    <w:p w14:paraId="52D4A3DF" w14:textId="77777777" w:rsidR="00401741" w:rsidRDefault="00000000">
      <w:pPr>
        <w:numPr>
          <w:ilvl w:val="1"/>
          <w:numId w:val="6"/>
        </w:numPr>
      </w:pPr>
      <w:r>
        <w:t xml:space="preserve">What are the drawbacks of this usage, if any? </w:t>
      </w:r>
      <w:r>
        <w:rPr>
          <w:i/>
          <w:iCs/>
        </w:rPr>
        <w:t>(financial, hours, negative side-effects etc.)</w:t>
      </w:r>
    </w:p>
    <w:p w14:paraId="429F8A9D" w14:textId="77777777" w:rsidR="00401741" w:rsidRDefault="00000000">
      <w:pPr>
        <w:numPr>
          <w:ilvl w:val="1"/>
          <w:numId w:val="6"/>
        </w:numPr>
      </w:pPr>
      <w:r>
        <w:t>What are the risks of this usage, if any?</w:t>
      </w:r>
    </w:p>
    <w:p w14:paraId="7D957263" w14:textId="77777777" w:rsidR="00401741" w:rsidRDefault="00000000">
      <w:pPr>
        <w:numPr>
          <w:ilvl w:val="1"/>
          <w:numId w:val="6"/>
        </w:numPr>
      </w:pPr>
      <w:r>
        <w:t>What steps were taken to deploy Agentic AI in the organization?</w:t>
      </w:r>
    </w:p>
    <w:p w14:paraId="6952397F" w14:textId="77777777" w:rsidR="00401741" w:rsidRDefault="00000000">
      <w:pPr>
        <w:numPr>
          <w:ilvl w:val="1"/>
          <w:numId w:val="6"/>
        </w:numPr>
      </w:pPr>
      <w:r>
        <w:t>What obstacles, if any, were faced whilst deploying Agentic AI?</w:t>
      </w:r>
    </w:p>
    <w:p w14:paraId="1274AEF5" w14:textId="77777777" w:rsidR="00401741" w:rsidRDefault="00000000">
      <w:pPr>
        <w:numPr>
          <w:ilvl w:val="1"/>
          <w:numId w:val="6"/>
        </w:numPr>
      </w:pPr>
      <w:r>
        <w:t xml:space="preserve">What did you need to deploy Agentic AI?  </w:t>
      </w:r>
      <w:r>
        <w:rPr>
          <w:i/>
          <w:iCs/>
        </w:rPr>
        <w:t>(infrastructure, advice, other resources)</w:t>
      </w:r>
    </w:p>
    <w:p w14:paraId="21689D1C" w14:textId="77777777" w:rsidR="00401741" w:rsidRDefault="00000000">
      <w:pPr>
        <w:numPr>
          <w:ilvl w:val="0"/>
          <w:numId w:val="6"/>
        </w:numPr>
      </w:pPr>
      <w:r>
        <w:t>What agentic AI solutions is your organization looking to implement in the near future, if any?</w:t>
      </w:r>
    </w:p>
    <w:p w14:paraId="4560062D" w14:textId="77777777" w:rsidR="00401741" w:rsidRDefault="00000000">
      <w:pPr>
        <w:numPr>
          <w:ilvl w:val="1"/>
          <w:numId w:val="6"/>
        </w:numPr>
      </w:pPr>
      <w:r>
        <w:t>What are the benefits that you are looking for?</w:t>
      </w:r>
    </w:p>
    <w:p w14:paraId="0FD9BF5F" w14:textId="77777777" w:rsidR="00401741" w:rsidRDefault="00000000">
      <w:pPr>
        <w:numPr>
          <w:ilvl w:val="1"/>
          <w:numId w:val="6"/>
        </w:numPr>
      </w:pPr>
      <w:r>
        <w:t>What are the drawbacks of this usage, if any?</w:t>
      </w:r>
    </w:p>
    <w:p w14:paraId="2F8F5CE1" w14:textId="77777777" w:rsidR="00401741" w:rsidRDefault="00000000">
      <w:pPr>
        <w:numPr>
          <w:ilvl w:val="1"/>
          <w:numId w:val="6"/>
        </w:numPr>
      </w:pPr>
      <w:r>
        <w:t>What are the risks of this usage, if any?</w:t>
      </w:r>
    </w:p>
    <w:p w14:paraId="29EAF483" w14:textId="77777777" w:rsidR="00401741" w:rsidRDefault="00000000">
      <w:pPr>
        <w:numPr>
          <w:ilvl w:val="1"/>
          <w:numId w:val="6"/>
        </w:numPr>
      </w:pPr>
      <w:r>
        <w:t>What obstacles, if any, do you expect to face in implementing Agentic AI?</w:t>
      </w:r>
    </w:p>
    <w:p w14:paraId="35B31816" w14:textId="77777777" w:rsidR="00401741" w:rsidRDefault="00000000">
      <w:pPr>
        <w:numPr>
          <w:ilvl w:val="1"/>
          <w:numId w:val="6"/>
        </w:numPr>
      </w:pPr>
      <w:r>
        <w:t>What tailwinds, if any, do you expect to face whilst implementing agentic AI?</w:t>
      </w:r>
    </w:p>
    <w:p w14:paraId="32AFDD4F" w14:textId="77777777" w:rsidR="00401741" w:rsidRDefault="00000000">
      <w:pPr>
        <w:numPr>
          <w:ilvl w:val="0"/>
          <w:numId w:val="6"/>
        </w:numPr>
      </w:pPr>
      <w:r>
        <w:lastRenderedPageBreak/>
        <w:t>(Optional) What are your strategic goals for the next year that will leverage Agentic AI?</w:t>
      </w:r>
    </w:p>
    <w:p w14:paraId="1FC9E6F5" w14:textId="77777777" w:rsidR="00401741" w:rsidRDefault="00000000">
      <w:pPr>
        <w:numPr>
          <w:ilvl w:val="1"/>
          <w:numId w:val="6"/>
        </w:numPr>
      </w:pPr>
      <w:r>
        <w:t>What benefits do you expect to create using these initiatives?</w:t>
      </w:r>
    </w:p>
    <w:p w14:paraId="1FAE14E1" w14:textId="77777777" w:rsidR="00401741" w:rsidRDefault="00000000">
      <w:pPr>
        <w:numPr>
          <w:ilvl w:val="1"/>
          <w:numId w:val="6"/>
        </w:numPr>
      </w:pPr>
      <w:r>
        <w:t>What drawbacks do you expect to face during these initiatives?</w:t>
      </w:r>
    </w:p>
    <w:p w14:paraId="7463C757" w14:textId="77777777" w:rsidR="00401741" w:rsidRDefault="00000000">
      <w:pPr>
        <w:pStyle w:val="Heading3"/>
      </w:pPr>
      <w:bookmarkStart w:id="220" w:name="_xu7tl6fyia16" w:colFirst="0" w:colLast="0"/>
      <w:bookmarkEnd w:id="220"/>
      <w:r>
        <w:t>A.1.2.</w:t>
      </w:r>
      <w:r>
        <w:tab/>
        <w:t>Potential backup questions:</w:t>
      </w:r>
    </w:p>
    <w:p w14:paraId="32E33903" w14:textId="77777777" w:rsidR="00401741" w:rsidRDefault="00000000">
      <w:pPr>
        <w:numPr>
          <w:ilvl w:val="0"/>
          <w:numId w:val="6"/>
        </w:numPr>
      </w:pPr>
      <w:r>
        <w:t>What is the impact of agentic AI on your team?</w:t>
      </w:r>
    </w:p>
    <w:p w14:paraId="520EEADA" w14:textId="77777777" w:rsidR="00401741" w:rsidRDefault="00000000">
      <w:pPr>
        <w:numPr>
          <w:ilvl w:val="0"/>
          <w:numId w:val="6"/>
        </w:numPr>
      </w:pPr>
      <w:r>
        <w:t xml:space="preserve">You mentioned </w:t>
      </w:r>
      <w:r>
        <w:rPr>
          <w:i/>
          <w:iCs/>
        </w:rPr>
        <w:t>[subject x]</w:t>
      </w:r>
      <w:r>
        <w:t xml:space="preserve"> can you elaborate on that?</w:t>
      </w:r>
    </w:p>
    <w:p w14:paraId="215480F8" w14:textId="77777777" w:rsidR="00401741" w:rsidRDefault="00000000">
      <w:pPr>
        <w:numPr>
          <w:ilvl w:val="0"/>
          <w:numId w:val="6"/>
        </w:numPr>
      </w:pPr>
      <w:r>
        <w:t xml:space="preserve">Did your organization experience </w:t>
      </w:r>
      <w:r>
        <w:rPr>
          <w:i/>
          <w:iCs/>
        </w:rPr>
        <w:t>[element y]</w:t>
      </w:r>
      <w:r>
        <w:t>?</w:t>
      </w:r>
    </w:p>
    <w:p w14:paraId="41E4606B" w14:textId="77777777" w:rsidR="00401741" w:rsidRDefault="00000000">
      <w:pPr>
        <w:pStyle w:val="Heading3"/>
      </w:pPr>
      <w:bookmarkStart w:id="221" w:name="_uslcrode5spj" w:colFirst="0" w:colLast="0"/>
      <w:bookmarkEnd w:id="221"/>
      <w:r>
        <w:t>A.1.3.</w:t>
      </w:r>
      <w:r>
        <w:tab/>
        <w:t>From other interviews (unrefined)</w:t>
      </w:r>
    </w:p>
    <w:p w14:paraId="7153B6CB" w14:textId="77777777" w:rsidR="00401741" w:rsidRDefault="00000000">
      <w:pPr>
        <w:numPr>
          <w:ilvl w:val="0"/>
          <w:numId w:val="11"/>
        </w:numPr>
        <w:shd w:val="clear" w:color="auto" w:fill="FFFFFF"/>
        <w:spacing w:after="240" w:line="300" w:lineRule="auto"/>
        <w:ind w:left="720"/>
      </w:pPr>
      <w:r>
        <w:t>Validate Emerging Themes</w:t>
      </w:r>
    </w:p>
    <w:p w14:paraId="3398865A" w14:textId="77777777" w:rsidR="00401741" w:rsidRDefault="00000000">
      <w:pPr>
        <w:numPr>
          <w:ilvl w:val="1"/>
          <w:numId w:val="4"/>
        </w:numPr>
        <w:ind w:left="1440"/>
      </w:pPr>
      <w:r>
        <w:t>Is analytics the primary gateway to agentic AI in other organizations, or is this specific to Merck's data-heavy ecommerce context?</w:t>
      </w:r>
    </w:p>
    <w:p w14:paraId="7D67073A" w14:textId="77777777" w:rsidR="00401741" w:rsidRDefault="00000000">
      <w:pPr>
        <w:numPr>
          <w:ilvl w:val="1"/>
          <w:numId w:val="4"/>
        </w:numPr>
        <w:ind w:left="1440"/>
      </w:pPr>
      <w:r>
        <w:t>Does the "governance as enabler" pattern hold in organizations with less mature compliance frameworks?</w:t>
      </w:r>
    </w:p>
    <w:p w14:paraId="748D48C8" w14:textId="77777777" w:rsidR="00401741" w:rsidRDefault="00000000">
      <w:pPr>
        <w:numPr>
          <w:ilvl w:val="1"/>
          <w:numId w:val="4"/>
        </w:numPr>
        <w:ind w:left="1440"/>
      </w:pPr>
      <w:r>
        <w:t>Do other organizations also experience the "organizational lag" — where structures haven't caught up with AI speed?</w:t>
      </w:r>
    </w:p>
    <w:p w14:paraId="6B2E25A7" w14:textId="77777777" w:rsidR="00401741" w:rsidRDefault="00000000">
      <w:pPr>
        <w:numPr>
          <w:ilvl w:val="0"/>
          <w:numId w:val="4"/>
        </w:numPr>
        <w:ind w:left="720"/>
      </w:pPr>
      <w:r>
        <w:t>Explore Gaps</w:t>
      </w:r>
    </w:p>
    <w:p w14:paraId="64676164" w14:textId="77777777" w:rsidR="00401741" w:rsidRDefault="00000000">
      <w:pPr>
        <w:numPr>
          <w:ilvl w:val="1"/>
          <w:numId w:val="4"/>
        </w:numPr>
        <w:ind w:left="1440"/>
      </w:pPr>
      <w:r>
        <w:t>How do organizations without centralized AI cost absorption approach AI adoption? Does the cost model matter as much as Jon suggests?</w:t>
      </w:r>
    </w:p>
    <w:p w14:paraId="6D101E8E" w14:textId="77777777" w:rsidR="00401741" w:rsidRDefault="00000000">
      <w:pPr>
        <w:numPr>
          <w:ilvl w:val="1"/>
          <w:numId w:val="4"/>
        </w:numPr>
        <w:ind w:left="1440"/>
      </w:pPr>
      <w:r>
        <w:t>What does AI measurement look like in organizations further along the maturity curve? Are there established KPIs?</w:t>
      </w:r>
    </w:p>
    <w:p w14:paraId="1E7116A3" w14:textId="77777777" w:rsidR="00401741" w:rsidRDefault="00000000">
      <w:pPr>
        <w:numPr>
          <w:ilvl w:val="1"/>
          <w:numId w:val="4"/>
        </w:numPr>
        <w:ind w:left="1440"/>
      </w:pPr>
      <w:r>
        <w:t>How do organizations handle the "blurring of role boundaries" in terms of hiring, training, and career development?</w:t>
      </w:r>
    </w:p>
    <w:p w14:paraId="737E382A" w14:textId="77777777" w:rsidR="00401741" w:rsidRDefault="00000000">
      <w:pPr>
        <w:numPr>
          <w:ilvl w:val="0"/>
          <w:numId w:val="4"/>
        </w:numPr>
        <w:ind w:left="720"/>
      </w:pPr>
      <w:r>
        <w:t>Test Divergences</w:t>
      </w:r>
    </w:p>
    <w:p w14:paraId="4C3D9200" w14:textId="77777777" w:rsidR="00401741" w:rsidRDefault="00000000">
      <w:pPr>
        <w:numPr>
          <w:ilvl w:val="1"/>
          <w:numId w:val="4"/>
        </w:numPr>
        <w:ind w:left="1440"/>
      </w:pPr>
      <w:r>
        <w:t>Is the "model deprecation risk" a universal concern, or is it specific to teams building production workflows (like Jon's)?</w:t>
      </w:r>
    </w:p>
    <w:p w14:paraId="7116F5D2" w14:textId="77777777" w:rsidR="00401741" w:rsidRDefault="00000000">
      <w:pPr>
        <w:numPr>
          <w:ilvl w:val="1"/>
          <w:numId w:val="4"/>
        </w:numPr>
        <w:ind w:left="1440"/>
      </w:pPr>
      <w:r>
        <w:lastRenderedPageBreak/>
        <w:t>Do marketing leaders in other organizations also have a "leadership understanding gap" where they encourage AI use without deeply understanding it?</w:t>
      </w:r>
    </w:p>
    <w:p w14:paraId="18E161BE" w14:textId="77777777" w:rsidR="00401741" w:rsidRDefault="00000000">
      <w:pPr>
        <w:numPr>
          <w:ilvl w:val="1"/>
          <w:numId w:val="4"/>
        </w:numPr>
        <w:ind w:left="1440"/>
      </w:pPr>
      <w:r>
        <w:t>Is the discomfort with creative AI (Berfun) widespread among marketing professionals, or is it a personal perspective?</w:t>
      </w:r>
    </w:p>
    <w:p w14:paraId="196F7198" w14:textId="77777777" w:rsidR="00401741" w:rsidRDefault="00000000">
      <w:pPr>
        <w:pStyle w:val="Heading2"/>
      </w:pPr>
      <w:bookmarkStart w:id="222" w:name="_4i48gt7nuy87" w:colFirst="0" w:colLast="0"/>
      <w:bookmarkEnd w:id="222"/>
      <w:r>
        <w:t>A.2.</w:t>
      </w:r>
      <w:r>
        <w:tab/>
        <w:t>Interview protocol</w:t>
      </w:r>
    </w:p>
    <w:p w14:paraId="63659734" w14:textId="77777777" w:rsidR="00401741" w:rsidRDefault="00000000">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4B668E91" w14:textId="77777777" w:rsidR="00401741" w:rsidRDefault="00000000">
      <w: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782100" w14:textId="77777777" w:rsidR="00401741" w:rsidRDefault="00401741">
      <w:pPr>
        <w:pStyle w:val="Heading1"/>
        <w:ind w:firstLine="0"/>
        <w:jc w:val="left"/>
        <w:sectPr w:rsidR="00401741">
          <w:pgSz w:w="12240" w:h="15840"/>
          <w:pgMar w:top="1440" w:right="1440" w:bottom="1440" w:left="1440" w:header="720" w:footer="720" w:gutter="0"/>
          <w:cols w:space="708"/>
        </w:sectPr>
      </w:pPr>
      <w:bookmarkStart w:id="223" w:name="_i4eri4z2mseg" w:colFirst="0" w:colLast="0"/>
      <w:bookmarkEnd w:id="223"/>
    </w:p>
    <w:p w14:paraId="7396CC0C" w14:textId="77777777" w:rsidR="00401741" w:rsidRDefault="00000000">
      <w:pPr>
        <w:pStyle w:val="Heading1"/>
      </w:pPr>
      <w:bookmarkStart w:id="224" w:name="_n4q94a2ei39t" w:colFirst="0" w:colLast="0"/>
      <w:bookmarkEnd w:id="224"/>
      <w:r>
        <w:lastRenderedPageBreak/>
        <w:t>Appendix C. The process of constructive grounded theory</w:t>
      </w:r>
    </w:p>
    <w:p w14:paraId="7B1EDA66" w14:textId="77777777" w:rsidR="00401741" w:rsidRDefault="00000000">
      <w:pPr>
        <w:spacing w:line="360" w:lineRule="auto"/>
        <w:rPr>
          <w:b/>
          <w:bCs/>
        </w:rPr>
      </w:pPr>
      <w:r>
        <w:rPr>
          <w:b/>
          <w:bCs/>
        </w:rPr>
        <w:t>Figure B1.</w:t>
      </w:r>
    </w:p>
    <w:p w14:paraId="69AD6693" w14:textId="77777777" w:rsidR="00401741" w:rsidRDefault="00000000">
      <w:pPr>
        <w:spacing w:line="360" w:lineRule="auto"/>
        <w:rPr>
          <w:i/>
          <w:iCs/>
        </w:rPr>
      </w:pPr>
      <w:r>
        <w:rPr>
          <w:i/>
          <w:iCs/>
        </w:rPr>
        <w:t>The process of constructive grounded theory.</w:t>
      </w:r>
    </w:p>
    <w:p w14:paraId="3C45086B" w14:textId="77777777" w:rsidR="00401741" w:rsidRDefault="00000000">
      <w:pPr>
        <w:spacing w:line="360" w:lineRule="auto"/>
      </w:pPr>
      <w:r>
        <w:rPr>
          <w:noProof/>
        </w:rPr>
        <w:drawing>
          <wp:inline distT="114300" distB="114300" distL="114300" distR="114300" wp14:anchorId="01E09158" wp14:editId="1F347D44">
            <wp:extent cx="4305300" cy="30289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4305300" cy="3028950"/>
                    </a:xfrm>
                    <a:prstGeom prst="rect">
                      <a:avLst/>
                    </a:prstGeom>
                    <a:ln/>
                  </pic:spPr>
                </pic:pic>
              </a:graphicData>
            </a:graphic>
          </wp:inline>
        </w:drawing>
      </w:r>
    </w:p>
    <w:p w14:paraId="3F60C3BE" w14:textId="77777777" w:rsidR="00401741" w:rsidRDefault="00000000">
      <w:pPr>
        <w:spacing w:line="360" w:lineRule="auto"/>
      </w:pPr>
      <w:r>
        <w:rPr>
          <w:i/>
          <w:iCs/>
        </w:rPr>
        <w:t xml:space="preserve">Note: </w:t>
      </w:r>
      <w:r>
        <w:t>Figure taken from Charmaz (2014)</w:t>
      </w:r>
    </w:p>
    <w:p w14:paraId="7E4225D0" w14:textId="77777777" w:rsidR="00401741" w:rsidRDefault="00000000">
      <w:pPr>
        <w:pStyle w:val="Heading1"/>
      </w:pPr>
      <w:bookmarkStart w:id="225" w:name="_z0nzv114icat" w:colFirst="0" w:colLast="0"/>
      <w:bookmarkEnd w:id="225"/>
      <w:r>
        <w:br w:type="page"/>
      </w:r>
    </w:p>
    <w:p w14:paraId="4AB19BF1" w14:textId="77777777" w:rsidR="00401741" w:rsidRDefault="00000000">
      <w:pPr>
        <w:pStyle w:val="Heading1"/>
      </w:pPr>
      <w:bookmarkStart w:id="226" w:name="_8iomnw571gh6" w:colFirst="0" w:colLast="0"/>
      <w:bookmarkEnd w:id="226"/>
      <w:r>
        <w:lastRenderedPageBreak/>
        <w:t>Appendix D. Supporting Quotes</w:t>
      </w:r>
    </w:p>
    <w:p w14:paraId="1AB83E4D" w14:textId="77777777" w:rsidR="00401741" w:rsidRDefault="00000000">
      <w:r>
        <w:t>Placeholder (</w:t>
      </w:r>
      <w:hyperlink r:id="rId41">
        <w:r w:rsidR="00401741">
          <w:rPr>
            <w:color w:val="1155CC"/>
            <w:u w:val="single"/>
          </w:rPr>
          <w:t>example paper</w:t>
        </w:r>
      </w:hyperlink>
      <w:r>
        <w:t>)</w:t>
      </w:r>
    </w:p>
    <w:p w14:paraId="293AC9F8" w14:textId="77777777" w:rsidR="00401741" w:rsidRDefault="00000000">
      <w:r>
        <w:br w:type="page"/>
      </w:r>
    </w:p>
    <w:p w14:paraId="4F62F932" w14:textId="77777777" w:rsidR="00401741" w:rsidRDefault="00000000">
      <w:pPr>
        <w:pStyle w:val="Heading1"/>
        <w:ind w:firstLine="0"/>
      </w:pPr>
      <w:bookmarkStart w:id="227" w:name="_a7k3h3b6oqi2" w:colFirst="0" w:colLast="0"/>
      <w:bookmarkEnd w:id="227"/>
      <w:r>
        <w:lastRenderedPageBreak/>
        <w:t>Appendix E. What to include?</w:t>
      </w:r>
    </w:p>
    <w:p w14:paraId="22FEE5A8" w14:textId="77777777" w:rsidR="00401741" w:rsidRDefault="00000000">
      <w:r>
        <w:t>List from lecture is probably different for grounded theory…</w:t>
      </w:r>
    </w:p>
    <w:p w14:paraId="27BD267D" w14:textId="77777777" w:rsidR="00401741" w:rsidRDefault="00000000">
      <w:pPr>
        <w:numPr>
          <w:ilvl w:val="0"/>
          <w:numId w:val="9"/>
        </w:numPr>
      </w:pPr>
      <w:r>
        <w:t>Interview protocol</w:t>
      </w:r>
    </w:p>
    <w:p w14:paraId="1E7A55B1" w14:textId="77777777" w:rsidR="00401741" w:rsidRDefault="00000000">
      <w:pPr>
        <w:numPr>
          <w:ilvl w:val="0"/>
          <w:numId w:val="9"/>
        </w:numPr>
      </w:pPr>
      <w:r>
        <w:t>Consent form - template</w:t>
      </w:r>
    </w:p>
    <w:p w14:paraId="56361754" w14:textId="77777777" w:rsidR="00401741" w:rsidRDefault="00000000">
      <w:pPr>
        <w:numPr>
          <w:ilvl w:val="0"/>
          <w:numId w:val="9"/>
        </w:numPr>
      </w:pPr>
      <w:r>
        <w:rPr>
          <w:rFonts w:ascii="Cardo" w:eastAsia="Cardo" w:hAnsi="Cardo" w:cs="Cardo"/>
        </w:rPr>
        <w:t>Sample ← Statistics about interviewees</w:t>
      </w:r>
    </w:p>
    <w:p w14:paraId="7429DBE9" w14:textId="77777777" w:rsidR="00401741" w:rsidRDefault="00000000">
      <w:pPr>
        <w:numPr>
          <w:ilvl w:val="0"/>
          <w:numId w:val="9"/>
        </w:numPr>
        <w:rPr>
          <w:strike/>
        </w:rPr>
      </w:pPr>
      <w:r>
        <w:rPr>
          <w:strike/>
        </w:rPr>
        <w:t>A priori list</w:t>
      </w:r>
    </w:p>
    <w:p w14:paraId="04E67727" w14:textId="77777777" w:rsidR="00401741" w:rsidRDefault="00000000">
      <w:pPr>
        <w:numPr>
          <w:ilvl w:val="0"/>
          <w:numId w:val="9"/>
        </w:numPr>
      </w:pPr>
      <w:r>
        <w:t>Initial template</w:t>
      </w:r>
    </w:p>
    <w:p w14:paraId="1875D03D" w14:textId="77777777" w:rsidR="00401741" w:rsidRDefault="00000000">
      <w:pPr>
        <w:numPr>
          <w:ilvl w:val="0"/>
          <w:numId w:val="9"/>
        </w:numPr>
      </w:pPr>
      <w:r>
        <w:t>Final template</w:t>
      </w:r>
    </w:p>
    <w:sectPr w:rsidR="00401741">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an Luttik" w:date="2026-01-15T11:42:00Z" w:initials="">
    <w:p w14:paraId="3BB6583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5" w:author="Stefanie B." w:date="2026-05-11T12:30:00Z" w:initials="">
    <w:p w14:paraId="5D62536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avoid sub-headings in Introduction as it breaks up the flow</w:t>
      </w:r>
    </w:p>
  </w:comment>
  <w:comment w:id="4" w:author="Stefanie B." w:date="2026-05-11T12:37:00Z" w:initials="">
    <w:p w14:paraId="2025623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unless the requirements say you need to? I don't think so. If not, then I want to give you a specific five-paragraph structure you can follow for the thesis introduction section.</w:t>
      </w:r>
    </w:p>
  </w:comment>
  <w:comment w:id="7" w:author="Stefanie B." w:date="2026-05-11T12:29:00Z" w:initials="">
    <w:p w14:paraId="5535B7B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a definition of generative AI here</w:t>
      </w:r>
    </w:p>
  </w:comment>
  <w:comment w:id="8" w:author="Stefanie B." w:date="2026-05-11T12:28:00Z" w:initials="">
    <w:p w14:paraId="08D6ACB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ensure to spell out the words entirely (and suggest to avoid using jargon - so can here use market value, if appropriate</w:t>
      </w:r>
    </w:p>
  </w:comment>
  <w:comment w:id="9" w:author="Stefanie B." w:date="2026-05-11T12:29:00Z" w:initials="">
    <w:p w14:paraId="2EADE21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here a cited overview of what aspects genAI is suppose to be used by marketing...</w:t>
      </w:r>
    </w:p>
  </w:comment>
  <w:comment w:id="13" w:author="Stefanie B." w:date="2026-05-11T12:29:00Z" w:initials="">
    <w:p w14:paraId="5FC884B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only need page number if direction quotations</w:t>
      </w:r>
    </w:p>
  </w:comment>
  <w:comment w:id="14" w:author="Stefanie B." w:date="2026-05-11T12:33:00Z" w:initials="">
    <w:p w14:paraId="2A986F4C"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17" w:author="Stefanie B." w:date="2026-05-11T12:31:00Z" w:initials="">
    <w:p w14:paraId="34F2720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While it is important to note that this is missing, why would we need this kind of research in the domain of marketing? Why do we need research on agentic AI? Why on marketing and agentic AI?</w:t>
      </w:r>
    </w:p>
  </w:comment>
  <w:comment w:id="18" w:author="Stefanie B." w:date="2026-05-11T12:30:00Z" w:initials="">
    <w:p w14:paraId="540D51F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 exceptions to this? then they should be cited here</w:t>
      </w:r>
    </w:p>
  </w:comment>
  <w:comment w:id="19" w:author="Stefanie B." w:date="2026-01-20T11:38:00Z" w:initials="">
    <w:p w14:paraId="1E0DEE8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0" w:author="Stefanie B." w:date="2026-05-11T12:32:00Z" w:initials="">
    <w:p w14:paraId="1785B38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We need to be very careful with ensuring that we simplify these as much as possible and ensure all terms are defined (e..g, what is a 'marketing practice'? Can we use a simpler term? (e.g., marketing)? etc)</w:t>
      </w:r>
    </w:p>
  </w:comment>
  <w:comment w:id="21" w:author="Stefanie B." w:date="2026-05-11T12:32:00Z" w:initials="">
    <w:p w14:paraId="7F44F1C5"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4" w:author="Stefanie B." w:date="2026-05-11T12:33:00Z" w:initials="">
    <w:p w14:paraId="12FC0775"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22" w:author="Stefanie B." w:date="2026-01-20T11:41:00Z" w:initials="">
    <w:p w14:paraId="69B6D4C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28" w:author="Stefanie B." w:date="2026-05-11T12:35:00Z" w:initials="">
    <w:p w14:paraId="260D451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cited.</w:t>
      </w:r>
    </w:p>
  </w:comment>
  <w:comment w:id="29" w:author="Stefanie B." w:date="2026-05-11T12:35:00Z" w:initials="">
    <w:p w14:paraId="661F32D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30" w:author="Stefanie B." w:date="2026-05-11T12:35:00Z" w:initials="">
    <w:p w14:paraId="55EDDBC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cited</w:t>
      </w:r>
    </w:p>
  </w:comment>
  <w:comment w:id="32" w:author="Stefanie B." w:date="2026-05-11T12:36:00Z" w:initials="">
    <w:p w14:paraId="21168A8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updated once we know the findings</w:t>
      </w:r>
    </w:p>
  </w:comment>
  <w:comment w:id="36" w:author="Stefanie B." w:date="2025-12-02T10:02:00Z" w:initials="">
    <w:p w14:paraId="78CC962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Did you create this? Looks good - doesn't genAI also have machine learning aspects? And deep learning. Is GenAI separate from GPT? I had seen they are often described as one and the ame</w:t>
      </w:r>
    </w:p>
  </w:comment>
  <w:comment w:id="35" w:author="Daan Luttik" w:date="2026-05-03T13:59:00Z" w:initials="">
    <w:p w14:paraId="5BA9832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I'll update the diagram when Im done writing the literature review)</w:t>
      </w:r>
    </w:p>
  </w:comment>
  <w:comment w:id="40" w:author="Stefanie B." w:date="2026-05-11T12:38:00Z" w:initials="">
    <w:p w14:paraId="111A3EE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41" w:author="Stefanie B." w:date="2026-05-11T12:38:00Z" w:initials="">
    <w:p w14:paraId="36ECBAF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42" w:author="Stefanie B." w:date="2026-05-11T12:39:00Z" w:initials="">
    <w:p w14:paraId="32CCE69A"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suggest to remove this to avoid introducing too many terms - stick to expert systems here</w:t>
      </w:r>
    </w:p>
  </w:comment>
  <w:comment w:id="46" w:author="Stefanie B." w:date="2026-05-11T12:39:00Z" w:initials="">
    <w:p w14:paraId="79B7721E"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47" w:author="Stefanie B." w:date="2026-05-11T12:40:00Z" w:initials="">
    <w:p w14:paraId="0DA1D061"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48" w:author="Stefanie B." w:date="2026-05-11T12:40:00Z" w:initials="">
    <w:p w14:paraId="13C3C6D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51" w:author="Stefanie B." w:date="2026-05-11T12:41:00Z" w:initials="">
    <w:p w14:paraId="58B1243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 or connect to next sentence</w:t>
      </w:r>
    </w:p>
  </w:comment>
  <w:comment w:id="52" w:author="Stefanie B." w:date="2026-05-11T12:41:00Z" w:initials="">
    <w:p w14:paraId="1EC8201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53" w:author="Stefanie B." w:date="2026-05-11T12:42:00Z" w:initials="">
    <w:p w14:paraId="7E83C35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54" w:author="Stefanie B." w:date="2026-05-11T12:42:00Z" w:initials="">
    <w:p w14:paraId="1FEA725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55" w:author="Stefanie B." w:date="2026-05-11T12:43:00Z" w:initials="">
    <w:p w14:paraId="00307BC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59" w:author="Stefanie B." w:date="2026-05-11T12:43:00Z" w:initials="">
    <w:p w14:paraId="5F0A09F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explain in simple terms what this involved?</w:t>
      </w:r>
    </w:p>
  </w:comment>
  <w:comment w:id="58" w:author="Stefanie B." w:date="2026-05-11T12:43:00Z" w:initials="">
    <w:p w14:paraId="1F2C2B4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also spell this out</w:t>
      </w:r>
    </w:p>
  </w:comment>
  <w:comment w:id="63" w:author="Stefanie B." w:date="2026-05-11T12:44:00Z" w:initials="">
    <w:p w14:paraId="7C8645DE"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62" w:author="Stefanie B." w:date="2026-05-11T12:52:00Z" w:initials="">
    <w:p w14:paraId="4633637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64" w:author="Stefanie B." w:date="2026-05-11T12:44:00Z" w:initials="">
    <w:p w14:paraId="3C7C866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explain, even in a sentence, what pretraining involves?</w:t>
      </w:r>
    </w:p>
  </w:comment>
  <w:comment w:id="65" w:author="Stefanie B." w:date="2026-05-11T12:44:00Z" w:initials="">
    <w:p w14:paraId="103D0F0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66" w:author="Stefanie B." w:date="2026-05-11T12:45:00Z" w:initials="">
    <w:p w14:paraId="1175A7A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Try to avoid having "This" by itself, by always specifying what 'this' refers to - in this case, "This development"</w:t>
      </w:r>
    </w:p>
  </w:comment>
  <w:comment w:id="68" w:author="Stefanie B." w:date="2026-05-11T12:52:00Z" w:initials="">
    <w:p w14:paraId="69AD890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69" w:author="Stefanie B." w:date="2026-05-11T12:53:00Z" w:initials="">
    <w:p w14:paraId="416EF02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74" w:author="Stefanie B." w:date="2026-05-11T12:54:00Z" w:initials="">
    <w:p w14:paraId="5800698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77" w:author="Stefanie B." w:date="2026-05-11T12:54:00Z" w:initials="">
    <w:p w14:paraId="22DE2E7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85" w:author="Stefanie B." w:date="2026-05-11T13:05:00Z" w:initials="">
    <w:p w14:paraId="40A8BEA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above is a great and easy to follow overview of the progression of AIs and relating it to marketing. To help readers feel the same for the text following this, try to provide more definitions and also to link it directly to marketing in a clear way</w:t>
      </w:r>
    </w:p>
  </w:comment>
  <w:comment w:id="84" w:author="Stefanie B." w:date="2026-05-11T12:55:00Z" w:initials="">
    <w:p w14:paraId="24A6F47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also provide a sentence that says "In other words, RAG allows companies to xxx" to just make it more concrete for the readers who lack information.</w:t>
      </w:r>
    </w:p>
  </w:comment>
  <w:comment w:id="89" w:author="Stefanie B." w:date="2026-05-11T12:56:00Z" w:initials="">
    <w:p w14:paraId="33FC82D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this the right word? Do you mean the RAG part?</w:t>
      </w:r>
    </w:p>
  </w:comment>
  <w:comment w:id="90" w:author="Stefanie B." w:date="2026-05-11T12:58:00Z" w:initials="">
    <w:p w14:paraId="7934729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91" w:author="Stefanie B." w:date="2026-05-11T13:00:00Z" w:initials="">
    <w:p w14:paraId="6C1D91DA"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87" w:author="Stefanie B." w:date="2026-05-11T13:00:00Z" w:initials="">
    <w:p w14:paraId="4571479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96" w:author="Stefanie B." w:date="2026-05-11T13:04:00Z" w:initials="">
    <w:p w14:paraId="25D52FC6"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97" w:author="Stefanie B." w:date="2026-05-11T13:06:00Z" w:initials="">
    <w:p w14:paraId="7E967B5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98" w:author="Stefanie B." w:date="2026-05-11T13:06:00Z" w:initials="">
    <w:p w14:paraId="6E05E21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99" w:author="Stefanie B." w:date="2026-05-11T13:06:00Z" w:initials="">
    <w:p w14:paraId="72BE619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100" w:author="Stefanie B." w:date="2026-05-11T13:07:00Z" w:initials="">
    <w:p w14:paraId="0CB2DFB6"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102" w:author="Stefanie B." w:date="2026-05-11T13:07:00Z" w:initials="">
    <w:p w14:paraId="453CF45A"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104" w:author="Stefanie B." w:date="2026-05-11T13:08:00Z" w:initials="">
    <w:p w14:paraId="4E76F31E"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105" w:author="Stefanie B." w:date="2026-05-11T13:08:00Z" w:initials="">
    <w:p w14:paraId="4459983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this sentence isn't needed</w:t>
      </w:r>
    </w:p>
  </w:comment>
  <w:comment w:id="106" w:author="Stefanie B." w:date="2026-05-11T13:08:00Z" w:initials="">
    <w:p w14:paraId="3C32744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can consider shortening this to GenAI?</w:t>
      </w:r>
    </w:p>
  </w:comment>
  <w:comment w:id="107" w:author="Stefanie B." w:date="2026-05-11T13:33:00Z" w:initials="">
    <w:p w14:paraId="76A3243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109" w:author="Stefanie B." w:date="2026-05-11T14:41:00Z" w:initials="">
    <w:p w14:paraId="6BB0AE0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important to cite this</w:t>
      </w:r>
    </w:p>
  </w:comment>
  <w:comment w:id="108" w:author="Stefanie B." w:date="2026-05-11T14:42:00Z" w:initials="">
    <w:p w14:paraId="7410A21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shifts the discussion a bit - it might be a separate section on value is needed, or if this can be worked into the text above or can be part of the subsection that follows. It would be important to include mostly only cited sentences.</w:t>
      </w:r>
    </w:p>
  </w:comment>
  <w:comment w:id="112" w:author="Stefanie B." w:date="2026-05-11T14:43:00Z" w:initials="">
    <w:p w14:paraId="3D27806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111" w:author="Stefanie B." w:date="2026-05-11T14:45:00Z" w:initials="">
    <w:p w14:paraId="2F76023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could be condensed/shortened quite a bit - the core takeaway of these two paragraphs is the Verhoef + Holmstrom citations which basically you say you will focus on the digital transformation. See if you can shorten this into one paragraph</w:t>
      </w:r>
    </w:p>
  </w:comment>
  <w:comment w:id="113" w:author="Stefanie B." w:date="2026-05-11T14:47:00Z" w:initials="">
    <w:p w14:paraId="5D3F585C"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I'm a bit concerned here about introducing so many different concepts, most of which are not defined or described in detail...</w:t>
      </w:r>
    </w:p>
  </w:comment>
  <w:comment w:id="115" w:author="Daan Luttik" w:date="2026-05-03T19:50:00Z" w:initials="">
    <w:p w14:paraId="622DA89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not logical to draw conclusions on the impact on AI in marketing yet...</w:t>
      </w:r>
    </w:p>
  </w:comment>
  <w:comment w:id="114" w:author="Stefanie B." w:date="2026-05-11T14:45:00Z" w:initials="">
    <w:p w14:paraId="0CA9D3F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likely something for Section 5</w:t>
      </w:r>
    </w:p>
  </w:comment>
  <w:comment w:id="116" w:author="Stefanie B." w:date="2026-05-11T14:58:00Z" w:initials="">
    <w:p w14:paraId="6A368C0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 this can probably be the core focus. There is also paradox literature on marketing - maybe can bring that in can help contextualize this - Pedersen, C. L. (2023). The paradoxical marketer: Interpretations, illustrations, and implications. Business Horizons, 66(6), 765-776.</w:t>
      </w:r>
    </w:p>
  </w:comment>
  <w:comment w:id="117" w:author="Stefanie B." w:date="2026-05-11T14:58:00Z" w:initials="">
    <w:p w14:paraId="49A6600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118" w:author="Stefanie B." w:date="2026-05-11T14:59:00Z" w:initials="">
    <w:p w14:paraId="0EBDC515"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made more condensed</w:t>
      </w:r>
    </w:p>
  </w:comment>
  <w:comment w:id="120" w:author="Stefanie B." w:date="2026-05-11T15:00:00Z" w:initials="">
    <w:p w14:paraId="213E6B61"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121" w:author="Stefanie B." w:date="2026-05-11T15:01:00Z" w:initials="">
    <w:p w14:paraId="72AA3D4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such as? It would be good to clarify woodside as saying benefits-costs=value (and go into more detail here)</w:t>
      </w:r>
    </w:p>
  </w:comment>
  <w:comment w:id="122" w:author="Stefanie B." w:date="2026-05-11T15:01:00Z" w:initials="">
    <w:p w14:paraId="07FDD33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read alongside Woodside, it is about customer benefits, so maybe not necessarily relevant to this study</w:t>
      </w:r>
    </w:p>
  </w:comment>
  <w:comment w:id="123" w:author="Stefanie B." w:date="2026-05-11T15:02:00Z" w:initials="">
    <w:p w14:paraId="2F9CB9BA"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it's still research based and in peer-reviewed journal, so no need to state this</w:t>
      </w:r>
    </w:p>
  </w:comment>
  <w:comment w:id="124" w:author="Stefanie B." w:date="2026-05-11T15:02:00Z" w:initials="">
    <w:p w14:paraId="2A8DD8C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goes into the methodology when we discuss this</w:t>
      </w:r>
    </w:p>
  </w:comment>
  <w:comment w:id="125" w:author="Stefanie B." w:date="2026-05-11T15:03:00Z" w:initials="">
    <w:p w14:paraId="1EC1493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getting into hypothesizing or guessing what will be found - I would remove. this section needs to be focused on cited academic literature</w:t>
      </w:r>
    </w:p>
  </w:comment>
  <w:comment w:id="126" w:author="Stefanie B." w:date="2026-05-11T15:03:00Z" w:initials="">
    <w:p w14:paraId="7821B7E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defined</w:t>
      </w:r>
    </w:p>
  </w:comment>
  <w:comment w:id="128" w:author="Stefanie B." w:date="2026-05-11T15:03:00Z" w:initials="">
    <w:p w14:paraId="4099610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129" w:author="Stefanie B." w:date="2026-05-11T15:04:00Z" w:initials="">
    <w:p w14:paraId="572D0FD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getting into guessing/hypothesizing and methodology aspects</w:t>
      </w:r>
    </w:p>
  </w:comment>
  <w:comment w:id="130" w:author="Stefanie B." w:date="2026-05-11T15:04:00Z" w:initials="">
    <w:p w14:paraId="76C6201E"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thought. these aspects need to be cited as to the impacts of GenAI</w:t>
      </w:r>
    </w:p>
  </w:comment>
  <w:comment w:id="131" w:author="Stefanie B." w:date="2026-05-11T15:05:00Z" w:initials="">
    <w:p w14:paraId="29CB1DC1"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We move between GenAI and Agentic AI, and we need more consistency throughout the paper as to how to handle that</w:t>
      </w:r>
    </w:p>
  </w:comment>
  <w:comment w:id="132" w:author="Stefanie B." w:date="2026-05-11T15:05:00Z" w:initials="">
    <w:p w14:paraId="70413C8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I'll send you our updated working paper on Agentic AI, you can cite it as a working paper; it fits in this value stuff, as our reviewer named various types of value we had to include in our latest revision</w:t>
      </w:r>
    </w:p>
  </w:comment>
  <w:comment w:id="133" w:author="Stefanie B." w:date="2026-05-11T15:09:00Z" w:initials="">
    <w:p w14:paraId="11BB9821"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goes into the methodology</w:t>
      </w:r>
    </w:p>
  </w:comment>
  <w:comment w:id="135" w:author="Stefanie B." w:date="2026-05-11T15:10:00Z" w:initials="">
    <w:p w14:paraId="64C7ED5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136" w:author="Stefanie B." w:date="2026-05-11T15:10:00Z" w:initials="">
    <w:p w14:paraId="64E9547C"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137" w:author="Stefanie B." w:date="2026-05-11T15:10:00Z" w:initials="">
    <w:p w14:paraId="665AFB2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these four bullet points add more repetition - the text above is sufficient I believe</w:t>
      </w:r>
    </w:p>
  </w:comment>
  <w:comment w:id="138" w:author="Stefanie B." w:date="2026-05-11T15:10:00Z" w:initials="">
    <w:p w14:paraId="4B60F1E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methodology</w:t>
      </w:r>
    </w:p>
  </w:comment>
  <w:comment w:id="141" w:author="Stefanie B." w:date="2025-12-02T09:45:00Z" w:initials="">
    <w:p w14:paraId="612D581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142" w:author="Daan Luttik" w:date="2026-01-15T10:17:00Z" w:initials="">
    <w:p w14:paraId="2398C85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Remove after making it concrete</w:t>
      </w:r>
    </w:p>
  </w:comment>
  <w:comment w:id="147" w:author="Daan Luttik" w:date="2026-01-15T14:03:00Z" w:initials="">
    <w:p w14:paraId="374A799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TODO</w:t>
      </w:r>
    </w:p>
  </w:comment>
  <w:comment w:id="146" w:author="Daan Luttik" w:date="2026-04-27T16:00:00Z" w:initials="">
    <w:p w14:paraId="3F2844DE"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@stefaniebeninger@gmail.com I know we talked about noting your own biases, but I am not seeing this back in literature. Does it even make sense to add this, or was that just an exercise to become aware of your own presuppositions?</w:t>
      </w:r>
    </w:p>
  </w:comment>
  <w:comment w:id="145" w:author="Stefanie B." w:date="2026-05-11T15:11:00Z" w:initials="">
    <w:p w14:paraId="06E6C16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It's called being 'reflexive'. Can you put this in near memos usually</w:t>
      </w:r>
    </w:p>
  </w:comment>
  <w:comment w:id="150" w:author="Daan Luttik" w:date="2026-01-14T17:59:00Z" w:initials="">
    <w:p w14:paraId="5D967491"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149" w:author="Daan Luttik" w:date="2026-05-03T19:25:00Z" w:initials="">
    <w:p w14:paraId="7002CAF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153" w:author="Stefanie B." w:date="2025-12-02T09:35:00Z" w:initials="">
    <w:p w14:paraId="363091D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152" w:author="Daan Luttik" w:date="2026-05-03T19:33:00Z" w:initials="">
    <w:p w14:paraId="0056A19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151" w:author="Stefanie B." w:date="2026-05-11T15:12:00Z" w:initials="">
    <w:p w14:paraId="1683081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155" w:author="Daan Luttik" w:date="2026-04-27T16:03:00Z" w:initials="">
    <w:p w14:paraId="3BD9033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too specific?</w:t>
      </w:r>
    </w:p>
  </w:comment>
  <w:comment w:id="154" w:author="Stefanie B." w:date="2026-05-11T15:12:00Z" w:initials="">
    <w:p w14:paraId="0F5E109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good to specify that recruitment was done also via LinkedIn posts to provide clarity</w:t>
      </w:r>
    </w:p>
  </w:comment>
  <w:comment w:id="160" w:author="Stefanie B." w:date="2025-12-02T09:33:00Z" w:initials="">
    <w:p w14:paraId="26AE225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59" w:author="Daan Luttik" w:date="2026-01-14T17:53:00Z" w:initials="">
    <w:p w14:paraId="0168BFD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2A93AF0F" w14:textId="77777777" w:rsidR="00401741" w:rsidRDefault="00401741">
      <w:pPr>
        <w:widowControl w:val="0"/>
        <w:pBdr>
          <w:top w:val="nil"/>
          <w:left w:val="nil"/>
          <w:bottom w:val="nil"/>
          <w:right w:val="nil"/>
          <w:between w:val="nil"/>
        </w:pBdr>
        <w:spacing w:line="240" w:lineRule="auto"/>
        <w:ind w:firstLine="0"/>
        <w:rPr>
          <w:rFonts w:ascii="Arial" w:eastAsia="Arial" w:hAnsi="Arial" w:cs="Arial"/>
          <w:color w:val="000000"/>
        </w:rPr>
      </w:pPr>
    </w:p>
    <w:p w14:paraId="7EAFAF22" w14:textId="77777777" w:rsidR="00401741" w:rsidRDefault="00000000">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34DEAB25" w14:textId="77777777" w:rsidR="00401741" w:rsidRDefault="00401741">
      <w:pPr>
        <w:widowControl w:val="0"/>
        <w:pBdr>
          <w:top w:val="nil"/>
          <w:left w:val="nil"/>
          <w:bottom w:val="nil"/>
          <w:right w:val="nil"/>
          <w:between w:val="nil"/>
        </w:pBdr>
        <w:spacing w:line="240" w:lineRule="auto"/>
        <w:ind w:firstLine="0"/>
        <w:rPr>
          <w:rFonts w:ascii="Arial" w:eastAsia="Arial" w:hAnsi="Arial" w:cs="Arial"/>
          <w:color w:val="000000"/>
        </w:rPr>
      </w:pPr>
    </w:p>
    <w:p w14:paraId="5D586901" w14:textId="77777777" w:rsidR="00401741" w:rsidRDefault="00000000">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23C13EE8" w14:textId="77777777" w:rsidR="00401741" w:rsidRDefault="00401741">
      <w:pPr>
        <w:widowControl w:val="0"/>
        <w:pBdr>
          <w:top w:val="nil"/>
          <w:left w:val="nil"/>
          <w:bottom w:val="nil"/>
          <w:right w:val="nil"/>
          <w:between w:val="nil"/>
        </w:pBdr>
        <w:spacing w:line="240" w:lineRule="auto"/>
        <w:ind w:firstLine="0"/>
        <w:rPr>
          <w:rFonts w:ascii="Arial" w:eastAsia="Arial" w:hAnsi="Arial" w:cs="Arial"/>
          <w:color w:val="000000"/>
        </w:rPr>
      </w:pPr>
    </w:p>
    <w:p w14:paraId="47970134" w14:textId="77777777" w:rsidR="00401741" w:rsidRDefault="00000000">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58" w:author="Daan Luttik" w:date="2026-04-27T16:29:00Z" w:initials="">
    <w:p w14:paraId="0716073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57" w:author="Daan Luttik" w:date="2026-04-27T16:30:00Z" w:initials="">
    <w:p w14:paraId="731F0B2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56" w:author="Stefanie B." w:date="2026-05-11T15:13:00Z" w:initials="">
    <w:p w14:paraId="08FC29B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63" w:author="Daan Luttik" w:date="2026-05-31T16:54:00Z" w:initials="">
    <w:p w14:paraId="4CD93B3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64" w:author="Daan Luttik" w:date="2026-05-31T16:53:00Z" w:initials="">
    <w:p w14:paraId="44C11F0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66" w:author="Daan Luttik" w:date="2026-05-30T16:31:00Z" w:initials="">
    <w:p w14:paraId="3FD0CB1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Mention training as a prerequisite for successful experimenting.</w:t>
      </w:r>
    </w:p>
  </w:comment>
  <w:comment w:id="167" w:author="Daan Luttik" w:date="2026-05-29T14:33:00Z" w:initials="">
    <w:p w14:paraId="480B8F3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reword</w:t>
      </w:r>
    </w:p>
  </w:comment>
  <w:comment w:id="168" w:author="Daan Luttik" w:date="2026-05-30T16:39:00Z" w:initials="">
    <w:p w14:paraId="7E8104DE"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Lacking is removed. Instead I'll discuss lacking in the context of leveraging.</w:t>
      </w:r>
    </w:p>
  </w:comment>
  <w:comment w:id="169" w:author="Daan Luttik" w:date="2026-05-30T16:27:00Z" w:initials="">
    <w:p w14:paraId="36A4B016"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Talk about process thinking, AI understanding</w:t>
      </w:r>
    </w:p>
  </w:comment>
  <w:comment w:id="170" w:author="Daan Luttik" w:date="2026-05-30T16:49:00Z" w:initials="">
    <w:p w14:paraId="67040425"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 data analysis</w:t>
      </w:r>
    </w:p>
  </w:comment>
  <w:comment w:id="171" w:author="Daan Luttik" w:date="2026-05-30T16:56:00Z" w:initials="">
    <w:p w14:paraId="201FFC9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Data &amp; context is part of integration... What else?</w:t>
      </w:r>
    </w:p>
  </w:comment>
  <w:comment w:id="172" w:author="Daan Luttik" w:date="2026-05-30T16:52:00Z" w:initials="">
    <w:p w14:paraId="062953E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Including; speed &amp; scalability</w:t>
      </w:r>
    </w:p>
  </w:comment>
  <w:comment w:id="173" w:author="Daan Luttik" w:date="2026-05-30T16:34:00Z" w:initials="">
    <w:p w14:paraId="7A8520E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i.e. Extended skillset</w:t>
      </w:r>
    </w:p>
  </w:comment>
  <w:comment w:id="174" w:author="Daan Luttik" w:date="2026-05-30T15:42:00Z" w:initials="">
    <w:p w14:paraId="604C498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Hard errors or content not in line with brand.</w:t>
      </w:r>
    </w:p>
  </w:comment>
  <w:comment w:id="180" w:author="Daan Luttik" w:date="2026-06-01T18:21:00Z" w:initials="">
    <w:p w14:paraId="69ACE95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82" w:author="Daan Luttik" w:date="2026-06-01T18:20:00Z" w:initials="">
    <w:p w14:paraId="2980F57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purely based on who said it. I do not think I have logical quotes to link the two: lacking ambition and following the vendor...</w:t>
      </w:r>
    </w:p>
  </w:comment>
  <w:comment w:id="184" w:author="Daan Luttik" w:date="2026-06-01T18:23:00Z" w:initials="">
    <w:p w14:paraId="5355B2EA"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85" w:author="Luttik, Daan" w:date="2026-06-05T19:34:00Z" w:initials="DL">
    <w:p w14:paraId="323EB003" w14:textId="77777777" w:rsidR="002940E3" w:rsidRDefault="002940E3" w:rsidP="002940E3">
      <w:pPr>
        <w:pStyle w:val="CommentText"/>
        <w:ind w:firstLine="0"/>
      </w:pPr>
      <w:r>
        <w:rPr>
          <w:rStyle w:val="CommentReference"/>
        </w:rPr>
        <w:annotationRef/>
      </w:r>
      <w:r>
        <w:rPr>
          <w:lang w:val="en-GB"/>
        </w:rPr>
        <w:t>Im not sure about this..</w:t>
      </w:r>
    </w:p>
  </w:comment>
  <w:comment w:id="198" w:author="Daan Luttik" w:date="2026-05-25T16:35:00Z" w:initials="">
    <w:p w14:paraId="19BDAF4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203" w:author="Daan Luttik" w:date="2026-05-25T16:47:00Z" w:initials="">
    <w:p w14:paraId="1CFACCD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Should probably be closer to the start.</w:t>
      </w:r>
    </w:p>
  </w:comment>
  <w:comment w:id="211" w:author="Daan Luttik" w:date="2026-05-03T19:36:00Z" w:initials="">
    <w:p w14:paraId="5C91A3A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interesting, I requested a copy through linkedin. @stefaniebeninger@gmail.com, If you do have access, Id love a pdf 😉</w:t>
      </w:r>
    </w:p>
  </w:comment>
  <w:comment w:id="212" w:author="Daan Luttik" w:date="2026-05-03T19:41:00Z" w:initials="">
    <w:p w14:paraId="5A40436A"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213" w:author="Daan Luttik" w:date="2026-05-03T19:38:00Z" w:initials="">
    <w:p w14:paraId="6E671C1C"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think I removed this quotation... maybe look at it again.</w:t>
      </w:r>
    </w:p>
  </w:comment>
  <w:comment w:id="214" w:author="Daan Luttik" w:date="2026-05-03T19:40:00Z" w:initials="">
    <w:p w14:paraId="04AE5FE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not interesting enough to include.</w:t>
      </w:r>
    </w:p>
  </w:comment>
  <w:comment w:id="215" w:author="Daan Luttik" w:date="2026-05-03T19:43:00Z" w:initials="">
    <w:p w14:paraId="30A0D80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216" w:author="Daan Luttik" w:date="2026-05-03T19:44:00Z" w:initials="">
    <w:p w14:paraId="258CABE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B65832" w15:done="0"/>
  <w15:commentEx w15:paraId="5D625360" w15:done="0"/>
  <w15:commentEx w15:paraId="20256238" w15:done="0"/>
  <w15:commentEx w15:paraId="5535B7BD" w15:done="0"/>
  <w15:commentEx w15:paraId="08D6ACBF" w15:done="0"/>
  <w15:commentEx w15:paraId="2EADE21F" w15:done="0"/>
  <w15:commentEx w15:paraId="5FC884B8" w15:done="0"/>
  <w15:commentEx w15:paraId="2A986F4C" w15:done="0"/>
  <w15:commentEx w15:paraId="34F27207" w15:done="0"/>
  <w15:commentEx w15:paraId="540D51F4" w15:done="0"/>
  <w15:commentEx w15:paraId="1E0DEE8F" w15:done="0"/>
  <w15:commentEx w15:paraId="1785B387" w15:done="0"/>
  <w15:commentEx w15:paraId="7F44F1C5" w15:done="0"/>
  <w15:commentEx w15:paraId="12FC0775" w15:done="0"/>
  <w15:commentEx w15:paraId="69B6D4C4" w15:done="0"/>
  <w15:commentEx w15:paraId="260D4510" w15:done="0"/>
  <w15:commentEx w15:paraId="661F32D4" w15:done="0"/>
  <w15:commentEx w15:paraId="55EDDBCF" w15:done="0"/>
  <w15:commentEx w15:paraId="21168A83" w15:done="0"/>
  <w15:commentEx w15:paraId="78CC9628" w15:done="0"/>
  <w15:commentEx w15:paraId="5BA9832D" w15:done="0"/>
  <w15:commentEx w15:paraId="111A3EED" w15:done="0"/>
  <w15:commentEx w15:paraId="36ECBAF4" w15:done="0"/>
  <w15:commentEx w15:paraId="32CCE69A" w15:done="0"/>
  <w15:commentEx w15:paraId="79B7721E" w15:done="0"/>
  <w15:commentEx w15:paraId="0DA1D061" w15:done="0"/>
  <w15:commentEx w15:paraId="13C3C6DF" w15:done="0"/>
  <w15:commentEx w15:paraId="58B1243D" w15:done="0"/>
  <w15:commentEx w15:paraId="1EC82017" w15:done="0"/>
  <w15:commentEx w15:paraId="7E83C35B" w15:done="0"/>
  <w15:commentEx w15:paraId="1FEA7252" w15:done="0"/>
  <w15:commentEx w15:paraId="00307BCD" w15:done="0"/>
  <w15:commentEx w15:paraId="5F0A09F0" w15:done="0"/>
  <w15:commentEx w15:paraId="1F2C2B4F" w15:done="0"/>
  <w15:commentEx w15:paraId="7C8645DE" w15:done="0"/>
  <w15:commentEx w15:paraId="4633637D" w15:done="0"/>
  <w15:commentEx w15:paraId="3C7C8668" w15:done="0"/>
  <w15:commentEx w15:paraId="103D0F03" w15:done="0"/>
  <w15:commentEx w15:paraId="1175A7A8" w15:done="0"/>
  <w15:commentEx w15:paraId="69AD8908" w15:done="0"/>
  <w15:commentEx w15:paraId="416EF02B" w15:done="0"/>
  <w15:commentEx w15:paraId="5800698D" w15:done="0"/>
  <w15:commentEx w15:paraId="22DE2E73" w15:done="0"/>
  <w15:commentEx w15:paraId="40A8BEA7" w15:done="0"/>
  <w15:commentEx w15:paraId="24A6F472" w15:done="0"/>
  <w15:commentEx w15:paraId="33FC82D8" w15:done="0"/>
  <w15:commentEx w15:paraId="7934729B" w15:done="0"/>
  <w15:commentEx w15:paraId="6C1D91DA" w15:done="0"/>
  <w15:commentEx w15:paraId="4571479D" w15:done="0"/>
  <w15:commentEx w15:paraId="25D52FC6" w15:done="0"/>
  <w15:commentEx w15:paraId="7E967B52" w15:done="0"/>
  <w15:commentEx w15:paraId="6E05E210" w15:done="0"/>
  <w15:commentEx w15:paraId="72BE6197" w15:done="0"/>
  <w15:commentEx w15:paraId="0CB2DFB6" w15:done="0"/>
  <w15:commentEx w15:paraId="453CF45A" w15:done="0"/>
  <w15:commentEx w15:paraId="4E76F31E" w15:done="0"/>
  <w15:commentEx w15:paraId="4459983F" w15:done="0"/>
  <w15:commentEx w15:paraId="3C327444" w15:done="0"/>
  <w15:commentEx w15:paraId="76A32433" w15:done="0"/>
  <w15:commentEx w15:paraId="6BB0AE03" w15:done="0"/>
  <w15:commentEx w15:paraId="7410A219" w15:done="0"/>
  <w15:commentEx w15:paraId="3D278069" w15:done="0"/>
  <w15:commentEx w15:paraId="2F760234" w15:done="0"/>
  <w15:commentEx w15:paraId="5D3F585C" w15:done="0"/>
  <w15:commentEx w15:paraId="622DA899" w15:done="0"/>
  <w15:commentEx w15:paraId="0CA9D3FF" w15:done="0"/>
  <w15:commentEx w15:paraId="6A368C04" w15:done="0"/>
  <w15:commentEx w15:paraId="49A66000" w15:done="0"/>
  <w15:commentEx w15:paraId="0EBDC515" w15:done="0"/>
  <w15:commentEx w15:paraId="213E6B61" w15:done="0"/>
  <w15:commentEx w15:paraId="72AA3D47" w15:done="0"/>
  <w15:commentEx w15:paraId="07FDD338" w15:done="0"/>
  <w15:commentEx w15:paraId="2F9CB9BA" w15:done="0"/>
  <w15:commentEx w15:paraId="2A8DD8C2" w15:done="0"/>
  <w15:commentEx w15:paraId="1EC14932" w15:done="0"/>
  <w15:commentEx w15:paraId="7821B7E9" w15:done="0"/>
  <w15:commentEx w15:paraId="4099610D" w15:done="0"/>
  <w15:commentEx w15:paraId="572D0FDB" w15:done="0"/>
  <w15:commentEx w15:paraId="76C6201E" w15:done="0"/>
  <w15:commentEx w15:paraId="29CB1DC1" w15:done="0"/>
  <w15:commentEx w15:paraId="70413C84" w15:done="0"/>
  <w15:commentEx w15:paraId="11BB9821" w15:done="0"/>
  <w15:commentEx w15:paraId="64C7ED59" w15:done="0"/>
  <w15:commentEx w15:paraId="64E9547C" w15:done="0"/>
  <w15:commentEx w15:paraId="665AFB20" w15:done="0"/>
  <w15:commentEx w15:paraId="4B60F1E9" w15:done="0"/>
  <w15:commentEx w15:paraId="612D5813" w15:done="0"/>
  <w15:commentEx w15:paraId="2398C857" w15:done="0"/>
  <w15:commentEx w15:paraId="374A799D" w15:done="0"/>
  <w15:commentEx w15:paraId="3F2844DE" w15:done="0"/>
  <w15:commentEx w15:paraId="06E6C168" w15:done="0"/>
  <w15:commentEx w15:paraId="5D967491" w15:done="0"/>
  <w15:commentEx w15:paraId="7002CAF2" w15:done="0"/>
  <w15:commentEx w15:paraId="363091D0" w15:done="0"/>
  <w15:commentEx w15:paraId="0056A19F" w15:done="0"/>
  <w15:commentEx w15:paraId="16830810" w15:done="0"/>
  <w15:commentEx w15:paraId="3BD9033D" w15:done="0"/>
  <w15:commentEx w15:paraId="0F5E1090" w15:done="0"/>
  <w15:commentEx w15:paraId="26AE225B" w15:done="0"/>
  <w15:commentEx w15:paraId="47970134" w15:done="0"/>
  <w15:commentEx w15:paraId="07160734" w15:done="0"/>
  <w15:commentEx w15:paraId="731F0B29" w15:done="0"/>
  <w15:commentEx w15:paraId="08FC29B8" w15:done="0"/>
  <w15:commentEx w15:paraId="4CD93B34" w15:done="0"/>
  <w15:commentEx w15:paraId="44C11F0B" w15:done="0"/>
  <w15:commentEx w15:paraId="3FD0CB14" w15:done="0"/>
  <w15:commentEx w15:paraId="480B8F30" w15:done="0"/>
  <w15:commentEx w15:paraId="7E8104DE" w15:done="0"/>
  <w15:commentEx w15:paraId="36A4B016" w15:done="0"/>
  <w15:commentEx w15:paraId="67040425" w15:done="0"/>
  <w15:commentEx w15:paraId="201FFC93" w15:done="0"/>
  <w15:commentEx w15:paraId="062953EB" w15:done="0"/>
  <w15:commentEx w15:paraId="7A8520E7" w15:done="0"/>
  <w15:commentEx w15:paraId="604C4982" w15:done="0"/>
  <w15:commentEx w15:paraId="69ACE959" w15:done="0"/>
  <w15:commentEx w15:paraId="2980F578" w15:done="0"/>
  <w15:commentEx w15:paraId="5355B2EA" w15:done="0"/>
  <w15:commentEx w15:paraId="323EB003" w15:done="0"/>
  <w15:commentEx w15:paraId="19BDAF4D" w15:done="0"/>
  <w15:commentEx w15:paraId="1CFACCDB" w15:done="0"/>
  <w15:commentEx w15:paraId="5C91A3A8" w15:done="0"/>
  <w15:commentEx w15:paraId="5A40436A" w15:done="0"/>
  <w15:commentEx w15:paraId="6E671C1C" w15:done="0"/>
  <w15:commentEx w15:paraId="04AE5FE0" w15:done="0"/>
  <w15:commentEx w15:paraId="30A0D809" w15:done="0"/>
  <w15:commentEx w15:paraId="258CAB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BFE4F7" w16cex:dateUtc="2026-06-05T1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B65832" w16cid:durableId="55D79311"/>
  <w16cid:commentId w16cid:paraId="5D625360" w16cid:durableId="4D9CA10E"/>
  <w16cid:commentId w16cid:paraId="20256238" w16cid:durableId="7118CB84"/>
  <w16cid:commentId w16cid:paraId="5535B7BD" w16cid:durableId="24D91042"/>
  <w16cid:commentId w16cid:paraId="08D6ACBF" w16cid:durableId="2F59F2BA"/>
  <w16cid:commentId w16cid:paraId="2EADE21F" w16cid:durableId="44C2FF37"/>
  <w16cid:commentId w16cid:paraId="5FC884B8" w16cid:durableId="0E21E8AD"/>
  <w16cid:commentId w16cid:paraId="2A986F4C" w16cid:durableId="7119C612"/>
  <w16cid:commentId w16cid:paraId="34F27207" w16cid:durableId="4F7A5319"/>
  <w16cid:commentId w16cid:paraId="540D51F4" w16cid:durableId="044C0A75"/>
  <w16cid:commentId w16cid:paraId="1E0DEE8F" w16cid:durableId="6A0BB382"/>
  <w16cid:commentId w16cid:paraId="1785B387" w16cid:durableId="5BAEB314"/>
  <w16cid:commentId w16cid:paraId="7F44F1C5" w16cid:durableId="0DC4F354"/>
  <w16cid:commentId w16cid:paraId="12FC0775" w16cid:durableId="32FB8238"/>
  <w16cid:commentId w16cid:paraId="69B6D4C4" w16cid:durableId="0654BB5E"/>
  <w16cid:commentId w16cid:paraId="260D4510" w16cid:durableId="3BC8FC4E"/>
  <w16cid:commentId w16cid:paraId="661F32D4" w16cid:durableId="58603BB2"/>
  <w16cid:commentId w16cid:paraId="55EDDBCF" w16cid:durableId="1244BA49"/>
  <w16cid:commentId w16cid:paraId="21168A83" w16cid:durableId="2B08454C"/>
  <w16cid:commentId w16cid:paraId="78CC9628" w16cid:durableId="77975C48"/>
  <w16cid:commentId w16cid:paraId="5BA9832D" w16cid:durableId="60254D5E"/>
  <w16cid:commentId w16cid:paraId="111A3EED" w16cid:durableId="1974E4D1"/>
  <w16cid:commentId w16cid:paraId="36ECBAF4" w16cid:durableId="3776A33A"/>
  <w16cid:commentId w16cid:paraId="32CCE69A" w16cid:durableId="278F9DEC"/>
  <w16cid:commentId w16cid:paraId="79B7721E" w16cid:durableId="2F207FED"/>
  <w16cid:commentId w16cid:paraId="0DA1D061" w16cid:durableId="4BE58A50"/>
  <w16cid:commentId w16cid:paraId="13C3C6DF" w16cid:durableId="234D0E38"/>
  <w16cid:commentId w16cid:paraId="58B1243D" w16cid:durableId="0CE28E7F"/>
  <w16cid:commentId w16cid:paraId="1EC82017" w16cid:durableId="45015485"/>
  <w16cid:commentId w16cid:paraId="7E83C35B" w16cid:durableId="4CA20F86"/>
  <w16cid:commentId w16cid:paraId="1FEA7252" w16cid:durableId="755F1EA6"/>
  <w16cid:commentId w16cid:paraId="00307BCD" w16cid:durableId="1A8D465B"/>
  <w16cid:commentId w16cid:paraId="5F0A09F0" w16cid:durableId="3E3BFA5F"/>
  <w16cid:commentId w16cid:paraId="1F2C2B4F" w16cid:durableId="11552547"/>
  <w16cid:commentId w16cid:paraId="7C8645DE" w16cid:durableId="14B44C1D"/>
  <w16cid:commentId w16cid:paraId="4633637D" w16cid:durableId="148B19DF"/>
  <w16cid:commentId w16cid:paraId="3C7C8668" w16cid:durableId="00C1DCAC"/>
  <w16cid:commentId w16cid:paraId="103D0F03" w16cid:durableId="269B514D"/>
  <w16cid:commentId w16cid:paraId="1175A7A8" w16cid:durableId="7B7A1963"/>
  <w16cid:commentId w16cid:paraId="69AD8908" w16cid:durableId="5BE83EC0"/>
  <w16cid:commentId w16cid:paraId="416EF02B" w16cid:durableId="1E5DE17B"/>
  <w16cid:commentId w16cid:paraId="5800698D" w16cid:durableId="4FE1DA80"/>
  <w16cid:commentId w16cid:paraId="22DE2E73" w16cid:durableId="5615C6D7"/>
  <w16cid:commentId w16cid:paraId="40A8BEA7" w16cid:durableId="509A2D7D"/>
  <w16cid:commentId w16cid:paraId="24A6F472" w16cid:durableId="0EDA7469"/>
  <w16cid:commentId w16cid:paraId="33FC82D8" w16cid:durableId="6DEE0DB1"/>
  <w16cid:commentId w16cid:paraId="7934729B" w16cid:durableId="5947355D"/>
  <w16cid:commentId w16cid:paraId="6C1D91DA" w16cid:durableId="3C426A19"/>
  <w16cid:commentId w16cid:paraId="4571479D" w16cid:durableId="38619D44"/>
  <w16cid:commentId w16cid:paraId="25D52FC6" w16cid:durableId="06A212A6"/>
  <w16cid:commentId w16cid:paraId="7E967B52" w16cid:durableId="73801F68"/>
  <w16cid:commentId w16cid:paraId="6E05E210" w16cid:durableId="55611FF9"/>
  <w16cid:commentId w16cid:paraId="72BE6197" w16cid:durableId="2B628136"/>
  <w16cid:commentId w16cid:paraId="0CB2DFB6" w16cid:durableId="034E5DF8"/>
  <w16cid:commentId w16cid:paraId="453CF45A" w16cid:durableId="02340FFA"/>
  <w16cid:commentId w16cid:paraId="4E76F31E" w16cid:durableId="2ED3E17C"/>
  <w16cid:commentId w16cid:paraId="4459983F" w16cid:durableId="51B942DE"/>
  <w16cid:commentId w16cid:paraId="3C327444" w16cid:durableId="3A94F519"/>
  <w16cid:commentId w16cid:paraId="76A32433" w16cid:durableId="75673748"/>
  <w16cid:commentId w16cid:paraId="6BB0AE03" w16cid:durableId="5E063E9E"/>
  <w16cid:commentId w16cid:paraId="7410A219" w16cid:durableId="357CC635"/>
  <w16cid:commentId w16cid:paraId="3D278069" w16cid:durableId="0A58A8FF"/>
  <w16cid:commentId w16cid:paraId="2F760234" w16cid:durableId="30FED2A6"/>
  <w16cid:commentId w16cid:paraId="5D3F585C" w16cid:durableId="563ED30D"/>
  <w16cid:commentId w16cid:paraId="622DA899" w16cid:durableId="168A13A3"/>
  <w16cid:commentId w16cid:paraId="0CA9D3FF" w16cid:durableId="383D4A26"/>
  <w16cid:commentId w16cid:paraId="6A368C04" w16cid:durableId="19D83E2A"/>
  <w16cid:commentId w16cid:paraId="49A66000" w16cid:durableId="7512FD9E"/>
  <w16cid:commentId w16cid:paraId="0EBDC515" w16cid:durableId="6EB6208E"/>
  <w16cid:commentId w16cid:paraId="213E6B61" w16cid:durableId="73D47345"/>
  <w16cid:commentId w16cid:paraId="72AA3D47" w16cid:durableId="4CCD9E65"/>
  <w16cid:commentId w16cid:paraId="07FDD338" w16cid:durableId="5C12F47B"/>
  <w16cid:commentId w16cid:paraId="2F9CB9BA" w16cid:durableId="17776605"/>
  <w16cid:commentId w16cid:paraId="2A8DD8C2" w16cid:durableId="3406383E"/>
  <w16cid:commentId w16cid:paraId="1EC14932" w16cid:durableId="060A8B2E"/>
  <w16cid:commentId w16cid:paraId="7821B7E9" w16cid:durableId="35FC0DC3"/>
  <w16cid:commentId w16cid:paraId="4099610D" w16cid:durableId="5F2EE158"/>
  <w16cid:commentId w16cid:paraId="572D0FDB" w16cid:durableId="4A13294D"/>
  <w16cid:commentId w16cid:paraId="76C6201E" w16cid:durableId="6D99D25B"/>
  <w16cid:commentId w16cid:paraId="29CB1DC1" w16cid:durableId="16966B60"/>
  <w16cid:commentId w16cid:paraId="70413C84" w16cid:durableId="79E054B9"/>
  <w16cid:commentId w16cid:paraId="11BB9821" w16cid:durableId="4B9F5BCD"/>
  <w16cid:commentId w16cid:paraId="64C7ED59" w16cid:durableId="5F6EB33A"/>
  <w16cid:commentId w16cid:paraId="64E9547C" w16cid:durableId="5FAE51FB"/>
  <w16cid:commentId w16cid:paraId="665AFB20" w16cid:durableId="27D5C001"/>
  <w16cid:commentId w16cid:paraId="4B60F1E9" w16cid:durableId="0A507315"/>
  <w16cid:commentId w16cid:paraId="612D5813" w16cid:durableId="219724EA"/>
  <w16cid:commentId w16cid:paraId="2398C857" w16cid:durableId="26B9B3D2"/>
  <w16cid:commentId w16cid:paraId="374A799D" w16cid:durableId="75730EFA"/>
  <w16cid:commentId w16cid:paraId="3F2844DE" w16cid:durableId="748C8F1A"/>
  <w16cid:commentId w16cid:paraId="06E6C168" w16cid:durableId="35031A4F"/>
  <w16cid:commentId w16cid:paraId="5D967491" w16cid:durableId="72840D20"/>
  <w16cid:commentId w16cid:paraId="7002CAF2" w16cid:durableId="171B368D"/>
  <w16cid:commentId w16cid:paraId="363091D0" w16cid:durableId="0CB95174"/>
  <w16cid:commentId w16cid:paraId="0056A19F" w16cid:durableId="4BAB4CFF"/>
  <w16cid:commentId w16cid:paraId="16830810" w16cid:durableId="1014F92B"/>
  <w16cid:commentId w16cid:paraId="3BD9033D" w16cid:durableId="4E9F867F"/>
  <w16cid:commentId w16cid:paraId="0F5E1090" w16cid:durableId="0ACBD304"/>
  <w16cid:commentId w16cid:paraId="26AE225B" w16cid:durableId="00EF287A"/>
  <w16cid:commentId w16cid:paraId="47970134" w16cid:durableId="3046B2AC"/>
  <w16cid:commentId w16cid:paraId="07160734" w16cid:durableId="088121B6"/>
  <w16cid:commentId w16cid:paraId="731F0B29" w16cid:durableId="626C2509"/>
  <w16cid:commentId w16cid:paraId="08FC29B8" w16cid:durableId="4EADFE53"/>
  <w16cid:commentId w16cid:paraId="4CD93B34" w16cid:durableId="1D353211"/>
  <w16cid:commentId w16cid:paraId="44C11F0B" w16cid:durableId="66B478BD"/>
  <w16cid:commentId w16cid:paraId="3FD0CB14" w16cid:durableId="39EE6149"/>
  <w16cid:commentId w16cid:paraId="480B8F30" w16cid:durableId="3670E434"/>
  <w16cid:commentId w16cid:paraId="7E8104DE" w16cid:durableId="1CA6AACA"/>
  <w16cid:commentId w16cid:paraId="36A4B016" w16cid:durableId="6EE5F3F6"/>
  <w16cid:commentId w16cid:paraId="67040425" w16cid:durableId="5C244B63"/>
  <w16cid:commentId w16cid:paraId="201FFC93" w16cid:durableId="208FF108"/>
  <w16cid:commentId w16cid:paraId="062953EB" w16cid:durableId="56B27408"/>
  <w16cid:commentId w16cid:paraId="7A8520E7" w16cid:durableId="1B51BBB8"/>
  <w16cid:commentId w16cid:paraId="604C4982" w16cid:durableId="2769D949"/>
  <w16cid:commentId w16cid:paraId="69ACE959" w16cid:durableId="505D8706"/>
  <w16cid:commentId w16cid:paraId="2980F578" w16cid:durableId="6E082F65"/>
  <w16cid:commentId w16cid:paraId="5355B2EA" w16cid:durableId="1C973F00"/>
  <w16cid:commentId w16cid:paraId="323EB003" w16cid:durableId="0FBFE4F7"/>
  <w16cid:commentId w16cid:paraId="19BDAF4D" w16cid:durableId="07F25AA7"/>
  <w16cid:commentId w16cid:paraId="1CFACCDB" w16cid:durableId="487522C6"/>
  <w16cid:commentId w16cid:paraId="5C91A3A8" w16cid:durableId="2DB6B5CB"/>
  <w16cid:commentId w16cid:paraId="5A40436A" w16cid:durableId="61CE5F56"/>
  <w16cid:commentId w16cid:paraId="6E671C1C" w16cid:durableId="5CD808A9"/>
  <w16cid:commentId w16cid:paraId="04AE5FE0" w16cid:durableId="40EE4798"/>
  <w16cid:commentId w16cid:paraId="30A0D809" w16cid:durableId="7B839F9D"/>
  <w16cid:commentId w16cid:paraId="258CABEF" w16cid:durableId="584E50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06C87" w14:textId="77777777" w:rsidR="004D4576" w:rsidRDefault="004D4576">
      <w:pPr>
        <w:spacing w:line="240" w:lineRule="auto"/>
      </w:pPr>
      <w:r>
        <w:separator/>
      </w:r>
    </w:p>
  </w:endnote>
  <w:endnote w:type="continuationSeparator" w:id="0">
    <w:p w14:paraId="5D5C1CF1" w14:textId="77777777" w:rsidR="004D4576" w:rsidRDefault="004D45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46FC398-BCC9-41B0-8F4D-7FC9D32B543C}"/>
    <w:embedBold r:id="rId2" w:fontKey="{FD8C5C5A-3647-43DC-A91F-692A5F21D942}"/>
    <w:embedItalic r:id="rId3" w:fontKey="{CB996730-3D30-4C0A-B4B8-7EF5DB381AE4}"/>
    <w:embedBoldItalic r:id="rId4" w:fontKey="{87393BA8-C38E-4F2B-BB30-F41DCE3E0EAC}"/>
  </w:font>
  <w:font w:name="EB Garamond SemiBold">
    <w:charset w:val="00"/>
    <w:family w:val="auto"/>
    <w:pitch w:val="variable"/>
    <w:sig w:usb0="E00002FF" w:usb1="02000413" w:usb2="00000000" w:usb3="00000000" w:csb0="0000019F" w:csb1="00000000"/>
    <w:embedRegular r:id="rId5" w:fontKey="{809D2884-E3F7-4201-A2D8-1C7731E143F1}"/>
  </w:font>
  <w:font w:name="EB Garamond Medium">
    <w:charset w:val="00"/>
    <w:family w:val="auto"/>
    <w:pitch w:val="variable"/>
    <w:sig w:usb0="E00002FF" w:usb1="02000413" w:usb2="00000000" w:usb3="00000000" w:csb0="0000019F" w:csb1="00000000"/>
    <w:embedRegular r:id="rId6" w:fontKey="{DDA4FC1B-B588-41E0-9EC3-D443EFE5793B}"/>
  </w:font>
  <w:font w:name="Cardo">
    <w:charset w:val="00"/>
    <w:family w:val="auto"/>
    <w:pitch w:val="default"/>
    <w:embedRegular r:id="rId7" w:fontKey="{58B28D71-0202-4F54-95AB-B26190692436}"/>
  </w:font>
  <w:font w:name="Calibri">
    <w:panose1 w:val="020F0502020204030204"/>
    <w:charset w:val="00"/>
    <w:family w:val="swiss"/>
    <w:pitch w:val="variable"/>
    <w:sig w:usb0="E4002EFF" w:usb1="C200247B" w:usb2="00000009" w:usb3="00000000" w:csb0="000001FF" w:csb1="00000000"/>
    <w:embedRegular r:id="rId8" w:fontKey="{DEE4B602-2F68-463B-A162-5DC74D71CFDA}"/>
  </w:font>
  <w:font w:name="Cambria">
    <w:panose1 w:val="02040503050406030204"/>
    <w:charset w:val="00"/>
    <w:family w:val="roman"/>
    <w:pitch w:val="variable"/>
    <w:sig w:usb0="E00006FF" w:usb1="420024FF" w:usb2="02000000" w:usb3="00000000" w:csb0="0000019F" w:csb1="00000000"/>
    <w:embedRegular r:id="rId9" w:fontKey="{B97446D9-08D4-4DC6-BEEC-C61090DA72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0615" w14:textId="77777777" w:rsidR="00401741" w:rsidRDefault="00401741">
    <w:pPr>
      <w:spacing w:line="240" w:lineRule="auto"/>
      <w:rPr>
        <w:sz w:val="20"/>
        <w:szCs w:val="20"/>
      </w:rPr>
    </w:pPr>
  </w:p>
  <w:p w14:paraId="4DD75554" w14:textId="77777777" w:rsidR="00401741" w:rsidRDefault="00401741">
    <w:pP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962D" w14:textId="77777777" w:rsidR="00401741" w:rsidRDefault="004017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04CA0" w14:textId="77777777" w:rsidR="004D4576" w:rsidRDefault="004D4576">
      <w:pPr>
        <w:spacing w:line="240" w:lineRule="auto"/>
      </w:pPr>
      <w:r>
        <w:separator/>
      </w:r>
    </w:p>
  </w:footnote>
  <w:footnote w:type="continuationSeparator" w:id="0">
    <w:p w14:paraId="6E7D0020" w14:textId="77777777" w:rsidR="004D4576" w:rsidRDefault="004D4576">
      <w:pPr>
        <w:spacing w:line="240" w:lineRule="auto"/>
      </w:pPr>
      <w:r>
        <w:continuationSeparator/>
      </w:r>
    </w:p>
  </w:footnote>
  <w:footnote w:id="1">
    <w:p w14:paraId="56789AFC" w14:textId="77777777" w:rsidR="00401741" w:rsidRDefault="00000000">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0C65A" w14:textId="77777777" w:rsidR="00401741" w:rsidRDefault="00401741">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C5CC" w14:textId="77777777" w:rsidR="00401741" w:rsidRDefault="004017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000000">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3"/>
  </w:num>
  <w:num w:numId="3" w16cid:durableId="1532495001">
    <w:abstractNumId w:val="10"/>
  </w:num>
  <w:num w:numId="4" w16cid:durableId="238558033">
    <w:abstractNumId w:val="7"/>
  </w:num>
  <w:num w:numId="5" w16cid:durableId="1646160777">
    <w:abstractNumId w:val="6"/>
  </w:num>
  <w:num w:numId="6" w16cid:durableId="1217813735">
    <w:abstractNumId w:val="5"/>
  </w:num>
  <w:num w:numId="7" w16cid:durableId="569197200">
    <w:abstractNumId w:val="2"/>
  </w:num>
  <w:num w:numId="8" w16cid:durableId="340592914">
    <w:abstractNumId w:val="9"/>
  </w:num>
  <w:num w:numId="9" w16cid:durableId="387461117">
    <w:abstractNumId w:val="4"/>
  </w:num>
  <w:num w:numId="10" w16cid:durableId="1699353059">
    <w:abstractNumId w:val="1"/>
  </w:num>
  <w:num w:numId="11" w16cid:durableId="964115238">
    <w:abstractNumId w:val="11"/>
  </w:num>
  <w:num w:numId="12" w16cid:durableId="128595990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1E31FC"/>
    <w:rsid w:val="0022390F"/>
    <w:rsid w:val="00287922"/>
    <w:rsid w:val="002940E3"/>
    <w:rsid w:val="00326636"/>
    <w:rsid w:val="003370C8"/>
    <w:rsid w:val="003B7C04"/>
    <w:rsid w:val="003E5F14"/>
    <w:rsid w:val="00401741"/>
    <w:rsid w:val="00405B97"/>
    <w:rsid w:val="004D4576"/>
    <w:rsid w:val="00545E45"/>
    <w:rsid w:val="00591258"/>
    <w:rsid w:val="005B6108"/>
    <w:rsid w:val="005F0FB6"/>
    <w:rsid w:val="00611F20"/>
    <w:rsid w:val="00652B3F"/>
    <w:rsid w:val="008632C5"/>
    <w:rsid w:val="009267BF"/>
    <w:rsid w:val="00AC12A9"/>
    <w:rsid w:val="00DD3A03"/>
    <w:rsid w:val="00E44EA4"/>
    <w:rsid w:val="00F535D8"/>
    <w:rsid w:val="00FB1D74"/>
    <w:rsid w:val="00FF706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431B"/>
  <w15:docId w15:val="{0D61E199-57B8-4E96-86E2-EC9D7CB94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unhideWhenUsed/>
    <w:qFormat/>
    <w:pPr>
      <w:keepNext/>
      <w:keepLines/>
      <w:ind w:firstLine="0"/>
      <w:outlineLvl w:val="1"/>
    </w:pPr>
    <w:rPr>
      <w:b/>
      <w:bCs/>
      <w:color w:val="1B1C1D"/>
    </w:rPr>
  </w:style>
  <w:style w:type="paragraph" w:styleId="Heading3">
    <w:name w:val="heading 3"/>
    <w:basedOn w:val="Normal"/>
    <w:next w:val="Normal"/>
    <w:uiPriority w:val="9"/>
    <w:unhideWhenUsed/>
    <w:qFormat/>
    <w:pPr>
      <w:keepNext/>
      <w:keepLines/>
      <w:ind w:firstLine="0"/>
      <w:outlineLvl w:val="2"/>
    </w:pPr>
    <w:rPr>
      <w:i/>
      <w:iCs/>
    </w:rPr>
  </w:style>
  <w:style w:type="paragraph" w:styleId="Heading4">
    <w:name w:val="heading 4"/>
    <w:basedOn w:val="Normal"/>
    <w:next w:val="Normal"/>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uiPriority w:val="9"/>
    <w:semiHidden/>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2940E3"/>
    <w:pPr>
      <w:spacing w:line="240" w:lineRule="auto"/>
    </w:pPr>
  </w:style>
  <w:style w:type="paragraph" w:styleId="Quote">
    <w:name w:val="Quote"/>
    <w:basedOn w:val="Normal"/>
    <w:next w:val="Normal"/>
    <w:link w:val="QuoteChar"/>
    <w:uiPriority w:val="29"/>
    <w:qFormat/>
    <w:rsid w:val="002940E3"/>
    <w:pPr>
      <w:spacing w:before="200" w:after="160"/>
      <w:ind w:left="862" w:right="862" w:firstLine="0"/>
    </w:pPr>
    <w:rPr>
      <w:iCs/>
      <w:color w:val="404040" w:themeColor="text1" w:themeTint="BF"/>
    </w:rPr>
  </w:style>
  <w:style w:type="character" w:customStyle="1" w:styleId="QuoteChar">
    <w:name w:val="Quote Char"/>
    <w:basedOn w:val="DefaultParagraphFont"/>
    <w:link w:val="Quote"/>
    <w:uiPriority w:val="29"/>
    <w:rsid w:val="002940E3"/>
    <w:rPr>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hyperlink" Target="https://doi.org/10.48550/arXiv.2405.21015" TargetMode="External"/><Relationship Id="rId39" Type="http://schemas.openxmlformats.org/officeDocument/2006/relationships/hyperlink" Target="https://doi.org/10.1016/j.jbusres.2022.07.0200" TargetMode="External"/><Relationship Id="rId21" Type="http://schemas.openxmlformats.org/officeDocument/2006/relationships/hyperlink" Target="https://www.anthropic.com/news/model-context-protocol" TargetMode="External"/><Relationship Id="rId34" Type="http://schemas.openxmlformats.org/officeDocument/2006/relationships/hyperlink" Target="https://doi.org/10.5539/ass.v11n9p320"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https://www.sciencedirect.com/science/article/pii/S0148296320305816?casa_token=-TZnYSiJItAAAAAA:2TosN3zZkh8TzkAafxZI0TgvzAI9n52IVpDxicnCelZ6WeQl9xhDpmvVVY0ewWM_RntdOMqccns" TargetMode="External"/><Relationship Id="rId29" Type="http://schemas.openxmlformats.org/officeDocument/2006/relationships/hyperlink" Target="https://doi.org/10.1007/s11747-020-00749-9" TargetMode="External"/><Relationship Id="rId41" Type="http://schemas.openxmlformats.org/officeDocument/2006/relationships/hyperlink" Target="https://www.sciencedirect.com/science/article/pii/S0148296320305816?casa_token=-TZnYSiJItAAAAAA:2TosN3zZkh8TzkAafxZI0TgvzAI9n52IVpDxicnCelZ6WeQl9xhDpmvVVY0ewWM_RntdOMqcc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help.openai.com/en/articles/20001066-skills-in-chatgpt" TargetMode="External"/><Relationship Id="rId32" Type="http://schemas.openxmlformats.org/officeDocument/2006/relationships/hyperlink" Target="https://openai.com/index/chatgpt/" TargetMode="External"/><Relationship Id="rId37" Type="http://schemas.openxmlformats.org/officeDocument/2006/relationships/hyperlink" Target="https://doi.org/10.1002/(SICI)1097-0266(199708)18:7%3c509::AID-SMJ882%3e3.0.CO;2-Z" TargetMode="External"/><Relationship Id="rId40" Type="http://schemas.openxmlformats.org/officeDocument/2006/relationships/image" Target="media/image4.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claude.com/blog/skills" TargetMode="External"/><Relationship Id="rId28" Type="http://schemas.openxmlformats.org/officeDocument/2006/relationships/hyperlink" Target="https://doi.org/10.1016/j.bushor.2021.03.006" TargetMode="External"/><Relationship Id="rId36" Type="http://schemas.openxmlformats.org/officeDocument/2006/relationships/hyperlink" Target="https://doi.org/10.1002/(SICI)1097-0266(199708)18:7%3c509::AID-SMJ882%3e3.0.CO;2-Z" TargetMode="External"/><Relationship Id="rId10" Type="http://schemas.openxmlformats.org/officeDocument/2006/relationships/footer" Target="footer1.xml"/><Relationship Id="rId19" Type="http://schemas.microsoft.com/office/2018/08/relationships/commentsExtensible" Target="commentsExtensible.xml"/><Relationship Id="rId31" Type="http://schemas.openxmlformats.org/officeDocument/2006/relationships/hyperlink" Target="https://www.mckinsey.com/capabilities/mckinsey-digital/our-insights/superagency-in-the-workplace-empowering-people-to-unlock-ais-full-potential-at-work"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hyperlink" Target="https://www.anthropic.com/engineering/equipping-agents-for-the-real-world-with-agent-skills" TargetMode="External"/><Relationship Id="rId27" Type="http://schemas.openxmlformats.org/officeDocument/2006/relationships/hyperlink" Target="https://doi.org/10.1016/j.bushor.2021.03.006" TargetMode="External"/><Relationship Id="rId30" Type="http://schemas.openxmlformats.org/officeDocument/2006/relationships/hyperlink" Target="https://www.mckinsey.com/capabilities/mckinsey-digital/our-insights/superagency-in-the-workplace-empowering-people-to-unlock-ais-full-potential-at-work" TargetMode="External"/><Relationship Id="rId35" Type="http://schemas.openxmlformats.org/officeDocument/2006/relationships/hyperlink" Target="https://doi.org/10.5539/ass.v11n9p320" TargetMode="External"/><Relationship Id="rId43" Type="http://schemas.microsoft.com/office/2011/relationships/people" Target="peop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yperlink" Target="https://doi.org/10.69554/xehz1946" TargetMode="External"/><Relationship Id="rId33" Type="http://schemas.openxmlformats.org/officeDocument/2006/relationships/hyperlink" Target="https://openai.com/index/function-calling-and-other-api-updates/" TargetMode="External"/><Relationship Id="rId38" Type="http://schemas.openxmlformats.org/officeDocument/2006/relationships/hyperlink" Target="https://doi.org/10.1016/j.jbusres.2022.07.02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19106</Words>
  <Characters>105084</Characters>
  <Application>Microsoft Office Word</Application>
  <DocSecurity>0</DocSecurity>
  <Lines>875</Lines>
  <Paragraphs>247</Paragraphs>
  <ScaleCrop>false</ScaleCrop>
  <Company/>
  <LinksUpToDate>false</LinksUpToDate>
  <CharactersWithSpaces>123943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Luttik, Daan</cp:lastModifiedBy>
  <cp:revision>12</cp:revision>
  <dcterms:created xsi:type="dcterms:W3CDTF">2026-06-01T19:34:00Z</dcterms:created>
  <dcterms:modified xsi:type="dcterms:W3CDTF">2026-06-05T19:47:00Z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