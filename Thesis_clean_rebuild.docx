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rPr>
                <w:lang w:val="en-US"/>
              </w:rP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4409E6EC" w:rsidR="008266C5" w:rsidRDefault="008266C5">
            <w:pPr>
              <w:spacing w:line="240" w:lineRule="auto"/>
              <w:ind w:firstLine="0"/>
            </w:pPr>
            <w:r>
              <w:t>S. (Stefanie)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instrText xml:space="preserve"> TOC \o "1-2" \h \z \u </w:instrText>
            <w:fldChar w:fldCharType="separate"/>
          </w:r>
          <w:hyperlink w:anchor="_Toc231935231" w:history="1">
            <w:r>
              <w:rPr>
                <w:rStyle w:val="Hyperlink"/>
                <w:noProof/>
              </w:rPr>
              <w:t>1.       Introduction</w:t>
            </w:r>
            <w:r>
              <w:rPr>
                <w:noProof/>
                <w:webHidden/>
              </w:rPr>
              <w:tab/>
              <w:fldChar w:fldCharType="begin"/>
              <w:instrText xml:space="preserve"> PAGEREF _Toc231935231 \h </w:instrText>
              <w:fldChar w:fldCharType="separate"/>
              <w:t>1</w:t>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Pr>
                <w:rStyle w:val="Hyperlink"/>
                <w:noProof/>
              </w:rPr>
              <w:t>Literature Review</w:t>
            </w:r>
            <w:r>
              <w:rPr>
                <w:noProof/>
                <w:webHidden/>
              </w:rPr>
              <w:tab/>
              <w:fldChar w:fldCharType="begin"/>
              <w:instrText xml:space="preserve"> PAGEREF _Toc231935232 \h </w:instrText>
              <w:fldChar w:fldCharType="separate"/>
              <w:t>4</w:t>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Pr>
                <w:rStyle w:val="Hyperlink"/>
                <w:noProof/>
              </w:rPr>
              <w:t>The historical development of AI</w:t>
            </w:r>
            <w:r>
              <w:rPr>
                <w:noProof/>
                <w:webHidden/>
              </w:rPr>
              <w:tab/>
              <w:fldChar w:fldCharType="begin"/>
              <w:instrText xml:space="preserve"> PAGEREF _Toc231935233 \h </w:instrText>
              <w:fldChar w:fldCharType="separate"/>
              <w:t>4</w:t>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Pr>
                <w:rStyle w:val="Hyperlink"/>
                <w:noProof/>
              </w:rPr>
              <w:t>2.2.</w:t>
            </w:r>
            <w:r>
              <w:rPr>
                <w:rFonts w:asciiTheme="minorHAnsi" w:eastAsiaTheme="minorEastAsia" w:hAnsiTheme="minorHAnsi" w:cstheme="minorBidi"/>
                <w:noProof/>
                <w:kern w:val="2"/>
                <w:sz w:val="24"/>
                <w:szCs w:val="24"/>
                <w:lang w:val="nl-NL"/>
                <w14:ligatures w14:val="standardContextual"/>
              </w:rPr>
              <w:tab/>
            </w:r>
            <w:r>
              <w:rPr>
                <w:rStyle w:val="Hyperlink"/>
                <w:noProof/>
              </w:rPr>
              <w:t>On Agentic AI</w:t>
            </w:r>
            <w:r>
              <w:rPr>
                <w:noProof/>
                <w:webHidden/>
              </w:rPr>
              <w:tab/>
              <w:fldChar w:fldCharType="begin"/>
              <w:instrText xml:space="preserve"> PAGEREF _Toc231935234 \h </w:instrText>
              <w:fldChar w:fldCharType="separate"/>
              <w:t>8</w:t>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Pr>
                <w:rStyle w:val="Hyperlink"/>
                <w:noProof/>
              </w:rPr>
              <w:t>2.3.</w:t>
            </w:r>
            <w:r>
              <w:rPr>
                <w:rFonts w:asciiTheme="minorHAnsi" w:eastAsiaTheme="minorEastAsia" w:hAnsiTheme="minorHAnsi" w:cstheme="minorBidi"/>
                <w:noProof/>
                <w:kern w:val="2"/>
                <w:sz w:val="24"/>
                <w:szCs w:val="24"/>
                <w:lang w:val="nl-NL"/>
                <w14:ligatures w14:val="standardContextual"/>
              </w:rPr>
              <w:tab/>
            </w:r>
            <w:r>
              <w:rPr>
                <w:rStyle w:val="Hyperlink"/>
                <w:noProof/>
              </w:rPr>
              <w:t>Value theory and value creation with agentic AI</w:t>
            </w:r>
            <w:r>
              <w:rPr>
                <w:noProof/>
                <w:webHidden/>
              </w:rPr>
              <w:tab/>
              <w:fldChar w:fldCharType="begin"/>
              <w:instrText xml:space="preserve"> PAGEREF _Toc231935235 \h </w:instrText>
              <w:fldChar w:fldCharType="separate"/>
              <w:t>9</w:t>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Pr>
                <w:rStyle w:val="Hyperlink"/>
                <w:noProof/>
              </w:rPr>
              <w:t>2.4.</w:t>
            </w:r>
            <w:r>
              <w:rPr>
                <w:rFonts w:asciiTheme="minorHAnsi" w:eastAsiaTheme="minorEastAsia" w:hAnsiTheme="minorHAnsi" w:cstheme="minorBidi"/>
                <w:noProof/>
                <w:kern w:val="2"/>
                <w:sz w:val="24"/>
                <w:szCs w:val="24"/>
                <w:lang w:val="nl-NL"/>
                <w14:ligatures w14:val="standardContextual"/>
              </w:rPr>
              <w:tab/>
            </w:r>
            <w:r>
              <w:rPr>
                <w:rStyle w:val="Hyperlink"/>
                <w:noProof/>
              </w:rPr>
              <w:t>Learnings from earlier waves of digital transformation</w:t>
            </w:r>
            <w:r>
              <w:rPr>
                <w:noProof/>
                <w:webHidden/>
              </w:rPr>
              <w:tab/>
              <w:fldChar w:fldCharType="begin"/>
              <w:instrText xml:space="preserve"> PAGEREF _Toc231935236 \h </w:instrText>
              <w:fldChar w:fldCharType="separate"/>
              <w:t>10</w:t>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Pr>
                <w:rStyle w:val="Hyperlink"/>
                <w:noProof/>
              </w:rPr>
              <w:t>2.5. Synthesis: sensitizing concepts for the empirical study</w:t>
            </w:r>
            <w:r>
              <w:rPr>
                <w:noProof/>
                <w:webHidden/>
              </w:rPr>
              <w:tab/>
              <w:fldChar w:fldCharType="begin"/>
              <w:instrText xml:space="preserve"> PAGEREF _Toc231935237 \h </w:instrText>
              <w:fldChar w:fldCharType="separate"/>
              <w:t>11</w:t>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Pr>
                <w:rStyle w:val="Hyperlink"/>
                <w:noProof/>
                <w:lang w:val="en-US"/>
              </w:rPr>
              <w:t>Methodology</w:t>
            </w:r>
            <w:r>
              <w:rPr>
                <w:noProof/>
                <w:webHidden/>
              </w:rPr>
              <w:tab/>
              <w:fldChar w:fldCharType="begin"/>
              <w:instrText xml:space="preserve"> PAGEREF _Toc231935238 \h </w:instrText>
              <w:fldChar w:fldCharType="separate"/>
              <w:t>12</w:t>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Pr>
                <w:rStyle w:val="Hyperlink"/>
                <w:noProof/>
              </w:rPr>
              <w:t>3.1.</w:t>
            </w:r>
            <w:r>
              <w:rPr>
                <w:rFonts w:asciiTheme="minorHAnsi" w:eastAsiaTheme="minorEastAsia" w:hAnsiTheme="minorHAnsi" w:cstheme="minorBidi"/>
                <w:noProof/>
                <w:kern w:val="2"/>
                <w:sz w:val="24"/>
                <w:szCs w:val="24"/>
                <w:lang w:val="nl-NL"/>
                <w14:ligatures w14:val="standardContextual"/>
              </w:rPr>
              <w:tab/>
            </w:r>
            <w:r>
              <w:rPr>
                <w:rStyle w:val="Hyperlink"/>
                <w:noProof/>
              </w:rPr>
              <w:t>Research approach</w:t>
            </w:r>
            <w:r>
              <w:rPr>
                <w:noProof/>
                <w:webHidden/>
              </w:rPr>
              <w:tab/>
              <w:fldChar w:fldCharType="begin"/>
              <w:instrText xml:space="preserve"> PAGEREF _Toc231935239 \h </w:instrText>
              <w:fldChar w:fldCharType="separate"/>
              <w:t>12</w:t>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Pr>
                <w:rStyle w:val="Hyperlink"/>
                <w:noProof/>
              </w:rPr>
              <w:t>3.2.</w:t>
            </w:r>
            <w:r>
              <w:rPr>
                <w:rFonts w:asciiTheme="minorHAnsi" w:eastAsiaTheme="minorEastAsia" w:hAnsiTheme="minorHAnsi" w:cstheme="minorBidi"/>
                <w:noProof/>
                <w:kern w:val="2"/>
                <w:sz w:val="24"/>
                <w:szCs w:val="24"/>
                <w:lang w:val="nl-NL"/>
                <w14:ligatures w14:val="standardContextual"/>
              </w:rPr>
              <w:tab/>
            </w:r>
            <w:r>
              <w:rPr>
                <w:rStyle w:val="Hyperlink"/>
                <w:noProof/>
              </w:rPr>
              <w:t>Data collection</w:t>
            </w:r>
            <w:r>
              <w:rPr>
                <w:noProof/>
                <w:webHidden/>
              </w:rPr>
              <w:tab/>
              <w:fldChar w:fldCharType="begin"/>
              <w:instrText xml:space="preserve"> PAGEREF _Toc231935240 \h </w:instrText>
              <w:fldChar w:fldCharType="separate"/>
              <w:t>12</w:t>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Pr>
                <w:rStyle w:val="Hyperlink"/>
                <w:noProof/>
              </w:rPr>
              <w:t>3.3.</w:t>
            </w:r>
            <w:r>
              <w:rPr>
                <w:rFonts w:asciiTheme="minorHAnsi" w:eastAsiaTheme="minorEastAsia" w:hAnsiTheme="minorHAnsi" w:cstheme="minorBidi"/>
                <w:noProof/>
                <w:kern w:val="2"/>
                <w:sz w:val="24"/>
                <w:szCs w:val="24"/>
                <w:lang w:val="nl-NL"/>
                <w14:ligatures w14:val="standardContextual"/>
              </w:rPr>
              <w:tab/>
            </w:r>
            <w:r>
              <w:rPr>
                <w:rStyle w:val="Hyperlink"/>
                <w:noProof/>
              </w:rPr>
              <w:t>Intended sample and sample size</w:t>
            </w:r>
            <w:r>
              <w:rPr>
                <w:noProof/>
                <w:webHidden/>
              </w:rPr>
              <w:tab/>
              <w:fldChar w:fldCharType="begin"/>
              <w:instrText xml:space="preserve"> PAGEREF _Toc231935241 \h </w:instrText>
              <w:fldChar w:fldCharType="separate"/>
              <w:t>13</w:t>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Pr>
                <w:rStyle w:val="Hyperlink"/>
                <w:noProof/>
              </w:rPr>
              <w:t>3.4</w:t>
            </w:r>
            <w:r>
              <w:rPr>
                <w:rFonts w:asciiTheme="minorHAnsi" w:eastAsiaTheme="minorEastAsia" w:hAnsiTheme="minorHAnsi" w:cstheme="minorBidi"/>
                <w:noProof/>
                <w:kern w:val="2"/>
                <w:sz w:val="24"/>
                <w:szCs w:val="24"/>
                <w:lang w:val="nl-NL"/>
                <w14:ligatures w14:val="standardContextual"/>
              </w:rPr>
              <w:tab/>
            </w:r>
            <w:r>
              <w:rPr>
                <w:rStyle w:val="Hyperlink"/>
                <w:noProof/>
              </w:rPr>
              <w:t>Trustworthiness</w:t>
            </w:r>
            <w:r>
              <w:rPr>
                <w:noProof/>
                <w:webHidden/>
              </w:rPr>
              <w:tab/>
              <w:fldChar w:fldCharType="begin"/>
              <w:instrText xml:space="preserve"> PAGEREF _Toc231935242 \h </w:instrText>
              <w:fldChar w:fldCharType="separate"/>
              <w:t>16</w:t>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Pr>
                <w:rStyle w:val="Hyperlink"/>
                <w:noProof/>
              </w:rPr>
              <w:t>Findings</w:t>
            </w:r>
            <w:r>
              <w:rPr>
                <w:noProof/>
                <w:webHidden/>
              </w:rPr>
              <w:tab/>
              <w:fldChar w:fldCharType="begin"/>
              <w:instrText xml:space="preserve"> PAGEREF _Toc231935243 \h </w:instrText>
              <w:fldChar w:fldCharType="separate"/>
              <w:t>18</w:t>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Pr>
                <w:rStyle w:val="Hyperlink"/>
                <w:noProof/>
              </w:rPr>
              <w:t>4.1</w:t>
            </w:r>
            <w:r>
              <w:rPr>
                <w:rFonts w:asciiTheme="minorHAnsi" w:eastAsiaTheme="minorEastAsia" w:hAnsiTheme="minorHAnsi" w:cstheme="minorBidi"/>
                <w:noProof/>
                <w:kern w:val="2"/>
                <w:sz w:val="24"/>
                <w:szCs w:val="24"/>
                <w:lang w:val="nl-NL"/>
                <w14:ligatures w14:val="standardContextual"/>
              </w:rPr>
              <w:tab/>
            </w:r>
            <w:r>
              <w:rPr>
                <w:rStyle w:val="Hyperlink"/>
                <w:noProof/>
              </w:rPr>
              <w:t>Observing</w:t>
            </w:r>
            <w:r>
              <w:rPr>
                <w:noProof/>
                <w:webHidden/>
              </w:rPr>
              <w:tab/>
              <w:fldChar w:fldCharType="begin"/>
              <w:instrText xml:space="preserve"> PAGEREF _Toc231935244 \h </w:instrText>
              <w:fldChar w:fldCharType="separate"/>
              <w:t>21</w:t>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Pr>
                <w:rStyle w:val="Hyperlink"/>
                <w:noProof/>
              </w:rPr>
              <w:t>4.2</w:t>
            </w:r>
            <w:r>
              <w:rPr>
                <w:rFonts w:asciiTheme="minorHAnsi" w:eastAsiaTheme="minorEastAsia" w:hAnsiTheme="minorHAnsi" w:cstheme="minorBidi"/>
                <w:noProof/>
                <w:kern w:val="2"/>
                <w:sz w:val="24"/>
                <w:szCs w:val="24"/>
                <w:lang w:val="nl-NL"/>
                <w14:ligatures w14:val="standardContextual"/>
              </w:rPr>
              <w:tab/>
            </w:r>
            <w:r>
              <w:rPr>
                <w:rStyle w:val="Hyperlink"/>
                <w:noProof/>
              </w:rPr>
              <w:t>The organizational context</w:t>
            </w:r>
            <w:r>
              <w:rPr>
                <w:noProof/>
                <w:webHidden/>
              </w:rPr>
              <w:tab/>
              <w:fldChar w:fldCharType="begin"/>
              <w:instrText xml:space="preserve"> PAGEREF _Toc231935245 \h </w:instrText>
              <w:fldChar w:fldCharType="separate"/>
              <w:t>26</w:t>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Pr>
                <w:rStyle w:val="Hyperlink"/>
                <w:noProof/>
              </w:rPr>
              <w:t>4.3</w:t>
            </w:r>
            <w:r>
              <w:rPr>
                <w:rFonts w:asciiTheme="minorHAnsi" w:eastAsiaTheme="minorEastAsia" w:hAnsiTheme="minorHAnsi" w:cstheme="minorBidi"/>
                <w:noProof/>
                <w:kern w:val="2"/>
                <w:sz w:val="24"/>
                <w:szCs w:val="24"/>
                <w:lang w:val="nl-NL"/>
                <w14:ligatures w14:val="standardContextual"/>
              </w:rPr>
              <w:tab/>
            </w:r>
            <w:r>
              <w:rPr>
                <w:rStyle w:val="Hyperlink"/>
                <w:noProof/>
              </w:rPr>
              <w:t>Applying agentic AI</w:t>
            </w:r>
            <w:r>
              <w:rPr>
                <w:noProof/>
                <w:webHidden/>
              </w:rPr>
              <w:tab/>
              <w:fldChar w:fldCharType="begin"/>
              <w:instrText xml:space="preserve"> PAGEREF _Toc231935246 \h </w:instrText>
              <w:fldChar w:fldCharType="separate"/>
              <w:t>35</w:t>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Pr>
                <w:rStyle w:val="Hyperlink"/>
                <w:noProof/>
              </w:rPr>
              <w:t>4.4</w:t>
            </w:r>
            <w:r>
              <w:rPr>
                <w:rFonts w:asciiTheme="minorHAnsi" w:eastAsiaTheme="minorEastAsia" w:hAnsiTheme="minorHAnsi" w:cstheme="minorBidi"/>
                <w:noProof/>
                <w:kern w:val="2"/>
                <w:sz w:val="24"/>
                <w:szCs w:val="24"/>
                <w:lang w:val="nl-NL"/>
                <w14:ligatures w14:val="standardContextual"/>
              </w:rPr>
              <w:tab/>
            </w:r>
            <w:r>
              <w:rPr>
                <w:rStyle w:val="Hyperlink"/>
                <w:noProof/>
              </w:rPr>
              <w:t>Value Outcomes</w:t>
            </w:r>
            <w:r>
              <w:rPr>
                <w:noProof/>
                <w:webHidden/>
              </w:rPr>
              <w:tab/>
              <w:fldChar w:fldCharType="begin"/>
              <w:instrText xml:space="preserve"> PAGEREF _Toc231935247 \h </w:instrText>
              <w:fldChar w:fldCharType="separate"/>
              <w:t>40</w:t>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Pr>
                <w:rStyle w:val="Hyperlink"/>
                <w:noProof/>
              </w:rPr>
              <w:t>Paradoxes</w:t>
            </w:r>
            <w:r>
              <w:rPr>
                <w:noProof/>
                <w:webHidden/>
              </w:rPr>
              <w:tab/>
              <w:fldChar w:fldCharType="begin"/>
              <w:instrText xml:space="preserve"> PAGEREF _Toc231935248 \h </w:instrText>
              <w:fldChar w:fldCharType="separate"/>
              <w:t>45</w:t>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Pr>
                <w:rStyle w:val="Hyperlink"/>
                <w:noProof/>
              </w:rPr>
              <w:t>5.</w:t>
            </w:r>
            <w:r>
              <w:rPr>
                <w:rFonts w:asciiTheme="minorHAnsi" w:eastAsiaTheme="minorEastAsia" w:hAnsiTheme="minorHAnsi" w:cstheme="minorBidi"/>
                <w:noProof/>
                <w:kern w:val="2"/>
                <w:sz w:val="24"/>
                <w:szCs w:val="24"/>
                <w:lang w:val="nl-NL"/>
                <w14:ligatures w14:val="standardContextual"/>
              </w:rPr>
              <w:tab/>
            </w:r>
            <w:r>
              <w:rPr>
                <w:rStyle w:val="Hyperlink"/>
                <w:noProof/>
              </w:rPr>
              <w:t>Discussion</w:t>
            </w:r>
            <w:r>
              <w:rPr>
                <w:noProof/>
                <w:webHidden/>
              </w:rPr>
              <w:tab/>
              <w:fldChar w:fldCharType="begin"/>
              <w:instrText xml:space="preserve"> PAGEREF _Toc231935249 \h </w:instrText>
              <w:fldChar w:fldCharType="separate"/>
              <w:t>49</w:t>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Pr>
                <w:rStyle w:val="Hyperlink"/>
                <w:noProof/>
              </w:rPr>
              <w:t>5.1</w:t>
            </w:r>
            <w:r>
              <w:rPr>
                <w:rFonts w:asciiTheme="minorHAnsi" w:eastAsiaTheme="minorEastAsia" w:hAnsiTheme="minorHAnsi" w:cstheme="minorBidi"/>
                <w:noProof/>
                <w:kern w:val="2"/>
                <w:sz w:val="24"/>
                <w:szCs w:val="24"/>
                <w:lang w:val="nl-NL"/>
                <w14:ligatures w14:val="standardContextual"/>
              </w:rPr>
              <w:tab/>
            </w:r>
            <w:r>
              <w:rPr>
                <w:rStyle w:val="Hyperlink"/>
                <w:noProof/>
              </w:rPr>
              <w:t>Contributions to Theory</w:t>
            </w:r>
            <w:r>
              <w:rPr>
                <w:noProof/>
                <w:webHidden/>
              </w:rPr>
              <w:tab/>
              <w:fldChar w:fldCharType="begin"/>
              <w:instrText xml:space="preserve"> PAGEREF _Toc231935250 \h </w:instrText>
              <w:fldChar w:fldCharType="separate"/>
              <w:t>49</w:t>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Pr>
                <w:rStyle w:val="Hyperlink"/>
                <w:noProof/>
              </w:rPr>
              <w:t>5.2</w:t>
            </w:r>
            <w:r>
              <w:rPr>
                <w:rFonts w:asciiTheme="minorHAnsi" w:eastAsiaTheme="minorEastAsia" w:hAnsiTheme="minorHAnsi" w:cstheme="minorBidi"/>
                <w:noProof/>
                <w:kern w:val="2"/>
                <w:sz w:val="24"/>
                <w:szCs w:val="24"/>
                <w:lang w:val="nl-NL"/>
                <w14:ligatures w14:val="standardContextual"/>
              </w:rPr>
              <w:tab/>
            </w:r>
            <w:r>
              <w:rPr>
                <w:rStyle w:val="Hyperlink"/>
                <w:noProof/>
              </w:rPr>
              <w:t>Practical implications</w:t>
            </w:r>
            <w:r>
              <w:rPr>
                <w:noProof/>
                <w:webHidden/>
              </w:rPr>
              <w:tab/>
              <w:fldChar w:fldCharType="begin"/>
              <w:instrText xml:space="preserve"> PAGEREF _Toc231935251 \h </w:instrText>
              <w:fldChar w:fldCharType="separate"/>
              <w:t>55</w:t>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Pr>
                <w:rStyle w:val="Hyperlink"/>
                <w:noProof/>
              </w:rPr>
              <w:t>5.3</w:t>
            </w:r>
            <w:r>
              <w:rPr>
                <w:rFonts w:asciiTheme="minorHAnsi" w:eastAsiaTheme="minorEastAsia" w:hAnsiTheme="minorHAnsi" w:cstheme="minorBidi"/>
                <w:noProof/>
                <w:kern w:val="2"/>
                <w:sz w:val="24"/>
                <w:szCs w:val="24"/>
                <w:lang w:val="nl-NL"/>
                <w14:ligatures w14:val="standardContextual"/>
              </w:rPr>
              <w:tab/>
            </w:r>
            <w:r>
              <w:rPr>
                <w:rStyle w:val="Hyperlink"/>
                <w:noProof/>
              </w:rPr>
              <w:t>Limitations &amp; Future research</w:t>
            </w:r>
            <w:r>
              <w:rPr>
                <w:noProof/>
                <w:webHidden/>
              </w:rPr>
              <w:tab/>
              <w:fldChar w:fldCharType="begin"/>
              <w:instrText xml:space="preserve"> PAGEREF _Toc231935252 \h </w:instrText>
              <w:fldChar w:fldCharType="separate"/>
              <w:t>59</w:t>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Pr>
                <w:rStyle w:val="Hyperlink"/>
                <w:noProof/>
              </w:rPr>
              <w:t>6.</w:t>
            </w:r>
            <w:r>
              <w:rPr>
                <w:rFonts w:asciiTheme="minorHAnsi" w:eastAsiaTheme="minorEastAsia" w:hAnsiTheme="minorHAnsi" w:cstheme="minorBidi"/>
                <w:noProof/>
                <w:kern w:val="2"/>
                <w:sz w:val="24"/>
                <w:szCs w:val="24"/>
                <w:lang w:val="nl-NL"/>
                <w14:ligatures w14:val="standardContextual"/>
              </w:rPr>
              <w:tab/>
            </w:r>
            <w:r>
              <w:rPr>
                <w:rStyle w:val="Hyperlink"/>
                <w:noProof/>
              </w:rPr>
              <w:t>Conclusion</w:t>
            </w:r>
            <w:r>
              <w:rPr>
                <w:noProof/>
                <w:webHidden/>
              </w:rPr>
              <w:tab/>
              <w:fldChar w:fldCharType="begin"/>
              <w:instrText xml:space="preserve"> PAGEREF _Toc231935253 \h </w:instrText>
              <w:fldChar w:fldCharType="separate"/>
              <w:t>61</w:t>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Pr>
                <w:rStyle w:val="Hyperlink"/>
                <w:noProof/>
              </w:rPr>
              <w:t>7.</w:t>
            </w:r>
            <w:r>
              <w:rPr>
                <w:rFonts w:asciiTheme="minorHAnsi" w:eastAsiaTheme="minorEastAsia" w:hAnsiTheme="minorHAnsi" w:cstheme="minorBidi"/>
                <w:noProof/>
                <w:kern w:val="2"/>
                <w:sz w:val="24"/>
                <w:szCs w:val="24"/>
                <w:lang w:val="nl-NL"/>
                <w14:ligatures w14:val="standardContextual"/>
              </w:rPr>
              <w:tab/>
            </w:r>
            <w:r>
              <w:rPr>
                <w:rStyle w:val="Hyperlink"/>
                <w:noProof/>
              </w:rPr>
              <w:t>References</w:t>
            </w:r>
            <w:r>
              <w:rPr>
                <w:noProof/>
                <w:webHidden/>
              </w:rPr>
              <w:tab/>
              <w:fldChar w:fldCharType="begin"/>
              <w:instrText xml:space="preserve"> PAGEREF _Toc231935254 \h </w:instrText>
              <w:fldChar w:fldCharType="separate"/>
              <w:t>63</w:t>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Pr>
                <w:rStyle w:val="Hyperlink"/>
                <w:noProof/>
              </w:rPr>
              <w:t>Appendix A. Interview Guide and Protocol</w:t>
            </w:r>
            <w:r>
              <w:rPr>
                <w:noProof/>
                <w:webHidden/>
              </w:rPr>
              <w:tab/>
              <w:fldChar w:fldCharType="begin"/>
              <w:instrText xml:space="preserve"> PAGEREF _Toc231935255 \h </w:instrText>
              <w:fldChar w:fldCharType="separate"/>
              <w:t>72</w:t>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Pr>
                <w:rStyle w:val="Hyperlink"/>
                <w:noProof/>
              </w:rPr>
              <w:t>A.1.</w:t>
            </w:r>
            <w:r>
              <w:rPr>
                <w:rFonts w:asciiTheme="minorHAnsi" w:eastAsiaTheme="minorEastAsia" w:hAnsiTheme="minorHAnsi" w:cstheme="minorBidi"/>
                <w:noProof/>
                <w:kern w:val="2"/>
                <w:sz w:val="24"/>
                <w:szCs w:val="24"/>
                <w:lang w:val="nl-NL"/>
                <w14:ligatures w14:val="standardContextual"/>
              </w:rPr>
              <w:tab/>
            </w:r>
            <w:r>
              <w:rPr>
                <w:rStyle w:val="Hyperlink"/>
                <w:noProof/>
              </w:rPr>
              <w:t>Interview Guide</w:t>
            </w:r>
            <w:r>
              <w:rPr>
                <w:noProof/>
                <w:webHidden/>
              </w:rPr>
              <w:tab/>
              <w:fldChar w:fldCharType="begin"/>
              <w:instrText xml:space="preserve"> PAGEREF _Toc231935256 \h </w:instrText>
              <w:fldChar w:fldCharType="separate"/>
              <w:t>72</w:t>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Pr>
                <w:rStyle w:val="Hyperlink"/>
                <w:noProof/>
              </w:rPr>
              <w:t>Appendix B. Putting the model to work: a manager’s checklist</w:t>
            </w:r>
            <w:r>
              <w:rPr>
                <w:noProof/>
                <w:webHidden/>
              </w:rPr>
              <w:tab/>
              <w:fldChar w:fldCharType="begin"/>
              <w:instrText xml:space="preserve"> PAGEREF _Toc231935257 \h </w:instrText>
              <w:fldChar w:fldCharType="separate"/>
              <w:t>74</w:t>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Pr>
                <w:rStyle w:val="Hyperlink"/>
                <w:noProof/>
              </w:rPr>
              <w:t>Observing: sensing the changing context</w:t>
            </w:r>
            <w:r>
              <w:rPr>
                <w:noProof/>
                <w:webHidden/>
              </w:rPr>
              <w:tab/>
              <w:fldChar w:fldCharType="begin"/>
              <w:instrText xml:space="preserve"> PAGEREF _Toc231935258 \h </w:instrText>
              <w:fldChar w:fldCharType="separate"/>
              <w:t>74</w:t>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Pr>
                <w:rStyle w:val="Hyperlink"/>
                <w:noProof/>
              </w:rPr>
              <w:t>Conditions: auditing what enables or constrains</w:t>
            </w:r>
            <w:r>
              <w:rPr>
                <w:noProof/>
                <w:webHidden/>
              </w:rPr>
              <w:tab/>
              <w:fldChar w:fldCharType="begin"/>
              <w:instrText xml:space="preserve"> PAGEREF _Toc231935259 \h </w:instrText>
              <w:fldChar w:fldCharType="separate"/>
              <w:t>74</w:t>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Pr>
                <w:rStyle w:val="Hyperlink"/>
                <w:noProof/>
              </w:rPr>
              <w:t>Steering: acting on the conditions</w:t>
            </w:r>
            <w:r>
              <w:rPr>
                <w:noProof/>
                <w:webHidden/>
              </w:rPr>
              <w:tab/>
              <w:fldChar w:fldCharType="begin"/>
              <w:instrText xml:space="preserve"> PAGEREF _Toc231935260 \h </w:instrText>
              <w:fldChar w:fldCharType="separate"/>
              <w:t>75</w:t>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Pr>
                <w:rStyle w:val="Hyperlink"/>
                <w:noProof/>
              </w:rPr>
              <w:t>Applying: putting agentic AI to work</w:t>
            </w:r>
            <w:r>
              <w:rPr>
                <w:noProof/>
                <w:webHidden/>
              </w:rPr>
              <w:tab/>
              <w:fldChar w:fldCharType="begin"/>
              <w:instrText xml:space="preserve"> PAGEREF _Toc231935261 \h </w:instrText>
              <w:fldChar w:fldCharType="separate"/>
              <w:t>75</w:t>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Pr>
                <w:rStyle w:val="Hyperlink"/>
                <w:noProof/>
              </w:rPr>
              <w:t>Mediating Value Outcomes: turning application into value</w:t>
            </w:r>
            <w:r>
              <w:rPr>
                <w:noProof/>
                <w:webHidden/>
              </w:rPr>
              <w:tab/>
              <w:fldChar w:fldCharType="begin"/>
              <w:instrText xml:space="preserve"> PAGEREF _Toc231935262 \h </w:instrText>
              <w:fldChar w:fldCharType="separate"/>
              <w:t>76</w:t>
              <w:fldChar w:fldCharType="end"/>
            </w:r>
          </w:hyperlink>
        </w:p>
        <w:p w14:paraId="3FBD0B14" w14:textId="56BD8EA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r>
        <w:lastRenderedPageBreak/>
        <w:t>Executive Summary</w:t>
      </w:r>
    </w:p>
    <w:p w14:paraId="7E8DF01E" w14:textId="77777777" w:rsidR="006F2E75" w:rsidRDefault="00000000" w:rsidP="00B33353">
      <w:commentRangeStart w:id="2"/>
      <w:r>
        <w:rPr>
          <w:b/>
          <w:bCs/>
        </w:rPr>
        <w:t xml:space="preserve">Purpose and research question. </w:t>
      </w:r>
      <w:r>
        <w:t xml:space="preserve">Generative AI has become central to marketing, which together with sales is projected to capture roughly a third of AI’s economic value (Mayer et al., 2025). Yet most marketing AI still works as a question-and-answer tool. A newer category, </w:t>
      </w:r>
      <w:r>
        <w:rPr>
          <w:i/>
          <w:iCs/>
        </w:rPr>
        <w:t>agentic AI</w:t>
      </w:r>
      <w:r>
        <w:t xml:space="preserve">, pursues goals autonomously across complex, multi-step tasks, promising to perform the work itself. How managers turn that promise into value is largely unexplored, and scholars have issued explicit calls for firm-level evidence (Kim, 2025; Mogaji &amp; Jain, 2024; Jain et al., 2024). This study therefore asks: </w:t>
      </w:r>
      <w:r>
        <w:rPr>
          <w:i/>
          <w:iCs/>
        </w:rPr>
        <w:t>How do marketing managers create value with agentic AI?</w:t>
      </w:r>
      <w:r>
        <w:t xml:space="preserve"> Three sub-questions examine how managers identify and translate opportunities, adopt agentic AI within their organizations, and manage the benefits, sacrifices, and risks it brings.</w:t>
      </w:r>
    </w:p>
    <w:p w14:paraId="2641A403" w14:textId="77777777" w:rsidR="006F2E75" w:rsidRDefault="00000000" w:rsidP="00B33353">
      <w:r>
        <w:rPr>
          <w:b/>
          <w:bCs/>
        </w:rPr>
        <w:t xml:space="preserve">Method. </w:t>
      </w:r>
      <w:r>
        <w:t>The study applies constructivist grounded theory (Charmaz, 2014), an exploratory qualitative approach suited to an emerging phenomenon. Seventeen in-depth interviews with marketing managers and AI experts were analyzed through initial, focused, and theoretical coding, with theoretical sampling continued to saturation. Value theory (Almquist et al., 2016; Woodside et al., 2008) served as a sensitizing concept.</w:t>
      </w:r>
    </w:p>
    <w:p w14:paraId="3F3DDD55" w14:textId="77777777" w:rsidR="006F2E75" w:rsidRDefault="00000000" w:rsidP="00B33353">
      <w:r>
        <w:rPr>
          <w:b/>
          <w:bCs/>
        </w:rPr>
        <w:t xml:space="preserve">Main findings. </w:t>
      </w:r>
      <w:r>
        <w:t xml:space="preserve">Value is created not by adopting agentic AI but by the managerial work surrounding it. The study’s central contribution is a process model that links five elements: </w:t>
      </w:r>
      <w:r>
        <w:rPr>
          <w:i/>
          <w:iCs/>
        </w:rPr>
        <w:t>observing</w:t>
      </w:r>
      <w:r>
        <w:t xml:space="preserve"> external conditions (the progression of AI, market pressure, and supplier roadmaps); </w:t>
      </w:r>
      <w:r>
        <w:rPr>
          <w:i/>
          <w:iCs/>
        </w:rPr>
        <w:t>navigating</w:t>
      </w:r>
      <w:r>
        <w:t xml:space="preserve"> the organizational conditions that enable or constrain action; </w:t>
      </w:r>
      <w:r>
        <w:rPr>
          <w:i/>
          <w:iCs/>
        </w:rPr>
        <w:t>steering</w:t>
      </w:r>
      <w:r>
        <w:t xml:space="preserve"> the organization by reshaping, leveraging, and navigating those conditions; </w:t>
      </w:r>
      <w:r>
        <w:rPr>
          <w:i/>
          <w:iCs/>
        </w:rPr>
        <w:t>applying</w:t>
      </w:r>
      <w:r>
        <w:t xml:space="preserve"> agentic AI through specific use cases and a deliberately engineered configuration, the </w:t>
      </w:r>
      <w:r>
        <w:rPr>
          <w:i/>
          <w:iCs/>
        </w:rPr>
        <w:t>harness</w:t>
      </w:r>
      <w:r>
        <w:t xml:space="preserve">; and the resulting </w:t>
      </w:r>
      <w:r>
        <w:rPr>
          <w:i/>
          <w:iCs/>
        </w:rPr>
        <w:t>value outcomes</w:t>
      </w:r>
      <w:r>
        <w:t>, understood as a managed portfolio of benefits, sacrifices, and risks. Identical use cases produced divergent outcomes across firms; the difference lay in the managerial work and the configuration, not the technology. A pattern of paradoxes runs throughout: the technology that creates a risk also supplies the means to govern it.</w:t>
      </w:r>
    </w:p>
    <w:p w14:paraId="4360E257" w14:textId="77777777" w:rsidR="006F2E75" w:rsidRDefault="00000000" w:rsidP="00B33353">
      <w:r>
        <w:rPr>
          <w:b/>
          <w:bCs/>
        </w:rPr>
        <w:lastRenderedPageBreak/>
        <w:t xml:space="preserve">Practical implications. </w:t>
      </w:r>
      <w:r>
        <w:t>Managers should treat adoption as a change program, not a procurement: build the enabling conditions and lead the change; choose a follow or differentiate posture; start from the workflow and engineer the configuration; govern AI with AI, calibrated to the cost of error; resource and source capability strategically; and look outward to consumers’ own agents and the junior-talent pipeline. Appendix B turns these into an operational checklist.</w:t>
      </w:r>
    </w:p>
    <w:p w14:paraId="76D802FC" w14:textId="2DA90EC1" w:rsidR="006F2E75" w:rsidRDefault="00000000" w:rsidP="00B33353">
      <w:r>
        <w:rPr>
          <w:b/>
          <w:bCs/>
        </w:rPr>
        <w:t xml:space="preserve">Theoretical implications. </w:t>
      </w:r>
      <w:r>
        <w:t>The findings extend digital-transformation theory (Enholm et al., 2022; Vidal et al., 2022; Gebauer et al., 2020); notably, compliance shifts from an enabler to an inhibitor of adoption. The study also specifies the configuration through which an agentic system becomes a value-creating actor (Orlikowski, 2000; Vargo &amp; Lusch, 2017).</w:t>
      </w:r>
    </w:p>
    <w:p w14:paraId="57F78684" w14:textId="77777777" w:rsidR="006F2E75" w:rsidRDefault="00000000" w:rsidP="00B33353">
      <w:r>
        <w:rPr>
          <w:b/>
          <w:bCs/>
        </w:rPr>
        <w:t xml:space="preserve">Limitations. </w:t>
      </w:r>
      <w:r>
        <w:t>As a qualitative study of a fast-moving technology, the findings are transferable but context-bound, and observations tied to specific use cases may date quickly. The study relies exclusively on self-reported interview data.</w:t>
      </w:r>
    </w:p>
    <w:p w14:paraId="4DF0514A" w14:textId="77777777" w:rsidR="006F2E75" w:rsidRDefault="00000000" w:rsidP="00B33353">
      <w:r>
        <w:rPr>
          <w:b/>
          <w:bCs/>
        </w:rPr>
        <w:t xml:space="preserve">Originality. </w:t>
      </w:r>
      <w:r>
        <w:t>This is one of the first grounded empirical accounts of value creation with agentic AI in marketing. It moves beyond the field’s prevailing focus on content generation and offers a process model and an analytical vocabulary for the managerial work that turns agentic AI into value.</w:t>
      </w:r>
      <w:commentRangeEnd w:id="2"/>
      <w:r>
        <w:rPr>
          <w:rStyle w:val="CommentReference"/>
          <w:sz w:val="22"/>
          <w:szCs w:val="22"/>
        </w:rPr>
        <w:commentReference w:id="2"/>
      </w:r>
    </w:p>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3" w:name="_Toc231935231"/>
      <w:r>
        <w:lastRenderedPageBreak/>
        <w:t xml:space="preserve">1.       </w:t>
      </w:r>
      <w:commentRangeStart w:id="4"/>
      <w:r>
        <w:t>Introduction</w:t>
      </w:r>
      <w:bookmarkEnd w:id="3"/>
      <w:commentRangeEnd w:id="4"/>
      <w:r>
        <w:rPr>
          <w:rStyle w:val="CommentReference"/>
          <w:sz w:val="22"/>
          <w:szCs w:val="22"/>
        </w:rPr>
        <w:commentReference w:id="4"/>
      </w:r>
    </w:p>
    <w:p w14:paraId="2B1E957D" w14:textId="77777777"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estimated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5"/>
      <w:r>
        <w:rPr>
          <w:lang w:val="en-US"/>
        </w:rPr>
        <w:t xml:space="preserve">innovations have led to </w:t>
      </w:r>
      <w:commentRangeStart w:id="6"/>
      <w:r>
        <w:rPr>
          <w:lang w:val="en-US"/>
        </w:rPr>
        <w:t>agentic</w:t>
      </w:r>
      <w:commentRangeEnd w:id="6"/>
      <w:r>
        <w:rPr>
          <w:rStyle w:val="CommentReference"/>
          <w:sz w:val="22"/>
          <w:szCs w:val="22"/>
          <w:lang w:val="en-US"/>
        </w:rPr>
        <w:commentReference w:id="6"/>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5"/>
      <w:r>
        <w:rPr>
          <w:rStyle w:val="CommentReference"/>
          <w:sz w:val="22"/>
          <w:szCs w:val="22"/>
          <w:lang w:val="en-US"/>
        </w:rPr>
        <w:commentReference w:id="5"/>
      </w:r>
    </w:p>
    <w:p w14:paraId="7AEAA5EE" w14:textId="4E7608C5" w:rsidR="00EB5DFF" w:rsidRDefault="00D85ACE" w:rsidP="007952B5">
      <w:commentRangeStart w:id="7"/>
      <w:r>
        <w:rPr>
          <w:lang w:val="en-US"/>
        </w:rPr>
        <w:t xml:space="preserve">These technological developments might enable marketers to leverage agentic AI for this large amount of daily tasks not yet affected by AI, which in turn might unlock the large productivity mentioned by Mayer et al (2025). However, the use of agentic AI in marketing remains largely empirically unexplored, and many researchers are calling for research on agentic AI within the marketing field (Kim, 2025) </w:t>
      </w:r>
      <w:commentRangeStart w:id="8"/>
      <w:r>
        <w:rPr>
          <w:lang w:val="en-US"/>
        </w:rPr>
        <w:t xml:space="preserve">or for research with a wider scope that covers </w:t>
        <w:lastRenderedPageBreak/>
        <w:t>this scope (Mogaji &amp; Jain, 2024; Jain et al., 2024)</w:t>
      </w:r>
      <w:commentRangeEnd w:id="8"/>
      <w:r>
        <w:rPr>
          <w:rStyle w:val="CommentReference"/>
          <w:sz w:val="22"/>
          <w:szCs w:val="22"/>
          <w:lang w:val="en-US"/>
        </w:rPr>
        <w:commentReference w:id="8"/>
      </w:r>
      <w:r>
        <w:rPr>
          <w:lang w:val="en-US"/>
        </w:rPr>
        <w:t xml:space="preserve">. </w:t>
      </w:r>
      <w:commentRangeEnd w:id="7"/>
      <w:r>
        <w:rPr>
          <w:rStyle w:val="CommentReference"/>
          <w:sz w:val="22"/>
          <w:szCs w:val="22"/>
          <w:lang w:val="en-US"/>
        </w:rPr>
        <w:commentReference w:id="7"/>
      </w:r>
      <w:r>
        <w:rPr>
          <w:lang w:val="en-US"/>
        </w:rPr>
        <w:t xml:space="preserve">Kim (2025) notes that the transformational shift that agentic AI brings requires a serious response from the research community. </w:t>
      </w:r>
      <w:commentRangeStart w:id="9"/>
      <w:commentRangeStart w:id="10"/>
      <w:commentRangeStart w:id="11"/>
      <w:commentRangeStart w:id="12"/>
      <w:commentRangeStart w:id="13"/>
      <w:r>
        <w:rPr>
          <w:lang w:val="en-US"/>
        </w:rPr>
        <w:t>This study therefore explores the question</w:t>
      </w:r>
      <w:r>
        <w:rPr>
          <w:i/>
          <w:iCs/>
          <w:lang w:val="en-US"/>
        </w:rPr>
        <w:t xml:space="preserve"> </w:t>
      </w:r>
      <w:r>
        <w:rPr>
          <w:lang w:val="en-US"/>
        </w:rPr>
        <w:t xml:space="preserve">“How do marketing managers create value with agentic </w:t>
      </w:r>
      <w:commentRangeStart w:id="14"/>
      <w:commentRangeStart w:id="15"/>
      <w:commentRangeStart w:id="16"/>
      <w:r>
        <w:rPr>
          <w:lang w:val="en-US"/>
        </w:rPr>
        <w:t>AI</w:t>
      </w:r>
      <w:commentRangeEnd w:id="14"/>
      <w:r>
        <w:rPr>
          <w:rStyle w:val="CommentReference"/>
          <w:sz w:val="22"/>
          <w:szCs w:val="22"/>
          <w:lang w:val="en-US"/>
        </w:rPr>
        <w:commentReference w:id="14"/>
      </w:r>
      <w:commentRangeEnd w:id="15"/>
      <w:r>
        <w:rPr>
          <w:rStyle w:val="CommentReference"/>
          <w:sz w:val="22"/>
          <w:szCs w:val="22"/>
          <w:lang w:val="en-US"/>
        </w:rPr>
        <w:commentReference w:id="15"/>
      </w:r>
      <w:commentRangeEnd w:id="16"/>
      <w:r>
        <w:rPr>
          <w:rStyle w:val="CommentReference"/>
          <w:sz w:val="22"/>
          <w:szCs w:val="22"/>
          <w:lang w:val="en-US"/>
        </w:rPr>
        <w:commentReference w:id="16"/>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3"/>
      <w:r>
        <w:rPr>
          <w:rStyle w:val="CommentReference"/>
          <w:sz w:val="22"/>
          <w:szCs w:val="22"/>
        </w:rPr>
        <w:commentReference w:id="13"/>
      </w:r>
      <w:commentRangeEnd w:id="10"/>
      <w:r>
        <w:rPr>
          <w:rStyle w:val="CommentReference"/>
          <w:sz w:val="22"/>
          <w:szCs w:val="22"/>
        </w:rPr>
        <w:commentReference w:id="10"/>
      </w:r>
      <w:commentRangeEnd w:id="11"/>
      <w:r>
        <w:rPr>
          <w:rStyle w:val="CommentReference"/>
          <w:sz w:val="22"/>
          <w:szCs w:val="22"/>
        </w:rPr>
        <w:commentReference w:id="11"/>
      </w:r>
      <w:commentRangeEnd w:id="12"/>
      <w:r>
        <w:rPr>
          <w:rStyle w:val="CommentReference"/>
          <w:sz w:val="22"/>
          <w:szCs w:val="22"/>
        </w:rPr>
        <w:commentReference w:id="12"/>
      </w:r>
      <w:commentRangeEnd w:id="9"/>
      <w:r>
        <w:rPr>
          <w:rStyle w:val="CommentReference"/>
          <w:sz w:val="22"/>
          <w:szCs w:val="22"/>
        </w:rPr>
        <w:commentReference w:id="9"/>
      </w:r>
    </w:p>
    <w:p w14:paraId="26CF6CD5" w14:textId="140BA85D" w:rsidR="00382F5C" w:rsidRPr="00382F5C" w:rsidRDefault="00EB5DFF" w:rsidP="00382F5C">
      <w:pPr>
        <w:numPr>
          <w:ilvl w:val="0"/>
          <w:numId w:val="3"/>
        </w:numPr>
      </w:pPr>
      <w:r>
        <w:rPr>
          <w:lang w:val="en-US"/>
        </w:rPr>
        <w:t>How do marketing manager</w:t>
      </w:r>
      <w:commentRangeStart w:id="17"/>
      <w:commentRangeStart w:id="18"/>
      <w:r>
        <w:rPr>
          <w:lang w:val="en-US"/>
        </w:rPr>
        <w:t>s identify and translate agentic</w:t>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19"/>
      <w:commentRangeStart w:id="20"/>
      <w:commentRangeStart w:id="21"/>
      <w:r>
        <w:rPr>
          <w:lang w:val="en-US"/>
        </w:rPr>
        <w:t>AI</w:t>
      </w:r>
      <w:commentRangeEnd w:id="19"/>
      <w:r>
        <w:rPr>
          <w:rStyle w:val="CommentReference"/>
          <w:sz w:val="22"/>
          <w:szCs w:val="22"/>
          <w:lang w:val="en-US"/>
        </w:rPr>
        <w:commentReference w:id="19"/>
      </w:r>
      <w:commentRangeEnd w:id="20"/>
      <w:r>
        <w:rPr>
          <w:rStyle w:val="CommentReference"/>
          <w:sz w:val="22"/>
          <w:szCs w:val="22"/>
          <w:lang w:val="en-US"/>
        </w:rPr>
        <w:commentReference w:id="20"/>
      </w:r>
      <w:commentRangeEnd w:id="21"/>
      <w:r>
        <w:rPr>
          <w:rStyle w:val="CommentReference"/>
          <w:sz w:val="22"/>
          <w:szCs w:val="22"/>
          <w:lang w:val="en-US"/>
        </w:rPr>
        <w:commentReference w:id="21"/>
      </w:r>
      <w:r>
        <w:rPr>
          <w:lang w:val="en-US"/>
        </w:rPr>
        <w:t>?</w:t>
      </w:r>
    </w:p>
    <w:p w14:paraId="62AF4745" w14:textId="09CA7CEA" w:rsidR="00B244A6" w:rsidRDefault="00C9647C" w:rsidP="00EB5DFF">
      <w:commentRangeStart w:id="22"/>
      <w:commentRangeStart w:id="23"/>
      <w:r>
        <w:t xml:space="preserve"/>
      </w:r>
      <w:del w:id="90000" w:author="Claude" w:date="2026-06-14T12:00:00Z">
        <w:r>
          <w:delText xml:space="preserve">We deliberately focus</w:delText>
        </w:r>
      </w:del>
      <w:ins w:id="90001" w:author="Claude" w:date="2026-06-14T12:00:00Z">
        <w:r>
          <w:t xml:space="preserve">This study deliberately focuses</w:t>
        </w:r>
      </w:ins>
      <w:r>
        <w:t xml:space="preserve">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3"/>
      <w:r>
        <w:rPr>
          <w:rStyle w:val="CommentReference"/>
          <w:sz w:val="22"/>
          <w:szCs w:val="22"/>
        </w:rPr>
        <w:commentReference w:id="23"/>
      </w:r>
      <w:commentRangeEnd w:id="22"/>
      <w:r>
        <w:rPr>
          <w:rStyle w:val="CommentReference"/>
          <w:sz w:val="22"/>
          <w:szCs w:val="22"/>
        </w:rPr>
        <w:commentReference w:id="22"/>
      </w:r>
    </w:p>
    <w:p w14:paraId="74135305" w14:textId="181316E3" w:rsidR="00B244A6" w:rsidRDefault="00B244A6" w:rsidP="00EB5DFF">
      <w:commentRangeStart w:id="24"/>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4"/>
      <w:r>
        <w:rPr>
          <w:rStyle w:val="CommentReference"/>
          <w:sz w:val="22"/>
          <w:szCs w:val="22"/>
        </w:rPr>
        <w:commentReference w:id="24"/>
      </w:r>
    </w:p>
    <w:p w14:paraId="590FC2E0" w14:textId="62CC0479" w:rsidR="001A6B7F" w:rsidRDefault="001A6B7F" w:rsidP="001A6B7F">
      <w:r>
        <w:t xml:space="preserve">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w:t>
      </w:r>
      <w:del w:id="90002" w:author="Claude" w:date="2026-06-14T12:00:00Z">
        <w:r>
          <w:delText xml:space="preserve">Furthermore, we describe where</w:delText>
        </w:r>
      </w:del>
      <w:ins w:id="90003" w:author="Claude" w:date="2026-06-14T12:00:00Z">
        <w:r>
          <w:t xml:space="preserve">Furthermore, this study describes where</w:t>
        </w:r>
      </w:ins>
      <w:r>
        <w:t xml:space="preserve"> beneficial or counter-productive conditions and managerial behaviors align with those observed in earlier work within the related fields of GenAI and digital transformation</w:t>
      </w:r>
    </w:p>
    <w:p w14:paraId="33DE0251" w14:textId="13E3645B"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commentRangeStart w:id="25"/>
      <w:r>
        <w:t>Lastly, Appendix B provides a practical checklist that managers might apply to audit their organizational readiness and shape their agentic AI initiatives</w:t>
      </w:r>
      <w:commentRangeEnd w:id="25"/>
      <w:r>
        <w:rPr>
          <w:rStyle w:val="CommentReference"/>
          <w:sz w:val="22"/>
          <w:szCs w:val="22"/>
        </w:rPr>
        <w:commentReference w:id="25"/>
      </w:r>
      <w:r>
        <w:t>.</w:t>
      </w:r>
    </w:p>
    <w:p w14:paraId="04F885CC" w14:textId="3ABE5C0C"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w:t>
      </w:r>
      <w:del w:id="90004" w:author="Claude" w:date="2026-06-14T12:00:00Z">
        <w:r>
          <w:rPr>
            <w:lang w:val="en-US"/>
          </w:rPr>
          <w:delText xml:space="preserve">we provide an overview of our methods and present our findings</w:delText>
        </w:r>
      </w:del>
      <w:ins w:id="90005" w:author="Claude" w:date="2026-06-14T12:00:00Z">
        <w:r>
          <w:rPr>
            <w:lang w:val="en-US"/>
          </w:rPr>
          <w:t xml:space="preserve">an overview of the methods is provided and the findings are presented</w:t>
        </w:r>
      </w:ins>
      <w:r>
        <w:rPr>
          <w:lang w:val="en-US"/>
        </w:rPr>
        <w:t xml:space="preserve">. Afterward, the findings are compared to literature, </w:t>
      </w:r>
      <w:commentRangeStart w:id="26"/>
      <w:commentRangeStart w:id="27"/>
      <w:r>
        <w:rPr>
          <w:lang w:val="en-US"/>
        </w:rPr>
        <w:t>practical implications are derived</w:t>
      </w:r>
      <w:commentRangeEnd w:id="26"/>
      <w:r>
        <w:rPr>
          <w:rStyle w:val="CommentReference"/>
          <w:sz w:val="22"/>
          <w:szCs w:val="22"/>
          <w:lang w:val="en-US"/>
        </w:rPr>
        <w:commentReference w:id="26"/>
      </w:r>
      <w:commentRangeEnd w:id="27"/>
      <w:r>
        <w:rPr>
          <w:rStyle w:val="CommentReference"/>
          <w:sz w:val="22"/>
          <w:szCs w:val="22"/>
          <w:lang w:val="en-US"/>
        </w:rPr>
        <w:commentReference w:id="27"/>
      </w:r>
      <w:r>
        <w:rPr>
          <w:lang w:val="en-US"/>
        </w:rPr>
        <w:t>, limitations are discussed, and directions for further research are provided. Lastly, a conclusion is provided containing the main points.</w:t>
        <w:br w:type="page"/>
      </w:r>
    </w:p>
    <w:p w14:paraId="4D3191DD" w14:textId="5327F60D" w:rsidR="00EB5DFF" w:rsidRDefault="00EB5DFF" w:rsidP="00EB5DFF">
      <w:pPr>
        <w:pStyle w:val="Heading1"/>
      </w:pPr>
      <w:bookmarkStart w:id="28" w:name="_Toc231935232"/>
      <w:r>
        <w:lastRenderedPageBreak/>
        <w:t xml:space="preserve">2. </w:t>
        <w:tab/>
        <w:t>Literature Review</w:t>
      </w:r>
      <w:bookmarkEnd w:id="28"/>
    </w:p>
    <w:p w14:paraId="01B5B251" w14:textId="77777777" w:rsidR="00EB5DFF" w:rsidRPr="00C01920" w:rsidRDefault="00EB5DFF" w:rsidP="00EB5DFF">
      <w:pPr>
        <w:pStyle w:val="Heading2"/>
        <w:rPr>
          <w:b w:val="0"/>
          <w:bCs w:val="0"/>
          <w:i/>
          <w:iCs/>
        </w:rPr>
      </w:pPr>
      <w:bookmarkStart w:id="29" w:name="_Toc231935233"/>
      <w:r>
        <w:t xml:space="preserve">2.1. </w:t>
        <w:tab/>
        <w:t>The historical development of AI</w:t>
      </w:r>
      <w:bookmarkEnd w:id="29"/>
    </w:p>
    <w:p w14:paraId="32867789" w14:textId="4D23806F" w:rsidR="00EB5DFF" w:rsidRDefault="00EB5DFF" w:rsidP="00EB5DFF">
      <w:r>
        <w:rPr>
          <w:lang w:val="en-US"/>
        </w:rPr>
        <w:t xml:space="preserve">The term Artificial Intelligence (AI) has been around since the 1950s to describe “intelligent </w:t>
      </w:r>
      <w:commentRangeStart w:id="30"/>
      <w:r>
        <w:rPr>
          <w:lang w:val="en-US"/>
        </w:rPr>
        <w:t>machines</w:t>
      </w:r>
      <w:commentRangeEnd w:id="30"/>
      <w:r>
        <w:rPr>
          <w:rStyle w:val="CommentReference"/>
          <w:sz w:val="22"/>
          <w:szCs w:val="22"/>
          <w:lang w:val="en-US"/>
        </w:rPr>
        <w:commentReference w:id="30"/>
      </w:r>
      <w:r>
        <w:rPr>
          <w:lang w:val="en-US"/>
        </w:rPr>
        <w:t>” (Xu et al., 2021).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1"/>
      <w:r>
        <w:rPr>
          <w:lang w:val="en-US"/>
        </w:rPr>
        <w:t>.</w:t>
      </w:r>
      <w:commentRangeEnd w:id="31"/>
      <w:r>
        <w:rPr>
          <w:rStyle w:val="CommentReference"/>
          <w:sz w:val="22"/>
          <w:szCs w:val="22"/>
        </w:rPr>
        <w:commentReference w:id="31"/>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2"/>
      <w:r>
        <w:rPr>
          <w:lang w:val="en-US"/>
        </w:rPr>
        <w:t>qualification</w:t>
      </w:r>
      <w:commentRangeEnd w:id="32"/>
      <w:r>
        <w:rPr>
          <w:rStyle w:val="CommentReference"/>
          <w:sz w:val="22"/>
          <w:szCs w:val="22"/>
          <w:lang w:val="en-US"/>
        </w:rPr>
        <w:commentReference w:id="32"/>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3"/>
      <w:commentRangeStart w:id="34"/>
      <w:commentRangeStart w:id="35"/>
      <w:r>
        <w:rPr>
          <w:lang w:val="en-US"/>
        </w:rPr>
        <w:t>2022</w:t>
      </w:r>
      <w:commentRangeEnd w:id="33"/>
      <w:r>
        <w:rPr>
          <w:rStyle w:val="CommentReference"/>
          <w:sz w:val="22"/>
          <w:szCs w:val="22"/>
          <w:lang w:val="en-US"/>
        </w:rPr>
        <w:commentReference w:id="33"/>
      </w:r>
      <w:commentRangeEnd w:id="34"/>
      <w:r>
        <w:rPr>
          <w:rStyle w:val="CommentReference"/>
          <w:sz w:val="22"/>
          <w:szCs w:val="22"/>
          <w:lang w:val="en-US"/>
        </w:rPr>
        <w:commentReference w:id="34"/>
      </w:r>
      <w:commentRangeEnd w:id="35"/>
      <w:r>
        <w:rPr>
          <w:rStyle w:val="CommentReference"/>
          <w:sz w:val="22"/>
          <w:szCs w:val="22"/>
          <w:lang w:val="en-US"/>
        </w:rPr>
        <w:commentReference w:id="35"/>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6"/>
      <w:r>
        <w:t>layers</w:t>
      </w:r>
      <w:commentRangeEnd w:id="36"/>
      <w:r>
        <w:rPr>
          <w:rStyle w:val="CommentReference"/>
          <w:sz w:val="22"/>
          <w:szCs w:val="22"/>
        </w:rPr>
        <w:commentReference w:id="36"/>
      </w:r>
      <w:r>
        <w:t xml:space="preserve"> (</w:t>
      </w:r>
      <w:r>
        <w:rPr>
          <w:highlight w:val="white"/>
          <w:lang w:val="en-US"/>
        </w:rPr>
        <w:t>LeCun</w:t>
      </w:r>
      <w:r>
        <w:rPr>
          <w:lang w:val="en-US"/>
        </w:rPr>
        <w:t xml:space="preserve"> et al., 2015)</w:t>
      </w:r>
      <w:r>
        <w:t>. This approach became more prevalent after A</w:t>
      </w:r>
      <w:commentRangeStart w:id="37"/>
      <w:r>
        <w:t xml:space="preserve">lexNet, </w:t>
      </w:r>
      <w:commentRangeEnd w:id="37"/>
      <w:r>
        <w:rPr>
          <w:rStyle w:val="CommentReference"/>
          <w:sz w:val="22"/>
          <w:szCs w:val="22"/>
        </w:rPr>
        <w:commentReference w:id="37"/>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38"/>
      <w:r>
        <w:t>chatbots</w:t>
      </w:r>
      <w:commentRangeEnd w:id="38"/>
      <w:r>
        <w:rPr>
          <w:rStyle w:val="CommentReference"/>
          <w:sz w:val="22"/>
          <w:szCs w:val="22"/>
        </w:rPr>
        <w:commentReference w:id="38"/>
      </w:r>
      <w:r>
        <w:t xml:space="preserve">. After </w:t>
      </w:r>
      <w:commentRangeStart w:id="39"/>
      <w:commentRangeStart w:id="40"/>
      <w:commentRangeStart w:id="41"/>
      <w:commentRangeStart w:id="42"/>
      <w:r>
        <w:t>word2vec</w:t>
      </w:r>
      <w:commentRangeEnd w:id="39"/>
      <w:r>
        <w:rPr>
          <w:rStyle w:val="CommentReference"/>
          <w:sz w:val="22"/>
          <w:szCs w:val="22"/>
        </w:rPr>
        <w:commentReference w:id="39"/>
      </w:r>
      <w:commentRangeEnd w:id="40"/>
      <w:r>
        <w:rPr>
          <w:rStyle w:val="CommentReference"/>
          <w:sz w:val="22"/>
          <w:szCs w:val="22"/>
        </w:rPr>
        <w:commentReference w:id="40"/>
      </w:r>
      <w:commentRangeEnd w:id="41"/>
      <w:r>
        <w:rPr>
          <w:rStyle w:val="CommentReference"/>
          <w:sz w:val="22"/>
          <w:szCs w:val="22"/>
        </w:rPr>
        <w:commentReference w:id="41"/>
      </w:r>
      <w:commentRangeEnd w:id="42"/>
      <w:r>
        <w:rPr>
          <w:rStyle w:val="CommentReference"/>
          <w:sz w:val="22"/>
          <w:szCs w:val="22"/>
        </w:rPr>
        <w:commentReference w:id="42"/>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3"/>
      <w:r>
        <w:t xml:space="preserve"> </w:t>
      </w:r>
      <w:commentRangeEnd w:id="43"/>
      <w:r>
        <w:rPr>
          <w:rStyle w:val="CommentReference"/>
          <w:sz w:val="22"/>
          <w:szCs w:val="22"/>
        </w:rPr>
        <w:commentReference w:id="43"/>
      </w:r>
      <w:r>
        <w:t>questions (</w:t>
      </w:r>
      <w:r>
        <w:rPr>
          <w:highlight w:val="white"/>
        </w:rPr>
        <w:t>Dutta et al., 2021)</w:t>
      </w:r>
      <w:r>
        <w:t>.</w:t>
      </w:r>
    </w:p>
    <w:p w14:paraId="4CC111FB" w14:textId="77777777" w:rsidR="00EB5DFF" w:rsidRDefault="00EB5DFF" w:rsidP="00EB5DFF">
      <w:pPr>
        <w:pStyle w:val="Heading3"/>
      </w:pPr>
      <w:r>
        <w:rPr>
          <w:lang w:val="en-US"/>
        </w:rPr>
        <w:t>2.1.1.</w:t>
      </w:r>
      <w:r>
        <w:tab/>
      </w:r>
      <w:r>
        <w:rPr>
          <w:lang w:val="en-US"/>
        </w:rPr>
        <w:t>The Rise of the LLM</w:t>
      </w:r>
    </w:p>
    <w:p w14:paraId="25DBAD9E" w14:textId="25398716" w:rsidR="00EB5DFF" w:rsidRDefault="00EB5DFF" w:rsidP="00EB5DFF">
      <w:pPr>
        <w:rPr>
          <w:del w:id="44" w:author="Stefanie B." w:date="2026-05-11T12:43:00Z" w16du:dateUtc="2026-05-11T12:43:00Z"/>
        </w:rPr>
      </w:pPr>
      <w:r>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5"/>
      <w:commentRangeStart w:id="46"/>
      <w:r>
        <w:rPr>
          <w:lang w:val="en-US"/>
        </w:rPr>
        <w:t>2018</w:t>
      </w:r>
      <w:commentRangeEnd w:id="46"/>
      <w:r>
        <w:rPr>
          <w:rStyle w:val="CommentReference"/>
          <w:sz w:val="22"/>
          <w:szCs w:val="22"/>
          <w:lang w:val="en-US"/>
        </w:rPr>
        <w:commentReference w:id="46"/>
      </w:r>
      <w:commentRangeEnd w:id="45"/>
      <w:r>
        <w:rPr>
          <w:rStyle w:val="CommentReference"/>
          <w:sz w:val="22"/>
          <w:szCs w:val="22"/>
          <w:lang w:val="en-US"/>
        </w:rPr>
        <w:commentReference w:id="45"/>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Pr>
          <w:lang w:val="en-US"/>
        </w:rPr>
        <w:t>Models had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t>
        <w:lastRenderedPageBreak/>
        <w:t xml:space="preserve">with the application of </w:t>
      </w:r>
      <w:commentRangeStart w:id="47"/>
      <w:r>
        <w:rPr>
          <w:lang w:val="en-US"/>
        </w:rPr>
        <w:t>models</w:t>
      </w:r>
      <w:commentRangeEnd w:id="47"/>
      <w:r>
        <w:rPr>
          <w:rStyle w:val="CommentReference"/>
          <w:sz w:val="22"/>
          <w:szCs w:val="22"/>
          <w:lang w:val="en-US"/>
        </w:rPr>
        <w:commentReference w:id="47"/>
      </w:r>
      <w:r>
        <w:rPr>
          <w:lang w:val="en-US"/>
        </w:rPr>
        <w:t xml:space="preserve"> (</w:t>
      </w:r>
      <w:r>
        <w:rPr>
          <w:highlight w:val="white"/>
          <w:lang w:val="en-US"/>
        </w:rPr>
        <w:t>Burkhardt &amp; Rieder, 2024)</w:t>
      </w:r>
      <w:r>
        <w:rPr>
          <w:lang w:val="en-US"/>
        </w:rPr>
        <w:t>. Using pretrained models shifts the costs from being up-front to usage-based costs, making AI much more applicable for, amongst others, small-scale use cases and quick experimentation (</w:t>
      </w:r>
      <w:r>
        <w:rPr>
          <w:highlight w:val="white"/>
          <w:lang w:val="en-US"/>
        </w:rPr>
        <w:t xml:space="preserve">Burkhardt &amp; Rieder, </w:t>
      </w:r>
      <w:commentRangeStart w:id="48"/>
      <w:r>
        <w:rPr>
          <w:highlight w:val="white"/>
          <w:lang w:val="en-US"/>
        </w:rPr>
        <w:t>2024</w:t>
      </w:r>
      <w:commentRangeEnd w:id="48"/>
      <w:r>
        <w:rPr>
          <w:rStyle w:val="CommentReference"/>
          <w:sz w:val="22"/>
          <w:szCs w:val="22"/>
          <w:highlight w:val="white"/>
          <w:lang w:val="en-US"/>
        </w:rPr>
        <w:commentReference w:id="48"/>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9"/>
      <w:r>
        <w:t xml:space="preserve">text </w:t>
      </w:r>
      <w:commentRangeEnd w:id="49"/>
      <w:r>
        <w:rPr>
          <w:rStyle w:val="CommentReference"/>
          <w:sz w:val="22"/>
          <w:szCs w:val="22"/>
        </w:rPr>
        <w:commentReference w:id="49"/>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0"/>
      <w:r>
        <w:rPr>
          <w:lang w:val="en-US"/>
        </w:rPr>
        <w:t>2025</w:t>
      </w:r>
      <w:commentRangeEnd w:id="50"/>
      <w:r>
        <w:rPr>
          <w:rStyle w:val="CommentReference"/>
          <w:sz w:val="22"/>
          <w:szCs w:val="22"/>
          <w:lang w:val="en-US"/>
        </w:rPr>
        <w:commentReference w:id="50"/>
      </w:r>
      <w:r>
        <w:rPr>
          <w:lang w:val="en-US"/>
        </w:rPr>
        <w:t xml:space="preserve">). </w:t>
      </w:r>
    </w:p>
    <w:p w14:paraId="605550CE" w14:textId="77777777" w:rsidR="00EB5DFF" w:rsidRPr="00C95CAE" w:rsidRDefault="00EB5DFF" w:rsidP="00EB5DFF">
      <w:pPr>
        <w:rPr>
          <w:lang w:val="en-US"/>
        </w:rPr>
      </w:pPr>
      <w:bookmarkStart w:id="51" w:name="OLE_LINK20"/>
      <w:r>
        <w:rPr>
          <w:lang w:val="en-US"/>
        </w:rPr>
        <w:t xml:space="preserve">Vaid et al (2025) </w:t>
      </w:r>
      <w:bookmarkEnd w:id="51"/>
      <w:r>
        <w:rPr>
          <w:lang w:val="en-US"/>
        </w:rPr>
        <w:t>note that GenAI is also starting to be used for marketing tasks like segmentation and targeting. However, Vaid et al (2025) do not describe what was needed to deploy these use cases, nor what business outcomes resulted from the addition of AI to these processes.</w:t>
      </w:r>
    </w:p>
    <w:p w14:paraId="4409C96D" w14:textId="77777777" w:rsidR="00EB5DFF" w:rsidRDefault="00EB5DFF" w:rsidP="00EB5DFF">
      <w:pPr>
        <w:pStyle w:val="Heading3"/>
      </w:pPr>
      <w:r>
        <w:rPr>
          <w:lang w:val="en-US"/>
        </w:rPr>
        <w:t>2.1.3.</w:t>
      </w:r>
      <w:r>
        <w:tab/>
      </w:r>
      <w:r>
        <w:rPr>
          <w:lang w:val="en-US"/>
        </w:rPr>
        <w:t>The Move to Agentic</w:t>
      </w:r>
    </w:p>
    <w:p w14:paraId="4681253A" w14:textId="77777777" w:rsidR="00EB5DFF" w:rsidRDefault="00EB5DFF" w:rsidP="00EB5DFF">
      <w:r>
        <w:rPr>
          <w:lang w:val="en-US"/>
        </w:rPr>
        <w:t xml:space="preserve">Just before the release of ChatGPT, the concept of Retrieval Augmented Generation (RAG) was introduced (Lewis et al., </w:t>
      </w:r>
      <w:commentRangeStart w:id="52"/>
      <w:r>
        <w:rPr>
          <w:lang w:val="en-US"/>
        </w:rPr>
        <w:t>2020</w:t>
      </w:r>
      <w:commentRangeEnd w:id="52"/>
      <w:r>
        <w:rPr>
          <w:rStyle w:val="CommentReference"/>
          <w:sz w:val="22"/>
          <w:szCs w:val="22"/>
          <w:lang w:val="en-US"/>
        </w:rPr>
        <w:commentReference w:id="52"/>
      </w:r>
      <w:r>
        <w:rPr>
          <w:lang w:val="en-US"/>
        </w:rPr>
        <w:t xml:space="preserve">). RAG supplements a model’s input with relevant text retrieved from an external knowledge sources (Lewis et al., </w:t>
      </w:r>
      <w:commentRangeStart w:id="53"/>
      <w:r>
        <w:rPr>
          <w:lang w:val="en-US"/>
        </w:rPr>
        <w:t>2020</w:t>
      </w:r>
      <w:commentRangeEnd w:id="53"/>
      <w:r>
        <w:rPr>
          <w:rStyle w:val="CommentReference"/>
          <w:sz w:val="22"/>
          <w:szCs w:val="22"/>
          <w:lang w:val="en-US"/>
        </w:rPr>
        <w:commentReference w:id="53"/>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t>
        <w:lastRenderedPageBreak/>
        <w:t xml:space="preserve">with additional knowledge that typically is directly related to the posed prompt (Lewis et al., 2020; Gao et al., </w:t>
      </w:r>
      <w:commentRangeStart w:id="54"/>
      <w:commentRangeStart w:id="55"/>
      <w:r>
        <w:rPr>
          <w:lang w:val="en-US"/>
        </w:rPr>
        <w:t>2023</w:t>
      </w:r>
      <w:commentRangeEnd w:id="55"/>
      <w:r>
        <w:rPr>
          <w:rStyle w:val="CommentReference"/>
          <w:sz w:val="22"/>
          <w:szCs w:val="22"/>
          <w:lang w:val="en-US"/>
        </w:rPr>
        <w:commentReference w:id="55"/>
      </w:r>
      <w:commentRangeEnd w:id="54"/>
      <w:r>
        <w:rPr>
          <w:rStyle w:val="CommentReference"/>
          <w:sz w:val="22"/>
          <w:szCs w:val="22"/>
          <w:lang w:val="en-US"/>
        </w:rPr>
        <w:commentReference w:id="54"/>
      </w:r>
      <w:r>
        <w:rPr>
          <w:lang w:val="en-US"/>
        </w:rPr>
        <w:t>), this allows GenAI systems to answer questions using the information from your organization.</w:t>
      </w:r>
    </w:p>
    <w:p w14:paraId="637DF89C" w14:textId="77777777" w:rsidR="00EB5DFF" w:rsidRDefault="00EB5DFF" w:rsidP="00EB5DFF">
      <w:r>
        <w:rPr>
          <w:lang w:val="en-US"/>
        </w:rPr>
        <w:t>The</w:t>
      </w:r>
      <w:commentRangeStart w:id="56"/>
      <w:r>
        <w:rPr>
          <w:lang w:val="en-US"/>
        </w:rPr>
        <w:t xml:space="preserve"> ability to act was a vital next step in the</w:t>
      </w:r>
      <w:commentRangeStart w:id="57"/>
      <w:r>
        <w:rPr>
          <w:lang w:val="en-US"/>
        </w:rPr>
        <w:t xml:space="preserve"> development of agentic AI. </w:t>
      </w:r>
      <w:commentRangeEnd w:id="57"/>
      <w:r>
        <w:rPr>
          <w:rStyle w:val="CommentReference"/>
          <w:sz w:val="22"/>
          <w:szCs w:val="22"/>
          <w:lang w:val="en-US"/>
        </w:rPr>
        <w:commentReference w:id="57"/>
      </w:r>
      <w:r>
        <w:rPr>
          <w:lang w:val="en-US"/>
        </w:rPr>
        <w:t xml:space="preserve">A key conceptual step was the </w:t>
      </w:r>
      <w:commentRangeStart w:id="58"/>
      <w:r>
        <w:rPr>
          <w:lang w:val="en-US"/>
        </w:rPr>
        <w:t>ReAct</w:t>
      </w:r>
      <w:commentRangeEnd w:id="58"/>
      <w:r>
        <w:rPr>
          <w:rStyle w:val="CommentReference"/>
          <w:sz w:val="22"/>
          <w:szCs w:val="22"/>
          <w:lang w:val="en-US"/>
        </w:rPr>
        <w:commentReference w:id="58"/>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6"/>
      <w:r>
        <w:rPr>
          <w:rStyle w:val="CommentReference"/>
          <w:sz w:val="22"/>
          <w:szCs w:val="22"/>
        </w:rPr>
        <w:commentReference w:id="56"/>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9"/>
      <w:r>
        <w:rPr>
          <w:lang w:val="en-US"/>
        </w:rPr>
        <w:t xml:space="preserve"> AI agents. </w:t>
      </w:r>
      <w:commentRangeEnd w:id="59"/>
      <w:r>
        <w:rPr>
          <w:rStyle w:val="CommentReference"/>
          <w:sz w:val="22"/>
          <w:szCs w:val="22"/>
          <w:lang w:val="en-US"/>
        </w:rPr>
        <w:commentReference w:id="59"/>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60"/>
      <w:r>
        <w:rPr>
          <w:lang w:val="en-US"/>
        </w:rPr>
        <w:t>software</w:t>
      </w:r>
      <w:commentRangeEnd w:id="60"/>
      <w:r>
        <w:rPr>
          <w:rStyle w:val="CommentReference"/>
          <w:sz w:val="22"/>
          <w:szCs w:val="22"/>
          <w:lang w:val="en-US"/>
        </w:rPr>
        <w:commentReference w:id="60"/>
      </w:r>
      <w:r>
        <w:rPr>
          <w:lang w:val="en-US"/>
        </w:rPr>
        <w:t>. For instance, the skills standard is now supported in tools like Claude and ChatGPT (</w:t>
      </w:r>
      <w:r>
        <w:rPr>
          <w:highlight w:val="white"/>
          <w:lang w:val="en-US"/>
        </w:rPr>
        <w:t>Claude, 2025; ChatGPT, 2026</w:t>
      </w:r>
      <w:r>
        <w:rPr>
          <w:lang w:val="en-US"/>
        </w:rPr>
        <w:t>).</w:t>
      </w:r>
    </w:p>
    <w:p w14:paraId="027728A1" w14:textId="77777777" w:rsidR="00EB5DFF" w:rsidRDefault="00EB5DFF" w:rsidP="00EB5DFF">
      <w:r>
        <w:rPr>
          <w:lang w:val="en-US"/>
        </w:rPr>
        <w:t xml:space="preserve">The ability to interact with other systems, often referred to as </w:t>
      </w:r>
      <w:r>
        <w:rPr>
          <w:i/>
          <w:iCs/>
          <w:lang w:val="en-US"/>
        </w:rPr>
        <w:t xml:space="preserve">tool </w:t>
      </w:r>
      <w:commentRangeStart w:id="61"/>
      <w:r>
        <w:rPr>
          <w:i/>
          <w:iCs/>
          <w:lang w:val="en-US"/>
        </w:rPr>
        <w:t>calling</w:t>
      </w:r>
      <w:commentRangeEnd w:id="61"/>
      <w:r>
        <w:rPr>
          <w:rStyle w:val="CommentReference"/>
          <w:sz w:val="22"/>
          <w:szCs w:val="22"/>
          <w:lang w:val="en-US"/>
        </w:rPr>
        <w:commentReference w:id="61"/>
      </w:r>
      <w:r>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lastRenderedPageBreak/>
        <w:t>automation platforms, customer relationship management</w:t>
      </w:r>
      <w:commentRangeStart w:id="62"/>
      <w:r>
        <w:t xml:space="preserve"> </w:t>
      </w:r>
      <w:commentRangeEnd w:id="62"/>
      <w:r>
        <w:rPr>
          <w:rStyle w:val="CommentReference"/>
          <w:sz w:val="22"/>
          <w:szCs w:val="22"/>
        </w:rPr>
        <w:commentReference w:id="62"/>
      </w:r>
      <w:r>
        <w:t xml:space="preserve">systems, and the like (Hughes et al., </w:t>
      </w:r>
      <w:commentRangeStart w:id="63"/>
      <w:r>
        <w:t>2025</w:t>
      </w:r>
      <w:commentRangeEnd w:id="63"/>
      <w:r>
        <w:rPr>
          <w:rStyle w:val="CommentReference"/>
          <w:sz w:val="22"/>
          <w:szCs w:val="22"/>
        </w:rPr>
        <w:commentReference w:id="63"/>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4" w:name="_Toc231935234"/>
      <w:r>
        <w:rPr>
          <w:lang w:val="en-US"/>
        </w:rPr>
        <w:t>2.2.</w:t>
      </w:r>
      <w:r>
        <w:tab/>
      </w:r>
      <w:commentRangeStart w:id="65"/>
      <w:commentRangeStart w:id="66"/>
      <w:r>
        <w:rPr>
          <w:lang w:val="en-US"/>
        </w:rPr>
        <w:t>On Agentic AI</w:t>
      </w:r>
      <w:bookmarkEnd w:id="64"/>
      <w:commentRangeEnd w:id="65"/>
      <w:r>
        <w:rPr>
          <w:rStyle w:val="CommentReference"/>
          <w:sz w:val="22"/>
          <w:szCs w:val="22"/>
        </w:rPr>
        <w:commentReference w:id="65"/>
      </w:r>
      <w:commentRangeEnd w:id="66"/>
      <w:r>
        <w:rPr>
          <w:rStyle w:val="CommentReference"/>
          <w:sz w:val="22"/>
          <w:szCs w:val="22"/>
        </w:rPr>
        <w:commentReference w:id="66"/>
      </w:r>
    </w:p>
    <w:p w14:paraId="5C0E48B8" w14:textId="77777777"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7"/>
      <w:r>
        <w:rPr>
          <w:highlight w:val="white"/>
          <w:lang w:val="en-US"/>
        </w:rPr>
        <w:t>interprets</w:t>
      </w:r>
      <w:commentRangeEnd w:id="67"/>
      <w:r>
        <w:rPr>
          <w:rStyle w:val="CommentReference"/>
          <w:sz w:val="22"/>
          <w:szCs w:val="22"/>
          <w:highlight w:val="white"/>
          <w:lang w:val="en-US"/>
        </w:rPr>
        <w:commentReference w:id="67"/>
      </w:r>
      <w:r>
        <w:rPr>
          <w:highlight w:val="white"/>
          <w:lang w:val="en-US"/>
        </w:rPr>
        <w:t>.”</w:t>
      </w:r>
      <w:r>
        <w:rPr>
          <w:lang w:val="en-US"/>
        </w:rPr>
        <w:t xml:space="preserve"> </w:t>
      </w:r>
    </w:p>
    <w:p w14:paraId="2B08B3B4" w14:textId="77777777" w:rsidR="00EB5DFF" w:rsidRDefault="00EB5DFF" w:rsidP="6D3D1690">
      <w:pPr>
        <w:ind w:firstLine="0"/>
        <w:rPr>
          <w:i/>
          <w:iCs/>
          <w:lang w:val="en-US"/>
        </w:rPr>
      </w:pPr>
      <w:commentRangeStart w:id="68"/>
      <w:r>
        <w:rPr>
          <w:lang w:val="en-US"/>
        </w:rPr>
        <w:t xml:space="preserve"/>
      </w:r>
      <w:del w:id="90006" w:author="Claude" w:date="2026-06-14T12:00:00Z">
        <w:r>
          <w:rPr>
            <w:lang w:val="en-US"/>
          </w:rPr>
          <w:delText xml:space="preserve">In our research, we follow the definition from Moralles et al. (2026), which we have simplified in our communications with interviewees</w:delText>
        </w:r>
      </w:del>
      <w:ins w:id="90007" w:author="Claude" w:date="2026-06-14T12:00:00Z">
        <w:r>
          <w:rPr>
            <w:lang w:val="en-US"/>
          </w:rPr>
          <w:t xml:space="preserve">In this research, the definition from Moralles et al. (2026) is followed, which has been simplified in communications with interviewees</w:t>
        </w:r>
      </w:ins>
      <w:r>
        <w:rPr>
          <w:lang w:val="en-US"/>
        </w:rPr>
        <w:t xml:space="preserve"> to two key points</w:t>
      </w:r>
      <w:commentRangeStart w:id="69"/>
      <w:commentRangeStart w:id="70"/>
      <w:r>
        <w:rPr>
          <w:lang w:val="en-US"/>
        </w:rPr>
        <w:t>:</w:t>
      </w:r>
      <w:commentRangeEnd w:id="69"/>
      <w:r>
        <w:rPr>
          <w:rStyle w:val="CommentReference"/>
          <w:sz w:val="22"/>
          <w:szCs w:val="22"/>
          <w:lang w:val="en-US"/>
        </w:rPr>
        <w:commentReference w:id="69"/>
      </w:r>
      <w:commentRangeEnd w:id="70"/>
      <w:r>
        <w:rPr>
          <w:rStyle w:val="CommentReference"/>
          <w:sz w:val="22"/>
          <w:szCs w:val="22"/>
          <w:lang w:val="en-US"/>
        </w:rPr>
        <w:commentReference w:id="70"/>
      </w:r>
      <w:r>
        <w:rPr>
          <w:lang w:val="en-US"/>
        </w:rPr>
        <w:t xml:space="preserve"> 1. The ability to act and 2. the ability to take steps in pursuit of an objective. </w:t>
      </w:r>
      <w:commentRangeEnd w:id="68"/>
      <w:r>
        <w:rPr>
          <w:rStyle w:val="CommentReference"/>
          <w:i/>
          <w:iCs/>
          <w:sz w:val="22"/>
          <w:szCs w:val="22"/>
          <w:lang w:val="en-US"/>
        </w:rPr>
        <w:commentReference w:id="68"/>
      </w:r>
    </w:p>
    <w:p w14:paraId="24C6BC03" w14:textId="7E8F522F" w:rsidR="00EB5DFF" w:rsidRDefault="00EB5DFF" w:rsidP="00EB5DFF">
      <w:commentRangeStart w:id="72"/>
      <w:commentRangeStart w:id="73"/>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2"/>
      <w:r>
        <w:rPr>
          <w:rStyle w:val="CommentReference"/>
          <w:sz w:val="22"/>
          <w:szCs w:val="22"/>
          <w:lang w:val="en-US"/>
        </w:rPr>
        <w:commentReference w:id="72"/>
      </w:r>
      <w:commentRangeEnd w:id="73"/>
      <w:r>
        <w:rPr>
          <w:rStyle w:val="CommentReference"/>
          <w:sz w:val="22"/>
          <w:szCs w:val="22"/>
          <w:lang w:val="en-US"/>
        </w:rPr>
        <w:commentReference w:id="73"/>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4"/>
      <w:r>
        <w:rPr>
          <w:lang w:val="en-US"/>
        </w:rPr>
        <w:t>how marketing managers create value with agentic systems beyond content generation.</w:t>
      </w:r>
      <w:commentRangeEnd w:id="74"/>
      <w:r>
        <w:rPr>
          <w:rStyle w:val="CommentReference"/>
          <w:sz w:val="22"/>
          <w:szCs w:val="22"/>
        </w:rPr>
        <w:commentReference w:id="74"/>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w:t>
        <w:lastRenderedPageBreak/>
        <w:t xml:space="preserve">non-empirical overview of organizational readiness criteria for agentic AI, which include strategic readiness, governance &amp; accountability readiness, workforce &amp; leadership readiness, data architecture, and boundary readiness. </w:t>
      </w:r>
    </w:p>
    <w:p w14:paraId="43A46555" w14:textId="59CB233B"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2C66458F" w14:textId="182DBAD8"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del w:id="90008" w:author="Claude" w:date="2026-06-14T12:00:00Z">
        <w:r>
          <w:delText xml:space="preserve">how we execute</w:delText>
        </w:r>
      </w:del>
      <w:ins w:id="90009" w:author="Claude" w:date="2026-06-14T12:00:00Z">
        <w:r>
          <w:t xml:space="preserve">the execution of</w:t>
        </w:r>
      </w:ins>
      <w:r>
        <w:t xml:space="preserve"> “digital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5" w:name="_Toc231935235"/>
      <w:r>
        <w:rPr>
          <w:lang w:val="en-US"/>
        </w:rPr>
        <w:t>2.3.</w:t>
      </w:r>
      <w:r>
        <w:tab/>
      </w:r>
      <w:r>
        <w:rPr>
          <w:lang w:val="en-US"/>
        </w:rPr>
        <w:t>Value theory and value creation with agentic AI</w:t>
      </w:r>
      <w:bookmarkEnd w:id="75"/>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6"/>
      <w:r>
        <w:rPr>
          <w:lang w:val="en-US"/>
        </w:rPr>
        <w:t>Marketing</w:t>
      </w:r>
      <w:commentRangeEnd w:id="76"/>
      <w:r>
        <w:rPr>
          <w:rStyle w:val="CommentReference"/>
          <w:sz w:val="22"/>
          <w:szCs w:val="22"/>
          <w:lang w:val="en-US"/>
        </w:rPr>
        <w:commentReference w:id="76"/>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w:t>
        <w:lastRenderedPageBreak/>
        <w:t>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7" w:name="OLE_LINK18"/>
      <w:r>
        <w:t>An example of how this context can apply to AI is given by Doshi and Hauser (2024), while not analyzing agentic AI, they implicitly note a benefits and costs of using GenAI for creative work, they note that when using GenAI for creative work, individual creativity goes up (benefit); however, it also reduces collective novelty (cost).</w:t>
      </w:r>
      <w:bookmarkStart w:id="78" w:name="OLE_LINK10"/>
    </w:p>
    <w:p w14:paraId="36A29710" w14:textId="77777777" w:rsidR="00EB5DFF" w:rsidRPr="00234300" w:rsidRDefault="00EB5DFF" w:rsidP="00EB5DFF">
      <w:pPr>
        <w:pStyle w:val="Heading2"/>
      </w:pPr>
      <w:bookmarkStart w:id="79" w:name="_Toc231935236"/>
      <w:bookmarkEnd w:id="77"/>
      <w:commentRangeStart w:id="80"/>
      <w:r>
        <w:rPr>
          <w:lang w:val="en-US"/>
        </w:rPr>
        <w:t>2.4.</w:t>
      </w:r>
      <w:r>
        <w:tab/>
      </w:r>
      <w:r>
        <w:rPr>
          <w:lang w:val="en-US"/>
        </w:rPr>
        <w:t>Learnings from earlier waves of digital transformation</w:t>
      </w:r>
      <w:bookmarkEnd w:id="79"/>
      <w:commentRangeEnd w:id="80"/>
      <w:r>
        <w:rPr>
          <w:rStyle w:val="CommentReference"/>
          <w:sz w:val="22"/>
          <w:szCs w:val="22"/>
        </w:rPr>
        <w:commentReference w:id="80"/>
      </w:r>
    </w:p>
    <w:p w14:paraId="168A1F26" w14:textId="77777777" w:rsidR="00EB5DFF" w:rsidRPr="00234300" w:rsidRDefault="00EB5DFF" w:rsidP="00EB5DFF">
      <w:pPr>
        <w:rPr>
          <w:lang w:val="en-US"/>
        </w:rPr>
      </w:pPr>
      <w:bookmarkStart w:id="81" w:name="OLE_LINK12"/>
      <w:bookmarkEnd w:id="78"/>
      <w:r>
        <w:t>Vidal et al. (</w:t>
      </w:r>
      <w:r>
        <w:rPr>
          <w:lang w:val="en-US"/>
        </w:rPr>
        <w:t xml:space="preserve">2022) describes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259619A7"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 xml:space="preserve">2022) describe digital transformation from the managerial perspective. While focusing mainly on technical roles, Vidal et al. (2022) highlight the importance of </w:t>
        <w:lastRenderedPageBreak/>
        <w:t>management during digital transformations, noting its role in driving business change, managing technical talent, and prioritizing learning.</w:t>
      </w:r>
    </w:p>
    <w:p w14:paraId="3D3A0507" w14:textId="77777777" w:rsidR="00EB5DFF" w:rsidRPr="00234300" w:rsidRDefault="00EB5DFF" w:rsidP="00EB5DFF">
      <w:pPr>
        <w:rPr>
          <w:lang w:val="en-US"/>
        </w:rPr>
      </w:pPr>
      <w:r>
        <w:rPr>
          <w:lang w:val="en-US"/>
        </w:rPr>
        <w:t xml:space="preserve">Gebauer et al. (2020) describe a concerning pattern which he calls the digitalization paradox; this pattern notes that while companies often invest significantly in digital transformation, they often do not yield the expected returns. Gebauer et al. (2020) notes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2" w:name="_Toc231935237"/>
      <w:bookmarkEnd w:id="81"/>
      <w:r>
        <w:rPr>
          <w:color w:val="auto"/>
        </w:rPr>
        <w:t>2.5. Synthesis: sensitizing concepts for the empirical study</w:t>
      </w:r>
      <w:bookmarkEnd w:id="82"/>
    </w:p>
    <w:p w14:paraId="2342F400" w14:textId="77777777" w:rsidR="00EB5DFF" w:rsidRDefault="00EB5DFF" w:rsidP="00EB5DFF">
      <w:r>
        <w:rPr>
          <w:lang w:val="en-US"/>
        </w:rPr>
        <w:t>The literature reviewed above suggests that agentic AI in marketing should be examined within the context that it operates in,</w:t>
      </w:r>
      <w:commentRangeStart w:id="83"/>
      <w:r>
        <w:rPr>
          <w:lang w:val="en-US"/>
        </w:rPr>
        <w:t xml:space="preserve"> </w:t>
      </w:r>
      <w:commentRangeEnd w:id="83"/>
      <w:r>
        <w:rPr>
          <w:rStyle w:val="CommentReference"/>
          <w:sz w:val="22"/>
          <w:szCs w:val="22"/>
          <w:lang w:val="en-US"/>
        </w:rPr>
        <w:commentReference w:id="83"/>
      </w:r>
      <w:r>
        <w:rPr>
          <w:lang w:val="en-US"/>
        </w:rPr>
        <w:t>rather than as a standalone technology.</w:t>
      </w:r>
      <w:commentRangeStart w:id="84"/>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5" w:name="_squzp6x0kd2d"/>
      <w:bookmarkEnd w:id="85"/>
      <w:commentRangeEnd w:id="84"/>
      <w:r>
        <w:rPr>
          <w:rStyle w:val="CommentReference"/>
          <w:sz w:val="22"/>
          <w:szCs w:val="22"/>
        </w:rPr>
        <w:commentReference w:id="84"/>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6" w:name="_Toc231935238"/>
      <w:r>
        <w:rPr>
          <w:lang w:val="en-US"/>
        </w:rPr>
        <w:lastRenderedPageBreak/>
        <w:t>3.</w:t>
        <w:tab/>
      </w:r>
      <w:commentRangeStart w:id="87"/>
      <w:r>
        <w:rPr>
          <w:lang w:val="en-US"/>
        </w:rPr>
        <w:t>Methodology</w:t>
      </w:r>
      <w:bookmarkEnd w:id="86"/>
      <w:commentRangeEnd w:id="87"/>
      <w:r>
        <w:rPr>
          <w:rStyle w:val="CommentReference"/>
          <w:sz w:val="22"/>
          <w:szCs w:val="22"/>
          <w:lang w:val="en-US"/>
        </w:rPr>
        <w:commentReference w:id="87"/>
      </w:r>
    </w:p>
    <w:p w14:paraId="30C41F1B" w14:textId="77777777" w:rsidR="00EB5DFF" w:rsidRDefault="00EB5DFF" w:rsidP="00EB5DFF">
      <w:pPr>
        <w:pStyle w:val="Heading2"/>
        <w:spacing w:before="80"/>
      </w:pPr>
      <w:bookmarkStart w:id="88" w:name="_Toc231935239"/>
      <w:r>
        <w:rPr>
          <w:lang w:val="en-US"/>
        </w:rPr>
        <w:t>3.1.</w:t>
      </w:r>
      <w:r>
        <w:tab/>
      </w:r>
      <w:r>
        <w:rPr>
          <w:lang w:val="en-US"/>
        </w:rPr>
        <w:t>Research approach</w:t>
      </w:r>
      <w:bookmarkEnd w:id="88"/>
    </w:p>
    <w:p w14:paraId="6EEA0D39" w14:textId="77777777" w:rsidR="00EB5DFF" w:rsidRDefault="00EB5DFF" w:rsidP="00EB5DFF">
      <w:r>
        <w:rPr>
          <w:lang w:val="en-US"/>
        </w:rPr>
        <w:t>Given the exploratory nature of the research question and the emerging character of agentic AI in marketing, constructivist grounded theory, a form of qualitative research, will be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9" w:name="_Toc231935240"/>
      <w:r>
        <w:rPr>
          <w:lang w:val="en-US"/>
        </w:rPr>
        <w:t>3.2.</w:t>
      </w:r>
      <w:r>
        <w:tab/>
      </w:r>
      <w:r>
        <w:rPr>
          <w:lang w:val="en-US"/>
        </w:rPr>
        <w:t>Data collection</w:t>
      </w:r>
      <w:bookmarkEnd w:id="89"/>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4FE618AE" w:rsidR="006B2D0C" w:rsidRDefault="00EB5DFF" w:rsidP="00504C50">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bookmarkStart w:id="90" w:name="_Toc231935241"/>
    </w:p>
    <w:p w14:paraId="3B151F80" w14:textId="62F7C77E" w:rsidR="00C347CB" w:rsidRDefault="00C347CB" w:rsidP="00C347CB">
      <w:pPr>
        <w:pStyle w:val="Heading2"/>
      </w:pPr>
      <w:bookmarkStart w:id="91" w:name="_kqzta5wwdy54" w:colFirst="0" w:colLast="0"/>
      <w:bookmarkStart w:id="92" w:name="_Toc231935242"/>
      <w:bookmarkEnd w:id="90"/>
      <w:bookmarkEnd w:id="91"/>
      <w:r>
        <w:rPr>
          <w:lang w:val="en-US"/>
        </w:rPr>
        <w:t>3.3.</w:t>
      </w:r>
      <w:r>
        <w:tab/>
      </w:r>
      <w:commentRangeStart w:id="93"/>
      <w:commentRangeStart w:id="94"/>
      <w:r>
        <w:rPr>
          <w:lang w:val="en-US"/>
        </w:rPr>
        <w:t>Intended sample and sample size</w:t>
      </w:r>
      <w:commentRangeEnd w:id="94"/>
      <w:r>
        <w:rPr>
          <w:rStyle w:val="CommentReference"/>
          <w:sz w:val="22"/>
          <w:szCs w:val="22"/>
        </w:rPr>
        <w:commentReference w:id="94"/>
      </w:r>
      <w:commentRangeEnd w:id="93"/>
      <w:r>
        <w:rPr>
          <w:rStyle w:val="CommentReference"/>
          <w:sz w:val="22"/>
          <w:szCs w:val="22"/>
        </w:rPr>
        <w:commentReference w:id="93"/>
      </w:r>
    </w:p>
    <w:p w14:paraId="34664AD1" w14:textId="77777777"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w:t>
      </w:r>
      <w:del w:id="90010" w:author="Claude" w:date="2026-06-14T12:00:00Z">
        <w:r>
          <w:rPr>
            <w:lang w:val="en-US"/>
          </w:rPr>
          <w:delText xml:space="preserve">we focus on those who have</w:delText>
        </w:r>
      </w:del>
      <w:ins w:id="90011" w:author="Claude" w:date="2026-06-14T12:00:00Z">
        <w:r>
          <w:rPr>
            <w:lang w:val="en-US"/>
          </w:rPr>
          <w:t xml:space="preserve">the focus is on those who have</w:t>
        </w:r>
      </w:ins>
      <w:r>
        <w:rPr>
          <w:lang w:val="en-US"/>
        </w:rPr>
        <w:t xml:space="preserve"> a clear managerial role in the marketing team, e.g. a CMO or marketing manager, but also those who </w:t>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5"/>
      <w:commentRangeStart w:id="96"/>
      <w:commentRangeStart w:id="97"/>
      <w:commentRangeStart w:id="98"/>
      <w:commentRangeStart w:id="99"/>
      <w:commentRangeStart w:id="100"/>
      <w:commentRangeStart w:id="101"/>
      <w:r>
        <w:rPr>
          <w:lang w:val="en-US"/>
        </w:rPr>
        <w:t>sampling</w:t>
      </w:r>
      <w:commentRangeEnd w:id="100"/>
      <w:r>
        <w:rPr>
          <w:rStyle w:val="CommentReference"/>
          <w:sz w:val="22"/>
          <w:szCs w:val="22"/>
          <w:lang w:val="en-US"/>
        </w:rPr>
        <w:commentReference w:id="100"/>
      </w:r>
      <w:commentRangeEnd w:id="101"/>
      <w:r>
        <w:rPr>
          <w:rStyle w:val="CommentReference"/>
          <w:sz w:val="22"/>
          <w:szCs w:val="22"/>
          <w:lang w:val="en-US"/>
        </w:rPr>
        <w:commentReference w:id="101"/>
      </w:r>
      <w:commentRangeEnd w:id="98"/>
      <w:r>
        <w:rPr>
          <w:rStyle w:val="CommentReference"/>
          <w:sz w:val="22"/>
          <w:szCs w:val="22"/>
          <w:lang w:val="en-US"/>
        </w:rPr>
        <w:commentReference w:id="98"/>
      </w:r>
      <w:commentRangeEnd w:id="99"/>
      <w:r>
        <w:rPr>
          <w:rStyle w:val="CommentReference"/>
          <w:sz w:val="22"/>
          <w:szCs w:val="22"/>
          <w:lang w:val="en-US"/>
        </w:rPr>
        <w:commentReference w:id="99"/>
      </w:r>
      <w:commentRangeEnd w:id="95"/>
      <w:r>
        <w:rPr>
          <w:rStyle w:val="CommentReference"/>
          <w:sz w:val="22"/>
          <w:szCs w:val="22"/>
          <w:lang w:val="en-US"/>
        </w:rPr>
        <w:commentReference w:id="95"/>
      </w:r>
      <w:commentRangeEnd w:id="96"/>
      <w:r>
        <w:rPr>
          <w:rStyle w:val="CommentReference"/>
          <w:sz w:val="22"/>
          <w:szCs w:val="22"/>
          <w:lang w:val="en-US"/>
        </w:rPr>
        <w:commentReference w:id="96"/>
      </w:r>
      <w:commentRangeEnd w:id="97"/>
      <w:r>
        <w:rPr>
          <w:rStyle w:val="CommentReference"/>
          <w:sz w:val="22"/>
          <w:szCs w:val="22"/>
          <w:lang w:val="en-US"/>
        </w:rPr>
        <w:commentReference w:id="97"/>
      </w:r>
      <w:r>
        <w:rPr>
          <w:lang w:val="en-US"/>
        </w:rPr>
        <w:t xml:space="preserve"> (Patton, 2014</w:t>
      </w:r>
      <w:commentRangeStart w:id="102"/>
      <w:commentRangeStart w:id="103"/>
      <w:r>
        <w:rPr>
          <w:lang w:val="en-US"/>
        </w:rPr>
        <w:t xml:space="preserve">) and </w:t>
      </w:r>
      <w:commentRangeEnd w:id="102"/>
      <w:r>
        <w:rPr>
          <w:rStyle w:val="CommentReference"/>
          <w:sz w:val="22"/>
          <w:szCs w:val="22"/>
        </w:rPr>
        <w:commentReference w:id="102"/>
      </w:r>
      <w:commentRangeEnd w:id="103"/>
      <w:r>
        <w:rPr>
          <w:rStyle w:val="CommentReference"/>
          <w:sz w:val="22"/>
          <w:szCs w:val="22"/>
        </w:rPr>
        <w:commentReference w:id="103"/>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4"/>
      <w:commentRangeStart w:id="105"/>
      <w:commentRangeStart w:id="106"/>
      <w:commentRangeStart w:id="107"/>
      <w:commentRangeStart w:id="108"/>
      <w:commentRangeStart w:id="109"/>
      <w:commentRangeStart w:id="110"/>
      <w:commentRangeStart w:id="111"/>
      <w:r>
        <w:rPr>
          <w:lang w:val="en-US"/>
        </w:rPr>
        <w:t>o further selection criteria are applied to potential participants.</w:t>
      </w:r>
      <w:commentRangeEnd w:id="108"/>
      <w:r>
        <w:rPr>
          <w:rStyle w:val="CommentReference"/>
          <w:sz w:val="22"/>
          <w:szCs w:val="22"/>
          <w:lang w:val="en-US"/>
        </w:rPr>
        <w:commentReference w:id="108"/>
      </w:r>
      <w:commentRangeEnd w:id="109"/>
      <w:r>
        <w:rPr>
          <w:rStyle w:val="CommentReference"/>
          <w:sz w:val="22"/>
          <w:szCs w:val="22"/>
          <w:lang w:val="en-US"/>
        </w:rPr>
        <w:commentReference w:id="109"/>
      </w:r>
      <w:commentRangeEnd w:id="110"/>
      <w:r>
        <w:rPr>
          <w:rStyle w:val="CommentReference"/>
          <w:sz w:val="22"/>
          <w:szCs w:val="22"/>
          <w:lang w:val="en-US"/>
        </w:rPr>
        <w:commentReference w:id="110"/>
      </w:r>
      <w:commentRangeEnd w:id="111"/>
      <w:r>
        <w:rPr>
          <w:rStyle w:val="CommentReference"/>
          <w:sz w:val="22"/>
          <w:szCs w:val="22"/>
          <w:lang w:val="en-US"/>
        </w:rPr>
        <w:commentReference w:id="111"/>
      </w:r>
      <w:commentRangeEnd w:id="107"/>
      <w:r>
        <w:rPr>
          <w:rStyle w:val="CommentReference"/>
          <w:sz w:val="22"/>
          <w:szCs w:val="22"/>
          <w:lang w:val="en-US"/>
        </w:rPr>
        <w:commentReference w:id="107"/>
      </w:r>
      <w:commentRangeEnd w:id="106"/>
      <w:r>
        <w:rPr>
          <w:rStyle w:val="CommentReference"/>
          <w:sz w:val="22"/>
          <w:szCs w:val="22"/>
          <w:lang w:val="en-US"/>
        </w:rPr>
        <w:commentReference w:id="106"/>
      </w:r>
      <w:commentRangeEnd w:id="105"/>
      <w:r>
        <w:rPr>
          <w:rStyle w:val="CommentReference"/>
          <w:sz w:val="22"/>
          <w:szCs w:val="22"/>
          <w:lang w:val="en-US"/>
        </w:rPr>
        <w:commentReference w:id="105"/>
      </w:r>
      <w:commentRangeEnd w:id="104"/>
      <w:r>
        <w:rPr>
          <w:rStyle w:val="CommentReference"/>
          <w:sz w:val="22"/>
          <w:szCs w:val="22"/>
          <w:lang w:val="en-US"/>
        </w:rPr>
        <w:commentReference w:id="104"/>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77777777"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del w:id="90012" w:author="Claude" w:date="2026-06-14T12:00:00Z">
        <w:r>
          <w:rPr>
            <w:lang w:val="en-US"/>
          </w:rPr>
          <w:delText xml:space="preserve">we only stop gathering data when</w:delText>
        </w:r>
      </w:del>
      <w:ins w:id="90013" w:author="Claude" w:date="2026-06-14T12:00:00Z">
        <w:r>
          <w:rPr>
            <w:lang w:val="en-US"/>
          </w:rPr>
          <w:t xml:space="preserve">data gathering only stops when</w:t>
        </w:r>
      </w:ins>
      <w:r>
        <w:rPr>
          <w:lang w:val="en-US"/>
        </w:rPr>
        <w:t xml:space="preserve"> 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2" w:name="_jewz4ftnfnae" w:colFirst="0" w:colLast="0"/>
      <w:bookmarkEnd w:id="112"/>
      <w:r>
        <w:t xml:space="preserve"> </w:t>
      </w:r>
    </w:p>
    <w:p w14:paraId="4706D738" w14:textId="741D3D74" w:rsidR="00EB5DFF" w:rsidRDefault="00EB5DFF" w:rsidP="00EB5DFF">
      <w:pPr>
        <w:pStyle w:val="Heading2"/>
      </w:pPr>
      <w:r>
        <w:lastRenderedPageBreak/>
        <w:t>3.4</w:t>
        <w:tab/>
        <w:t>Trustworthiness</w:t>
      </w:r>
      <w:bookmarkEnd w:id="92"/>
    </w:p>
    <w:p w14:paraId="6C7B5309" w14:textId="77777777" w:rsidR="00EB5DFF" w:rsidRDefault="00EB5DFF" w:rsidP="00EB5DFF">
      <w:pPr>
        <w:ind w:firstLine="0"/>
      </w:pPr>
      <w:r>
        <w:rPr>
          <w:lang w:val="en-US"/>
        </w:rPr>
        <w:t xml:space="preserve"/>
      </w:r>
      <w:del w:id="90014" w:author="Claude" w:date="2026-06-14T12:00:00Z">
        <w:r>
          <w:rPr>
            <w:lang w:val="en-US"/>
          </w:rPr>
          <w:delText xml:space="preserve">We assess this study for trustworthiness</w:delText>
        </w:r>
      </w:del>
      <w:ins w:id="90015" w:author="Claude" w:date="2026-06-14T12:00:00Z">
        <w:r>
          <w:rPr>
            <w:lang w:val="en-US"/>
          </w:rPr>
          <w:t xml:space="preserve">This study is assessed for trustworthiness</w:t>
        </w:r>
      </w:ins>
      <w:r>
        <w:rPr>
          <w:lang w:val="en-US"/>
        </w:rPr>
        <w:t xml:space="preserve"> using the criteria from Lincoln and Guba (1985): credibility, transferability, dependability, and confirmability. </w:t>
      </w:r>
      <w:del w:id="90016" w:author="Claude" w:date="2026-06-14T12:00:00Z">
        <w:r>
          <w:rPr>
            <w:lang w:val="en-US"/>
          </w:rPr>
          <w:delText xml:space="preserve">To address this topic we largely rely on strategies</w:delText>
        </w:r>
      </w:del>
      <w:ins w:id="90017" w:author="Claude" w:date="2026-06-14T12:00:00Z">
        <w:r>
          <w:rPr>
            <w:lang w:val="en-US"/>
          </w:rPr>
          <w:t xml:space="preserve">To address this topic, reliance is largely placed on strategies</w:t>
        </w:r>
      </w:ins>
      <w:r>
        <w:rPr>
          <w:lang w:val="en-US"/>
        </w:rPr>
        <w:t xml:space="preserve"> adapted from Shenton (2004) for interview-based projects of limited duration.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3"/>
            <w:r>
              <w:rPr>
                <w:szCs w:val="20"/>
                <w:lang w:val="en-US"/>
              </w:rPr>
              <w:t xml:space="preserve"> scope conditions in Section 5.3</w:t>
            </w:r>
            <w:commentRangeEnd w:id="113"/>
            <w:r>
              <w:rPr>
                <w:rStyle w:val="CommentReference"/>
                <w:sz w:val="20"/>
                <w:szCs w:val="20"/>
                <w:lang w:val="en-US"/>
              </w:rPr>
              <w:commentReference w:id="113"/>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4"/>
            <w:r>
              <w:rPr>
                <w:szCs w:val="20"/>
                <w:lang w:val="en-US"/>
              </w:rPr>
              <w:t>sampling implications appears in Section 3.2.1</w:t>
            </w:r>
            <w:commentRangeEnd w:id="114"/>
            <w:r>
              <w:rPr>
                <w:rStyle w:val="CommentReference"/>
                <w:sz w:val="20"/>
                <w:szCs w:val="20"/>
                <w:lang w:val="en-US"/>
              </w:rPr>
              <w:commentReference w:id="114"/>
            </w:r>
            <w:r>
              <w:rPr>
                <w:szCs w:val="20"/>
                <w:lang w:val="en-US"/>
              </w:rPr>
              <w:t>.</w:t>
            </w:r>
          </w:p>
        </w:tc>
      </w:tr>
    </w:tbl>
    <w:p w14:paraId="5B5F3709" w14:textId="77777777" w:rsidR="00600415" w:rsidRDefault="00600415" w:rsidP="00D52A0C">
      <w:pPr>
        <w:ind w:firstLine="0"/>
        <w:rPr>
          <w:b/>
          <w:bCs/>
        </w:rPr>
      </w:pPr>
      <w:bookmarkStart w:id="115"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6"/>
      <w:commentRangeStart w:id="117"/>
      <w:commentRangeStart w:id="118"/>
      <w:r>
        <w:rPr>
          <w:b/>
          <w:bCs/>
        </w:rPr>
        <w:lastRenderedPageBreak/>
        <w:t>Table</w:t>
      </w:r>
      <w:commentRangeEnd w:id="117"/>
      <w:r>
        <w:rPr>
          <w:rStyle w:val="CommentReference"/>
          <w:b/>
          <w:bCs/>
          <w:sz w:val="22"/>
          <w:szCs w:val="22"/>
        </w:rPr>
        <w:commentReference w:id="117"/>
      </w:r>
      <w:commentRangeEnd w:id="118"/>
      <w:r>
        <w:rPr>
          <w:rStyle w:val="CommentReference"/>
          <w:b/>
          <w:bCs/>
          <w:sz w:val="22"/>
          <w:szCs w:val="22"/>
        </w:rPr>
        <w:commentReference w:id="118"/>
      </w:r>
      <w:r>
        <w:rPr>
          <w:b/>
          <w:bCs/>
        </w:rPr>
        <w:t xml:space="preserve"> 3</w:t>
      </w:r>
    </w:p>
    <w:p w14:paraId="3DDF7B93" w14:textId="77777777" w:rsidR="00D52A0C" w:rsidRPr="0059315C" w:rsidRDefault="00D52A0C" w:rsidP="00D52A0C">
      <w:pPr>
        <w:ind w:firstLine="0"/>
        <w:rPr>
          <w:i/>
          <w:iCs/>
        </w:rPr>
      </w:pPr>
      <w:r>
        <w:rPr>
          <w:i/>
          <w:iCs/>
        </w:rPr>
        <w:t xml:space="preserve">Overview of </w:t>
      </w:r>
      <w:commentRangeStart w:id="119"/>
      <w:commentRangeStart w:id="120"/>
      <w:commentRangeStart w:id="121"/>
      <w:r>
        <w:rPr>
          <w:i/>
          <w:iCs/>
        </w:rPr>
        <w:t>code</w:t>
      </w:r>
      <w:commentRangeEnd w:id="119"/>
      <w:r>
        <w:rPr>
          <w:rStyle w:val="CommentReference"/>
          <w:i/>
          <w:iCs/>
          <w:sz w:val="22"/>
          <w:szCs w:val="22"/>
        </w:rPr>
        <w:commentReference w:id="119"/>
      </w:r>
      <w:commentRangeEnd w:id="120"/>
      <w:r>
        <w:rPr>
          <w:rStyle w:val="CommentReference"/>
          <w:i/>
          <w:iCs/>
          <w:sz w:val="22"/>
          <w:szCs w:val="22"/>
        </w:rPr>
        <w:commentReference w:id="120"/>
      </w:r>
      <w:commentRangeEnd w:id="121"/>
      <w:r>
        <w:rPr>
          <w:rStyle w:val="CommentReference"/>
          <w:i/>
          <w:iCs/>
          <w:sz w:val="22"/>
          <w:szCs w:val="22"/>
        </w:rPr>
        <w:commentReference w:id="121"/>
      </w:r>
      <w:r>
        <w:rPr>
          <w:i/>
          <w:iCs/>
        </w:rPr>
        <w:t xml:space="preserve"> development</w:t>
      </w:r>
      <w:bookmarkEnd w:id="115"/>
      <w:r>
        <w:rPr>
          <w:i/>
          <w:iCs/>
        </w:rPr>
        <w:t xml:space="preserve"> </w:t>
      </w:r>
      <w:commentRangeEnd w:id="116"/>
      <w:r>
        <w:rPr>
          <w:rStyle w:val="CommentReference"/>
          <w:i/>
          <w:iCs/>
          <w:sz w:val="22"/>
          <w:szCs w:val="22"/>
        </w:rPr>
        <w:commentReference w:id="116"/>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del w:id="122" w:author="Claude" w:date="2026-06-13T16:00:00Z"/>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del w:id="123" w:author="Claude" w:date="2026-06-13T16:00:00Z"/>
                <w:b/>
                <w:bCs/>
                <w:sz w:val="20"/>
                <w:szCs w:val="20"/>
              </w:rPr>
            </w:pPr>
            <w:del w:id="124" w:author="Claude" w:date="2026-06-13T16:00:00Z">
              <w:r>
                <w:rPr>
                  <w:rFonts w:cs="Segoe UI"/>
                  <w:b/>
                  <w:bCs/>
                  <w:color w:val="0A0A0A"/>
                  <w:sz w:val="20"/>
                  <w:szCs w:val="20"/>
                </w:rPr>
                <w:delText>Open coding</w:delText>
              </w:r>
            </w:del>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del w:id="125" w:author="Claude" w:date="2026-06-13T16:00:00Z"/>
                <w:b/>
                <w:bCs/>
                <w:sz w:val="20"/>
                <w:szCs w:val="20"/>
              </w:rPr>
            </w:pPr>
            <w:del w:id="126" w:author="Claude" w:date="2026-06-13T16:00:00Z">
              <w:r>
                <w:rPr>
                  <w:rFonts w:cs="Segoe UI"/>
                  <w:b/>
                  <w:bCs/>
                  <w:color w:val="0A0A0A"/>
                  <w:sz w:val="20"/>
                  <w:szCs w:val="20"/>
                </w:rPr>
                <w:delText>Focused coding</w:delText>
              </w:r>
            </w:del>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del w:id="127" w:author="Claude" w:date="2026-06-13T16:00:00Z"/>
                <w:b/>
                <w:bCs/>
                <w:sz w:val="20"/>
                <w:szCs w:val="20"/>
              </w:rPr>
            </w:pPr>
            <w:del w:id="128" w:author="Claude" w:date="2026-06-13T16:00:00Z">
              <w:r>
                <w:rPr>
                  <w:rFonts w:cs="Segoe UI"/>
                  <w:b/>
                  <w:bCs/>
                  <w:color w:val="0A0A0A"/>
                  <w:sz w:val="20"/>
                  <w:szCs w:val="20"/>
                </w:rPr>
                <w:delText>Theoretical coding</w:delText>
              </w:r>
            </w:del>
          </w:p>
        </w:tc>
      </w:tr>
      <w:tr w:rsidR="00D52A0C" w:rsidRPr="0059315C" w14:paraId="5FA638C5" w14:textId="77777777" w:rsidTr="00B447E9">
        <w:trPr>
          <w:trHeight w:val="255"/>
          <w:del w:id="129" w:author="Claude" w:date="2026-06-13T16:00:00Z"/>
        </w:trPr>
        <w:tc>
          <w:tcPr>
            <w:tcW w:w="6237" w:type="dxa"/>
            <w:tcBorders>
              <w:top w:val="single" w:sz="8" w:space="0" w:color="auto"/>
            </w:tcBorders>
            <w:hideMark/>
          </w:tcPr>
          <w:p w14:paraId="11B29EAA" w14:textId="77777777" w:rsidR="00D52A0C" w:rsidRPr="00D52A0C" w:rsidRDefault="00683DDC" w:rsidP="00D52A0C">
            <w:pPr>
              <w:pStyle w:val="NoSpacing"/>
              <w:rPr>
                <w:del w:id="130" w:author="Claude" w:date="2026-06-13T16:00:00Z"/>
                <w:sz w:val="20"/>
                <w:szCs w:val="20"/>
                <w:lang w:val="en-US"/>
              </w:rPr>
            </w:pPr>
            <w:commentRangeStart w:id="131"/>
            <w:commentRangeEnd w:id="131"/>
            <w:del w:id="132" w:author="Claude" w:date="2026-06-13T16:00:00Z">
              <w:r>
                <w:rPr>
                  <w:rStyle w:val="CommentReference"/>
                  <w:rFonts w:cs="Segoe UI"/>
                  <w:color w:val="0A0A0A"/>
                  <w:sz w:val="20"/>
                  <w:szCs w:val="20"/>
                  <w:lang w:val="en-US"/>
                </w:rPr>
                <w:commentReference w:id="131"/>
              </w:r>
              <w:r>
                <w:rPr>
                  <w:rFonts w:cs="Segoe UI"/>
                  <w:color w:val="0A0A0A"/>
                  <w:sz w:val="20"/>
                  <w:szCs w:val="20"/>
                  <w:lang w:val="en-US"/>
                </w:rPr>
                <w:delText>AI’s improvement &amp; potential; Observing increasing AI adoption</w:delText>
              </w:r>
            </w:del>
          </w:p>
        </w:tc>
        <w:tc>
          <w:tcPr>
            <w:tcW w:w="1701" w:type="dxa"/>
            <w:tcBorders>
              <w:top w:val="single" w:sz="8" w:space="0" w:color="auto"/>
            </w:tcBorders>
            <w:hideMark/>
          </w:tcPr>
          <w:p w14:paraId="0C7D9CFA" w14:textId="77777777" w:rsidR="00D52A0C" w:rsidRPr="00D52A0C" w:rsidRDefault="00D52A0C" w:rsidP="00D52A0C">
            <w:pPr>
              <w:pStyle w:val="NoSpacing"/>
              <w:rPr>
                <w:del w:id="133" w:author="Claude" w:date="2026-06-13T16:00:00Z"/>
                <w:sz w:val="20"/>
                <w:szCs w:val="20"/>
              </w:rPr>
            </w:pPr>
            <w:del w:id="134" w:author="Claude" w:date="2026-06-13T16:00:00Z">
              <w:r>
                <w:rPr>
                  <w:rFonts w:cs="Segoe UI"/>
                  <w:color w:val="0A0A0A"/>
                  <w:sz w:val="20"/>
                  <w:szCs w:val="20"/>
                </w:rPr>
                <w:delText>Observing AI progression</w:delText>
              </w:r>
            </w:del>
          </w:p>
        </w:tc>
        <w:tc>
          <w:tcPr>
            <w:tcW w:w="1676" w:type="dxa"/>
            <w:gridSpan w:val="2"/>
            <w:tcBorders>
              <w:top w:val="single" w:sz="8" w:space="0" w:color="auto"/>
            </w:tcBorders>
            <w:hideMark/>
          </w:tcPr>
          <w:p w14:paraId="49FBE5A8" w14:textId="18208575" w:rsidR="00D52A0C" w:rsidRPr="00D52A0C" w:rsidRDefault="00B13535" w:rsidP="00D52A0C">
            <w:pPr>
              <w:pStyle w:val="NoSpacing"/>
              <w:rPr>
                <w:del w:id="135" w:author="Claude" w:date="2026-06-13T16:00:00Z"/>
                <w:sz w:val="20"/>
                <w:szCs w:val="20"/>
              </w:rPr>
            </w:pPr>
            <w:del w:id="136" w:author="Claude" w:date="2026-06-13T16:00:00Z">
              <w:r>
                <w:delText>Observing external conditions</w:delText>
              </w:r>
            </w:del>
          </w:p>
        </w:tc>
      </w:tr>
      <w:tr w:rsidR="00D52A0C" w:rsidRPr="0059315C" w14:paraId="3A6CBD2F" w14:textId="77777777" w:rsidTr="00B447E9">
        <w:trPr>
          <w:trHeight w:val="497"/>
          <w:del w:id="137" w:author="Claude" w:date="2026-06-13T16:00:00Z"/>
        </w:trPr>
        <w:tc>
          <w:tcPr>
            <w:tcW w:w="6237" w:type="dxa"/>
            <w:hideMark/>
          </w:tcPr>
          <w:p w14:paraId="06DCB623" w14:textId="77777777" w:rsidR="00D52A0C" w:rsidRPr="00D52A0C" w:rsidRDefault="00D52A0C" w:rsidP="00D52A0C">
            <w:pPr>
              <w:pStyle w:val="NoSpacing"/>
              <w:rPr>
                <w:del w:id="138" w:author="Claude" w:date="2026-06-13T16:00:00Z"/>
                <w:sz w:val="20"/>
                <w:szCs w:val="20"/>
              </w:rPr>
            </w:pPr>
            <w:del w:id="139" w:author="Claude" w:date="2026-06-13T16:00:00Z">
              <w:r>
                <w:rPr>
                  <w:rFonts w:cs="Segoe UI"/>
                  <w:color w:val="0A0A0A"/>
                  <w:sz w:val="20"/>
                  <w:szCs w:val="20"/>
                </w:rPr>
                <w:delText>Competitor pressure; Changing consumer behavior; The rise of agents of consumers</w:delText>
              </w:r>
            </w:del>
          </w:p>
        </w:tc>
        <w:tc>
          <w:tcPr>
            <w:tcW w:w="1843" w:type="dxa"/>
            <w:gridSpan w:val="2"/>
            <w:hideMark/>
          </w:tcPr>
          <w:p w14:paraId="5C4404A6" w14:textId="77777777" w:rsidR="00D52A0C" w:rsidRPr="00D52A0C" w:rsidRDefault="00D52A0C" w:rsidP="00D52A0C">
            <w:pPr>
              <w:pStyle w:val="NoSpacing"/>
              <w:rPr>
                <w:del w:id="140" w:author="Claude" w:date="2026-06-13T16:00:00Z"/>
                <w:sz w:val="20"/>
                <w:szCs w:val="20"/>
              </w:rPr>
            </w:pPr>
            <w:del w:id="141" w:author="Claude" w:date="2026-06-13T16:00:00Z">
              <w:r>
                <w:rPr>
                  <w:rFonts w:cs="Segoe UI"/>
                  <w:color w:val="0A0A0A"/>
                  <w:sz w:val="20"/>
                  <w:szCs w:val="20"/>
                </w:rPr>
                <w:delText>Observing market pressure</w:delText>
              </w:r>
            </w:del>
          </w:p>
        </w:tc>
        <w:tc>
          <w:tcPr>
            <w:tcW w:w="1534" w:type="dxa"/>
            <w:hideMark/>
          </w:tcPr>
          <w:p w14:paraId="38734D64" w14:textId="77777777" w:rsidR="00D52A0C" w:rsidRPr="00D52A0C" w:rsidRDefault="00D52A0C" w:rsidP="00D52A0C">
            <w:pPr>
              <w:pStyle w:val="NoSpacing"/>
              <w:rPr>
                <w:del w:id="142" w:author="Claude" w:date="2026-06-13T16:00:00Z"/>
                <w:sz w:val="20"/>
                <w:szCs w:val="20"/>
              </w:rPr>
            </w:pPr>
          </w:p>
        </w:tc>
      </w:tr>
      <w:tr w:rsidR="00D52A0C" w:rsidRPr="0059315C" w14:paraId="669CB51D" w14:textId="77777777" w:rsidTr="00B447E9">
        <w:trPr>
          <w:trHeight w:val="510"/>
          <w:del w:id="143" w:author="Claude" w:date="2026-06-13T16:00:00Z"/>
        </w:trPr>
        <w:tc>
          <w:tcPr>
            <w:tcW w:w="6237" w:type="dxa"/>
            <w:hideMark/>
          </w:tcPr>
          <w:p w14:paraId="78A29554" w14:textId="77777777" w:rsidR="00D52A0C" w:rsidRPr="00D52A0C" w:rsidRDefault="00D52A0C" w:rsidP="00D52A0C">
            <w:pPr>
              <w:pStyle w:val="NoSpacing"/>
              <w:rPr>
                <w:del w:id="144" w:author="Claude" w:date="2026-06-13T16:00:00Z"/>
                <w:sz w:val="20"/>
                <w:szCs w:val="20"/>
              </w:rPr>
            </w:pPr>
            <w:del w:id="145" w:author="Claude" w:date="2026-06-13T16:00:00Z">
              <w:r>
                <w:rPr>
                  <w:rFonts w:cs="Segoe UI"/>
                  <w:color w:val="0A0A0A"/>
                  <w:sz w:val="20"/>
                  <w:szCs w:val="20"/>
                </w:rPr>
                <w:delText>vendor roadmaps &amp; offerings</w:delText>
              </w:r>
            </w:del>
          </w:p>
        </w:tc>
        <w:tc>
          <w:tcPr>
            <w:tcW w:w="1701" w:type="dxa"/>
            <w:hideMark/>
          </w:tcPr>
          <w:p w14:paraId="1047AEE1" w14:textId="77777777" w:rsidR="00D52A0C" w:rsidRPr="00D52A0C" w:rsidRDefault="00D52A0C" w:rsidP="00D52A0C">
            <w:pPr>
              <w:pStyle w:val="NoSpacing"/>
              <w:rPr>
                <w:del w:id="146" w:author="Claude" w:date="2026-06-13T16:00:00Z"/>
                <w:sz w:val="20"/>
                <w:szCs w:val="20"/>
              </w:rPr>
            </w:pPr>
            <w:del w:id="147" w:author="Claude" w:date="2026-06-13T16:00:00Z">
              <w:r>
                <w:rPr>
                  <w:rFonts w:cs="Segoe UI"/>
                  <w:color w:val="0A0A0A"/>
                  <w:sz w:val="20"/>
                  <w:szCs w:val="20"/>
                </w:rPr>
                <w:delText>Observing supplier communication</w:delText>
              </w:r>
            </w:del>
          </w:p>
        </w:tc>
        <w:tc>
          <w:tcPr>
            <w:tcW w:w="1676" w:type="dxa"/>
            <w:gridSpan w:val="2"/>
            <w:hideMark/>
          </w:tcPr>
          <w:p w14:paraId="290CAEDA" w14:textId="77777777" w:rsidR="00D52A0C" w:rsidRPr="00D52A0C" w:rsidRDefault="00D52A0C" w:rsidP="00D52A0C">
            <w:pPr>
              <w:pStyle w:val="NoSpacing"/>
              <w:rPr>
                <w:del w:id="148" w:author="Claude" w:date="2026-06-13T16:00:00Z"/>
                <w:sz w:val="20"/>
                <w:szCs w:val="20"/>
              </w:rPr>
            </w:pPr>
          </w:p>
        </w:tc>
      </w:tr>
      <w:tr w:rsidR="00D52A0C" w:rsidRPr="0059315C" w14:paraId="278729E6" w14:textId="77777777" w:rsidTr="00B447E9">
        <w:trPr>
          <w:trHeight w:val="497"/>
          <w:del w:id="149" w:author="Claude" w:date="2026-06-13T16:00:00Z"/>
        </w:trPr>
        <w:tc>
          <w:tcPr>
            <w:tcW w:w="6237" w:type="dxa"/>
            <w:hideMark/>
          </w:tcPr>
          <w:p w14:paraId="24DD0429" w14:textId="77777777" w:rsidR="00D52A0C" w:rsidRPr="00D52A0C" w:rsidRDefault="00D52A0C" w:rsidP="00D52A0C">
            <w:pPr>
              <w:pStyle w:val="NoSpacing"/>
              <w:rPr>
                <w:del w:id="150" w:author="Claude" w:date="2026-06-13T16:00:00Z"/>
                <w:sz w:val="20"/>
                <w:szCs w:val="20"/>
              </w:rPr>
            </w:pPr>
            <w:del w:id="151" w:author="Claude" w:date="2026-06-13T16:00:00Z">
              <w:r>
                <w:rPr>
                  <w:rFonts w:cs="Segoe UI"/>
                  <w:color w:val="0A0A0A"/>
                  <w:sz w:val="20"/>
                  <w:szCs w:val="20"/>
                </w:rPr>
                <w:delText>Resistance to change; Limited AI literacy; Lacking systems thinking; Analysis paralysis; Absent innovation culture</w:delText>
              </w:r>
            </w:del>
          </w:p>
        </w:tc>
        <w:tc>
          <w:tcPr>
            <w:tcW w:w="1701" w:type="dxa"/>
            <w:hideMark/>
          </w:tcPr>
          <w:p w14:paraId="4DF55E94" w14:textId="77777777" w:rsidR="00D52A0C" w:rsidRPr="00D52A0C" w:rsidRDefault="00D52A0C" w:rsidP="00D52A0C">
            <w:pPr>
              <w:pStyle w:val="NoSpacing"/>
              <w:rPr>
                <w:del w:id="152" w:author="Claude" w:date="2026-06-13T16:00:00Z"/>
                <w:sz w:val="20"/>
                <w:szCs w:val="20"/>
              </w:rPr>
            </w:pPr>
            <w:del w:id="153" w:author="Claude" w:date="2026-06-13T16:00:00Z">
              <w:r>
                <w:rPr>
                  <w:rFonts w:cs="Segoe UI"/>
                  <w:color w:val="0A0A0A"/>
                  <w:sz w:val="20"/>
                  <w:szCs w:val="20"/>
                </w:rPr>
                <w:delText>Organizational capacity</w:delText>
              </w:r>
            </w:del>
          </w:p>
        </w:tc>
        <w:tc>
          <w:tcPr>
            <w:tcW w:w="1676" w:type="dxa"/>
            <w:gridSpan w:val="2"/>
            <w:hideMark/>
          </w:tcPr>
          <w:p w14:paraId="593A2AC2" w14:textId="44C5FE54" w:rsidR="00D52A0C" w:rsidRPr="00B13535" w:rsidRDefault="00B13535" w:rsidP="00D52A0C">
            <w:pPr>
              <w:pStyle w:val="NoSpacing"/>
              <w:rPr>
                <w:del w:id="154" w:author="Claude" w:date="2026-06-13T16:00:00Z"/>
                <w:b/>
                <w:bCs/>
                <w:sz w:val="20"/>
                <w:szCs w:val="20"/>
              </w:rPr>
            </w:pPr>
            <w:del w:id="155" w:author="Claude" w:date="2026-06-13T16:00:00Z">
              <w:r>
                <w:rPr>
                  <w:rStyle w:val="Strong"/>
                  <w:rFonts w:cs="Segoe UI"/>
                  <w:b w:val="0"/>
                  <w:bCs w:val="0"/>
                  <w:color w:val="0A0A0A"/>
                  <w:sz w:val="20"/>
                  <w:szCs w:val="20"/>
                </w:rPr>
                <w:delText>Navigating the organizational context</w:delText>
              </w:r>
            </w:del>
          </w:p>
        </w:tc>
      </w:tr>
      <w:tr w:rsidR="00D52A0C" w:rsidRPr="0059315C" w14:paraId="4CE2130E" w14:textId="77777777" w:rsidTr="00B447E9">
        <w:trPr>
          <w:trHeight w:val="255"/>
          <w:del w:id="156" w:author="Claude" w:date="2026-06-13T16:00:00Z"/>
        </w:trPr>
        <w:tc>
          <w:tcPr>
            <w:tcW w:w="6237" w:type="dxa"/>
            <w:hideMark/>
          </w:tcPr>
          <w:p w14:paraId="075F12BB" w14:textId="77777777" w:rsidR="00D52A0C" w:rsidRPr="00D52A0C" w:rsidRDefault="00D52A0C" w:rsidP="00D52A0C">
            <w:pPr>
              <w:pStyle w:val="NoSpacing"/>
              <w:rPr>
                <w:del w:id="157" w:author="Claude" w:date="2026-06-13T16:00:00Z"/>
                <w:sz w:val="20"/>
                <w:szCs w:val="20"/>
              </w:rPr>
            </w:pPr>
            <w:del w:id="158" w:author="Claude" w:date="2026-06-13T16:00:00Z">
              <w:r>
                <w:rPr>
                  <w:rFonts w:cs="Segoe UI"/>
                  <w:color w:val="0A0A0A"/>
                  <w:sz w:val="20"/>
                  <w:szCs w:val="20"/>
                </w:rPr>
                <w:delText>Lacking data &amp; infrastructure; Lacking technical talent</w:delText>
              </w:r>
            </w:del>
          </w:p>
        </w:tc>
        <w:tc>
          <w:tcPr>
            <w:tcW w:w="1701" w:type="dxa"/>
            <w:hideMark/>
          </w:tcPr>
          <w:p w14:paraId="655E4FEC" w14:textId="77777777" w:rsidR="00D52A0C" w:rsidRPr="00D52A0C" w:rsidRDefault="00D52A0C" w:rsidP="00D52A0C">
            <w:pPr>
              <w:pStyle w:val="NoSpacing"/>
              <w:rPr>
                <w:del w:id="159" w:author="Claude" w:date="2026-06-13T16:00:00Z"/>
                <w:sz w:val="20"/>
                <w:szCs w:val="20"/>
              </w:rPr>
            </w:pPr>
            <w:del w:id="160" w:author="Claude" w:date="2026-06-13T16:00:00Z">
              <w:r>
                <w:rPr>
                  <w:rFonts w:cs="Segoe UI"/>
                  <w:color w:val="0A0A0A"/>
                  <w:sz w:val="20"/>
                  <w:szCs w:val="20"/>
                </w:rPr>
                <w:delText>Technical resources</w:delText>
              </w:r>
            </w:del>
          </w:p>
        </w:tc>
        <w:tc>
          <w:tcPr>
            <w:tcW w:w="1676" w:type="dxa"/>
            <w:gridSpan w:val="2"/>
            <w:hideMark/>
          </w:tcPr>
          <w:p w14:paraId="6E2CEF37" w14:textId="77777777" w:rsidR="00D52A0C" w:rsidRPr="00D52A0C" w:rsidRDefault="00D52A0C" w:rsidP="00D52A0C">
            <w:pPr>
              <w:pStyle w:val="NoSpacing"/>
              <w:rPr>
                <w:del w:id="161" w:author="Claude" w:date="2026-06-13T16:00:00Z"/>
                <w:sz w:val="20"/>
                <w:szCs w:val="20"/>
              </w:rPr>
            </w:pPr>
          </w:p>
        </w:tc>
      </w:tr>
      <w:tr w:rsidR="00D52A0C" w:rsidRPr="0059315C" w14:paraId="24E3474C" w14:textId="77777777" w:rsidTr="00B447E9">
        <w:trPr>
          <w:trHeight w:val="497"/>
          <w:del w:id="162" w:author="Claude" w:date="2026-06-13T16:00:00Z"/>
        </w:trPr>
        <w:tc>
          <w:tcPr>
            <w:tcW w:w="6237" w:type="dxa"/>
            <w:hideMark/>
          </w:tcPr>
          <w:p w14:paraId="1801E684" w14:textId="77777777" w:rsidR="00D52A0C" w:rsidRPr="00D52A0C" w:rsidRDefault="00D52A0C" w:rsidP="00D52A0C">
            <w:pPr>
              <w:pStyle w:val="NoSpacing"/>
              <w:rPr>
                <w:del w:id="163" w:author="Claude" w:date="2026-06-13T16:00:00Z"/>
                <w:sz w:val="20"/>
                <w:szCs w:val="20"/>
              </w:rPr>
            </w:pPr>
            <w:del w:id="164" w:author="Claude" w:date="2026-06-13T16:00:00Z">
              <w:r>
                <w:rPr>
                  <w:rFonts w:cs="Segoe UI"/>
                  <w:color w:val="0A0A0A"/>
                  <w:sz w:val="20"/>
                  <w:szCs w:val="20"/>
                </w:rPr>
                <w:delText>Strategic direction &amp; vision; Senior leadership buy-in &amp; backing</w:delText>
              </w:r>
            </w:del>
          </w:p>
        </w:tc>
        <w:tc>
          <w:tcPr>
            <w:tcW w:w="1701" w:type="dxa"/>
            <w:hideMark/>
          </w:tcPr>
          <w:p w14:paraId="1BF5150C" w14:textId="77777777" w:rsidR="00D52A0C" w:rsidRPr="00D52A0C" w:rsidRDefault="00D52A0C" w:rsidP="00D52A0C">
            <w:pPr>
              <w:pStyle w:val="NoSpacing"/>
              <w:rPr>
                <w:del w:id="165" w:author="Claude" w:date="2026-06-13T16:00:00Z"/>
                <w:sz w:val="20"/>
                <w:szCs w:val="20"/>
              </w:rPr>
            </w:pPr>
            <w:del w:id="166" w:author="Claude" w:date="2026-06-13T16:00:00Z">
              <w:r>
                <w:rPr>
                  <w:rFonts w:cs="Segoe UI"/>
                  <w:color w:val="0A0A0A"/>
                  <w:sz w:val="20"/>
                  <w:szCs w:val="20"/>
                </w:rPr>
                <w:delText>Strategic direction &amp; leadership</w:delText>
              </w:r>
            </w:del>
          </w:p>
        </w:tc>
        <w:tc>
          <w:tcPr>
            <w:tcW w:w="1676" w:type="dxa"/>
            <w:gridSpan w:val="2"/>
            <w:hideMark/>
          </w:tcPr>
          <w:p w14:paraId="24351E97" w14:textId="77777777" w:rsidR="00D52A0C" w:rsidRPr="00D52A0C" w:rsidRDefault="00D52A0C" w:rsidP="00D52A0C">
            <w:pPr>
              <w:pStyle w:val="NoSpacing"/>
              <w:rPr>
                <w:del w:id="167" w:author="Claude" w:date="2026-06-13T16:00:00Z"/>
                <w:sz w:val="20"/>
                <w:szCs w:val="20"/>
              </w:rPr>
            </w:pPr>
          </w:p>
        </w:tc>
      </w:tr>
      <w:tr w:rsidR="00D52A0C" w:rsidRPr="0059315C" w14:paraId="1220ABEF" w14:textId="77777777" w:rsidTr="00B447E9">
        <w:trPr>
          <w:trHeight w:val="255"/>
          <w:del w:id="168" w:author="Claude" w:date="2026-06-13T16:00:00Z"/>
        </w:trPr>
        <w:tc>
          <w:tcPr>
            <w:tcW w:w="6237" w:type="dxa"/>
            <w:hideMark/>
          </w:tcPr>
          <w:p w14:paraId="3E32EA2E" w14:textId="77777777" w:rsidR="00D52A0C" w:rsidRPr="00D52A0C" w:rsidRDefault="00D52A0C" w:rsidP="00D52A0C">
            <w:pPr>
              <w:pStyle w:val="NoSpacing"/>
              <w:rPr>
                <w:del w:id="169" w:author="Claude" w:date="2026-06-13T16:00:00Z"/>
                <w:sz w:val="20"/>
                <w:szCs w:val="20"/>
              </w:rPr>
            </w:pPr>
            <w:del w:id="170" w:author="Claude" w:date="2026-06-13T16:00:00Z">
              <w:r>
                <w:rPr>
                  <w:rFonts w:cs="Segoe UI"/>
                  <w:color w:val="0A0A0A"/>
                  <w:sz w:val="20"/>
                  <w:szCs w:val="20"/>
                </w:rPr>
                <w:delText>Restrictive compliance &amp; legal gatekeeping; Politics &amp; working in silos</w:delText>
              </w:r>
            </w:del>
          </w:p>
        </w:tc>
        <w:tc>
          <w:tcPr>
            <w:tcW w:w="1701" w:type="dxa"/>
            <w:hideMark/>
          </w:tcPr>
          <w:p w14:paraId="424EA9B2" w14:textId="77777777" w:rsidR="00D52A0C" w:rsidRPr="00D52A0C" w:rsidRDefault="00D52A0C" w:rsidP="00D52A0C">
            <w:pPr>
              <w:pStyle w:val="NoSpacing"/>
              <w:rPr>
                <w:del w:id="171" w:author="Claude" w:date="2026-06-13T16:00:00Z"/>
                <w:sz w:val="20"/>
                <w:szCs w:val="20"/>
              </w:rPr>
            </w:pPr>
            <w:del w:id="172" w:author="Claude" w:date="2026-06-13T16:00:00Z">
              <w:r>
                <w:rPr>
                  <w:rFonts w:cs="Segoe UI"/>
                  <w:color w:val="0A0A0A"/>
                  <w:sz w:val="20"/>
                  <w:szCs w:val="20"/>
                </w:rPr>
                <w:delText>Governance &amp; compliance</w:delText>
              </w:r>
            </w:del>
          </w:p>
        </w:tc>
        <w:tc>
          <w:tcPr>
            <w:tcW w:w="1676" w:type="dxa"/>
            <w:gridSpan w:val="2"/>
            <w:hideMark/>
          </w:tcPr>
          <w:p w14:paraId="5ED0FA56" w14:textId="77777777" w:rsidR="00D52A0C" w:rsidRPr="00D52A0C" w:rsidRDefault="00D52A0C" w:rsidP="00D52A0C">
            <w:pPr>
              <w:pStyle w:val="NoSpacing"/>
              <w:rPr>
                <w:del w:id="173" w:author="Claude" w:date="2026-06-13T16:00:00Z"/>
                <w:sz w:val="20"/>
                <w:szCs w:val="20"/>
              </w:rPr>
            </w:pPr>
          </w:p>
        </w:tc>
      </w:tr>
      <w:tr w:rsidR="00D52A0C" w:rsidRPr="0059315C" w14:paraId="637E76E7" w14:textId="77777777" w:rsidTr="00B447E9">
        <w:trPr>
          <w:trHeight w:val="497"/>
          <w:del w:id="174" w:author="Claude" w:date="2026-06-13T16:00:00Z"/>
        </w:trPr>
        <w:tc>
          <w:tcPr>
            <w:tcW w:w="6237" w:type="dxa"/>
            <w:hideMark/>
          </w:tcPr>
          <w:p w14:paraId="0A709884" w14:textId="77777777" w:rsidR="00D52A0C" w:rsidRPr="00D52A0C" w:rsidRDefault="00D52A0C" w:rsidP="00D52A0C">
            <w:pPr>
              <w:pStyle w:val="NoSpacing"/>
              <w:rPr>
                <w:del w:id="175" w:author="Claude" w:date="2026-06-13T16:00:00Z"/>
                <w:sz w:val="20"/>
                <w:szCs w:val="20"/>
              </w:rPr>
            </w:pPr>
            <w:del w:id="176" w:author="Claude" w:date="2026-06-13T16:00:00Z">
              <w:r>
                <w:rPr>
                  <w:rFonts w:cs="Segoe UI"/>
                  <w:color w:val="0A0A0A"/>
                  <w:sz w:val="20"/>
                  <w:szCs w:val="20"/>
                </w:rPr>
                <w:delText>Educating &amp; training; Experimenting with AI; Bringing people along; Providing clarity; Providing leadership backing; Championing AI</w:delText>
              </w:r>
            </w:del>
          </w:p>
        </w:tc>
        <w:tc>
          <w:tcPr>
            <w:tcW w:w="1701" w:type="dxa"/>
            <w:hideMark/>
          </w:tcPr>
          <w:p w14:paraId="1C97A545" w14:textId="77777777" w:rsidR="00D52A0C" w:rsidRPr="00D52A0C" w:rsidRDefault="00D52A0C" w:rsidP="00D52A0C">
            <w:pPr>
              <w:pStyle w:val="NoSpacing"/>
              <w:rPr>
                <w:del w:id="177" w:author="Claude" w:date="2026-06-13T16:00:00Z"/>
                <w:sz w:val="20"/>
                <w:szCs w:val="20"/>
              </w:rPr>
            </w:pPr>
            <w:del w:id="178" w:author="Claude" w:date="2026-06-13T16:00:00Z">
              <w:r>
                <w:rPr>
                  <w:rFonts w:cs="Segoe UI"/>
                  <w:color w:val="0A0A0A"/>
                  <w:sz w:val="20"/>
                  <w:szCs w:val="20"/>
                </w:rPr>
                <w:delText>Reshaping conditions</w:delText>
              </w:r>
            </w:del>
          </w:p>
        </w:tc>
        <w:tc>
          <w:tcPr>
            <w:tcW w:w="1676" w:type="dxa"/>
            <w:gridSpan w:val="2"/>
            <w:hideMark/>
          </w:tcPr>
          <w:p w14:paraId="00AC0D14" w14:textId="6EAA2F6F" w:rsidR="00D52A0C" w:rsidRPr="00D52A0C" w:rsidRDefault="00D52A0C" w:rsidP="00D52A0C">
            <w:pPr>
              <w:pStyle w:val="NoSpacing"/>
              <w:rPr>
                <w:del w:id="179" w:author="Claude" w:date="2026-06-13T16:00:00Z"/>
                <w:sz w:val="20"/>
                <w:szCs w:val="20"/>
              </w:rPr>
            </w:pPr>
          </w:p>
        </w:tc>
      </w:tr>
      <w:tr w:rsidR="00D52A0C" w:rsidRPr="0059315C" w14:paraId="22565A12" w14:textId="77777777" w:rsidTr="00B447E9">
        <w:trPr>
          <w:trHeight w:val="255"/>
          <w:del w:id="180" w:author="Claude" w:date="2026-06-13T16:00:00Z"/>
        </w:trPr>
        <w:tc>
          <w:tcPr>
            <w:tcW w:w="6237" w:type="dxa"/>
            <w:hideMark/>
          </w:tcPr>
          <w:p w14:paraId="05A4766E" w14:textId="77777777" w:rsidR="00D52A0C" w:rsidRPr="00D52A0C" w:rsidRDefault="00D52A0C" w:rsidP="00D52A0C">
            <w:pPr>
              <w:pStyle w:val="NoSpacing"/>
              <w:rPr>
                <w:del w:id="181" w:author="Claude" w:date="2026-06-13T16:00:00Z"/>
                <w:sz w:val="20"/>
                <w:szCs w:val="20"/>
                <w:lang w:val="en-US"/>
              </w:rPr>
            </w:pPr>
            <w:del w:id="182" w:author="Claude" w:date="2026-06-13T16:00:00Z">
              <w:r>
                <w:rPr>
                  <w:rFonts w:cs="Segoe UI"/>
                  <w:color w:val="0A0A0A"/>
                  <w:sz w:val="20"/>
                  <w:szCs w:val="20"/>
                  <w:lang w:val="en-US"/>
                </w:rPr>
                <w:delText>Leveraging data availability; Leveraging the right tooling; Leveraging an innovation culture</w:delText>
              </w:r>
            </w:del>
          </w:p>
        </w:tc>
        <w:tc>
          <w:tcPr>
            <w:tcW w:w="1701" w:type="dxa"/>
            <w:hideMark/>
          </w:tcPr>
          <w:p w14:paraId="1160183B" w14:textId="77777777" w:rsidR="00D52A0C" w:rsidRPr="00D52A0C" w:rsidRDefault="00D52A0C" w:rsidP="00D52A0C">
            <w:pPr>
              <w:pStyle w:val="NoSpacing"/>
              <w:rPr>
                <w:del w:id="183" w:author="Claude" w:date="2026-06-13T16:00:00Z"/>
                <w:sz w:val="20"/>
                <w:szCs w:val="20"/>
              </w:rPr>
            </w:pPr>
            <w:del w:id="184" w:author="Claude" w:date="2026-06-13T16:00:00Z">
              <w:r>
                <w:rPr>
                  <w:rFonts w:cs="Segoe UI"/>
                  <w:color w:val="0A0A0A"/>
                  <w:sz w:val="20"/>
                  <w:szCs w:val="20"/>
                </w:rPr>
                <w:delText>Leveraging conditions</w:delText>
              </w:r>
            </w:del>
          </w:p>
        </w:tc>
        <w:tc>
          <w:tcPr>
            <w:tcW w:w="1676" w:type="dxa"/>
            <w:gridSpan w:val="2"/>
            <w:hideMark/>
          </w:tcPr>
          <w:p w14:paraId="2E8E40BD" w14:textId="77777777" w:rsidR="00D52A0C" w:rsidRPr="00D52A0C" w:rsidRDefault="00D52A0C" w:rsidP="00D52A0C">
            <w:pPr>
              <w:pStyle w:val="NoSpacing"/>
              <w:rPr>
                <w:del w:id="185" w:author="Claude" w:date="2026-06-13T16:00:00Z"/>
                <w:sz w:val="20"/>
                <w:szCs w:val="20"/>
              </w:rPr>
            </w:pPr>
          </w:p>
        </w:tc>
      </w:tr>
      <w:tr w:rsidR="00D52A0C" w:rsidRPr="0059315C" w14:paraId="5FFB6E6C" w14:textId="77777777" w:rsidTr="00B447E9">
        <w:trPr>
          <w:trHeight w:val="255"/>
          <w:del w:id="186" w:author="Claude" w:date="2026-06-13T16:00:00Z"/>
        </w:trPr>
        <w:tc>
          <w:tcPr>
            <w:tcW w:w="6237" w:type="dxa"/>
            <w:hideMark/>
          </w:tcPr>
          <w:p w14:paraId="65CA1BFC" w14:textId="77777777" w:rsidR="00D52A0C" w:rsidRPr="00D52A0C" w:rsidRDefault="00D52A0C" w:rsidP="00D52A0C">
            <w:pPr>
              <w:pStyle w:val="NoSpacing"/>
              <w:rPr>
                <w:del w:id="187" w:author="Claude" w:date="2026-06-13T16:00:00Z"/>
                <w:sz w:val="20"/>
                <w:szCs w:val="20"/>
              </w:rPr>
            </w:pPr>
            <w:del w:id="188" w:author="Claude" w:date="2026-06-13T16:00:00Z">
              <w:r>
                <w:rPr>
                  <w:rFonts w:cs="Segoe UI"/>
                  <w:color w:val="0A0A0A"/>
                  <w:sz w:val="20"/>
                  <w:szCs w:val="20"/>
                </w:rPr>
                <w:delText>Leveraging external experts &amp; vendors; Navigating resistance; Navigating restrictive governance</w:delText>
              </w:r>
            </w:del>
          </w:p>
        </w:tc>
        <w:tc>
          <w:tcPr>
            <w:tcW w:w="1701" w:type="dxa"/>
            <w:hideMark/>
          </w:tcPr>
          <w:p w14:paraId="15A07C46" w14:textId="77777777" w:rsidR="00D52A0C" w:rsidRPr="00D52A0C" w:rsidRDefault="00D52A0C" w:rsidP="00D52A0C">
            <w:pPr>
              <w:pStyle w:val="NoSpacing"/>
              <w:rPr>
                <w:del w:id="189" w:author="Claude" w:date="2026-06-13T16:00:00Z"/>
                <w:sz w:val="20"/>
                <w:szCs w:val="20"/>
              </w:rPr>
            </w:pPr>
            <w:del w:id="190" w:author="Claude" w:date="2026-06-13T16:00:00Z">
              <w:r>
                <w:rPr>
                  <w:rFonts w:cs="Segoe UI"/>
                  <w:color w:val="0A0A0A"/>
                  <w:sz w:val="20"/>
                  <w:szCs w:val="20"/>
                </w:rPr>
                <w:delText>Navigating constraints</w:delText>
              </w:r>
            </w:del>
          </w:p>
        </w:tc>
        <w:tc>
          <w:tcPr>
            <w:tcW w:w="1676" w:type="dxa"/>
            <w:gridSpan w:val="2"/>
            <w:hideMark/>
          </w:tcPr>
          <w:p w14:paraId="48CC4838" w14:textId="77777777" w:rsidR="00D52A0C" w:rsidRPr="00D52A0C" w:rsidRDefault="00D52A0C" w:rsidP="00D52A0C">
            <w:pPr>
              <w:pStyle w:val="NoSpacing"/>
              <w:rPr>
                <w:del w:id="191" w:author="Claude" w:date="2026-06-13T16:00:00Z"/>
                <w:sz w:val="20"/>
                <w:szCs w:val="20"/>
              </w:rPr>
            </w:pPr>
          </w:p>
        </w:tc>
      </w:tr>
      <w:tr w:rsidR="00D52A0C" w:rsidRPr="0059315C" w14:paraId="412C2EA9" w14:textId="77777777" w:rsidTr="00B447E9">
        <w:trPr>
          <w:trHeight w:val="510"/>
          <w:del w:id="192" w:author="Claude" w:date="2026-06-13T16:00:00Z"/>
        </w:trPr>
        <w:tc>
          <w:tcPr>
            <w:tcW w:w="6237" w:type="dxa"/>
            <w:hideMark/>
          </w:tcPr>
          <w:p w14:paraId="4BC81C85" w14:textId="77777777" w:rsidR="00D52A0C" w:rsidRPr="00D52A0C" w:rsidRDefault="00D52A0C" w:rsidP="00D52A0C">
            <w:pPr>
              <w:pStyle w:val="NoSpacing"/>
              <w:rPr>
                <w:del w:id="193" w:author="Claude" w:date="2026-06-13T16:00:00Z"/>
                <w:sz w:val="20"/>
                <w:szCs w:val="20"/>
              </w:rPr>
            </w:pPr>
            <w:del w:id="194" w:author="Claude" w:date="2026-06-13T16:00:00Z">
              <w:r>
                <w:rPr>
                  <w:rFonts w:cs="Segoe UI"/>
                  <w:color w:val="0A0A0A"/>
                  <w:sz w:val="20"/>
                  <w:szCs w:val="20"/>
                </w:rPr>
                <w:delText>Generating insights; Creating &amp; validating content &amp; campaigns; Using generic agents; Automating processes; Deploying customer-facing agents</w:delText>
              </w:r>
            </w:del>
          </w:p>
        </w:tc>
        <w:tc>
          <w:tcPr>
            <w:tcW w:w="1701" w:type="dxa"/>
            <w:hideMark/>
          </w:tcPr>
          <w:p w14:paraId="56FAFABF" w14:textId="77777777" w:rsidR="00D52A0C" w:rsidRPr="00D52A0C" w:rsidRDefault="00D52A0C" w:rsidP="00D52A0C">
            <w:pPr>
              <w:pStyle w:val="NoSpacing"/>
              <w:rPr>
                <w:del w:id="195" w:author="Claude" w:date="2026-06-13T16:00:00Z"/>
                <w:sz w:val="20"/>
                <w:szCs w:val="20"/>
              </w:rPr>
            </w:pPr>
            <w:del w:id="196" w:author="Claude" w:date="2026-06-13T16:00:00Z">
              <w:r>
                <w:rPr>
                  <w:rFonts w:cs="Segoe UI"/>
                  <w:color w:val="0A0A0A"/>
                  <w:sz w:val="20"/>
                  <w:szCs w:val="20"/>
                </w:rPr>
                <w:delText>Applying use cases</w:delText>
              </w:r>
            </w:del>
          </w:p>
        </w:tc>
        <w:tc>
          <w:tcPr>
            <w:tcW w:w="1676" w:type="dxa"/>
            <w:gridSpan w:val="2"/>
            <w:hideMark/>
          </w:tcPr>
          <w:p w14:paraId="757268D2" w14:textId="77777777" w:rsidR="00D52A0C" w:rsidRPr="00D52A0C" w:rsidRDefault="00D52A0C" w:rsidP="00D52A0C">
            <w:pPr>
              <w:pStyle w:val="NoSpacing"/>
              <w:rPr>
                <w:del w:id="197" w:author="Claude" w:date="2026-06-13T16:00:00Z"/>
                <w:sz w:val="20"/>
                <w:szCs w:val="20"/>
              </w:rPr>
            </w:pPr>
            <w:del w:id="198" w:author="Claude" w:date="2026-06-13T16:00:00Z">
              <w:r>
                <w:rPr>
                  <w:rStyle w:val="Strong"/>
                  <w:rFonts w:cs="Segoe UI"/>
                  <w:b w:val="0"/>
                  <w:bCs w:val="0"/>
                  <w:color w:val="0A0A0A"/>
                  <w:sz w:val="20"/>
                  <w:szCs w:val="20"/>
                </w:rPr>
                <w:delText>Applying agentic AI</w:delText>
              </w:r>
            </w:del>
          </w:p>
        </w:tc>
      </w:tr>
      <w:tr w:rsidR="00D52A0C" w:rsidRPr="0059315C" w14:paraId="1BEBBDF3" w14:textId="77777777" w:rsidTr="00B447E9">
        <w:trPr>
          <w:trHeight w:val="497"/>
          <w:del w:id="199" w:author="Claude" w:date="2026-06-13T16:00:00Z"/>
        </w:trPr>
        <w:tc>
          <w:tcPr>
            <w:tcW w:w="6237" w:type="dxa"/>
            <w:hideMark/>
          </w:tcPr>
          <w:p w14:paraId="5706D24C" w14:textId="77777777" w:rsidR="00D52A0C" w:rsidRPr="00D52A0C" w:rsidRDefault="00D52A0C" w:rsidP="00D52A0C">
            <w:pPr>
              <w:pStyle w:val="NoSpacing"/>
              <w:rPr>
                <w:del w:id="200" w:author="Claude" w:date="2026-06-13T16:00:00Z"/>
                <w:sz w:val="20"/>
                <w:szCs w:val="20"/>
              </w:rPr>
            </w:pPr>
            <w:del w:id="201" w:author="Claude" w:date="2026-06-13T16:00:00Z">
              <w:r>
                <w:rPr>
                  <w:rFonts w:cs="Segoe UI"/>
                  <w:color w:val="0A0A0A"/>
                  <w:sz w:val="20"/>
                  <w:szCs w:val="20"/>
                </w:rPr>
                <w:delText>Leveraging tool calling; Personalizing agents</w:delText>
              </w:r>
            </w:del>
          </w:p>
        </w:tc>
        <w:tc>
          <w:tcPr>
            <w:tcW w:w="1701" w:type="dxa"/>
            <w:hideMark/>
          </w:tcPr>
          <w:p w14:paraId="3BBEA3B2" w14:textId="77777777" w:rsidR="00D52A0C" w:rsidRPr="00D52A0C" w:rsidRDefault="00D52A0C" w:rsidP="00D52A0C">
            <w:pPr>
              <w:pStyle w:val="NoSpacing"/>
              <w:rPr>
                <w:del w:id="202" w:author="Claude" w:date="2026-06-13T16:00:00Z"/>
                <w:sz w:val="20"/>
                <w:szCs w:val="20"/>
              </w:rPr>
            </w:pPr>
            <w:del w:id="203" w:author="Claude" w:date="2026-06-13T16:00:00Z">
              <w:r>
                <w:rPr>
                  <w:rFonts w:cs="Segoe UI"/>
                  <w:color w:val="0A0A0A"/>
                  <w:sz w:val="20"/>
                  <w:szCs w:val="20"/>
                </w:rPr>
                <w:delText>Leveraging usage strategies</w:delText>
              </w:r>
            </w:del>
          </w:p>
        </w:tc>
        <w:tc>
          <w:tcPr>
            <w:tcW w:w="1676" w:type="dxa"/>
            <w:gridSpan w:val="2"/>
            <w:hideMark/>
          </w:tcPr>
          <w:p w14:paraId="1B9AC7B2" w14:textId="77777777" w:rsidR="00D52A0C" w:rsidRPr="00D52A0C" w:rsidRDefault="00D52A0C" w:rsidP="00D52A0C">
            <w:pPr>
              <w:pStyle w:val="NoSpacing"/>
              <w:rPr>
                <w:del w:id="204" w:author="Claude" w:date="2026-06-13T16:00:00Z"/>
                <w:sz w:val="20"/>
                <w:szCs w:val="20"/>
              </w:rPr>
            </w:pPr>
          </w:p>
        </w:tc>
      </w:tr>
      <w:tr w:rsidR="00D52A0C" w:rsidRPr="0059315C" w14:paraId="13C9ACB6" w14:textId="77777777" w:rsidTr="00B447E9">
        <w:trPr>
          <w:trHeight w:val="497"/>
          <w:del w:id="205" w:author="Claude" w:date="2026-06-13T16:00:00Z"/>
        </w:trPr>
        <w:tc>
          <w:tcPr>
            <w:tcW w:w="6237" w:type="dxa"/>
            <w:hideMark/>
          </w:tcPr>
          <w:p w14:paraId="3DE2D54A" w14:textId="77777777" w:rsidR="00D52A0C" w:rsidRPr="00D52A0C" w:rsidRDefault="00D52A0C" w:rsidP="00D52A0C">
            <w:pPr>
              <w:pStyle w:val="NoSpacing"/>
              <w:rPr>
                <w:del w:id="206" w:author="Claude" w:date="2026-06-13T16:00:00Z"/>
                <w:sz w:val="20"/>
                <w:szCs w:val="20"/>
              </w:rPr>
            </w:pPr>
            <w:del w:id="207" w:author="Claude" w:date="2026-06-13T16:00:00Z">
              <w:r>
                <w:rPr>
                  <w:rFonts w:cs="Segoe UI"/>
                  <w:color w:val="0A0A0A"/>
                  <w:sz w:val="20"/>
                  <w:szCs w:val="20"/>
                </w:rPr>
                <w:delText>Gaining efficiency &amp; speed; Gaining scale; Extending the personal skillset; Improving quality of output</w:delText>
              </w:r>
            </w:del>
          </w:p>
        </w:tc>
        <w:tc>
          <w:tcPr>
            <w:tcW w:w="1701" w:type="dxa"/>
            <w:hideMark/>
          </w:tcPr>
          <w:p w14:paraId="421D52B2" w14:textId="77777777" w:rsidR="00D52A0C" w:rsidRPr="00D52A0C" w:rsidRDefault="00D52A0C" w:rsidP="00D52A0C">
            <w:pPr>
              <w:pStyle w:val="NoSpacing"/>
              <w:rPr>
                <w:del w:id="208" w:author="Claude" w:date="2026-06-13T16:00:00Z"/>
                <w:sz w:val="20"/>
                <w:szCs w:val="20"/>
              </w:rPr>
            </w:pPr>
            <w:del w:id="209" w:author="Claude" w:date="2026-06-13T16:00:00Z">
              <w:r>
                <w:rPr>
                  <w:rFonts w:cs="Segoe UI"/>
                  <w:color w:val="0A0A0A"/>
                  <w:sz w:val="20"/>
                  <w:szCs w:val="20"/>
                </w:rPr>
                <w:delText>Gaining benefits</w:delText>
              </w:r>
            </w:del>
          </w:p>
        </w:tc>
        <w:tc>
          <w:tcPr>
            <w:tcW w:w="1676" w:type="dxa"/>
            <w:gridSpan w:val="2"/>
            <w:hideMark/>
          </w:tcPr>
          <w:p w14:paraId="79FA5632" w14:textId="77777777" w:rsidR="00D52A0C" w:rsidRPr="00D52A0C" w:rsidRDefault="00D52A0C" w:rsidP="00D52A0C">
            <w:pPr>
              <w:pStyle w:val="NoSpacing"/>
              <w:rPr>
                <w:del w:id="210" w:author="Claude" w:date="2026-06-13T16:00:00Z"/>
                <w:sz w:val="20"/>
                <w:szCs w:val="20"/>
              </w:rPr>
            </w:pPr>
            <w:del w:id="211" w:author="Claude" w:date="2026-06-13T16:00:00Z">
              <w:r>
                <w:rPr>
                  <w:rStyle w:val="Strong"/>
                  <w:rFonts w:cs="Segoe UI"/>
                  <w:b w:val="0"/>
                  <w:bCs w:val="0"/>
                  <w:color w:val="0A0A0A"/>
                  <w:sz w:val="20"/>
                  <w:szCs w:val="20"/>
                </w:rPr>
                <w:delText>Value outcomes</w:delText>
              </w:r>
            </w:del>
          </w:p>
        </w:tc>
      </w:tr>
      <w:tr w:rsidR="00D52A0C" w:rsidRPr="0059315C" w14:paraId="1AD9B5BA" w14:textId="77777777" w:rsidTr="00B447E9">
        <w:trPr>
          <w:trHeight w:val="255"/>
          <w:del w:id="212" w:author="Claude" w:date="2026-06-13T16:00:00Z"/>
        </w:trPr>
        <w:tc>
          <w:tcPr>
            <w:tcW w:w="6237" w:type="dxa"/>
            <w:hideMark/>
          </w:tcPr>
          <w:p w14:paraId="3AF36F00" w14:textId="77777777" w:rsidR="00D52A0C" w:rsidRPr="00D52A0C" w:rsidRDefault="00D52A0C" w:rsidP="00D52A0C">
            <w:pPr>
              <w:pStyle w:val="NoSpacing"/>
              <w:rPr>
                <w:del w:id="213" w:author="Claude" w:date="2026-06-13T16:00:00Z"/>
                <w:sz w:val="20"/>
                <w:szCs w:val="20"/>
              </w:rPr>
            </w:pPr>
            <w:del w:id="214" w:author="Claude" w:date="2026-06-13T16:00:00Z">
              <w:r>
                <w:rPr>
                  <w:rFonts w:cs="Segoe UI"/>
                  <w:color w:val="0A0A0A"/>
                  <w:sz w:val="20"/>
                  <w:szCs w:val="20"/>
                </w:rPr>
                <w:lastRenderedPageBreak/>
                <w:delText>Incurring financial costs; Displacing jobs</w:delText>
              </w:r>
            </w:del>
          </w:p>
        </w:tc>
        <w:tc>
          <w:tcPr>
            <w:tcW w:w="1701" w:type="dxa"/>
            <w:hideMark/>
          </w:tcPr>
          <w:p w14:paraId="27F62546" w14:textId="77777777" w:rsidR="00D52A0C" w:rsidRPr="00D52A0C" w:rsidRDefault="00D52A0C" w:rsidP="00D52A0C">
            <w:pPr>
              <w:pStyle w:val="NoSpacing"/>
              <w:rPr>
                <w:del w:id="215" w:author="Claude" w:date="2026-06-13T16:00:00Z"/>
                <w:sz w:val="20"/>
                <w:szCs w:val="20"/>
              </w:rPr>
            </w:pPr>
            <w:del w:id="216" w:author="Claude" w:date="2026-06-13T16:00:00Z">
              <w:r>
                <w:rPr>
                  <w:rFonts w:cs="Segoe UI"/>
                  <w:color w:val="0A0A0A"/>
                  <w:sz w:val="20"/>
                  <w:szCs w:val="20"/>
                </w:rPr>
                <w:delText>Making sacrifices</w:delText>
              </w:r>
            </w:del>
          </w:p>
        </w:tc>
        <w:tc>
          <w:tcPr>
            <w:tcW w:w="1676" w:type="dxa"/>
            <w:gridSpan w:val="2"/>
            <w:hideMark/>
          </w:tcPr>
          <w:p w14:paraId="2900B2D7" w14:textId="77777777" w:rsidR="00D52A0C" w:rsidRPr="00D52A0C" w:rsidRDefault="00D52A0C" w:rsidP="00D52A0C">
            <w:pPr>
              <w:pStyle w:val="NoSpacing"/>
              <w:rPr>
                <w:del w:id="217" w:author="Claude" w:date="2026-06-13T16:00:00Z"/>
                <w:sz w:val="20"/>
                <w:szCs w:val="20"/>
              </w:rPr>
            </w:pPr>
          </w:p>
        </w:tc>
      </w:tr>
      <w:tr w:rsidR="00D52A0C" w:rsidRPr="0059315C" w14:paraId="27CF49A5" w14:textId="77777777" w:rsidTr="00B447E9">
        <w:trPr>
          <w:trHeight w:val="255"/>
          <w:del w:id="218" w:author="Claude" w:date="2026-06-13T16:00:00Z"/>
        </w:trPr>
        <w:tc>
          <w:tcPr>
            <w:tcW w:w="6237" w:type="dxa"/>
            <w:tcBorders>
              <w:bottom w:val="single" w:sz="8" w:space="0" w:color="auto"/>
            </w:tcBorders>
            <w:hideMark/>
          </w:tcPr>
          <w:p w14:paraId="2D1D6F52" w14:textId="77777777" w:rsidR="00D52A0C" w:rsidRPr="00D52A0C" w:rsidRDefault="00D52A0C" w:rsidP="00D52A0C">
            <w:pPr>
              <w:pStyle w:val="NoSpacing"/>
              <w:rPr>
                <w:del w:id="219" w:author="Claude" w:date="2026-06-13T16:00:00Z"/>
                <w:sz w:val="20"/>
                <w:szCs w:val="20"/>
              </w:rPr>
            </w:pPr>
            <w:del w:id="220" w:author="Claude" w:date="2026-06-13T16:00:00Z">
              <w:r>
                <w:rPr>
                  <w:rFonts w:cs="Segoe UI"/>
                  <w:color w:val="0A0A0A"/>
                  <w:sz w:val="20"/>
                  <w:szCs w:val="20"/>
                </w:rPr>
                <w:delText>Risking hallucination; Risking security &amp; privacy violations; Risking brand degradation</w:delText>
              </w:r>
            </w:del>
          </w:p>
        </w:tc>
        <w:tc>
          <w:tcPr>
            <w:tcW w:w="1701" w:type="dxa"/>
            <w:tcBorders>
              <w:bottom w:val="single" w:sz="8" w:space="0" w:color="auto"/>
            </w:tcBorders>
            <w:hideMark/>
          </w:tcPr>
          <w:p w14:paraId="5D4472F5" w14:textId="77777777" w:rsidR="00D52A0C" w:rsidRPr="00D52A0C" w:rsidRDefault="00D52A0C" w:rsidP="00D52A0C">
            <w:pPr>
              <w:pStyle w:val="NoSpacing"/>
              <w:rPr>
                <w:del w:id="221" w:author="Claude" w:date="2026-06-13T16:00:00Z"/>
                <w:sz w:val="20"/>
                <w:szCs w:val="20"/>
              </w:rPr>
            </w:pPr>
            <w:del w:id="222" w:author="Claude" w:date="2026-06-13T16:00:00Z">
              <w:r>
                <w:rPr>
                  <w:rFonts w:cs="Segoe UI"/>
                  <w:color w:val="0A0A0A"/>
                  <w:sz w:val="20"/>
                  <w:szCs w:val="20"/>
                </w:rPr>
                <w:delText>Facing risks</w:delText>
              </w:r>
            </w:del>
          </w:p>
        </w:tc>
        <w:tc>
          <w:tcPr>
            <w:tcW w:w="1676" w:type="dxa"/>
            <w:gridSpan w:val="2"/>
            <w:tcBorders>
              <w:bottom w:val="single" w:sz="8" w:space="0" w:color="auto"/>
            </w:tcBorders>
            <w:hideMark/>
          </w:tcPr>
          <w:p w14:paraId="25FAF680" w14:textId="77777777" w:rsidR="00D52A0C" w:rsidRPr="00D52A0C" w:rsidRDefault="00D52A0C" w:rsidP="00D52A0C">
            <w:pPr>
              <w:pStyle w:val="NoSpacing"/>
              <w:rPr>
                <w:del w:id="223" w:author="Claude" w:date="2026-06-13T16:00:00Z"/>
                <w:sz w:val="20"/>
                <w:szCs w:val="20"/>
              </w:rPr>
            </w:pPr>
          </w:p>
        </w:tc>
      </w:tr>
    </w:tbl>
    <w:p w14:paraId="07E1654C" w14:textId="77777777" w:rsidR="00D52A0C" w:rsidRDefault="00D52A0C" w:rsidP="00EB5DFF">
      <w:pPr>
        <w:ind w:firstLine="0"/>
      </w:pPr>
    </w:p>
    <w:tbl>
      <w:tblPr>
        <w:tblW w:w="9614" w:type="dxa"/>
        <w:tblLook w:val="04A0" w:firstRow="1" w:lastRow="0" w:firstColumn="1" w:lastColumn="0" w:noHBand="0" w:noVBand="1"/>
      </w:tblPr>
      <w:tblGrid>
        <w:gridCol w:w="6237"/>
        <w:gridCol w:w="1701"/>
        <w:gridCol w:w="1676"/>
      </w:tblGrid>
      <w:tr w:rsidR="00D52A0C" w:rsidRPr="0059315C" w14:paraId="5D1A79D2" w14:textId="77777777" w:rsidTr="00B447E9">
        <w:trPr>
          <w:trHeight w:val="255"/>
          <w:ins w:id="224" w:author="Claude" w:date="2026-06-13T16:00:00Z"/>
        </w:trPr>
        <w:tc>
          <w:tcPr>
            <w:tcW w:w="6237" w:type="dxa"/>
            <w:tcBorders>
              <w:top w:val="single" w:sz="8" w:space="0" w:color="auto"/>
              <w:bottom w:val="single" w:sz="8" w:space="0" w:color="auto"/>
            </w:tcBorders>
            <w:noWrap/>
            <w:hideMark/>
          </w:tcPr>
          <w:p w14:paraId="0FD8296D" w14:textId="77777777" w:rsidR="00D52A0C" w:rsidRPr="00D52A0C" w:rsidRDefault="00D52A0C" w:rsidP="00D52A0C">
            <w:pPr>
              <w:pStyle w:val="NoSpacing"/>
              <w:rPr>
                <w:ins w:id="225" w:author="Claude" w:date="2026-06-13T16:00:00Z"/>
                <w:b/>
                <w:bCs/>
                <w:sz w:val="20"/>
                <w:szCs w:val="20"/>
              </w:rPr>
            </w:pPr>
            <w:ins w:id="226" w:author="Claude" w:date="2026-06-13T16:00:00Z">
              <w:r>
                <w:rPr>
                  <w:rFonts w:cs="Segoe UI"/>
                  <w:b/>
                  <w:bCs/>
                  <w:color w:val="0A0A0A"/>
                  <w:sz w:val="20"/>
                  <w:szCs w:val="20"/>
                </w:rPr>
                <w:t>Open coding</w:t>
              </w:r>
            </w:ins>
          </w:p>
        </w:tc>
        <w:tc>
          <w:tcPr>
            <w:tcW w:w="1701" w:type="dxa"/>
            <w:tcBorders>
              <w:top w:val="single" w:sz="8" w:space="0" w:color="auto"/>
              <w:bottom w:val="single" w:sz="8" w:space="0" w:color="auto"/>
            </w:tcBorders>
            <w:noWrap/>
            <w:hideMark/>
          </w:tcPr>
          <w:p w14:paraId="72B9EAA0" w14:textId="77777777" w:rsidR="00D52A0C" w:rsidRPr="00D52A0C" w:rsidRDefault="00D52A0C" w:rsidP="00D52A0C">
            <w:pPr>
              <w:pStyle w:val="NoSpacing"/>
              <w:rPr>
                <w:ins w:id="227" w:author="Claude" w:date="2026-06-13T16:00:00Z"/>
                <w:b/>
                <w:bCs/>
                <w:sz w:val="20"/>
                <w:szCs w:val="20"/>
              </w:rPr>
            </w:pPr>
            <w:ins w:id="228" w:author="Claude" w:date="2026-06-13T16:00:00Z">
              <w:r>
                <w:rPr>
                  <w:rFonts w:cs="Segoe UI"/>
                  <w:b/>
                  <w:bCs/>
                  <w:color w:val="0A0A0A"/>
                  <w:sz w:val="20"/>
                  <w:szCs w:val="20"/>
                </w:rPr>
                <w:t>Focused coding</w:t>
              </w:r>
            </w:ins>
          </w:p>
        </w:tc>
        <w:tc>
          <w:tcPr>
            <w:tcW w:w="1676" w:type="dxa"/>
            <w:tcBorders>
              <w:top w:val="single" w:sz="8" w:space="0" w:color="auto"/>
              <w:bottom w:val="single" w:sz="8" w:space="0" w:color="auto"/>
            </w:tcBorders>
            <w:noWrap/>
            <w:hideMark/>
          </w:tcPr>
          <w:p w14:paraId="616AE685" w14:textId="77777777" w:rsidR="00D52A0C" w:rsidRPr="00D52A0C" w:rsidRDefault="00D52A0C" w:rsidP="00D52A0C">
            <w:pPr>
              <w:pStyle w:val="NoSpacing"/>
              <w:rPr>
                <w:ins w:id="229" w:author="Claude" w:date="2026-06-13T16:00:00Z"/>
                <w:b/>
                <w:bCs/>
                <w:sz w:val="20"/>
                <w:szCs w:val="20"/>
              </w:rPr>
            </w:pPr>
            <w:ins w:id="230" w:author="Claude" w:date="2026-06-13T16:00:00Z">
              <w:r>
                <w:rPr>
                  <w:rFonts w:cs="Segoe UI"/>
                  <w:b/>
                  <w:bCs/>
                  <w:color w:val="0A0A0A"/>
                  <w:sz w:val="20"/>
                  <w:szCs w:val="20"/>
                </w:rPr>
                <w:t>Theoretical coding</w:t>
              </w:r>
            </w:ins>
          </w:p>
        </w:tc>
      </w:tr>
      <w:tr w:rsidR="00D52A0C" w:rsidRPr="0059315C" w14:paraId="278F30FF" w14:textId="77777777" w:rsidTr="00B447E9">
        <w:trPr>
          <w:trHeight w:val="510"/>
          <w:ins w:id="231" w:author="Claude" w:date="2026-06-13T16:00:00Z"/>
        </w:trPr>
        <w:tc>
          <w:tcPr>
            <w:tcW w:w="6237" w:type="dxa"/>
            <w:hideMark/>
          </w:tcPr>
          <w:p w14:paraId="5BC050A5" w14:textId="77777777" w:rsidR="00D52A0C" w:rsidRPr="00D52A0C" w:rsidRDefault="00D52A0C" w:rsidP="00D52A0C">
            <w:pPr>
              <w:pStyle w:val="NoSpacing"/>
              <w:rPr>
                <w:ins w:id="232" w:author="Claude" w:date="2026-06-13T16:00:00Z"/>
                <w:sz w:val="20"/>
                <w:szCs w:val="20"/>
              </w:rPr>
            </w:pPr>
            <w:ins w:id="233" w:author="Claude" w:date="2026-06-13T16:00:00Z">
              <w:r>
                <w:rPr>
                  <w:rFonts w:cs="Segoe UI"/>
                  <w:color w:val="0A0A0A"/>
                  <w:sz w:val="20"/>
                  <w:szCs w:val="20"/>
                </w:rPr>
                <w:t>AI’s improvement &amp; potential; Increasing AI adoption; Vendor roadmaps &amp; offerings</w:t>
              </w:r>
            </w:ins>
          </w:p>
        </w:tc>
        <w:tc>
          <w:tcPr>
            <w:tcW w:w="1701" w:type="dxa"/>
            <w:hideMark/>
          </w:tcPr>
          <w:p w14:paraId="7BE29E3B" w14:textId="77777777" w:rsidR="00D52A0C" w:rsidRPr="00D52A0C" w:rsidRDefault="00D52A0C" w:rsidP="00D52A0C">
            <w:pPr>
              <w:pStyle w:val="NoSpacing"/>
              <w:rPr>
                <w:ins w:id="234" w:author="Claude" w:date="2026-06-13T16:00:00Z"/>
                <w:sz w:val="20"/>
                <w:szCs w:val="20"/>
              </w:rPr>
            </w:pPr>
            <w:ins w:id="235" w:author="Claude" w:date="2026-06-13T16:00:00Z">
              <w:r>
                <w:rPr>
                  <w:rFonts w:cs="Segoe UI"/>
                  <w:color w:val="0A0A0A"/>
                  <w:sz w:val="20"/>
                  <w:szCs w:val="20"/>
                </w:rPr>
                <w:t>AI progression</w:t>
              </w:r>
            </w:ins>
          </w:p>
        </w:tc>
        <w:tc>
          <w:tcPr>
            <w:tcW w:w="1676" w:type="dxa"/>
            <w:hideMark/>
          </w:tcPr>
          <w:p w14:paraId="3FDD4AE6" w14:textId="77777777" w:rsidR="00D52A0C" w:rsidRPr="00D52A0C" w:rsidRDefault="00D52A0C" w:rsidP="00D52A0C">
            <w:pPr>
              <w:pStyle w:val="NoSpacing"/>
              <w:rPr>
                <w:ins w:id="236" w:author="Claude" w:date="2026-06-13T16:00:00Z"/>
                <w:sz w:val="20"/>
                <w:szCs w:val="20"/>
              </w:rPr>
            </w:pPr>
            <w:ins w:id="237" w:author="Claude" w:date="2026-06-13T16:00:00Z">
              <w:r>
                <w:rPr>
                  <w:rFonts w:cs="Segoe UI"/>
                  <w:color w:val="0A0A0A"/>
                  <w:sz w:val="20"/>
                  <w:szCs w:val="20"/>
                </w:rPr>
                <w:t>Observing external conditions</w:t>
              </w:r>
            </w:ins>
          </w:p>
        </w:tc>
      </w:tr>
      <w:tr w:rsidR="00D52A0C" w:rsidRPr="0059315C" w14:paraId="4CEFFB59" w14:textId="77777777" w:rsidTr="00B447E9">
        <w:trPr>
          <w:trHeight w:val="510"/>
          <w:ins w:id="238" w:author="Claude" w:date="2026-06-13T16:00:00Z"/>
        </w:trPr>
        <w:tc>
          <w:tcPr>
            <w:tcW w:w="6237" w:type="dxa"/>
            <w:hideMark/>
          </w:tcPr>
          <w:p w14:paraId="3B577F81" w14:textId="77777777" w:rsidR="00D52A0C" w:rsidRPr="00D52A0C" w:rsidRDefault="00D52A0C" w:rsidP="00D52A0C">
            <w:pPr>
              <w:pStyle w:val="NoSpacing"/>
              <w:rPr>
                <w:ins w:id="239" w:author="Claude" w:date="2026-06-13T16:00:00Z"/>
                <w:sz w:val="20"/>
                <w:szCs w:val="20"/>
              </w:rPr>
            </w:pPr>
            <w:ins w:id="240" w:author="Claude" w:date="2026-06-13T16:00:00Z">
              <w:r>
                <w:rPr>
                  <w:rFonts w:cs="Segoe UI"/>
                  <w:color w:val="0A0A0A"/>
                  <w:sz w:val="20"/>
                  <w:szCs w:val="20"/>
                </w:rPr>
                <w:t>Competitor pressure; Changing consumer behavior; The rise of agents of consumers</w:t>
              </w:r>
            </w:ins>
          </w:p>
        </w:tc>
        <w:tc>
          <w:tcPr>
            <w:tcW w:w="1701" w:type="dxa"/>
            <w:hideMark/>
          </w:tcPr>
          <w:p w14:paraId="26C33BAD" w14:textId="77777777" w:rsidR="00D52A0C" w:rsidRPr="00D52A0C" w:rsidRDefault="00D52A0C" w:rsidP="00D52A0C">
            <w:pPr>
              <w:pStyle w:val="NoSpacing"/>
              <w:rPr>
                <w:ins w:id="241" w:author="Claude" w:date="2026-06-13T16:00:00Z"/>
                <w:sz w:val="20"/>
                <w:szCs w:val="20"/>
              </w:rPr>
            </w:pPr>
            <w:ins w:id="242" w:author="Claude" w:date="2026-06-13T16:00:00Z">
              <w:r>
                <w:rPr>
                  <w:rFonts w:cs="Segoe UI"/>
                  <w:color w:val="0A0A0A"/>
                  <w:sz w:val="20"/>
                  <w:szCs w:val="20"/>
                </w:rPr>
                <w:t>Market pressure</w:t>
              </w:r>
            </w:ins>
          </w:p>
        </w:tc>
        <w:tc>
          <w:tcPr>
            <w:tcW w:w="1676" w:type="dxa"/>
            <w:hideMark/>
          </w:tcPr>
          <w:p w14:paraId="2AD51E16" w14:textId="77777777" w:rsidR="00D52A0C" w:rsidRPr="00D52A0C" w:rsidRDefault="00D52A0C" w:rsidP="00D52A0C">
            <w:pPr>
              <w:pStyle w:val="NoSpacing"/>
              <w:rPr>
                <w:ins w:id="243" w:author="Claude" w:date="2026-06-13T16:00:00Z"/>
                <w:sz w:val="20"/>
                <w:szCs w:val="20"/>
              </w:rPr>
            </w:pPr>
          </w:p>
        </w:tc>
      </w:tr>
      <w:tr w:rsidR="00D52A0C" w:rsidRPr="0059315C" w14:paraId="2FF7956A" w14:textId="77777777" w:rsidTr="00B447E9">
        <w:trPr>
          <w:trHeight w:val="510"/>
          <w:ins w:id="244" w:author="Claude" w:date="2026-06-13T16:00:00Z"/>
        </w:trPr>
        <w:tc>
          <w:tcPr>
            <w:tcW w:w="6237" w:type="dxa"/>
            <w:hideMark/>
          </w:tcPr>
          <w:p w14:paraId="2D8A5881" w14:textId="77777777" w:rsidR="00D52A0C" w:rsidRPr="00D52A0C" w:rsidRDefault="00D52A0C" w:rsidP="00D52A0C">
            <w:pPr>
              <w:pStyle w:val="NoSpacing"/>
              <w:rPr>
                <w:ins w:id="245" w:author="Claude" w:date="2026-06-13T16:00:00Z"/>
                <w:sz w:val="20"/>
                <w:szCs w:val="20"/>
              </w:rPr>
            </w:pPr>
            <w:ins w:id="246" w:author="Claude" w:date="2026-06-13T16:00:00Z">
              <w:r>
                <w:rPr>
                  <w:rFonts w:cs="Segoe UI"/>
                  <w:i/>
                  <w:iCs/>
                  <w:color w:val="0A0A0A"/>
                  <w:sz w:val="20"/>
                  <w:szCs w:val="20"/>
                </w:rPr>
                <w:t>Enablers:</w:t>
              </w:r>
              <w:r>
                <w:rPr>
                  <w:rFonts w:cs="Segoe UI"/>
                  <w:color w:val="0A0A0A"/>
                  <w:sz w:val="20"/>
                  <w:szCs w:val="20"/>
                </w:rPr>
                <w:t xml:space="preserve"> bringing people along; educating &amp; training; experimenting with AI; providing clarity &amp; direction; leadership backing; AI champion; being opportunistic; innovation culture. </w:t>
              </w:r>
              <w:r>
                <w:rPr>
                  <w:rFonts w:cs="Segoe UI"/>
                  <w:i/>
                  <w:iCs/>
                  <w:color w:val="0A0A0A"/>
                  <w:sz w:val="20"/>
                  <w:szCs w:val="20"/>
                </w:rPr>
                <w:t>Obstacles:</w:t>
              </w:r>
              <w:r>
                <w:rPr>
                  <w:rFonts w:cs="Segoe UI"/>
                  <w:color w:val="0A0A0A"/>
                  <w:sz w:val="20"/>
                  <w:szCs w:val="20"/>
                </w:rPr>
                <w:t xml:space="preserve"> resistance to change; limited AI literacy; analysis paralysis &amp; delay; absent strategy or focus; punishing failure</w:t>
              </w:r>
            </w:ins>
          </w:p>
        </w:tc>
        <w:tc>
          <w:tcPr>
            <w:tcW w:w="1701" w:type="dxa"/>
            <w:hideMark/>
          </w:tcPr>
          <w:p w14:paraId="2F72182B" w14:textId="77777777" w:rsidR="00D52A0C" w:rsidRPr="00D52A0C" w:rsidRDefault="00D52A0C" w:rsidP="00D52A0C">
            <w:pPr>
              <w:pStyle w:val="NoSpacing"/>
              <w:rPr>
                <w:ins w:id="247" w:author="Claude" w:date="2026-06-13T16:00:00Z"/>
                <w:sz w:val="20"/>
                <w:szCs w:val="20"/>
              </w:rPr>
            </w:pPr>
            <w:ins w:id="248" w:author="Claude" w:date="2026-06-13T16:00:00Z">
              <w:r>
                <w:rPr>
                  <w:rFonts w:cs="Segoe UI"/>
                  <w:color w:val="0A0A0A"/>
                  <w:sz w:val="20"/>
                  <w:szCs w:val="20"/>
                </w:rPr>
                <w:t>Steering the marketing department</w:t>
              </w:r>
            </w:ins>
          </w:p>
        </w:tc>
        <w:tc>
          <w:tcPr>
            <w:tcW w:w="1676" w:type="dxa"/>
            <w:hideMark/>
          </w:tcPr>
          <w:p w14:paraId="4715F227" w14:textId="77777777" w:rsidR="00D52A0C" w:rsidRPr="00D52A0C" w:rsidRDefault="00D52A0C" w:rsidP="00D52A0C">
            <w:pPr>
              <w:pStyle w:val="NoSpacing"/>
              <w:rPr>
                <w:ins w:id="249" w:author="Claude" w:date="2026-06-13T16:00:00Z"/>
                <w:sz w:val="20"/>
                <w:szCs w:val="20"/>
              </w:rPr>
            </w:pPr>
            <w:ins w:id="250" w:author="Claude" w:date="2026-06-13T16:00:00Z">
              <w:r>
                <w:rPr>
                  <w:rFonts w:cs="Segoe UI"/>
                  <w:color w:val="0A0A0A"/>
                  <w:sz w:val="20"/>
                  <w:szCs w:val="20"/>
                </w:rPr>
                <w:t>Navigating the organizational context</w:t>
              </w:r>
            </w:ins>
          </w:p>
        </w:tc>
      </w:tr>
      <w:tr w:rsidR="00D52A0C" w:rsidRPr="0059315C" w14:paraId="533571DC" w14:textId="77777777" w:rsidTr="00B447E9">
        <w:trPr>
          <w:trHeight w:val="510"/>
          <w:ins w:id="251" w:author="Claude" w:date="2026-06-13T16:00:00Z"/>
        </w:trPr>
        <w:tc>
          <w:tcPr>
            <w:tcW w:w="6237" w:type="dxa"/>
            <w:hideMark/>
          </w:tcPr>
          <w:p w14:paraId="482BD5C7" w14:textId="77777777" w:rsidR="00D52A0C" w:rsidRPr="00D52A0C" w:rsidRDefault="00D52A0C" w:rsidP="00D52A0C">
            <w:pPr>
              <w:pStyle w:val="NoSpacing"/>
              <w:rPr>
                <w:ins w:id="252" w:author="Claude" w:date="2026-06-13T16:00:00Z"/>
                <w:sz w:val="20"/>
                <w:szCs w:val="20"/>
              </w:rPr>
            </w:pPr>
            <w:ins w:id="253" w:author="Claude" w:date="2026-06-13T16:00:00Z">
              <w:r>
                <w:rPr>
                  <w:rFonts w:cs="Segoe UI"/>
                  <w:i/>
                  <w:iCs/>
                  <w:color w:val="0A0A0A"/>
                  <w:sz w:val="20"/>
                  <w:szCs w:val="20"/>
                </w:rPr>
                <w:t>Enablers:</w:t>
              </w:r>
              <w:r>
                <w:rPr>
                  <w:rFonts w:cs="Segoe UI"/>
                  <w:color w:val="0A0A0A"/>
                  <w:sz w:val="20"/>
                  <w:szCs w:val="20"/>
                </w:rPr>
                <w:t xml:space="preserve"> having data &amp; infrastructure; having the right tooling; having technical talent &amp; skills; leveraging systems &amp; process thinking; leveraging external experts &amp; vendors. </w:t>
              </w:r>
              <w:r>
                <w:rPr>
                  <w:rFonts w:cs="Segoe UI"/>
                  <w:i/>
                  <w:iCs/>
                  <w:color w:val="0A0A0A"/>
                  <w:sz w:val="20"/>
                  <w:szCs w:val="20"/>
                </w:rPr>
                <w:t>Obstacles:</w:t>
              </w:r>
              <w:r>
                <w:rPr>
                  <w:rFonts w:cs="Segoe UI"/>
                  <w:color w:val="0A0A0A"/>
                  <w:sz w:val="20"/>
                  <w:szCs w:val="20"/>
                </w:rPr>
                <w:t xml:space="preserve"> lacking data &amp; infrastructure; poor data quality; lacking skills to execute; gap between marketing &amp; IT</w:t>
              </w:r>
            </w:ins>
          </w:p>
        </w:tc>
        <w:tc>
          <w:tcPr>
            <w:tcW w:w="1701" w:type="dxa"/>
            <w:hideMark/>
          </w:tcPr>
          <w:p w14:paraId="54B51E11" w14:textId="77777777" w:rsidR="00D52A0C" w:rsidRPr="00D52A0C" w:rsidRDefault="00D52A0C" w:rsidP="00D52A0C">
            <w:pPr>
              <w:pStyle w:val="NoSpacing"/>
              <w:rPr>
                <w:ins w:id="254" w:author="Claude" w:date="2026-06-13T16:00:00Z"/>
                <w:sz w:val="20"/>
                <w:szCs w:val="20"/>
              </w:rPr>
            </w:pPr>
            <w:ins w:id="255" w:author="Claude" w:date="2026-06-13T16:00:00Z">
              <w:r>
                <w:rPr>
                  <w:rFonts w:cs="Segoe UI"/>
                  <w:color w:val="0A0A0A"/>
                  <w:sz w:val="20"/>
                  <w:szCs w:val="20"/>
                </w:rPr>
                <w:t>Leveraging technical resources</w:t>
              </w:r>
            </w:ins>
          </w:p>
        </w:tc>
        <w:tc>
          <w:tcPr>
            <w:tcW w:w="1676" w:type="dxa"/>
            <w:hideMark/>
          </w:tcPr>
          <w:p w14:paraId="434F45CC" w14:textId="77777777" w:rsidR="00D52A0C" w:rsidRPr="00D52A0C" w:rsidRDefault="00D52A0C" w:rsidP="00D52A0C">
            <w:pPr>
              <w:pStyle w:val="NoSpacing"/>
              <w:rPr>
                <w:ins w:id="256" w:author="Claude" w:date="2026-06-13T16:00:00Z"/>
                <w:sz w:val="20"/>
                <w:szCs w:val="20"/>
              </w:rPr>
            </w:pPr>
          </w:p>
        </w:tc>
      </w:tr>
      <w:tr w:rsidR="00D52A0C" w:rsidRPr="0059315C" w14:paraId="1F28937A" w14:textId="77777777" w:rsidTr="00B447E9">
        <w:trPr>
          <w:trHeight w:val="510"/>
          <w:ins w:id="257" w:author="Claude" w:date="2026-06-13T16:00:00Z"/>
        </w:trPr>
        <w:tc>
          <w:tcPr>
            <w:tcW w:w="6237" w:type="dxa"/>
            <w:hideMark/>
          </w:tcPr>
          <w:p w14:paraId="445DDB17" w14:textId="77777777" w:rsidR="00D52A0C" w:rsidRPr="00D52A0C" w:rsidRDefault="00D52A0C" w:rsidP="00D52A0C">
            <w:pPr>
              <w:pStyle w:val="NoSpacing"/>
              <w:rPr>
                <w:ins w:id="258" w:author="Claude" w:date="2026-06-13T16:00:00Z"/>
                <w:sz w:val="20"/>
                <w:szCs w:val="20"/>
              </w:rPr>
            </w:pPr>
            <w:ins w:id="259" w:author="Claude" w:date="2026-06-13T16:00:00Z">
              <w:r>
                <w:rPr>
                  <w:rFonts w:cs="Segoe UI"/>
                  <w:i/>
                  <w:iCs/>
                  <w:color w:val="0A0A0A"/>
                  <w:sz w:val="20"/>
                  <w:szCs w:val="20"/>
                </w:rPr>
                <w:t>Enablers:</w:t>
              </w:r>
              <w:r>
                <w:rPr>
                  <w:rFonts w:cs="Segoe UI"/>
                  <w:color w:val="0A0A0A"/>
                  <w:sz w:val="20"/>
                  <w:szCs w:val="20"/>
                </w:rPr>
                <w:t xml:space="preserve"> working around constraints (shadow IT); accepting bounded risk. </w:t>
              </w:r>
              <w:r>
                <w:rPr>
                  <w:rFonts w:cs="Segoe UI"/>
                  <w:i/>
                  <w:iCs/>
                  <w:color w:val="0A0A0A"/>
                  <w:sz w:val="20"/>
                  <w:szCs w:val="20"/>
                </w:rPr>
                <w:t>Obstacles:</w:t>
              </w:r>
              <w:r>
                <w:rPr>
                  <w:rFonts w:cs="Segoe UI"/>
                  <w:color w:val="0A0A0A"/>
                  <w:sz w:val="20"/>
                  <w:szCs w:val="20"/>
                </w:rPr>
                <w:t xml:space="preserve"> restrictive governance &amp; bureaucracy; politics &amp; silos; legal &amp; data-sovereignty concerns</w:t>
              </w:r>
            </w:ins>
          </w:p>
        </w:tc>
        <w:tc>
          <w:tcPr>
            <w:tcW w:w="1701" w:type="dxa"/>
            <w:hideMark/>
          </w:tcPr>
          <w:p w14:paraId="5FAAD6D9" w14:textId="77777777" w:rsidR="00D52A0C" w:rsidRPr="00D52A0C" w:rsidRDefault="00D52A0C" w:rsidP="00D52A0C">
            <w:pPr>
              <w:pStyle w:val="NoSpacing"/>
              <w:rPr>
                <w:ins w:id="260" w:author="Claude" w:date="2026-06-13T16:00:00Z"/>
                <w:sz w:val="20"/>
                <w:szCs w:val="20"/>
              </w:rPr>
            </w:pPr>
            <w:ins w:id="261" w:author="Claude" w:date="2026-06-13T16:00:00Z">
              <w:r>
                <w:rPr>
                  <w:rFonts w:cs="Segoe UI"/>
                  <w:color w:val="0A0A0A"/>
                  <w:sz w:val="20"/>
                  <w:szCs w:val="20"/>
                </w:rPr>
                <w:t>Dealing with compliance</w:t>
              </w:r>
            </w:ins>
          </w:p>
        </w:tc>
        <w:tc>
          <w:tcPr>
            <w:tcW w:w="1676" w:type="dxa"/>
            <w:hideMark/>
          </w:tcPr>
          <w:p w14:paraId="38012656" w14:textId="77777777" w:rsidR="00D52A0C" w:rsidRPr="00D52A0C" w:rsidRDefault="00D52A0C" w:rsidP="00D52A0C">
            <w:pPr>
              <w:pStyle w:val="NoSpacing"/>
              <w:rPr>
                <w:ins w:id="262" w:author="Claude" w:date="2026-06-13T16:00:00Z"/>
                <w:sz w:val="20"/>
                <w:szCs w:val="20"/>
              </w:rPr>
            </w:pPr>
          </w:p>
        </w:tc>
      </w:tr>
      <w:tr w:rsidR="00D52A0C" w:rsidRPr="0059315C" w14:paraId="2BE4670B" w14:textId="77777777" w:rsidTr="00B447E9">
        <w:trPr>
          <w:trHeight w:val="510"/>
          <w:ins w:id="263" w:author="Claude" w:date="2026-06-13T16:00:00Z"/>
        </w:trPr>
        <w:tc>
          <w:tcPr>
            <w:tcW w:w="6237" w:type="dxa"/>
            <w:hideMark/>
          </w:tcPr>
          <w:p w14:paraId="72AE67D0" w14:textId="77777777" w:rsidR="00D52A0C" w:rsidRPr="00D52A0C" w:rsidRDefault="00D52A0C" w:rsidP="00D52A0C">
            <w:pPr>
              <w:pStyle w:val="NoSpacing"/>
              <w:rPr>
                <w:ins w:id="264" w:author="Claude" w:date="2026-06-13T16:00:00Z"/>
                <w:sz w:val="20"/>
                <w:szCs w:val="20"/>
              </w:rPr>
            </w:pPr>
            <w:ins w:id="265" w:author="Claude" w:date="2026-06-13T16:00:00Z">
              <w:r>
                <w:rPr>
                  <w:rFonts w:cs="Segoe UI"/>
                  <w:color w:val="0A0A0A"/>
                  <w:sz w:val="20"/>
                  <w:szCs w:val="20"/>
                </w:rPr>
                <w:t>Analyzing data; Generating insights &amp; monitoring; Ingesting data &amp; context</w:t>
              </w:r>
            </w:ins>
          </w:p>
        </w:tc>
        <w:tc>
          <w:tcPr>
            <w:tcW w:w="1701" w:type="dxa"/>
            <w:hideMark/>
          </w:tcPr>
          <w:p w14:paraId="27D1951E" w14:textId="77777777" w:rsidR="00D52A0C" w:rsidRPr="00D52A0C" w:rsidRDefault="00D52A0C" w:rsidP="00D52A0C">
            <w:pPr>
              <w:pStyle w:val="NoSpacing"/>
              <w:rPr>
                <w:ins w:id="266" w:author="Claude" w:date="2026-06-13T16:00:00Z"/>
                <w:sz w:val="20"/>
                <w:szCs w:val="20"/>
              </w:rPr>
            </w:pPr>
            <w:ins w:id="267" w:author="Claude" w:date="2026-06-13T16:00:00Z">
              <w:r>
                <w:rPr>
                  <w:rFonts w:cs="Segoe UI"/>
                  <w:color w:val="0A0A0A"/>
                  <w:sz w:val="20"/>
                  <w:szCs w:val="20"/>
                </w:rPr>
                <w:t>Generating insights</w:t>
              </w:r>
            </w:ins>
          </w:p>
        </w:tc>
        <w:tc>
          <w:tcPr>
            <w:tcW w:w="1676" w:type="dxa"/>
            <w:hideMark/>
          </w:tcPr>
          <w:p w14:paraId="2E5271CC" w14:textId="77777777" w:rsidR="00D52A0C" w:rsidRPr="00D52A0C" w:rsidRDefault="00D52A0C" w:rsidP="00D52A0C">
            <w:pPr>
              <w:pStyle w:val="NoSpacing"/>
              <w:rPr>
                <w:ins w:id="268" w:author="Claude" w:date="2026-06-13T16:00:00Z"/>
                <w:sz w:val="20"/>
                <w:szCs w:val="20"/>
              </w:rPr>
            </w:pPr>
            <w:ins w:id="269" w:author="Claude" w:date="2026-06-13T16:00:00Z">
              <w:r>
                <w:rPr>
                  <w:rFonts w:cs="Segoe UI"/>
                  <w:color w:val="0A0A0A"/>
                  <w:sz w:val="20"/>
                  <w:szCs w:val="20"/>
                </w:rPr>
                <w:t>Applying agentic AI</w:t>
              </w:r>
            </w:ins>
          </w:p>
        </w:tc>
      </w:tr>
      <w:tr w:rsidR="00D52A0C" w:rsidRPr="0059315C" w14:paraId="124180A4" w14:textId="77777777" w:rsidTr="00B447E9">
        <w:trPr>
          <w:trHeight w:val="510"/>
          <w:ins w:id="270" w:author="Claude" w:date="2026-06-13T16:00:00Z"/>
        </w:trPr>
        <w:tc>
          <w:tcPr>
            <w:tcW w:w="6237" w:type="dxa"/>
            <w:hideMark/>
          </w:tcPr>
          <w:p w14:paraId="7451D2DB" w14:textId="77777777" w:rsidR="00D52A0C" w:rsidRPr="00D52A0C" w:rsidRDefault="00D52A0C" w:rsidP="00D52A0C">
            <w:pPr>
              <w:pStyle w:val="NoSpacing"/>
              <w:rPr>
                <w:ins w:id="271" w:author="Claude" w:date="2026-06-13T16:00:00Z"/>
                <w:sz w:val="20"/>
                <w:szCs w:val="20"/>
              </w:rPr>
            </w:pPr>
            <w:ins w:id="272" w:author="Claude" w:date="2026-06-13T16:00:00Z">
              <w:r>
                <w:rPr>
                  <w:rFonts w:cs="Segoe UI"/>
                  <w:color w:val="0A0A0A"/>
                  <w:sz w:val="20"/>
                  <w:szCs w:val="20"/>
                </w:rPr>
                <w:t>Creating &amp; validating content; Building campaign pipelines; Segmenting &amp; targeting; Controlling brand &amp; messaging</w:t>
              </w:r>
            </w:ins>
          </w:p>
        </w:tc>
        <w:tc>
          <w:tcPr>
            <w:tcW w:w="1701" w:type="dxa"/>
            <w:hideMark/>
          </w:tcPr>
          <w:p w14:paraId="02130ECD" w14:textId="77777777" w:rsidR="00D52A0C" w:rsidRPr="00D52A0C" w:rsidRDefault="00D52A0C" w:rsidP="00D52A0C">
            <w:pPr>
              <w:pStyle w:val="NoSpacing"/>
              <w:rPr>
                <w:ins w:id="273" w:author="Claude" w:date="2026-06-13T16:00:00Z"/>
                <w:sz w:val="20"/>
                <w:szCs w:val="20"/>
              </w:rPr>
            </w:pPr>
            <w:ins w:id="274" w:author="Claude" w:date="2026-06-13T16:00:00Z">
              <w:r>
                <w:rPr>
                  <w:rFonts w:cs="Segoe UI"/>
                  <w:color w:val="0A0A0A"/>
                  <w:sz w:val="20"/>
                  <w:szCs w:val="20"/>
                </w:rPr>
                <w:t>Creating &amp; validating content &amp; campaigns</w:t>
              </w:r>
            </w:ins>
          </w:p>
        </w:tc>
        <w:tc>
          <w:tcPr>
            <w:tcW w:w="1676" w:type="dxa"/>
            <w:hideMark/>
          </w:tcPr>
          <w:p w14:paraId="302B9009" w14:textId="77777777" w:rsidR="00D52A0C" w:rsidRPr="00D52A0C" w:rsidRDefault="00D52A0C" w:rsidP="00D52A0C">
            <w:pPr>
              <w:pStyle w:val="NoSpacing"/>
              <w:rPr>
                <w:ins w:id="275" w:author="Claude" w:date="2026-06-13T16:00:00Z"/>
                <w:sz w:val="20"/>
                <w:szCs w:val="20"/>
              </w:rPr>
            </w:pPr>
          </w:p>
        </w:tc>
      </w:tr>
      <w:tr w:rsidR="00D52A0C" w:rsidRPr="0059315C" w14:paraId="0EDBE781" w14:textId="77777777" w:rsidTr="00B447E9">
        <w:trPr>
          <w:trHeight w:val="510"/>
          <w:ins w:id="276" w:author="Claude" w:date="2026-06-13T16:00:00Z"/>
        </w:trPr>
        <w:tc>
          <w:tcPr>
            <w:tcW w:w="6237" w:type="dxa"/>
            <w:hideMark/>
          </w:tcPr>
          <w:p w14:paraId="75F0D61D" w14:textId="77777777" w:rsidR="00D52A0C" w:rsidRPr="00D52A0C" w:rsidRDefault="00D52A0C" w:rsidP="00D52A0C">
            <w:pPr>
              <w:pStyle w:val="NoSpacing"/>
              <w:rPr>
                <w:ins w:id="277" w:author="Claude" w:date="2026-06-13T16:00:00Z"/>
                <w:sz w:val="20"/>
                <w:szCs w:val="20"/>
              </w:rPr>
            </w:pPr>
            <w:ins w:id="278" w:author="Claude" w:date="2026-06-13T16:00:00Z">
              <w:r>
                <w:rPr>
                  <w:rFonts w:cs="Segoe UI"/>
                  <w:color w:val="0A0A0A"/>
                  <w:sz w:val="20"/>
                  <w:szCs w:val="20"/>
                </w:rPr>
                <w:t>Using general-purpose assistants; Automating manual processes; Leveraging tool calling &amp; integrations; Building agent harnesses</w:t>
              </w:r>
            </w:ins>
          </w:p>
        </w:tc>
        <w:tc>
          <w:tcPr>
            <w:tcW w:w="1701" w:type="dxa"/>
            <w:hideMark/>
          </w:tcPr>
          <w:p w14:paraId="3352FBC4" w14:textId="77777777" w:rsidR="00D52A0C" w:rsidRPr="00D52A0C" w:rsidRDefault="00D52A0C" w:rsidP="00D52A0C">
            <w:pPr>
              <w:pStyle w:val="NoSpacing"/>
              <w:rPr>
                <w:ins w:id="279" w:author="Claude" w:date="2026-06-13T16:00:00Z"/>
                <w:sz w:val="20"/>
                <w:szCs w:val="20"/>
              </w:rPr>
            </w:pPr>
            <w:ins w:id="280" w:author="Claude" w:date="2026-06-13T16:00:00Z">
              <w:r>
                <w:rPr>
                  <w:rFonts w:cs="Segoe UI"/>
                  <w:color w:val="0A0A0A"/>
                  <w:sz w:val="20"/>
                  <w:szCs w:val="20"/>
                </w:rPr>
                <w:t>Utilizing generic agents for personal work</w:t>
              </w:r>
            </w:ins>
          </w:p>
        </w:tc>
        <w:tc>
          <w:tcPr>
            <w:tcW w:w="1676" w:type="dxa"/>
            <w:hideMark/>
          </w:tcPr>
          <w:p w14:paraId="119150F8" w14:textId="77777777" w:rsidR="00D52A0C" w:rsidRPr="00D52A0C" w:rsidRDefault="00D52A0C" w:rsidP="00D52A0C">
            <w:pPr>
              <w:pStyle w:val="NoSpacing"/>
              <w:rPr>
                <w:ins w:id="281" w:author="Claude" w:date="2026-06-13T16:00:00Z"/>
                <w:sz w:val="20"/>
                <w:szCs w:val="20"/>
              </w:rPr>
            </w:pPr>
          </w:p>
        </w:tc>
      </w:tr>
      <w:tr w:rsidR="00D52A0C" w:rsidRPr="0059315C" w14:paraId="50D2DC01" w14:textId="77777777" w:rsidTr="00B447E9">
        <w:trPr>
          <w:trHeight w:val="510"/>
          <w:ins w:id="282" w:author="Claude" w:date="2026-06-13T16:00:00Z"/>
        </w:trPr>
        <w:tc>
          <w:tcPr>
            <w:tcW w:w="6237" w:type="dxa"/>
            <w:hideMark/>
          </w:tcPr>
          <w:p w14:paraId="254CF630" w14:textId="77777777" w:rsidR="00D52A0C" w:rsidRPr="00D52A0C" w:rsidRDefault="00D52A0C" w:rsidP="00D52A0C">
            <w:pPr>
              <w:pStyle w:val="NoSpacing"/>
              <w:rPr>
                <w:ins w:id="283" w:author="Claude" w:date="2026-06-13T16:00:00Z"/>
                <w:sz w:val="20"/>
                <w:szCs w:val="20"/>
              </w:rPr>
            </w:pPr>
            <w:ins w:id="284" w:author="Claude" w:date="2026-06-13T16:00:00Z">
              <w:r>
                <w:rPr>
                  <w:rFonts w:cs="Segoe UI"/>
                  <w:color w:val="0A0A0A"/>
                  <w:sz w:val="20"/>
                  <w:szCs w:val="20"/>
                </w:rPr>
                <w:t>Deploying customer-service &amp; sales agents; Supporting customers’ own agents</w:t>
              </w:r>
            </w:ins>
          </w:p>
        </w:tc>
        <w:tc>
          <w:tcPr>
            <w:tcW w:w="1701" w:type="dxa"/>
            <w:hideMark/>
          </w:tcPr>
          <w:p w14:paraId="148D5D5E" w14:textId="77777777" w:rsidR="00D52A0C" w:rsidRPr="00D52A0C" w:rsidRDefault="00D52A0C" w:rsidP="00D52A0C">
            <w:pPr>
              <w:pStyle w:val="NoSpacing"/>
              <w:rPr>
                <w:ins w:id="285" w:author="Claude" w:date="2026-06-13T16:00:00Z"/>
                <w:sz w:val="20"/>
                <w:szCs w:val="20"/>
              </w:rPr>
            </w:pPr>
            <w:ins w:id="286" w:author="Claude" w:date="2026-06-13T16:00:00Z">
              <w:r>
                <w:rPr>
                  <w:rFonts w:cs="Segoe UI"/>
                  <w:color w:val="0A0A0A"/>
                  <w:sz w:val="20"/>
                  <w:szCs w:val="20"/>
                </w:rPr>
                <w:t>Employing customer-facing agents</w:t>
              </w:r>
            </w:ins>
          </w:p>
        </w:tc>
        <w:tc>
          <w:tcPr>
            <w:tcW w:w="1676" w:type="dxa"/>
            <w:hideMark/>
          </w:tcPr>
          <w:p w14:paraId="0E438F08" w14:textId="77777777" w:rsidR="00D52A0C" w:rsidRPr="00D52A0C" w:rsidRDefault="00D52A0C" w:rsidP="00D52A0C">
            <w:pPr>
              <w:pStyle w:val="NoSpacing"/>
              <w:rPr>
                <w:ins w:id="287" w:author="Claude" w:date="2026-06-13T16:00:00Z"/>
                <w:sz w:val="20"/>
                <w:szCs w:val="20"/>
              </w:rPr>
            </w:pPr>
          </w:p>
        </w:tc>
      </w:tr>
      <w:tr w:rsidR="00D52A0C" w:rsidRPr="0059315C" w14:paraId="672BA79E" w14:textId="77777777" w:rsidTr="00B447E9">
        <w:trPr>
          <w:trHeight w:val="510"/>
          <w:ins w:id="288" w:author="Claude" w:date="2026-06-13T16:00:00Z"/>
        </w:trPr>
        <w:tc>
          <w:tcPr>
            <w:tcW w:w="6237" w:type="dxa"/>
            <w:hideMark/>
          </w:tcPr>
          <w:p w14:paraId="444EF1BF" w14:textId="77777777" w:rsidR="00D52A0C" w:rsidRPr="00D52A0C" w:rsidRDefault="00D52A0C" w:rsidP="00D52A0C">
            <w:pPr>
              <w:pStyle w:val="NoSpacing"/>
              <w:rPr>
                <w:ins w:id="289" w:author="Claude" w:date="2026-06-13T16:00:00Z"/>
                <w:sz w:val="20"/>
                <w:szCs w:val="20"/>
              </w:rPr>
            </w:pPr>
            <w:ins w:id="290" w:author="Claude" w:date="2026-06-13T16:00:00Z">
              <w:r>
                <w:rPr>
                  <w:rFonts w:cs="Segoe UI"/>
                  <w:color w:val="0A0A0A"/>
                  <w:sz w:val="20"/>
                  <w:szCs w:val="20"/>
                </w:rPr>
                <w:lastRenderedPageBreak/>
                <w:t>Gaining efficiency &amp; speed; Gaining scale; Extending the personal skillset; Improving quality of output</w:t>
              </w:r>
            </w:ins>
          </w:p>
        </w:tc>
        <w:tc>
          <w:tcPr>
            <w:tcW w:w="1701" w:type="dxa"/>
            <w:hideMark/>
          </w:tcPr>
          <w:p w14:paraId="239D0EFF" w14:textId="77777777" w:rsidR="00D52A0C" w:rsidRPr="00D52A0C" w:rsidRDefault="00D52A0C" w:rsidP="00D52A0C">
            <w:pPr>
              <w:pStyle w:val="NoSpacing"/>
              <w:rPr>
                <w:ins w:id="291" w:author="Claude" w:date="2026-06-13T16:00:00Z"/>
                <w:sz w:val="20"/>
                <w:szCs w:val="20"/>
              </w:rPr>
            </w:pPr>
            <w:ins w:id="292" w:author="Claude" w:date="2026-06-13T16:00:00Z">
              <w:r>
                <w:rPr>
                  <w:rFonts w:cs="Segoe UI"/>
                  <w:color w:val="0A0A0A"/>
                  <w:sz w:val="20"/>
                  <w:szCs w:val="20"/>
                </w:rPr>
                <w:t>Benefits</w:t>
              </w:r>
            </w:ins>
          </w:p>
        </w:tc>
        <w:tc>
          <w:tcPr>
            <w:tcW w:w="1676" w:type="dxa"/>
            <w:hideMark/>
          </w:tcPr>
          <w:p w14:paraId="5B55019C" w14:textId="77777777" w:rsidR="00D52A0C" w:rsidRPr="00D52A0C" w:rsidRDefault="00D52A0C" w:rsidP="00D52A0C">
            <w:pPr>
              <w:pStyle w:val="NoSpacing"/>
              <w:rPr>
                <w:ins w:id="293" w:author="Claude" w:date="2026-06-13T16:00:00Z"/>
                <w:sz w:val="20"/>
                <w:szCs w:val="20"/>
              </w:rPr>
            </w:pPr>
            <w:ins w:id="294" w:author="Claude" w:date="2026-06-13T16:00:00Z">
              <w:r>
                <w:rPr>
                  <w:rFonts w:cs="Segoe UI"/>
                  <w:color w:val="0A0A0A"/>
                  <w:sz w:val="20"/>
                  <w:szCs w:val="20"/>
                </w:rPr>
                <w:t>Obtaining value outcomes</w:t>
              </w:r>
            </w:ins>
          </w:p>
        </w:tc>
      </w:tr>
      <w:tr w:rsidR="00D52A0C" w:rsidRPr="0059315C" w14:paraId="6FD595FA" w14:textId="77777777" w:rsidTr="00B447E9">
        <w:trPr>
          <w:trHeight w:val="510"/>
          <w:ins w:id="295" w:author="Claude" w:date="2026-06-13T16:00:00Z"/>
        </w:trPr>
        <w:tc>
          <w:tcPr>
            <w:tcW w:w="6237" w:type="dxa"/>
            <w:hideMark/>
          </w:tcPr>
          <w:p w14:paraId="10CA5276" w14:textId="77777777" w:rsidR="00D52A0C" w:rsidRPr="00D52A0C" w:rsidRDefault="00D52A0C" w:rsidP="00D52A0C">
            <w:pPr>
              <w:pStyle w:val="NoSpacing"/>
              <w:rPr>
                <w:ins w:id="296" w:author="Claude" w:date="2026-06-13T16:00:00Z"/>
                <w:sz w:val="20"/>
                <w:szCs w:val="20"/>
              </w:rPr>
            </w:pPr>
            <w:ins w:id="297" w:author="Claude" w:date="2026-06-13T16:00:00Z">
              <w:r>
                <w:rPr>
                  <w:rFonts w:cs="Segoe UI"/>
                  <w:color w:val="0A0A0A"/>
                  <w:sz w:val="20"/>
                  <w:szCs w:val="20"/>
                </w:rPr>
                <w:t>Incurring financial costs; Displacing jobs</w:t>
              </w:r>
            </w:ins>
          </w:p>
        </w:tc>
        <w:tc>
          <w:tcPr>
            <w:tcW w:w="1701" w:type="dxa"/>
            <w:hideMark/>
          </w:tcPr>
          <w:p w14:paraId="3CCA2839" w14:textId="77777777" w:rsidR="00D52A0C" w:rsidRPr="00D52A0C" w:rsidRDefault="00D52A0C" w:rsidP="00D52A0C">
            <w:pPr>
              <w:pStyle w:val="NoSpacing"/>
              <w:rPr>
                <w:ins w:id="298" w:author="Claude" w:date="2026-06-13T16:00:00Z"/>
                <w:sz w:val="20"/>
                <w:szCs w:val="20"/>
              </w:rPr>
            </w:pPr>
            <w:ins w:id="299" w:author="Claude" w:date="2026-06-13T16:00:00Z">
              <w:r>
                <w:rPr>
                  <w:rFonts w:cs="Segoe UI"/>
                  <w:color w:val="0A0A0A"/>
                  <w:sz w:val="20"/>
                  <w:szCs w:val="20"/>
                </w:rPr>
                <w:t>Sacrifices</w:t>
              </w:r>
            </w:ins>
          </w:p>
        </w:tc>
        <w:tc>
          <w:tcPr>
            <w:tcW w:w="1676" w:type="dxa"/>
            <w:hideMark/>
          </w:tcPr>
          <w:p w14:paraId="3275E4C1" w14:textId="77777777" w:rsidR="00D52A0C" w:rsidRPr="00D52A0C" w:rsidRDefault="00D52A0C" w:rsidP="00D52A0C">
            <w:pPr>
              <w:pStyle w:val="NoSpacing"/>
              <w:rPr>
                <w:ins w:id="300" w:author="Claude" w:date="2026-06-13T16:00:00Z"/>
                <w:sz w:val="20"/>
                <w:szCs w:val="20"/>
              </w:rPr>
            </w:pPr>
          </w:p>
        </w:tc>
      </w:tr>
      <w:tr w:rsidR="00D52A0C" w:rsidRPr="0059315C" w14:paraId="0624DE1C" w14:textId="77777777" w:rsidTr="00B447E9">
        <w:trPr>
          <w:trHeight w:val="510"/>
          <w:ins w:id="301" w:author="Claude" w:date="2026-06-13T16:00:00Z"/>
        </w:trPr>
        <w:tc>
          <w:tcPr>
            <w:tcW w:w="6237" w:type="dxa"/>
            <w:hideMark/>
          </w:tcPr>
          <w:p w14:paraId="6FE79E2A" w14:textId="77777777" w:rsidR="00D52A0C" w:rsidRPr="00D52A0C" w:rsidRDefault="00D52A0C" w:rsidP="00D52A0C">
            <w:pPr>
              <w:pStyle w:val="NoSpacing"/>
              <w:rPr>
                <w:ins w:id="302" w:author="Claude" w:date="2026-06-13T16:00:00Z"/>
                <w:sz w:val="20"/>
                <w:szCs w:val="20"/>
              </w:rPr>
            </w:pPr>
            <w:ins w:id="303" w:author="Claude" w:date="2026-06-13T16:00:00Z">
              <w:r>
                <w:rPr>
                  <w:rFonts w:cs="Segoe UI"/>
                  <w:color w:val="0A0A0A"/>
                  <w:sz w:val="20"/>
                  <w:szCs w:val="20"/>
                </w:rPr>
                <w:t>Risking hallucination; Risking security &amp; privacy violations; Risking brand degradation</w:t>
              </w:r>
            </w:ins>
          </w:p>
        </w:tc>
        <w:tc>
          <w:tcPr>
            <w:tcW w:w="1701" w:type="dxa"/>
            <w:hideMark/>
          </w:tcPr>
          <w:p w14:paraId="23ABA553" w14:textId="77777777" w:rsidR="00D52A0C" w:rsidRPr="00D52A0C" w:rsidRDefault="00D52A0C" w:rsidP="00D52A0C">
            <w:pPr>
              <w:pStyle w:val="NoSpacing"/>
              <w:rPr>
                <w:ins w:id="304" w:author="Claude" w:date="2026-06-13T16:00:00Z"/>
                <w:sz w:val="20"/>
                <w:szCs w:val="20"/>
              </w:rPr>
            </w:pPr>
            <w:ins w:id="305" w:author="Claude" w:date="2026-06-13T16:00:00Z">
              <w:r>
                <w:rPr>
                  <w:rFonts w:cs="Segoe UI"/>
                  <w:color w:val="0A0A0A"/>
                  <w:sz w:val="20"/>
                  <w:szCs w:val="20"/>
                </w:rPr>
                <w:t>Risks</w:t>
              </w:r>
            </w:ins>
          </w:p>
        </w:tc>
        <w:tc>
          <w:tcPr>
            <w:tcW w:w="1676" w:type="dxa"/>
            <w:hideMark/>
          </w:tcPr>
          <w:p w14:paraId="0AF22291" w14:textId="77777777" w:rsidR="00D52A0C" w:rsidRPr="00D52A0C" w:rsidRDefault="00D52A0C" w:rsidP="00D52A0C">
            <w:pPr>
              <w:pStyle w:val="NoSpacing"/>
              <w:rPr>
                <w:ins w:id="306" w:author="Claude" w:date="2026-06-13T16:00:00Z"/>
                <w:sz w:val="20"/>
                <w:szCs w:val="20"/>
              </w:rPr>
            </w:pPr>
          </w:p>
        </w:tc>
      </w:tr>
    </w:tbl>
    <w:p w14:paraId="4F698BF2" w14:textId="77777777" w:rsidR="006F2E75" w:rsidRDefault="00000000">
      <w:pPr>
        <w:ind w:firstLine="0"/>
        <w:rPr>
          <w:ins w:id="307" w:author="Claude" w:date="2026-06-13T16:00:00Z"/>
        </w:rPr>
      </w:pPr>
      <w:ins w:id="308" w:author="Claude" w:date="2026-06-13T16:00:00Z">
        <w:r>
          <w:rPr>
            <w:b/>
            <w:bCs/>
          </w:rPr>
          <w:t>Table 4</w:t>
        </w:r>
      </w:ins>
    </w:p>
    <w:p w14:paraId="1F2AB076" w14:textId="77777777" w:rsidR="006F2E75" w:rsidRDefault="00000000">
      <w:pPr>
        <w:ind w:firstLine="0"/>
        <w:rPr>
          <w:ins w:id="309" w:author="Claude" w:date="2026-06-13T16:00:00Z"/>
        </w:rPr>
      </w:pPr>
      <w:ins w:id="310" w:author="Claude" w:date="2026-06-13T16:00:00Z">
        <w:r>
          <w:rPr>
            <w:i/>
            <w:iCs/>
          </w:rPr>
          <w:t>Definitions of the theoretical categories</w:t>
        </w:r>
      </w:ins>
    </w:p>
    <w:tbl>
      <w:tblPr>
        <w:tblW w:w="9614" w:type="dxa"/>
        <w:tblLook w:val="04A0" w:firstRow="1" w:lastRow="0" w:firstColumn="1" w:lastColumn="0" w:noHBand="0" w:noVBand="1"/>
      </w:tblPr>
      <w:tblGrid>
        <w:gridCol w:w="2800"/>
        <w:gridCol w:w="6814"/>
      </w:tblGrid>
      <w:tr w:rsidR="006F2E75" w14:paraId="5EF278B2" w14:textId="77777777">
        <w:trPr>
          <w:trHeight w:val="255"/>
          <w:ins w:id="311" w:author="Claude" w:date="2026-06-13T16:00:00Z"/>
        </w:trPr>
        <w:tc>
          <w:tcPr>
            <w:tcW w:w="2800" w:type="dxa"/>
            <w:tcBorders>
              <w:top w:val="single" w:sz="8" w:space="0" w:color="auto"/>
              <w:bottom w:val="single" w:sz="8" w:space="0" w:color="auto"/>
            </w:tcBorders>
          </w:tcPr>
          <w:p w14:paraId="43C067C6" w14:textId="77777777" w:rsidR="006F2E75" w:rsidRDefault="00000000">
            <w:pPr>
              <w:pStyle w:val="NoSpacing"/>
              <w:rPr>
                <w:ins w:id="312" w:author="Claude" w:date="2026-06-13T16:00:00Z"/>
                <w:sz w:val="20"/>
                <w:szCs w:val="20"/>
              </w:rPr>
            </w:pPr>
            <w:ins w:id="313" w:author="Claude" w:date="2026-06-13T16:00:00Z">
              <w:r>
                <w:rPr>
                  <w:rFonts w:cs="Segoe UI"/>
                  <w:b/>
                  <w:bCs/>
                  <w:color w:val="0A0A0A"/>
                  <w:sz w:val="20"/>
                  <w:szCs w:val="20"/>
                </w:rPr>
                <w:t>Theoretical category</w:t>
              </w:r>
            </w:ins>
          </w:p>
        </w:tc>
        <w:tc>
          <w:tcPr>
            <w:tcW w:w="6814" w:type="dxa"/>
            <w:tcBorders>
              <w:top w:val="single" w:sz="8" w:space="0" w:color="auto"/>
              <w:bottom w:val="single" w:sz="8" w:space="0" w:color="auto"/>
            </w:tcBorders>
          </w:tcPr>
          <w:p w14:paraId="4759E6A7" w14:textId="77777777" w:rsidR="006F2E75" w:rsidRDefault="00000000">
            <w:pPr>
              <w:pStyle w:val="NoSpacing"/>
              <w:rPr>
                <w:ins w:id="314" w:author="Claude" w:date="2026-06-13T16:00:00Z"/>
                <w:sz w:val="20"/>
                <w:szCs w:val="20"/>
              </w:rPr>
            </w:pPr>
            <w:ins w:id="315" w:author="Claude" w:date="2026-06-13T16:00:00Z">
              <w:r>
                <w:rPr>
                  <w:rFonts w:cs="Segoe UI"/>
                  <w:b/>
                  <w:bCs/>
                  <w:color w:val="0A0A0A"/>
                  <w:sz w:val="20"/>
                  <w:szCs w:val="20"/>
                </w:rPr>
                <w:t>Definition</w:t>
              </w:r>
            </w:ins>
          </w:p>
        </w:tc>
      </w:tr>
      <w:tr w:rsidR="006F2E75" w14:paraId="04EF8FB8" w14:textId="77777777">
        <w:trPr>
          <w:trHeight w:val="255"/>
          <w:ins w:id="316" w:author="Claude" w:date="2026-06-13T16:00:00Z"/>
        </w:trPr>
        <w:tc>
          <w:tcPr>
            <w:tcW w:w="2800" w:type="dxa"/>
          </w:tcPr>
          <w:p w14:paraId="170D3150" w14:textId="77777777" w:rsidR="006F2E75" w:rsidRDefault="00000000">
            <w:pPr>
              <w:pStyle w:val="NoSpacing"/>
              <w:rPr>
                <w:ins w:id="317" w:author="Claude" w:date="2026-06-13T16:00:00Z"/>
                <w:sz w:val="20"/>
                <w:szCs w:val="20"/>
              </w:rPr>
            </w:pPr>
            <w:ins w:id="318" w:author="Claude" w:date="2026-06-13T16:00:00Z">
              <w:r>
                <w:rPr>
                  <w:rFonts w:cs="Segoe UI"/>
                  <w:color w:val="0A0A0A"/>
                  <w:sz w:val="20"/>
                  <w:szCs w:val="20"/>
                </w:rPr>
                <w:t>Observing external conditions</w:t>
              </w:r>
            </w:ins>
          </w:p>
        </w:tc>
        <w:tc>
          <w:tcPr>
            <w:tcW w:w="6814" w:type="dxa"/>
          </w:tcPr>
          <w:p w14:paraId="70298C12" w14:textId="77777777" w:rsidR="006F2E75" w:rsidRDefault="00000000">
            <w:pPr>
              <w:pStyle w:val="NoSpacing"/>
              <w:rPr>
                <w:ins w:id="319" w:author="Claude" w:date="2026-06-13T16:00:00Z"/>
                <w:sz w:val="20"/>
                <w:szCs w:val="20"/>
              </w:rPr>
            </w:pPr>
            <w:ins w:id="320" w:author="Claude" w:date="2026-06-13T16:00:00Z">
              <w:r>
                <w:rPr>
                  <w:rFonts w:cs="Segoe UI"/>
                  <w:color w:val="0A0A0A"/>
                  <w:sz w:val="20"/>
                  <w:szCs w:val="20"/>
                </w:rPr>
                <w:t>The managerial process of monitoring and interpreting the organization’s changing context. Two categories of external conditions sparked change: the progression of AI itself, and market pressure.</w:t>
              </w:r>
            </w:ins>
          </w:p>
        </w:tc>
      </w:tr>
      <w:tr w:rsidR="006F2E75" w14:paraId="4FD98819" w14:textId="77777777">
        <w:trPr>
          <w:trHeight w:val="255"/>
          <w:ins w:id="321" w:author="Claude" w:date="2026-06-13T16:00:00Z"/>
        </w:trPr>
        <w:tc>
          <w:tcPr>
            <w:tcW w:w="2800" w:type="dxa"/>
          </w:tcPr>
          <w:p w14:paraId="75693F03" w14:textId="77777777" w:rsidR="006F2E75" w:rsidRDefault="00000000">
            <w:pPr>
              <w:pStyle w:val="NoSpacing"/>
              <w:rPr>
                <w:ins w:id="322" w:author="Claude" w:date="2026-06-13T16:00:00Z"/>
                <w:sz w:val="20"/>
                <w:szCs w:val="20"/>
              </w:rPr>
            </w:pPr>
            <w:ins w:id="323" w:author="Claude" w:date="2026-06-13T16:00:00Z">
              <w:r>
                <w:rPr>
                  <w:rFonts w:cs="Segoe UI"/>
                  <w:color w:val="0A0A0A"/>
                  <w:sz w:val="20"/>
                  <w:szCs w:val="20"/>
                </w:rPr>
                <w:t>Navigating the organizational context</w:t>
              </w:r>
            </w:ins>
          </w:p>
        </w:tc>
        <w:tc>
          <w:tcPr>
            <w:tcW w:w="6814" w:type="dxa"/>
          </w:tcPr>
          <w:p w14:paraId="61A346A1" w14:textId="77777777" w:rsidR="006F2E75" w:rsidRDefault="00000000">
            <w:pPr>
              <w:pStyle w:val="NoSpacing"/>
              <w:rPr>
                <w:ins w:id="324" w:author="Claude" w:date="2026-06-13T16:00:00Z"/>
                <w:sz w:val="20"/>
                <w:szCs w:val="20"/>
              </w:rPr>
            </w:pPr>
            <w:ins w:id="325" w:author="Claude" w:date="2026-06-13T16:00:00Z">
              <w:r>
                <w:rPr>
                  <w:rFonts w:cs="Segoe UI"/>
                  <w:color w:val="0A0A0A"/>
                  <w:sz w:val="20"/>
                  <w:szCs w:val="20"/>
                </w:rPr>
                <w:t>How managers steer or move around conditions within the organization, across three scopes: the marketing department (which the manager can steer to create alignment), technical resources (which can be leveraged to implement initiatives), and the compliance framework (which bounds what is possible).</w:t>
              </w:r>
            </w:ins>
          </w:p>
        </w:tc>
      </w:tr>
      <w:tr w:rsidR="006F2E75" w14:paraId="228EBB37" w14:textId="77777777">
        <w:trPr>
          <w:trHeight w:val="255"/>
          <w:ins w:id="326" w:author="Claude" w:date="2026-06-13T16:00:00Z"/>
        </w:trPr>
        <w:tc>
          <w:tcPr>
            <w:tcW w:w="2800" w:type="dxa"/>
          </w:tcPr>
          <w:p w14:paraId="6746F95A" w14:textId="77777777" w:rsidR="006F2E75" w:rsidRDefault="00000000">
            <w:pPr>
              <w:pStyle w:val="NoSpacing"/>
              <w:rPr>
                <w:ins w:id="327" w:author="Claude" w:date="2026-06-13T16:00:00Z"/>
                <w:sz w:val="20"/>
                <w:szCs w:val="20"/>
              </w:rPr>
            </w:pPr>
            <w:ins w:id="328" w:author="Claude" w:date="2026-06-13T16:00:00Z">
              <w:r>
                <w:rPr>
                  <w:rFonts w:cs="Segoe UI"/>
                  <w:color w:val="0A0A0A"/>
                  <w:sz w:val="20"/>
                  <w:szCs w:val="20"/>
                </w:rPr>
                <w:t>Applying agentic AI</w:t>
              </w:r>
            </w:ins>
          </w:p>
        </w:tc>
        <w:tc>
          <w:tcPr>
            <w:tcW w:w="6814" w:type="dxa"/>
          </w:tcPr>
          <w:p w14:paraId="28D8DC78" w14:textId="77777777" w:rsidR="006F2E75" w:rsidRDefault="00000000">
            <w:pPr>
              <w:pStyle w:val="NoSpacing"/>
              <w:rPr>
                <w:ins w:id="329" w:author="Claude" w:date="2026-06-13T16:00:00Z"/>
                <w:sz w:val="20"/>
                <w:szCs w:val="20"/>
              </w:rPr>
            </w:pPr>
            <w:ins w:id="330" w:author="Claude" w:date="2026-06-13T16:00:00Z">
              <w:r>
                <w:rPr>
                  <w:rFonts w:cs="Segoe UI"/>
                  <w:color w:val="0A0A0A"/>
                  <w:sz w:val="20"/>
                  <w:szCs w:val="20"/>
                </w:rPr>
                <w:t>Using or implementing agentic AI systems within the organization, across key marketing use cases: generating insights, creating and validating content and campaigns, utilizing generic agents for personal work, and employing customer-facing agents.</w:t>
              </w:r>
            </w:ins>
          </w:p>
        </w:tc>
      </w:tr>
      <w:tr w:rsidR="006F2E75" w14:paraId="1AD4B9F1" w14:textId="77777777">
        <w:trPr>
          <w:trHeight w:val="255"/>
          <w:ins w:id="331" w:author="Claude" w:date="2026-06-13T16:00:00Z"/>
        </w:trPr>
        <w:tc>
          <w:tcPr>
            <w:tcW w:w="2800" w:type="dxa"/>
          </w:tcPr>
          <w:p w14:paraId="58B0FBBB" w14:textId="77777777" w:rsidR="006F2E75" w:rsidRDefault="00000000">
            <w:pPr>
              <w:pStyle w:val="NoSpacing"/>
              <w:rPr>
                <w:ins w:id="332" w:author="Claude" w:date="2026-06-13T16:00:00Z"/>
                <w:sz w:val="20"/>
                <w:szCs w:val="20"/>
              </w:rPr>
            </w:pPr>
            <w:ins w:id="333" w:author="Claude" w:date="2026-06-13T16:00:00Z">
              <w:r>
                <w:rPr>
                  <w:rFonts w:cs="Segoe UI"/>
                  <w:color w:val="0A0A0A"/>
                  <w:sz w:val="20"/>
                  <w:szCs w:val="20"/>
                </w:rPr>
                <w:t>Obtaining value outcomes</w:t>
              </w:r>
            </w:ins>
          </w:p>
        </w:tc>
        <w:tc>
          <w:tcPr>
            <w:tcW w:w="6814" w:type="dxa"/>
          </w:tcPr>
          <w:p w14:paraId="18B60B1B" w14:textId="77777777" w:rsidR="006F2E75" w:rsidRDefault="00000000">
            <w:pPr>
              <w:pStyle w:val="NoSpacing"/>
              <w:rPr>
                <w:ins w:id="334" w:author="Claude" w:date="2026-06-13T16:00:00Z"/>
                <w:sz w:val="20"/>
                <w:szCs w:val="20"/>
              </w:rPr>
            </w:pPr>
            <w:ins w:id="335" w:author="Claude" w:date="2026-06-13T16:00:00Z">
              <w:r>
                <w:rPr>
                  <w:rFonts w:cs="Segoe UI"/>
                  <w:color w:val="0A0A0A"/>
                  <w:sz w:val="20"/>
                  <w:szCs w:val="20"/>
                </w:rPr>
                <w:t>The outcomes that applying agentic AI creates, analyzed as value in three buckets: benefits (features beneficial to the team, organization, or customer), sacrifices (negative aspects highly likely to materialize), and risks (potential negative aspects whose likelihood is unlikely or unknown).</w:t>
              </w:r>
            </w:ins>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336" w:name="_Toc231935243"/>
      <w:r>
        <w:lastRenderedPageBreak/>
        <w:t xml:space="preserve">4. </w:t>
        <w:tab/>
        <w:t>Findings</w:t>
      </w:r>
      <w:bookmarkEnd w:id="336"/>
    </w:p>
    <w:p w14:paraId="46DEC873" w14:textId="70E240A5" w:rsidR="00EB5DFF" w:rsidRDefault="00EB5DFF" w:rsidP="00717BA1">
      <w:r>
        <w:rPr>
          <w:lang w:val="en-US"/>
        </w:rPr>
        <w:t xml:space="preserve">The findings indicate a wide range of applications and use cases of agentic AI in marketing. Additionally, a clear pattern of managerial behaviors emerged that enables and stimulates the adoption of agentic AI and mediates value creation from agentic use cases. </w:t>
      </w:r>
      <w:del w:id="90018" w:author="Claude" w:date="2026-06-14T12:00:00Z">
        <w:r>
          <w:rPr>
            <w:lang w:val="en-US"/>
          </w:rPr>
          <w:delText xml:space="preserve">Furthermore, we observe notable impact</w:delText>
        </w:r>
      </w:del>
      <w:ins w:id="90019" w:author="Claude" w:date="2026-06-14T12:00:00Z">
        <w:r>
          <w:rPr>
            <w:lang w:val="en-US"/>
          </w:rPr>
          <w:t xml:space="preserve">Furthermore, notable impact is observed</w:t>
        </w:r>
      </w:ins>
      <w:r>
        <w:rPr>
          <w:lang w:val="en-US"/>
        </w:rPr>
        <w:t xml:space="preserve">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133C4420" w:rsidR="00EB5DFF" w:rsidRDefault="00EB5DFF" w:rsidP="00EB5DFF">
      <w:pPr>
        <w:ind w:firstLine="0"/>
      </w:pPr>
      <w:bookmarkStart w:id="337" w:name="_2wlwvpj75lya"/>
      <w:bookmarkEnd w:id="337"/>
      <w:commentRangeStart w:id="338"/>
      <w:r>
        <w:rPr>
          <w:i/>
          <w:iCs/>
          <w:lang w:val="en-US"/>
        </w:rPr>
        <w:t xml:space="preserve">How managerial interventions drive value creation using agentic AI. </w:t>
      </w:r>
      <w:r>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commentRangeEnd w:id="338"/>
      <w:r>
        <w:rPr>
          <w:rStyle w:val="CommentReference"/>
          <w:sz w:val="22"/>
          <w:szCs w:val="22"/>
        </w:rPr>
        <w:commentReference w:id="338"/>
      </w:r>
    </w:p>
    <w:p w14:paraId="50C38570" w14:textId="1E726E9E" w:rsidR="00EB5DFF" w:rsidRDefault="00EB5DFF" w:rsidP="00EB5DFF">
      <w:pPr>
        <w:pStyle w:val="Heading2"/>
      </w:pPr>
      <w:bookmarkStart w:id="339" w:name="_Toc231935244"/>
      <w:r>
        <w:lastRenderedPageBreak/>
        <w:t>4.1</w:t>
        <w:tab/>
        <w:t>Observing</w:t>
      </w:r>
      <w:bookmarkEnd w:id="339"/>
      <w:r>
        <w:t xml:space="preserve"> external conditions</w:t>
      </w:r>
    </w:p>
    <w:p w14:paraId="77E2EB95" w14:textId="59F2BE0D"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 xml:space="preserve">refers to the managerial process of monitoring and interpreting the organization’s changing context. With regard to agentic AI, </w:t>
      </w:r>
      <w:del w:id="90020" w:author="Claude" w:date="2026-06-14T12:00:00Z">
        <w:r>
          <w:rPr>
            <w:lang w:val="en-US"/>
          </w:rPr>
          <w:delText xml:space="preserve">we have identified two key categories of external conditions that sparked change</w:delText>
        </w:r>
      </w:del>
      <w:ins w:id="90021" w:author="Claude" w:date="2026-06-14T12:00:00Z">
        <w:r>
          <w:rPr>
            <w:lang w:val="en-US"/>
          </w:rPr>
          <w:t xml:space="preserve">two key categories of external conditions that sparked change have been identified</w:t>
        </w:r>
      </w:ins>
      <w:r>
        <w:rPr>
          <w:lang w:val="en-US"/>
        </w:rPr>
        <w:t xml:space="preserve">: the progression of AI itself and market pressures.</w:t>
      </w:r>
    </w:p>
    <w:p w14:paraId="5774A16C" w14:textId="4FAC7EAD" w:rsidR="00EB5DFF" w:rsidRDefault="00EB5DFF" w:rsidP="00EB5DFF">
      <w:commentRangeStart w:id="340"/>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340"/>
      <w:r>
        <w:rPr>
          <w:rStyle w:val="CommentReference"/>
          <w:sz w:val="22"/>
          <w:szCs w:val="22"/>
        </w:rPr>
        <w:commentReference w:id="340"/>
      </w:r>
    </w:p>
    <w:p w14:paraId="6E5F43CC" w14:textId="06FB2316" w:rsidR="00EB5DFF" w:rsidRDefault="00EB5DFF" w:rsidP="00EB5DFF">
      <w:pPr>
        <w:pStyle w:val="Heading3"/>
      </w:pPr>
      <w:bookmarkStart w:id="341" w:name="_cel1ujnps8"/>
      <w:bookmarkEnd w:id="341"/>
      <w:r>
        <w:t>4.1.</w:t>
      </w:r>
      <w:commentRangeStart w:id="342"/>
      <w:r>
        <w:t>1</w:t>
      </w:r>
      <w:commentRangeEnd w:id="342"/>
      <w:r>
        <w:rPr>
          <w:rStyle w:val="CommentReference"/>
          <w:sz w:val="22"/>
          <w:szCs w:val="22"/>
        </w:rPr>
        <w:commentReference w:id="342"/>
      </w:r>
      <w:r>
        <w:tab/>
        <w:t xml:space="preserve">Observing AI </w:t>
      </w:r>
      <w:commentRangeStart w:id="343"/>
      <w:r>
        <w:t>progression</w:t>
      </w:r>
      <w:commentRangeEnd w:id="343"/>
      <w:r>
        <w:rPr>
          <w:rStyle w:val="CommentReference"/>
          <w:sz w:val="22"/>
          <w:szCs w:val="22"/>
        </w:rPr>
        <w:commentReference w:id="343"/>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344"/>
      <w:r>
        <w:rPr>
          <w:lang w:val="en-US"/>
        </w:rPr>
        <w:t>,</w:t>
      </w:r>
      <w:commentRangeEnd w:id="344"/>
      <w:r>
        <w:rPr>
          <w:rStyle w:val="CommentReference"/>
          <w:sz w:val="22"/>
          <w:szCs w:val="22"/>
          <w:lang w:val="en-US"/>
        </w:rPr>
        <w:commentReference w:id="344"/>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345"/>
      <w:commentRangeStart w:id="346"/>
      <w:r>
        <w:t>agentic</w:t>
      </w:r>
      <w:commentRangeEnd w:id="345"/>
      <w:r>
        <w:rPr>
          <w:rStyle w:val="CommentReference"/>
          <w:sz w:val="22"/>
          <w:szCs w:val="22"/>
        </w:rPr>
        <w:commentReference w:id="345"/>
      </w:r>
      <w:commentRangeEnd w:id="346"/>
      <w:r>
        <w:rPr>
          <w:rStyle w:val="CommentReference"/>
          <w:sz w:val="22"/>
          <w:szCs w:val="22"/>
        </w:rPr>
        <w:commentReference w:id="346"/>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2BB49D4E" w:rsidR="00EB5DFF" w:rsidRDefault="00E04490" w:rsidP="00EB5DFF">
      <w:r>
        <w:rPr>
          <w:lang w:val="en-US"/>
        </w:rPr>
        <w:t>While most interviewees describe the progression of AI with enthusiasm. Interviewee 4 noted that it can also be overwhelming</w:t>
      </w:r>
      <w:commentRangeStart w:id="347"/>
      <w:commentRangeStart w:id="348"/>
      <w:r>
        <w:rPr>
          <w:lang w:val="en-US"/>
        </w:rPr>
        <w:t>,</w:t>
      </w:r>
      <w:commentRangeEnd w:id="347"/>
      <w:r>
        <w:rPr>
          <w:rStyle w:val="CommentReference"/>
          <w:sz w:val="22"/>
          <w:szCs w:val="22"/>
        </w:rPr>
        <w:commentReference w:id="347"/>
      </w:r>
      <w:commentRangeEnd w:id="348"/>
      <w:r>
        <w:rPr>
          <w:rStyle w:val="CommentReference"/>
          <w:sz w:val="22"/>
          <w:szCs w:val="22"/>
        </w:rPr>
        <w:commentReference w:id="348"/>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349" w:name="_7alih1d45osl"/>
      <w:bookmarkEnd w:id="349"/>
      <w:r>
        <w:lastRenderedPageBreak/>
        <w:t>4.1.2</w:t>
        <w:tab/>
        <w:t xml:space="preserve">Observing market </w:t>
      </w:r>
      <w:commentRangeStart w:id="350"/>
      <w:r>
        <w:t>pressure</w:t>
      </w:r>
      <w:commentRangeEnd w:id="350"/>
      <w:r>
        <w:rPr>
          <w:rStyle w:val="CommentReference"/>
          <w:sz w:val="22"/>
          <w:szCs w:val="22"/>
        </w:rPr>
        <w:commentReference w:id="350"/>
      </w:r>
    </w:p>
    <w:p w14:paraId="7357D49F" w14:textId="43271F45" w:rsidR="00EB5DFF" w:rsidRDefault="00EB5DFF" w:rsidP="00EB5DFF">
      <w:r>
        <w:rPr>
          <w:lang w:val="en-US"/>
        </w:rPr>
        <w:t xml:space="preserve">A second external condition frequently observed by marketing managers that affects the adoption of agentic AI is market pressure. </w:t>
      </w:r>
      <w:del w:id="90022" w:author="Claude" w:date="2026-06-14T12:00:00Z">
        <w:r>
          <w:rPr>
            <w:lang w:val="en-US"/>
          </w:rPr>
          <w:delText xml:space="preserve">We define market pressure broadly as</w:delText>
        </w:r>
      </w:del>
      <w:ins w:id="90023" w:author="Claude" w:date="2026-06-14T12:00:00Z">
        <w:r>
          <w:rPr>
            <w:lang w:val="en-US"/>
          </w:rPr>
          <w:t xml:space="preserve">Market pressure is defined broadly as</w:t>
        </w:r>
      </w:ins>
      <w:r>
        <w:rPr>
          <w:lang w:val="en-US"/>
        </w:rPr>
        <w:t xml:space="preserve">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351"/>
      <w:r>
        <w:rPr>
          <w:lang w:val="en-US"/>
        </w:rPr>
        <w:t xml:space="preserve">“to get to parity in the present with what they’re saying they can do”, </w:t>
      </w:r>
      <w:commentRangeEnd w:id="351"/>
      <w:r>
        <w:rPr>
          <w:rStyle w:val="CommentReference"/>
          <w:sz w:val="22"/>
          <w:szCs w:val="22"/>
          <w:lang w:val="en-US"/>
        </w:rPr>
        <w:commentReference w:id="351"/>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352"/>
      <w:r>
        <w:t>Talk to your peers at conferences. I think this needs to happen more on the C-level, that they exchange ideas with their peers, because that’s actually where they will understand the quickest what the benefit is, and this makes it a lot better, right?</w:t>
      </w:r>
    </w:p>
    <w:commentRangeEnd w:id="352"/>
    <w:p w14:paraId="0B401CC2" w14:textId="77777777" w:rsidR="000D2A46" w:rsidRDefault="00683DDC" w:rsidP="00851549">
      <w:pPr>
        <w:rPr>
          <w:lang w:val="en-US"/>
        </w:rPr>
      </w:pPr>
      <w:r>
        <w:rPr>
          <w:rStyle w:val="CommentReference"/>
          <w:sz w:val="22"/>
          <w:szCs w:val="22"/>
        </w:rPr>
        <w:commentReference w:id="352"/>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353"/>
      <w:r>
        <w:t xml:space="preserve">ee 12 notes that “agents of consumers” </w:t>
      </w:r>
      <w:commentRangeEnd w:id="353"/>
      <w:r>
        <w:rPr>
          <w:rStyle w:val="CommentReference"/>
          <w:sz w:val="22"/>
          <w:szCs w:val="22"/>
        </w:rPr>
        <w:commentReference w:id="353"/>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354"/>
      <w:commentRangeStart w:id="355"/>
      <w:commentRangeStart w:id="356"/>
      <w:r>
        <w:t>:</w:t>
      </w:r>
      <w:commentRangeEnd w:id="354"/>
      <w:r>
        <w:rPr>
          <w:rStyle w:val="CommentReference"/>
          <w:sz w:val="22"/>
          <w:szCs w:val="22"/>
        </w:rPr>
        <w:commentReference w:id="354"/>
      </w:r>
      <w:commentRangeEnd w:id="355"/>
      <w:r>
        <w:rPr>
          <w:rStyle w:val="CommentReference"/>
          <w:sz w:val="22"/>
          <w:szCs w:val="22"/>
        </w:rPr>
        <w:commentReference w:id="355"/>
      </w:r>
      <w:commentRangeEnd w:id="356"/>
      <w:r>
        <w:rPr>
          <w:rStyle w:val="CommentReference"/>
          <w:sz w:val="22"/>
          <w:szCs w:val="22"/>
        </w:rPr>
        <w:commentReference w:id="356"/>
      </w:r>
      <w:r>
        <w:t xml:space="preserve"> the need to be visible within AI </w:t>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357"/>
      <w:r>
        <w:rPr>
          <w:lang w:val="en-US"/>
        </w:rPr>
        <w:t xml:space="preserve"> </w:t>
      </w:r>
      <w:commentRangeEnd w:id="357"/>
      <w:r>
        <w:rPr>
          <w:rStyle w:val="CommentReference"/>
          <w:sz w:val="22"/>
          <w:szCs w:val="22"/>
          <w:lang w:val="en-US"/>
        </w:rPr>
        <w:commentReference w:id="357"/>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358"/>
      <w:r>
        <w:rPr>
          <w:lang w:val="en-US"/>
        </w:rPr>
        <w:t>.</w:t>
      </w:r>
      <w:bookmarkStart w:id="359" w:name="_hvgdgrm8c1y2"/>
      <w:bookmarkStart w:id="360" w:name="_Toc231935245"/>
      <w:bookmarkEnd w:id="359"/>
      <w:commentRangeEnd w:id="358"/>
      <w:r>
        <w:rPr>
          <w:rStyle w:val="CommentReference"/>
          <w:sz w:val="22"/>
          <w:szCs w:val="22"/>
          <w:lang w:val="en-US"/>
        </w:rPr>
        <w:commentReference w:id="358"/>
      </w:r>
    </w:p>
    <w:p w14:paraId="5F74CA1A" w14:textId="257D0AD2" w:rsidR="00EB5DFF" w:rsidRDefault="00EB5DFF" w:rsidP="00365B1A">
      <w:pPr>
        <w:pStyle w:val="Heading2"/>
        <w:rPr>
          <w:color w:val="000000"/>
        </w:rPr>
      </w:pPr>
      <w:commentRangeStart w:id="361"/>
      <w:r>
        <w:t>4.2</w:t>
        <w:tab/>
      </w:r>
      <w:commentRangeEnd w:id="361"/>
      <w:r>
        <w:rPr>
          <w:rStyle w:val="CommentReference"/>
          <w:sz w:val="22"/>
          <w:szCs w:val="22"/>
        </w:rPr>
        <w:commentReference w:id="361"/>
      </w:r>
      <w:r>
        <w:t>Navigating the organizational context</w:t>
      </w:r>
      <w:bookmarkEnd w:id="360"/>
    </w:p>
    <w:p w14:paraId="51C34C39" w14:textId="3BFA7813" w:rsidR="003F15B3" w:rsidRDefault="002243F5" w:rsidP="003F15B3">
      <w:pPr>
        <w:rPr>
          <w:lang w:val="en-US"/>
        </w:rPr>
      </w:pPr>
      <w:commentRangeStart w:id="362"/>
      <w:commentRangeStart w:id="363"/>
      <w:commentRangeStart w:id="364"/>
      <w:commentRangeStart w:id="365"/>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lastRenderedPageBreak/>
        <w:t>initiatives; (2) Technical resources, which can be leveraged to implement AI initiatives. However, interaction with external stakeholders is likely necessary to shape or allocate these resources. (3) The compliance framework: this bounds the potential for AI initiatives, and marketing managers do little to influence this framework.</w:t>
      </w:r>
      <w:commentRangeEnd w:id="365"/>
      <w:r>
        <w:rPr>
          <w:rStyle w:val="CommentReference"/>
          <w:sz w:val="22"/>
          <w:szCs w:val="22"/>
          <w:lang w:val="en-US"/>
        </w:rPr>
        <w:commentReference w:id="365"/>
      </w:r>
      <w:commentRangeEnd w:id="364"/>
      <w:r>
        <w:rPr>
          <w:rStyle w:val="CommentReference"/>
          <w:sz w:val="22"/>
          <w:szCs w:val="22"/>
          <w:lang w:val="en-US"/>
        </w:rPr>
        <w:commentReference w:id="364"/>
      </w:r>
      <w:commentRangeEnd w:id="362"/>
      <w:r>
        <w:rPr>
          <w:rStyle w:val="CommentReference"/>
          <w:sz w:val="22"/>
          <w:szCs w:val="22"/>
          <w:lang w:val="en-US"/>
        </w:rPr>
        <w:commentReference w:id="362"/>
      </w:r>
      <w:commentRangeEnd w:id="363"/>
      <w:r>
        <w:rPr>
          <w:rStyle w:val="CommentReference"/>
          <w:sz w:val="22"/>
          <w:szCs w:val="22"/>
          <w:lang w:val="en-US"/>
        </w:rPr>
        <w:commentReference w:id="363"/>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367"/>
      <w:r>
        <w:t xml:space="preserve">bringing people along, stimulating experimentation, and setting direction. </w:t>
      </w:r>
      <w:commentRangeEnd w:id="367"/>
      <w:r>
        <w:rPr>
          <w:rStyle w:val="CommentReference"/>
          <w:sz w:val="22"/>
          <w:szCs w:val="22"/>
        </w:rPr>
        <w:commentReference w:id="367"/>
      </w:r>
    </w:p>
    <w:p w14:paraId="6CB8083E" w14:textId="77777777" w:rsidR="00912B4E" w:rsidRDefault="00912B4E" w:rsidP="00CF4962">
      <w:pPr>
        <w:rPr>
          <w:lang w:val="en-US"/>
        </w:rPr>
      </w:pPr>
      <w:r>
        <w:rPr>
          <w:lang w:val="en-US"/>
        </w:rPr>
        <w:t xml:space="preserve">The most prevalent of these steering activities is </w:t>
      </w:r>
      <w:bookmarkStart w:id="368" w:name="OLE_LINK21"/>
      <w:r>
        <w:rPr>
          <w:i/>
          <w:iCs/>
          <w:lang w:val="en-US"/>
        </w:rPr>
        <w:t>bringing people along</w:t>
      </w:r>
      <w:bookmarkEnd w:id="368"/>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w:t>
        <w:lastRenderedPageBreak/>
        <w:t xml:space="preserve">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lastRenderedPageBreak/>
        <w:t xml:space="preserve">Another aspect in which they steer the marketing department is by </w:t>
      </w:r>
      <w:r>
        <w:rPr>
          <w:i/>
          <w:iCs/>
        </w:rPr>
        <w:t>stimulating experimentation,</w:t>
      </w:r>
      <w:r>
        <w:t xml:space="preserve"> which includes incentivizing and supporting learning through trial and error. 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w:t>
        <w:lastRenderedPageBreak/>
        <w:t>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tab/>
      </w:r>
      <w:commentRangeStart w:id="369"/>
      <w:commentRangeStart w:id="370"/>
      <w:r>
        <w:t>Leveraging technical resources</w:t>
      </w:r>
      <w:commentRangeEnd w:id="369"/>
      <w:r>
        <w:rPr>
          <w:rStyle w:val="CommentReference"/>
          <w:sz w:val="22"/>
          <w:szCs w:val="22"/>
        </w:rPr>
        <w:commentReference w:id="369"/>
      </w:r>
      <w:commentRangeEnd w:id="370"/>
      <w:r>
        <w:rPr>
          <w:rStyle w:val="CommentReference"/>
          <w:sz w:val="22"/>
          <w:szCs w:val="22"/>
        </w:rPr>
        <w:commentReference w:id="370"/>
      </w:r>
    </w:p>
    <w:p w14:paraId="49253E9D" w14:textId="574F1F82" w:rsidR="00C92F6E" w:rsidRDefault="00F7566B" w:rsidP="00C92F6E">
      <w:pPr>
        <w:rPr>
          <w:lang w:val="en-US"/>
        </w:rPr>
      </w:pPr>
      <w:commentRangeStart w:id="372"/>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372"/>
      <w:r>
        <w:rPr>
          <w:rStyle w:val="CommentReference"/>
          <w:sz w:val="22"/>
          <w:szCs w:val="22"/>
          <w:lang w:val="en-US"/>
        </w:rPr>
        <w:commentReference w:id="372"/>
      </w:r>
    </w:p>
    <w:p w14:paraId="077012A8" w14:textId="4A63E5DB" w:rsidR="000775AA" w:rsidRDefault="000775AA" w:rsidP="00EB5DFF">
      <w:r>
        <w:rPr>
          <w:lang w:val="en-US"/>
        </w:rPr>
        <w:lastRenderedPageBreak/>
        <w:t xml:space="preserve">When resource conditions are available, managers can respond by leveraging them to pursue initiatives with agentic AI. </w:t>
      </w:r>
      <w:bookmarkStart w:id="373" w:name="_qy9fnmmddxdy"/>
      <w:bookmarkEnd w:id="373"/>
      <w:r>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374"/>
      <w:r>
        <w:rPr>
          <w:i/>
          <w:iCs/>
          <w:lang w:val="en-US"/>
        </w:rPr>
        <w:t>technical</w:t>
      </w:r>
      <w:commentRangeEnd w:id="374"/>
      <w:r>
        <w:rPr>
          <w:rStyle w:val="CommentReference"/>
          <w:i/>
          <w:iCs/>
          <w:sz w:val="22"/>
          <w:szCs w:val="22"/>
          <w:lang w:val="en-US"/>
        </w:rPr>
        <w:commentReference w:id="374"/>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w:t>
      </w:r>
      <w:del w:id="375" w:author="Beninger, Stefanie" w:date="2026-06-10T12:26:00Z" w16du:dateUtc="2026-06-10T12:26:48Z">
        <w:r>
          <w:rPr>
            <w:lang w:val="en-US"/>
          </w:rPr>
          <w:delText xml:space="preserve"/>
        </w:r>
      </w:del>
      <w:r>
        <w:rPr>
          <w:lang w:val="en-US"/>
        </w:rPr>
        <w:t xml:space="preserve">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3EE1F259"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del w:id="90024" w:author="Claude" w:date="2026-06-14T12:00:00Z">
        <w:r>
          <w:delText xml:space="preserve">we again see more explicit mentions of the lack of this resource than of its utilization</w:delText>
        </w:r>
      </w:del>
      <w:ins w:id="90025" w:author="Claude" w:date="2026-06-14T12:00:00Z">
        <w:r>
          <w:t xml:space="preserve">more explicit mentions of the lack of this resource than of its utilization are again evident</w:t>
        </w:r>
      </w:ins>
      <w:r>
        <w:t xml:space="preserve">.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376"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377" w:name="OLE_LINK9"/>
      <w:bookmarkEnd w:id="376"/>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tab/>
      </w:r>
      <w:commentRangeStart w:id="378"/>
      <w:r>
        <w:t xml:space="preserve">Dealing with </w:t>
      </w:r>
      <w:bookmarkEnd w:id="377"/>
      <w:commentRangeEnd w:id="378"/>
      <w:r>
        <w:rPr>
          <w:rStyle w:val="CommentReference"/>
          <w:sz w:val="22"/>
          <w:szCs w:val="22"/>
        </w:rPr>
        <w:commentReference w:id="378"/>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379"/>
      <w:commentRangeStart w:id="380"/>
      <w:r>
        <w:rPr>
          <w:lang w:val="en-US"/>
        </w:rPr>
        <w:t xml:space="preserve"> </w:t>
      </w:r>
      <w:commentRangeStart w:id="381"/>
      <w:r>
        <w:rPr>
          <w:lang w:val="en-US"/>
        </w:rPr>
        <w:t xml:space="preserve">Marketing managers seem to accept the </w:t>
      </w:r>
      <w:r>
        <w:t xml:space="preserve">compliance </w:t>
      </w:r>
      <w:r>
        <w:rPr>
          <w:lang w:val="en-US"/>
        </w:rPr>
        <w:t xml:space="preserve">frameworks as they are; no </w:t>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381"/>
      <w:r>
        <w:rPr>
          <w:rStyle w:val="CommentReference"/>
          <w:sz w:val="22"/>
          <w:szCs w:val="22"/>
          <w:lang w:val="en-US"/>
        </w:rPr>
        <w:commentReference w:id="381"/>
      </w:r>
      <w:r>
        <w:rPr>
          <w:lang w:val="en-US"/>
        </w:rPr>
        <w:t>Interviewee 13 observed a pattern in large enterprises:</w:t>
      </w:r>
      <w:commentRangeEnd w:id="379"/>
      <w:r>
        <w:rPr>
          <w:rStyle w:val="CommentReference"/>
          <w:sz w:val="22"/>
          <w:szCs w:val="22"/>
        </w:rPr>
        <w:commentReference w:id="379"/>
      </w:r>
      <w:commentRangeEnd w:id="380"/>
      <w:r>
        <w:rPr>
          <w:rStyle w:val="CommentReference"/>
          <w:sz w:val="22"/>
          <w:szCs w:val="22"/>
        </w:rPr>
        <w:commentReference w:id="380"/>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382"/>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383" w:name="_Toc231935246"/>
      <w:commentRangeEnd w:id="382"/>
      <w:r>
        <w:rPr>
          <w:rStyle w:val="CommentReference"/>
          <w:sz w:val="22"/>
          <w:szCs w:val="22"/>
        </w:rPr>
        <w:commentReference w:id="382"/>
      </w:r>
      <w:r>
        <w:t>4.3</w:t>
        <w:tab/>
        <w:t>Applying agentic AI</w:t>
      </w:r>
      <w:bookmarkEnd w:id="383"/>
    </w:p>
    <w:p w14:paraId="79DDC5BA" w14:textId="4F2B2B35" w:rsidR="003E1EC3" w:rsidRDefault="004C5620" w:rsidP="003E1EC3">
      <w:pPr>
        <w:rPr>
          <w:lang w:val="en-US"/>
        </w:rPr>
      </w:pPr>
      <w:r>
        <w:rPr>
          <w:lang w:val="en-US"/>
        </w:rPr>
        <w:t xml:space="preserve">Applying agentic AI refers to using or implementing agentic AI systems within the organization. </w:t>
      </w:r>
      <w:del w:id="90026" w:author="Claude" w:date="2026-06-14T12:00:00Z">
        <w:r>
          <w:rPr>
            <w:lang w:val="en-US"/>
          </w:rPr>
          <w:delText xml:space="preserve">We analyze key use cases used within the marketing department</w:delText>
        </w:r>
      </w:del>
      <w:ins w:id="90027" w:author="Claude" w:date="2026-06-14T12:00:00Z">
        <w:r>
          <w:rPr>
            <w:lang w:val="en-US"/>
          </w:rPr>
          <w:t xml:space="preserve">Key use cases used within the marketing department are analyzed</w:t>
        </w:r>
      </w:ins>
      <w:r>
        <w:rPr>
          <w:lang w:val="en-US"/>
        </w:rPr>
        <w:t xml:space="preserve">,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tab/>
      </w:r>
      <w:r>
        <w:t>Generating</w:t>
      </w:r>
      <w:r>
        <w:rPr>
          <w:lang w:val="en-US"/>
        </w:rPr>
        <w:t xml:space="preserve"> insights</w:t>
      </w:r>
    </w:p>
    <w:p w14:paraId="2838A100" w14:textId="1EC03B2E" w:rsidR="00EB5DFF" w:rsidRDefault="00EB5DFF" w:rsidP="00EB5DFF">
      <w:r>
        <w:rPr>
          <w:lang w:val="en-US"/>
        </w:rPr>
        <w:t xml:space="preserve">Marketers can use agentic AI to </w:t>
      </w:r>
      <w:r>
        <w:rPr>
          <w:i/>
          <w:iCs/>
          <w:lang w:val="en-US"/>
        </w:rPr>
        <w:t>gather insights</w:t>
      </w:r>
      <w:r>
        <w:rPr>
          <w:lang w:val="en-US"/>
        </w:rPr>
        <w:t xml:space="preserve">, </w:t>
      </w:r>
      <w:del w:id="90028" w:author="Claude" w:date="2026-06-14T12:00:00Z">
        <w:r>
          <w:rPr>
            <w:lang w:val="en-US"/>
          </w:rPr>
          <w:delText xml:space="preserve">which we define as performing analytics</w:delText>
        </w:r>
      </w:del>
      <w:ins w:id="90029" w:author="Claude" w:date="2026-06-14T12:00:00Z">
        <w:r>
          <w:rPr>
            <w:lang w:val="en-US"/>
          </w:rPr>
          <w:t xml:space="preserve">which is defined as performing analytics</w:t>
        </w:r>
      </w:ins>
      <w:r>
        <w:rPr>
          <w:lang w:val="en-US"/>
        </w:rPr>
        <w:t xml:space="preserve">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645790A6"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384"/>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lastRenderedPageBreak/>
        <w:t xml:space="preserve">tools reached the opposite verdict: “once you have to have more creativity in the output and also if it needs to be on brand […] AI still falls very, very short.” </w:t>
      </w:r>
      <w:commentRangeEnd w:id="384"/>
      <w:r>
        <w:rPr>
          <w:rStyle w:val="CommentReference"/>
          <w:sz w:val="22"/>
          <w:szCs w:val="22"/>
        </w:rPr>
        <w:commentReference w:id="384"/>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lastRenderedPageBreak/>
        <w:t xml:space="preserve">work is a stack of workflows, then most processes can be split into six or eight steps, and in some of those steps AI is </w:t>
      </w:r>
      <w:commentRangeStart w:id="385"/>
      <w:r>
        <w:rPr>
          <w:lang w:val="en-US"/>
        </w:rPr>
        <w:t>used</w:t>
      </w:r>
      <w:commentRangeEnd w:id="385"/>
      <w:r>
        <w:rPr>
          <w:rStyle w:val="CommentReference"/>
          <w:sz w:val="22"/>
          <w:szCs w:val="22"/>
          <w:lang w:val="en-US"/>
        </w:rPr>
        <w:commentReference w:id="385"/>
      </w:r>
      <w:r>
        <w:rPr>
          <w:lang w:val="en-US"/>
        </w:rPr>
        <w:t>.”</w:t>
      </w:r>
    </w:p>
    <w:p w14:paraId="7AA0FD91" w14:textId="25AD21E1" w:rsidR="00EB5DFF" w:rsidRPr="00B47F2E" w:rsidRDefault="00EB5DFF" w:rsidP="00EB5DFF">
      <w:commentRangeStart w:id="386"/>
      <w:r>
        <w:rPr>
          <w:lang w:val="en-US"/>
        </w:rPr>
        <w:t xml:space="preserve"> Likewise, interviewee 13 </w:t>
      </w:r>
      <w:commentRangeStart w:id="387"/>
      <w:r>
        <w:rPr>
          <w:lang w:val="en-US"/>
        </w:rPr>
        <w:t>described</w:t>
      </w:r>
      <w:commentRangeEnd w:id="387"/>
      <w:r>
        <w:rPr>
          <w:rStyle w:val="CommentReference"/>
          <w:sz w:val="22"/>
          <w:szCs w:val="22"/>
          <w:lang w:val="en-US"/>
        </w:rPr>
        <w:commentReference w:id="387"/>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386"/>
      <w:r>
        <w:rPr>
          <w:rStyle w:val="CommentReference"/>
          <w:sz w:val="22"/>
          <w:szCs w:val="22"/>
        </w:rPr>
        <w:commentReference w:id="386"/>
      </w:r>
    </w:p>
    <w:p w14:paraId="2884D970" w14:textId="1AA09C58" w:rsidR="007F525D" w:rsidRDefault="007F525D" w:rsidP="007F525D">
      <w:pPr>
        <w:pStyle w:val="Heading3"/>
        <w:rPr>
          <w:lang w:val="en-US"/>
        </w:rPr>
      </w:pPr>
      <w:r>
        <w:rPr>
          <w:lang w:val="en-US"/>
        </w:rPr>
        <w:t>4.3.4</w:t>
        <w:tab/>
        <w:t xml:space="preserve">Employing customer-facing agents. </w:t>
      </w:r>
    </w:p>
    <w:p w14:paraId="0D2C9858" w14:textId="799B25C4" w:rsidR="00EB5DFF" w:rsidRDefault="00EA3718" w:rsidP="00EB5DFF">
      <w:r>
        <w:rPr>
          <w:lang w:val="en-US"/>
        </w:rPr>
        <w:t xml:space="preserve">Marketing teams might also be </w:t>
      </w:r>
      <w:r>
        <w:rPr>
          <w:i/>
          <w:iCs/>
          <w:lang w:val="en-US"/>
        </w:rPr>
        <w:t>employing customer-facing agents</w:t>
      </w:r>
      <w:r>
        <w:rPr>
          <w:lang w:val="en-US"/>
        </w:rPr>
        <w:t xml:space="preserve"> with refers to letting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716CE859" w:rsidR="00E52D08" w:rsidRDefault="00EB5DFF" w:rsidP="00B51D9A">
      <w:bookmarkStart w:id="388"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p>
    <w:bookmarkEnd w:id="388"/>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389" w:name="_Toc231935247"/>
      <w:r>
        <w:t>4.4</w:t>
        <w:tab/>
        <w:t>Obtaining value o</w:t>
      </w:r>
      <w:commentRangeStart w:id="390"/>
      <w:commentRangeStart w:id="391"/>
      <w:r>
        <w:t>utcomes</w:t>
      </w:r>
      <w:bookmarkEnd w:id="389"/>
      <w:commentRangeEnd w:id="390"/>
      <w:r>
        <w:rPr>
          <w:rStyle w:val="CommentReference"/>
          <w:sz w:val="22"/>
          <w:szCs w:val="22"/>
        </w:rPr>
        <w:commentReference w:id="390"/>
      </w:r>
      <w:commentRangeEnd w:id="391"/>
      <w:r>
        <w:rPr>
          <w:rStyle w:val="CommentReference"/>
          <w:sz w:val="22"/>
          <w:szCs w:val="22"/>
        </w:rPr>
        <w:commentReference w:id="391"/>
      </w:r>
    </w:p>
    <w:p w14:paraId="235EA938" w14:textId="08892E88" w:rsidR="00EB5DFF" w:rsidRDefault="00EB5DFF" w:rsidP="00EB5DFF">
      <w:commentRangeStart w:id="392"/>
      <w:r>
        <w:t xml:space="preserve">Applying agentic AI creates outcomes for the organization. </w:t>
      </w:r>
      <w:del w:id="90030" w:author="Claude" w:date="2026-06-14T12:00:00Z">
        <w:r>
          <w:delText xml:space="preserve">We analyze these from a value perspective</w:delText>
        </w:r>
      </w:del>
      <w:ins w:id="90031" w:author="Claude" w:date="2026-06-14T12:00:00Z">
        <w:r>
          <w:t xml:space="preserve">These are analyzed from a value perspective</w:t>
        </w:r>
      </w:ins>
      <w:r>
        <w:t xml:space="preser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w:t>
      </w:r>
      <w:del w:id="90032" w:author="Claude" w:date="2026-06-14T12:00:00Z">
        <w:r>
          <w:delText xml:space="preserve">we also split costs into two categories</w:delText>
        </w:r>
      </w:del>
      <w:ins w:id="90033" w:author="Claude" w:date="2026-06-14T12:00:00Z">
        <w:r>
          <w:t xml:space="preserve">costs are also split into two categories</w:t>
        </w:r>
      </w:ins>
      <w:r>
        <w:t xml:space="preserve">: sacrifices and risks. </w:t>
      </w:r>
      <w:del w:id="90200" w:author="Claude" w:date="2026-06-14T12:00:00Z">
        <w:r>
          <w:delText xml:space="preserve">We define </w:delText>
        </w:r>
      </w:del>
      <w:del w:id="90202" w:author="Claude" w:date="2026-06-14T12:00:00Z">
        <w:r>
          <w:rPr>
            <w:i/>
            <w:iCs/>
          </w:rPr>
          <w:delText xml:space="preserve">sacrifices </w:delText>
        </w:r>
      </w:del>
      <w:ins w:id="90203" w:author="Claude" w:date="2026-06-14T12:00:00Z">
        <w:r>
          <w:rPr>
            <w:i/>
            <w:iCs/>
          </w:rPr>
          <w:t xml:space="preserve">Sacrifices </w:t>
        </w:r>
      </w:ins>
      <w:del w:id="90204" w:author="Claude" w:date="2026-06-14T12:00:00Z">
        <w:r>
          <w:delText xml:space="preserve">as </w:delText>
        </w:r>
      </w:del>
      <w:ins w:id="90205" w:author="Claude" w:date="2026-06-14T12:00:00Z">
        <w:r>
          <w:t xml:space="preserve">are defined as </w:t>
        </w:r>
      </w:ins>
      <w:r>
        <w:t xml:space="preserve">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392"/>
      <w:r>
        <w:rPr>
          <w:rStyle w:val="CommentReference"/>
          <w:sz w:val="22"/>
          <w:szCs w:val="22"/>
        </w:rPr>
        <w:commentReference w:id="392"/>
      </w:r>
    </w:p>
    <w:p w14:paraId="018E7F72" w14:textId="77777777" w:rsidR="00EB5DFF" w:rsidRPr="00F9706B" w:rsidRDefault="00EB5DFF" w:rsidP="00EB5DFF">
      <w:pPr>
        <w:pStyle w:val="Heading3"/>
      </w:pPr>
      <w:r>
        <w:t>4.4.1</w:t>
        <w:tab/>
      </w:r>
      <w:commentRangeStart w:id="393"/>
      <w:commentRangeStart w:id="394"/>
      <w:r>
        <w:t>Benefits</w:t>
      </w:r>
      <w:commentRangeEnd w:id="393"/>
      <w:r>
        <w:rPr>
          <w:rStyle w:val="CommentReference"/>
          <w:sz w:val="22"/>
          <w:szCs w:val="22"/>
        </w:rPr>
        <w:commentReference w:id="393"/>
      </w:r>
      <w:commentRangeEnd w:id="394"/>
      <w:r>
        <w:rPr>
          <w:rStyle w:val="CommentReference"/>
          <w:sz w:val="22"/>
          <w:szCs w:val="22"/>
        </w:rPr>
        <w:commentReference w:id="394"/>
      </w:r>
    </w:p>
    <w:p w14:paraId="52BBF16F" w14:textId="009FC399" w:rsidR="00EB5DFF" w:rsidRPr="00F9706B" w:rsidRDefault="00EB5DFF" w:rsidP="00EB5DFF">
      <w:r>
        <w:rPr>
          <w:lang w:val="en-US"/>
        </w:rPr>
        <w:t>Benefits from agentic AI in marketing cluster around four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395"/>
      <w:r>
        <w:rPr>
          <w:i/>
          <w:iCs/>
          <w:lang w:val="en-US"/>
        </w:rPr>
        <w:t>Efficiency</w:t>
      </w:r>
      <w:commentRangeEnd w:id="395"/>
      <w:r>
        <w:rPr>
          <w:rStyle w:val="CommentReference"/>
          <w:i/>
          <w:iCs/>
          <w:sz w:val="22"/>
          <w:szCs w:val="22"/>
          <w:lang w:val="en-US"/>
        </w:rPr>
        <w:commentReference w:id="395"/>
      </w:r>
      <w:r>
        <w:rPr>
          <w:i/>
          <w:iCs/>
          <w:lang w:val="en-US"/>
        </w:rPr>
        <w:t xml:space="preserve">, </w:t>
      </w:r>
      <w:r>
        <w:rPr>
          <w:lang w:val="en-US"/>
        </w:rPr>
        <w:t xml:space="preserve"/>
      </w:r>
      <w:del w:id="90034" w:author="Claude" w:date="2026-06-14T12:00:00Z">
        <w:r>
          <w:rPr>
            <w:lang w:val="en-US"/>
          </w:rPr>
          <w:delText xml:space="preserve">which we define as the ability to perform</w:delText>
        </w:r>
      </w:del>
      <w:ins w:id="90035" w:author="Claude" w:date="2026-06-14T12:00:00Z">
        <w:r>
          <w:rPr>
            <w:lang w:val="en-US"/>
          </w:rPr>
          <w:t xml:space="preserve">defined as the ability to perform</w:t>
        </w:r>
      </w:ins>
      <w:r>
        <w:rPr>
          <w:lang w:val="en-US"/>
        </w:rPr>
        <w:t xml:space="preserve"> a unit of work with less effort, forms the largest and most consistently described benefit. This might take the form of doing more with </w:t>
        <w:lastRenderedPageBreak/>
        <w:t xml:space="preserve">the 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396"/>
      <w:r>
        <w:rPr>
          <w:i/>
          <w:iCs/>
          <w:lang w:val="en-US"/>
        </w:rPr>
        <w:t>Scale</w:t>
      </w:r>
      <w:commentRangeEnd w:id="396"/>
      <w:r>
        <w:rPr>
          <w:rStyle w:val="CommentReference"/>
          <w:sz w:val="22"/>
          <w:szCs w:val="22"/>
          <w:lang w:val="en-US"/>
        </w:rPr>
        <w:commentReference w:id="396"/>
      </w:r>
      <w:r>
        <w:rPr>
          <w:lang w:val="en-US"/>
        </w:rPr>
        <w:t xml:space="preserve"> refers to the ability of doing more units of work with the same amount of work; typically, this requires the units of work to be of a similar nature and typically requires operations to be performed in bulk.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7777777"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w:t>
      </w:r>
      <w:ins w:id="397" w:author="Claude" w:date="2026-06-13T17:10:00Z">
        <w:r>
          <w:t xml:space="preserve"> </w:t>
        </w:r>
      </w:ins>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721BBCF4" w:rsidR="00057D44" w:rsidRDefault="00EB5DFF" w:rsidP="00057D44">
      <w:r>
        <w:rPr>
          <w:lang w:val="en-US"/>
        </w:rPr>
        <w:t xml:space="preserve">Improvements in </w:t>
      </w:r>
      <w:r>
        <w:rPr>
          <w:i/>
          <w:iCs/>
          <w:lang w:val="en-US"/>
        </w:rPr>
        <w:t>quality of output</w:t>
      </w:r>
      <w:r>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tab/>
      </w:r>
      <w:commentRangeStart w:id="398"/>
      <w:r>
        <w:t>Sacrifices</w:t>
      </w:r>
      <w:commentRangeEnd w:id="398"/>
      <w:r>
        <w:rPr>
          <w:rStyle w:val="CommentReference"/>
          <w:sz w:val="22"/>
          <w:szCs w:val="22"/>
        </w:rPr>
        <w:commentReference w:id="398"/>
      </w:r>
    </w:p>
    <w:p w14:paraId="0A79EDF4" w14:textId="77777777" w:rsidR="00500D40" w:rsidRDefault="00EB5DFF" w:rsidP="00903962">
      <w:pPr>
        <w:rPr>
          <w:lang w:val="en-US"/>
        </w:rPr>
      </w:pPr>
      <w:r>
        <w:rPr>
          <w:lang w:val="en-US"/>
        </w:rPr>
        <w:t>Alongside benefits, participants describe a set of sacrifices</w:t>
      </w:r>
      <w:bookmarkStart w:id="399" w:name="OLE_LINK6"/>
      <w:r>
        <w:rPr>
          <w:lang w:val="en-US"/>
        </w:rPr>
        <w:t>; things that are knowingly given up or altered as a consequence of AI adoption</w:t>
      </w:r>
      <w:bookmarkEnd w:id="399"/>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w:t>
        <w:lastRenderedPageBreak/>
        <w:t xml:space="preserve">costs. Interviewee 7 noted: “AI is also very expensive. That’s something that we don’t take into 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Pr>
          <w:lang w:val="en-US"/>
        </w:rPr>
        <w:lastRenderedPageBreak/>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Pr>
          <w:lang w:val="en-US"/>
        </w:rPr>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400"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4100866A" w14:textId="4C3172AA" w:rsidR="00C670BD" w:rsidRDefault="00193055" w:rsidP="00C670BD">
      <w:pPr>
        <w:rPr>
          <w:lang w:val="en-US"/>
        </w:rPr>
      </w:pPr>
      <w:r>
        <w:rPr>
          <w:lang w:val="en-US"/>
        </w:rPr>
        <w:t xml:space="preserve">The examples seem to indicate that brand risk is not a question about whether you are using AI, but rather how you are using AI. </w:t>
      </w:r>
      <w:commentRangeStart w:id="401"/>
      <w:commentRangeStart w:id="402"/>
      <w:commentRangeStart w:id="403"/>
      <w:r>
        <w:rPr>
          <w:lang w:val="en-US"/>
        </w:rPr>
        <w:t xml:space="preserve">Furthermore, the organizations most exposed to AI-driven brand risk are therefore also the ones with the strongest incentive to invest in AI-driven brand control. </w:t>
      </w:r>
      <w:bookmarkEnd w:id="400"/>
      <w:commentRangeEnd w:id="401"/>
      <w:r>
        <w:rPr>
          <w:rStyle w:val="CommentReference"/>
          <w:sz w:val="22"/>
          <w:szCs w:val="22"/>
          <w:lang w:val="en-US"/>
        </w:rPr>
        <w:commentReference w:id="401"/>
      </w:r>
      <w:commentRangeEnd w:id="402"/>
      <w:r>
        <w:rPr>
          <w:rStyle w:val="CommentReference"/>
          <w:sz w:val="22"/>
          <w:szCs w:val="22"/>
          <w:lang w:val="en-US"/>
        </w:rPr>
        <w:commentReference w:id="402"/>
      </w:r>
      <w:commentRangeEnd w:id="403"/>
      <w:r>
        <w:rPr>
          <w:rStyle w:val="CommentReference"/>
          <w:sz w:val="22"/>
          <w:szCs w:val="22"/>
          <w:lang w:val="en-US"/>
        </w:rPr>
        <w:commentReference w:id="403"/>
      </w:r>
    </w:p>
    <w:p w14:paraId="76FCE0E6" w14:textId="77777777" w:rsidR="006F2E75" w:rsidRDefault="00000000">
      <w:commentRangeStart w:id="404"/>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404"/>
      <w:r>
        <w:rPr>
          <w:rStyle w:val="CommentReference"/>
          <w:sz w:val="22"/>
          <w:szCs w:val="22"/>
        </w:rPr>
        <w:commentReference w:id="404"/>
      </w:r>
    </w:p>
    <w:p w14:paraId="3FC15969" w14:textId="77777777" w:rsidR="00880ADC" w:rsidRDefault="00880ADC">
      <w:pPr>
        <w:rPr>
          <w:b/>
        </w:rPr>
      </w:pPr>
      <w:r>
        <w:rPr>
          <w:b/>
        </w:rPr>
        <w:lastRenderedPageBreak/>
        <w:br w:type="page"/>
      </w:r>
    </w:p>
    <w:p w14:paraId="4C426A66" w14:textId="39BA6BAB" w:rsidR="00EB5DFF" w:rsidRDefault="00EB5DFF" w:rsidP="00EB5DFF">
      <w:pPr>
        <w:ind w:firstLine="0"/>
      </w:pPr>
      <w:commentRangeStart w:id="405"/>
      <w:commentRangeStart w:id="406"/>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C670BD" w:rsidP="00DA506C">
      <w:bookmarkStart w:id="407" w:name="_Toc231935248"/>
      <w:commentRangeEnd w:id="405"/>
      <w:r>
        <w:rPr>
          <w:rStyle w:val="CommentReference"/>
          <w:sz w:val="22"/>
          <w:szCs w:val="22"/>
        </w:rPr>
        <w:commentReference w:id="405"/>
      </w:r>
      <w:commentRangeEnd w:id="406"/>
      <w:r>
        <w:rPr>
          <w:rStyle w:val="CommentReference"/>
          <w:sz w:val="22"/>
          <w:szCs w:val="22"/>
        </w:rPr>
        <w:commentReference w:id="406"/>
      </w:r>
    </w:p>
    <w:p w14:paraId="4AAA27B2" w14:textId="77777777" w:rsidR="0032746D" w:rsidRDefault="0032746D">
      <w:pPr>
        <w:rPr>
          <w:b/>
          <w:bCs/>
          <w:color w:val="00312A"/>
        </w:rPr>
      </w:pPr>
      <w:bookmarkStart w:id="409" w:name="_Toc231935249"/>
      <w:bookmarkEnd w:id="407"/>
      <w:r>
        <w:rPr>
          <w:color w:val="00312A"/>
        </w:rPr>
        <w:br w:type="page"/>
      </w:r>
    </w:p>
    <w:p w14:paraId="32A19B04" w14:textId="6C81CD34" w:rsidR="00EB5DFF" w:rsidRDefault="00EB5DFF" w:rsidP="00EB5DFF">
      <w:pPr>
        <w:pStyle w:val="Heading1"/>
        <w:rPr>
          <w:color w:val="00312A"/>
        </w:rPr>
      </w:pPr>
      <w:r>
        <w:rPr>
          <w:color w:val="00312A"/>
        </w:rPr>
        <w:lastRenderedPageBreak/>
        <w:t>5.</w:t>
        <w:tab/>
        <w:t>Discussion</w:t>
      </w:r>
      <w:bookmarkEnd w:id="409"/>
    </w:p>
    <w:p w14:paraId="2C3C3910" w14:textId="7D33C854" w:rsidR="00211E4B" w:rsidRPr="00EA14C2" w:rsidRDefault="00EB5DFF" w:rsidP="00211E4B">
      <w:commentRangeStart w:id="410"/>
      <w:r>
        <w:rPr>
          <w:lang w:val="en-US"/>
        </w:rPr>
        <w:t xml:space="preserve">This study set out to understand how marketing managers create value with agentic AI. </w:t>
      </w:r>
      <w:commentRangeStart w:id="411"/>
      <w:r>
        <w:rPr>
          <w:lang w:val="en-US"/>
        </w:rPr>
        <w:t xml:space="preserve"> </w:t>
      </w:r>
      <w:commentRangeEnd w:id="411"/>
      <w:r>
        <w:rPr>
          <w:rStyle w:val="CommentReference"/>
          <w:sz w:val="22"/>
          <w:szCs w:val="22"/>
          <w:lang w:val="en-US"/>
        </w:rPr>
        <w:commentReference w:id="411"/>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412"/>
      <w:commentRangeStart w:id="413"/>
      <w:r>
        <w:rPr>
          <w:lang w:val="en-US"/>
        </w:rPr>
        <w:t xml:space="preserve">generative AI </w:t>
      </w:r>
      <w:commentRangeEnd w:id="412"/>
      <w:r>
        <w:rPr>
          <w:rStyle w:val="CommentReference"/>
          <w:sz w:val="22"/>
          <w:szCs w:val="22"/>
          <w:lang w:val="en-US"/>
        </w:rPr>
        <w:commentReference w:id="412"/>
      </w:r>
      <w:commentRangeEnd w:id="413"/>
      <w:r>
        <w:rPr>
          <w:rStyle w:val="CommentReference"/>
          <w:sz w:val="22"/>
          <w:szCs w:val="22"/>
          <w:lang w:val="en-US"/>
        </w:rPr>
        <w:commentReference w:id="413"/>
      </w:r>
      <w:r>
        <w:rPr>
          <w:lang w:val="en-US"/>
        </w:rPr>
        <w:t xml:space="preserve">(e.g. Wahid et al., 2023; Grewal et al., 2025; Abou Elgheit, </w:t>
      </w:r>
      <w:commentRangeStart w:id="414"/>
      <w:r>
        <w:rPr>
          <w:lang w:val="en-US"/>
        </w:rPr>
        <w:t>2025</w:t>
      </w:r>
      <w:commentRangeEnd w:id="414"/>
      <w:r>
        <w:rPr>
          <w:rStyle w:val="CommentReference"/>
          <w:sz w:val="22"/>
          <w:szCs w:val="22"/>
          <w:lang w:val="en-US"/>
        </w:rPr>
        <w:commentReference w:id="414"/>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415"/>
      <w:r>
        <w:rPr>
          <w:lang w:val="en-US"/>
        </w:rPr>
        <w:t>agentic</w:t>
      </w:r>
      <w:commentRangeEnd w:id="415"/>
      <w:r>
        <w:rPr>
          <w:rStyle w:val="CommentReference"/>
          <w:sz w:val="22"/>
          <w:szCs w:val="22"/>
          <w:lang w:val="en-US"/>
        </w:rPr>
        <w:commentReference w:id="415"/>
      </w:r>
      <w:r>
        <w:rPr>
          <w:lang w:val="en-US"/>
        </w:rPr>
        <w:t xml:space="preserve"> AI. </w:t>
      </w:r>
      <w:commentRangeEnd w:id="410"/>
      <w:r>
        <w:rPr>
          <w:rStyle w:val="CommentReference"/>
          <w:sz w:val="22"/>
          <w:szCs w:val="22"/>
        </w:rPr>
        <w:commentReference w:id="410"/>
      </w:r>
    </w:p>
    <w:p w14:paraId="267AE2C8" w14:textId="77777777" w:rsidR="00EB5DFF" w:rsidRDefault="00EB5DFF" w:rsidP="00EB5DFF">
      <w:pPr>
        <w:pStyle w:val="Heading2"/>
      </w:pPr>
      <w:bookmarkStart w:id="416" w:name="_Toc231935250"/>
      <w:r>
        <w:t>5.1</w:t>
        <w:tab/>
        <w:t>Contributions to Theory</w:t>
      </w:r>
      <w:bookmarkEnd w:id="416"/>
    </w:p>
    <w:p w14:paraId="60B14702" w14:textId="31CDD8F7" w:rsidR="00EB5DFF" w:rsidRPr="00EA14C2" w:rsidRDefault="00EB5DFF" w:rsidP="00A13249">
      <w:commentRangeStart w:id="417"/>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417"/>
      <w:r>
        <w:rPr>
          <w:rStyle w:val="CommentReference"/>
          <w:sz w:val="22"/>
          <w:szCs w:val="22"/>
        </w:rPr>
        <w:commentReference w:id="417"/>
      </w:r>
    </w:p>
    <w:p w14:paraId="227E70D0" w14:textId="0539E269" w:rsidR="00345929" w:rsidRPr="00EA14C2" w:rsidDel="007F443F" w:rsidRDefault="00345929" w:rsidP="007F443F">
      <w:pPr>
        <w:rPr>
          <w:del w:id="418" w:author="Luttik, Daan" w:date="2026-06-14T09:49:00Z" w16du:dateUtc="2026-06-14T07:49:00Z"/>
        </w:rPr>
      </w:pPr>
      <w:bookmarkStart w:id="419" w:name="OLE_LINK2"/>
      <w:r>
        <w:rPr>
          <w:lang w:val="en-US"/>
        </w:rPr>
        <w:t xml:space="preserve">The data shows that similar use cases can yield very different outcomes across organizations. </w:t>
      </w:r>
      <w:del w:id="90036" w:author="Claude" w:date="2026-06-14T12:00:00Z">
        <w:r>
          <w:rPr>
            <w:lang w:val="en-US"/>
          </w:rPr>
          <w:delText xml:space="preserve">Based on our analysis</w:delText>
        </w:r>
      </w:del>
      <w:ins w:id="90037" w:author="Claude" w:date="2026-06-14T12:00:00Z">
        <w:r>
          <w:rPr>
            <w:lang w:val="en-US"/>
          </w:rPr>
          <w:t xml:space="preserve">Based on this analysis</w:t>
        </w:r>
      </w:ins>
      <w:r>
        <w:rPr>
          <w:lang w:val="en-US"/>
        </w:rPr>
        <w:t xml:space="preserve">, the organizational context plays a vital role in the successful implementation and use of agentic AI, including, e.g., the availability of accessible data and the competencies necessary to implement or use AI. </w:t>
      </w:r>
      <w:del w:id="90038" w:author="Claude" w:date="2026-06-14T12:00:00Z">
        <w:r>
          <w:rPr>
            <w:lang w:val="en-US"/>
          </w:rPr>
          <w:delText xml:space="preserve">We describe how marketing managers navigate these conditions</w:delText>
        </w:r>
      </w:del>
      <w:ins w:id="90039" w:author="Claude" w:date="2026-06-14T12:00:00Z">
        <w:r>
          <w:rPr>
            <w:lang w:val="en-US"/>
          </w:rPr>
          <w:t xml:space="preserve">How marketing managers navigate these conditions is described</w:t>
        </w:r>
      </w:ins>
      <w:r>
        <w:rPr>
          <w:lang w:val="en-US"/>
        </w:rPr>
        <w:t xml:space="preserve">. Navigating includes key managerial behaviors, such as bringing people along, that play a vital role in providing the necessary context for the successful implementation and use of agentic AI</w:t>
      </w:r>
      <w:bookmarkEnd w:id="419"/>
      <w:r>
        <w:rPr>
          <w:lang w:val="en-US"/>
        </w:rPr>
        <w:t>.</w:t>
      </w:r>
      <w:commentRangeStart w:id="420"/>
      <w:commentRangeEnd w:id="420"/>
      <w:del w:id="421" w:author="Luttik, Daan" w:date="2026-06-14T09:49:00Z" w16du:dateUtc="2026-06-14T07:49:00Z">
        <w:r>
          <w:rPr>
            <w:rStyle w:val="CommentReference"/>
            <w:sz w:val="22"/>
            <w:szCs w:val="22"/>
          </w:rPr>
          <w:commentReference w:id="420"/>
        </w:r>
      </w:del>
    </w:p>
    <w:p w14:paraId="0BFDFC22" w14:textId="01835CBA" w:rsidR="00EB5DFF" w:rsidRPr="00EA14C2" w:rsidRDefault="00EB5DFF" w:rsidP="007F443F">
      <w:commentRangeStart w:id="422"/>
      <w:del w:id="423" w:author="Luttik, Daan" w:date="2026-06-14T09:49:00Z" w16du:dateUtc="2026-06-14T07:49:00Z">
        <w:r>
          <w:lastRenderedPageBreak/>
          <w:delText>Running through the chain is a set of paradoxes, in which the technology that generates a problem also supplies the means to manage it.</w:delText>
        </w:r>
      </w:del>
      <w:commentRangeEnd w:id="422"/>
      <w:r>
        <w:rPr>
          <w:rStyle w:val="CommentReference"/>
          <w:sz w:val="22"/>
          <w:szCs w:val="22"/>
        </w:rPr>
        <w:commentReference w:id="422"/>
      </w:r>
    </w:p>
    <w:p w14:paraId="29BE671D" w14:textId="7F0D410C" w:rsidR="00EB5DFF" w:rsidRPr="002779EF" w:rsidDel="00346E28" w:rsidRDefault="00EB5DFF" w:rsidP="00EB5DFF">
      <w:pPr>
        <w:pStyle w:val="Heading3"/>
        <w:rPr>
          <w:del w:id="424" w:author="Luttik, Daan" w:date="2026-06-13T21:29:00Z" w16du:dateUtc="2026-06-13T19:29:00Z"/>
        </w:rPr>
      </w:pPr>
      <w:del w:id="425" w:author="Luttik, Daan" w:date="2026-06-13T21:29:00Z" w16du:dateUtc="2026-06-13T19:29:00Z">
        <w:r>
          <w:delText>5.1.1</w:delText>
          <w:tab/>
          <w:delText xml:space="preserve">Agentic AI </w:delText>
        </w:r>
        <w:commentRangeStart w:id="426"/>
        <w:r>
          <w:delText>value</w:delText>
        </w:r>
        <w:commentRangeEnd w:id="426"/>
        <w:r>
          <w:rPr>
            <w:rStyle w:val="CommentReference"/>
            <w:sz w:val="22"/>
            <w:szCs w:val="22"/>
          </w:rPr>
          <w:commentReference w:id="426"/>
        </w:r>
        <w:r>
          <w:delText xml:space="preserve"> creation as a continuation of digital transformation.</w:delText>
        </w:r>
      </w:del>
    </w:p>
    <w:p w14:paraId="59960B32" w14:textId="5DD4E5CF" w:rsidR="00045F7E" w:rsidRPr="00A75483" w:rsidRDefault="00EB5DFF" w:rsidP="00A75483">
      <w:commentRangeStart w:id="427"/>
      <w:r>
        <w:rPr>
          <w:lang w:val="en-US"/>
        </w:rPr>
        <w:t xml:space="preserve">In line with earlier work on digital transformation by Enholm et al. (2022), the crucial role of technical conditions is observed, data and infrastructure; the organizational context, including culture, management support, organizational readiness, and more; and </w:t>
      </w:r>
      <w:del w:id="90040" w:author="Claude" w:date="2026-06-14T12:00:00Z">
        <w:r>
          <w:rPr>
            <w:lang w:val="en-US"/>
          </w:rPr>
          <w:delText xml:space="preserve">we still observe efficiency</w:delText>
        </w:r>
      </w:del>
      <w:ins w:id="90041" w:author="Claude" w:date="2026-06-14T12:00:00Z">
        <w:r>
          <w:rPr>
            <w:lang w:val="en-US"/>
          </w:rPr>
          <w:t xml:space="preserve">efficiency is still observed</w:t>
        </w:r>
      </w:ins>
      <w:r>
        <w:rPr>
          <w:lang w:val="en-US"/>
        </w:rPr>
        <w:t xml:space="preserve"> as one of the main benefits of AI. However, key differences were also observed.</w:t>
      </w:r>
      <w:r>
        <w:t xml:space="preserve"> </w:t>
      </w:r>
      <w:r>
        <w:rPr>
          <w:lang w:val="en-US"/>
        </w:rPr>
        <w:t xml:space="preserve">Where Enholm et al. (2022) still note compliance as a key enabler for adopting AI, </w:t>
      </w:r>
      <w:del w:id="90042" w:author="Claude" w:date="2026-06-14T12:00:00Z">
        <w:r>
          <w:rPr>
            <w:lang w:val="en-US"/>
          </w:rPr>
          <w:delText xml:space="preserve">we see that compliance</w:delText>
        </w:r>
      </w:del>
      <w:ins w:id="90043" w:author="Claude" w:date="2026-06-14T12:00:00Z">
        <w:r>
          <w:rPr>
            <w:lang w:val="en-US"/>
          </w:rPr>
          <w:t xml:space="preserve">it is observed that compliance</w:t>
        </w:r>
      </w:ins>
      <w:r>
        <w:rPr>
          <w:lang w:val="en-US"/>
        </w:rPr>
        <w:t xml:space="preserve"> often has become overly restrictive and has become one of the main inhibitors of agentic AI. </w:t>
      </w:r>
    </w:p>
    <w:p w14:paraId="2E676806" w14:textId="04DACCC8" w:rsidR="00EB5DFF" w:rsidRPr="002779EF" w:rsidRDefault="00EB5DFF" w:rsidP="00EB5DFF">
      <w:pPr>
        <w:rPr>
          <w:lang w:val="en-US"/>
        </w:rPr>
      </w:pPr>
      <w:commentRangeStart w:id="428"/>
      <w:commentRangeStart w:id="429"/>
      <w:del w:id="430" w:author="Luttik, Daan" w:date="2026-06-13T22:36:00Z" w16du:dateUtc="2026-06-13T20:36:00Z">
        <w:r>
          <w:rPr>
            <w:lang w:val="en-US"/>
          </w:rPr>
          <w:delText>Additionally, where the AI of 2021 often served a narrow purpose, agentic AI is more broadly applicable; this leads to the benefit that interviewees describe as extending the personal skillset.</w:delText>
        </w:r>
        <w:commentRangeEnd w:id="429"/>
        <w:r>
          <w:rPr>
            <w:rStyle w:val="CommentReference"/>
            <w:sz w:val="22"/>
            <w:szCs w:val="22"/>
            <w:lang w:val="en-US"/>
          </w:rPr>
          <w:commentReference w:id="429"/>
        </w:r>
        <w:r>
          <w:rPr>
            <w:lang w:val="en-US"/>
          </w:rPr>
          <w:delText xml:space="preserve"/>
        </w:r>
        <w:commentRangeEnd w:id="428"/>
        <w:r>
          <w:rPr>
            <w:rStyle w:val="CommentReference"/>
            <w:sz w:val="22"/>
            <w:szCs w:val="22"/>
            <w:lang w:val="en-US"/>
          </w:rPr>
          <w:commentReference w:id="428"/>
        </w:r>
      </w:del>
    </w:p>
    <w:p w14:paraId="500E7C1B" w14:textId="1E5CE956" w:rsidR="00EB5DFF" w:rsidRPr="002779EF" w:rsidRDefault="00C25D5A" w:rsidP="00EB5DFF">
      <w:r>
        <w:rPr>
          <w:lang w:val="en-US"/>
        </w:rPr>
        <w:t xml:space="preserve">Likewise, </w:t>
      </w:r>
      <w:del w:id="90044" w:author="Claude" w:date="2026-06-14T12:00:00Z">
        <w:r>
          <w:rPr>
            <w:lang w:val="en-US"/>
          </w:rPr>
          <w:delText xml:space="preserve">our work also aligns</w:delText>
        </w:r>
      </w:del>
      <w:ins w:id="90045" w:author="Claude" w:date="2026-06-14T12:00:00Z">
        <w:r>
          <w:rPr>
            <w:lang w:val="en-US"/>
          </w:rPr>
          <w:t xml:space="preserve">this work also aligns</w:t>
        </w:r>
      </w:ins>
      <w:r>
        <w:rPr>
          <w:lang w:val="en-US"/>
        </w:rPr>
        <w:t xml:space="preserve"> with and builds on the insights from Vidal et al. (2022). Vidal et al. (2022) note how </w:t>
      </w:r>
      <w:commentRangeStart w:id="431"/>
      <w:r>
        <w:rPr>
          <w:lang w:val="en-US"/>
        </w:rPr>
        <w:t>digital leaders should become business leade</w:t>
      </w:r>
      <w:commentRangeEnd w:id="431"/>
      <w:r>
        <w:rPr>
          <w:rStyle w:val="CommentReference"/>
          <w:sz w:val="22"/>
          <w:szCs w:val="22"/>
          <w:lang w:val="en-US"/>
        </w:rPr>
        <w:commentReference w:id="431"/>
      </w:r>
      <w:r>
        <w:rPr>
          <w:lang w:val="en-US"/>
        </w:rPr>
        <w:t xml:space="preserve">rs, including developing business know-how within the digital function. </w:t>
      </w:r>
      <w:del w:id="90046" w:author="Claude" w:date="2026-06-14T12:00:00Z">
        <w:r>
          <w:rPr>
            <w:lang w:val="en-US"/>
          </w:rPr>
          <w:delText xml:space="preserve">We build on this idea</w:delText>
        </w:r>
      </w:del>
      <w:ins w:id="90047" w:author="Claude" w:date="2026-06-14T12:00:00Z">
        <w:r>
          <w:rPr>
            <w:lang w:val="en-US"/>
          </w:rPr>
          <w:t xml:space="preserve">This study builds on this idea</w:t>
        </w:r>
      </w:ins>
      <w:r>
        <w:rPr>
          <w:lang w:val="en-US"/>
        </w:rPr>
        <w:t xml:space="preserve"> by mirroring it: marketing leaders should also become digital leaders, as the marketing function increasingly requires technical know-how and management skills. This </w:t>
      </w:r>
      <w:commentRangeStart w:id="432"/>
      <w:r>
        <w:rPr>
          <w:lang w:val="en-US"/>
        </w:rPr>
        <w:t>conclusion</w:t>
      </w:r>
      <w:commentRangeEnd w:id="432"/>
      <w:r>
        <w:rPr>
          <w:rStyle w:val="CommentReference"/>
          <w:sz w:val="22"/>
          <w:szCs w:val="22"/>
          <w:lang w:val="en-US"/>
        </w:rPr>
        <w:commentReference w:id="432"/>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509FC873" w:rsidR="00A75483" w:rsidRDefault="00EB5DFF" w:rsidP="00A75483">
      <w:pPr>
        <w:rPr>
          <w:color w:val="C0504D" w:themeColor="accent2"/>
          <w:lang w:val="en-US"/>
        </w:rPr>
      </w:pPr>
      <w:r>
        <w:rPr>
          <w:lang w:val="en-US"/>
        </w:rPr>
        <w:t>Gebauer et al.’s (2020)</w:t>
      </w:r>
      <w:bookmarkStart w:id="433" w:name="OLE_LINK14"/>
      <w:r>
        <w:t xml:space="preserve"> work describes the digitalization </w:t>
      </w:r>
      <w:commentRangeStart w:id="434"/>
      <w:r>
        <w:t>paradox</w:t>
      </w:r>
      <w:commentRangeEnd w:id="434"/>
      <w:r>
        <w:rPr>
          <w:rStyle w:val="CommentReference"/>
          <w:i/>
          <w:iCs/>
          <w:sz w:val="22"/>
          <w:szCs w:val="22"/>
        </w:rPr>
        <w:commentReference w:id="434"/>
      </w:r>
      <w:r>
        <w:rPr>
          <w:i/>
          <w:iCs/>
        </w:rPr>
        <w:t>,</w:t>
      </w:r>
      <w:r>
        <w:t xml:space="preserve"> which shows that digital transformations often do not yield the expected returns. </w:t>
      </w:r>
      <w:bookmarkEnd w:id="433"/>
      <w:r>
        <w:t xml:space="preserve"/>
      </w:r>
      <w:del w:id="90048" w:author="Claude" w:date="2026-06-14T12:00:00Z">
        <w:r>
          <w:delText xml:space="preserve">We observe a different but related pattern where</w:delText>
        </w:r>
      </w:del>
      <w:ins w:id="90049" w:author="Claude" w:date="2026-06-14T12:00:00Z">
        <w:r>
          <w:t xml:space="preserve">A different but related pattern is observed, where</w:t>
        </w:r>
      </w:ins>
      <w:r>
        <w:t xml:space="preserve"> the outcomes of investments in agentic AI differ significantly. </w:t>
      </w:r>
      <w:bookmarkStart w:id="435" w:name="OLE_LINK15"/>
      <w:r>
        <w:t xml:space="preserve">While </w:t>
      </w:r>
      <w:r>
        <w:rPr>
          <w:lang w:val="en-US"/>
        </w:rPr>
        <w:t xml:space="preserve">Gebauer </w:t>
      </w:r>
      <w:bookmarkStart w:id="436" w:name="OLE_LINK16"/>
      <w:r>
        <w:rPr>
          <w:lang w:val="en-US"/>
        </w:rPr>
        <w:t>et al. (2020)</w:t>
      </w:r>
      <w:bookmarkEnd w:id="435"/>
      <w:bookmarkEnd w:id="436"/>
      <w:r>
        <w:t xml:space="preserve"> </w:t>
      </w:r>
      <w:r>
        <w:rPr>
          <w:lang w:val="en-US"/>
        </w:rPr>
        <w:t xml:space="preserve">note elements related to the implementation of the specific solution as key traps, </w:t>
      </w:r>
      <w:del w:id="90050" w:author="Claude" w:date="2026-06-14T12:00:00Z">
        <w:r>
          <w:rPr>
            <w:lang w:val="en-US"/>
          </w:rPr>
          <w:delText xml:space="preserve">our data suggest</w:delText>
        </w:r>
      </w:del>
      <w:ins w:id="90051" w:author="Claude" w:date="2026-06-14T12:00:00Z">
        <w:r>
          <w:rPr>
            <w:lang w:val="en-US"/>
          </w:rPr>
          <w:t xml:space="preserve">the data suggest</w:t>
        </w:r>
      </w:ins>
      <w:r>
        <w:rPr>
          <w:lang w:val="en-US"/>
        </w:rPr>
        <w:t xml:space="preserve"> that, when it comes to the success of agentic AI, the most significant </w:t>
        <w:lastRenderedPageBreak/>
        <w:t>factor is not the agentic AI initiative itself</w:t>
      </w:r>
      <w:r>
        <w:t xml:space="preserve"> but rather the organizational context in which it is embedded.</w:t>
      </w:r>
    </w:p>
    <w:p w14:paraId="02A84530" w14:textId="5F2481E4" w:rsidR="00EB5DFF" w:rsidRPr="002779EF" w:rsidRDefault="00EB5DFF" w:rsidP="00A75483">
      <w:r>
        <w:rPr>
          <w:lang w:val="en-US"/>
        </w:rPr>
        <w:t xml:space="preserve">Both the organizational </w:t>
      </w:r>
      <w:del w:id="90052" w:author="Claude" w:date="2026-06-14T12:00:00Z">
        <w:r>
          <w:rPr>
            <w:lang w:val="en-US"/>
          </w:rPr>
          <w:delText xml:space="preserve">resistance that we observe and</w:delText>
        </w:r>
      </w:del>
      <w:ins w:id="90053" w:author="Claude" w:date="2026-06-14T12:00:00Z">
        <w:r>
          <w:rPr>
            <w:lang w:val="en-US"/>
          </w:rPr>
          <w:t xml:space="preserve">resistance observed and</w:t>
        </w:r>
      </w:ins>
      <w:r>
        <w:rPr>
          <w:lang w:val="en-US"/>
        </w:rPr>
        <w:t xml:space="preserve"> the breadth of benefits when </w:t>
      </w:r>
      <w:del w:id="90054" w:author="Claude" w:date="2026-06-14T12:00:00Z">
        <w:r>
          <w:rPr>
            <w:lang w:val="en-US"/>
          </w:rPr>
          <w:delText xml:space="preserve">successful that we observe within the dataset</w:delText>
        </w:r>
      </w:del>
      <w:ins w:id="90055" w:author="Claude" w:date="2026-06-14T12:00:00Z">
        <w:r>
          <w:rPr>
            <w:lang w:val="en-US"/>
          </w:rPr>
          <w:t xml:space="preserve">successful observed within the dataset</w:t>
        </w:r>
      </w:ins>
      <w:r>
        <w:rPr>
          <w:lang w:val="en-US"/>
        </w:rPr>
        <w:t xml:space="preserve"> seem to be much higher than what is signaled in previous works regarding digital </w:t>
      </w:r>
      <w:commentRangeStart w:id="437"/>
      <w:r>
        <w:rPr>
          <w:lang w:val="en-US"/>
        </w:rPr>
        <w:t>transformation</w:t>
      </w:r>
      <w:commentRangeEnd w:id="437"/>
      <w:r>
        <w:rPr>
          <w:rStyle w:val="CommentReference"/>
          <w:sz w:val="22"/>
          <w:szCs w:val="22"/>
          <w:lang w:val="en-US"/>
        </w:rPr>
        <w:commentReference w:id="437"/>
      </w:r>
      <w:r>
        <w:rPr>
          <w:lang w:val="en-US"/>
        </w:rPr>
        <w:t xml:space="preserve">. </w:t>
      </w:r>
      <w:del w:id="90056" w:author="Claude" w:date="2026-06-14T12:00:00Z">
        <w:r>
          <w:rPr>
            <w:lang w:val="en-US"/>
          </w:rPr>
          <w:delText xml:space="preserve">Our resource suggests</w:delText>
        </w:r>
      </w:del>
      <w:ins w:id="90057" w:author="Claude" w:date="2026-06-14T12:00:00Z">
        <w:r>
          <w:rPr>
            <w:lang w:val="en-US"/>
          </w:rPr>
          <w:t xml:space="preserve">The data suggest</w:t>
        </w:r>
      </w:ins>
      <w:r>
        <w:rPr>
          <w:lang w:val="en-US"/>
        </w:rPr>
        <w:t xml:space="preserve"> that this increased speed creates increased resistance and delaying behavior, where one participant noted that, “It goes so fast that [employees] get overwhelmed”. This implies that the managerial </w:t>
      </w:r>
      <w:commentRangeStart w:id="438"/>
      <w:r>
        <w:rPr>
          <w:lang w:val="en-US"/>
        </w:rPr>
        <w:t>behaviors</w:t>
      </w:r>
      <w:commentRangeEnd w:id="438"/>
      <w:r>
        <w:rPr>
          <w:rStyle w:val="CommentReference"/>
          <w:sz w:val="22"/>
          <w:szCs w:val="22"/>
          <w:lang w:val="en-US"/>
        </w:rPr>
        <w:commentReference w:id="438"/>
      </w:r>
      <w:r>
        <w:rPr>
          <w:lang w:val="en-US"/>
        </w:rPr>
        <w:t xml:space="preserve"> that were important during earlier waves </w:t>
      </w:r>
      <w:commentRangeStart w:id="439"/>
      <w:r>
        <w:rPr>
          <w:lang w:val="en-US"/>
        </w:rPr>
        <w:t>of digital transformation</w:t>
      </w:r>
      <w:commentRangeEnd w:id="439"/>
      <w:r>
        <w:rPr>
          <w:rStyle w:val="CommentReference"/>
          <w:sz w:val="22"/>
          <w:szCs w:val="22"/>
          <w:lang w:val="en-US"/>
        </w:rPr>
        <w:commentReference w:id="439"/>
      </w:r>
      <w:r>
        <w:rPr>
          <w:lang w:val="en-US"/>
        </w:rPr>
        <w:t xml:space="preserve"> have become even more important in the age of agentic AI.</w:t>
      </w:r>
      <w:commentRangeEnd w:id="427"/>
      <w:r>
        <w:rPr>
          <w:rStyle w:val="CommentReference"/>
          <w:sz w:val="22"/>
          <w:szCs w:val="22"/>
        </w:rPr>
        <w:commentReference w:id="427"/>
      </w:r>
    </w:p>
    <w:p w14:paraId="0C72FB76" w14:textId="77777777" w:rsidR="00EB5DFF" w:rsidDel="000D2E91" w:rsidRDefault="00EB5DFF" w:rsidP="00EB5DFF">
      <w:pPr>
        <w:pStyle w:val="Heading3"/>
        <w:rPr>
          <w:del w:id="440" w:author="Luttik, Daan" w:date="2026-06-09T19:32:00Z" w16du:dateUtc="2026-06-09T17:32:00Z"/>
        </w:rPr>
      </w:pPr>
      <w:del w:id="441" w:author="Luttik, Daan" w:date="2026-06-09T19:32:00Z" w16du:dateUtc="2026-06-09T17:32:00Z">
        <w:r>
          <w:delText>5.1.2</w:delText>
          <w:tab/>
          <w:delText>Extending research on AI in marketing</w:delText>
        </w:r>
      </w:del>
    </w:p>
    <w:p w14:paraId="32259A1D" w14:textId="77777777" w:rsidR="00EB5DFF" w:rsidRPr="00F30692" w:rsidDel="000D2E91" w:rsidRDefault="00EB5DFF" w:rsidP="00EB5DFF">
      <w:pPr>
        <w:rPr>
          <w:del w:id="442" w:author="Luttik, Daan" w:date="2026-06-09T19:32:00Z" w16du:dateUtc="2026-06-09T17:32:00Z"/>
        </w:rPr>
      </w:pPr>
      <w:del w:id="443" w:author="Luttik, Daan" w:date="2026-06-09T19:32:00Z" w16du:dateUtc="2026-06-09T17:32:00Z">
        <w:r>
          <w:delText>Earlier work shows possible applications of GenAI within marketing (Wahid et al., 2023; Grewal et al., 2025; Abou Elgheit, 2025).</w:delText>
        </w:r>
      </w:del>
    </w:p>
    <w:p w14:paraId="67961680" w14:textId="41C56541" w:rsidR="00EB5DFF" w:rsidDel="00346E28" w:rsidRDefault="00EB5DFF" w:rsidP="00EB5DFF">
      <w:pPr>
        <w:pStyle w:val="Heading3"/>
        <w:numPr>
          <w:ilvl w:val="2"/>
          <w:numId w:val="18"/>
        </w:numPr>
        <w:rPr>
          <w:del w:id="444" w:author="Luttik, Daan" w:date="2026-06-13T21:29:00Z" w16du:dateUtc="2026-06-13T19:29:00Z"/>
        </w:rPr>
      </w:pPr>
      <w:ins w:id="445" w:author="Claude" w:date="2026-06-13T15:30:00Z">
        <w:del w:id="446" w:author="Luttik, Daan" w:date="2026-06-13T21:29:00Z" w16du:dateUtc="2026-06-13T19:29:00Z">
          <w:r>
            <w:delText>5.1.2</w:delText>
            <w:tab/>
          </w:r>
        </w:del>
      </w:ins>
      <w:del w:id="447" w:author="Luttik, Daan" w:date="2026-06-13T21:29:00Z" w16du:dateUtc="2026-06-13T19:29:00Z">
        <w:r>
          <w:delText>Observing</w:delText>
          <w:delText xml:space="preserve"> forces for change</w:delText>
        </w:r>
      </w:del>
    </w:p>
    <w:p w14:paraId="03EA2480" w14:textId="50E2B603" w:rsidR="00EB5DFF" w:rsidRDefault="00EB5DFF" w:rsidP="00EB5DFF">
      <w:pPr>
        <w:rPr>
          <w:lang w:val="en-US"/>
        </w:rPr>
      </w:pPr>
      <w:commentRangeStart w:id="448"/>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449"/>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449"/>
      <w:r>
        <w:rPr>
          <w:rStyle w:val="CommentReference"/>
          <w:sz w:val="22"/>
          <w:szCs w:val="22"/>
          <w:lang w:val="en-US"/>
        </w:rPr>
        <w:commentReference w:id="449"/>
      </w:r>
      <w:commentRangeEnd w:id="448"/>
      <w:r>
        <w:rPr>
          <w:rStyle w:val="CommentReference"/>
          <w:sz w:val="22"/>
          <w:szCs w:val="22"/>
          <w:lang w:val="en-US"/>
        </w:rPr>
        <w:commentReference w:id="448"/>
      </w:r>
    </w:p>
    <w:p w14:paraId="48870530" w14:textId="69DD99A6" w:rsidR="00EB5DFF" w:rsidRDefault="00EB5DFF" w:rsidP="00EB5DFF">
      <w:commentRangeStart w:id="450"/>
      <w:r>
        <w:rPr>
          <w:i/>
          <w:iCs/>
          <w:lang w:val="en-US"/>
        </w:rPr>
        <w:t>Observing</w:t>
      </w:r>
      <w:commentRangeEnd w:id="450"/>
      <w:r>
        <w:rPr>
          <w:rStyle w:val="CommentReference"/>
          <w:sz w:val="22"/>
          <w:szCs w:val="22"/>
          <w:lang w:val="en-US"/>
        </w:rPr>
        <w:commentReference w:id="450"/>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7EDECF3C" w14:textId="72851F43" w:rsidR="00EB5DFF" w:rsidRDefault="00EB5DFF" w:rsidP="00EB5DFF">
      <w:r>
        <w:lastRenderedPageBreak/>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4C137F8" w14:textId="22CFF48F" w:rsidR="00EB5DFF" w:rsidDel="00346E28" w:rsidRDefault="00EB5DFF" w:rsidP="00EB5DFF">
      <w:pPr>
        <w:pStyle w:val="Heading3"/>
        <w:numPr>
          <w:ilvl w:val="2"/>
          <w:numId w:val="18"/>
        </w:numPr>
        <w:rPr>
          <w:del w:id="451" w:author="Luttik, Daan" w:date="2026-06-13T21:30:00Z" w16du:dateUtc="2026-06-13T19:30:00Z"/>
        </w:rPr>
      </w:pPr>
      <w:ins w:id="452" w:author="Claude" w:date="2026-06-13T15:30:00Z">
        <w:del w:id="453" w:author="Luttik, Daan" w:date="2026-06-13T21:30:00Z" w16du:dateUtc="2026-06-13T19:30:00Z">
          <w:r>
            <w:delText>5.1.3</w:delText>
            <w:tab/>
          </w:r>
        </w:del>
      </w:ins>
      <w:del w:id="454" w:author="Luttik, Daan" w:date="2026-06-14T09:55:00Z" w16du:dateUtc="2026-06-14T07:55:00Z">
        <w:r>
          <w:delText>Navigating</w:delText>
        </w:r>
      </w:del>
      <w:commentRangeStart w:id="455"/>
      <w:del w:id="456" w:author="Luttik, Daan" w:date="2026-06-13T21:30:00Z" w16du:dateUtc="2026-06-13T19:30:00Z">
        <w:r>
          <w:delText xml:space="preserve"> the organizational </w:delText>
        </w:r>
        <w:commentRangeStart w:id="457"/>
        <w:r>
          <w:delText>context</w:delText>
        </w:r>
        <w:commentRangeEnd w:id="457"/>
        <w:r>
          <w:rPr>
            <w:rStyle w:val="CommentReference"/>
            <w:sz w:val="22"/>
            <w:szCs w:val="22"/>
          </w:rPr>
          <w:commentReference w:id="457"/>
        </w:r>
        <w:commentRangeEnd w:id="455"/>
        <w:r>
          <w:rPr>
            <w:rStyle w:val="CommentReference"/>
            <w:sz w:val="22"/>
            <w:szCs w:val="22"/>
          </w:rPr>
          <w:commentReference w:id="455"/>
        </w:r>
      </w:del>
    </w:p>
    <w:p w14:paraId="438CF2A5" w14:textId="4F6272AE" w:rsidR="00EB5DFF" w:rsidRDefault="00EB5DFF" w:rsidP="00EB5DFF">
      <w:commentRangeStart w:id="458"/>
      <w:r>
        <w:rPr>
          <w:lang w:val="en-US"/>
        </w:rPr>
        <w:t xml:space="preserve">Adopting AI on the individual level seems to be relatively easy, but on the organizational level it can be very hard. </w:t>
      </w:r>
      <w:commentRangeEnd w:id="458"/>
      <w:r>
        <w:rPr>
          <w:rStyle w:val="CommentReference"/>
          <w:sz w:val="22"/>
          <w:szCs w:val="22"/>
          <w:lang w:val="en-US"/>
        </w:rPr>
        <w:commentReference w:id="458"/>
      </w:r>
      <w:del w:id="459" w:author="Luttik, Daan" w:date="2026-06-13T22:30:00Z" w16du:dateUtc="2026-06-13T20:30:00Z">
        <w:r>
          <w:rPr>
            <w:lang w:val="en-US"/>
          </w:rPr>
          <w:delText xml:space="preserve">Section 4.2 </w:delText>
        </w:r>
      </w:del>
      <w:r>
        <w:rPr>
          <w:lang w:val="en-US"/>
        </w:rPr>
        <w:t xml:space="preserve">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508D63DB" w:rsidR="00EB5DFF" w:rsidRDefault="00EB5DFF" w:rsidP="00EB5DFF">
      <w:r>
        <w:t xml:space="preserve"/>
      </w:r>
      <w:del w:id="90058" w:author="Claude" w:date="2026-06-14T12:00:00Z">
        <w:r>
          <w:delText xml:space="preserve">Our analysis of the data</w:delText>
        </w:r>
      </w:del>
      <w:ins w:id="90059" w:author="Claude" w:date="2026-06-14T12:00:00Z">
        <w:r>
          <w:t xml:space="preserve">This analysis of the data</w:t>
        </w:r>
      </w:ins>
      <w:r>
        <w:t xml:space="preserve"> empirically confirms and expands the organizational readiness </w:t>
      </w:r>
      <w:commentRangeStart w:id="460"/>
      <w:r>
        <w:t>criteria</w:t>
      </w:r>
      <w:commentRangeEnd w:id="460"/>
      <w:r>
        <w:rPr>
          <w:rStyle w:val="CommentReference"/>
          <w:sz w:val="22"/>
          <w:szCs w:val="22"/>
        </w:rPr>
        <w:commentReference w:id="460"/>
      </w:r>
      <w:r>
        <w:t xml:space="preserve"> as proposed by Srivastava (2026), and, in line with her call to research, connects these factors to value creation. </w:t>
      </w:r>
      <w:del w:id="90060" w:author="Claude" w:date="2026-06-14T12:00:00Z">
        <w:r>
          <w:delText xml:space="preserve">Furthermore, we provide evidence</w:delText>
        </w:r>
      </w:del>
      <w:ins w:id="90061" w:author="Claude" w:date="2026-06-14T12:00:00Z">
        <w:r>
          <w:t xml:space="preserve">Furthermore, evidence is provided</w:t>
        </w:r>
      </w:ins>
      <w:r>
        <w:t xml:space="preserve"> that aligns with Schmidt et al.</w:t>
      </w:r>
      <w:commentRangeStart w:id="461"/>
      <w:r>
        <w:t>’s</w:t>
      </w:r>
      <w:commentRangeEnd w:id="461"/>
      <w:r>
        <w:rPr>
          <w:rStyle w:val="CommentReference"/>
          <w:sz w:val="22"/>
          <w:szCs w:val="22"/>
        </w:rPr>
        <w:commentReference w:id="461"/>
      </w:r>
      <w:r>
        <w:t xml:space="preserve"> (2026) concept of process debt. Furthermore, </w:t>
      </w:r>
      <w:del w:id="90062" w:author="Claude" w:date="2026-06-14T12:00:00Z">
        <w:r>
          <w:delText xml:space="preserve">we find these concepts within the domain of marketing and analyze how managers respond to these contextual elements</w:delText>
        </w:r>
      </w:del>
      <w:ins w:id="90063" w:author="Claude" w:date="2026-06-14T12:00:00Z">
        <w:r>
          <w:t xml:space="preserve">these concepts are found within the domain of marketing, and how managers respond to these contextual elements is analyzed</w:t>
        </w:r>
      </w:ins>
      <w:r>
        <w:t xml:space="preserve">.</w:t>
      </w:r>
    </w:p>
    <w:p w14:paraId="31F45375" w14:textId="77777777" w:rsidR="00EB5DFF" w:rsidRDefault="00EB5DFF" w:rsidP="00EB5DFF">
      <w:pPr>
        <w:rPr>
          <w:lang w:val="en-US"/>
        </w:rPr>
      </w:pPr>
      <w:commentRangeStart w:id="462"/>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462"/>
      <w:r>
        <w:rPr>
          <w:rStyle w:val="CommentReference"/>
          <w:sz w:val="22"/>
          <w:szCs w:val="22"/>
          <w:lang w:val="en-US"/>
        </w:rPr>
        <w:commentReference w:id="462"/>
      </w:r>
    </w:p>
    <w:p w14:paraId="05328D05" w14:textId="77777777" w:rsidR="00EB5DFF" w:rsidRDefault="00EB5DFF" w:rsidP="00EB5DFF">
      <w:commentRangeStart w:id="463"/>
      <w:del w:id="90206" w:author="Claude" w:date="2026-06-14T12:00:00Z">
        <w:r>
          <w:rPr>
            <w:lang w:val="en-US"/>
          </w:rPr>
          <w:delText xml:space="preserve">We</w:delText>
        </w:r>
      </w:del>
      <w:commentRangeEnd w:id="463"/>
      <w:r>
        <w:rPr>
          <w:rStyle w:val="CommentReference"/>
          <w:sz w:val="22"/>
          <w:szCs w:val="22"/>
          <w:lang w:val="en-US"/>
        </w:rPr>
        <w:commentReference w:id="463"/>
      </w:r>
      <w:del w:id="90207" w:author="Claude" w:date="2026-06-14T12:00:00Z">
        <w:r>
          <w:rPr>
            <w:lang w:val="en-US"/>
          </w:rPr>
          <w:delText xml:space="preserve"> observe different managerial responses to these conditions</w:delText>
        </w:r>
      </w:del>
      <w:ins w:id="90208" w:author="Claude" w:date="2026-06-14T12:00:00Z">
        <w:r>
          <w:rPr>
            <w:lang w:val="en-US"/>
          </w:rPr>
          <w:t xml:space="preserve">Different managerial responses to these conditions are observed</w:t>
        </w:r>
      </w:ins>
      <w:r>
        <w:rPr>
          <w:lang w:val="en-US"/>
        </w:rPr>
        <w:t xml:space="preserve">.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w:t>
        <w:lastRenderedPageBreak/>
        <w:t xml:space="preserve">chance of successful adoption; and </w:t>
      </w:r>
      <w:r>
        <w:rPr>
          <w:i/>
          <w:iCs/>
        </w:rPr>
        <w:t>providing leadership backing</w:t>
      </w:r>
      <w:r>
        <w:t xml:space="preserve"> to ensure that AI initiatives have sufficient support.</w:t>
      </w:r>
    </w:p>
    <w:p w14:paraId="060A9F9D" w14:textId="479F8A78" w:rsidR="00EB5DFF" w:rsidRDefault="00EB5DFF" w:rsidP="006B0E9D">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18B41A4F" w:rsidR="00EB5DFF" w:rsidRDefault="00977BE0" w:rsidP="00977BE0">
      <w:pPr>
        <w:pStyle w:val="Heading3"/>
      </w:pPr>
      <w:commentRangeStart w:id="464"/>
      <w:r>
        <w:t>TEMP: Applying how agentic AI is being used</w:t>
      </w:r>
      <w:commentRangeEnd w:id="464"/>
      <w:r>
        <w:rPr>
          <w:rStyle w:val="CommentReference"/>
          <w:sz w:val="22"/>
          <w:szCs w:val="22"/>
        </w:rPr>
        <w:commentReference w:id="464"/>
      </w:r>
    </w:p>
    <w:p w14:paraId="380F2255" w14:textId="5F785BAC" w:rsidR="003E6A42" w:rsidRDefault="003E6A42" w:rsidP="003E6A42">
      <w:r>
        <w:t xml:space="preserve">Within the organizational context, marketing managers can seek to apply agentic AI. </w:t>
      </w:r>
      <w:del w:id="90064" w:author="Claude" w:date="2026-06-14T12:00:00Z">
        <w:r>
          <w:delText xml:space="preserve">We observe four key use cases that marketing managers can apply</w:delText>
        </w:r>
      </w:del>
      <w:ins w:id="90065" w:author="Claude" w:date="2026-06-14T12:00:00Z">
        <w:r>
          <w:t xml:space="preserve">Four key use cases that marketing managers can apply are observed</w:t>
        </w:r>
      </w:ins>
      <w:r>
        <w:t xml:space="preserve">; generating insights, creating and validating content and campaigns, utilizing generic agents for personal work and employing cusomter-facing agents.</w:t>
      </w:r>
    </w:p>
    <w:p w14:paraId="22B90EB5" w14:textId="40651984" w:rsidR="003E6A42" w:rsidRDefault="00FE5288" w:rsidP="003E6A42">
      <w:r>
        <w:t>A frequent application of agentic AI is the generation of insights. This aligns with the work of Hughes et al. (2025) who note that agentic AI might be used for data analysis to obtain insights and identify patterns. Interviewees note the breath of analytical use cases, they span use-cases requiring structured and unstructured data, private and public data-sources. Specifically marketers might apply agentic AI to perform competitor analysis, analyze marketing performance, and more. Interviewees also note that access to data from these AI systems is vital for these analytical use cases.</w:t>
      </w:r>
    </w:p>
    <w:p w14:paraId="7D4371F3" w14:textId="3FC2C3BF" w:rsidR="00283AF1" w:rsidRDefault="00977BE0" w:rsidP="003E6A42">
      <w:pPr>
        <w:rPr>
          <w:lang w:val="en-US"/>
        </w:rPr>
      </w:pPr>
      <w:r>
        <w:t xml:space="preserve"/>
      </w:r>
      <w:del w:id="90066" w:author="Claude" w:date="2026-06-14T12:00:00Z">
        <w:r>
          <w:delText xml:space="preserve">We also show how</w:delText>
        </w:r>
      </w:del>
      <w:ins w:id="90067" w:author="Claude" w:date="2026-06-14T12:00:00Z">
        <w:r>
          <w:t xml:space="preserve">This study also shows how</w:t>
        </w:r>
      </w:ins>
      <w:r>
        <w:t xml:space="preserve"> marketing teams use agentic AI to create and validate content and campaigns. </w:t>
      </w:r>
      <w:del w:id="90068" w:author="Claude" w:date="2026-06-14T12:00:00Z">
        <w:r>
          <w:delText xml:space="preserve">We use this broad wording because we observe that</w:delText>
        </w:r>
      </w:del>
      <w:ins w:id="90069" w:author="Claude" w:date="2026-06-14T12:00:00Z">
        <w:r>
          <w:t xml:space="preserve">This broad wording is used because it is observed that</w:t>
        </w:r>
      </w:ins>
      <w:r>
        <w:t xml:space="preserve">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 xml:space="preserve">Wahid et al., 2023; Grewal et al., 2025). </w:t>
      </w:r>
      <w:del w:id="90070" w:author="Claude" w:date="2026-06-14T12:00:00Z">
        <w:r>
          <w:rPr>
            <w:lang w:val="en-US"/>
          </w:rPr>
          <w:delText xml:space="preserve">We add to existing research</w:delText>
        </w:r>
      </w:del>
      <w:ins w:id="90071" w:author="Claude" w:date="2026-06-14T12:00:00Z">
        <w:r>
          <w:rPr>
            <w:lang w:val="en-US"/>
          </w:rPr>
          <w:t xml:space="preserve">This study adds to existing research</w:t>
        </w:r>
      </w:ins>
      <w:r>
        <w:rPr>
          <w:lang w:val="en-US"/>
        </w:rPr>
        <w:t xml:space="preserve"> by showing that agentic AI can create a more integrated process where the generated content can be tuned to </w:t>
        <w:lastRenderedPageBreak/>
        <w:t>data regarding the customer or segment of customers and can now also be validated by agentic AI.</w:t>
      </w:r>
    </w:p>
    <w:p w14:paraId="60927D61" w14:textId="064EA813" w:rsidR="00EC0903" w:rsidRDefault="00EC0903" w:rsidP="003E6A42">
      <w:r>
        <w:t xml:space="preserve">The third use case is likely not marketing specific, but frequently </w:t>
      </w:r>
      <w:del w:id="90072" w:author="Claude" w:date="2026-06-14T12:00:00Z">
        <w:r>
          <w:delText xml:space="preserve">noted by our interviewees</w:delText>
        </w:r>
      </w:del>
      <w:ins w:id="90073" w:author="Claude" w:date="2026-06-14T12:00:00Z">
        <w:r>
          <w:t xml:space="preserve">noted by the interviewees</w:t>
        </w:r>
      </w:ins>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465"/>
      <w:r>
        <w:t xml:space="preserve"/>
      </w:r>
      <w:del w:id="90074" w:author="Claude" w:date="2026-06-14T12:00:00Z">
        <w:r>
          <w:delText xml:space="preserve">We add to this idea</w:delText>
        </w:r>
      </w:del>
      <w:ins w:id="90075" w:author="Claude" w:date="2026-06-14T12:00:00Z">
        <w:r>
          <w:t xml:space="preserve">This study adds to this idea</w:t>
        </w:r>
      </w:ins>
      <w:r>
        <w:t xml:space="preserve"> by showing that marketers can be in control of these automations themselves, they use tools that do not required programming experience to automate their own processes.</w:t>
      </w:r>
      <w:commentRangeEnd w:id="465"/>
      <w:r>
        <w:rPr>
          <w:rStyle w:val="CommentReference"/>
          <w:sz w:val="22"/>
          <w:szCs w:val="22"/>
        </w:rPr>
        <w:commentReference w:id="465"/>
      </w:r>
    </w:p>
    <w:p w14:paraId="3924CFB7" w14:textId="039B0466" w:rsidR="003E6A42" w:rsidDel="006B0E9D" w:rsidRDefault="000A37CD" w:rsidP="003E6A42">
      <w:pPr>
        <w:rPr>
          <w:del w:id="466" w:author="Luttik, Daan" w:date="2026-06-13T22:05:00Z" w16du:dateUtc="2026-06-13T20:05:00Z"/>
        </w:rPr>
      </w:pPr>
      <w:r>
        <w:t xml:space="preserve">Our last usecase </w:t>
      </w:r>
    </w:p>
    <w:p w14:paraId="0FA7D05E" w14:textId="58732721" w:rsidR="00EB5DFF" w:rsidRPr="006D77AB" w:rsidRDefault="00EB5DFF" w:rsidP="6E19D5D5">
      <w:pPr>
        <w:pStyle w:val="ListParagraph"/>
        <w:ind w:firstLine="0"/>
        <w:rPr>
          <w:i/>
          <w:iCs/>
          <w:lang w:val="en-US"/>
        </w:rPr>
      </w:pPr>
    </w:p>
    <w:p w14:paraId="33F15DAC" w14:textId="4B7A051E" w:rsidR="00EB5DFF" w:rsidRPr="005A4C3F" w:rsidRDefault="00624E19" w:rsidP="6E19D5D5">
      <w:pPr>
        <w:rPr>
          <w:color w:val="C0504D" w:themeColor="accent2"/>
          <w:lang w:val="en-US"/>
        </w:rPr>
      </w:pPr>
      <w:r>
        <w:rPr>
          <w:color w:val="C0504D" w:themeColor="accent2"/>
          <w:lang w:val="en-US"/>
        </w:rPr>
        <w:t xml:space="preserve">Navigating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467"/>
      <w:r>
        <w:rPr>
          <w:i/>
          <w:iCs/>
          <w:color w:val="C0504D" w:themeColor="accent2"/>
          <w:lang w:val="en-US"/>
        </w:rPr>
        <w:t>harness</w:t>
      </w:r>
      <w:commentRangeEnd w:id="467"/>
      <w:r>
        <w:rPr>
          <w:rStyle w:val="CommentReference"/>
          <w:color w:val="C0504D" w:themeColor="accent2"/>
          <w:sz w:val="22"/>
          <w:szCs w:val="22"/>
          <w:lang w:val="en-US"/>
        </w:rPr>
        <w:commentReference w:id="467"/>
      </w:r>
      <w:r>
        <w:rPr>
          <w:color w:val="C0504D" w:themeColor="accent2"/>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5A4C3F" w:rsidRDefault="00EB5DFF" w:rsidP="6E19D5D5">
      <w:pPr>
        <w:rPr>
          <w:color w:val="C0504D" w:themeColor="accent2"/>
          <w:lang w:val="en-US"/>
        </w:rPr>
      </w:pPr>
      <w:commentRangeStart w:id="468"/>
      <w:r>
        <w:rPr>
          <w:color w:val="C0504D" w:themeColor="accent2"/>
          <w:lang w:val="en-US"/>
        </w:rPr>
        <w:t>Theoretically</w:t>
      </w:r>
      <w:commentRangeEnd w:id="468"/>
      <w:r>
        <w:rPr>
          <w:rStyle w:val="CommentReference"/>
          <w:color w:val="C0504D" w:themeColor="accent2"/>
          <w:sz w:val="22"/>
          <w:szCs w:val="22"/>
          <w:lang w:val="en-US"/>
        </w:rPr>
        <w:commentReference w:id="468"/>
      </w:r>
      <w:r>
        <w:rPr>
          <w:color w:val="C0504D" w:themeColor="accent2"/>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w:t>
        <w:lastRenderedPageBreak/>
        <w:t>configurational elements (the harness and its technical surround) through which an agentic 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534021A1" w:rsidR="00EB5DFF" w:rsidRPr="005A4C3F" w:rsidDel="00346E28" w:rsidRDefault="00EB5DFF" w:rsidP="00EB5DFF">
      <w:pPr>
        <w:pStyle w:val="Heading3"/>
        <w:rPr>
          <w:del w:id="469" w:author="Luttik, Daan" w:date="2026-06-13T21:30:00Z" w16du:dateUtc="2026-06-13T19:30:00Z"/>
          <w:color w:val="C0504D" w:themeColor="accent2"/>
        </w:rPr>
      </w:pPr>
      <w:del w:id="470" w:author="Luttik, Daan" w:date="2026-06-13T21:30:00Z" w16du:dateUtc="2026-06-13T19:30:00Z">
        <w:r>
          <w:rPr>
            <w:color w:val="C0504D" w:themeColor="accent2"/>
          </w:rPr>
          <w:delText>5.1.5</w:delText>
          <w:tab/>
          <w:delText>Value outcomes: a managed portfolio</w:delText>
        </w:r>
      </w:del>
    </w:p>
    <w:p w14:paraId="78E1E6AC" w14:textId="77777777" w:rsidR="00EB5DFF" w:rsidRPr="005A4C3F" w:rsidRDefault="00EB5DFF" w:rsidP="6E19D5D5">
      <w:pPr>
        <w:rPr>
          <w:color w:val="C0504D" w:themeColor="accent2"/>
          <w:lang w:val="en-US"/>
        </w:rPr>
      </w:pPr>
      <w:r>
        <w:rPr>
          <w:color w:val="C0504D" w:themeColor="accent2"/>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471"/>
      <w:r>
        <w:rPr>
          <w:color w:val="C0504D" w:themeColor="accent2"/>
          <w:lang w:val="en-US"/>
        </w:rPr>
        <w:t>theory</w:t>
      </w:r>
      <w:commentRangeEnd w:id="471"/>
      <w:r>
        <w:rPr>
          <w:rStyle w:val="CommentReference"/>
          <w:color w:val="C0504D" w:themeColor="accent2"/>
          <w:sz w:val="22"/>
          <w:szCs w:val="22"/>
          <w:lang w:val="en-US"/>
        </w:rPr>
        <w:commentReference w:id="471"/>
      </w:r>
      <w:r>
        <w:rPr>
          <w:color w:val="C0504D" w:themeColor="accent2"/>
          <w:lang w:val="en-US"/>
        </w:rPr>
        <w:t xml:space="preserve">, these outcomes span the operational, customer, and strategic levels distinguished in Section 2.3, and they expose a distinction that efficiency-centred accounts of AI obscure: value </w:t>
      </w:r>
      <w:r>
        <w:rPr>
          <w:i/>
          <w:iCs/>
          <w:color w:val="C0504D" w:themeColor="accent2"/>
          <w:lang w:val="en-US"/>
        </w:rPr>
        <w:t>created</w:t>
      </w:r>
      <w:r>
        <w:rPr>
          <w:color w:val="C0504D" w:themeColor="accent2"/>
          <w:lang w:val="en-US"/>
        </w:rPr>
        <w:t xml:space="preserve"> for the customer is not the same as value </w:t>
      </w:r>
      <w:r>
        <w:rPr>
          <w:i/>
          <w:iCs/>
          <w:color w:val="C0504D" w:themeColor="accent2"/>
          <w:lang w:val="en-US"/>
        </w:rPr>
        <w:t>captured</w:t>
      </w:r>
      <w:r>
        <w:rPr>
          <w:color w:val="C0504D" w:themeColor="accent2"/>
          <w:lang w:val="en-US"/>
        </w:rPr>
        <w:t xml:space="preserve"> by the firm, and an organization can capture cost savings while destroying customer value through lost trust or authenticity. </w:t>
      </w:r>
      <w:commentRangeStart w:id="472"/>
      <w:r>
        <w:rPr>
          <w:color w:val="C0504D" w:themeColor="accent2"/>
          <w:lang w:val="en-US"/>
        </w:rPr>
        <w:t>The manager’s task at this stage is therefore one of choice and measurement: deciding which value to pursue and benchmarking AI output against a human baseline so that improvement, rather than mere novelty, can be demonstrated</w:t>
      </w:r>
      <w:commentRangeEnd w:id="472"/>
      <w:r>
        <w:rPr>
          <w:rStyle w:val="CommentReference"/>
          <w:color w:val="C0504D" w:themeColor="accent2"/>
          <w:sz w:val="22"/>
          <w:szCs w:val="22"/>
          <w:lang w:val="en-US"/>
        </w:rPr>
        <w:commentReference w:id="472"/>
      </w:r>
      <w:r>
        <w:rPr>
          <w:color w:val="C0504D" w:themeColor="accent2"/>
          <w:lang w:val="en-US"/>
        </w:rPr>
        <w:t>.</w:t>
      </w:r>
    </w:p>
    <w:p w14:paraId="0D5B4841" w14:textId="7CF85DCE" w:rsidR="00EB5DFF" w:rsidRPr="005A4C3F" w:rsidRDefault="00EB5DFF" w:rsidP="00EB5DFF">
      <w:pPr>
        <w:rPr>
          <w:color w:val="C0504D" w:themeColor="accent2"/>
        </w:rPr>
      </w:pPr>
      <w:r>
        <w:rPr>
          <w:color w:val="C0504D" w:themeColor="accent2"/>
        </w:rPr>
        <w:t xml:space="preserve">The clearest evidence that this value is managerially mediated rather than technologically </w:t>
      </w:r>
      <w:commentRangeStart w:id="473"/>
      <w:r>
        <w:rPr>
          <w:color w:val="C0504D" w:themeColor="accent2"/>
        </w:rPr>
        <w:t>determined</w:t>
      </w:r>
      <w:commentRangeEnd w:id="473"/>
      <w:r>
        <w:rPr>
          <w:rStyle w:val="CommentReference"/>
          <w:color w:val="C0504D" w:themeColor="accent2"/>
          <w:sz w:val="22"/>
          <w:szCs w:val="22"/>
        </w:rPr>
        <w:commentReference w:id="473"/>
      </w:r>
      <w:r>
        <w:rPr>
          <w:color w:val="C0504D" w:themeColor="accent2"/>
        </w:rPr>
        <w:t xml:space="preserve"> is that comparable use cases produced divergent outcomes across organizations (Table 5):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and then steer the organization, reshaping, leveraging, and navigating its </w:t>
        <w:lastRenderedPageBreak/>
        <w:t>conditions, and apply agentic AI to turn that opportunity into value. It is in this sense, through these interventions, that the manager rather than the agentic system is the central actor in value creation.</w:t>
      </w:r>
    </w:p>
    <w:p w14:paraId="01EF8B28" w14:textId="3A18990B" w:rsidR="00EB5DFF" w:rsidRPr="005A4C3F" w:rsidRDefault="00EB5DFF" w:rsidP="6E19D5D5">
      <w:pPr>
        <w:rPr>
          <w:color w:val="C0504D" w:themeColor="accent2"/>
          <w:lang w:val="en-US"/>
        </w:rPr>
      </w:pPr>
      <w:r>
        <w:rPr>
          <w:color w:val="C0504D" w:themeColor="accent2"/>
          <w:lang w:val="en-US"/>
        </w:rPr>
        <w:t xml:space="preserve">The </w:t>
      </w:r>
      <w:commentRangeStart w:id="474"/>
      <w:r>
        <w:rPr>
          <w:color w:val="C0504D" w:themeColor="accent2"/>
          <w:lang w:val="en-US"/>
        </w:rPr>
        <w:t>most</w:t>
      </w:r>
      <w:commentRangeEnd w:id="474"/>
      <w:r>
        <w:rPr>
          <w:rStyle w:val="CommentReference"/>
          <w:color w:val="C0504D" w:themeColor="accent2"/>
          <w:sz w:val="22"/>
          <w:szCs w:val="22"/>
          <w:lang w:val="en-US"/>
        </w:rPr>
        <w:commentReference w:id="474"/>
      </w:r>
      <w:r>
        <w:rPr>
          <w:color w:val="C0504D" w:themeColor="accent2"/>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while evaluator agents and human sense-checking limit the impact of hallucination. Because human work carries its own error and bias, the operative standard is </w:t>
      </w:r>
      <w:r>
        <w:rPr>
          <w:i/>
          <w:iCs/>
          <w:color w:val="C0504D" w:themeColor="accent2"/>
          <w:lang w:val="en-US"/>
        </w:rPr>
        <w:t>comparative</w:t>
      </w:r>
      <w:r>
        <w:rPr>
          <w:color w:val="C0504D" w:themeColor="accent2"/>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31CC5321" w:rsidR="00EB5DFF" w:rsidRPr="005A4C3F" w:rsidRDefault="00EB5DFF" w:rsidP="00EB5DFF">
      <w:pPr>
        <w:rPr>
          <w:color w:val="C0504D" w:themeColor="accent2"/>
        </w:rPr>
      </w:pPr>
      <w:r>
        <w:rPr>
          <w:color w:val="C0504D" w:themeColor="accent2"/>
        </w:rPr>
        <w:t>One outcome, however, resists this containment and points beyond the firm. Deploying agentic AI first on junior tasks threatens the pipeline through which juniors become seniors,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5A4C3F" w:rsidRDefault="00EB5DFF" w:rsidP="00EB5DFF">
      <w:pPr>
        <w:pStyle w:val="Heading2"/>
        <w:rPr>
          <w:color w:val="C0504D" w:themeColor="accent2"/>
        </w:rPr>
      </w:pPr>
      <w:bookmarkStart w:id="475" w:name="_Toc231935251"/>
      <w:r>
        <w:rPr>
          <w:color w:val="C0504D" w:themeColor="accent2"/>
        </w:rPr>
        <w:lastRenderedPageBreak/>
        <w:t>5.2</w:t>
        <w:tab/>
        <w:t>Practical implications</w:t>
      </w:r>
      <w:bookmarkEnd w:id="475"/>
    </w:p>
    <w:p w14:paraId="6BF80256" w14:textId="77777777" w:rsidR="00EB5DFF" w:rsidRPr="005A4C3F" w:rsidRDefault="00EB5DFF" w:rsidP="00EB5DFF">
      <w:pPr>
        <w:rPr>
          <w:color w:val="C0504D" w:themeColor="accent2"/>
        </w:rPr>
      </w:pPr>
      <w:r>
        <w:rPr>
          <w:color w:val="C0504D" w:themeColor="accent2"/>
        </w:rPr>
        <w:t xml:space="preserve">Because value creation with agentic AI is the product of managerial work across the process the model describes (building the conditions, steering the organization, designing how the technology is applied, and managing the value that results) rather than of the procurement decision alone, the practical implications of this study concern how marketing managers do that </w:t>
      </w:r>
      <w:commentRangeStart w:id="476"/>
      <w:r>
        <w:rPr>
          <w:color w:val="C0504D" w:themeColor="accent2"/>
        </w:rPr>
        <w:t>work</w:t>
      </w:r>
      <w:commentRangeEnd w:id="476"/>
      <w:r>
        <w:rPr>
          <w:rStyle w:val="CommentReference"/>
          <w:color w:val="C0504D" w:themeColor="accent2"/>
          <w:sz w:val="22"/>
          <w:szCs w:val="22"/>
        </w:rPr>
        <w:commentReference w:id="476"/>
      </w:r>
      <w:r>
        <w:rPr>
          <w:color w:val="C0504D" w:themeColor="accent2"/>
        </w:rPr>
        <w:t>. The guidance below follows the stages of the model developed in Chapter 4; an operational checklist of these implications, organized by those stages, is provided in Appendix B.</w:t>
      </w:r>
    </w:p>
    <w:p w14:paraId="247E8924" w14:textId="69793998" w:rsidR="00EB5DFF" w:rsidRPr="005A4C3F" w:rsidDel="00346E28" w:rsidRDefault="00EB5DFF" w:rsidP="00EB5DFF">
      <w:pPr>
        <w:pStyle w:val="Heading3"/>
        <w:rPr>
          <w:del w:id="477" w:author="Luttik, Daan" w:date="2026-06-13T21:30:00Z" w16du:dateUtc="2026-06-13T19:30:00Z"/>
          <w:color w:val="C0504D" w:themeColor="accent2"/>
        </w:rPr>
      </w:pPr>
      <w:del w:id="478" w:author="Luttik, Daan" w:date="2026-06-13T21:30:00Z" w16du:dateUtc="2026-06-13T19:30:00Z">
        <w:r>
          <w:rPr>
            <w:color w:val="C0504D" w:themeColor="accent2"/>
          </w:rPr>
          <w:delText>5.2.1</w:delText>
          <w:tab/>
          <w:delText>Build the conditions and lead the change</w:delText>
        </w:r>
      </w:del>
    </w:p>
    <w:p w14:paraId="255FF323" w14:textId="409B6D12" w:rsidR="00EB5DFF" w:rsidRPr="005A4C3F" w:rsidDel="00346E28" w:rsidRDefault="00EB5DFF" w:rsidP="6E19D5D5">
      <w:pPr>
        <w:rPr>
          <w:del w:id="479" w:author="Luttik, Daan" w:date="2026-06-13T21:30:00Z" w16du:dateUtc="2026-06-13T19:30:00Z"/>
          <w:color w:val="C0504D" w:themeColor="accent2"/>
          <w:lang w:val="en-US"/>
        </w:rPr>
      </w:pPr>
      <w:r>
        <w:rPr>
          <w:color w:val="C0504D" w:themeColor="accent2"/>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23B17DAF" w:rsidR="00EB5DFF" w:rsidRPr="005A4C3F" w:rsidRDefault="00EB5DFF" w:rsidP="00346E28">
      <w:pPr>
        <w:rPr>
          <w:color w:val="C0504D" w:themeColor="accent2"/>
        </w:rPr>
        <w:pPrChange w:id="480" w:author="Luttik, Daan" w:date="2026-06-13T21:30:00Z" w16du:dateUtc="2026-06-13T19:30:00Z">
          <w:pPr>
            <w:pStyle w:val="Heading3"/>
          </w:pPr>
        </w:pPrChange>
      </w:pPr>
      <w:del w:id="481" w:author="Luttik, Daan" w:date="2026-06-13T21:30:00Z" w16du:dateUtc="2026-06-13T19:30:00Z">
        <w:r>
          <w:rPr>
            <w:color w:val="C0504D" w:themeColor="accent2"/>
          </w:rPr>
          <w:delText>5.2.2</w:delText>
          <w:tab/>
          <w:delText>Choose your posture: follow or differentiate</w:delText>
        </w:r>
      </w:del>
    </w:p>
    <w:p w14:paraId="16D477E1" w14:textId="77777777" w:rsidR="00EB5DFF" w:rsidRPr="005A4C3F" w:rsidRDefault="00EB5DFF" w:rsidP="6E19D5D5">
      <w:pPr>
        <w:rPr>
          <w:color w:val="C0504D" w:themeColor="accent2"/>
          <w:lang w:val="en-US"/>
        </w:rPr>
      </w:pPr>
      <w:r>
        <w:rPr>
          <w:color w:val="C0504D" w:themeColor="accent2"/>
          <w:lang w:val="en-US"/>
        </w:rPr>
        <w:lastRenderedPageBreak/>
        <w:t>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3FE576AA" w:rsidR="00EB5DFF" w:rsidRPr="005A4C3F" w:rsidDel="00346E28" w:rsidRDefault="00EB5DFF" w:rsidP="00EB5DFF">
      <w:pPr>
        <w:pStyle w:val="Heading3"/>
        <w:rPr>
          <w:del w:id="482" w:author="Luttik, Daan" w:date="2026-06-13T21:30:00Z" w16du:dateUtc="2026-06-13T19:30:00Z"/>
          <w:color w:val="C0504D" w:themeColor="accent2"/>
        </w:rPr>
      </w:pPr>
      <w:del w:id="483" w:author="Luttik, Daan" w:date="2026-06-13T21:30:00Z" w16du:dateUtc="2026-06-13T19:30:00Z">
        <w:r>
          <w:rPr>
            <w:color w:val="C0504D" w:themeColor="accent2"/>
          </w:rPr>
          <w:delText>5.2.3</w:delText>
          <w:tab/>
          <w:delText>Start from the workflow and engineer the configuration</w:delText>
        </w:r>
      </w:del>
    </w:p>
    <w:p w14:paraId="73717BC4" w14:textId="77777777" w:rsidR="00EB5DFF" w:rsidRPr="005A4C3F" w:rsidRDefault="00EB5DFF" w:rsidP="6E19D5D5">
      <w:pPr>
        <w:rPr>
          <w:color w:val="C0504D" w:themeColor="accent2"/>
          <w:lang w:val="en-US"/>
        </w:rPr>
      </w:pPr>
      <w:r>
        <w:rPr>
          <w:color w:val="C0504D" w:themeColor="accent2"/>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Pr>
          <w:i/>
          <w:iCs/>
          <w:color w:val="C0504D" w:themeColor="accent2"/>
          <w:lang w:val="en-US"/>
        </w:rPr>
        <w:t>translation work</w:t>
      </w:r>
      <w:r>
        <w:rPr>
          <w:color w:val="C0504D" w:themeColor="accent2"/>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62B759D2" w:rsidR="00EB5DFF" w:rsidRPr="005A4C3F" w:rsidDel="00346E28" w:rsidRDefault="00EB5DFF" w:rsidP="00EB5DFF">
      <w:pPr>
        <w:pStyle w:val="Heading3"/>
        <w:rPr>
          <w:del w:id="484" w:author="Luttik, Daan" w:date="2026-06-13T21:30:00Z" w16du:dateUtc="2026-06-13T19:30:00Z"/>
          <w:color w:val="C0504D" w:themeColor="accent2"/>
        </w:rPr>
      </w:pPr>
      <w:del w:id="485" w:author="Luttik, Daan" w:date="2026-06-13T21:30:00Z" w16du:dateUtc="2026-06-13T19:30:00Z">
        <w:r>
          <w:rPr>
            <w:color w:val="C0504D" w:themeColor="accent2"/>
          </w:rPr>
          <w:lastRenderedPageBreak/>
          <w:delText>5.2.4</w:delText>
          <w:tab/>
          <w:delText>Govern AI with AI, calibrated to risk</w:delText>
        </w:r>
      </w:del>
    </w:p>
    <w:p w14:paraId="739D87DF" w14:textId="53D48B30" w:rsidR="00EB5DFF" w:rsidRPr="005A4C3F" w:rsidDel="006B0E9D" w:rsidRDefault="00EB5DFF" w:rsidP="006B0E9D">
      <w:pPr>
        <w:rPr>
          <w:del w:id="486" w:author="Luttik, Daan" w:date="2026-06-13T22:05:00Z" w16du:dateUtc="2026-06-13T20:05:00Z"/>
          <w:color w:val="C0504D" w:themeColor="accent2"/>
          <w:lang w:val="en-US"/>
        </w:rPr>
      </w:pPr>
      <w:r>
        <w:rPr>
          <w:color w:val="C0504D" w:themeColor="accent2"/>
          <w:lang w:val="en-US"/>
        </w:rPr>
        <w:t>The same design logic offers the most effective response to the risks of agentic AI: deploy AI to govern AI. Brand-control and tone-of-voice agents can enforce standards at scale, evaluator agents and human sense-checking can contain hallucination, and benchmarking AI output against a human baseline converts risk management into a measurable quality process.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9AF49CB" w:rsidR="00EB5DFF" w:rsidRPr="005A4C3F" w:rsidDel="006B0E9D" w:rsidRDefault="00EB5DFF" w:rsidP="006B0E9D">
      <w:pPr>
        <w:rPr>
          <w:del w:id="487" w:author="Luttik, Daan" w:date="2026-06-13T22:05:00Z" w16du:dateUtc="2026-06-13T20:05:00Z"/>
          <w:color w:val="C0504D" w:themeColor="accent2"/>
        </w:rPr>
        <w:pPrChange w:id="488" w:author="Luttik, Daan" w:date="2026-06-13T22:05:00Z" w16du:dateUtc="2026-06-13T20:05:00Z">
          <w:pPr>
            <w:pStyle w:val="Heading3"/>
          </w:pPr>
        </w:pPrChange>
      </w:pPr>
      <w:del w:id="489" w:author="Luttik, Daan" w:date="2026-06-13T21:30:00Z" w16du:dateUtc="2026-06-13T19:30:00Z">
        <w:r>
          <w:rPr>
            <w:color w:val="C0504D" w:themeColor="accent2"/>
          </w:rPr>
          <w:delText>5.2.5</w:delText>
          <w:tab/>
          <w:delText>Resource and source it strategicall</w:delText>
        </w:r>
      </w:del>
    </w:p>
    <w:p w14:paraId="29D21D74" w14:textId="476264F7" w:rsidR="00EB5DFF" w:rsidRPr="005A4C3F" w:rsidRDefault="00EB5DFF" w:rsidP="6E19D5D5">
      <w:pPr>
        <w:rPr>
          <w:color w:val="C0504D" w:themeColor="accent2"/>
          <w:lang w:val="en-US"/>
        </w:rPr>
      </w:pPr>
      <w:r>
        <w:rPr>
          <w:color w:val="C0504D" w:themeColor="accent2"/>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589AA5E5" w:rsidR="00EB5DFF" w:rsidRPr="005A4C3F" w:rsidDel="00346E28" w:rsidRDefault="00EB5DFF" w:rsidP="00EB5DFF">
      <w:pPr>
        <w:pStyle w:val="Heading3"/>
        <w:rPr>
          <w:del w:id="490" w:author="Luttik, Daan" w:date="2026-06-13T21:30:00Z" w16du:dateUtc="2026-06-13T19:30:00Z"/>
          <w:color w:val="C0504D" w:themeColor="accent2"/>
        </w:rPr>
      </w:pPr>
      <w:del w:id="491" w:author="Luttik, Daan" w:date="2026-06-13T21:30:00Z" w16du:dateUtc="2026-06-13T19:30:00Z">
        <w:r>
          <w:rPr>
            <w:color w:val="C0504D" w:themeColor="accent2"/>
          </w:rPr>
          <w:delText>5.2.6</w:delText>
          <w:tab/>
          <w:delText>Look outward: the agentic demand side and the talent pipeline</w:delText>
        </w:r>
      </w:del>
    </w:p>
    <w:p w14:paraId="06974DCC" w14:textId="18995E67" w:rsidR="00EB5DFF" w:rsidRPr="00F109A9" w:rsidRDefault="00EB5DFF" w:rsidP="6E19D5D5">
      <w:pPr>
        <w:rPr>
          <w:color w:val="9BBB59" w:themeColor="accent3"/>
          <w:lang w:val="en-US"/>
        </w:rPr>
      </w:pPr>
      <w:r>
        <w:rPr>
          <w:color w:val="C0504D" w:themeColor="accent2"/>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an early, practical instance of the value co-creation in which technology becomes an active participant in the exchange between firm and customer (Vargo &amp; </w:t>
        <w:lastRenderedPageBreak/>
        <w:t>Lusch, 2017; Leone et al., 2021). At the same time, deploying AI first on junior tasks risks eroding the pipeline that develops juniors into seniors. 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492" w:name="_Toc231935252"/>
      <w:r>
        <w:rPr>
          <w:color w:val="auto"/>
        </w:rPr>
        <w:t>5.3</w:t>
        <w:tab/>
        <w:t>Limitations &amp; Future research</w:t>
      </w:r>
      <w:bookmarkEnd w:id="492"/>
    </w:p>
    <w:p w14:paraId="37C3E8ED" w14:textId="475E64DC" w:rsidR="00EB5DFF" w:rsidRDefault="00EB5DFF" w:rsidP="00EB5DFF">
      <w:pPr>
        <w:rPr>
          <w:del w:id="493" w:author="Beninger, Stefanie" w:date="2026-06-10T13:27:00Z" w16du:dateUtc="2026-06-10T13:27:29Z"/>
        </w:rPr>
      </w:pPr>
      <w:r>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494"/>
      <w:r>
        <w:rPr>
          <w:lang w:val="en-US"/>
        </w:rPr>
        <w:t>situation</w:t>
      </w:r>
      <w:commentRangeEnd w:id="494"/>
      <w:r>
        <w:rPr>
          <w:rStyle w:val="CommentReference"/>
          <w:sz w:val="22"/>
          <w:szCs w:val="22"/>
          <w:lang w:val="en-US"/>
        </w:rPr>
        <w:commentReference w:id="494"/>
      </w:r>
      <w:r>
        <w:rPr>
          <w:lang w:val="en-US"/>
        </w:rPr>
        <w:t xml:space="preserve">. Furthermore, as this research applies a qualitative approach, </w:t>
      </w:r>
      <w:del w:id="90076" w:author="Claude" w:date="2026-06-14T12:00:00Z">
        <w:r>
          <w:rPr>
            <w:lang w:val="en-US"/>
          </w:rPr>
          <w:delText xml:space="preserve">our outcomes could be</w:delText>
        </w:r>
      </w:del>
      <w:ins w:id="90077" w:author="Claude" w:date="2026-06-14T12:00:00Z">
        <w:r>
          <w:rPr>
            <w:lang w:val="en-US"/>
          </w:rPr>
          <w:t xml:space="preserve">the outcomes could be</w:t>
        </w:r>
      </w:ins>
      <w:r>
        <w:rPr>
          <w:lang w:val="en-US"/>
        </w:rPr>
        <w:t xml:space="preserve"> transferable to other </w:t>
      </w:r>
      <w:commentRangeStart w:id="495"/>
      <w:r>
        <w:rPr>
          <w:lang w:val="en-US"/>
        </w:rPr>
        <w:t>contexts</w:t>
      </w:r>
      <w:commentRangeEnd w:id="495"/>
      <w:r>
        <w:rPr>
          <w:rStyle w:val="CommentReference"/>
          <w:sz w:val="22"/>
          <w:szCs w:val="22"/>
          <w:lang w:val="en-US"/>
        </w:rPr>
        <w:commentReference w:id="495"/>
      </w:r>
      <w:r>
        <w:rPr>
          <w:lang w:val="en-US"/>
        </w:rPr>
        <w:t xml:space="preserve">, but might also be specific to a small number of individuals and the context of the interviews (Shenton, 2004). </w:t>
      </w:r>
    </w:p>
    <w:p w14:paraId="71CBA20A" w14:textId="07F4DAAC" w:rsidR="00EB5DFF" w:rsidRDefault="00EB5DFF" w:rsidP="00EB5DFF">
      <w:commentRangeStart w:id="496"/>
      <w:r>
        <w:rPr>
          <w:lang w:val="en-US"/>
        </w:rPr>
        <w:t>To</w:t>
      </w:r>
      <w:commentRangeEnd w:id="496"/>
      <w:r>
        <w:rPr>
          <w:rStyle w:val="CommentReference"/>
          <w:sz w:val="22"/>
          <w:szCs w:val="22"/>
          <w:lang w:val="en-US"/>
        </w:rPr>
        <w:commentReference w:id="496"/>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w:t>
      </w:r>
      <w:ins w:id="497" w:author="Beninger, Stefanie" w:date="2026-06-10T13:27:00Z" w16du:dateUtc="2026-06-10T13:27:16Z">
        <w:r>
          <w:rPr>
            <w:lang w:val="en-US"/>
          </w:rPr>
          <w:t xml:space="preserve"> </w:t>
        </w:r>
      </w:ins>
      <w:r>
        <w:rPr>
          <w:lang w:val="en-US"/>
        </w:rPr>
        <w:t>AI and the role of the marketing manager therein.</w:t>
      </w:r>
    </w:p>
    <w:p w14:paraId="2C144096" w14:textId="244F98F3" w:rsidR="00EB5DFF" w:rsidRDefault="00EB5DFF" w:rsidP="00EB5DFF">
      <w:r>
        <w:rPr>
          <w:lang w:val="en-US"/>
        </w:rPr>
        <w:t xml:space="preserve">Another limitation lies in the gap between optics and </w:t>
      </w:r>
      <w:commentRangeStart w:id="498"/>
      <w:r>
        <w:rPr>
          <w:lang w:val="en-US"/>
        </w:rPr>
        <w:t>reality</w:t>
      </w:r>
      <w:commentRangeEnd w:id="498"/>
      <w:r>
        <w:rPr>
          <w:rStyle w:val="CommentReference"/>
          <w:sz w:val="22"/>
          <w:szCs w:val="22"/>
          <w:lang w:val="en-US"/>
        </w:rPr>
        <w:commentReference w:id="498"/>
      </w:r>
      <w:r>
        <w:rPr>
          <w:lang w:val="en-US"/>
        </w:rPr>
        <w:t xml:space="preserve">; while many interviewees were open about this gap, others might not have been so </w:t>
      </w:r>
      <w:commentRangeStart w:id="499"/>
      <w:r>
        <w:rPr>
          <w:lang w:val="en-US"/>
        </w:rPr>
        <w:t>forthcoming</w:t>
      </w:r>
      <w:commentRangeEnd w:id="499"/>
      <w:r>
        <w:rPr>
          <w:rStyle w:val="CommentReference"/>
          <w:sz w:val="22"/>
          <w:szCs w:val="22"/>
          <w:lang w:val="en-US"/>
        </w:rPr>
        <w:commentReference w:id="499"/>
      </w:r>
      <w:r>
        <w:rPr>
          <w:lang w:val="en-US"/>
        </w:rPr>
        <w:t>. This study relies exclusively on interview data and is based on an inductive approach. In line with Polsa (2013)</w:t>
      </w:r>
      <w:ins w:id="500" w:author="Beninger, Stefanie" w:date="2026-06-10T13:28:00Z" w16du:dateUtc="2026-06-10T13:28:17Z">
        <w:r>
          <w:rPr>
            <w:lang w:val="en-US"/>
          </w:rPr>
          <w:t>,</w:t>
        </w:r>
      </w:ins>
      <w:r>
        <w:rPr>
          <w:lang w:val="en-US"/>
        </w:rPr>
        <w:t xml:space="preserve"> research could use different data collection methods and leverage different research approaches. For example, auditing the state of AI within an </w:t>
      </w:r>
      <w:commentRangeStart w:id="501"/>
      <w:r>
        <w:rPr>
          <w:lang w:val="en-US"/>
        </w:rPr>
        <w:t>organization</w:t>
      </w:r>
      <w:commentRangeEnd w:id="501"/>
      <w:r>
        <w:rPr>
          <w:rStyle w:val="CommentReference"/>
          <w:sz w:val="22"/>
          <w:szCs w:val="22"/>
          <w:lang w:val="en-US"/>
        </w:rPr>
        <w:commentReference w:id="501"/>
      </w:r>
      <w:r>
        <w:rPr>
          <w:lang w:val="en-US"/>
        </w:rPr>
        <w:t xml:space="preserve"> and qualitatively measuring its effects on specific values should provide an important balancing force </w:t>
      </w:r>
      <w:del w:id="90078" w:author="Claude" w:date="2026-06-14T12:00:00Z">
        <w:r>
          <w:rPr>
            <w:lang w:val="en-US"/>
          </w:rPr>
          <w:delText xml:space="preserve">for our approach</w:delText>
        </w:r>
      </w:del>
      <w:ins w:id="90079" w:author="Claude" w:date="2026-06-14T12:00:00Z">
        <w:r>
          <w:rPr>
            <w:lang w:val="en-US"/>
          </w:rPr>
          <w:t xml:space="preserve">for this approach</w:t>
        </w:r>
      </w:ins>
      <w:r>
        <w:rPr>
          <w:lang w:val="en-US"/>
        </w:rPr>
        <w:t xml:space="preserve">. </w:t>
      </w:r>
    </w:p>
    <w:p w14:paraId="1FFE8426" w14:textId="77777777" w:rsidR="00EB5DFF" w:rsidRPr="009E2C30" w:rsidRDefault="00EB5DFF" w:rsidP="6E19D5D5">
      <w:pPr>
        <w:rPr>
          <w:b/>
          <w:bCs/>
          <w:color w:val="76923C" w:themeColor="accent3" w:themeShade="BF"/>
          <w:lang w:val="en-US"/>
        </w:rPr>
      </w:pPr>
      <w:r>
        <w:rPr>
          <w:lang w:val="en-US"/>
        </w:rPr>
        <w:t xml:space="preserve">Finally, </w:t>
      </w:r>
      <w:commentRangeStart w:id="502"/>
      <w:commentRangeStart w:id="503"/>
      <w:r>
        <w:rPr>
          <w:lang w:val="en-US"/>
        </w:rPr>
        <w:t>research</w:t>
      </w:r>
      <w:commentRangeEnd w:id="502"/>
      <w:r>
        <w:rPr>
          <w:rStyle w:val="CommentReference"/>
          <w:sz w:val="22"/>
          <w:szCs w:val="22"/>
          <w:lang w:val="en-US"/>
        </w:rPr>
        <w:commentReference w:id="502"/>
      </w:r>
      <w:commentRangeEnd w:id="503"/>
      <w:r>
        <w:rPr>
          <w:rStyle w:val="CommentReference"/>
          <w:sz w:val="22"/>
          <w:szCs w:val="22"/>
          <w:lang w:val="en-US"/>
        </w:rPr>
        <w:commentReference w:id="503"/>
      </w:r>
      <w:r>
        <w:rPr>
          <w:lang w:val="en-US"/>
        </w:rPr>
        <w:t xml:space="preserve"> could study specific elements in more </w:t>
      </w:r>
      <w:commentRangeStart w:id="504"/>
      <w:r>
        <w:rPr>
          <w:lang w:val="en-US"/>
        </w:rPr>
        <w:t>depth</w:t>
      </w:r>
      <w:commentRangeEnd w:id="504"/>
      <w:r>
        <w:rPr>
          <w:rStyle w:val="CommentReference"/>
          <w:sz w:val="22"/>
          <w:szCs w:val="22"/>
          <w:lang w:val="en-US"/>
        </w:rPr>
        <w:commentReference w:id="504"/>
      </w:r>
      <w:r>
        <w:rPr>
          <w:lang w:val="en-US"/>
        </w:rPr>
        <w:t xml:space="preserve">. First, research seems to rarely analyze the impact of specific technical features or technical </w:t>
      </w:r>
      <w:commentRangeStart w:id="505"/>
      <w:r>
        <w:rPr>
          <w:lang w:val="en-US"/>
        </w:rPr>
        <w:t>configurations</w:t>
      </w:r>
      <w:commentRangeEnd w:id="505"/>
      <w:r>
        <w:rPr>
          <w:rStyle w:val="CommentReference"/>
          <w:sz w:val="22"/>
          <w:szCs w:val="22"/>
          <w:lang w:val="en-US"/>
        </w:rPr>
        <w:commentReference w:id="505"/>
      </w:r>
      <w:r>
        <w:rPr>
          <w:lang w:val="en-US"/>
        </w:rPr>
        <w:t xml:space="preserve"> on business outcomes, research in this domain could further explain the high variance regarding value outcomes for similar use cases. Second, research could make a more detailed analysis regarding </w:t>
        <w:lastRenderedPageBreak/>
        <w:t xml:space="preserve">the effect of the organizational </w:t>
      </w:r>
      <w:commentRangeStart w:id="506"/>
      <w:r>
        <w:rPr>
          <w:lang w:val="en-US"/>
        </w:rPr>
        <w:t>context</w:t>
      </w:r>
      <w:commentRangeEnd w:id="506"/>
      <w:r>
        <w:rPr>
          <w:rStyle w:val="CommentReference"/>
          <w:sz w:val="22"/>
          <w:szCs w:val="22"/>
          <w:lang w:val="en-US"/>
        </w:rPr>
        <w:commentReference w:id="506"/>
      </w:r>
      <w:r>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507"/>
      <w:r>
        <w:rPr>
          <w:lang w:val="en-US"/>
        </w:rPr>
        <w:t>organization</w:t>
      </w:r>
      <w:commentRangeEnd w:id="507"/>
      <w:r>
        <w:rPr>
          <w:rStyle w:val="CommentReference"/>
          <w:sz w:val="22"/>
          <w:szCs w:val="22"/>
          <w:lang w:val="en-US"/>
        </w:rPr>
        <w:commentReference w:id="507"/>
      </w:r>
      <w:r>
        <w:rPr>
          <w:lang w:val="en-US"/>
        </w:rPr>
        <w:t xml:space="preserve">. </w:t>
      </w:r>
      <w:r>
        <w:rPr>
          <w:color w:val="76923C" w:themeColor="accent3" w:themeShade="BF"/>
          <w:lang w:val="en-US"/>
        </w:rPr>
        <w:br w:type="page"/>
      </w:r>
    </w:p>
    <w:p w14:paraId="02206E7D" w14:textId="77777777" w:rsidR="00EB5DFF" w:rsidRPr="00D84AD4" w:rsidRDefault="00EB5DFF" w:rsidP="00EB5DFF">
      <w:pPr>
        <w:pStyle w:val="Heading1"/>
      </w:pPr>
      <w:bookmarkStart w:id="508" w:name="_Toc231935253"/>
      <w:r>
        <w:lastRenderedPageBreak/>
        <w:t>6.</w:t>
        <w:tab/>
        <w:t>Conclusion</w:t>
      </w:r>
      <w:bookmarkEnd w:id="508"/>
    </w:p>
    <w:p w14:paraId="313B6C3B" w14:textId="262C3F4B" w:rsidR="00EB5DFF" w:rsidRPr="00934AD4" w:rsidRDefault="00EB5DFF" w:rsidP="00EB5DFF">
      <w:pPr>
        <w:rPr>
          <w:color w:val="C0504D" w:themeColor="accent2"/>
          <w:rPrChange w:id="509" w:author="Luttik, Daan" w:date="2026-06-13T21:32:00Z" w16du:dateUtc="2026-06-13T19:32:00Z">
            <w:rPr>
              <w:color w:val="9BBB59" w:themeColor="accent3"/>
            </w:rPr>
          </w:rPrChange>
        </w:rPr>
      </w:pPr>
      <w:r>
        <w:rPr>
          <w:color w:val="C0504D" w:themeColor="accent2"/>
          <w:rPrChange w:id="510" w:author="Luttik, Daan" w:date="2026-06-13T21:32:00Z" w16du:dateUtc="2026-06-13T19:32:00Z">
            <w:rPr>
              <w:color w:val="9BBB59" w:themeColor="accent3"/>
            </w:rPr>
          </w:rPrChange>
        </w:rPr>
        <w:t xml:space="preserve">This thesis asked how marketing managers create value with agentic AI. Drawing on seventeen interviews with marketing managers and AI experts, analyzed through constructivist grounded theory, </w:t>
      </w:r>
      <w:r>
        <w:rPr>
          <w:color w:val="C0504D" w:themeColor="accent2"/>
          <w:rPrChange w:id="511" w:author="Luttik, Daan" w:date="2026-06-13T21:32:00Z" w16du:dateUtc="2026-06-13T19:32:00Z">
            <w:rPr>
              <w:color w:val="9BBB59" w:themeColor="accent3"/>
            </w:rPr>
          </w:rPrChange>
        </w:rPr>
        <w:t xml:space="preserve">the findings suggest </w:t>
      </w:r>
      <w:r>
        <w:rPr>
          <w:color w:val="C0504D" w:themeColor="accent2"/>
          <w:rPrChange w:id="512" w:author="Luttik, Daan" w:date="2026-06-13T21:32:00Z" w16du:dateUtc="2026-06-13T19:32:00Z">
            <w:rPr>
              <w:color w:val="9BBB59" w:themeColor="accent3"/>
            </w:rPr>
          </w:rPrChange>
        </w:rPr>
        <w:t>that value is created not by adopting agentic AI but by the managerial work that surrounds it:</w:t>
      </w:r>
      <w:commentRangeStart w:id="513"/>
      <w:r>
        <w:rPr>
          <w:color w:val="C0504D" w:themeColor="accent2"/>
          <w:rPrChange w:id="514" w:author="Luttik, Daan" w:date="2026-06-13T21:32:00Z" w16du:dateUtc="2026-06-13T19:32:00Z">
            <w:rPr>
              <w:color w:val="9BBB59" w:themeColor="accent3"/>
            </w:rPr>
          </w:rPrChange>
        </w:rPr>
        <w:t xml:space="preserve"> observing a volatile environment, building the conditions for change, steering the organization, designing how the technology is applied, and managing the portfolio of value that results</w:t>
      </w:r>
      <w:commentRangeEnd w:id="513"/>
      <w:r>
        <w:rPr>
          <w:rStyle w:val="CommentReference"/>
          <w:color w:val="C0504D" w:themeColor="accent2"/>
          <w:sz w:val="22"/>
          <w:szCs w:val="22"/>
          <w:rPrChange w:id="515" w:author="Luttik, Daan" w:date="2026-06-13T21:32:00Z" w16du:dateUtc="2026-06-13T19:32:00Z">
            <w:rPr>
              <w:rStyle w:val="CommentReference"/>
              <w:color w:val="9BBB59" w:themeColor="accent3"/>
              <w:sz w:val="22"/>
              <w:szCs w:val="22"/>
            </w:rPr>
          </w:rPrChange>
        </w:rPr>
        <w:commentReference w:id="513"/>
      </w:r>
      <w:r>
        <w:rPr>
          <w:color w:val="C0504D" w:themeColor="accent2"/>
          <w:rPrChange w:id="516" w:author="Luttik, Daan" w:date="2026-06-13T21:32:00Z" w16du:dateUtc="2026-06-13T19:32:00Z">
            <w:rPr>
              <w:color w:val="9BBB59" w:themeColor="accent3"/>
            </w:rPr>
          </w:rPrChange>
        </w:rPr>
        <w:t xml:space="preserve">. The study’s central contribution is a model of this </w:t>
      </w:r>
      <w:r>
        <w:rPr>
          <w:color w:val="C0504D" w:themeColor="accent2"/>
          <w:rPrChange w:id="517" w:author="Luttik, Daan" w:date="2026-06-13T21:32:00Z" w16du:dateUtc="2026-06-13T19:32:00Z">
            <w:rPr>
              <w:color w:val="9BBB59" w:themeColor="accent3"/>
            </w:rPr>
          </w:rPrChange>
        </w:rPr>
        <w:t xml:space="preserve">study </w:t>
      </w:r>
      <w:r>
        <w:rPr>
          <w:color w:val="C0504D" w:themeColor="accent2"/>
          <w:rPrChange w:id="518" w:author="Luttik, Daan" w:date="2026-06-13T21:32:00Z" w16du:dateUtc="2026-06-13T19:32:00Z">
            <w:rPr>
              <w:color w:val="9BBB59" w:themeColor="accent3"/>
            </w:rPr>
          </w:rPrChange>
        </w:rPr>
        <w:t>(Figure 1); the technology is necessary but, on its own, far from sufficient.</w:t>
      </w:r>
    </w:p>
    <w:p w14:paraId="4FB3DD77" w14:textId="6623E2DC" w:rsidR="00EB5DFF" w:rsidRPr="00934AD4" w:rsidRDefault="00EB5DFF" w:rsidP="6E19D5D5">
      <w:pPr>
        <w:rPr>
          <w:color w:val="C0504D" w:themeColor="accent2"/>
          <w:lang w:val="en-US"/>
          <w:rPrChange w:id="519" w:author="Luttik, Daan" w:date="2026-06-13T21:32:00Z" w16du:dateUtc="2026-06-13T19:32:00Z">
            <w:rPr>
              <w:color w:val="76923C" w:themeColor="accent3" w:themeShade="BF"/>
              <w:lang w:val="en-US"/>
            </w:rPr>
          </w:rPrChange>
        </w:rPr>
      </w:pPr>
      <w:commentRangeStart w:id="520"/>
      <w:r>
        <w:rPr>
          <w:color w:val="C0504D" w:themeColor="accent2"/>
          <w:lang w:val="en-US"/>
          <w:rPrChange w:id="521" w:author="Luttik, Daan" w:date="2026-06-13T21:32:00Z" w16du:dateUtc="2026-06-13T19:32:00Z">
            <w:rPr>
              <w:color w:val="76923C" w:themeColor="accent3" w:themeShade="BF"/>
              <w:lang w:val="en-US"/>
            </w:rPr>
          </w:rPrChange>
        </w:rPr>
        <w:t>The</w:t>
      </w:r>
      <w:commentRangeEnd w:id="520"/>
      <w:r>
        <w:rPr>
          <w:rStyle w:val="CommentReference"/>
          <w:color w:val="C0504D" w:themeColor="accent2"/>
          <w:sz w:val="22"/>
          <w:szCs w:val="22"/>
          <w:lang w:val="en-US"/>
          <w:rPrChange w:id="522" w:author="Luttik, Daan" w:date="2026-06-13T21:32:00Z" w16du:dateUtc="2026-06-13T19:32:00Z">
            <w:rPr>
              <w:rStyle w:val="CommentReference"/>
              <w:color w:val="76923C" w:themeColor="accent3" w:themeShade="BF"/>
              <w:sz w:val="22"/>
              <w:szCs w:val="22"/>
              <w:lang w:val="en-US"/>
            </w:rPr>
          </w:rPrChange>
        </w:rPr>
        <w:commentReference w:id="520"/>
      </w:r>
      <w:r>
        <w:rPr>
          <w:color w:val="C0504D" w:themeColor="accent2"/>
          <w:lang w:val="en-US"/>
          <w:rPrChange w:id="523" w:author="Luttik, Daan" w:date="2026-06-13T21:32:00Z" w16du:dateUtc="2026-06-13T19:32:00Z">
            <w:rPr>
              <w:color w:val="76923C" w:themeColor="accent3" w:themeShade="BF"/>
              <w:lang w:val="en-US"/>
            </w:rPr>
          </w:rPrChange>
        </w:rPr>
        <w:t xml:space="preserve"> three </w:t>
      </w:r>
      <w:r>
        <w:rPr>
          <w:color w:val="C0504D" w:themeColor="accent2"/>
        </w:rPr>
        <w:t>sub-questions</w:t>
      </w:r>
      <w:r>
        <w:rPr>
          <w:color w:val="C0504D" w:themeColor="accent2"/>
          <w:lang w:val="en-US"/>
          <w:rPrChange w:id="524" w:author="Luttik, Daan" w:date="2026-06-13T21:32:00Z" w16du:dateUtc="2026-06-13T19:32:00Z">
            <w:rPr>
              <w:color w:val="76923C" w:themeColor="accent3" w:themeShade="BF"/>
              <w:lang w:val="en-US"/>
            </w:rPr>
          </w:rPrChange>
        </w:rPr>
        <w:t xml:space="preserve"> structure this </w:t>
      </w:r>
      <w:commentRangeStart w:id="525"/>
      <w:r>
        <w:rPr>
          <w:color w:val="C0504D" w:themeColor="accent2"/>
          <w:lang w:val="en-US"/>
          <w:rPrChange w:id="526" w:author="Luttik, Daan" w:date="2026-06-13T21:32:00Z" w16du:dateUtc="2026-06-13T19:32:00Z">
            <w:rPr>
              <w:color w:val="76923C" w:themeColor="accent3" w:themeShade="BF"/>
              <w:lang w:val="en-US"/>
            </w:rPr>
          </w:rPrChange>
        </w:rPr>
        <w:t>answer</w:t>
      </w:r>
      <w:commentRangeEnd w:id="525"/>
      <w:r>
        <w:rPr>
          <w:rStyle w:val="CommentReference"/>
          <w:color w:val="C0504D" w:themeColor="accent2"/>
          <w:sz w:val="22"/>
          <w:szCs w:val="22"/>
          <w:lang w:val="en-US"/>
          <w:rPrChange w:id="527" w:author="Luttik, Daan" w:date="2026-06-13T21:32:00Z" w16du:dateUtc="2026-06-13T19:32:00Z">
            <w:rPr>
              <w:rStyle w:val="CommentReference"/>
              <w:color w:val="76923C" w:themeColor="accent3" w:themeShade="BF"/>
              <w:sz w:val="22"/>
              <w:szCs w:val="22"/>
              <w:lang w:val="en-US"/>
            </w:rPr>
          </w:rPrChange>
        </w:rPr>
        <w:commentReference w:id="525"/>
      </w:r>
      <w:r>
        <w:rPr>
          <w:color w:val="C0504D" w:themeColor="accent2"/>
          <w:lang w:val="en-US"/>
          <w:rPrChange w:id="528" w:author="Luttik, Daan" w:date="2026-06-13T21:32:00Z" w16du:dateUtc="2026-06-13T19:32:00Z">
            <w:rPr>
              <w:color w:val="76923C" w:themeColor="accent3" w:themeShade="BF"/>
              <w:lang w:val="en-US"/>
            </w:rPr>
          </w:rPrChange>
        </w:rPr>
        <w:t xml:space="preserve">. Marketing managers </w:t>
      </w:r>
      <w:r>
        <w:rPr>
          <w:i/>
          <w:iCs/>
          <w:color w:val="C0504D" w:themeColor="accent2"/>
          <w:lang w:val="en-US"/>
          <w:rPrChange w:id="529" w:author="Luttik, Daan" w:date="2026-06-13T21:32:00Z" w16du:dateUtc="2026-06-13T19:32:00Z">
            <w:rPr>
              <w:i/>
              <w:iCs/>
              <w:color w:val="76923C" w:themeColor="accent3" w:themeShade="BF"/>
              <w:lang w:val="en-US"/>
            </w:rPr>
          </w:rPrChange>
        </w:rPr>
        <w:t>identify and translate</w:t>
      </w:r>
      <w:r>
        <w:rPr>
          <w:color w:val="C0504D" w:themeColor="accent2"/>
          <w:lang w:val="en-US"/>
          <w:rPrChange w:id="530" w:author="Luttik, Daan" w:date="2026-06-13T21:32:00Z" w16du:dateUtc="2026-06-13T19:32:00Z">
            <w:rPr>
              <w:color w:val="76923C" w:themeColor="accent3" w:themeShade="BF"/>
              <w:lang w:val="en-US"/>
            </w:rPr>
          </w:rPrChange>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34AD4" w:rsidRDefault="00EB5DFF" w:rsidP="6E19D5D5">
      <w:pPr>
        <w:rPr>
          <w:color w:val="C0504D" w:themeColor="accent2"/>
          <w:lang w:val="en-US"/>
          <w:rPrChange w:id="531" w:author="Luttik, Daan" w:date="2026-06-13T21:32:00Z" w16du:dateUtc="2026-06-13T19:32:00Z">
            <w:rPr>
              <w:color w:val="76923C" w:themeColor="accent3" w:themeShade="BF"/>
              <w:lang w:val="en-US"/>
            </w:rPr>
          </w:rPrChange>
        </w:rPr>
      </w:pPr>
      <w:r>
        <w:rPr>
          <w:color w:val="C0504D" w:themeColor="accent2"/>
          <w:lang w:val="en-US"/>
          <w:rPrChange w:id="532" w:author="Luttik, Daan" w:date="2026-06-13T21:32:00Z" w16du:dateUtc="2026-06-13T19:32:00Z">
            <w:rPr>
              <w:color w:val="76923C" w:themeColor="accent3" w:themeShade="BF"/>
              <w:lang w:val="en-US"/>
            </w:rPr>
          </w:rPrChange>
        </w:rPr>
        <w:t xml:space="preserve">They </w:t>
      </w:r>
      <w:r>
        <w:rPr>
          <w:i/>
          <w:iCs/>
          <w:color w:val="C0504D" w:themeColor="accent2"/>
          <w:lang w:val="en-US"/>
          <w:rPrChange w:id="533" w:author="Luttik, Daan" w:date="2026-06-13T21:32:00Z" w16du:dateUtc="2026-06-13T19:32:00Z">
            <w:rPr>
              <w:i/>
              <w:iCs/>
              <w:color w:val="76923C" w:themeColor="accent3" w:themeShade="BF"/>
              <w:lang w:val="en-US"/>
            </w:rPr>
          </w:rPrChange>
        </w:rPr>
        <w:t>enable adoption</w:t>
      </w:r>
      <w:r>
        <w:rPr>
          <w:color w:val="C0504D" w:themeColor="accent2"/>
          <w:lang w:val="en-US"/>
          <w:rPrChange w:id="534" w:author="Luttik, Daan" w:date="2026-06-13T21:32:00Z" w16du:dateUtc="2026-06-13T19:32:00Z">
            <w:rPr>
              <w:color w:val="76923C" w:themeColor="accent3" w:themeShade="BF"/>
              <w:lang w:val="en-US"/>
            </w:rPr>
          </w:rPrChange>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34AD4" w:rsidRDefault="00EB5DFF" w:rsidP="6E19D5D5">
      <w:pPr>
        <w:rPr>
          <w:color w:val="C0504D" w:themeColor="accent2"/>
          <w:lang w:val="en-US"/>
          <w:rPrChange w:id="535" w:author="Luttik, Daan" w:date="2026-06-13T21:32:00Z" w16du:dateUtc="2026-06-13T19:32:00Z">
            <w:rPr>
              <w:color w:val="76923C" w:themeColor="accent3" w:themeShade="BF"/>
              <w:lang w:val="en-US"/>
            </w:rPr>
          </w:rPrChange>
        </w:rPr>
      </w:pPr>
      <w:r>
        <w:rPr>
          <w:color w:val="C0504D" w:themeColor="accent2"/>
          <w:lang w:val="en-US"/>
          <w:rPrChange w:id="536" w:author="Luttik, Daan" w:date="2026-06-13T21:32:00Z" w16du:dateUtc="2026-06-13T19:32:00Z">
            <w:rPr>
              <w:color w:val="76923C" w:themeColor="accent3" w:themeShade="BF"/>
              <w:lang w:val="en-US"/>
            </w:rPr>
          </w:rPrChange>
        </w:rPr>
        <w:t xml:space="preserve">They </w:t>
      </w:r>
      <w:r>
        <w:rPr>
          <w:i/>
          <w:iCs/>
          <w:color w:val="C0504D" w:themeColor="accent2"/>
          <w:lang w:val="en-US"/>
          <w:rPrChange w:id="537" w:author="Luttik, Daan" w:date="2026-06-13T21:32:00Z" w16du:dateUtc="2026-06-13T19:32:00Z">
            <w:rPr>
              <w:i/>
              <w:iCs/>
              <w:color w:val="76923C" w:themeColor="accent3" w:themeShade="BF"/>
              <w:lang w:val="en-US"/>
            </w:rPr>
          </w:rPrChange>
        </w:rPr>
        <w:t>navigate obstacles and risks</w:t>
      </w:r>
      <w:r>
        <w:rPr>
          <w:color w:val="C0504D" w:themeColor="accent2"/>
          <w:lang w:val="en-US"/>
          <w:rPrChange w:id="538" w:author="Luttik, Daan" w:date="2026-06-13T21:32:00Z" w16du:dateUtc="2026-06-13T19:32:00Z">
            <w:rPr>
              <w:color w:val="76923C" w:themeColor="accent3" w:themeShade="BF"/>
              <w:lang w:val="en-US"/>
            </w:rPr>
          </w:rPrChange>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Pr>
          <w:color w:val="C0504D" w:themeColor="accent2"/>
          <w:lang w:val="en-US"/>
          <w:rPrChange w:id="539" w:author="Luttik, Daan" w:date="2026-06-13T21:32:00Z" w16du:dateUtc="2026-06-13T19:32:00Z">
            <w:rPr>
              <w:color w:val="76923C" w:themeColor="accent3" w:themeShade="BF"/>
              <w:lang w:val="en-US"/>
            </w:rPr>
          </w:rPrChange>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7FF8FC1A" w:rsidR="00EB5DFF" w:rsidRPr="005C5B9A" w:rsidRDefault="00EB5DFF" w:rsidP="6E19D5D5">
      <w:pPr>
        <w:rPr>
          <w:color w:val="C0504D" w:themeColor="accent2"/>
          <w:lang w:val="en-US"/>
        </w:rPr>
      </w:pPr>
      <w:commentRangeStart w:id="540"/>
      <w:r>
        <w:rPr>
          <w:color w:val="C0504D" w:themeColor="accent2"/>
          <w:lang w:val="en-US"/>
        </w:rPr>
        <w:t>Empirically</w:t>
      </w:r>
      <w:commentRangeEnd w:id="540"/>
      <w:r>
        <w:rPr>
          <w:rStyle w:val="CommentReference"/>
          <w:color w:val="C0504D" w:themeColor="accent2"/>
          <w:sz w:val="22"/>
          <w:szCs w:val="22"/>
          <w:lang w:val="en-US"/>
        </w:rPr>
        <w:commentReference w:id="540"/>
      </w:r>
      <w:r>
        <w:rPr>
          <w:color w:val="C0504D" w:themeColor="accent2"/>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541"/>
      <w:r>
        <w:rPr>
          <w:color w:val="C0504D" w:themeColor="accent2"/>
          <w:lang w:val="en-US"/>
        </w:rPr>
        <w:t>generation</w:t>
      </w:r>
      <w:commentRangeEnd w:id="541"/>
      <w:r>
        <w:rPr>
          <w:rStyle w:val="CommentReference"/>
          <w:color w:val="C0504D" w:themeColor="accent2"/>
          <w:sz w:val="22"/>
          <w:szCs w:val="22"/>
          <w:lang w:val="en-US"/>
        </w:rPr>
        <w:commentReference w:id="541"/>
      </w:r>
      <w:r>
        <w:rPr>
          <w:color w:val="C0504D" w:themeColor="accent2"/>
          <w:lang w:val="en-US"/>
        </w:rPr>
        <w:t xml:space="preserve">. Its contribution is a grounded account of the managerial actions to realize value with agentic AI: a </w:t>
      </w:r>
      <w:commentRangeStart w:id="542"/>
      <w:r>
        <w:rPr>
          <w:color w:val="C0504D" w:themeColor="accent2"/>
          <w:lang w:val="en-US"/>
        </w:rPr>
        <w:t>process</w:t>
      </w:r>
      <w:commentRangeEnd w:id="542"/>
      <w:r>
        <w:rPr>
          <w:rStyle w:val="CommentReference"/>
          <w:color w:val="C0504D" w:themeColor="accent2"/>
          <w:sz w:val="22"/>
          <w:szCs w:val="22"/>
          <w:lang w:val="en-US"/>
        </w:rPr>
        <w:commentReference w:id="542"/>
      </w:r>
      <w:r>
        <w:rPr>
          <w:color w:val="C0504D" w:themeColor="accent2"/>
          <w:lang w:val="en-US"/>
        </w:rPr>
        <w:t xml:space="preserve"> model linking </w:t>
      </w:r>
      <w:commentRangeStart w:id="543"/>
      <w:r>
        <w:rPr>
          <w:color w:val="C0504D" w:themeColor="accent2"/>
          <w:lang w:val="en-US"/>
        </w:rPr>
        <w:t>observing, steering, applying, and the management of a value portfolio, together with the analytical vocabulary (the repertoire of reshaping, leveraging, and navigating; the harness; and value as a managed portfol</w:t>
      </w:r>
      <w:commentRangeEnd w:id="543"/>
      <w:r>
        <w:rPr>
          <w:rStyle w:val="CommentReference"/>
          <w:color w:val="C0504D" w:themeColor="accent2"/>
          <w:sz w:val="22"/>
          <w:szCs w:val="22"/>
          <w:lang w:val="en-US"/>
        </w:rPr>
        <w:commentReference w:id="543"/>
      </w:r>
      <w:r>
        <w:rPr>
          <w:color w:val="C0504D" w:themeColor="accent2"/>
          <w:lang w:val="en-US"/>
        </w:rPr>
        <w:t>io) through which that work can be understood. T</w:t>
      </w:r>
      <w:commentRangeStart w:id="544"/>
      <w:r>
        <w:rPr>
          <w:color w:val="C0504D" w:themeColor="accent2"/>
          <w:lang w:val="en-US"/>
        </w:rPr>
        <w:t>he empirical specifics reported here are snapshots of a fast-moving technology and will date quick</w:t>
      </w:r>
      <w:commentRangeEnd w:id="544"/>
      <w:r>
        <w:rPr>
          <w:rStyle w:val="CommentReference"/>
          <w:color w:val="C0504D" w:themeColor="accent2"/>
          <w:sz w:val="22"/>
          <w:szCs w:val="22"/>
          <w:lang w:val="en-US"/>
        </w:rPr>
        <w:commentReference w:id="544"/>
      </w:r>
      <w:r>
        <w:rPr>
          <w:color w:val="C0504D" w:themeColor="accent2"/>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545"/>
      <w:r>
        <w:rPr>
          <w:color w:val="C0504D" w:themeColor="accent2"/>
          <w:lang w:val="en-US"/>
        </w:rPr>
        <w:t>them</w:t>
      </w:r>
      <w:commentRangeEnd w:id="545"/>
      <w:r>
        <w:rPr>
          <w:rStyle w:val="CommentReference"/>
          <w:color w:val="C0504D" w:themeColor="accent2"/>
          <w:sz w:val="22"/>
          <w:szCs w:val="22"/>
          <w:lang w:val="en-US"/>
        </w:rPr>
        <w:commentReference w:id="545"/>
      </w:r>
      <w:r>
        <w:rPr>
          <w:color w:val="C0504D" w:themeColor="accent2"/>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546" w:name="_Toc231935254"/>
      <w:r>
        <w:lastRenderedPageBreak/>
        <w:t>7.</w:t>
        <w:tab/>
        <w:t>References</w:t>
      </w:r>
      <w:bookmarkEnd w:id="546"/>
    </w:p>
    <w:p w14:paraId="1313EFEC" w14:textId="77777777" w:rsidR="00EB5DFF" w:rsidRDefault="00EB5DFF" w:rsidP="6E19D5D5">
      <w:pPr>
        <w:ind w:left="720" w:hanging="720"/>
        <w:rPr>
          <w:highlight w:val="white"/>
          <w:lang w:val="en-US"/>
        </w:rPr>
      </w:pPr>
      <w:r>
        <w:rPr>
          <w:highlight w:val="white"/>
          <w:lang w:val="en-US"/>
        </w:rPr>
        <w:t xml:space="preserve">Acharya, D. B., Kuppan, K., &amp; Divya, B. (2025). Agentic AI: Autonomous intelligence for complex goals, a comprehensive </w:t>
      </w:r>
      <w:commentRangeStart w:id="547"/>
      <w:r>
        <w:rPr>
          <w:highlight w:val="white"/>
          <w:lang w:val="en-US"/>
        </w:rPr>
        <w:t>survey</w:t>
      </w:r>
      <w:commentRangeEnd w:id="547"/>
      <w:r>
        <w:rPr>
          <w:rStyle w:val="CommentReference"/>
          <w:sz w:val="22"/>
          <w:szCs w:val="22"/>
          <w:highlight w:val="white"/>
          <w:lang w:val="en-US"/>
        </w:rPr>
        <w:commentReference w:id="547"/>
      </w:r>
      <w:r>
        <w:rPr>
          <w:highlight w:val="white"/>
          <w:lang w:val="en-US"/>
        </w:rPr>
        <w:t xml:space="preserve">. </w:t>
      </w:r>
      <w:r>
        <w:rPr>
          <w:i/>
          <w:iCs/>
          <w:highlight w:val="white"/>
          <w:lang w:val="en-US"/>
        </w:rPr>
        <w:t>IEEE Access</w:t>
      </w:r>
      <w:r>
        <w:rPr>
          <w:highlight w:val="white"/>
          <w:lang w:val="en-US"/>
        </w:rPr>
        <w:t>.</w:t>
      </w:r>
    </w:p>
    <w:p w14:paraId="7EE7E688" w14:textId="77777777" w:rsidR="00EB5DFF" w:rsidRDefault="00EB5DFF" w:rsidP="6E19D5D5">
      <w:pPr>
        <w:spacing w:line="360" w:lineRule="auto"/>
        <w:ind w:left="720" w:hanging="720"/>
        <w:rPr>
          <w:highlight w:val="white"/>
          <w:lang w:val="en-US"/>
        </w:rPr>
      </w:pPr>
      <w:r>
        <w:rPr>
          <w:highlight w:val="white"/>
          <w:lang w:val="en-US"/>
        </w:rPr>
        <w:t xml:space="preserve">Almquist, E., Senior, J., &amp; Bloch, N. (2016). The elements of value. </w:t>
      </w:r>
      <w:r>
        <w:rPr>
          <w:i/>
          <w:iCs/>
          <w:highlight w:val="white"/>
          <w:lang w:val="en-US"/>
        </w:rPr>
        <w:t>Harvard business review</w:t>
      </w:r>
      <w:r>
        <w:rPr>
          <w:highlight w:val="white"/>
          <w:lang w:val="en-US"/>
        </w:rPr>
        <w:t xml:space="preserve">, </w:t>
      </w:r>
      <w:r>
        <w:rPr>
          <w:i/>
          <w:iCs/>
          <w:highlight w:val="white"/>
          <w:lang w:val="en-US"/>
        </w:rPr>
        <w:t>94</w:t>
      </w:r>
      <w:r>
        <w:rPr>
          <w:highlight w:val="white"/>
          <w:lang w:val="en-US"/>
        </w:rPr>
        <w:t>(9), 47-53.</w:t>
      </w:r>
    </w:p>
    <w:p w14:paraId="2183D948" w14:textId="77777777" w:rsidR="00EB5DFF" w:rsidRDefault="00EB5DFF" w:rsidP="00EB5DFF">
      <w:pPr>
        <w:spacing w:line="360" w:lineRule="auto"/>
        <w:ind w:left="720" w:hanging="720"/>
        <w:rPr>
          <w:highlight w:val="white"/>
        </w:rPr>
      </w:pPr>
      <w:r>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Pr>
          <w:highlight w:val="white"/>
          <w:lang w:val="en-US"/>
        </w:rPr>
        <w:t xml:space="preserve">Bauer, J., &amp; Jannach, D. (2021). Improved customer lifetime value prediction with sequence-to-sequence learning and feature-based models. </w:t>
      </w:r>
      <w:r>
        <w:rPr>
          <w:i/>
          <w:iCs/>
          <w:highlight w:val="white"/>
          <w:lang w:val="en-US"/>
        </w:rPr>
        <w:t>ACM Transactions on Knowledge Discovery from Data (TKDD)</w:t>
      </w:r>
      <w:r>
        <w:rPr>
          <w:highlight w:val="white"/>
          <w:lang w:val="en-US"/>
        </w:rPr>
        <w:t xml:space="preserve">, </w:t>
      </w:r>
      <w:r>
        <w:rPr>
          <w:i/>
          <w:iCs/>
          <w:highlight w:val="white"/>
          <w:lang w:val="en-US"/>
        </w:rPr>
        <w:t>15</w:t>
      </w:r>
      <w:r>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Pr>
          <w:lang w:val="en-US"/>
        </w:rPr>
        <w:t xml:space="preserve">Blumer, H. (1969) </w:t>
      </w:r>
      <w:r>
        <w:rPr>
          <w:i/>
          <w:lang w:val="en-US"/>
        </w:rPr>
        <w:t>Symbolic interactionism: Perspective and method.</w:t>
      </w:r>
      <w:r>
        <w:rPr>
          <w:lang w:val="en-US"/>
        </w:rPr>
        <w:t xml:space="preserve"> Englewood Cliffs, NJ: Prentice Hall.</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0849C204" w14:textId="5CF768CB" w:rsidR="00E86183" w:rsidRDefault="00E86183" w:rsidP="00EB5DFF">
      <w:pPr>
        <w:ind w:left="720" w:hanging="720"/>
        <w:rPr>
          <w:highlight w:val="white"/>
        </w:rPr>
      </w:pPr>
      <w:commentRangeStart w:id="548"/>
      <w:r>
        <w:rPr>
          <w:highlight w:val="white"/>
          <w:lang w:val="it-IT"/>
        </w:rPr>
        <w:t xml:space="preserve">Brynjolfsson, E., Li, D., &amp; Raymond, L. (2025). </w:t>
      </w:r>
      <w:r>
        <w:rPr>
          <w:highlight w:val="white"/>
        </w:rPr>
        <w:t>Generative AI at work. </w:t>
      </w:r>
      <w:r>
        <w:rPr>
          <w:i/>
          <w:iCs/>
          <w:highlight w:val="white"/>
        </w:rPr>
        <w:t>The Quarterly Journal of Economics</w:t>
      </w:r>
      <w:r>
        <w:rPr>
          <w:highlight w:val="white"/>
        </w:rPr>
        <w:t>, </w:t>
      </w:r>
      <w:r>
        <w:rPr>
          <w:i/>
          <w:iCs/>
          <w:highlight w:val="white"/>
        </w:rPr>
        <w:t>140</w:t>
      </w:r>
      <w:r>
        <w:rPr>
          <w:highlight w:val="white"/>
        </w:rPr>
        <w:t>(2), 889-942.</w:t>
      </w:r>
      <w:commentRangeEnd w:id="548"/>
      <w:r>
        <w:rPr>
          <w:rStyle w:val="CommentReference"/>
          <w:sz w:val="22"/>
          <w:szCs w:val="22"/>
          <w:highlight w:val="white"/>
        </w:rPr>
        <w:commentReference w:id="548"/>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lastRenderedPageBreak/>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Pr>
          <w:highlight w:val="white"/>
        </w:rPr>
        <w:t>Charmaz, K. (2014). Constructing grounded theory (introducing qualitative methods series). </w:t>
      </w:r>
      <w:r>
        <w:rPr>
          <w:i/>
          <w:iCs/>
          <w:highlight w:val="white"/>
        </w:rPr>
        <w:t>Constr. grounded theory</w:t>
      </w:r>
      <w:r>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549"/>
      <w:commentRangeStart w:id="550"/>
      <w:r>
        <w:rPr>
          <w:highlight w:val="white"/>
          <w:lang w:val="it-IT"/>
        </w:rPr>
        <w:t xml:space="preserve">Chintalapati, S., &amp; Pandey, S. K. (2022). </w:t>
      </w:r>
      <w:r>
        <w:rPr>
          <w:highlight w:val="white"/>
        </w:rPr>
        <w:t xml:space="preserve">Artificial intelligence in marketing: A systematic literature review. </w:t>
      </w:r>
      <w:r>
        <w:rPr>
          <w:i/>
          <w:iCs/>
          <w:highlight w:val="white"/>
        </w:rPr>
        <w:t>International Journal of Market Research</w:t>
      </w:r>
      <w:r>
        <w:rPr>
          <w:highlight w:val="white"/>
        </w:rPr>
        <w:t xml:space="preserve">, </w:t>
      </w:r>
      <w:r>
        <w:rPr>
          <w:i/>
          <w:iCs/>
          <w:highlight w:val="white"/>
        </w:rPr>
        <w:t>64</w:t>
      </w:r>
      <w:r>
        <w:rPr>
          <w:highlight w:val="white"/>
        </w:rPr>
        <w:t xml:space="preserve">(1), 38-68. </w:t>
      </w:r>
      <w:commentRangeEnd w:id="550"/>
      <w:r>
        <w:rPr>
          <w:rStyle w:val="CommentReference"/>
          <w:sz w:val="20"/>
          <w:szCs w:val="20"/>
          <w:highlight w:val="white"/>
        </w:rPr>
        <w:commentReference w:id="550"/>
      </w:r>
      <w:commentRangeEnd w:id="549"/>
      <w:r>
        <w:rPr>
          <w:rStyle w:val="CommentReference"/>
          <w:sz w:val="20"/>
          <w:szCs w:val="20"/>
          <w:highlight w:val="white"/>
        </w:rPr>
        <w:commentReference w:id="549"/>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Pr>
          <w:highlight w:val="white"/>
          <w:lang w:val="de-DE"/>
        </w:rPr>
        <w:t xml:space="preserve">Doshi, A. R., &amp; Hauser, O. P. (2024). </w:t>
      </w:r>
      <w:r>
        <w:rPr>
          <w:highlight w:val="white"/>
        </w:rPr>
        <w:t xml:space="preserve">Generative AI enhances individual creativity but reduces the collective diversity of novel content. </w:t>
      </w:r>
      <w:r>
        <w:rPr>
          <w:i/>
          <w:iCs/>
          <w:highlight w:val="white"/>
          <w:lang w:val="fr-FR"/>
        </w:rPr>
        <w:t>Science Advances</w:t>
      </w:r>
      <w:r>
        <w:rPr>
          <w:highlight w:val="white"/>
          <w:lang w:val="fr-FR"/>
        </w:rPr>
        <w:t>, </w:t>
      </w:r>
      <w:r>
        <w:rPr>
          <w:i/>
          <w:iCs/>
          <w:highlight w:val="white"/>
          <w:lang w:val="fr-FR"/>
        </w:rPr>
        <w:t>10</w:t>
      </w:r>
      <w:r>
        <w:rPr>
          <w:highlight w:val="white"/>
          <w:lang w:val="fr-FR"/>
        </w:rPr>
        <w:t>(28), eadn5290. https://doi.org/10.1126/sciadv.adn5290</w:t>
      </w:r>
    </w:p>
    <w:p w14:paraId="5D07805A" w14:textId="77777777" w:rsidR="00EB5DFF" w:rsidRDefault="00EB5DFF" w:rsidP="00EB5DFF">
      <w:pPr>
        <w:ind w:left="720" w:hanging="720"/>
        <w:rPr>
          <w:highlight w:val="white"/>
        </w:rPr>
      </w:pPr>
      <w:r>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Pr>
          <w:highlight w:val="white"/>
          <w:lang w:val="en-US"/>
        </w:rPr>
        <w:t xml:space="preserve">Dutta, S., Assem, H., &amp; Burgin, E. (2021). Sequence-to-sequence learning on keywords for efficient FAQ retrieval. </w:t>
      </w:r>
      <w:r>
        <w:rPr>
          <w:i/>
          <w:iCs/>
          <w:highlight w:val="white"/>
          <w:lang w:val="en-US"/>
        </w:rPr>
        <w:t>arXiv preprint arXiv:2108.10019</w:t>
      </w:r>
      <w:r>
        <w:rPr>
          <w:highlight w:val="white"/>
          <w:lang w:val="en-US"/>
        </w:rPr>
        <w:t xml:space="preserve">. </w:t>
      </w:r>
    </w:p>
    <w:p w14:paraId="71D42C30" w14:textId="77777777" w:rsidR="00EB5DFF" w:rsidRDefault="00EB5DFF" w:rsidP="6E19D5D5">
      <w:pPr>
        <w:ind w:left="720" w:hanging="720"/>
        <w:rPr>
          <w:highlight w:val="white"/>
          <w:lang w:val="en-US"/>
        </w:rPr>
      </w:pPr>
      <w:r>
        <w:rPr>
          <w:highlight w:val="white"/>
          <w:lang w:val="en-US"/>
        </w:rPr>
        <w:t xml:space="preserve">Abou Elgheit, E. (2025). Generative AI as a disruptive innovation: implications for marketing strategic transformations. </w:t>
      </w:r>
      <w:r>
        <w:rPr>
          <w:i/>
          <w:iCs/>
          <w:highlight w:val="white"/>
          <w:lang w:val="en-US"/>
        </w:rPr>
        <w:t>Foresight and STI Governance</w:t>
      </w:r>
      <w:r>
        <w:rPr>
          <w:highlight w:val="white"/>
          <w:lang w:val="en-US"/>
        </w:rPr>
        <w:t xml:space="preserve">, </w:t>
      </w:r>
      <w:r>
        <w:rPr>
          <w:i/>
          <w:iCs/>
          <w:highlight w:val="white"/>
          <w:lang w:val="en-US"/>
        </w:rPr>
        <w:t>19</w:t>
      </w:r>
      <w:r>
        <w:rPr>
          <w:highlight w:val="white"/>
          <w:lang w:val="en-US"/>
        </w:rPr>
        <w:t xml:space="preserve">(1), 6-15. </w:t>
      </w:r>
    </w:p>
    <w:p w14:paraId="73B01FED" w14:textId="77777777" w:rsidR="00EB5DFF" w:rsidRDefault="00EB5DFF" w:rsidP="00EB5DFF">
      <w:pPr>
        <w:spacing w:line="360" w:lineRule="auto"/>
        <w:ind w:left="720" w:hanging="720"/>
        <w:rPr>
          <w:highlight w:val="white"/>
        </w:rPr>
      </w:pPr>
      <w:r>
        <w:rPr>
          <w:highlight w:val="white"/>
          <w:lang w:val="nl-NL"/>
        </w:rPr>
        <w:lastRenderedPageBreak/>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Pr>
          <w:highlight w:val="white"/>
          <w:lang w:val="en-US"/>
        </w:rPr>
        <w:t xml:space="preserve">Gao, Y., Xiong, Y., Gao, X., Jia, K., Pan, J., Bi, Y., … &amp; Wang, H. (2023). Retrieval-augmented generation for large language models: A survey. </w:t>
      </w:r>
      <w:r>
        <w:rPr>
          <w:i/>
          <w:iCs/>
          <w:highlight w:val="white"/>
          <w:lang w:val="en-US"/>
        </w:rPr>
        <w:t>arXiv preprint arXiv:2312.10997</w:t>
      </w:r>
      <w:r>
        <w:rPr>
          <w:highlight w:val="white"/>
          <w:lang w:val="en-US"/>
        </w:rPr>
        <w:t xml:space="preserve">, </w:t>
      </w:r>
      <w:r>
        <w:rPr>
          <w:i/>
          <w:iCs/>
          <w:highlight w:val="white"/>
          <w:lang w:val="en-US"/>
        </w:rPr>
        <w:t>2</w:t>
      </w:r>
      <w:r>
        <w:rPr>
          <w:highlight w:val="white"/>
          <w:lang w:val="en-US"/>
        </w:rPr>
        <w:t xml:space="preserve">(1), 32. </w:t>
      </w:r>
    </w:p>
    <w:p w14:paraId="29E0C4BA" w14:textId="77777777" w:rsidR="00EB5DFF" w:rsidRDefault="00EB5DFF" w:rsidP="00EB5DFF">
      <w:pPr>
        <w:ind w:left="720" w:hanging="720"/>
        <w:rPr>
          <w:highlight w:val="white"/>
        </w:rPr>
      </w:pPr>
      <w:r>
        <w:rPr>
          <w:highlight w:val="white"/>
          <w:lang w:val="de-DE"/>
        </w:rPr>
        <w:t xml:space="preserve">Gebauer, H., Fleisch, E., Lamprecht, C., &amp; Wortmann, F. (2020). </w:t>
      </w:r>
      <w:r>
        <w:rPr>
          <w:highlight w:val="white"/>
        </w:rPr>
        <w:t>Growth paths for overcoming the digitalization paradox. </w:t>
      </w:r>
      <w:r>
        <w:rPr>
          <w:i/>
          <w:iCs/>
          <w:highlight w:val="white"/>
        </w:rPr>
        <w:t>Business Horizons</w:t>
      </w:r>
      <w:r>
        <w:rPr>
          <w:highlight w:val="white"/>
        </w:rPr>
        <w:t>, </w:t>
      </w:r>
      <w:r>
        <w:rPr>
          <w:i/>
          <w:iCs/>
          <w:highlight w:val="white"/>
        </w:rPr>
        <w:t>63</w:t>
      </w:r>
      <w:r>
        <w:rPr>
          <w:highlight w:val="white"/>
        </w:rPr>
        <w:t>(3), 313-323.</w:t>
      </w:r>
    </w:p>
    <w:p w14:paraId="2EE7CA92" w14:textId="77777777" w:rsidR="00EB5DFF" w:rsidRDefault="00EB5DFF" w:rsidP="00EB5DFF">
      <w:pPr>
        <w:ind w:left="720" w:hanging="720"/>
        <w:rPr>
          <w:highlight w:val="white"/>
        </w:rPr>
      </w:pPr>
      <w:r>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Pr>
          <w:highlight w:val="white"/>
          <w:lang w:val="en-US"/>
        </w:rPr>
        <w:t xml:space="preserve">Guercini, S. (2022). Scope of heuristics and digitalization: the case of marketing automation. </w:t>
      </w:r>
      <w:r>
        <w:rPr>
          <w:i/>
          <w:iCs/>
          <w:highlight w:val="white"/>
          <w:lang w:val="en-US"/>
        </w:rPr>
        <w:t>Mind &amp; Society</w:t>
      </w:r>
      <w:r>
        <w:rPr>
          <w:highlight w:val="white"/>
          <w:lang w:val="en-US"/>
        </w:rPr>
        <w:t xml:space="preserve">, </w:t>
      </w:r>
      <w:r>
        <w:rPr>
          <w:i/>
          <w:iCs/>
          <w:highlight w:val="white"/>
          <w:lang w:val="en-US"/>
        </w:rPr>
        <w:t>21</w:t>
      </w:r>
      <w:r>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Pr>
          <w:highlight w:val="white"/>
          <w:lang w:val="en-US"/>
        </w:rPr>
        <w:t xml:space="preserve">Hughes, L., Dwivedi, Y. K., Malik, T., Shawosh, M., Albashrawi, M. A., Jeon, I., … &amp; Walton, P. (2025). AI agents and agentic systems: A multi-expert analysis. </w:t>
      </w:r>
      <w:r>
        <w:rPr>
          <w:i/>
          <w:iCs/>
          <w:highlight w:val="white"/>
          <w:lang w:val="en-US"/>
        </w:rPr>
        <w:t>Journal of Computer Information Systems</w:t>
      </w:r>
      <w:r>
        <w:rPr>
          <w:highlight w:val="white"/>
          <w:lang w:val="en-US"/>
        </w:rPr>
        <w:t xml:space="preserve">, </w:t>
      </w:r>
      <w:r>
        <w:rPr>
          <w:i/>
          <w:iCs/>
          <w:highlight w:val="white"/>
          <w:lang w:val="en-US"/>
        </w:rPr>
        <w:t>65</w:t>
      </w:r>
      <w:r>
        <w:rPr>
          <w:highlight w:val="white"/>
          <w:lang w:val="en-US"/>
        </w:rPr>
        <w:t>(4), 489-517.</w:t>
      </w:r>
      <w:r>
        <w:rPr>
          <w:lang w:val="en-US"/>
        </w:rPr>
        <w:t xml:space="preserve"> </w:t>
      </w:r>
    </w:p>
    <w:p w14:paraId="4EA48028" w14:textId="77777777" w:rsidR="00EB5DFF" w:rsidRDefault="00EB5DFF" w:rsidP="6E19D5D5">
      <w:pPr>
        <w:spacing w:line="360" w:lineRule="auto"/>
        <w:ind w:left="720" w:hanging="720"/>
        <w:rPr>
          <w:highlight w:val="white"/>
          <w:lang w:val="en-US"/>
        </w:rPr>
      </w:pPr>
      <w:r>
        <w:rPr>
          <w:highlight w:val="white"/>
          <w:lang w:val="en-US"/>
        </w:rPr>
        <w:t xml:space="preserve">Jain, V., Wadhwani, K., &amp; Eastman, J. K. (2024). Artificial intelligence consumer behavior: A hybrid review and research agenda. </w:t>
      </w:r>
      <w:r>
        <w:rPr>
          <w:i/>
          <w:iCs/>
          <w:highlight w:val="white"/>
          <w:lang w:val="en-US"/>
        </w:rPr>
        <w:t>Journal of consumer behaviour</w:t>
      </w:r>
      <w:r>
        <w:rPr>
          <w:highlight w:val="white"/>
          <w:lang w:val="en-US"/>
        </w:rPr>
        <w:t xml:space="preserve">, </w:t>
      </w:r>
      <w:r>
        <w:rPr>
          <w:i/>
          <w:iCs/>
          <w:highlight w:val="white"/>
          <w:lang w:val="en-US"/>
        </w:rPr>
        <w:t>23</w:t>
      </w:r>
      <w:r>
        <w:rPr>
          <w:highlight w:val="white"/>
          <w:lang w:val="en-US"/>
        </w:rPr>
        <w:t>(2), 676-697.</w:t>
      </w:r>
    </w:p>
    <w:p w14:paraId="17D5614A" w14:textId="77777777" w:rsidR="00EB5DFF" w:rsidRDefault="00EB5DFF" w:rsidP="6E19D5D5">
      <w:pPr>
        <w:spacing w:line="360" w:lineRule="auto"/>
        <w:ind w:left="720" w:hanging="720"/>
        <w:rPr>
          <w:highlight w:val="white"/>
          <w:lang w:val="en-US"/>
        </w:rPr>
      </w:pPr>
      <w:r>
        <w:rPr>
          <w:highlight w:val="white"/>
          <w:lang w:val="en-US"/>
        </w:rPr>
        <w:t xml:space="preserve">Järvinen, J., &amp; Taiminen, H. (2016). Harnessing marketing automation for B2B content marketing. </w:t>
      </w:r>
      <w:r>
        <w:rPr>
          <w:i/>
          <w:iCs/>
          <w:highlight w:val="white"/>
          <w:lang w:val="en-US"/>
        </w:rPr>
        <w:t>Industrial marketing management</w:t>
      </w:r>
      <w:r>
        <w:rPr>
          <w:highlight w:val="white"/>
          <w:lang w:val="en-US"/>
        </w:rPr>
        <w:t xml:space="preserve">, </w:t>
      </w:r>
      <w:r>
        <w:rPr>
          <w:i/>
          <w:iCs/>
          <w:highlight w:val="white"/>
          <w:lang w:val="en-US"/>
        </w:rPr>
        <w:t>54</w:t>
      </w:r>
      <w:r>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551"/>
      <w:r>
        <w:rPr>
          <w:highlight w:val="white"/>
          <w:lang w:val="en-US"/>
        </w:rPr>
        <w:lastRenderedPageBreak/>
        <w:t xml:space="preserve">Kaartemo, V., &amp; Helkkula, A. (2018). A systematic review of artificial intelligence and robots in value co-creation: Current status and future research avenues. </w:t>
      </w:r>
      <w:r>
        <w:rPr>
          <w:i/>
          <w:iCs/>
          <w:highlight w:val="white"/>
          <w:lang w:val="en-US"/>
        </w:rPr>
        <w:t>Journal of Creating Value</w:t>
      </w:r>
      <w:r>
        <w:rPr>
          <w:highlight w:val="white"/>
          <w:lang w:val="en-US"/>
        </w:rPr>
        <w:t>, </w:t>
      </w:r>
      <w:r>
        <w:rPr>
          <w:i/>
          <w:iCs/>
          <w:highlight w:val="white"/>
          <w:lang w:val="en-US"/>
        </w:rPr>
        <w:t>4</w:t>
      </w:r>
      <w:r>
        <w:rPr>
          <w:highlight w:val="white"/>
          <w:lang w:val="en-US"/>
        </w:rPr>
        <w:t>(2), 211–228. https://doi.org/10.1177/2394964318805625</w:t>
      </w:r>
      <w:commentRangeEnd w:id="551"/>
      <w:r>
        <w:rPr>
          <w:rStyle w:val="CommentReference"/>
          <w:sz w:val="22"/>
          <w:szCs w:val="22"/>
          <w:highlight w:val="white"/>
          <w:lang w:val="en-US"/>
        </w:rPr>
        <w:commentReference w:id="551"/>
      </w:r>
    </w:p>
    <w:p w14:paraId="1B314B75" w14:textId="77777777" w:rsidR="00EB5DFF" w:rsidRDefault="00EB5DFF" w:rsidP="6E19D5D5">
      <w:pPr>
        <w:ind w:left="720" w:hanging="720"/>
        <w:rPr>
          <w:highlight w:val="white"/>
          <w:lang w:val="en-US"/>
        </w:rPr>
      </w:pPr>
      <w:r>
        <w:rPr>
          <w:highlight w:val="white"/>
          <w:lang w:val="en-US"/>
        </w:rPr>
        <w:t xml:space="preserve">Kastner, J. K., &amp; Hong, S. J. (1984). A review of expert systems. </w:t>
      </w:r>
      <w:r>
        <w:rPr>
          <w:i/>
          <w:iCs/>
          <w:highlight w:val="white"/>
          <w:lang w:val="en-US"/>
        </w:rPr>
        <w:t>European journal of operational research</w:t>
      </w:r>
      <w:r>
        <w:rPr>
          <w:highlight w:val="white"/>
          <w:lang w:val="en-US"/>
        </w:rPr>
        <w:t xml:space="preserve">, </w:t>
      </w:r>
      <w:r>
        <w:rPr>
          <w:i/>
          <w:iCs/>
          <w:highlight w:val="white"/>
          <w:lang w:val="en-US"/>
        </w:rPr>
        <w:t>18</w:t>
      </w:r>
      <w:r>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552" w:name="OLE_LINK17"/>
      <w:r>
        <w:rPr>
          <w:highlight w:val="white"/>
        </w:rPr>
        <w:t>Advertising in the Age of Agentic AI: Call for Research</w:t>
      </w:r>
      <w:bookmarkEnd w:id="552"/>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553"/>
      <w:r>
        <w:rPr>
          <w:highlight w:val="white"/>
          <w:lang w:val="en-US"/>
        </w:rPr>
        <w:t xml:space="preserve">Kitsios, F., &amp; Kamariotou, M. (2021). Artificial intelligence and business strategy towards digital transformation: A research agenda. </w:t>
      </w:r>
      <w:r>
        <w:rPr>
          <w:i/>
          <w:iCs/>
          <w:highlight w:val="white"/>
          <w:lang w:val="en-US"/>
        </w:rPr>
        <w:t>Sustainability, 13</w:t>
      </w:r>
      <w:r>
        <w:rPr>
          <w:highlight w:val="white"/>
          <w:lang w:val="en-US"/>
        </w:rPr>
        <w:t>(4), 2025. https://doi.org/10.3390/su13042025</w:t>
      </w:r>
      <w:commentRangeEnd w:id="553"/>
      <w:r>
        <w:rPr>
          <w:rStyle w:val="CommentReference"/>
          <w:sz w:val="22"/>
          <w:szCs w:val="22"/>
          <w:highlight w:val="white"/>
          <w:lang w:val="en-US"/>
        </w:rPr>
        <w:commentReference w:id="553"/>
      </w:r>
    </w:p>
    <w:p w14:paraId="2B762BE8" w14:textId="77777777" w:rsidR="00EB5DFF" w:rsidRDefault="00EB5DFF" w:rsidP="6E19D5D5">
      <w:pPr>
        <w:ind w:left="720" w:hanging="720"/>
        <w:rPr>
          <w:highlight w:val="white"/>
          <w:lang w:val="en-US"/>
        </w:rPr>
      </w:pPr>
      <w:r>
        <w:rPr>
          <w:highlight w:val="white"/>
          <w:lang w:val="en-US"/>
        </w:rPr>
        <w:t xml:space="preserve">Krizhevsky, A., Sutskever, I., &amp; Hinton, G. E. (2012). ImageNet classification with deep convolutional neural networks. </w:t>
      </w:r>
      <w:r>
        <w:rPr>
          <w:i/>
          <w:iCs/>
          <w:highlight w:val="white"/>
          <w:lang w:val="en-US"/>
        </w:rPr>
        <w:t>Advances in Neural Information Processing Systems, 25</w:t>
      </w:r>
      <w:r>
        <w:rPr>
          <w:highlight w:val="white"/>
          <w:lang w:val="en-US"/>
        </w:rPr>
        <w:t>, 1097–1105.</w:t>
      </w:r>
    </w:p>
    <w:p w14:paraId="6F7F200C" w14:textId="77777777" w:rsidR="00EB5DFF" w:rsidRDefault="00EB5DFF" w:rsidP="00EB5DFF">
      <w:pPr>
        <w:ind w:left="720" w:hanging="720"/>
        <w:rPr>
          <w:highlight w:val="white"/>
        </w:rPr>
      </w:pPr>
      <w:commentRangeStart w:id="554"/>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554"/>
      <w:r>
        <w:rPr>
          <w:rStyle w:val="CommentReference"/>
          <w:sz w:val="22"/>
          <w:szCs w:val="22"/>
          <w:highlight w:val="white"/>
        </w:rPr>
        <w:commentReference w:id="554"/>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555"/>
      <w:r>
        <w:rPr>
          <w:highlight w:val="white"/>
          <w:lang w:val="en-US"/>
        </w:rPr>
        <w:t xml:space="preserve">Leone, D., Schiavone, F., Appio, F. P., &amp; Chiao, B. (2021). How does artificial intelligence enable and enhance value co-creation in industrial markets? An exploratory case study in the healthcare ecosystem. </w:t>
      </w:r>
      <w:r>
        <w:rPr>
          <w:i/>
          <w:iCs/>
          <w:highlight w:val="white"/>
          <w:lang w:val="en-US"/>
        </w:rPr>
        <w:t>Journal of Business Research</w:t>
      </w:r>
      <w:r>
        <w:rPr>
          <w:highlight w:val="white"/>
          <w:lang w:val="en-US"/>
        </w:rPr>
        <w:t>, </w:t>
      </w:r>
      <w:r>
        <w:rPr>
          <w:i/>
          <w:iCs/>
          <w:highlight w:val="white"/>
          <w:lang w:val="en-US"/>
        </w:rPr>
        <w:t>129</w:t>
      </w:r>
      <w:r>
        <w:rPr>
          <w:highlight w:val="white"/>
          <w:lang w:val="en-US"/>
        </w:rPr>
        <w:t>, 849–859. https://doi.org/10.1016/j.jbusres.2020.11.008</w:t>
      </w:r>
      <w:commentRangeEnd w:id="555"/>
      <w:r>
        <w:rPr>
          <w:rStyle w:val="CommentReference"/>
          <w:sz w:val="22"/>
          <w:szCs w:val="22"/>
          <w:highlight w:val="white"/>
          <w:lang w:val="en-US"/>
        </w:rPr>
        <w:commentReference w:id="555"/>
      </w:r>
    </w:p>
    <w:p w14:paraId="4052D659" w14:textId="77777777" w:rsidR="00EB5DFF" w:rsidRDefault="00EB5DFF" w:rsidP="00EB5DFF">
      <w:pPr>
        <w:ind w:left="720" w:hanging="720"/>
      </w:pPr>
      <w:r>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556"/>
      <w:r>
        <w:rPr>
          <w:highlight w:val="white"/>
          <w:lang w:val="it-IT"/>
        </w:rPr>
        <w:lastRenderedPageBreak/>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556"/>
      <w:r>
        <w:rPr>
          <w:rStyle w:val="CommentReference"/>
          <w:sz w:val="22"/>
          <w:szCs w:val="22"/>
          <w:highlight w:val="white"/>
        </w:rPr>
        <w:commentReference w:id="556"/>
      </w:r>
    </w:p>
    <w:p w14:paraId="2AFDF14D" w14:textId="77777777" w:rsidR="00EB5DFF" w:rsidRPr="00DF1B07" w:rsidRDefault="00EB5DFF" w:rsidP="00EB5DFF">
      <w:pPr>
        <w:ind w:left="720" w:hanging="720"/>
        <w:rPr>
          <w:highlight w:val="white"/>
          <w:lang w:val="it-IT"/>
        </w:rPr>
      </w:pPr>
      <w:r>
        <w:rPr>
          <w:highlight w:val="white"/>
          <w:lang w:val="en-US"/>
        </w:rPr>
        <w:t xml:space="preserve">Li, M., Guo, S., &amp; Liu, R. (2025). </w:t>
      </w:r>
      <w:r>
        <w:rPr>
          <w:highlight w:val="white"/>
        </w:rPr>
        <w:t xml:space="preserve">BERT-based Consumer Sentiment Analysis for Personalized Marketing Strategies. </w:t>
      </w:r>
      <w:r>
        <w:rPr>
          <w:i/>
          <w:iCs/>
          <w:highlight w:val="white"/>
          <w:lang w:val="it-IT"/>
        </w:rPr>
        <w:t>Informatica</w:t>
      </w:r>
      <w:r>
        <w:rPr>
          <w:highlight w:val="white"/>
          <w:lang w:val="it-IT"/>
        </w:rPr>
        <w:t xml:space="preserve">, </w:t>
      </w:r>
      <w:r>
        <w:rPr>
          <w:i/>
          <w:iCs/>
          <w:highlight w:val="white"/>
          <w:lang w:val="it-IT"/>
        </w:rPr>
        <w:t>49</w:t>
      </w:r>
      <w:r>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77777777" w:rsidR="00FF2C84" w:rsidRDefault="00EB5DFF" w:rsidP="007E0CC3">
      <w:pPr>
        <w:ind w:left="720" w:hanging="720"/>
        <w:rPr>
          <w:strike/>
          <w:lang w:val="en-US"/>
        </w:rPr>
      </w:pPr>
      <w:r>
        <w:rPr>
          <w:highlight w:val="white"/>
          <w:lang w:val="en-US"/>
        </w:rPr>
        <w:t xml:space="preserve">Little, J. D. (1979). Decision support systems for marketing managers. </w:t>
      </w:r>
      <w:r>
        <w:rPr>
          <w:i/>
          <w:highlight w:val="white"/>
          <w:lang w:val="en-US"/>
        </w:rPr>
        <w:t>Journal of marketing</w:t>
      </w:r>
      <w:r>
        <w:rPr>
          <w:highlight w:val="white"/>
          <w:lang w:val="en-US"/>
        </w:rPr>
        <w:t xml:space="preserve">, </w:t>
      </w:r>
      <w:r>
        <w:rPr>
          <w:i/>
          <w:highlight w:val="white"/>
          <w:lang w:val="en-US"/>
        </w:rPr>
        <w:t>43</w:t>
      </w:r>
      <w:r>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Pr>
          <w:lang w:val="en-US"/>
        </w:rPr>
        <w:t>Merriam, S. B. (1998). </w:t>
      </w:r>
      <w:r>
        <w:rPr>
          <w:i/>
          <w:lang w:val="en-US"/>
        </w:rPr>
        <w:t>Qualitative Research and Case Study Applications in Education. Revised and Expanded from" Case Study Research in Education."</w:t>
      </w:r>
      <w:r>
        <w:rPr>
          <w:lang w:val="en-US"/>
        </w:rPr>
        <w:t>. Jossey-Bass Publishers, 350 Sansome St, San Francisco, CA 94104.</w:t>
      </w:r>
    </w:p>
    <w:p w14:paraId="527CC594" w14:textId="77777777" w:rsidR="00EB5DFF" w:rsidRDefault="00EB5DFF" w:rsidP="00EB5DFF">
      <w:pPr>
        <w:ind w:left="720" w:hanging="720"/>
        <w:rPr>
          <w:highlight w:val="white"/>
          <w:lang w:val="en-US"/>
        </w:rPr>
      </w:pPr>
      <w:r>
        <w:rPr>
          <w:highlight w:val="white"/>
          <w:lang w:val="en-US"/>
        </w:rPr>
        <w:t xml:space="preserve">Mikolov, T., Sutskever, I., Chen, K., Corrado, G. S., &amp; Dean, J. (2013). Distributed representations of words and phrases and their compositionality. </w:t>
      </w:r>
      <w:r>
        <w:rPr>
          <w:i/>
          <w:highlight w:val="white"/>
          <w:lang w:val="en-US"/>
        </w:rPr>
        <w:t>Advances in neural information processing systems</w:t>
      </w:r>
      <w:r>
        <w:rPr>
          <w:highlight w:val="white"/>
          <w:lang w:val="en-US"/>
        </w:rPr>
        <w:t xml:space="preserve">, </w:t>
      </w:r>
      <w:r>
        <w:rPr>
          <w:i/>
          <w:highlight w:val="white"/>
          <w:lang w:val="en-US"/>
        </w:rPr>
        <w:t>26</w:t>
      </w:r>
      <w:r>
        <w:rPr>
          <w:highlight w:val="white"/>
          <w:lang w:val="en-US"/>
        </w:rPr>
        <w:t>.</w:t>
      </w:r>
    </w:p>
    <w:p w14:paraId="17B495AF" w14:textId="77777777" w:rsidR="00EB5DFF" w:rsidRDefault="00EB5DFF" w:rsidP="00EB5DFF">
      <w:pPr>
        <w:ind w:left="720" w:hanging="720"/>
        <w:rPr>
          <w:highlight w:val="white"/>
          <w:lang w:val="en-US"/>
        </w:rPr>
      </w:pPr>
      <w:r>
        <w:rPr>
          <w:highlight w:val="white"/>
          <w:lang w:val="en-US"/>
        </w:rPr>
        <w:t xml:space="preserve">Mitchell, A. A., Russo, J. E., &amp; Wittink, D. R. (1991). Issues in the development and use of expert systems for marketing decisions. </w:t>
      </w:r>
      <w:r>
        <w:rPr>
          <w:i/>
          <w:highlight w:val="white"/>
          <w:lang w:val="en-US"/>
        </w:rPr>
        <w:t>International Journal of Research in Marketing</w:t>
      </w:r>
      <w:r>
        <w:rPr>
          <w:highlight w:val="white"/>
          <w:lang w:val="en-US"/>
        </w:rPr>
        <w:t xml:space="preserve">, </w:t>
      </w:r>
      <w:r>
        <w:rPr>
          <w:i/>
          <w:highlight w:val="white"/>
          <w:lang w:val="en-US"/>
        </w:rPr>
        <w:t>8</w:t>
      </w:r>
      <w:r>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Pr>
          <w:highlight w:val="white"/>
          <w:lang w:val="en-US"/>
        </w:rPr>
        <w:t xml:space="preserve">Mogaji, E., &amp; Jain, V. (2024). How generative AI is (will) change consumer behaviour: Postulating the potential impact and implications for research, practice, and policy. </w:t>
      </w:r>
      <w:r>
        <w:rPr>
          <w:i/>
          <w:highlight w:val="white"/>
          <w:lang w:val="en-US"/>
        </w:rPr>
        <w:t>Journal of consumer behaviour</w:t>
      </w:r>
      <w:r>
        <w:rPr>
          <w:highlight w:val="white"/>
          <w:lang w:val="en-US"/>
        </w:rPr>
        <w:t xml:space="preserve">, </w:t>
      </w:r>
      <w:r>
        <w:rPr>
          <w:i/>
          <w:highlight w:val="white"/>
          <w:lang w:val="en-US"/>
        </w:rPr>
        <w:t>23</w:t>
      </w:r>
      <w:r>
        <w:rPr>
          <w:highlight w:val="white"/>
          <w:lang w:val="en-US"/>
        </w:rPr>
        <w:t>(5), 2379-2389.</w:t>
      </w:r>
    </w:p>
    <w:p w14:paraId="5D35ABD6" w14:textId="7A79D8C0" w:rsidR="00EB5DFF" w:rsidRDefault="00EB5DFF" w:rsidP="00EB5DFF">
      <w:pPr>
        <w:spacing w:line="360" w:lineRule="auto"/>
        <w:ind w:left="720" w:hanging="720"/>
      </w:pPr>
      <w:r>
        <w:rPr>
          <w:highlight w:val="white"/>
          <w:rPrChange w:id="557" w:author="Luttik, Daan" w:date="2026-06-11T19:40:00Z" w16du:dateUtc="2026-06-11T17:40:00Z">
            <w:rPr>
              <w:highlight w:val="white"/>
              <w:lang w:val="it-IT"/>
            </w:rPr>
          </w:rPrChange>
        </w:rPr>
        <w:t xml:space="preserve">Moralles, C., Da Costa, L. A. L., Rigo, S. J., Kunst, R., De Souza, V. C., Silva, E. P., </w:t>
      </w:r>
      <w:r>
        <w:rPr>
          <w:highlight w:val="white"/>
          <w:rPrChange w:id="558" w:author="Luttik, Daan" w:date="2026-06-11T19:40:00Z" w16du:dateUtc="2026-06-11T17:40:00Z">
            <w:rPr>
              <w:highlight w:val="white"/>
              <w:lang w:val="it-IT"/>
            </w:rPr>
          </w:rPrChange>
        </w:rPr>
        <w:t>…</w:t>
      </w:r>
      <w:r>
        <w:rPr>
          <w:highlight w:val="white"/>
          <w:rPrChange w:id="559"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lastRenderedPageBreak/>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560"/>
      <w:r>
        <w:rPr>
          <w:highlight w:val="white"/>
        </w:rPr>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560"/>
      <w:r>
        <w:rPr>
          <w:rStyle w:val="CommentReference"/>
          <w:sz w:val="22"/>
          <w:szCs w:val="22"/>
          <w:highlight w:val="white"/>
        </w:rPr>
        <w:commentReference w:id="560"/>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712B454E" w14:textId="66270A69" w:rsidR="002A1B6F" w:rsidRPr="002A1B6F" w:rsidRDefault="002A1B6F" w:rsidP="002A1B6F">
      <w:pPr>
        <w:ind w:left="720" w:hanging="720"/>
        <w:rPr>
          <w:highlight w:val="white"/>
        </w:rPr>
      </w:pPr>
      <w:commentRangeStart w:id="561"/>
      <w:r>
        <w:rPr>
          <w:highlight w:val="white"/>
          <w:lang w:val="de-DE"/>
        </w:rPr>
        <w:t xml:space="preserve">Parker, C., Scott, S., &amp; Geddes, A. (2019). </w:t>
      </w:r>
      <w:r>
        <w:rPr>
          <w:highlight w:val="white"/>
        </w:rPr>
        <w:t xml:space="preserve">Snowball sampling. </w:t>
      </w:r>
      <w:r>
        <w:rPr>
          <w:i/>
          <w:iCs/>
          <w:highlight w:val="white"/>
        </w:rPr>
        <w:t>SAGE research methods foundations</w:t>
      </w:r>
      <w:r>
        <w:rPr>
          <w:highlight w:val="white"/>
        </w:rPr>
        <w:t>.</w:t>
      </w:r>
      <w:commentRangeEnd w:id="561"/>
      <w:r>
        <w:rPr>
          <w:rStyle w:val="CommentReference"/>
          <w:sz w:val="22"/>
          <w:szCs w:val="22"/>
          <w:highlight w:val="white"/>
        </w:rPr>
        <w:commentReference w:id="561"/>
      </w:r>
    </w:p>
    <w:p w14:paraId="54234388" w14:textId="77777777" w:rsidR="00EB5DFF" w:rsidRDefault="00EB5DFF" w:rsidP="00EB5DFF">
      <w:pPr>
        <w:ind w:left="720" w:hanging="720"/>
        <w:rPr>
          <w:highlight w:val="white"/>
        </w:rPr>
      </w:pPr>
      <w:commentRangeStart w:id="562"/>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562"/>
      <w:r>
        <w:rPr>
          <w:rStyle w:val="CommentReference"/>
          <w:sz w:val="22"/>
          <w:szCs w:val="22"/>
          <w:highlight w:val="white"/>
        </w:rPr>
        <w:commentReference w:id="562"/>
      </w:r>
    </w:p>
    <w:p w14:paraId="795F1493" w14:textId="2809BF71" w:rsidR="00EB5DFF"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Pr>
          <w:highlight w:val="white"/>
          <w:lang w:val="en-US"/>
        </w:rPr>
        <w:t xml:space="preserve">OpenAI. </w:t>
      </w:r>
      <w:hyperlink r:id="rId28" w:history="1">
        <w:r>
          <w:rPr>
            <w:rStyle w:val="Hyperlink"/>
            <w:highlight w:val="white"/>
            <w:lang w:val="en-US"/>
          </w:rPr>
          <w:t>https://cdn.openai.com/research-covers/language-unsupervised/language_understanding_paper.pdf</w:t>
        </w:r>
      </w:hyperlink>
    </w:p>
    <w:p w14:paraId="5CCB3BC7" w14:textId="071FCBBB" w:rsidR="007D7E2D" w:rsidRPr="00275430" w:rsidRDefault="007D7E2D" w:rsidP="00EB5DFF">
      <w:pPr>
        <w:ind w:left="720" w:hanging="720"/>
        <w:rPr>
          <w:highlight w:val="white"/>
          <w:lang w:val="en-US"/>
        </w:rPr>
      </w:pPr>
      <w:r>
        <w:rPr>
          <w:highlight w:val="white"/>
          <w:lang w:val="en-US"/>
        </w:rPr>
        <w:t xml:space="preserve">SAS. (2025). </w:t>
      </w:r>
      <w:r>
        <w:rPr>
          <w:i/>
          <w:iCs/>
          <w:highlight w:val="white"/>
        </w:rPr>
        <w:t>Marketers and AI: Navigating New Depths</w:t>
      </w:r>
      <w:r>
        <w:rPr>
          <w:highlight w:val="white"/>
        </w:rPr>
        <w:t xml:space="preserve">. </w:t>
      </w:r>
      <w:hyperlink r:id="rId29" w:history="1">
        <w:r>
          <w:rPr>
            <w:rStyle w:val="Hyperlink"/>
          </w:rPr>
          <w:t>https://www.sas.com/content/dam/sasdam/documents/20250124/marketers-and-ai-navigating-new-depths.pdf</w:t>
        </w:r>
      </w:hyperlink>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Pr>
          <w:lang w:val="de-DE"/>
        </w:rPr>
        <w:t xml:space="preserve">Schmidt, R., Alt, R., &amp; Zimmermann, A. (2026). </w:t>
      </w:r>
      <w:r>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Pr>
          <w:highlight w:val="white"/>
          <w:lang w:val="en-US"/>
        </w:rPr>
        <w:lastRenderedPageBreak/>
        <w:t xml:space="preserve">Shinde, P. P., &amp; Shah, S. (2018, August). A review of machine learning and deep learning applications. In </w:t>
      </w:r>
      <w:r>
        <w:rPr>
          <w:i/>
          <w:iCs/>
          <w:highlight w:val="white"/>
          <w:lang w:val="en-US"/>
        </w:rPr>
        <w:t>2018 Fourth international conference on computing communication control and automation (ICCUBEA)</w:t>
      </w:r>
      <w:r>
        <w:rPr>
          <w:highlight w:val="white"/>
          <w:lang w:val="en-US"/>
        </w:rPr>
        <w:t xml:space="preserve"> (pp. 1-6). IEEE.</w:t>
      </w:r>
    </w:p>
    <w:p w14:paraId="38FA859C" w14:textId="77777777" w:rsidR="00D404D3" w:rsidRDefault="00EB5DFF" w:rsidP="00947A17">
      <w:pPr>
        <w:ind w:left="720" w:hanging="720"/>
      </w:pPr>
      <w:commentRangeStart w:id="563"/>
      <w:r>
        <w:t xml:space="preserve">Sidorchuk, R. (2015). The concept of “value” in the theory of marketing. </w:t>
      </w:r>
      <w:r>
        <w:rPr>
          <w:lang w:val="en-US"/>
        </w:rPr>
        <w:t>Asian Social Science, 11(9), 320–325.</w:t>
      </w:r>
      <w:hyperlink r:id="rId30">
        <w:r>
          <w:rPr>
            <w:u w:val="single"/>
            <w:lang w:val="en-US"/>
          </w:rPr>
          <w:t xml:space="preserve"> </w:t>
        </w:r>
      </w:hyperlink>
      <w:hyperlink r:id="rId31">
        <w:r>
          <w:rPr>
            <w:color w:val="1155CC"/>
            <w:u w:val="single"/>
            <w:lang w:val="en-US"/>
          </w:rPr>
          <w:t>https://doi.org/10.5539/ass.v11n9p320</w:t>
        </w:r>
      </w:hyperlink>
      <w:commentRangeEnd w:id="563"/>
      <w:r>
        <w:rPr>
          <w:rStyle w:val="CommentReference"/>
          <w:sz w:val="22"/>
          <w:szCs w:val="22"/>
        </w:rPr>
        <w:commentReference w:id="563"/>
      </w:r>
    </w:p>
    <w:p w14:paraId="3963601E" w14:textId="6FECB48F" w:rsidR="00EB5DFF" w:rsidRPr="00DE0B3F" w:rsidRDefault="00243149" w:rsidP="00DE0B3F">
      <w:pPr>
        <w:ind w:left="720" w:hanging="720"/>
        <w:rPr>
          <w:lang w:val="en-US"/>
        </w:rPr>
      </w:pPr>
      <w:r>
        <w:t>Srivastava, R. (2026). From AI Hype to Agentic Reality: A Readiness Lens for Sustainable Enterprise Adoption. </w:t>
      </w:r>
      <w:r>
        <w:rPr>
          <w:i/>
          <w:iCs/>
        </w:rPr>
        <w:t>Journal of International DBA Studies-GGU</w:t>
      </w:r>
      <w:r>
        <w:t>, </w:t>
      </w:r>
      <w:r>
        <w:rPr>
          <w:i/>
          <w:iCs/>
        </w:rPr>
        <w:t>2</w:t>
      </w:r>
      <w:r>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0F726796" w14:textId="77777777" w:rsidR="00EB5DFF" w:rsidRDefault="00EB5DFF" w:rsidP="00EB5DFF">
      <w:pPr>
        <w:ind w:left="720" w:hanging="720"/>
        <w:rPr>
          <w:highlight w:val="white"/>
        </w:rPr>
      </w:pPr>
      <w:hyperlink r:id="rId32">
        <w:r>
          <w:rPr>
            <w:rStyle w:val="Hyperlink"/>
          </w:rPr>
          <w:t>https://doi.org/10.1002/(SICI)1097-0266(199708)18:7&lt;509::AID-SMJ882&gt;3.0.CO;2-Z</w:t>
        </w:r>
      </w:hyperlink>
      <w:hyperlink r:id="rId33">
        <w:r>
          <w:rPr>
            <w:rStyle w:val="Hyperlink"/>
          </w:rPr>
          <w:t>https://doi.org/10.1002/(SICI)1097-0266(199708)18:7&lt;509::AID-SMJ882&gt;3.0.CO;2-Z</w:t>
        </w:r>
      </w:hyperlink>
      <w:r>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14FF8B1F" w14:textId="77777777" w:rsidR="00EB5DFF" w:rsidRPr="001B1F4F" w:rsidRDefault="00EB5DFF" w:rsidP="00EB5DFF">
      <w:pPr>
        <w:ind w:left="720" w:hanging="720"/>
      </w:pPr>
      <w:commentRangeStart w:id="564"/>
      <w:r>
        <w:rPr>
          <w:lang w:val="it-IT"/>
        </w:rPr>
        <w:t>Vidal, J. F., Perotti, F. A., Gonzalez, R., &amp; Gasco, J. (</w:t>
      </w:r>
      <w:bookmarkStart w:id="565" w:name="OLE_LINK13"/>
      <w:r>
        <w:rPr>
          <w:lang w:val="it-IT"/>
        </w:rPr>
        <w:t>2022</w:t>
      </w:r>
      <w:bookmarkEnd w:id="565"/>
      <w:r>
        <w:rPr>
          <w:lang w:val="it-IT"/>
        </w:rPr>
        <w:t xml:space="preserve">). </w:t>
      </w:r>
      <w:r>
        <w:t>Managing digital transformation: The view from the top. Journal of Business Research, 152, 29–41.</w:t>
      </w:r>
      <w:hyperlink r:id="rId34">
        <w:r>
          <w:rPr>
            <w:u w:val="single"/>
          </w:rPr>
          <w:t xml:space="preserve"> </w:t>
        </w:r>
      </w:hyperlink>
      <w:hyperlink r:id="rId35">
        <w:r>
          <w:rPr>
            <w:color w:val="1155CC"/>
            <w:u w:val="single"/>
          </w:rPr>
          <w:t>https://doi.org/10.1016/j.jbusres.2022.07.020</w:t>
        </w:r>
      </w:hyperlink>
      <w:commentRangeEnd w:id="564"/>
      <w:r>
        <w:rPr>
          <w:rStyle w:val="CommentReference"/>
          <w:sz w:val="22"/>
          <w:szCs w:val="22"/>
        </w:rPr>
        <w:commentReference w:id="564"/>
      </w:r>
    </w:p>
    <w:p w14:paraId="2A88D557" w14:textId="77777777" w:rsidR="00EB5DFF" w:rsidRDefault="00EB5DFF" w:rsidP="00EB5DFF">
      <w:pPr>
        <w:spacing w:line="360" w:lineRule="auto"/>
        <w:ind w:left="720" w:hanging="720"/>
        <w:rPr>
          <w:highlight w:val="white"/>
          <w:lang w:val="en-US"/>
        </w:rPr>
      </w:pPr>
      <w:r>
        <w:rPr>
          <w:highlight w:val="white"/>
          <w:lang w:val="en-US"/>
        </w:rPr>
        <w:t xml:space="preserve">Wahid, R., Mero, J., &amp; Ritala, P. (2023). Written by ChatGPT, illustrated by Midjourney: generative AI for content marketing. </w:t>
      </w:r>
      <w:r>
        <w:rPr>
          <w:i/>
          <w:highlight w:val="white"/>
          <w:lang w:val="en-US"/>
        </w:rPr>
        <w:t>Asia Pacific Journal of Marketing and Logistics</w:t>
      </w:r>
      <w:r>
        <w:rPr>
          <w:highlight w:val="white"/>
          <w:lang w:val="en-US"/>
        </w:rPr>
        <w:t xml:space="preserve">, </w:t>
      </w:r>
      <w:r>
        <w:rPr>
          <w:i/>
          <w:highlight w:val="white"/>
          <w:lang w:val="en-US"/>
        </w:rPr>
        <w:t>35</w:t>
      </w:r>
      <w:r>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Pr>
          <w:highlight w:val="white"/>
          <w:lang w:val="en-US"/>
        </w:rPr>
        <w:lastRenderedPageBreak/>
        <w:t xml:space="preserve">Woodside, A. G., Golfetto, F., &amp; Gibbert, M. (2008). </w:t>
      </w:r>
      <w:r>
        <w:rPr>
          <w:highlight w:val="white"/>
        </w:rPr>
        <w:t xml:space="preserve">Customer value: theory, research, and practice. In </w:t>
      </w:r>
      <w:bookmarkStart w:id="566" w:name="OLE_LINK11"/>
      <w:r>
        <w:rPr>
          <w:i/>
          <w:iCs/>
          <w:highlight w:val="white"/>
        </w:rPr>
        <w:t>Creating and managing superior customer value</w:t>
      </w:r>
      <w:r>
        <w:rPr>
          <w:highlight w:val="white"/>
        </w:rPr>
        <w:t xml:space="preserve"> </w:t>
      </w:r>
      <w:bookmarkEnd w:id="566"/>
      <w:r>
        <w:rPr>
          <w:highlight w:val="white"/>
        </w:rPr>
        <w:t>(pp. 3-25). Emerald Group Publishing Limited.</w:t>
      </w:r>
    </w:p>
    <w:p w14:paraId="56A213CD" w14:textId="30BBCDE0" w:rsidR="00EB5DFF" w:rsidRDefault="00EB5DFF" w:rsidP="00EB5DFF">
      <w:pPr>
        <w:ind w:left="720" w:hanging="720"/>
        <w:rPr>
          <w:lang w:val="en-US"/>
        </w:rPr>
      </w:pPr>
      <w:r>
        <w:rPr>
          <w:highlight w:val="white"/>
          <w:lang w:val="en-US"/>
        </w:rPr>
        <w:t xml:space="preserve">Xu, Y., Liu, X., Cao, X., Huang, C., Liu, E., Qian, S., … &amp; Zhang, J. (2021). Artificial intelligence: A powerful paradigm for scientific research. </w:t>
      </w:r>
      <w:r>
        <w:rPr>
          <w:i/>
          <w:highlight w:val="white"/>
          <w:lang w:val="en-US"/>
        </w:rPr>
        <w:t>The Innovation</w:t>
      </w:r>
      <w:r>
        <w:rPr>
          <w:highlight w:val="white"/>
          <w:lang w:val="en-US"/>
        </w:rPr>
        <w:t xml:space="preserve">, </w:t>
      </w:r>
      <w:r>
        <w:rPr>
          <w:i/>
          <w:highlight w:val="white"/>
          <w:lang w:val="en-US"/>
        </w:rPr>
        <w:t>2</w:t>
      </w:r>
      <w:r>
        <w:rPr>
          <w:highlight w:val="white"/>
          <w:lang w:val="en-US"/>
        </w:rPr>
        <w:t>(4).</w:t>
      </w:r>
      <w:r>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567" w:name="_Toc231935255"/>
      <w:r>
        <w:lastRenderedPageBreak/>
        <w:t>Appendix A. Interview Guide and Protocol</w:t>
      </w:r>
      <w:bookmarkEnd w:id="567"/>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568" w:name="_Toc231935256"/>
      <w:r>
        <w:rPr>
          <w:lang w:val="en-US"/>
        </w:rPr>
        <w:t>A.1.</w:t>
      </w:r>
      <w:r>
        <w:tab/>
      </w:r>
      <w:r>
        <w:rPr>
          <w:lang w:val="en-US"/>
        </w:rPr>
        <w:t>Interview Guide</w:t>
      </w:r>
      <w:bookmarkEnd w:id="568"/>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569" w:name="_Toc231935257"/>
      <w:commentRangeStart w:id="570"/>
      <w:r>
        <w:lastRenderedPageBreak/>
        <w:t>Appendix B. Putting the model to work: a manager’s checklist</w:t>
      </w:r>
      <w:bookmarkEnd w:id="569"/>
      <w:commentRangeEnd w:id="570"/>
      <w:r>
        <w:rPr>
          <w:rStyle w:val="CommentReference"/>
          <w:sz w:val="22"/>
          <w:szCs w:val="22"/>
        </w:rPr>
        <w:commentReference w:id="57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571" w:name="_Toc231935258"/>
      <w:r>
        <w:t>Observing: sensing the changing context</w:t>
      </w:r>
      <w:bookmarkEnd w:id="571"/>
    </w:p>
    <w:p w14:paraId="1F2B72BA" w14:textId="77777777" w:rsidR="00EB5DFF" w:rsidRDefault="00EB5DFF" w:rsidP="00EB5DFF">
      <w:pPr>
        <w:numPr>
          <w:ilvl w:val="0"/>
          <w:numId w:val="1"/>
        </w:numPr>
      </w:pPr>
      <w:r>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Pr>
          <w:lang w:val="en-US"/>
        </w:rPr>
        <w:t>Read vendor roadmaps, but separate what is operationally available from what is merely announced.</w:t>
      </w:r>
    </w:p>
    <w:p w14:paraId="73E528A7" w14:textId="77777777" w:rsidR="00EB5DFF" w:rsidRDefault="00EB5DFF" w:rsidP="00EB5DFF">
      <w:pPr>
        <w:numPr>
          <w:ilvl w:val="0"/>
          <w:numId w:val="1"/>
        </w:numPr>
      </w:pPr>
      <w:r>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572" w:name="_Toc231935259"/>
      <w:r>
        <w:t>Conditions: auditing what enables or constrains</w:t>
      </w:r>
      <w:bookmarkEnd w:id="572"/>
    </w:p>
    <w:p w14:paraId="21C2C3E3" w14:textId="77777777" w:rsidR="00EB5DFF" w:rsidRDefault="00EB5DFF" w:rsidP="00EB5DFF">
      <w:pPr>
        <w:numPr>
          <w:ilvl w:val="0"/>
          <w:numId w:val="1"/>
        </w:numPr>
      </w:pPr>
      <w:r>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573" w:name="_Toc231935260"/>
      <w:r>
        <w:t>Steering: acting on the conditions</w:t>
      </w:r>
      <w:bookmarkEnd w:id="573"/>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Pr>
          <w:lang w:val="en-US"/>
        </w:rPr>
        <w:t>Identify, empower, and protect AI champions who combine technical and business fluency.</w:t>
      </w:r>
    </w:p>
    <w:p w14:paraId="49BFEE71" w14:textId="77777777" w:rsidR="00EB5DFF" w:rsidRDefault="00EB5DFF" w:rsidP="00EB5DFF">
      <w:pPr>
        <w:numPr>
          <w:ilvl w:val="0"/>
          <w:numId w:val="1"/>
        </w:numPr>
      </w:pPr>
      <w:r>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Pr>
          <w:lang w:val="en-US"/>
        </w:rPr>
        <w:t>Use external help to accelerate, but deliberately retain and internalize capability to avoid dependence.</w:t>
      </w:r>
    </w:p>
    <w:p w14:paraId="0E2F55F5" w14:textId="77777777" w:rsidR="00EB5DFF" w:rsidRDefault="00EB5DFF" w:rsidP="00EB5DFF">
      <w:pPr>
        <w:pStyle w:val="Heading2"/>
      </w:pPr>
      <w:bookmarkStart w:id="574" w:name="_Toc231935261"/>
      <w:r>
        <w:t>Applying: putting agentic AI to work</w:t>
      </w:r>
      <w:bookmarkEnd w:id="574"/>
    </w:p>
    <w:p w14:paraId="49016149" w14:textId="77777777" w:rsidR="00EB5DFF" w:rsidRDefault="00EB5DFF" w:rsidP="00EB5DFF">
      <w:pPr>
        <w:numPr>
          <w:ilvl w:val="0"/>
          <w:numId w:val="1"/>
        </w:numPr>
      </w:pPr>
      <w:r>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575" w:name="_Toc231935262"/>
      <w:r>
        <w:t>Mediating Value Outcomes: turning application into value</w:t>
      </w:r>
      <w:bookmarkEnd w:id="575"/>
    </w:p>
    <w:p w14:paraId="66FD10D8" w14:textId="77777777" w:rsidR="00EB5DFF" w:rsidRDefault="00EB5DFF" w:rsidP="00EB5DFF">
      <w:pPr>
        <w:numPr>
          <w:ilvl w:val="0"/>
          <w:numId w:val="1"/>
        </w:numPr>
      </w:pPr>
      <w:r>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2"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4"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5"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8"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7"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4"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5"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6"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3"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0"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1"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2"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9"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7"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8"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19"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0"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1"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3"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2"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4"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5"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6"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0"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1"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2"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3"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4"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5"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6"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7"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8"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9"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0"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1"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2"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3"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6"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5"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7"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8"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9"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0"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2"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3"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5"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4"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7"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8"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6"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9"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60"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1"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2"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3"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5"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6"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7"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9"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1" w:name="_@_7D1833B86FF34F228725D9576BB9B701Z"/>
      <w:r>
        <w:fldChar w:fldCharType="separate"/>
      </w:r>
      <w:bookmarkEnd w:id="71"/>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70"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8"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2"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3"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6"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0"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3"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4"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7"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4"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3"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0"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01"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8"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9"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5"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6"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7"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8"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9"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0"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1"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7"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6"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5"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4"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3"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4"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7"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8"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9"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0"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1"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6"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31"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338"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340"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342"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343"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344"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345"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346"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347"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348"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350"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351"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352"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353"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354"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355"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356"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357"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358"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361"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365"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364"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362"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366" w:name="_@_4D2E2173561E4304BBB44C940BFC8766Z"/>
      <w:r>
        <w:fldChar w:fldCharType="separate"/>
      </w:r>
      <w:bookmarkEnd w:id="366"/>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363"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367"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369"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371" w:name="_@_F74A959799DE4D9F825B4C2BF7D4BEECZ"/>
      <w:r>
        <w:fldChar w:fldCharType="separate"/>
      </w:r>
      <w:bookmarkEnd w:id="371"/>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370"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372"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374"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378"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381"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379"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380"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382"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384"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385"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387"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386"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390"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391"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392"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393"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394"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395"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396"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398"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401"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402"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403"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404"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405"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406"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408" w:name="_@_966A57235E2841AB9D1C216A25F44671Z"/>
      <w:r>
        <w:fldChar w:fldCharType="separate"/>
      </w:r>
      <w:bookmarkEnd w:id="40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411"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412"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413"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414"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15"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410"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417"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420"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422" w:author="Luttik, Daan" w:date="2026-06-14T09:52:00Z" w:initials="DL">
    <w:p w14:paraId="238DEFB7" w14:textId="77777777" w:rsidR="006F6954" w:rsidRDefault="006F6954" w:rsidP="006F6954">
      <w:pPr>
        <w:pStyle w:val="CommentText"/>
        <w:ind w:firstLine="0"/>
      </w:pPr>
      <w:r>
        <w:rPr>
          <w:rStyle w:val="CommentReference"/>
        </w:rPr>
        <w:annotationRef/>
      </w:r>
      <w:r>
        <w:t>Somewhere else</w:t>
      </w:r>
    </w:p>
  </w:comment>
  <w:comment w:id="426"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429" w:author="Luttik, Daan" w:date="2026-06-13T22:36:00Z" w:initials="DL">
    <w:p w14:paraId="04AEDC80" w14:textId="77777777" w:rsidR="00045F7E" w:rsidRDefault="00045F7E" w:rsidP="00045F7E">
      <w:pPr>
        <w:pStyle w:val="CommentText"/>
        <w:ind w:firstLine="0"/>
      </w:pPr>
      <w:r>
        <w:rPr>
          <w:rStyle w:val="CommentReference"/>
        </w:rPr>
        <w:annotationRef/>
      </w:r>
      <w:r>
        <w:t>Move...</w:t>
      </w:r>
    </w:p>
  </w:comment>
  <w:comment w:id="428"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43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432"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434"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437"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438"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439"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427"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449"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448"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450"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457"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455"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458"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460"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461"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462"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463"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464" w:author="Luttik, Daan" w:date="2026-06-14T10:47:00Z" w:initials="DL">
    <w:p w14:paraId="2D0EE0A0" w14:textId="77777777" w:rsidR="00977BE0" w:rsidRDefault="00977BE0" w:rsidP="00977BE0">
      <w:pPr>
        <w:pStyle w:val="CommentText"/>
        <w:ind w:firstLine="0"/>
      </w:pPr>
      <w:r>
        <w:rPr>
          <w:rStyle w:val="CommentReference"/>
        </w:rPr>
        <w:annotationRef/>
      </w:r>
      <w:r>
        <w:t>TODO: remove</w:t>
      </w:r>
    </w:p>
  </w:comment>
  <w:comment w:id="465"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467" w:author="Beninger, Stefanie" w:date="2026-06-10T15:21:00Z" w:initials="BS">
    <w:p w14:paraId="4440A65C" w14:textId="7D3CEE2A" w:rsidR="00BC7013" w:rsidRDefault="00D104EC">
      <w:pPr>
        <w:pStyle w:val="CommentText"/>
      </w:pPr>
      <w:r>
        <w:rPr>
          <w:rStyle w:val="CommentReference"/>
        </w:rPr>
        <w:annotationRef/>
      </w:r>
      <w:r w:rsidRPr="5FAE9748">
        <w:t xml:space="preserve">move this harness part up to the Findigns if you keep that in </w:t>
      </w:r>
      <w:r w:rsidR="006B0E9D">
        <w:t>h</w:t>
      </w:r>
    </w:p>
  </w:comment>
  <w:comment w:id="468" w:author="Beninger, Stefanie" w:date="2026-06-10T15:22:00Z" w:initials="BS">
    <w:p w14:paraId="4B27D801" w14:textId="32A85BC1" w:rsidR="00BC7013" w:rsidRDefault="00D104EC">
      <w:pPr>
        <w:pStyle w:val="CommentText"/>
      </w:pPr>
      <w:r>
        <w:rPr>
          <w:rStyle w:val="CommentReference"/>
        </w:rPr>
        <w:annotationRef/>
      </w:r>
      <w:r w:rsidRPr="212C31D7">
        <w:t xml:space="preserve">I would consider removing this as a Discussion point as it just confirms what we already knew... </w:t>
      </w:r>
      <w:r w:rsidR="006B0E9D">
        <w:t>n</w:t>
      </w:r>
    </w:p>
  </w:comment>
  <w:comment w:id="471"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472"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473"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474"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476"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494"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495"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496"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498"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499"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501"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502"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503"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504"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505"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506"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507"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513"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520"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525"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540"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541"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542"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543"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544"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545"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547"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548" w:author="Luttik, Daan" w:date="2026-06-14T10:41:00Z" w:initials="DL">
    <w:p w14:paraId="575A2E81" w14:textId="77777777" w:rsidR="00002AB3" w:rsidRDefault="00002AB3" w:rsidP="00002AB3">
      <w:pPr>
        <w:pStyle w:val="CommentText"/>
        <w:ind w:firstLine="0"/>
      </w:pPr>
      <w:r>
        <w:rPr>
          <w:rStyle w:val="CommentReference"/>
        </w:rPr>
        <w:annotationRef/>
      </w:r>
      <w:r>
        <w:t>Double check if we keep this in.</w:t>
      </w:r>
    </w:p>
  </w:comment>
  <w:comment w:id="550"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549"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551"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553"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554"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555"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556"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560"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561" w:author="Daan Luttik" w:date="2026-05-03T19:43:00Z" w:initials="">
    <w:p w14:paraId="65BBF5F3" w14:textId="77777777" w:rsidR="002A1B6F" w:rsidRDefault="002A1B6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562"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563"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564"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57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4F59B47D" w15:done="0"/>
  <w15:commentEx w15:paraId="09D9E6E8" w15:done="1"/>
  <w15:commentEx w15:paraId="3C6ECAFF" w15:done="1"/>
  <w15:commentEx w15:paraId="449B510B" w15:done="1"/>
  <w15:commentEx w15:paraId="6BE92B1C" w15:done="0"/>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0"/>
  <w15:commentEx w15:paraId="5DD6CFB2" w15:done="0"/>
  <w15:commentEx w15:paraId="0402ECD6" w15:paraIdParent="5DD6CFB2" w15:done="0"/>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26238B39" w15:done="0"/>
  <w15:commentEx w15:paraId="3CA0D7C8" w15:done="1"/>
  <w15:commentEx w15:paraId="0182F7D7" w15:done="0"/>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0"/>
  <w15:commentEx w15:paraId="3A2E40FE" w15:done="0"/>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0"/>
  <w15:commentEx w15:paraId="6D623B95"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6576D01" w15:done="1"/>
  <w15:commentEx w15:paraId="35376966" w15:done="1"/>
  <w15:commentEx w15:paraId="4ADF0675" w15:paraIdParent="35376966" w15:done="1"/>
  <w15:commentEx w15:paraId="62F5C78C" w15:done="0"/>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3E420868" w15:done="0"/>
  <w15:commentEx w15:paraId="238DEFB7" w15:done="0"/>
  <w15:commentEx w15:paraId="7A161798" w15:done="1"/>
  <w15:commentEx w15:paraId="04AEDC80" w15:done="0"/>
  <w15:commentEx w15:paraId="36100F38" w15:done="1"/>
  <w15:commentEx w15:paraId="2B444EE4" w15:done="1"/>
  <w15:commentEx w15:paraId="76A1E804" w15:done="0"/>
  <w15:commentEx w15:paraId="12B4AFD7" w15:done="1"/>
  <w15:commentEx w15:paraId="4F6D9575" w15:done="0"/>
  <w15:commentEx w15:paraId="111FDB18" w15:done="0"/>
  <w15:commentEx w15:paraId="52110513" w15:done="1"/>
  <w15:commentEx w15:paraId="31C2E322" w15:done="0"/>
  <w15:commentEx w15:paraId="656A159F" w15:done="1"/>
  <w15:commentEx w15:paraId="14A6062D" w15:done="1"/>
  <w15:commentEx w15:paraId="6D4B48E3" w15:done="1"/>
  <w15:commentEx w15:paraId="6DA0297F" w15:done="0"/>
  <w15:commentEx w15:paraId="52FF36BF" w15:done="1"/>
  <w15:commentEx w15:paraId="2F53084A" w15:done="0"/>
  <w15:commentEx w15:paraId="4A734D5E" w15:done="0"/>
  <w15:commentEx w15:paraId="53049602" w15:done="0"/>
  <w15:commentEx w15:paraId="107B6875" w15:done="0"/>
  <w15:commentEx w15:paraId="6DFC528A" w15:done="0"/>
  <w15:commentEx w15:paraId="2D0EE0A0" w15:done="0"/>
  <w15:commentEx w15:paraId="44EA54C3"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1"/>
  <w15:commentEx w15:paraId="74B246A8" w15:done="0"/>
  <w15:commentEx w15:paraId="61AC8DD7" w15:done="0"/>
  <w15:commentEx w15:paraId="010BC082" w15:done="0"/>
  <w15:commentEx w15:paraId="6D32B570" w15:done="0"/>
  <w15:commentEx w15:paraId="3140C83A" w15:done="0"/>
  <w15:commentEx w15:paraId="2DA5D02A"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575A2E81"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65BBF5F3" w15:done="1"/>
  <w15:commentEx w15:paraId="489F8041" w15:done="0"/>
  <w15:commentEx w15:paraId="6BC42D32"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1D4070E7" w16cex:dateUtc="2026-06-13T12:29:00Z"/>
  <w16cex:commentExtensible w16cex:durableId="03842123" w16cex:dateUtc="2026-06-11T19:04:00Z"/>
  <w16cex:commentExtensible w16cex:durableId="0BD85472" w16cex:dateUtc="2026-06-12T21:3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77CD6387" w16cex:dateUtc="2026-06-10T13:04:00Z"/>
  <w16cex:commentExtensible w16cex:durableId="057B6D9D" w16cex:dateUtc="2026-06-14T07:52:00Z"/>
  <w16cex:commentExtensible w16cex:durableId="3848F266" w16cex:dateUtc="2026-06-10T13:04:00Z"/>
  <w16cex:commentExtensible w16cex:durableId="456D74E2" w16cex:dateUtc="2026-06-13T20:36: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1F34A51C" w16cex:dateUtc="2026-06-14T08:47:00Z"/>
  <w16cex:commentExtensible w16cex:durableId="5601D532" w16cex:dateUtc="2026-06-14T09:31: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2453950" w16cex:dateUtc="2026-06-14T08:41: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6576D01" w16cid:durableId="1D4070E7"/>
  <w16cid:commentId w16cid:paraId="35376966" w16cid:durableId="03842123"/>
  <w16cid:commentId w16cid:paraId="4ADF0675" w16cid:durableId="0BD85472"/>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3E420868" w16cid:durableId="77CD6387"/>
  <w16cid:commentId w16cid:paraId="238DEFB7" w16cid:durableId="057B6D9D"/>
  <w16cid:commentId w16cid:paraId="7A161798" w16cid:durableId="3848F266"/>
  <w16cid:commentId w16cid:paraId="04AEDC80" w16cid:durableId="456D74E2"/>
  <w16cid:commentId w16cid:paraId="36100F38" w16cid:durableId="077D56E5"/>
  <w16cid:commentId w16cid:paraId="2B444EE4" w16cid:durableId="67B0D06B"/>
  <w16cid:commentId w16cid:paraId="76A1E804" w16cid:durableId="4C216402"/>
  <w16cid:commentId w16cid:paraId="12B4AFD7" w16cid:durableId="3F350713"/>
  <w16cid:commentId w16cid:paraId="4F6D9575" w16cid:durableId="051F895C"/>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2D0EE0A0" w16cid:durableId="1F34A51C"/>
  <w16cid:commentId w16cid:paraId="44EA54C3" w16cid:durableId="5601D532"/>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575A2E81" w16cid:durableId="42453950"/>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65BBF5F3" w16cid:durableId="7B839F9D"/>
  <w16cid:commentId w16cid:paraId="489F8041" w16cid:durableId="258AE840"/>
  <w16cid:commentId w16cid:paraId="6BC42D32" w16cid:durableId="656BB430"/>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6277" w14:textId="77777777" w:rsidR="00567FB2" w:rsidRDefault="00567FB2">
      <w:pPr>
        <w:spacing w:line="240" w:lineRule="auto"/>
      </w:pPr>
      <w:r>
        <w:separator/>
      </w:r>
    </w:p>
  </w:endnote>
  <w:endnote w:type="continuationSeparator" w:id="0">
    <w:p w14:paraId="6B249FA9" w14:textId="77777777" w:rsidR="00567FB2" w:rsidRDefault="00567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283FA9E-22F4-4F36-8E60-EFE222ED4895}"/>
    <w:embedBold r:id="rId2" w:fontKey="{FCB823A4-2175-46A0-8915-66B5DDCEFF52}"/>
    <w:embedItalic r:id="rId3" w:fontKey="{B1C4A315-7E29-487A-883C-D232DC54F997}"/>
  </w:font>
  <w:font w:name="EB Garamond SemiBold">
    <w:charset w:val="00"/>
    <w:family w:val="auto"/>
    <w:pitch w:val="variable"/>
    <w:sig w:usb0="E00002FF" w:usb1="02000413" w:usb2="00000000" w:usb3="00000000" w:csb0="0000019F" w:csb1="00000000"/>
    <w:embedRegular r:id="rId4" w:fontKey="{5926DD37-D75A-4229-A93F-8687C6A6F0AC}"/>
  </w:font>
  <w:font w:name="EB Garamond Medium">
    <w:charset w:val="00"/>
    <w:family w:val="auto"/>
    <w:pitch w:val="variable"/>
    <w:sig w:usb0="E00002FF" w:usb1="02000413" w:usb2="00000000" w:usb3="00000000" w:csb0="0000019F" w:csb1="00000000"/>
    <w:embedRegular r:id="rId5" w:fontKey="{574DCA9C-D51C-476E-BA03-73009E4F1D0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C817E124-E620-4542-A60E-CBA9BA02548A}"/>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80964AF7-4808-44F2-AD69-23C4D8D41358}"/>
    <w:embedBold r:id="rId8" w:fontKey="{2896508C-E93E-4DFE-BD0E-0F708C3D9617}"/>
    <w:embedItalic r:id="rId9" w:fontKey="{08A8936E-8EEB-487B-93C4-00B9D32A0851}"/>
  </w:font>
  <w:font w:name="Calibri">
    <w:panose1 w:val="020F0502020204030204"/>
    <w:charset w:val="00"/>
    <w:family w:val="swiss"/>
    <w:pitch w:val="variable"/>
    <w:sig w:usb0="E4002EFF" w:usb1="C200247B" w:usb2="00000009" w:usb3="00000000" w:csb0="000001FF" w:csb1="00000000"/>
    <w:embedRegular r:id="rId10" w:fontKey="{D666DA20-B49E-4386-BD0F-4107142FFA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15ADD" w14:textId="77777777" w:rsidR="00567FB2" w:rsidRDefault="00567FB2">
      <w:pPr>
        <w:spacing w:line="240" w:lineRule="auto"/>
      </w:pPr>
      <w:r>
        <w:separator/>
      </w:r>
    </w:p>
  </w:footnote>
  <w:footnote w:type="continuationSeparator" w:id="0">
    <w:p w14:paraId="6E034FAA" w14:textId="77777777" w:rsidR="00567FB2" w:rsidRDefault="00567FB2">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37CD"/>
    <w:rsid w:val="000A4991"/>
    <w:rsid w:val="000A4C81"/>
    <w:rsid w:val="000A5747"/>
    <w:rsid w:val="000A656E"/>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DCB"/>
    <w:rsid w:val="000C5A88"/>
    <w:rsid w:val="000C6FA2"/>
    <w:rsid w:val="000C709C"/>
    <w:rsid w:val="000D0F8D"/>
    <w:rsid w:val="000D10BF"/>
    <w:rsid w:val="000D26B2"/>
    <w:rsid w:val="000D2A46"/>
    <w:rsid w:val="000D2C21"/>
    <w:rsid w:val="000D33B2"/>
    <w:rsid w:val="000D4927"/>
    <w:rsid w:val="000D6A2F"/>
    <w:rsid w:val="000D73B8"/>
    <w:rsid w:val="000D7C23"/>
    <w:rsid w:val="000E2B04"/>
    <w:rsid w:val="000E3E0B"/>
    <w:rsid w:val="000E408A"/>
    <w:rsid w:val="000E5B44"/>
    <w:rsid w:val="000E6B85"/>
    <w:rsid w:val="000E6C1C"/>
    <w:rsid w:val="000E6F0C"/>
    <w:rsid w:val="000E759A"/>
    <w:rsid w:val="000E781C"/>
    <w:rsid w:val="000F0A4F"/>
    <w:rsid w:val="000F1D99"/>
    <w:rsid w:val="000F33F9"/>
    <w:rsid w:val="000F3FB0"/>
    <w:rsid w:val="000F5189"/>
    <w:rsid w:val="000F5C93"/>
    <w:rsid w:val="000F6C2A"/>
    <w:rsid w:val="000F6EBA"/>
    <w:rsid w:val="000F72C1"/>
    <w:rsid w:val="00100B04"/>
    <w:rsid w:val="00100F76"/>
    <w:rsid w:val="0010139E"/>
    <w:rsid w:val="001019C6"/>
    <w:rsid w:val="001019F6"/>
    <w:rsid w:val="00101E2E"/>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2140"/>
    <w:rsid w:val="001331C9"/>
    <w:rsid w:val="00134672"/>
    <w:rsid w:val="0013493B"/>
    <w:rsid w:val="00136D06"/>
    <w:rsid w:val="0013767B"/>
    <w:rsid w:val="001403D5"/>
    <w:rsid w:val="001408CF"/>
    <w:rsid w:val="00140B4A"/>
    <w:rsid w:val="00142DD6"/>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362A"/>
    <w:rsid w:val="00194445"/>
    <w:rsid w:val="0019760C"/>
    <w:rsid w:val="0019761E"/>
    <w:rsid w:val="00197894"/>
    <w:rsid w:val="001A0CDA"/>
    <w:rsid w:val="001A28C5"/>
    <w:rsid w:val="001A3712"/>
    <w:rsid w:val="001A5A3B"/>
    <w:rsid w:val="001A6B7F"/>
    <w:rsid w:val="001A7432"/>
    <w:rsid w:val="001B0038"/>
    <w:rsid w:val="001B3025"/>
    <w:rsid w:val="001B3EA3"/>
    <w:rsid w:val="001B5FA5"/>
    <w:rsid w:val="001B6B46"/>
    <w:rsid w:val="001B7725"/>
    <w:rsid w:val="001B798D"/>
    <w:rsid w:val="001C0088"/>
    <w:rsid w:val="001C0513"/>
    <w:rsid w:val="001C0752"/>
    <w:rsid w:val="001C0DC0"/>
    <w:rsid w:val="001C0E34"/>
    <w:rsid w:val="001C29D5"/>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59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922"/>
    <w:rsid w:val="002918F3"/>
    <w:rsid w:val="0029269D"/>
    <w:rsid w:val="002927E4"/>
    <w:rsid w:val="002940E3"/>
    <w:rsid w:val="002969DC"/>
    <w:rsid w:val="00296F4D"/>
    <w:rsid w:val="00296FD5"/>
    <w:rsid w:val="00297231"/>
    <w:rsid w:val="002A0787"/>
    <w:rsid w:val="002A1B6F"/>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B6AFB"/>
    <w:rsid w:val="002C0CEC"/>
    <w:rsid w:val="002C13D1"/>
    <w:rsid w:val="002C16CA"/>
    <w:rsid w:val="002C2B40"/>
    <w:rsid w:val="002C3595"/>
    <w:rsid w:val="002C3698"/>
    <w:rsid w:val="002C5EFF"/>
    <w:rsid w:val="002D0229"/>
    <w:rsid w:val="002D3BBC"/>
    <w:rsid w:val="002D4619"/>
    <w:rsid w:val="002D4918"/>
    <w:rsid w:val="002D561B"/>
    <w:rsid w:val="002D5910"/>
    <w:rsid w:val="002D7450"/>
    <w:rsid w:val="002D7683"/>
    <w:rsid w:val="002E0A56"/>
    <w:rsid w:val="002E2EA2"/>
    <w:rsid w:val="002E5CAC"/>
    <w:rsid w:val="002E66F3"/>
    <w:rsid w:val="002E67BD"/>
    <w:rsid w:val="002E73B0"/>
    <w:rsid w:val="002E7693"/>
    <w:rsid w:val="002E7804"/>
    <w:rsid w:val="002F372C"/>
    <w:rsid w:val="002F3817"/>
    <w:rsid w:val="002F4250"/>
    <w:rsid w:val="002F451E"/>
    <w:rsid w:val="002F6E17"/>
    <w:rsid w:val="002F7293"/>
    <w:rsid w:val="002F77AF"/>
    <w:rsid w:val="00300A32"/>
    <w:rsid w:val="00300BCE"/>
    <w:rsid w:val="00300DC7"/>
    <w:rsid w:val="00301F9E"/>
    <w:rsid w:val="003026C8"/>
    <w:rsid w:val="00303E2F"/>
    <w:rsid w:val="00304771"/>
    <w:rsid w:val="0030569A"/>
    <w:rsid w:val="003059DD"/>
    <w:rsid w:val="00306ABB"/>
    <w:rsid w:val="00310110"/>
    <w:rsid w:val="003119AA"/>
    <w:rsid w:val="003128AD"/>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CA0"/>
    <w:rsid w:val="00351A29"/>
    <w:rsid w:val="00351B6E"/>
    <w:rsid w:val="00354C82"/>
    <w:rsid w:val="003600C1"/>
    <w:rsid w:val="00360DFE"/>
    <w:rsid w:val="00361A91"/>
    <w:rsid w:val="003633F3"/>
    <w:rsid w:val="00363878"/>
    <w:rsid w:val="00363AD9"/>
    <w:rsid w:val="0036474D"/>
    <w:rsid w:val="00365B1A"/>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CE9"/>
    <w:rsid w:val="003E55D1"/>
    <w:rsid w:val="003E590F"/>
    <w:rsid w:val="003E5F14"/>
    <w:rsid w:val="003E6A42"/>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57D4"/>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321E"/>
    <w:rsid w:val="004F3FEA"/>
    <w:rsid w:val="004F48CF"/>
    <w:rsid w:val="004F4BF2"/>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67FB2"/>
    <w:rsid w:val="005701D9"/>
    <w:rsid w:val="00570373"/>
    <w:rsid w:val="005704C1"/>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34CA"/>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39C1"/>
    <w:rsid w:val="0063420B"/>
    <w:rsid w:val="00637136"/>
    <w:rsid w:val="00637EA7"/>
    <w:rsid w:val="00643C39"/>
    <w:rsid w:val="00646B56"/>
    <w:rsid w:val="00646BF0"/>
    <w:rsid w:val="00647F3D"/>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6179"/>
    <w:rsid w:val="00696948"/>
    <w:rsid w:val="00696CD7"/>
    <w:rsid w:val="006A036F"/>
    <w:rsid w:val="006A0B9D"/>
    <w:rsid w:val="006A17D2"/>
    <w:rsid w:val="006A2024"/>
    <w:rsid w:val="006A37E8"/>
    <w:rsid w:val="006A47C9"/>
    <w:rsid w:val="006A4F90"/>
    <w:rsid w:val="006A5551"/>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1032E"/>
    <w:rsid w:val="007104AB"/>
    <w:rsid w:val="0071181A"/>
    <w:rsid w:val="00711AEC"/>
    <w:rsid w:val="00711E5B"/>
    <w:rsid w:val="007129D0"/>
    <w:rsid w:val="00713498"/>
    <w:rsid w:val="00716403"/>
    <w:rsid w:val="007165A6"/>
    <w:rsid w:val="007170D3"/>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4E2B"/>
    <w:rsid w:val="007952B5"/>
    <w:rsid w:val="00795878"/>
    <w:rsid w:val="007958D0"/>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2D2A"/>
    <w:rsid w:val="00814166"/>
    <w:rsid w:val="00815676"/>
    <w:rsid w:val="00815C86"/>
    <w:rsid w:val="00816546"/>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B26"/>
    <w:rsid w:val="008A35F5"/>
    <w:rsid w:val="008A48C8"/>
    <w:rsid w:val="008A54CC"/>
    <w:rsid w:val="008A6582"/>
    <w:rsid w:val="008A6AA9"/>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2EED"/>
    <w:rsid w:val="0091428D"/>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21BE"/>
    <w:rsid w:val="0093279C"/>
    <w:rsid w:val="00934AD4"/>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624E"/>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D9"/>
    <w:rsid w:val="00A342D1"/>
    <w:rsid w:val="00A34F58"/>
    <w:rsid w:val="00A36DE9"/>
    <w:rsid w:val="00A3758D"/>
    <w:rsid w:val="00A37C62"/>
    <w:rsid w:val="00A4097D"/>
    <w:rsid w:val="00A40A89"/>
    <w:rsid w:val="00A41462"/>
    <w:rsid w:val="00A41700"/>
    <w:rsid w:val="00A44452"/>
    <w:rsid w:val="00A465FF"/>
    <w:rsid w:val="00A46CD6"/>
    <w:rsid w:val="00A47844"/>
    <w:rsid w:val="00A501CC"/>
    <w:rsid w:val="00A51264"/>
    <w:rsid w:val="00A5154E"/>
    <w:rsid w:val="00A52AC6"/>
    <w:rsid w:val="00A53675"/>
    <w:rsid w:val="00A56644"/>
    <w:rsid w:val="00A568C0"/>
    <w:rsid w:val="00A56EAF"/>
    <w:rsid w:val="00A6208D"/>
    <w:rsid w:val="00A644E5"/>
    <w:rsid w:val="00A6546C"/>
    <w:rsid w:val="00A674E9"/>
    <w:rsid w:val="00A67943"/>
    <w:rsid w:val="00A7223C"/>
    <w:rsid w:val="00A7239D"/>
    <w:rsid w:val="00A7283C"/>
    <w:rsid w:val="00A74146"/>
    <w:rsid w:val="00A75483"/>
    <w:rsid w:val="00A7755A"/>
    <w:rsid w:val="00A80216"/>
    <w:rsid w:val="00A81345"/>
    <w:rsid w:val="00A832EC"/>
    <w:rsid w:val="00A836C6"/>
    <w:rsid w:val="00A83E78"/>
    <w:rsid w:val="00A91321"/>
    <w:rsid w:val="00A92E12"/>
    <w:rsid w:val="00A96987"/>
    <w:rsid w:val="00AA1280"/>
    <w:rsid w:val="00AA160A"/>
    <w:rsid w:val="00AA3083"/>
    <w:rsid w:val="00AA5558"/>
    <w:rsid w:val="00AA78AF"/>
    <w:rsid w:val="00AA7F07"/>
    <w:rsid w:val="00AB0604"/>
    <w:rsid w:val="00AB36D2"/>
    <w:rsid w:val="00AB3CBA"/>
    <w:rsid w:val="00AB448F"/>
    <w:rsid w:val="00AB5826"/>
    <w:rsid w:val="00AB584C"/>
    <w:rsid w:val="00AB5895"/>
    <w:rsid w:val="00AB62A2"/>
    <w:rsid w:val="00AB7EEE"/>
    <w:rsid w:val="00AC0672"/>
    <w:rsid w:val="00AC0AF0"/>
    <w:rsid w:val="00AC12A9"/>
    <w:rsid w:val="00AC2F05"/>
    <w:rsid w:val="00AC5022"/>
    <w:rsid w:val="00AC73DB"/>
    <w:rsid w:val="00AD07D8"/>
    <w:rsid w:val="00AD0E77"/>
    <w:rsid w:val="00AD12B7"/>
    <w:rsid w:val="00AD283F"/>
    <w:rsid w:val="00AD2B38"/>
    <w:rsid w:val="00AD5ECA"/>
    <w:rsid w:val="00AD6FDD"/>
    <w:rsid w:val="00AD7975"/>
    <w:rsid w:val="00AD7A2E"/>
    <w:rsid w:val="00AE08B7"/>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63F8"/>
    <w:rsid w:val="00B76CC3"/>
    <w:rsid w:val="00B77402"/>
    <w:rsid w:val="00B7791C"/>
    <w:rsid w:val="00B77985"/>
    <w:rsid w:val="00B8052F"/>
    <w:rsid w:val="00B81B20"/>
    <w:rsid w:val="00B82428"/>
    <w:rsid w:val="00B83AF9"/>
    <w:rsid w:val="00B849E9"/>
    <w:rsid w:val="00B8596E"/>
    <w:rsid w:val="00B862A7"/>
    <w:rsid w:val="00B87008"/>
    <w:rsid w:val="00B87BDA"/>
    <w:rsid w:val="00B91234"/>
    <w:rsid w:val="00B91510"/>
    <w:rsid w:val="00B92841"/>
    <w:rsid w:val="00B928A9"/>
    <w:rsid w:val="00B94A7F"/>
    <w:rsid w:val="00B960CB"/>
    <w:rsid w:val="00B96CB5"/>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5D5A"/>
    <w:rsid w:val="00C26590"/>
    <w:rsid w:val="00C2756E"/>
    <w:rsid w:val="00C2789C"/>
    <w:rsid w:val="00C31759"/>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0BF4"/>
    <w:rsid w:val="00C623E2"/>
    <w:rsid w:val="00C62543"/>
    <w:rsid w:val="00C62FAB"/>
    <w:rsid w:val="00C635DE"/>
    <w:rsid w:val="00C64B7D"/>
    <w:rsid w:val="00C670BD"/>
    <w:rsid w:val="00C679AA"/>
    <w:rsid w:val="00C714FC"/>
    <w:rsid w:val="00C718EF"/>
    <w:rsid w:val="00C71E0B"/>
    <w:rsid w:val="00C7244E"/>
    <w:rsid w:val="00C72DF4"/>
    <w:rsid w:val="00C72FF5"/>
    <w:rsid w:val="00C7371E"/>
    <w:rsid w:val="00C73B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DC1"/>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76F"/>
    <w:rsid w:val="00DA7E92"/>
    <w:rsid w:val="00DB0131"/>
    <w:rsid w:val="00DB368A"/>
    <w:rsid w:val="00DB3D5B"/>
    <w:rsid w:val="00DB4CF5"/>
    <w:rsid w:val="00DB4FA4"/>
    <w:rsid w:val="00DB5294"/>
    <w:rsid w:val="00DB54E4"/>
    <w:rsid w:val="00DB6555"/>
    <w:rsid w:val="00DB683A"/>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4A34"/>
    <w:rsid w:val="00DE5F55"/>
    <w:rsid w:val="00DE6FDD"/>
    <w:rsid w:val="00DF0394"/>
    <w:rsid w:val="00DF04E4"/>
    <w:rsid w:val="00DF06E3"/>
    <w:rsid w:val="00DF1B07"/>
    <w:rsid w:val="00DF1B74"/>
    <w:rsid w:val="00DF309D"/>
    <w:rsid w:val="00DF63DD"/>
    <w:rsid w:val="00DF6E5C"/>
    <w:rsid w:val="00DF7012"/>
    <w:rsid w:val="00E000BA"/>
    <w:rsid w:val="00E01452"/>
    <w:rsid w:val="00E02931"/>
    <w:rsid w:val="00E02979"/>
    <w:rsid w:val="00E02BA1"/>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70E5"/>
    <w:rsid w:val="00E377B7"/>
    <w:rsid w:val="00E408D0"/>
    <w:rsid w:val="00E40B82"/>
    <w:rsid w:val="00E41FEA"/>
    <w:rsid w:val="00E42B79"/>
    <w:rsid w:val="00E42FC7"/>
    <w:rsid w:val="00E442A2"/>
    <w:rsid w:val="00E44EA4"/>
    <w:rsid w:val="00E45E71"/>
    <w:rsid w:val="00E464C4"/>
    <w:rsid w:val="00E50BA0"/>
    <w:rsid w:val="00E51922"/>
    <w:rsid w:val="00E527DE"/>
    <w:rsid w:val="00E52D08"/>
    <w:rsid w:val="00E54D37"/>
    <w:rsid w:val="00E54DEB"/>
    <w:rsid w:val="00E55A2A"/>
    <w:rsid w:val="00E56DBF"/>
    <w:rsid w:val="00E57E12"/>
    <w:rsid w:val="00E62FF8"/>
    <w:rsid w:val="00E6361B"/>
    <w:rsid w:val="00E67D31"/>
    <w:rsid w:val="00E67E03"/>
    <w:rsid w:val="00E67F08"/>
    <w:rsid w:val="00E708E8"/>
    <w:rsid w:val="00E72779"/>
    <w:rsid w:val="00E73C48"/>
    <w:rsid w:val="00E74C2A"/>
    <w:rsid w:val="00E74FC1"/>
    <w:rsid w:val="00E77234"/>
    <w:rsid w:val="00E8259F"/>
    <w:rsid w:val="00E838CE"/>
    <w:rsid w:val="00E83B8C"/>
    <w:rsid w:val="00E84660"/>
    <w:rsid w:val="00E854DE"/>
    <w:rsid w:val="00E85C39"/>
    <w:rsid w:val="00E86183"/>
    <w:rsid w:val="00E8640F"/>
    <w:rsid w:val="00E87396"/>
    <w:rsid w:val="00E9170C"/>
    <w:rsid w:val="00E92CC1"/>
    <w:rsid w:val="00E93765"/>
    <w:rsid w:val="00E937C7"/>
    <w:rsid w:val="00E94486"/>
    <w:rsid w:val="00E94628"/>
    <w:rsid w:val="00E95643"/>
    <w:rsid w:val="00EA01DE"/>
    <w:rsid w:val="00EA0274"/>
    <w:rsid w:val="00EA0799"/>
    <w:rsid w:val="00EA0D97"/>
    <w:rsid w:val="00EA14C2"/>
    <w:rsid w:val="00EA3718"/>
    <w:rsid w:val="00EA4451"/>
    <w:rsid w:val="00EA4E33"/>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903"/>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D1C"/>
    <w:rsid w:val="00F002CA"/>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0D3"/>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39" Type="http://schemas.openxmlformats.org/officeDocument/2006/relationships/theme" Target="theme/theme1.xm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02/(SICI)1097-0266(199708)18:7%3c509::AID-SMJ882%3e3.0.CO;2-Z"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www.sas.com/content/dam/sasdam/documents/20250124/marketers-and-ai-navigating-new-depth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cdn.openai.com/research-covers/language-unsupervised/language_understanding_paper.pdf" TargetMode="External"/><Relationship Id="rId36"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5539/ass.v11n9p3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5539/ass.v11n9p320" TargetMode="External"/><Relationship Id="rId35" Type="http://schemas.openxmlformats.org/officeDocument/2006/relationships/hyperlink" Target="https://doi.org/10.1016/j.jbusres.2022.07.0200"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22132</Words>
  <Characters>121728</Characters>
  <Application>Microsoft Office Word</Application>
  <DocSecurity>0</DocSecurity>
  <Lines>1014</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143573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149</cp:revision>
  <dcterms:created xsi:type="dcterms:W3CDTF">2026-06-13T12:47:00Z</dcterms:created>
  <dcterms:modified xsi:type="dcterms:W3CDTF">2026-06-14T09:34:00Z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