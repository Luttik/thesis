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2"/>
          <w:szCs w:val="22"/>
        </w:rPr>
      </w:pPr>
      <w:r w:rsidDel="00000000" w:rsidR="00000000" w:rsidRPr="00000000">
        <w:rPr>
          <w:rtl w:val="0"/>
        </w:rPr>
      </w:r>
    </w:p>
    <w:p w:rsidR="00000000" w:rsidDel="00000000" w:rsidP="00000000" w:rsidRDefault="00000000" w:rsidRPr="00000000" w14:paraId="00000002">
      <w:pPr>
        <w:jc w:val="center"/>
        <w:rPr>
          <w:rFonts w:ascii="Georgia" w:cs="Georgia" w:eastAsia="Georgia" w:hAnsi="Georgia"/>
          <w:sz w:val="22"/>
          <w:szCs w:val="22"/>
        </w:rPr>
      </w:pPr>
      <w:r w:rsidDel="00000000" w:rsidR="00000000" w:rsidRPr="00000000">
        <w:rPr>
          <w:rFonts w:ascii="Georgia" w:cs="Georgia" w:eastAsia="Georgia" w:hAnsi="Georgia"/>
          <w:sz w:val="22"/>
          <w:szCs w:val="22"/>
        </w:rPr>
        <w:drawing>
          <wp:inline distB="0" distT="0" distL="114300" distR="114300">
            <wp:extent cx="2907665" cy="648335"/>
            <wp:effectExtent b="0" l="0" r="0" t="0"/>
            <wp:docPr descr="ENG_NyenrodeLogoFC" id="1" name="image4.jpg"/>
            <a:graphic>
              <a:graphicData uri="http://schemas.openxmlformats.org/drawingml/2006/picture">
                <pic:pic>
                  <pic:nvPicPr>
                    <pic:cNvPr descr="ENG_NyenrodeLogoFC" id="0" name="image4.jpg"/>
                    <pic:cNvPicPr preferRelativeResize="0"/>
                  </pic:nvPicPr>
                  <pic:blipFill>
                    <a:blip r:embed="rId9"/>
                    <a:srcRect b="0" l="0" r="0" t="0"/>
                    <a:stretch>
                      <a:fillRect/>
                    </a:stretch>
                  </pic:blipFill>
                  <pic:spPr>
                    <a:xfrm>
                      <a:off x="0" y="0"/>
                      <a:ext cx="2907665" cy="64833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8">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Thesis Draft</w:t>
      </w:r>
    </w:p>
    <w:p w:rsidR="00000000" w:rsidDel="00000000" w:rsidP="00000000" w:rsidRDefault="00000000" w:rsidRPr="00000000" w14:paraId="00000009">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Executive MBA 22, 2024 – 2026</w:t>
      </w:r>
    </w:p>
    <w:p w:rsidR="00000000" w:rsidDel="00000000" w:rsidP="00000000" w:rsidRDefault="00000000" w:rsidRPr="00000000" w14:paraId="0000000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2"/>
          <w:szCs w:val="2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755"/>
        <w:tblGridChange w:id="0">
          <w:tblGrid>
            <w:gridCol w:w="4605"/>
            <w:gridCol w:w="47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D">
            <w:pPr>
              <w:spacing w:line="240" w:lineRule="auto"/>
              <w:ind w:firstLine="0"/>
              <w:jc w:val="righ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Name:    </w:t>
            </w:r>
          </w:p>
        </w:tc>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E">
            <w:pPr>
              <w:spacing w:line="24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D.T. (Daan) Luttik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F">
            <w:pPr>
              <w:spacing w:line="240" w:lineRule="auto"/>
              <w:ind w:firstLine="0"/>
              <w:jc w:val="righ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Student Number:</w:t>
            </w:r>
          </w:p>
        </w:tc>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0">
            <w:pPr>
              <w:spacing w:line="240"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230001004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1">
            <w:pPr>
              <w:spacing w:line="240" w:lineRule="auto"/>
              <w:ind w:firstLine="0"/>
              <w:jc w:val="right"/>
              <w:rPr>
                <w:rFonts w:ascii="Georgia" w:cs="Georgia" w:eastAsia="Georgia" w:hAnsi="Georgia"/>
                <w:b w:val="1"/>
                <w:bCs w:val="1"/>
                <w:sz w:val="22"/>
                <w:szCs w:val="22"/>
              </w:rPr>
            </w:pPr>
            <w:bookmarkStart w:colFirst="0" w:colLast="0" w:name="_gjdgxs" w:id="0"/>
            <w:bookmarkEnd w:id="0"/>
            <w:r w:rsidDel="00000000" w:rsidR="00000000" w:rsidRPr="00000000">
              <w:rPr>
                <w:rFonts w:ascii="Georgia" w:cs="Georgia" w:eastAsia="Georgia" w:hAnsi="Georgia"/>
                <w:b w:val="1"/>
                <w:bCs w:val="1"/>
                <w:sz w:val="22"/>
                <w:szCs w:val="22"/>
                <w:rtl w:val="0"/>
              </w:rPr>
              <w:t xml:space="preserve">Email: </w:t>
            </w:r>
          </w:p>
        </w:tc>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2">
            <w:pPr>
              <w:spacing w:line="240" w:lineRule="auto"/>
              <w:ind w:firstLine="0"/>
              <w:rPr>
                <w:rFonts w:ascii="Georgia" w:cs="Georgia" w:eastAsia="Georgia" w:hAnsi="Georgia"/>
                <w:sz w:val="22"/>
                <w:szCs w:val="22"/>
              </w:rPr>
            </w:pPr>
            <w:bookmarkStart w:colFirst="0" w:colLast="0" w:name="_gjdgxs" w:id="0"/>
            <w:bookmarkEnd w:id="0"/>
            <w:r w:rsidDel="00000000" w:rsidR="00000000" w:rsidRPr="00000000">
              <w:rPr>
                <w:rFonts w:ascii="Georgia" w:cs="Georgia" w:eastAsia="Georgia" w:hAnsi="Georgia"/>
                <w:sz w:val="22"/>
                <w:szCs w:val="22"/>
                <w:rtl w:val="0"/>
              </w:rPr>
              <w:t xml:space="preserve"> d.luttik@my.nyenrode.nl</w:t>
            </w:r>
          </w:p>
        </w:tc>
      </w:tr>
    </w:tbl>
    <w:p w:rsidR="00000000" w:rsidDel="00000000" w:rsidP="00000000" w:rsidRDefault="00000000" w:rsidRPr="00000000" w14:paraId="00000013">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DECLARATION</w:t>
      </w:r>
    </w:p>
    <w:p w:rsidR="00000000" w:rsidDel="00000000" w:rsidP="00000000" w:rsidRDefault="00000000" w:rsidRPr="00000000" w14:paraId="000000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rsidR="00000000" w:rsidDel="00000000" w:rsidP="00000000" w:rsidRDefault="00000000" w:rsidRPr="00000000" w14:paraId="00000016">
      <w:pPr>
        <w:numPr>
          <w:ilvl w:val="0"/>
          <w:numId w:val="10"/>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Plagiarism: I understand the rules with regard to referencing and use of content that is contained in either hard or soft copy sources, including the internet or any other electronic medium.</w:t>
      </w:r>
    </w:p>
    <w:p w:rsidR="00000000" w:rsidDel="00000000" w:rsidP="00000000" w:rsidRDefault="00000000" w:rsidRPr="00000000" w14:paraId="00000017">
      <w:pPr>
        <w:numPr>
          <w:ilvl w:val="0"/>
          <w:numId w:val="10"/>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Repetition of content: I understand the rules regarding the extent to which I may resubmit content that I have already submitted as part of any other academic assignment.</w:t>
      </w:r>
    </w:p>
    <w:p w:rsidR="00000000" w:rsidDel="00000000" w:rsidP="00000000" w:rsidRDefault="00000000" w:rsidRPr="00000000" w14:paraId="000000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Del="00000000" w:rsidR="00000000" w:rsidRPr="00000000">
        <w:br w:type="page"/>
      </w:r>
      <w:r w:rsidDel="00000000" w:rsidR="00000000" w:rsidRPr="00000000">
        <w:rPr>
          <w:rtl w:val="0"/>
        </w:rPr>
      </w:r>
    </w:p>
    <w:sdt>
      <w:sdtPr>
        <w:id w:val="-353402664"/>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uejbrmrkb0e">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xcijgce0rs">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1.1.  Background and Context</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3ny2ib92ok">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  Research Problem and Gap</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ug5ud2kv2v">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1.3. Significance and Contributions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5npmz6k6sb">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1.4. Structure of the Thesis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fyrgbopm813k">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Literature Review (~4k words)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ue4kv7nzj">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2.1.  The historical impact of AI</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qeqowri1ro4">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2.1.1. The Rise of the LLM</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7fdo5m5v3pp">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2.1.2. The impact of ChatGPT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k1mujnido4y">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2.1.3. The Move to Agentic</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b1qv02kke7k">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2.1.4. Definition of Agentic AI</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f6sqrz2b2s">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2.2. AI in the marketing context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s6q9rk0mxk">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2.3. Learnings from earlier waves of digital transformation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6s1eehq7rd">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2.4. Value theory and value creation with agentic AI</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r93e5ter7y">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2.5. Synthesis: sensitizing concepts for the empirical study</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vuulw5cmria2">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 Methodology (10-12 pages)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9b7a6d4j0v">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3.1. Research approach</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alptie2pwk">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3.2. Data collection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mzxyxu5jog">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3.3. Intended sample and sample size</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81ng021tuy7p">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4.  Findings</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eypdjcmo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Forces for Change</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exwxobi32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Contextual input</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wym8ewc0m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AI progression</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h3jovkec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Affecting change</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0zsyezgue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Finding value through learning &amp; experimentation</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su9en7ek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Steering the organization</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x8574tjzg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Leveraging internal resources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dvu628lfy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Navigating Obstacles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jo1f9yx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Applying AI</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uvuby6hzu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Use Cases</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and personal-productivity use cases</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Customer-facing agents</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process automation</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iqmcast9j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Leveraging Feature &amp; Applying strategies</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o8hfs61a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Value Outcomes</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sp9v76zea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Benefits</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kh433kqk3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Sacrifices</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62wq5quev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Risks</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Paradoxes</w:t>
              <w:tab/>
              <w:t xml:space="preserve">45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Branding Paradox</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Hallucinating Paradox</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Implementation Paradox</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The autonomy-control paradox</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4.5.5 The junior paradox</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3ndv3n11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4.x. Placeholder for coding table and trustworthiness indication.</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Discussion</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bdabewzn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Contributions to Academia</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cghgtked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Practical implications</w:t>
              <w:tab/>
              <w:t xml:space="preserve">51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yukkjx9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Limitations</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dd6zel2y4t5x">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6. Conclusion</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kgmnd1ymad1c">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7. References (not all papers are currently used…)</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icpp6ljm25yc">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A. Interview Guide and Protocol</w:t>
              <w:tab/>
              <w:t xml:space="preserve">60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xctkjupl5f">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A.1. Interview Guide</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so8dir40043">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A.1.1. Primary questions</w:t>
              <w:tab/>
              <w:t xml:space="preserve">60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u7tl6fyia16">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A.1.2. Potential backup questions:</w:t>
              <w:tab/>
              <w:t xml:space="preserve">61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slcrode5spj">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A.1.3. From other interviews (unrefined)</w:t>
              <w:tab/>
              <w:t xml:space="preserve">61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48gt7nuy87">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A.2. Interview protocol</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n4q94a2ei39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C. The process of constructive grounded theory</w:t>
              <w:tab/>
              <w:t xml:space="preserve">63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8iomnw571gh6">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D. Supporting Quotes</w:t>
              <w:tab/>
              <w:t xml:space="preserve">64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a7k3h3b6oqi2">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E. What to include?</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rFonts w:ascii="Georgia" w:cs="Georgia" w:eastAsia="Georgia" w:hAnsi="Georgia"/>
          <w:sz w:val="22"/>
          <w:szCs w:val="22"/>
        </w:rPr>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56">
      <w:pPr>
        <w:pStyle w:val="Heading1"/>
        <w:rPr>
          <w:rFonts w:ascii="Georgia" w:cs="Georgia" w:eastAsia="Georgia" w:hAnsi="Georgia"/>
          <w:sz w:val="22"/>
          <w:szCs w:val="22"/>
        </w:rPr>
      </w:pPr>
      <w:bookmarkStart w:colFirst="0" w:colLast="0" w:name="_wuejbrmrkb0e" w:id="1"/>
      <w:bookmarkEnd w:id="1"/>
      <w:r w:rsidDel="00000000" w:rsidR="00000000" w:rsidRPr="00000000">
        <w:rPr>
          <w:rtl w:val="0"/>
        </w:rPr>
        <w:t xml:space="preserve">1.       </w:t>
      </w:r>
      <w:commentRangeStart w:id="0"/>
      <w:r w:rsidDel="00000000" w:rsidR="00000000" w:rsidRPr="00000000">
        <w:rPr>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7">
      <w:pPr>
        <w:pStyle w:val="Heading2"/>
        <w:rPr>
          <w:rFonts w:ascii="Georgia" w:cs="Georgia" w:eastAsia="Georgia" w:hAnsi="Georgia"/>
          <w:sz w:val="22"/>
          <w:szCs w:val="22"/>
        </w:rPr>
      </w:pPr>
      <w:bookmarkStart w:colFirst="0" w:colLast="0" w:name="_7lxcijgce0rs" w:id="2"/>
      <w:bookmarkEnd w:id="2"/>
      <w:r w:rsidDel="00000000" w:rsidR="00000000" w:rsidRPr="00000000">
        <w:rPr>
          <w:rFonts w:ascii="Georgia" w:cs="Georgia" w:eastAsia="Georgia" w:hAnsi="Georgia"/>
          <w:sz w:val="22"/>
          <w:szCs w:val="22"/>
          <w:rtl w:val="0"/>
        </w:rPr>
        <w:t xml:space="preserve">1.1. </w:t>
        <w:tab/>
        <w:t xml:space="preserve">Background and </w:t>
      </w:r>
      <w:commentRangeStart w:id="1"/>
      <w:commentRangeStart w:id="2"/>
      <w:r w:rsidDel="00000000" w:rsidR="00000000" w:rsidRPr="00000000">
        <w:rPr>
          <w:rFonts w:ascii="Georgia" w:cs="Georgia" w:eastAsia="Georgia" w:hAnsi="Georgia"/>
          <w:sz w:val="22"/>
          <w:szCs w:val="22"/>
          <w:rtl w:val="0"/>
        </w:rPr>
        <w:t xml:space="preserve">Context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8">
      <w:pPr>
        <w:spacing w:line="480" w:lineRule="auto"/>
        <w:rPr>
          <w:del w:author="Stefanie B." w:id="0" w:date="2026-05-11T12:28:00Z"/>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Generative Artificial Intelligence (GenAI) is often seen as the replacement for a vast array of knowledge jobs (Bessen, 2018). </w:t>
      </w:r>
      <w:commentRangeStart w:id="3"/>
      <w:r w:rsidDel="00000000" w:rsidR="00000000" w:rsidRPr="00000000">
        <w:rPr>
          <w:rFonts w:ascii="Georgia" w:cs="Georgia" w:eastAsia="Georgia" w:hAnsi="Georgia"/>
          <w:sz w:val="22"/>
          <w:szCs w:val="22"/>
          <w:rtl w:val="0"/>
        </w:rPr>
        <w:t xml:space="preserve">Furthermore</w:t>
      </w:r>
      <w:commentRangeEnd w:id="3"/>
      <w:r w:rsidDel="00000000" w:rsidR="00000000" w:rsidRPr="00000000">
        <w:commentReference w:id="3"/>
      </w:r>
      <w:r w:rsidDel="00000000" w:rsidR="00000000" w:rsidRPr="00000000">
        <w:rPr>
          <w:rFonts w:ascii="Georgia" w:cs="Georgia" w:eastAsia="Georgia" w:hAnsi="Georgia"/>
          <w:sz w:val="22"/>
          <w:szCs w:val="22"/>
          <w:rtl w:val="0"/>
        </w:rPr>
        <w:t xml:space="preserve">, marketing and sales might be the largest opportunity of all, representing about one-third of the expected market </w:t>
      </w:r>
      <w:commentRangeStart w:id="4"/>
      <w:r w:rsidDel="00000000" w:rsidR="00000000" w:rsidRPr="00000000">
        <w:rPr>
          <w:rFonts w:ascii="Georgia" w:cs="Georgia" w:eastAsia="Georgia" w:hAnsi="Georgia"/>
          <w:sz w:val="22"/>
          <w:szCs w:val="22"/>
          <w:rtl w:val="0"/>
        </w:rPr>
        <w:t xml:space="preserve">cap</w:t>
      </w:r>
      <w:commentRangeEnd w:id="4"/>
      <w:r w:rsidDel="00000000" w:rsidR="00000000" w:rsidRPr="00000000">
        <w:commentReference w:id="4"/>
      </w:r>
      <w:r w:rsidDel="00000000" w:rsidR="00000000" w:rsidRPr="00000000">
        <w:rPr>
          <w:rFonts w:ascii="Georgia" w:cs="Georgia" w:eastAsia="Georgia" w:hAnsi="Georgia"/>
          <w:sz w:val="22"/>
          <w:szCs w:val="22"/>
          <w:rtl w:val="0"/>
        </w:rPr>
        <w:t xml:space="preserve">italization of AI (Mayer et al., </w:t>
      </w:r>
      <w:commentRangeStart w:id="5"/>
      <w:r w:rsidDel="00000000" w:rsidR="00000000" w:rsidRPr="00000000">
        <w:rPr>
          <w:rFonts w:ascii="Georgia" w:cs="Georgia" w:eastAsia="Georgia" w:hAnsi="Georgia"/>
          <w:sz w:val="22"/>
          <w:szCs w:val="22"/>
          <w:rtl w:val="0"/>
        </w:rPr>
        <w:t xml:space="preserve">2025</w:t>
      </w:r>
      <w:commentRangeEnd w:id="5"/>
      <w:r w:rsidDel="00000000" w:rsidR="00000000" w:rsidRPr="00000000">
        <w:commentReference w:id="5"/>
      </w:r>
      <w:r w:rsidDel="00000000" w:rsidR="00000000" w:rsidRPr="00000000">
        <w:rPr>
          <w:rFonts w:ascii="Georgia" w:cs="Georgia" w:eastAsia="Georgia" w:hAnsi="Georgia"/>
          <w:sz w:val="22"/>
          <w:szCs w:val="22"/>
          <w:rtl w:val="0"/>
        </w:rPr>
        <w:t xml:space="preserve">). </w:t>
      </w:r>
      <w:ins w:author="Stefanie B." w:id="0" w:date="2026-05-11T12:28:00Z">
        <w:r w:rsidDel="00000000" w:rsidR="00000000" w:rsidRPr="00000000">
          <w:rPr>
            <w:rFonts w:ascii="Georgia" w:cs="Georgia" w:eastAsia="Georgia" w:hAnsi="Georgia"/>
            <w:sz w:val="22"/>
            <w:szCs w:val="22"/>
            <w:rtl w:val="0"/>
          </w:rPr>
          <w:t xml:space="preserve"> </w:t>
        </w:r>
      </w:ins>
      <w:del w:author="Stefanie B." w:id="0" w:date="2026-05-11T12:28:00Z">
        <w:r w:rsidDel="00000000" w:rsidR="00000000" w:rsidRPr="00000000">
          <w:rPr>
            <w:rtl w:val="0"/>
          </w:rPr>
        </w:r>
      </w:del>
    </w:p>
    <w:p w:rsidR="00000000" w:rsidDel="00000000" w:rsidP="00000000" w:rsidRDefault="00000000" w:rsidRPr="00000000" w14:paraId="00000059">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in marketing (and arguably in many other domains), AI still mainly serves as a question and answer machine,</w:t>
      </w:r>
      <w:ins w:author="Stefanie B." w:id="1" w:date="2026-05-11T12:27:56Z">
        <w:r w:rsidDel="00000000" w:rsidR="00000000" w:rsidRPr="00000000">
          <w:rPr>
            <w:rFonts w:ascii="Georgia" w:cs="Georgia" w:eastAsia="Georgia" w:hAnsi="Georgia"/>
            <w:sz w:val="22"/>
            <w:szCs w:val="22"/>
            <w:rtl w:val="0"/>
          </w:rPr>
          <w:t xml:space="preserve"> largely</w:t>
        </w:r>
      </w:ins>
      <w:r w:rsidDel="00000000" w:rsidR="00000000" w:rsidRPr="00000000">
        <w:rPr>
          <w:rFonts w:ascii="Georgia" w:cs="Georgia" w:eastAsia="Georgia" w:hAnsi="Georgia"/>
          <w:sz w:val="22"/>
          <w:szCs w:val="22"/>
          <w:rtl w:val="0"/>
        </w:rPr>
        <w:t xml:space="preserve"> </w:t>
      </w:r>
      <w:del w:author="Stefanie B." w:id="2" w:date="2026-05-11T12:28:50Z">
        <w:r w:rsidDel="00000000" w:rsidR="00000000" w:rsidRPr="00000000">
          <w:rPr>
            <w:rFonts w:ascii="Georgia" w:cs="Georgia" w:eastAsia="Georgia" w:hAnsi="Georgia"/>
            <w:sz w:val="22"/>
            <w:szCs w:val="22"/>
            <w:rtl w:val="0"/>
          </w:rPr>
          <w:delText xml:space="preserve">only </w:delText>
        </w:r>
      </w:del>
      <w:r w:rsidDel="00000000" w:rsidR="00000000" w:rsidRPr="00000000">
        <w:rPr>
          <w:rFonts w:ascii="Georgia" w:cs="Georgia" w:eastAsia="Georgia" w:hAnsi="Georgia"/>
          <w:sz w:val="22"/>
          <w:szCs w:val="22"/>
          <w:rtl w:val="0"/>
        </w:rPr>
        <w:t xml:space="preserve">focusing on brainstorming and content generation, rather than a system that can really do the work or make a meaningful contribution to a vast amount of normal daily tasks (Brinker &amp; Riemersma, 2025, p. </w:t>
      </w:r>
      <w:commentRangeStart w:id="6"/>
      <w:r w:rsidDel="00000000" w:rsidR="00000000" w:rsidRPr="00000000">
        <w:rPr>
          <w:rFonts w:ascii="Georgia" w:cs="Georgia" w:eastAsia="Georgia" w:hAnsi="Georgia"/>
          <w:sz w:val="22"/>
          <w:szCs w:val="22"/>
          <w:rtl w:val="0"/>
        </w:rPr>
        <w:t xml:space="preserve">35</w:t>
      </w:r>
      <w:commentRangeEnd w:id="6"/>
      <w:r w:rsidDel="00000000" w:rsidR="00000000" w:rsidRPr="00000000">
        <w:commentReference w:id="6"/>
      </w: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05A">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 and quickly evolving technologies provide AI with the relevant context and access to tools (</w:t>
      </w:r>
      <w:r w:rsidDel="00000000" w:rsidR="00000000" w:rsidRPr="00000000">
        <w:rPr>
          <w:rFonts w:ascii="Georgia" w:cs="Georgia" w:eastAsia="Georgia" w:hAnsi="Georgia"/>
          <w:color w:val="222222"/>
          <w:sz w:val="22"/>
          <w:szCs w:val="22"/>
          <w:highlight w:val="white"/>
          <w:rtl w:val="0"/>
        </w:rPr>
        <w:t xml:space="preserve">Acharya et al., 2025)</w:t>
      </w:r>
      <w:r w:rsidDel="00000000" w:rsidR="00000000" w:rsidRPr="00000000">
        <w:rPr>
          <w:rFonts w:ascii="Georgia" w:cs="Georgia" w:eastAsia="Georgia" w:hAnsi="Georgia"/>
          <w:sz w:val="22"/>
          <w:szCs w:val="22"/>
          <w:rtl w:val="0"/>
        </w:rPr>
        <w:t xml:space="preserve">, which should enable it to start making meaningful contributions to these daily tasks. These innovations have led to </w:t>
      </w:r>
      <w:commentRangeStart w:id="7"/>
      <w:r w:rsidDel="00000000" w:rsidR="00000000" w:rsidRPr="00000000">
        <w:rPr>
          <w:rFonts w:ascii="Georgia" w:cs="Georgia" w:eastAsia="Georgia" w:hAnsi="Georgia"/>
          <w:sz w:val="22"/>
          <w:szCs w:val="22"/>
          <w:rtl w:val="0"/>
        </w:rPr>
        <w:t xml:space="preserve">agentic</w:t>
      </w:r>
      <w:commentRangeEnd w:id="7"/>
      <w:r w:rsidDel="00000000" w:rsidR="00000000" w:rsidRPr="00000000">
        <w:commentReference w:id="7"/>
      </w:r>
      <w:r w:rsidDel="00000000" w:rsidR="00000000" w:rsidRPr="00000000">
        <w:rPr>
          <w:rFonts w:ascii="Georgia" w:cs="Georgia" w:eastAsia="Georgia" w:hAnsi="Georgia"/>
          <w:sz w:val="22"/>
          <w:szCs w:val="22"/>
          <w:rtl w:val="0"/>
        </w:rP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rsidR="00000000" w:rsidDel="00000000" w:rsidP="00000000" w:rsidRDefault="00000000" w:rsidRPr="00000000" w14:paraId="0000005B">
      <w:pPr>
        <w:pStyle w:val="Heading2"/>
        <w:rPr>
          <w:rFonts w:ascii="Georgia" w:cs="Georgia" w:eastAsia="Georgia" w:hAnsi="Georgia"/>
          <w:sz w:val="22"/>
          <w:szCs w:val="22"/>
        </w:rPr>
      </w:pPr>
      <w:bookmarkStart w:colFirst="0" w:colLast="0" w:name="_cw3ny2ib92ok" w:id="3"/>
      <w:bookmarkEnd w:id="3"/>
      <w:r w:rsidDel="00000000" w:rsidR="00000000" w:rsidRPr="00000000">
        <w:rPr>
          <w:rFonts w:ascii="Georgia" w:cs="Georgia" w:eastAsia="Georgia" w:hAnsi="Georgia"/>
          <w:sz w:val="22"/>
          <w:szCs w:val="22"/>
          <w:rtl w:val="0"/>
        </w:rPr>
        <w:t xml:space="preserve">1.2. </w:t>
        <w:tab/>
        <w:t xml:space="preserve">Research Problem and Gap</w:t>
      </w:r>
    </w:p>
    <w:p w:rsidR="00000000" w:rsidDel="00000000" w:rsidP="00000000" w:rsidRDefault="00000000" w:rsidRPr="00000000" w14:paraId="0000005C">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aim to explore the question</w:t>
      </w:r>
      <w:r w:rsidDel="00000000" w:rsidR="00000000" w:rsidRPr="00000000">
        <w:rPr>
          <w:rFonts w:ascii="Georgia" w:cs="Georgia" w:eastAsia="Georgia" w:hAnsi="Georgia"/>
          <w:i w:val="1"/>
          <w:iCs w:val="1"/>
          <w:sz w:val="22"/>
          <w:szCs w:val="22"/>
          <w:rtl w:val="0"/>
        </w:rPr>
        <w:t xml:space="preserve"> “How do marketing managers create value with agentic AI?”</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The potential of agentic AI within the context of marketing is largely unexplored </w:t>
      </w:r>
      <w:ins w:author="Stefanie B." w:id="3" w:date="2026-05-11T12:30:50Z">
        <w:r w:rsidDel="00000000" w:rsidR="00000000" w:rsidRPr="00000000">
          <w:rPr>
            <w:rFonts w:ascii="Georgia" w:cs="Georgia" w:eastAsia="Georgia" w:hAnsi="Georgia"/>
            <w:sz w:val="22"/>
            <w:szCs w:val="22"/>
            <w:rtl w:val="0"/>
          </w:rPr>
          <w:t xml:space="preserve">e</w:t>
        </w:r>
        <w:r w:rsidDel="00000000" w:rsidR="00000000" w:rsidRPr="00000000">
          <w:rPr>
            <w:rtl w:val="0"/>
            <w:rPrChange w:author="Stefanie B." w:id="4" w:date="2026-05-11T12:30:50Z">
              <w:rPr>
                <w:rFonts w:ascii="Georgia" w:cs="Georgia" w:eastAsia="Georgia" w:hAnsi="Georgia"/>
                <w:sz w:val="22"/>
                <w:szCs w:val="22"/>
              </w:rPr>
            </w:rPrChange>
          </w:rPr>
          <w:t xml:space="preserve">mpirically </w:t>
        </w:r>
      </w:ins>
      <w:r w:rsidDel="00000000" w:rsidR="00000000" w:rsidRPr="00000000">
        <w:rPr>
          <w:rFonts w:ascii="Georgia" w:cs="Georgia" w:eastAsia="Georgia" w:hAnsi="Georgia"/>
          <w:sz w:val="22"/>
          <w:szCs w:val="22"/>
          <w:rtl w:val="0"/>
        </w:rPr>
        <w:t xml:space="preserve">in academic </w:t>
      </w:r>
      <w:commentRangeStart w:id="8"/>
      <w:r w:rsidDel="00000000" w:rsidR="00000000" w:rsidRPr="00000000">
        <w:rPr>
          <w:rFonts w:ascii="Georgia" w:cs="Georgia" w:eastAsia="Georgia" w:hAnsi="Georgia"/>
          <w:sz w:val="22"/>
          <w:szCs w:val="22"/>
          <w:rtl w:val="0"/>
        </w:rPr>
        <w:t xml:space="preserve">literature</w:t>
      </w:r>
      <w:commentRangeEnd w:id="8"/>
      <w:r w:rsidDel="00000000" w:rsidR="00000000" w:rsidRPr="00000000">
        <w:commentReference w:id="8"/>
      </w:r>
      <w:r w:rsidDel="00000000" w:rsidR="00000000" w:rsidRPr="00000000">
        <w:rPr>
          <w:rFonts w:ascii="Georgia" w:cs="Georgia" w:eastAsia="Georgia" w:hAnsi="Georgia"/>
          <w:sz w:val="22"/>
          <w:szCs w:val="22"/>
          <w:rtl w:val="0"/>
        </w:rPr>
        <w:t xml:space="preserve">, especially outside the context of content </w:t>
      </w:r>
      <w:commentRangeStart w:id="9"/>
      <w:r w:rsidDel="00000000" w:rsidR="00000000" w:rsidRPr="00000000">
        <w:rPr>
          <w:rFonts w:ascii="Georgia" w:cs="Georgia" w:eastAsia="Georgia" w:hAnsi="Georgia"/>
          <w:sz w:val="22"/>
          <w:szCs w:val="22"/>
          <w:rtl w:val="0"/>
        </w:rPr>
        <w:t xml:space="preserve">generation</w:t>
      </w:r>
      <w:commentRangeEnd w:id="9"/>
      <w:r w:rsidDel="00000000" w:rsidR="00000000" w:rsidRPr="00000000">
        <w:commentReference w:id="9"/>
      </w:r>
      <w:r w:rsidDel="00000000" w:rsidR="00000000" w:rsidRPr="00000000">
        <w:rPr>
          <w:rFonts w:ascii="Georgia" w:cs="Georgia" w:eastAsia="Georgia" w:hAnsi="Georgia"/>
          <w:sz w:val="22"/>
          <w:szCs w:val="22"/>
          <w:rtl w:val="0"/>
        </w:rPr>
        <w:t xml:space="preserve">. Many researchers are making calls for research regarding agentic AI within the marketing field (Kim, 2025) or for research with a wider scope that covers this scope (Mogaji &amp; Jain, 2024; Jain &amp; Eastman, 2024). To guide the research, the following subquestions are used:</w:t>
      </w:r>
    </w:p>
    <w:p w:rsidR="00000000" w:rsidDel="00000000" w:rsidP="00000000" w:rsidRDefault="00000000" w:rsidRPr="00000000" w14:paraId="0000005D">
      <w:pPr>
        <w:numPr>
          <w:ilvl w:val="0"/>
          <w:numId w:val="3"/>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do marketing manager</w:t>
      </w:r>
      <w:commentRangeStart w:id="10"/>
      <w:r w:rsidDel="00000000" w:rsidR="00000000" w:rsidRPr="00000000">
        <w:rPr>
          <w:rFonts w:ascii="Georgia" w:cs="Georgia" w:eastAsia="Georgia" w:hAnsi="Georgia"/>
          <w:sz w:val="22"/>
          <w:szCs w:val="22"/>
          <w:rtl w:val="0"/>
        </w:rPr>
        <w:t xml:space="preserve">s identify and translate agentic</w:t>
      </w:r>
      <w:commentRangeEnd w:id="10"/>
      <w:r w:rsidDel="00000000" w:rsidR="00000000" w:rsidRPr="00000000">
        <w:commentReference w:id="10"/>
      </w:r>
      <w:r w:rsidDel="00000000" w:rsidR="00000000" w:rsidRPr="00000000">
        <w:rPr>
          <w:rFonts w:ascii="Georgia" w:cs="Georgia" w:eastAsia="Georgia" w:hAnsi="Georgia"/>
          <w:sz w:val="22"/>
          <w:szCs w:val="22"/>
          <w:rtl w:val="0"/>
        </w:rPr>
        <w:t xml:space="preserve"> AI opportunities into value-creating marketing </w:t>
      </w:r>
      <w:commentRangeStart w:id="11"/>
      <w:r w:rsidDel="00000000" w:rsidR="00000000" w:rsidRPr="00000000">
        <w:rPr>
          <w:rFonts w:ascii="Georgia" w:cs="Georgia" w:eastAsia="Georgia" w:hAnsi="Georgia"/>
          <w:sz w:val="22"/>
          <w:szCs w:val="22"/>
          <w:rtl w:val="0"/>
        </w:rPr>
        <w:t xml:space="preserve">practices</w:t>
      </w:r>
      <w:commentRangeEnd w:id="11"/>
      <w:r w:rsidDel="00000000" w:rsidR="00000000" w:rsidRPr="00000000">
        <w:commentReference w:id="11"/>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5E">
      <w:pPr>
        <w:numPr>
          <w:ilvl w:val="0"/>
          <w:numId w:val="3"/>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do marketing managers enable adoption of agentic AI solutions?</w:t>
      </w:r>
      <w:r w:rsidDel="00000000" w:rsidR="00000000" w:rsidRPr="00000000">
        <w:rPr>
          <w:rtl w:val="0"/>
        </w:rPr>
      </w:r>
    </w:p>
    <w:p w:rsidR="00000000" w:rsidDel="00000000" w:rsidP="00000000" w:rsidRDefault="00000000" w:rsidRPr="00000000" w14:paraId="0000005F">
      <w:pPr>
        <w:numPr>
          <w:ilvl w:val="0"/>
          <w:numId w:val="3"/>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do marketing managers navigate obstacles and risks in the process of creating value through agentic </w:t>
      </w:r>
      <w:commentRangeStart w:id="12"/>
      <w:r w:rsidDel="00000000" w:rsidR="00000000" w:rsidRPr="00000000">
        <w:rPr>
          <w:rFonts w:ascii="Georgia" w:cs="Georgia" w:eastAsia="Georgia" w:hAnsi="Georgia"/>
          <w:sz w:val="22"/>
          <w:szCs w:val="22"/>
          <w:rtl w:val="0"/>
        </w:rPr>
        <w:t xml:space="preserve">AI</w:t>
      </w:r>
      <w:commentRangeEnd w:id="12"/>
      <w:r w:rsidDel="00000000" w:rsidR="00000000" w:rsidRPr="00000000">
        <w:commentReference w:id="12"/>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60">
      <w:pPr>
        <w:spacing w:line="480" w:lineRule="auto"/>
        <w:rPr>
          <w:rFonts w:ascii="Georgia" w:cs="Georgia" w:eastAsia="Georgia" w:hAnsi="Georgia"/>
          <w:sz w:val="22"/>
          <w:szCs w:val="22"/>
        </w:rPr>
      </w:pPr>
      <w:commentRangeStart w:id="13"/>
      <w:r w:rsidDel="00000000" w:rsidR="00000000" w:rsidRPr="00000000">
        <w:rPr>
          <w:rFonts w:ascii="Georgia" w:cs="Georgia" w:eastAsia="Georgia" w:hAnsi="Georgia"/>
          <w:sz w:val="22"/>
          <w:szCs w:val="22"/>
          <w:rtl w:val="0"/>
        </w:rPr>
        <w:t xml:space="preserve">By focusing specifically on agentic AI systems, this research seeks to move beyond the frequent focus on </w:t>
      </w:r>
      <w:ins w:author="Stefanie B." w:id="5" w:date="2026-01-20T11:40:02Z">
        <w:r w:rsidDel="00000000" w:rsidR="00000000" w:rsidRPr="00000000">
          <w:rPr>
            <w:rFonts w:ascii="Georgia" w:cs="Georgia" w:eastAsia="Georgia" w:hAnsi="Georgia"/>
            <w:sz w:val="22"/>
            <w:szCs w:val="22"/>
            <w:rtl w:val="0"/>
          </w:rPr>
          <w:t xml:space="preserve">Generative AI and specific </w:t>
        </w:r>
        <w:r w:rsidDel="00000000" w:rsidR="00000000" w:rsidRPr="00000000">
          <w:rPr>
            <w:rFonts w:ascii="Georgia" w:cs="Georgia" w:eastAsia="Georgia" w:hAnsi="Georgia"/>
            <w:sz w:val="22"/>
            <w:szCs w:val="22"/>
            <w:rtl w:val="0"/>
            <w:rPrChange w:author="Stefanie B." w:id="6" w:date="2026-01-20T11:40:02Z">
              <w:rPr>
                <w:rFonts w:ascii="Georgia" w:cs="Georgia" w:eastAsia="Georgia" w:hAnsi="Georgia"/>
                <w:sz w:val="22"/>
                <w:szCs w:val="22"/>
              </w:rPr>
            </w:rPrChange>
          </w:rPr>
          <w:t xml:space="preserve">associated</w:t>
        </w:r>
        <w:r w:rsidDel="00000000" w:rsidR="00000000" w:rsidRPr="00000000">
          <w:rPr>
            <w:rFonts w:ascii="Georgia" w:cs="Georgia" w:eastAsia="Georgia" w:hAnsi="Georgia"/>
            <w:sz w:val="22"/>
            <w:szCs w:val="22"/>
            <w:rtl w:val="0"/>
          </w:rPr>
          <w:t xml:space="preserve"> tasks (e.g., </w:t>
        </w:r>
      </w:ins>
      <w:r w:rsidDel="00000000" w:rsidR="00000000" w:rsidRPr="00000000">
        <w:rPr>
          <w:rFonts w:ascii="Georgia" w:cs="Georgia" w:eastAsia="Georgia" w:hAnsi="Georgia"/>
          <w:sz w:val="22"/>
          <w:szCs w:val="22"/>
          <w:rtl w:val="0"/>
        </w:rPr>
        <w:t xml:space="preserve">content </w:t>
      </w:r>
      <w:commentRangeStart w:id="14"/>
      <w:r w:rsidDel="00000000" w:rsidR="00000000" w:rsidRPr="00000000">
        <w:rPr>
          <w:rFonts w:ascii="Georgia" w:cs="Georgia" w:eastAsia="Georgia" w:hAnsi="Georgia"/>
          <w:sz w:val="22"/>
          <w:szCs w:val="22"/>
          <w:rtl w:val="0"/>
        </w:rPr>
        <w:t xml:space="preserve">generation</w:t>
      </w:r>
      <w:ins w:author="Stefanie B." w:id="7" w:date="2026-01-20T11:40:10Z">
        <w:commentRangeEnd w:id="14"/>
        <w:r w:rsidDel="00000000" w:rsidR="00000000" w:rsidRPr="00000000">
          <w:commentReference w:id="14"/>
        </w:r>
        <w:r w:rsidDel="00000000" w:rsidR="00000000" w:rsidRPr="00000000">
          <w:rPr>
            <w:rFonts w:ascii="Georgia" w:cs="Georgia" w:eastAsia="Georgia" w:hAnsi="Georgia"/>
            <w:sz w:val="22"/>
            <w:szCs w:val="22"/>
            <w:rtl w:val="0"/>
          </w:rPr>
          <w:t xml:space="preserve">)</w:t>
        </w:r>
      </w:ins>
      <w:r w:rsidDel="00000000" w:rsidR="00000000" w:rsidRPr="00000000">
        <w:rPr>
          <w:rFonts w:ascii="Georgia" w:cs="Georgia" w:eastAsia="Georgia" w:hAnsi="Georgia"/>
          <w:sz w:val="22"/>
          <w:szCs w:val="22"/>
          <w:rtl w:val="0"/>
        </w:rPr>
        <w:t xml:space="preserve"> to examine the broader spectrum of value creation </w:t>
      </w:r>
      <w:ins w:author="Stefanie B." w:id="8" w:date="2026-01-20T11:40:26Z">
        <w:r w:rsidDel="00000000" w:rsidR="00000000" w:rsidRPr="00000000">
          <w:rPr>
            <w:rFonts w:ascii="Georgia" w:cs="Georgia" w:eastAsia="Georgia" w:hAnsi="Georgia"/>
            <w:sz w:val="22"/>
            <w:szCs w:val="22"/>
            <w:rtl w:val="0"/>
            <w:rPrChange w:author="Stefanie B." w:id="9" w:date="2026-01-20T11:40:26Z">
              <w:rPr>
                <w:rFonts w:ascii="Georgia" w:cs="Georgia" w:eastAsia="Georgia" w:hAnsi="Georgia"/>
                <w:sz w:val="22"/>
                <w:szCs w:val="22"/>
              </w:rPr>
            </w:rPrChange>
          </w:rPr>
          <w:t xml:space="preserve">related</w:t>
        </w:r>
        <w:r w:rsidDel="00000000" w:rsidR="00000000" w:rsidRPr="00000000">
          <w:rPr>
            <w:rFonts w:ascii="Georgia" w:cs="Georgia" w:eastAsia="Georgia" w:hAnsi="Georgia"/>
            <w:sz w:val="22"/>
            <w:szCs w:val="22"/>
            <w:rtl w:val="0"/>
          </w:rPr>
          <w:t xml:space="preserve"> to the emerging, and more complex, technology of Agentic AI</w:t>
        </w:r>
      </w:ins>
      <w:del w:author="Stefanie B." w:id="8" w:date="2026-01-20T11:40:26Z">
        <w:r w:rsidDel="00000000" w:rsidR="00000000" w:rsidRPr="00000000">
          <w:rPr>
            <w:rFonts w:ascii="Georgia" w:cs="Georgia" w:eastAsia="Georgia" w:hAnsi="Georgia"/>
            <w:sz w:val="22"/>
            <w:szCs w:val="22"/>
            <w:rtl w:val="0"/>
          </w:rPr>
          <w:delText xml:space="preserve">opportunities available to marketing managers</w:delText>
        </w:r>
      </w:del>
      <w:commentRangeEnd w:id="13"/>
      <w:r w:rsidDel="00000000" w:rsidR="00000000" w:rsidRPr="00000000">
        <w:commentReference w:id="13"/>
      </w:r>
      <w:r w:rsidDel="00000000" w:rsidR="00000000" w:rsidRPr="00000000">
        <w:rPr>
          <w:rFonts w:ascii="Georgia" w:cs="Georgia" w:eastAsia="Georgia" w:hAnsi="Georgia"/>
          <w:sz w:val="22"/>
          <w:szCs w:val="22"/>
          <w:rtl w:val="0"/>
        </w:rPr>
        <w:t xml:space="preserve">. The question is deliberately exploratory in nature, acknowledging that the field is still emerging and that both theoretical understanding and practical guidance are largely underdeveloped but valuable to the field.</w:t>
      </w:r>
    </w:p>
    <w:p w:rsidR="00000000" w:rsidDel="00000000" w:rsidP="00000000" w:rsidRDefault="00000000" w:rsidRPr="00000000" w14:paraId="000000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the significant attention paid to GenAI in both academic literature and practitioner </w:t>
      </w:r>
      <w:commentRangeStart w:id="15"/>
      <w:r w:rsidDel="00000000" w:rsidR="00000000" w:rsidRPr="00000000">
        <w:rPr>
          <w:rFonts w:ascii="Georgia" w:cs="Georgia" w:eastAsia="Georgia" w:hAnsi="Georgia"/>
          <w:sz w:val="22"/>
          <w:szCs w:val="22"/>
          <w:rtl w:val="0"/>
        </w:rPr>
        <w:t xml:space="preserve">discourse</w:t>
      </w:r>
      <w:commentRangeEnd w:id="15"/>
      <w:r w:rsidDel="00000000" w:rsidR="00000000" w:rsidRPr="00000000">
        <w:commentReference w:id="15"/>
      </w:r>
      <w:r w:rsidDel="00000000" w:rsidR="00000000" w:rsidRPr="00000000">
        <w:rPr>
          <w:rFonts w:ascii="Georgia" w:cs="Georgia" w:eastAsia="Georgia" w:hAnsi="Georgia"/>
          <w:sz w:val="22"/>
          <w:szCs w:val="22"/>
          <w:rtl w:val="0"/>
        </w:rP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16"/>
      <w:r w:rsidDel="00000000" w:rsidR="00000000" w:rsidRPr="00000000">
        <w:rPr>
          <w:rFonts w:ascii="Georgia" w:cs="Georgia" w:eastAsia="Georgia" w:hAnsi="Georgia"/>
          <w:sz w:val="22"/>
          <w:szCs w:val="22"/>
          <w:rtl w:val="0"/>
        </w:rPr>
        <w:t xml:space="preserve">processes</w:t>
      </w:r>
      <w:commentRangeEnd w:id="16"/>
      <w:r w:rsidDel="00000000" w:rsidR="00000000" w:rsidRPr="00000000">
        <w:commentReference w:id="16"/>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rsidR="00000000" w:rsidDel="00000000" w:rsidP="00000000" w:rsidRDefault="00000000" w:rsidRPr="00000000" w14:paraId="000000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existing literature on digital transformation, while valuable, does not fully account for the unique characteristics of GenAI and agentic </w:t>
      </w:r>
      <w:commentRangeStart w:id="17"/>
      <w:r w:rsidDel="00000000" w:rsidR="00000000" w:rsidRPr="00000000">
        <w:rPr>
          <w:rFonts w:ascii="Georgia" w:cs="Georgia" w:eastAsia="Georgia" w:hAnsi="Georgia"/>
          <w:sz w:val="22"/>
          <w:szCs w:val="22"/>
          <w:rtl w:val="0"/>
        </w:rPr>
        <w:t xml:space="preserve">systems</w:t>
      </w:r>
      <w:commentRangeEnd w:id="17"/>
      <w:r w:rsidDel="00000000" w:rsidR="00000000" w:rsidRPr="00000000">
        <w:commentReference w:id="17"/>
      </w:r>
      <w:r w:rsidDel="00000000" w:rsidR="00000000" w:rsidRPr="00000000">
        <w:rPr>
          <w:rFonts w:ascii="Georgia" w:cs="Georgia" w:eastAsia="Georgia" w:hAnsi="Georgia"/>
          <w:sz w:val="22"/>
          <w:szCs w:val="22"/>
          <w:rtl w:val="0"/>
        </w:rPr>
        <w:t xml:space="preserve">. In many ways, the rollout of AI represents a new wave of digital transformation (Holmström, 2022), yet the dynamic and rapidly evolving nature of GenAI technologies requires fresh perspectives and frameworks tailored to this specific technological context.</w:t>
      </w:r>
    </w:p>
    <w:p w:rsidR="00000000" w:rsidDel="00000000" w:rsidP="00000000" w:rsidRDefault="00000000" w:rsidRPr="00000000" w14:paraId="00000064">
      <w:pPr>
        <w:pStyle w:val="Heading2"/>
        <w:rPr>
          <w:rFonts w:ascii="Georgia" w:cs="Georgia" w:eastAsia="Georgia" w:hAnsi="Georgia"/>
          <w:sz w:val="22"/>
          <w:szCs w:val="22"/>
        </w:rPr>
      </w:pPr>
      <w:bookmarkStart w:colFirst="0" w:colLast="0" w:name="_j1ug5ud2kv2v" w:id="4"/>
      <w:bookmarkEnd w:id="4"/>
      <w:r w:rsidDel="00000000" w:rsidR="00000000" w:rsidRPr="00000000">
        <w:rPr>
          <w:rFonts w:ascii="Georgia" w:cs="Georgia" w:eastAsia="Georgia" w:hAnsi="Georgia"/>
          <w:sz w:val="22"/>
          <w:szCs w:val="22"/>
          <w:rtl w:val="0"/>
        </w:rPr>
        <w:t xml:space="preserve">1.3.</w:t>
        <w:tab/>
        <w:t xml:space="preserve">Significance and Contributions</w:t>
      </w:r>
    </w:p>
    <w:p w:rsidR="00000000" w:rsidDel="00000000" w:rsidP="00000000" w:rsidRDefault="00000000" w:rsidRPr="00000000" w14:paraId="000000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research makes several important contributions to both academic knowledge and management practice.</w:t>
      </w:r>
    </w:p>
    <w:p w:rsidR="00000000" w:rsidDel="00000000" w:rsidP="00000000" w:rsidRDefault="00000000" w:rsidRPr="00000000" w14:paraId="000000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Academic contributions include: </w:t>
      </w:r>
    </w:p>
    <w:p w:rsidR="00000000" w:rsidDel="00000000" w:rsidP="00000000" w:rsidRDefault="00000000" w:rsidRPr="00000000" w14:paraId="00000067">
      <w:pPr>
        <w:numPr>
          <w:ilvl w:val="0"/>
          <w:numId w:val="1"/>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Addressing the gap in literature regarding GenAI applications in marketing beyond content generation</w:t>
      </w:r>
    </w:p>
    <w:p w:rsidR="00000000" w:rsidDel="00000000" w:rsidP="00000000" w:rsidRDefault="00000000" w:rsidRPr="00000000" w14:paraId="00000068">
      <w:pPr>
        <w:numPr>
          <w:ilvl w:val="0"/>
          <w:numId w:val="1"/>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Providing empirical insights into the emerging domain of agentic AI systems in marketing contexts </w:t>
      </w:r>
    </w:p>
    <w:p w:rsidR="00000000" w:rsidDel="00000000" w:rsidP="00000000" w:rsidRDefault="00000000" w:rsidRPr="00000000" w14:paraId="00000069">
      <w:pPr>
        <w:numPr>
          <w:ilvl w:val="0"/>
          <w:numId w:val="1"/>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Extending dynamic capabilities theory to the specific context of GenAI adoption in marketing</w:t>
      </w:r>
    </w:p>
    <w:p w:rsidR="00000000" w:rsidDel="00000000" w:rsidP="00000000" w:rsidRDefault="00000000" w:rsidRPr="00000000" w14:paraId="0000006A">
      <w:pPr>
        <w:numPr>
          <w:ilvl w:val="0"/>
          <w:numId w:val="1"/>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Contributing to the broader discourse on digital transformation by examining a new technological wave</w:t>
      </w:r>
    </w:p>
    <w:p w:rsidR="00000000" w:rsidDel="00000000" w:rsidP="00000000" w:rsidRDefault="00000000" w:rsidRPr="00000000" w14:paraId="000000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Practical contributions include:</w:t>
      </w:r>
    </w:p>
    <w:p w:rsidR="00000000" w:rsidDel="00000000" w:rsidP="00000000" w:rsidRDefault="00000000" w:rsidRPr="00000000" w14:paraId="0000006C">
      <w:pPr>
        <w:numPr>
          <w:ilvl w:val="0"/>
          <w:numId w:val="8"/>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Providing marketing managers with frameworks and insights to identify valuable GenAI opportunities</w:t>
      </w:r>
    </w:p>
    <w:p w:rsidR="00000000" w:rsidDel="00000000" w:rsidP="00000000" w:rsidRDefault="00000000" w:rsidRPr="00000000" w14:paraId="0000006D">
      <w:pPr>
        <w:numPr>
          <w:ilvl w:val="0"/>
          <w:numId w:val="8"/>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Offering guidance on best practices for implementing and scaling GenAI initiatives in marketing organizations</w:t>
      </w:r>
    </w:p>
    <w:p w:rsidR="00000000" w:rsidDel="00000000" w:rsidP="00000000" w:rsidRDefault="00000000" w:rsidRPr="00000000" w14:paraId="0000006E">
      <w:pPr>
        <w:numPr>
          <w:ilvl w:val="0"/>
          <w:numId w:val="8"/>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Supporting more informed decision-making regarding marketing technology investments and organizational change</w:t>
      </w:r>
    </w:p>
    <w:p w:rsidR="00000000" w:rsidDel="00000000" w:rsidP="00000000" w:rsidRDefault="00000000" w:rsidRPr="00000000" w14:paraId="0000006F">
      <w:pPr>
        <w:numPr>
          <w:ilvl w:val="0"/>
          <w:numId w:val="8"/>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Enabling marketing departments to operate more efficiently and create greater value through strategic GenAI </w:t>
      </w:r>
      <w:commentRangeStart w:id="18"/>
      <w:r w:rsidDel="00000000" w:rsidR="00000000" w:rsidRPr="00000000">
        <w:rPr>
          <w:rFonts w:ascii="Georgia" w:cs="Georgia" w:eastAsia="Georgia" w:hAnsi="Georgia"/>
          <w:sz w:val="22"/>
          <w:szCs w:val="22"/>
          <w:rtl w:val="0"/>
        </w:rPr>
        <w:t xml:space="preserve">adoption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70">
      <w:pPr>
        <w:pStyle w:val="Heading2"/>
        <w:rPr>
          <w:rFonts w:ascii="Georgia" w:cs="Georgia" w:eastAsia="Georgia" w:hAnsi="Georgia"/>
          <w:sz w:val="22"/>
          <w:szCs w:val="22"/>
        </w:rPr>
      </w:pPr>
      <w:bookmarkStart w:colFirst="0" w:colLast="0" w:name="_2z5npmz6k6sb" w:id="5"/>
      <w:bookmarkEnd w:id="5"/>
      <w:r w:rsidDel="00000000" w:rsidR="00000000" w:rsidRPr="00000000">
        <w:rPr>
          <w:rFonts w:ascii="Georgia" w:cs="Georgia" w:eastAsia="Georgia" w:hAnsi="Georgia"/>
          <w:sz w:val="22"/>
          <w:szCs w:val="22"/>
          <w:rtl w:val="0"/>
        </w:rPr>
        <w:t xml:space="preserve">1.4. Structure of the Thesis</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rFonts w:ascii="Georgia" w:cs="Georgia" w:eastAsia="Georgia" w:hAnsi="Georgia"/>
          <w:sz w:val="22"/>
          <w:szCs w:val="22"/>
        </w:rPr>
      </w:pPr>
      <w:bookmarkStart w:colFirst="0" w:colLast="0" w:name="_fyrgbopm813k" w:id="6"/>
      <w:bookmarkEnd w:id="6"/>
      <w:r w:rsidDel="00000000" w:rsidR="00000000" w:rsidRPr="00000000">
        <w:rPr>
          <w:rFonts w:ascii="Georgia" w:cs="Georgia" w:eastAsia="Georgia" w:hAnsi="Georgia"/>
          <w:sz w:val="22"/>
          <w:szCs w:val="22"/>
          <w:rtl w:val="0"/>
        </w:rPr>
        <w:t xml:space="preserve">2. </w:t>
        <w:tab/>
        <w:t xml:space="preserve">Literature Review (~4k words)</w:t>
      </w:r>
    </w:p>
    <w:p w:rsidR="00000000" w:rsidDel="00000000" w:rsidP="00000000" w:rsidRDefault="00000000" w:rsidRPr="00000000" w14:paraId="00000072">
      <w:pPr>
        <w:rPr>
          <w:rFonts w:ascii="Georgia" w:cs="Georgia" w:eastAsia="Georgia" w:hAnsi="Georgia"/>
          <w:sz w:val="22"/>
          <w:szCs w:val="22"/>
        </w:rPr>
      </w:pPr>
      <w:commentRangeStart w:id="19"/>
      <w:commentRangeStart w:id="20"/>
      <w:r w:rsidDel="00000000" w:rsidR="00000000" w:rsidRPr="00000000">
        <w:rPr>
          <w:rFonts w:ascii="Georgia" w:cs="Georgia" w:eastAsia="Georgia" w:hAnsi="Georgia"/>
          <w:sz w:val="22"/>
          <w:szCs w:val="22"/>
        </w:rPr>
        <w:drawing>
          <wp:inline distB="114300" distT="114300" distL="114300" distR="114300">
            <wp:extent cx="2314130" cy="4417885"/>
            <wp:effectExtent b="0" l="0" r="0" t="0"/>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314130" cy="4417885"/>
                    </a:xfrm>
                    <a:prstGeom prst="rect"/>
                    <a:ln/>
                  </pic:spPr>
                </pic:pic>
              </a:graphicData>
            </a:graphic>
          </wp:inline>
        </w:drawing>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73">
      <w:pPr>
        <w:pStyle w:val="Heading2"/>
        <w:rPr>
          <w:rFonts w:ascii="Georgia" w:cs="Georgia" w:eastAsia="Georgia" w:hAnsi="Georgia"/>
          <w:b w:val="0"/>
          <w:bCs w:val="0"/>
          <w:i w:val="1"/>
          <w:iCs w:val="1"/>
          <w:sz w:val="22"/>
          <w:szCs w:val="22"/>
        </w:rPr>
      </w:pPr>
      <w:bookmarkStart w:colFirst="0" w:colLast="0" w:name="_mkiue4kv7nzj" w:id="7"/>
      <w:bookmarkEnd w:id="7"/>
      <w:r w:rsidDel="00000000" w:rsidR="00000000" w:rsidRPr="00000000">
        <w:rPr>
          <w:rFonts w:ascii="Georgia" w:cs="Georgia" w:eastAsia="Georgia" w:hAnsi="Georgia"/>
          <w:sz w:val="22"/>
          <w:szCs w:val="22"/>
          <w:rtl w:val="0"/>
        </w:rPr>
        <w:t xml:space="preserve">2.1. </w:t>
        <w:tab/>
        <w:t xml:space="preserve">The historical </w:t>
      </w:r>
      <w:ins w:author="Stefanie B." w:id="10" w:date="2026-05-11T12:38:02Z">
        <w:r w:rsidDel="00000000" w:rsidR="00000000" w:rsidRPr="00000000">
          <w:rPr>
            <w:rtl w:val="0"/>
            <w:rPrChange w:author="Stefanie B." w:id="11" w:date="2026-05-11T12:38:02Z">
              <w:rPr>
                <w:rFonts w:ascii="Georgia" w:cs="Georgia" w:eastAsia="Georgia" w:hAnsi="Georgia"/>
                <w:sz w:val="22"/>
                <w:szCs w:val="22"/>
              </w:rPr>
            </w:rPrChange>
          </w:rPr>
          <w:t xml:space="preserve">development </w:t>
        </w:r>
      </w:ins>
      <w:del w:author="Stefanie B." w:id="10" w:date="2026-05-11T12:38:02Z">
        <w:r w:rsidDel="00000000" w:rsidR="00000000" w:rsidRPr="00000000">
          <w:rPr>
            <w:rtl w:val="0"/>
            <w:rPrChange w:author="Stefanie B." w:id="11" w:date="2026-05-11T12:38:02Z">
              <w:rPr>
                <w:rFonts w:ascii="Georgia" w:cs="Georgia" w:eastAsia="Georgia" w:hAnsi="Georgia"/>
                <w:sz w:val="22"/>
                <w:szCs w:val="22"/>
              </w:rPr>
            </w:rPrChange>
          </w:rPr>
          <w:delText xml:space="preserve">impact </w:delText>
        </w:r>
      </w:del>
      <w:r w:rsidDel="00000000" w:rsidR="00000000" w:rsidRPr="00000000">
        <w:rPr>
          <w:rFonts w:ascii="Georgia" w:cs="Georgia" w:eastAsia="Georgia" w:hAnsi="Georgia"/>
          <w:sz w:val="22"/>
          <w:szCs w:val="22"/>
          <w:rtl w:val="0"/>
        </w:rPr>
        <w:t xml:space="preserve">of AI</w:t>
      </w:r>
      <w:r w:rsidDel="00000000" w:rsidR="00000000" w:rsidRPr="00000000">
        <w:rPr>
          <w:rtl w:val="0"/>
        </w:rPr>
      </w:r>
    </w:p>
    <w:p w:rsidR="00000000" w:rsidDel="00000000" w:rsidP="00000000" w:rsidRDefault="00000000" w:rsidRPr="00000000" w14:paraId="0000007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Artificial Intelligence (AI) has been around since the 1950s to describe “intelligent </w:t>
      </w:r>
      <w:commentRangeStart w:id="21"/>
      <w:r w:rsidDel="00000000" w:rsidR="00000000" w:rsidRPr="00000000">
        <w:rPr>
          <w:rFonts w:ascii="Georgia" w:cs="Georgia" w:eastAsia="Georgia" w:hAnsi="Georgia"/>
          <w:sz w:val="22"/>
          <w:szCs w:val="22"/>
          <w:rtl w:val="0"/>
        </w:rPr>
        <w:t xml:space="preserve">machines</w:t>
      </w:r>
      <w:commentRangeEnd w:id="21"/>
      <w:r w:rsidDel="00000000" w:rsidR="00000000" w:rsidRPr="00000000">
        <w:commentReference w:id="21"/>
      </w:r>
      <w:r w:rsidDel="00000000" w:rsidR="00000000" w:rsidRPr="00000000">
        <w:rPr>
          <w:rFonts w:ascii="Georgia" w:cs="Georgia" w:eastAsia="Georgia" w:hAnsi="Georgia"/>
          <w:sz w:val="22"/>
          <w:szCs w:val="22"/>
          <w:rtl w:val="0"/>
        </w:rPr>
        <w:t xml:space="preserve">”</w:t>
      </w:r>
      <w:r w:rsidDel="00000000" w:rsidR="00000000" w:rsidRPr="00000000">
        <w:rPr>
          <w:rtl w:val="0"/>
        </w:rPr>
        <w:t xml:space="preserve">, i</w:t>
      </w:r>
      <w:r w:rsidDel="00000000" w:rsidR="00000000" w:rsidRPr="00000000">
        <w:rPr>
          <w:rFonts w:ascii="Georgia" w:cs="Georgia" w:eastAsia="Georgia" w:hAnsi="Georgia"/>
          <w:sz w:val="22"/>
          <w:szCs w:val="22"/>
          <w:rtl w:val="0"/>
        </w:rPr>
        <w:t xml:space="preserve">t is often associated with systems that perform tasks that are typically associated with human cognition (Xu et al., 2021). AI can be broadly categorized into two categories:</w:t>
      </w:r>
    </w:p>
    <w:p w:rsidR="00000000" w:rsidDel="00000000" w:rsidP="00000000" w:rsidRDefault="00000000" w:rsidRPr="00000000" w14:paraId="00000076">
      <w:pPr>
        <w:numPr>
          <w:ilvl w:val="0"/>
          <w:numId w:val="2"/>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Expert systems: Where rules and heuristics written by humans define the output of the system (</w:t>
      </w:r>
      <w:r w:rsidDel="00000000" w:rsidR="00000000" w:rsidRPr="00000000">
        <w:rPr>
          <w:rFonts w:ascii="Georgia" w:cs="Georgia" w:eastAsia="Georgia" w:hAnsi="Georgia"/>
          <w:sz w:val="22"/>
          <w:szCs w:val="22"/>
          <w:highlight w:val="white"/>
          <w:rtl w:val="0"/>
        </w:rPr>
        <w:t xml:space="preserve">Kastner &amp; Hong, 1984)</w:t>
      </w:r>
      <w:r w:rsidDel="00000000" w:rsidR="00000000" w:rsidRPr="00000000">
        <w:rPr>
          <w:rFonts w:ascii="Georgia" w:cs="Georgia" w:eastAsia="Georgia" w:hAnsi="Georgia"/>
          <w:sz w:val="22"/>
          <w:szCs w:val="22"/>
          <w:rtl w:val="0"/>
        </w:rPr>
        <w:t xml:space="preserve">. An example of this is </w:t>
      </w:r>
      <w:commentRangeStart w:id="22"/>
      <w:r w:rsidDel="00000000" w:rsidR="00000000" w:rsidRPr="00000000">
        <w:rPr>
          <w:rFonts w:ascii="Georgia" w:cs="Georgia" w:eastAsia="Georgia" w:hAnsi="Georgia"/>
          <w:sz w:val="22"/>
          <w:szCs w:val="22"/>
          <w:rtl w:val="0"/>
        </w:rPr>
        <w:t xml:space="preserve">early game AI.</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77">
      <w:pPr>
        <w:numPr>
          <w:ilvl w:val="0"/>
          <w:numId w:val="2"/>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Machine learning: Where data is used to train a model (</w:t>
      </w:r>
      <w:r w:rsidDel="00000000" w:rsidR="00000000" w:rsidRPr="00000000">
        <w:rPr>
          <w:rFonts w:ascii="Georgia" w:cs="Georgia" w:eastAsia="Georgia" w:hAnsi="Georgia"/>
          <w:sz w:val="22"/>
          <w:szCs w:val="22"/>
          <w:highlight w:val="white"/>
          <w:rtl w:val="0"/>
        </w:rPr>
        <w:t xml:space="preserve">Shinde &amp; Shah, 2018)</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78">
      <w:pPr>
        <w:rPr/>
      </w:pPr>
      <w:r w:rsidDel="00000000" w:rsidR="00000000" w:rsidRPr="00000000">
        <w:rPr>
          <w:rtl w:val="0"/>
        </w:rPr>
        <w:t xml:space="preserve">Both expert systems and machine-learning methods have been applied in marketing decision-making for decades. Earlier </w:t>
      </w:r>
      <w:del w:author="Stefanie B." w:id="12" w:date="2026-05-11T12:38:53Z">
        <w:commentRangeStart w:id="23"/>
        <w:r w:rsidDel="00000000" w:rsidR="00000000" w:rsidRPr="00000000">
          <w:rPr>
            <w:rtl w:val="0"/>
          </w:rPr>
          <w:delText xml:space="preserve">marketing information systems, decision-support systems, and </w:delText>
        </w:r>
      </w:del>
      <w:commentRangeEnd w:id="23"/>
      <w:r w:rsidDel="00000000" w:rsidR="00000000" w:rsidRPr="00000000">
        <w:commentReference w:id="23"/>
      </w:r>
      <w:r w:rsidDel="00000000" w:rsidR="00000000" w:rsidRPr="00000000">
        <w:rPr>
          <w:rtl w:val="0"/>
        </w:rPr>
        <w:t xml:space="preserve">expert systems were developed to support managerial decisions through data, models, rules, and analytical tools (Little, 1979; Mitchell et al., 1991). In contemporary marketing practice, </w:t>
      </w:r>
      <w:ins w:author="Stefanie B." w:id="13" w:date="2026-05-11T12:39:20Z">
        <w:r w:rsidDel="00000000" w:rsidR="00000000" w:rsidRPr="00000000">
          <w:rPr>
            <w:rtl w:val="0"/>
          </w:rPr>
          <w:t xml:space="preserve">the </w:t>
        </w:r>
      </w:ins>
      <w:r w:rsidDel="00000000" w:rsidR="00000000" w:rsidRPr="00000000">
        <w:rPr>
          <w:rtl w:val="0"/>
        </w:rPr>
        <w:t xml:space="preserve">rule-based logic</w:t>
      </w:r>
      <w:r w:rsidDel="00000000" w:rsidR="00000000" w:rsidRPr="00000000">
        <w:rPr>
          <w:rtl w:val="0"/>
        </w:rPr>
        <w:t xml:space="preserve"> </w:t>
      </w:r>
      <w:ins w:author="Stefanie B." w:id="14" w:date="2026-05-11T12:39:25Z">
        <w:r w:rsidDel="00000000" w:rsidR="00000000" w:rsidRPr="00000000">
          <w:rPr>
            <w:rtl w:val="0"/>
          </w:rPr>
          <w:t xml:space="preserve">of expert systems </w:t>
        </w:r>
      </w:ins>
      <w:r w:rsidDel="00000000" w:rsidR="00000000" w:rsidRPr="00000000">
        <w:rPr>
          <w:rtl w:val="0"/>
        </w:rPr>
        <w:t xml:space="preserve">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24"/>
      <w:r w:rsidDel="00000000" w:rsidR="00000000" w:rsidRPr="00000000">
        <w:rPr>
          <w:rtl w:val="0"/>
        </w:rPr>
        <w:t xml:space="preserve">qualification</w:t>
      </w:r>
      <w:commentRangeEnd w:id="24"/>
      <w:r w:rsidDel="00000000" w:rsidR="00000000" w:rsidRPr="00000000">
        <w:commentReference w:id="24"/>
      </w:r>
      <w:r w:rsidDel="00000000" w:rsidR="00000000" w:rsidRPr="00000000">
        <w:rPr>
          <w:rtl w:val="0"/>
        </w:rPr>
        <w:t xml:space="preserve"> (Heimbach et al., 2015; Järvinen &amp; Taiminen, 2016; Guercini, 2022; Guercini, 2023). </w:t>
      </w:r>
    </w:p>
    <w:p w:rsidR="00000000" w:rsidDel="00000000" w:rsidP="00000000" w:rsidRDefault="00000000" w:rsidRPr="00000000" w14:paraId="00000079">
      <w:pPr>
        <w:rPr>
          <w:rFonts w:ascii="Georgia" w:cs="Georgia" w:eastAsia="Georgia" w:hAnsi="Georgia"/>
          <w:sz w:val="22"/>
          <w:szCs w:val="22"/>
        </w:rPr>
      </w:pPr>
      <w:r w:rsidDel="00000000" w:rsidR="00000000" w:rsidRPr="00000000">
        <w:rPr>
          <w:rtl w:val="0"/>
        </w:rPr>
        <w:t xml:space="preserve">Machine learning is also widely used in marketing, particularly for customer segmentation, forecasting, recommender systems, consumer-behavior prediction, and content analysis (Duarte et al., </w:t>
      </w:r>
      <w:commentRangeStart w:id="25"/>
      <w:r w:rsidDel="00000000" w:rsidR="00000000" w:rsidRPr="00000000">
        <w:rPr>
          <w:rtl w:val="0"/>
        </w:rPr>
        <w:t xml:space="preserve">2022</w:t>
      </w:r>
      <w:commentRangeEnd w:id="25"/>
      <w:r w:rsidDel="00000000" w:rsidR="00000000" w:rsidRPr="00000000">
        <w:commentReference w:id="25"/>
      </w:r>
      <w:r w:rsidDel="00000000" w:rsidR="00000000" w:rsidRPr="00000000">
        <w:rPr>
          <w:rtl w:val="0"/>
        </w:rP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r w:rsidDel="00000000" w:rsidR="00000000" w:rsidRPr="00000000">
        <w:rPr>
          <w:rtl w:val="0"/>
        </w:rPr>
      </w:r>
    </w:p>
    <w:p w:rsidR="00000000" w:rsidDel="00000000" w:rsidP="00000000" w:rsidRDefault="00000000" w:rsidRPr="00000000" w14:paraId="000000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Deep learning is a specific form of machine learning that uses neural networks consisting of multiple </w:t>
      </w:r>
      <w:commentRangeStart w:id="26"/>
      <w:r w:rsidDel="00000000" w:rsidR="00000000" w:rsidRPr="00000000">
        <w:rPr>
          <w:rFonts w:ascii="Georgia" w:cs="Georgia" w:eastAsia="Georgia" w:hAnsi="Georgia"/>
          <w:sz w:val="22"/>
          <w:szCs w:val="22"/>
          <w:rtl w:val="0"/>
        </w:rPr>
        <w:t xml:space="preserve">layers</w:t>
      </w:r>
      <w:commentRangeEnd w:id="26"/>
      <w:r w:rsidDel="00000000" w:rsidR="00000000" w:rsidRPr="00000000">
        <w:commentReference w:id="26"/>
      </w:r>
      <w:r w:rsidDel="00000000" w:rsidR="00000000" w:rsidRPr="00000000">
        <w:rPr>
          <w:rFonts w:ascii="Georgia" w:cs="Georgia" w:eastAsia="Georgia" w:hAnsi="Georgia"/>
          <w:sz w:val="22"/>
          <w:szCs w:val="22"/>
          <w:rtl w:val="0"/>
        </w:rPr>
        <w:t xml:space="preserve">. Training a deep learning model requires </w:t>
      </w:r>
      <w:ins w:author="Stefanie B." w:id="15" w:date="2026-05-11T12:41:08Z">
        <w:r w:rsidDel="00000000" w:rsidR="00000000" w:rsidRPr="00000000">
          <w:rPr>
            <w:rtl w:val="0"/>
            <w:rPrChange w:author="Stefanie B." w:id="16" w:date="2026-05-11T12:41:08Z">
              <w:rPr>
                <w:rFonts w:ascii="Georgia" w:cs="Georgia" w:eastAsia="Georgia" w:hAnsi="Georgia"/>
                <w:sz w:val="22"/>
                <w:szCs w:val="22"/>
              </w:rPr>
            </w:rPrChange>
          </w:rPr>
          <w:t xml:space="preserve">a large amount </w:t>
        </w:r>
      </w:ins>
      <w:del w:author="Stefanie B." w:id="15" w:date="2026-05-11T12:41:08Z">
        <w:r w:rsidDel="00000000" w:rsidR="00000000" w:rsidRPr="00000000">
          <w:rPr>
            <w:rtl w:val="0"/>
            <w:rPrChange w:author="Stefanie B." w:id="16" w:date="2026-05-11T12:41:08Z">
              <w:rPr>
                <w:rFonts w:ascii="Georgia" w:cs="Georgia" w:eastAsia="Georgia" w:hAnsi="Georgia"/>
                <w:sz w:val="22"/>
                <w:szCs w:val="22"/>
              </w:rPr>
            </w:rPrChange>
          </w:rPr>
          <w:delText xml:space="preserve">tons </w:delText>
        </w:r>
      </w:del>
      <w:r w:rsidDel="00000000" w:rsidR="00000000" w:rsidRPr="00000000">
        <w:rPr>
          <w:rFonts w:ascii="Georgia" w:cs="Georgia" w:eastAsia="Georgia" w:hAnsi="Georgia"/>
          <w:sz w:val="22"/>
          <w:szCs w:val="22"/>
          <w:rtl w:val="0"/>
        </w:rPr>
        <w:t xml:space="preserve">of data and </w:t>
      </w:r>
      <w:commentRangeStart w:id="27"/>
      <w:r w:rsidDel="00000000" w:rsidR="00000000" w:rsidRPr="00000000">
        <w:rPr>
          <w:rFonts w:ascii="Georgia" w:cs="Georgia" w:eastAsia="Georgia" w:hAnsi="Georgia"/>
          <w:sz w:val="22"/>
          <w:szCs w:val="22"/>
          <w:rtl w:val="0"/>
        </w:rPr>
        <w:t xml:space="preserve">computation</w:t>
      </w:r>
      <w:commentRangeEnd w:id="27"/>
      <w:r w:rsidDel="00000000" w:rsidR="00000000" w:rsidRPr="00000000">
        <w:commentReference w:id="27"/>
      </w:r>
      <w:r w:rsidDel="00000000" w:rsidR="00000000" w:rsidRPr="00000000">
        <w:rPr>
          <w:rFonts w:ascii="Georgia" w:cs="Georgia" w:eastAsia="Georgia" w:hAnsi="Georgia"/>
          <w:sz w:val="22"/>
          <w:szCs w:val="22"/>
          <w:rtl w:val="0"/>
        </w:rPr>
        <w:t xml:space="preserve">. This has created a situation where it has only become prevalent after A</w:t>
      </w:r>
      <w:commentRangeStart w:id="28"/>
      <w:r w:rsidDel="00000000" w:rsidR="00000000" w:rsidRPr="00000000">
        <w:rPr>
          <w:rFonts w:ascii="Georgia" w:cs="Georgia" w:eastAsia="Georgia" w:hAnsi="Georgia"/>
          <w:sz w:val="22"/>
          <w:szCs w:val="22"/>
          <w:rtl w:val="0"/>
        </w:rPr>
        <w:t xml:space="preserve">lexNet (Krizhevsky et al., 2012), even though the concept has been around since 1958</w:t>
      </w:r>
      <w:commentRangeEnd w:id="28"/>
      <w:r w:rsidDel="00000000" w:rsidR="00000000" w:rsidRPr="00000000">
        <w:commentReference w:id="28"/>
      </w:r>
      <w:r w:rsidDel="00000000" w:rsidR="00000000" w:rsidRPr="00000000">
        <w:rPr>
          <w:rFonts w:ascii="Georgia" w:cs="Georgia" w:eastAsia="Georgia" w:hAnsi="Georgia"/>
          <w:sz w:val="22"/>
          <w:szCs w:val="22"/>
          <w:rtl w:val="0"/>
        </w:rPr>
        <w:t xml:space="preserve">. Probably the best-known early applications of deep learning in marketing revolve around </w:t>
      </w:r>
      <w:commentRangeStart w:id="29"/>
      <w:r w:rsidDel="00000000" w:rsidR="00000000" w:rsidRPr="00000000">
        <w:rPr>
          <w:rFonts w:ascii="Georgia" w:cs="Georgia" w:eastAsia="Georgia" w:hAnsi="Georgia"/>
          <w:sz w:val="22"/>
          <w:szCs w:val="22"/>
          <w:rtl w:val="0"/>
        </w:rPr>
        <w:t xml:space="preserve">chatbots</w:t>
      </w:r>
      <w:commentRangeEnd w:id="29"/>
      <w:r w:rsidDel="00000000" w:rsidR="00000000" w:rsidRPr="00000000">
        <w:commentReference w:id="29"/>
      </w:r>
      <w:r w:rsidDel="00000000" w:rsidR="00000000" w:rsidRPr="00000000">
        <w:rPr>
          <w:rFonts w:ascii="Georgia" w:cs="Georgia" w:eastAsia="Georgia" w:hAnsi="Georgia"/>
          <w:sz w:val="22"/>
          <w:szCs w:val="22"/>
          <w:rtl w:val="0"/>
        </w:rPr>
        <w:t xml:space="preserve">. After </w:t>
      </w:r>
      <w:commentRangeStart w:id="30"/>
      <w:r w:rsidDel="00000000" w:rsidR="00000000" w:rsidRPr="00000000">
        <w:rPr>
          <w:rFonts w:ascii="Georgia" w:cs="Georgia" w:eastAsia="Georgia" w:hAnsi="Georgia"/>
          <w:sz w:val="22"/>
          <w:szCs w:val="22"/>
          <w:rtl w:val="0"/>
        </w:rPr>
        <w:t xml:space="preserve">word2vec</w:t>
      </w:r>
      <w:commentRangeEnd w:id="30"/>
      <w:r w:rsidDel="00000000" w:rsidR="00000000" w:rsidRPr="00000000">
        <w:commentReference w:id="30"/>
      </w:r>
      <w:r w:rsidDel="00000000" w:rsidR="00000000" w:rsidRPr="00000000">
        <w:rPr>
          <w:rFonts w:ascii="Georgia" w:cs="Georgia" w:eastAsia="Georgia" w:hAnsi="Georgia"/>
          <w:sz w:val="22"/>
          <w:szCs w:val="22"/>
          <w:rtl w:val="0"/>
        </w:rPr>
        <w:t xml:space="preserve"> (Mikolov et al., 2013), which gave a numerical representation of words, it became possible to match user questions to question-and-answer sets that were explicitly collected. This gave rise to early chatbots, which could answer </w:t>
      </w:r>
      <w:commentRangeStart w:id="31"/>
      <w:r w:rsidDel="00000000" w:rsidR="00000000" w:rsidRPr="00000000">
        <w:rPr>
          <w:rFonts w:ascii="Georgia" w:cs="Georgia" w:eastAsia="Georgia" w:hAnsi="Georgia"/>
          <w:sz w:val="22"/>
          <w:szCs w:val="22"/>
          <w:rtl w:val="0"/>
        </w:rPr>
        <w:t xml:space="preserve">FAQ </w:t>
      </w:r>
      <w:commentRangeEnd w:id="31"/>
      <w:r w:rsidDel="00000000" w:rsidR="00000000" w:rsidRPr="00000000">
        <w:commentReference w:id="31"/>
      </w:r>
      <w:r w:rsidDel="00000000" w:rsidR="00000000" w:rsidRPr="00000000">
        <w:rPr>
          <w:rFonts w:ascii="Georgia" w:cs="Georgia" w:eastAsia="Georgia" w:hAnsi="Georgia"/>
          <w:sz w:val="22"/>
          <w:szCs w:val="22"/>
          <w:rtl w:val="0"/>
        </w:rPr>
        <w:t xml:space="preserve">questions (</w:t>
      </w:r>
      <w:r w:rsidDel="00000000" w:rsidR="00000000" w:rsidRPr="00000000">
        <w:rPr>
          <w:highlight w:val="white"/>
          <w:rtl w:val="0"/>
        </w:rPr>
        <w:t xml:space="preserve">Dutta et al., 2021)</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7B">
      <w:pPr>
        <w:pStyle w:val="Heading3"/>
        <w:rPr>
          <w:rFonts w:ascii="Georgia" w:cs="Georgia" w:eastAsia="Georgia" w:hAnsi="Georgia"/>
          <w:sz w:val="22"/>
          <w:szCs w:val="22"/>
        </w:rPr>
      </w:pPr>
      <w:bookmarkStart w:colFirst="0" w:colLast="0" w:name="_fqeqowri1ro4" w:id="8"/>
      <w:bookmarkEnd w:id="8"/>
      <w:r w:rsidDel="00000000" w:rsidR="00000000" w:rsidRPr="00000000">
        <w:rPr>
          <w:rtl w:val="0"/>
        </w:rPr>
        <w:t xml:space="preserve">2.1.1.</w:t>
        <w:tab/>
        <w:t xml:space="preserve">The Rise of the LLM</w:t>
      </w:r>
      <w:r w:rsidDel="00000000" w:rsidR="00000000" w:rsidRPr="00000000">
        <w:rPr>
          <w:rtl w:val="0"/>
        </w:rPr>
      </w:r>
    </w:p>
    <w:p w:rsidR="00000000" w:rsidDel="00000000" w:rsidP="00000000" w:rsidRDefault="00000000" w:rsidRPr="00000000" w14:paraId="0000007C">
      <w:pPr>
        <w:rPr>
          <w:del w:author="Stefanie B." w:id="18" w:date="2026-05-11T12:43:45Z"/>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 real breakthrough came with the paper “Attention is All You Need” (Vaswani et al., 2016), which introduced the Transformer model (the T in </w:t>
      </w:r>
      <w:commentRangeStart w:id="32"/>
      <w:commentRangeStart w:id="33"/>
      <w:r w:rsidDel="00000000" w:rsidR="00000000" w:rsidRPr="00000000">
        <w:rPr>
          <w:rFonts w:ascii="Georgia" w:cs="Georgia" w:eastAsia="Georgia" w:hAnsi="Georgia"/>
          <w:sz w:val="22"/>
          <w:szCs w:val="22"/>
          <w:rtl w:val="0"/>
        </w:rPr>
        <w:t xml:space="preserve">GPT</w:t>
      </w:r>
      <w:commentRangeEnd w:id="32"/>
      <w:r w:rsidDel="00000000" w:rsidR="00000000" w:rsidRPr="00000000">
        <w:commentReference w:id="32"/>
      </w:r>
      <w:commentRangeEnd w:id="33"/>
      <w:r w:rsidDel="00000000" w:rsidR="00000000" w:rsidRPr="00000000">
        <w:commentReference w:id="33"/>
      </w:r>
      <w:r w:rsidDel="00000000" w:rsidR="00000000" w:rsidRPr="00000000">
        <w:rPr>
          <w:rFonts w:ascii="Georgia" w:cs="Georgia" w:eastAsia="Georgia" w:hAnsi="Georgia"/>
          <w:sz w:val="22"/>
          <w:szCs w:val="22"/>
          <w:rtl w:val="0"/>
        </w:rPr>
        <w:t xml:space="preserve">). Training these systems became costly (</w:t>
      </w:r>
      <w:r w:rsidDel="00000000" w:rsidR="00000000" w:rsidRPr="00000000">
        <w:rPr>
          <w:rFonts w:ascii="Georgia" w:cs="Georgia" w:eastAsia="Georgia" w:hAnsi="Georgia"/>
          <w:sz w:val="22"/>
          <w:szCs w:val="22"/>
          <w:highlight w:val="white"/>
          <w:rtl w:val="0"/>
        </w:rPr>
        <w:t xml:space="preserve">Cottier, 2024</w:t>
      </w:r>
      <w:r w:rsidDel="00000000" w:rsidR="00000000" w:rsidRPr="00000000">
        <w:rPr>
          <w:rFonts w:ascii="Georgia" w:cs="Georgia" w:eastAsia="Georgia" w:hAnsi="Georgia"/>
          <w:sz w:val="22"/>
          <w:szCs w:val="22"/>
          <w:rtl w:val="0"/>
        </w:rPr>
        <w:t xml:space="preserve">)</w:t>
      </w:r>
      <w:del w:author="Stefanie B." w:id="17" w:date="2026-05-11T12:43:20Z">
        <w:r w:rsidDel="00000000" w:rsidR="00000000" w:rsidRPr="00000000">
          <w:rPr>
            <w:rFonts w:ascii="Georgia" w:cs="Georgia" w:eastAsia="Georgia" w:hAnsi="Georgia"/>
            <w:sz w:val="22"/>
            <w:szCs w:val="22"/>
            <w:rtl w:val="0"/>
          </w:rPr>
          <w:delText xml:space="preserve">,</w:delText>
        </w:r>
      </w:del>
      <w:r w:rsidDel="00000000" w:rsidR="00000000" w:rsidRPr="00000000">
        <w:rPr>
          <w:rFonts w:ascii="Georgia" w:cs="Georgia" w:eastAsia="Georgia" w:hAnsi="Georgia"/>
          <w:sz w:val="22"/>
          <w:szCs w:val="22"/>
          <w:rtl w:val="0"/>
        </w:rPr>
        <w:t xml:space="preserve"> and pretrained models became more prevalent. One of the best-known models from before ChatGPT was BERT in 2018 (Devlin et al., 2019), this model was often applied to categorize text or apply sentiment analysis (</w:t>
      </w:r>
      <w:r w:rsidDel="00000000" w:rsidR="00000000" w:rsidRPr="00000000">
        <w:rPr>
          <w:rFonts w:ascii="Georgia" w:cs="Georgia" w:eastAsia="Georgia" w:hAnsi="Georgia"/>
          <w:sz w:val="22"/>
          <w:szCs w:val="22"/>
          <w:highlight w:val="white"/>
          <w:rtl w:val="0"/>
        </w:rPr>
        <w:t xml:space="preserve">Li et al., 2025</w:t>
      </w:r>
      <w:r w:rsidDel="00000000" w:rsidR="00000000" w:rsidRPr="00000000">
        <w:rPr>
          <w:rFonts w:ascii="Georgia" w:cs="Georgia" w:eastAsia="Georgia" w:hAnsi="Georgia"/>
          <w:sz w:val="22"/>
          <w:szCs w:val="22"/>
          <w:rtl w:val="0"/>
        </w:rPr>
        <w:t xml:space="preserve">). Within the realm of marketing, this was highly valuable to analyze customer support conversations or product reviews.</w:t>
      </w:r>
      <w:ins w:author="Stefanie B." w:id="18" w:date="2026-05-11T12:43:45Z">
        <w:r w:rsidDel="00000000" w:rsidR="00000000" w:rsidRPr="00000000">
          <w:rPr>
            <w:rFonts w:ascii="Georgia" w:cs="Georgia" w:eastAsia="Georgia" w:hAnsi="Georgia"/>
            <w:sz w:val="22"/>
            <w:szCs w:val="22"/>
            <w:rtl w:val="0"/>
          </w:rPr>
          <w:t xml:space="preserve"> </w:t>
        </w:r>
      </w:ins>
      <w:del w:author="Stefanie B." w:id="18" w:date="2026-05-11T12:43:45Z">
        <w:r w:rsidDel="00000000" w:rsidR="00000000" w:rsidRPr="00000000">
          <w:rPr>
            <w:rtl w:val="0"/>
          </w:rPr>
        </w:r>
      </w:del>
    </w:p>
    <w:p w:rsidR="00000000" w:rsidDel="00000000" w:rsidP="00000000" w:rsidRDefault="00000000" w:rsidRPr="00000000" w14:paraId="000000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same time, OpenAI worked toward increasingly larger models, starting with GPT-1 (Radford et al., 2018) and becoming widely known with GPT3 (Brown et al., 2020) and ChatGPT (</w:t>
      </w:r>
      <w:r w:rsidDel="00000000" w:rsidR="00000000" w:rsidRPr="00000000">
        <w:rPr>
          <w:rtl w:val="0"/>
        </w:rPr>
        <w:t xml:space="preserve">OpenAI</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sz w:val="22"/>
          <w:szCs w:val="22"/>
          <w:rtl w:val="0"/>
        </w:rPr>
        <w:t xml:space="preserve"> 2022</w:t>
      </w: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0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GPT is a technically descriptive name; it stands for generative pretrained transformer </w:t>
      </w:r>
      <w:r w:rsidDel="00000000" w:rsidR="00000000" w:rsidRPr="00000000">
        <w:rPr>
          <w:rtl w:val="0"/>
        </w:rPr>
        <w:t xml:space="preserve">(Radford et al., </w:t>
      </w:r>
      <w:commentRangeStart w:id="34"/>
      <w:commentRangeStart w:id="35"/>
      <w:r w:rsidDel="00000000" w:rsidR="00000000" w:rsidRPr="00000000">
        <w:rPr>
          <w:rtl w:val="0"/>
        </w:rPr>
        <w:t xml:space="preserve">2018</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w:t>
      </w:r>
      <w:r w:rsidDel="00000000" w:rsidR="00000000" w:rsidRPr="00000000">
        <w:rPr>
          <w:rFonts w:ascii="Georgia" w:cs="Georgia" w:eastAsia="Georgia" w:hAnsi="Georgia"/>
          <w:sz w:val="22"/>
          <w:szCs w:val="22"/>
          <w:rtl w:val="0"/>
        </w:rPr>
        <w:t xml:space="preserve">. </w:t>
      </w:r>
      <w:r w:rsidDel="00000000" w:rsidR="00000000" w:rsidRPr="00000000">
        <w:rPr>
          <w:rtl w:val="0"/>
        </w:rPr>
        <w:t xml:space="preserve">A </w:t>
      </w:r>
      <w:r w:rsidDel="00000000" w:rsidR="00000000" w:rsidRPr="00000000">
        <w:rPr>
          <w:rFonts w:ascii="Georgia" w:cs="Georgia" w:eastAsia="Georgia" w:hAnsi="Georgia"/>
          <w:sz w:val="22"/>
          <w:szCs w:val="22"/>
          <w:rtl w:val="0"/>
        </w:rPr>
        <w:t xml:space="preserve">key element here is the term “</w:t>
      </w:r>
      <w:commentRangeStart w:id="36"/>
      <w:r w:rsidDel="00000000" w:rsidR="00000000" w:rsidRPr="00000000">
        <w:rPr>
          <w:rFonts w:ascii="Georgia" w:cs="Georgia" w:eastAsia="Georgia" w:hAnsi="Georgia"/>
          <w:sz w:val="22"/>
          <w:szCs w:val="22"/>
          <w:rtl w:val="0"/>
        </w:rPr>
        <w:t xml:space="preserve">pretrained</w:t>
      </w:r>
      <w:commentRangeEnd w:id="36"/>
      <w:r w:rsidDel="00000000" w:rsidR="00000000" w:rsidRPr="00000000">
        <w:commentReference w:id="36"/>
      </w:r>
      <w:r w:rsidDel="00000000" w:rsidR="00000000" w:rsidRPr="00000000">
        <w:rPr>
          <w:rFonts w:ascii="Georgia" w:cs="Georgia" w:eastAsia="Georgia" w:hAnsi="Georgia"/>
          <w:sz w:val="22"/>
          <w:szCs w:val="22"/>
          <w:rtl w:val="0"/>
        </w:rPr>
        <w:t xml:space="preserve">.” The fact that modern LLMs are pretrained drastically changes the economic model</w:t>
      </w:r>
      <w:r w:rsidDel="00000000" w:rsidR="00000000" w:rsidRPr="00000000">
        <w:rPr>
          <w:rtl w:val="0"/>
        </w:rPr>
        <w:t xml:space="preserve"> (</w:t>
      </w:r>
      <w:r w:rsidDel="00000000" w:rsidR="00000000" w:rsidRPr="00000000">
        <w:rPr>
          <w:highlight w:val="white"/>
          <w:rtl w:val="0"/>
        </w:rPr>
        <w:t xml:space="preserve">Burkhardt &amp; Rieder, 2024)</w:t>
      </w:r>
      <w:r w:rsidDel="00000000" w:rsidR="00000000" w:rsidRPr="00000000">
        <w:rPr>
          <w:rFonts w:ascii="Georgia" w:cs="Georgia" w:eastAsia="Georgia" w:hAnsi="Georgia"/>
          <w:sz w:val="22"/>
          <w:szCs w:val="22"/>
          <w:rtl w:val="0"/>
        </w:rPr>
        <w:t xml:space="preserve">. Rather than requiring vast amounts of data and having to recoup the cost of training, organizations can now directly start experimenting with the application of </w:t>
      </w:r>
      <w:commentRangeStart w:id="37"/>
      <w:r w:rsidDel="00000000" w:rsidR="00000000" w:rsidRPr="00000000">
        <w:rPr>
          <w:rFonts w:ascii="Georgia" w:cs="Georgia" w:eastAsia="Georgia" w:hAnsi="Georgia"/>
          <w:sz w:val="22"/>
          <w:szCs w:val="22"/>
          <w:rtl w:val="0"/>
        </w:rPr>
        <w:t xml:space="preserve">models</w:t>
      </w:r>
      <w:commentRangeEnd w:id="37"/>
      <w:r w:rsidDel="00000000" w:rsidR="00000000" w:rsidRPr="00000000">
        <w:commentReference w:id="37"/>
      </w:r>
      <w:r w:rsidDel="00000000" w:rsidR="00000000" w:rsidRPr="00000000">
        <w:rPr>
          <w:rtl w:val="0"/>
        </w:rPr>
        <w:t xml:space="preserve"> (</w:t>
      </w:r>
      <w:r w:rsidDel="00000000" w:rsidR="00000000" w:rsidRPr="00000000">
        <w:rPr>
          <w:highlight w:val="white"/>
          <w:rtl w:val="0"/>
        </w:rPr>
        <w:t xml:space="preserve">Burkhardt &amp; Rieder, 2024)</w:t>
      </w:r>
      <w:r w:rsidDel="00000000" w:rsidR="00000000" w:rsidRPr="00000000">
        <w:rPr>
          <w:rFonts w:ascii="Georgia" w:cs="Georgia" w:eastAsia="Georgia" w:hAnsi="Georgia"/>
          <w:sz w:val="22"/>
          <w:szCs w:val="22"/>
          <w:rtl w:val="0"/>
        </w:rPr>
        <w:t xml:space="preserve">. This </w:t>
      </w:r>
      <w:ins w:author="Stefanie B." w:id="19" w:date="2026-05-11T12:44:38Z">
        <w:commentRangeStart w:id="38"/>
        <w:r w:rsidDel="00000000" w:rsidR="00000000" w:rsidRPr="00000000">
          <w:rPr>
            <w:rFonts w:ascii="Georgia" w:cs="Georgia" w:eastAsia="Georgia" w:hAnsi="Georgia"/>
            <w:sz w:val="22"/>
            <w:szCs w:val="22"/>
            <w:rtl w:val="0"/>
          </w:rPr>
          <w:t xml:space="preserve">development </w:t>
        </w:r>
      </w:ins>
      <w:commentRangeEnd w:id="38"/>
      <w:r w:rsidDel="00000000" w:rsidR="00000000" w:rsidRPr="00000000">
        <w:commentReference w:id="38"/>
      </w:r>
      <w:r w:rsidDel="00000000" w:rsidR="00000000" w:rsidRPr="00000000">
        <w:rPr>
          <w:rFonts w:ascii="Georgia" w:cs="Georgia" w:eastAsia="Georgia" w:hAnsi="Georgia"/>
          <w:sz w:val="22"/>
          <w:szCs w:val="22"/>
          <w:rtl w:val="0"/>
        </w:rPr>
        <w:t xml:space="preserve">shift from up-front</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costs to </w:t>
      </w:r>
      <w:r w:rsidDel="00000000" w:rsidR="00000000" w:rsidRPr="00000000">
        <w:rPr>
          <w:rtl w:val="0"/>
        </w:rPr>
        <w:t xml:space="preserve">usage-based</w:t>
      </w:r>
      <w:r w:rsidDel="00000000" w:rsidR="00000000" w:rsidRPr="00000000">
        <w:rPr>
          <w:rFonts w:ascii="Georgia" w:cs="Georgia" w:eastAsia="Georgia" w:hAnsi="Georgia"/>
          <w:sz w:val="22"/>
          <w:szCs w:val="22"/>
          <w:rtl w:val="0"/>
        </w:rPr>
        <w:t xml:space="preserve"> costs makes AI much more applicable for small-scale use cases and quick experimentation</w:t>
      </w:r>
      <w:r w:rsidDel="00000000" w:rsidR="00000000" w:rsidRPr="00000000">
        <w:rPr>
          <w:rtl w:val="0"/>
        </w:rPr>
        <w:t xml:space="preserve"> (</w:t>
      </w:r>
      <w:r w:rsidDel="00000000" w:rsidR="00000000" w:rsidRPr="00000000">
        <w:rPr>
          <w:highlight w:val="white"/>
          <w:rtl w:val="0"/>
        </w:rPr>
        <w:t xml:space="preserve">Burkhardt &amp; Rieder, </w:t>
      </w:r>
      <w:commentRangeStart w:id="39"/>
      <w:r w:rsidDel="00000000" w:rsidR="00000000" w:rsidRPr="00000000">
        <w:rPr>
          <w:highlight w:val="white"/>
          <w:rtl w:val="0"/>
        </w:rPr>
        <w:t xml:space="preserve">2024</w:t>
      </w:r>
      <w:commentRangeEnd w:id="39"/>
      <w:r w:rsidDel="00000000" w:rsidR="00000000" w:rsidRPr="00000000">
        <w:commentReference w:id="39"/>
      </w:r>
      <w:r w:rsidDel="00000000" w:rsidR="00000000" w:rsidRPr="00000000">
        <w:rPr>
          <w:highlight w:val="white"/>
          <w:rtl w:val="0"/>
        </w:rPr>
        <w:t xml:space="preserve">)</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7F">
      <w:pPr>
        <w:rPr>
          <w:b w:val="1"/>
          <w:bCs w:val="1"/>
          <w:sz w:val="22"/>
          <w:szCs w:val="22"/>
        </w:rPr>
      </w:pPr>
      <w:r w:rsidDel="00000000" w:rsidR="00000000" w:rsidRPr="00000000">
        <w:rPr>
          <w:rFonts w:ascii="Georgia" w:cs="Georgia" w:eastAsia="Georgia" w:hAnsi="Georgia"/>
          <w:sz w:val="22"/>
          <w:szCs w:val="22"/>
          <w:rtl w:val="0"/>
        </w:rPr>
        <w:t xml:space="preserve">Furthermore, while BERT focused on classification (Devlin et al., 2019), GPT focuses on generation; the ability to generate </w:t>
      </w:r>
      <w:commentRangeStart w:id="40"/>
      <w:r w:rsidDel="00000000" w:rsidR="00000000" w:rsidRPr="00000000">
        <w:rPr>
          <w:rFonts w:ascii="Georgia" w:cs="Georgia" w:eastAsia="Georgia" w:hAnsi="Georgia"/>
          <w:sz w:val="22"/>
          <w:szCs w:val="22"/>
          <w:rtl w:val="0"/>
        </w:rPr>
        <w:t xml:space="preserve">text </w:t>
      </w:r>
      <w:commentRangeEnd w:id="40"/>
      <w:r w:rsidDel="00000000" w:rsidR="00000000" w:rsidRPr="00000000">
        <w:commentReference w:id="40"/>
      </w:r>
      <w:r w:rsidDel="00000000" w:rsidR="00000000" w:rsidRPr="00000000">
        <w:rPr>
          <w:rFonts w:ascii="Georgia" w:cs="Georgia" w:eastAsia="Georgia" w:hAnsi="Georgia"/>
          <w:sz w:val="22"/>
          <w:szCs w:val="22"/>
          <w:rtl w:val="0"/>
        </w:rPr>
        <w:t xml:space="preserve">makes the model </w:t>
      </w:r>
      <w:r w:rsidDel="00000000" w:rsidR="00000000" w:rsidRPr="00000000">
        <w:rPr>
          <w:rtl w:val="0"/>
        </w:rPr>
        <w:t xml:space="preserve">more widely applicable since it is no longer scoped to one specific task </w:t>
      </w:r>
      <w:r w:rsidDel="00000000" w:rsidR="00000000" w:rsidRPr="00000000">
        <w:rPr>
          <w:rtl w:val="0"/>
        </w:rPr>
        <w:t xml:space="preserve">(</w:t>
      </w:r>
      <w:r w:rsidDel="00000000" w:rsidR="00000000" w:rsidRPr="00000000">
        <w:rPr>
          <w:highlight w:val="white"/>
          <w:rtl w:val="0"/>
        </w:rPr>
        <w:t xml:space="preserve">Burkhardt &amp; Rieder, 2024</w:t>
      </w:r>
      <w:r w:rsidDel="00000000" w:rsidR="00000000" w:rsidRPr="00000000">
        <w:rPr>
          <w:rtl w:val="0"/>
        </w:rPr>
        <w:t xml:space="preserve">)</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80">
      <w:pPr>
        <w:pStyle w:val="Heading3"/>
        <w:rPr>
          <w:rFonts w:ascii="Georgia" w:cs="Georgia" w:eastAsia="Georgia" w:hAnsi="Georgia"/>
          <w:sz w:val="22"/>
          <w:szCs w:val="22"/>
        </w:rPr>
      </w:pPr>
      <w:bookmarkStart w:colFirst="0" w:colLast="0" w:name="_n7fdo5m5v3pp" w:id="9"/>
      <w:bookmarkEnd w:id="9"/>
      <w:r w:rsidDel="00000000" w:rsidR="00000000" w:rsidRPr="00000000">
        <w:rPr>
          <w:rFonts w:ascii="Georgia" w:cs="Georgia" w:eastAsia="Georgia" w:hAnsi="Georgia"/>
          <w:sz w:val="22"/>
          <w:szCs w:val="22"/>
          <w:rtl w:val="0"/>
        </w:rPr>
        <w:t xml:space="preserve">2.1.2.</w:t>
        <w:tab/>
        <w:t xml:space="preserve">The impact of ChatGPT</w:t>
      </w:r>
    </w:p>
    <w:p w:rsidR="00000000" w:rsidDel="00000000" w:rsidP="00000000" w:rsidRDefault="00000000" w:rsidRPr="00000000" w14:paraId="00000081">
      <w:pPr>
        <w:rPr/>
      </w:pPr>
      <w:r w:rsidDel="00000000" w:rsidR="00000000" w:rsidRPr="00000000">
        <w:rPr>
          <w:rFonts w:ascii="Georgia" w:cs="Georgia" w:eastAsia="Georgia" w:hAnsi="Georgia"/>
          <w:sz w:val="22"/>
          <w:szCs w:val="22"/>
          <w:rtl w:val="0"/>
        </w:rPr>
        <w:t xml:space="preserve">ChatGPT was the introduction of </w:t>
      </w:r>
      <w:ins w:author="Stefanie B." w:id="20" w:date="2026-05-11T12:53:10Z">
        <w:r w:rsidDel="00000000" w:rsidR="00000000" w:rsidRPr="00000000">
          <w:rPr>
            <w:rFonts w:ascii="Georgia" w:cs="Georgia" w:eastAsia="Georgia" w:hAnsi="Georgia"/>
            <w:sz w:val="22"/>
            <w:szCs w:val="22"/>
            <w:rtl w:val="0"/>
          </w:rPr>
          <w:t xml:space="preserve">Gen</w:t>
        </w:r>
      </w:ins>
      <w:r w:rsidDel="00000000" w:rsidR="00000000" w:rsidRPr="00000000">
        <w:rPr>
          <w:rFonts w:ascii="Georgia" w:cs="Georgia" w:eastAsia="Georgia" w:hAnsi="Georgia"/>
          <w:sz w:val="22"/>
          <w:szCs w:val="22"/>
          <w:rtl w:val="0"/>
        </w:rPr>
        <w:t xml:space="preserve">AI to the broader public as a simple question-and-answer machine (</w:t>
      </w:r>
      <w:r w:rsidDel="00000000" w:rsidR="00000000" w:rsidRPr="00000000">
        <w:rPr>
          <w:rtl w:val="0"/>
        </w:rPr>
        <w:t xml:space="preserve">OpenAI</w:t>
      </w:r>
      <w:r w:rsidDel="00000000" w:rsidR="00000000" w:rsidRPr="00000000">
        <w:rPr>
          <w:rFonts w:ascii="Georgia" w:cs="Georgia" w:eastAsia="Georgia" w:hAnsi="Georgia"/>
          <w:sz w:val="22"/>
          <w:szCs w:val="22"/>
          <w:rtl w:val="0"/>
        </w:rPr>
        <w:t xml:space="preserve">, 2022). ChatGPT </w:t>
      </w:r>
      <w:ins w:author="Stefanie B." w:id="21" w:date="2026-05-11T12:53:15Z">
        <w:r w:rsidDel="00000000" w:rsidR="00000000" w:rsidRPr="00000000">
          <w:rPr>
            <w:rtl w:val="0"/>
            <w:rPrChange w:author="Stefanie B." w:id="22" w:date="2026-05-11T12:53:15Z">
              <w:rPr>
                <w:rFonts w:ascii="Georgia" w:cs="Georgia" w:eastAsia="Georgia" w:hAnsi="Georgia"/>
                <w:sz w:val="22"/>
                <w:szCs w:val="22"/>
              </w:rPr>
            </w:rPrChange>
          </w:rPr>
          <w:t xml:space="preserve">can </w:t>
        </w:r>
      </w:ins>
      <w:del w:author="Stefanie B." w:id="21" w:date="2026-05-11T12:53:15Z">
        <w:r w:rsidDel="00000000" w:rsidR="00000000" w:rsidRPr="00000000">
          <w:rPr>
            <w:rtl w:val="0"/>
            <w:rPrChange w:author="Stefanie B." w:id="22" w:date="2026-05-11T12:53:15Z">
              <w:rPr>
                <w:rFonts w:ascii="Georgia" w:cs="Georgia" w:eastAsia="Georgia" w:hAnsi="Georgia"/>
                <w:sz w:val="22"/>
                <w:szCs w:val="22"/>
              </w:rPr>
            </w:rPrChange>
          </w:rPr>
          <w:delText xml:space="preserve">could </w:delText>
        </w:r>
      </w:del>
      <w:r w:rsidDel="00000000" w:rsidR="00000000" w:rsidRPr="00000000">
        <w:rPr>
          <w:rFonts w:ascii="Georgia" w:cs="Georgia" w:eastAsia="Georgia" w:hAnsi="Georgia"/>
          <w:sz w:val="22"/>
          <w:szCs w:val="22"/>
          <w:rtl w:val="0"/>
        </w:rPr>
        <w:t xml:space="preserve">generate text based on the user's input; this, in addition to the earlier release of stable diffusion and other imaging models, made the public keenly aware of the potential for AI to answer questions and create content (</w:t>
      </w:r>
      <w:r w:rsidDel="00000000" w:rsidR="00000000" w:rsidRPr="00000000">
        <w:rPr>
          <w:rtl w:val="0"/>
        </w:rPr>
        <w:t xml:space="preserve">Wahid et al., 2023)</w:t>
      </w:r>
      <w:r w:rsidDel="00000000" w:rsidR="00000000" w:rsidRPr="00000000">
        <w:rPr>
          <w:rFonts w:ascii="Georgia" w:cs="Georgia" w:eastAsia="Georgia" w:hAnsi="Georgia"/>
          <w:sz w:val="22"/>
          <w:szCs w:val="22"/>
          <w:rtl w:val="0"/>
        </w:rPr>
        <w:t xml:space="preserve">. Marketers started using the image generation to make better briefings for the design department and used the text systems to write better copy, be a brainstorming partner for the creative process, and much more, all the w</w:t>
      </w:r>
      <w:r w:rsidDel="00000000" w:rsidR="00000000" w:rsidRPr="00000000">
        <w:rPr>
          <w:rtl w:val="0"/>
        </w:rPr>
        <w:t xml:space="preserve">hile this is done more effectively (Wahid et al., 2023; Grewal et al., 2024; Abou Elgeit, </w:t>
      </w:r>
      <w:commentRangeStart w:id="41"/>
      <w:r w:rsidDel="00000000" w:rsidR="00000000" w:rsidRPr="00000000">
        <w:rPr>
          <w:rtl w:val="0"/>
        </w:rPr>
        <w:t xml:space="preserve">2025</w:t>
      </w:r>
      <w:commentRangeEnd w:id="41"/>
      <w:r w:rsidDel="00000000" w:rsidR="00000000" w:rsidRPr="00000000">
        <w:commentReference w:id="41"/>
      </w:r>
      <w:r w:rsidDel="00000000" w:rsidR="00000000" w:rsidRPr="00000000">
        <w:rPr>
          <w:rtl w:val="0"/>
        </w:rPr>
        <w:t xml:space="preserve">)</w:t>
      </w:r>
      <w:ins w:author="Stefanie B." w:id="23" w:date="2026-05-11T12:53:42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82">
      <w:pPr>
        <w:pStyle w:val="Heading3"/>
        <w:rPr>
          <w:rFonts w:ascii="Georgia" w:cs="Georgia" w:eastAsia="Georgia" w:hAnsi="Georgia"/>
          <w:sz w:val="22"/>
          <w:szCs w:val="22"/>
        </w:rPr>
      </w:pPr>
      <w:bookmarkStart w:colFirst="0" w:colLast="0" w:name="_7k1mujnido4y" w:id="10"/>
      <w:bookmarkEnd w:id="10"/>
      <w:r w:rsidDel="00000000" w:rsidR="00000000" w:rsidRPr="00000000">
        <w:rPr>
          <w:rFonts w:ascii="Georgia" w:cs="Georgia" w:eastAsia="Georgia" w:hAnsi="Georgia"/>
          <w:sz w:val="22"/>
          <w:szCs w:val="22"/>
          <w:rtl w:val="0"/>
        </w:rPr>
        <w:t xml:space="preserve">2.1.3.</w:t>
        <w:tab/>
        <w:t xml:space="preserve">The Move to Agentic</w:t>
      </w:r>
    </w:p>
    <w:p w:rsidR="00000000" w:rsidDel="00000000" w:rsidP="00000000" w:rsidRDefault="00000000" w:rsidRPr="00000000" w14:paraId="000000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before the release of ChatGPT, the concept of Retrieval Augmented Generation (RAG) was introduced (Lewis et al., </w:t>
      </w:r>
      <w:commentRangeStart w:id="42"/>
      <w:r w:rsidDel="00000000" w:rsidR="00000000" w:rsidRPr="00000000">
        <w:rPr>
          <w:rFonts w:ascii="Georgia" w:cs="Georgia" w:eastAsia="Georgia" w:hAnsi="Georgia"/>
          <w:sz w:val="22"/>
          <w:szCs w:val="22"/>
          <w:rtl w:val="0"/>
        </w:rPr>
        <w:t xml:space="preserve">2020</w:t>
      </w:r>
      <w:commentRangeEnd w:id="42"/>
      <w:r w:rsidDel="00000000" w:rsidR="00000000" w:rsidRPr="00000000">
        <w:commentReference w:id="42"/>
      </w:r>
      <w:r w:rsidDel="00000000" w:rsidR="00000000" w:rsidRPr="00000000">
        <w:rPr>
          <w:rFonts w:ascii="Georgia" w:cs="Georgia" w:eastAsia="Georgia" w:hAnsi="Georgia"/>
          <w:sz w:val="22"/>
          <w:szCs w:val="22"/>
          <w:rtl w:val="0"/>
        </w:rPr>
        <w:t xml:space="preserve">). This </w:t>
      </w:r>
      <w:ins w:author="Stefanie B." w:id="24" w:date="2026-05-11T12:55:13Z">
        <w:r w:rsidDel="00000000" w:rsidR="00000000" w:rsidRPr="00000000">
          <w:rPr>
            <w:rtl w:val="0"/>
            <w:rPrChange w:author="Stefanie B." w:id="25" w:date="2026-05-11T12:55:13Z">
              <w:rPr>
                <w:rFonts w:ascii="Georgia" w:cs="Georgia" w:eastAsia="Georgia" w:hAnsi="Georgia"/>
                <w:sz w:val="22"/>
                <w:szCs w:val="22"/>
              </w:rPr>
            </w:rPrChange>
          </w:rPr>
          <w:t xml:space="preserve">development </w:t>
        </w:r>
      </w:ins>
      <w:r w:rsidDel="00000000" w:rsidR="00000000" w:rsidRPr="00000000">
        <w:rPr>
          <w:rFonts w:ascii="Georgia" w:cs="Georgia" w:eastAsia="Georgia" w:hAnsi="Georgia"/>
          <w:sz w:val="22"/>
          <w:szCs w:val="22"/>
          <w:rtl w:val="0"/>
        </w:rPr>
        <w:t xml:space="preserve">was immediately relevant for business to </w:t>
      </w:r>
      <w:ins w:author="Stefanie B." w:id="26" w:date="2026-05-11T12:54:33Z">
        <w:r w:rsidDel="00000000" w:rsidR="00000000" w:rsidRPr="00000000">
          <w:rPr>
            <w:rtl w:val="0"/>
            <w:rPrChange w:author="Stefanie B." w:id="27" w:date="2026-05-11T12:54:33Z">
              <w:rPr>
                <w:rFonts w:ascii="Georgia" w:cs="Georgia" w:eastAsia="Georgia" w:hAnsi="Georgia"/>
                <w:sz w:val="22"/>
                <w:szCs w:val="22"/>
              </w:rPr>
            </w:rPrChange>
          </w:rPr>
          <w:t xml:space="preserve">put</w:t>
        </w:r>
      </w:ins>
      <w:del w:author="Stefanie B." w:id="26" w:date="2026-05-11T12:54:33Z">
        <w:r w:rsidDel="00000000" w:rsidR="00000000" w:rsidRPr="00000000">
          <w:rPr>
            <w:rtl w:val="0"/>
            <w:rPrChange w:author="Stefanie B." w:id="27" w:date="2026-05-11T12:54:33Z">
              <w:rPr>
                <w:rFonts w:ascii="Georgia" w:cs="Georgia" w:eastAsia="Georgia" w:hAnsi="Georgia"/>
                <w:sz w:val="22"/>
                <w:szCs w:val="22"/>
              </w:rPr>
            </w:rPrChange>
          </w:rPr>
          <w:delText xml:space="preserve">get </w:delText>
        </w:r>
      </w:del>
      <w:ins w:author="Stefanie B." w:id="26" w:date="2026-05-11T12:54:33Z">
        <w:r w:rsidDel="00000000" w:rsidR="00000000" w:rsidRPr="00000000">
          <w:rPr>
            <w:rtl w:val="0"/>
            <w:rPrChange w:author="Stefanie B." w:id="27" w:date="2026-05-11T12:54:33Z">
              <w:rPr>
                <w:rFonts w:ascii="Georgia" w:cs="Georgia" w:eastAsia="Georgia" w:hAnsi="Georgia"/>
                <w:sz w:val="22"/>
                <w:szCs w:val="22"/>
              </w:rPr>
            </w:rPrChange>
          </w:rPr>
          <w:t xml:space="preserve"> </w:t>
        </w:r>
      </w:ins>
      <w:r w:rsidDel="00000000" w:rsidR="00000000" w:rsidRPr="00000000">
        <w:rPr>
          <w:rFonts w:ascii="Georgia" w:cs="Georgia" w:eastAsia="Georgia" w:hAnsi="Georgia"/>
          <w:sz w:val="22"/>
          <w:szCs w:val="22"/>
          <w:rtl w:val="0"/>
        </w:rPr>
        <w:t xml:space="preserve">additional information into the context of the model. The additional information loaded through RAG can be anything, including business- or project-related content or publicly available information</w:t>
      </w:r>
      <w:r w:rsidDel="00000000" w:rsidR="00000000" w:rsidRPr="00000000">
        <w:rPr>
          <w:rtl w:val="0"/>
        </w:rPr>
        <w:t xml:space="preserve"> (Gao et al., 2023).</w:t>
      </w:r>
      <w:r w:rsidDel="00000000" w:rsidR="00000000" w:rsidRPr="00000000">
        <w:rPr>
          <w:rFonts w:ascii="Georgia" w:cs="Georgia" w:eastAsia="Georgia" w:hAnsi="Georgia"/>
          <w:sz w:val="22"/>
          <w:szCs w:val="22"/>
          <w:rtl w:val="0"/>
        </w:rPr>
        <w:t xml:space="preserve"> </w:t>
      </w:r>
      <w:ins w:author="Stefanie B." w:id="28" w:date="2026-05-11T12:55:23Z">
        <w:r w:rsidDel="00000000" w:rsidR="00000000" w:rsidRPr="00000000">
          <w:rPr>
            <w:rtl w:val="0"/>
            <w:rPrChange w:author="Stefanie B." w:id="29" w:date="2026-05-11T12:55:23Z">
              <w:rPr>
                <w:rFonts w:ascii="Georgia" w:cs="Georgia" w:eastAsia="Georgia" w:hAnsi="Georgia"/>
                <w:sz w:val="22"/>
                <w:szCs w:val="22"/>
              </w:rPr>
            </w:rPrChange>
          </w:rPr>
          <w:t xml:space="preserve">RAG </w:t>
        </w:r>
      </w:ins>
      <w:del w:author="Stefanie B." w:id="28" w:date="2026-05-11T12:55:23Z">
        <w:r w:rsidDel="00000000" w:rsidR="00000000" w:rsidRPr="00000000">
          <w:rPr>
            <w:rFonts w:ascii="Georgia" w:cs="Georgia" w:eastAsia="Georgia" w:hAnsi="Georgia"/>
            <w:sz w:val="22"/>
            <w:szCs w:val="22"/>
            <w:rtl w:val="0"/>
          </w:rPr>
          <w:delText xml:space="preserve">This </w:delText>
        </w:r>
      </w:del>
      <w:r w:rsidDel="00000000" w:rsidR="00000000" w:rsidRPr="00000000">
        <w:rPr>
          <w:rFonts w:ascii="Georgia" w:cs="Georgia" w:eastAsia="Georgia" w:hAnsi="Georgia"/>
          <w:sz w:val="22"/>
          <w:szCs w:val="22"/>
          <w:rtl w:val="0"/>
        </w:rPr>
        <w:t xml:space="preserve">powers the AI system with additional knowledge that typically is directly related to the posed prompt (Lewis et al., 2020; Gao et al., </w:t>
      </w:r>
      <w:commentRangeStart w:id="43"/>
      <w:commentRangeStart w:id="44"/>
      <w:r w:rsidDel="00000000" w:rsidR="00000000" w:rsidRPr="00000000">
        <w:rPr>
          <w:rFonts w:ascii="Georgia" w:cs="Georgia" w:eastAsia="Georgia" w:hAnsi="Georgia"/>
          <w:sz w:val="22"/>
          <w:szCs w:val="22"/>
          <w:rtl w:val="0"/>
        </w:rPr>
        <w:t xml:space="preserve">2023</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t xml:space="preserve">)</w:t>
      </w:r>
      <w:r w:rsidDel="00000000" w:rsidR="00000000" w:rsidRPr="00000000">
        <w:rPr>
          <w:rFonts w:ascii="Georgia" w:cs="Georgia" w:eastAsia="Georgia" w:hAnsi="Georgia"/>
          <w:sz w:val="22"/>
          <w:szCs w:val="22"/>
          <w:rtl w:val="0"/>
        </w:rPr>
        <w:t xml:space="preserve">.</w:t>
      </w:r>
      <w:ins w:author="Stefanie B." w:id="30" w:date="2026-05-11T12:55:28Z">
        <w:r w:rsidDel="00000000" w:rsidR="00000000" w:rsidRPr="00000000">
          <w:rPr>
            <w:rFonts w:ascii="Georgia" w:cs="Georgia" w:eastAsia="Georgia" w:hAnsi="Georgia"/>
            <w:sz w:val="22"/>
            <w:szCs w:val="22"/>
            <w:rtl w:val="0"/>
          </w:rPr>
          <w:t xml:space="preserve"> </w:t>
        </w:r>
      </w:ins>
      <w:r w:rsidDel="00000000" w:rsidR="00000000" w:rsidRPr="00000000">
        <w:rPr>
          <w:rtl w:val="0"/>
        </w:rPr>
      </w:r>
    </w:p>
    <w:p w:rsidR="00000000" w:rsidDel="00000000" w:rsidP="00000000" w:rsidRDefault="00000000" w:rsidRPr="00000000" w14:paraId="00000084">
      <w:pPr>
        <w:rPr/>
      </w:pPr>
      <w:commentRangeStart w:id="45"/>
      <w:r w:rsidDel="00000000" w:rsidR="00000000" w:rsidRPr="00000000">
        <w:rPr>
          <w:rtl w:val="0"/>
        </w:rPr>
        <w:t xml:space="preserve">After the ability </w:t>
      </w:r>
      <w:ins w:author="Stefanie B." w:id="31" w:date="2026-05-11T12:55:57Z">
        <w:r w:rsidDel="00000000" w:rsidR="00000000" w:rsidRPr="00000000">
          <w:rPr>
            <w:rtl w:val="0"/>
          </w:rPr>
          <w:t xml:space="preserve">of AI </w:t>
        </w:r>
      </w:ins>
      <w:r w:rsidDel="00000000" w:rsidR="00000000" w:rsidRPr="00000000">
        <w:rPr>
          <w:rtl w:val="0"/>
        </w:rPr>
        <w:t xml:space="preserve">to retrieve external </w:t>
      </w:r>
      <w:commentRangeStart w:id="46"/>
      <w:r w:rsidDel="00000000" w:rsidR="00000000" w:rsidRPr="00000000">
        <w:rPr>
          <w:rtl w:val="0"/>
        </w:rPr>
        <w:t xml:space="preserve">context</w:t>
      </w:r>
      <w:commentRangeEnd w:id="46"/>
      <w:r w:rsidDel="00000000" w:rsidR="00000000" w:rsidRPr="00000000">
        <w:commentReference w:id="46"/>
      </w:r>
      <w:r w:rsidDel="00000000" w:rsidR="00000000" w:rsidRPr="00000000">
        <w:rPr>
          <w:rtl w:val="0"/>
        </w:rPr>
        <w:t xml:space="preserve">, the ability to act was a vital next step in the</w:t>
      </w:r>
      <w:commentRangeStart w:id="47"/>
      <w:r w:rsidDel="00000000" w:rsidR="00000000" w:rsidRPr="00000000">
        <w:rPr>
          <w:rtl w:val="0"/>
        </w:rPr>
        <w:t xml:space="preserve"> development of agentic systems. </w:t>
      </w:r>
      <w:commentRangeEnd w:id="47"/>
      <w:r w:rsidDel="00000000" w:rsidR="00000000" w:rsidRPr="00000000">
        <w:commentReference w:id="47"/>
      </w:r>
      <w:r w:rsidDel="00000000" w:rsidR="00000000" w:rsidRPr="00000000">
        <w:rPr>
          <w:rtl w:val="0"/>
        </w:rPr>
        <w:t xml:space="preserve">A key conceptual step was the </w:t>
      </w:r>
      <w:commentRangeStart w:id="48"/>
      <w:r w:rsidDel="00000000" w:rsidR="00000000" w:rsidRPr="00000000">
        <w:rPr>
          <w:rtl w:val="0"/>
        </w:rPr>
        <w:t xml:space="preserve">ReAct</w:t>
      </w:r>
      <w:commentRangeEnd w:id="48"/>
      <w:r w:rsidDel="00000000" w:rsidR="00000000" w:rsidRPr="00000000">
        <w:commentReference w:id="48"/>
      </w:r>
      <w:r w:rsidDel="00000000" w:rsidR="00000000" w:rsidRPr="00000000">
        <w:rPr>
          <w:rtl w:val="0"/>
        </w:rPr>
        <w:t xml:space="preserve"> framework, which showed how LLMs could combine reasoning (Re) and acting (Act) in an iterative process, leveraging the results of an action to consider what a next step might be (Yao et al., 2023). The ability to consider actions and affect external systems enabled AI agents to act on behalf of the user and affect business applications (</w:t>
      </w:r>
      <w:r w:rsidDel="00000000" w:rsidR="00000000" w:rsidRPr="00000000">
        <w:rPr>
          <w:rtl w:val="0"/>
        </w:rPr>
        <w:t xml:space="preserve">Hughes et al., 2025). </w:t>
      </w:r>
      <w:del w:author="Stefanie B." w:id="32" w:date="2026-05-11T12:58:57Z">
        <w:r w:rsidDel="00000000" w:rsidR="00000000" w:rsidRPr="00000000">
          <w:rPr>
            <w:rtl w:val="0"/>
          </w:rPr>
          <w:delText xml:space="preserve">I.e.,</w:delText>
        </w:r>
      </w:del>
      <w:r w:rsidDel="00000000" w:rsidR="00000000" w:rsidRPr="00000000">
        <w:rPr>
          <w:rtl w:val="0"/>
        </w:rPr>
        <w:t xml:space="preserve"> </w:t>
      </w:r>
      <w:ins w:author="Stefanie B." w:id="33" w:date="2026-05-11T12:59:01Z">
        <w:r w:rsidDel="00000000" w:rsidR="00000000" w:rsidRPr="00000000">
          <w:rPr>
            <w:rtl w:val="0"/>
          </w:rPr>
          <w:t xml:space="preserve">T</w:t>
        </w:r>
      </w:ins>
      <w:del w:author="Stefanie B." w:id="33" w:date="2026-05-11T12:59:01Z">
        <w:r w:rsidDel="00000000" w:rsidR="00000000" w:rsidRPr="00000000">
          <w:rPr>
            <w:rtl w:val="0"/>
          </w:rPr>
          <w:delText xml:space="preserve">t</w:delText>
        </w:r>
      </w:del>
      <w:r w:rsidDel="00000000" w:rsidR="00000000" w:rsidRPr="00000000">
        <w:rPr>
          <w:rtl w:val="0"/>
        </w:rPr>
        <w:t xml:space="preserve">his</w:t>
      </w:r>
      <w:ins w:author="Stefanie B." w:id="34" w:date="2026-05-11T12:59:03Z">
        <w:r w:rsidDel="00000000" w:rsidR="00000000" w:rsidRPr="00000000">
          <w:rPr>
            <w:rtl w:val="0"/>
          </w:rPr>
          <w:t xml:space="preserve"> ability to act</w:t>
        </w:r>
      </w:ins>
      <w:r w:rsidDel="00000000" w:rsidR="00000000" w:rsidRPr="00000000">
        <w:rPr>
          <w:rtl w:val="0"/>
        </w:rPr>
        <w:t xml:space="preserve"> results in a situation where an AI agent can work within systems at the behest of the user (Hughes et al., 2025). </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After the ReAct framework, many innovations, standards, and implementations that have built on this concept have improved the quality and availability of</w:t>
      </w:r>
      <w:commentRangeStart w:id="49"/>
      <w:r w:rsidDel="00000000" w:rsidR="00000000" w:rsidRPr="00000000">
        <w:rPr>
          <w:rtl w:val="0"/>
        </w:rPr>
        <w:t xml:space="preserve"> AI agents. </w:t>
      </w:r>
      <w:commentRangeEnd w:id="49"/>
      <w:r w:rsidDel="00000000" w:rsidR="00000000" w:rsidRPr="00000000">
        <w:commentReference w:id="49"/>
      </w:r>
      <w:r w:rsidDel="00000000" w:rsidR="00000000" w:rsidRPr="00000000">
        <w:rPr>
          <w:rtl w:val="0"/>
        </w:rPr>
        <w:t xml:space="preserve">This includes technical means like planning and external memory, early implementations like function calling in OpenAI (OpenAI, 2023), and the release of standards like the Model Context Protocol (MCP) (</w:t>
      </w:r>
      <w:r w:rsidDel="00000000" w:rsidR="00000000" w:rsidRPr="00000000">
        <w:rPr>
          <w:highlight w:val="white"/>
          <w:rtl w:val="0"/>
        </w:rPr>
        <w:t xml:space="preserve">Anthropic, 2024) </w:t>
      </w:r>
      <w:r w:rsidDel="00000000" w:rsidR="00000000" w:rsidRPr="00000000">
        <w:rPr>
          <w:rtl w:val="0"/>
        </w:rPr>
        <w:t xml:space="preserve">and Skills standards (</w:t>
      </w:r>
      <w:r w:rsidDel="00000000" w:rsidR="00000000" w:rsidRPr="00000000">
        <w:rPr>
          <w:highlight w:val="white"/>
          <w:rtl w:val="0"/>
        </w:rPr>
        <w:t xml:space="preserve">Anthropic, 2025)</w:t>
      </w:r>
      <w:r w:rsidDel="00000000" w:rsidR="00000000" w:rsidRPr="00000000">
        <w:rPr>
          <w:rtl w:val="0"/>
        </w:rPr>
        <w:t xml:space="preserve">. These standards have created a situation where specific agentic capabilities, like task execution, have become common in consumer-grade AI </w:t>
      </w:r>
      <w:commentRangeStart w:id="50"/>
      <w:r w:rsidDel="00000000" w:rsidR="00000000" w:rsidRPr="00000000">
        <w:rPr>
          <w:rtl w:val="0"/>
        </w:rPr>
        <w:t xml:space="preserve">software</w:t>
      </w:r>
      <w:commentRangeEnd w:id="50"/>
      <w:r w:rsidDel="00000000" w:rsidR="00000000" w:rsidRPr="00000000">
        <w:commentReference w:id="50"/>
      </w:r>
      <w:r w:rsidDel="00000000" w:rsidR="00000000" w:rsidRPr="00000000">
        <w:rPr>
          <w:rtl w:val="0"/>
        </w:rPr>
        <w:t xml:space="preserve">. For instance, the skills standard is now supported in tools like Claude and ChatGPT (</w:t>
      </w:r>
      <w:r w:rsidDel="00000000" w:rsidR="00000000" w:rsidRPr="00000000">
        <w:rPr>
          <w:highlight w:val="white"/>
          <w:rtl w:val="0"/>
        </w:rPr>
        <w:t xml:space="preserve">Claude, 2025; ChatGPT, 2026</w:t>
      </w:r>
      <w:r w:rsidDel="00000000" w:rsidR="00000000" w:rsidRPr="00000000">
        <w:rPr>
          <w:rtl w:val="0"/>
        </w:rPr>
        <w:t xml:space="preserve">).</w:t>
      </w:r>
    </w:p>
    <w:p w:rsidR="00000000" w:rsidDel="00000000" w:rsidP="00000000" w:rsidRDefault="00000000" w:rsidRPr="00000000" w14:paraId="00000086">
      <w:pPr>
        <w:rPr>
          <w:rFonts w:ascii="Georgia" w:cs="Georgia" w:eastAsia="Georgia" w:hAnsi="Georgia"/>
          <w:sz w:val="22"/>
          <w:szCs w:val="22"/>
        </w:rPr>
      </w:pPr>
      <w:r w:rsidDel="00000000" w:rsidR="00000000" w:rsidRPr="00000000">
        <w:rPr>
          <w:rtl w:val="0"/>
        </w:rPr>
        <w:t xml:space="preserve">Tool </w:t>
      </w:r>
      <w:commentRangeStart w:id="51"/>
      <w:r w:rsidDel="00000000" w:rsidR="00000000" w:rsidRPr="00000000">
        <w:rPr>
          <w:rtl w:val="0"/>
        </w:rPr>
        <w:t xml:space="preserve">calling</w:t>
      </w:r>
      <w:commentRangeEnd w:id="51"/>
      <w:r w:rsidDel="00000000" w:rsidR="00000000" w:rsidRPr="00000000">
        <w:commentReference w:id="51"/>
      </w:r>
      <w:r w:rsidDel="00000000" w:rsidR="00000000" w:rsidRPr="00000000">
        <w:rPr>
          <w:rFonts w:ascii="Georgia" w:cs="Georgia" w:eastAsia="Georgia" w:hAnsi="Georgia"/>
          <w:sz w:val="22"/>
          <w:szCs w:val="22"/>
          <w:rtl w:val="0"/>
        </w:rPr>
        <w:t xml:space="preserve"> is the foundation for both AI agents and </w:t>
      </w:r>
      <w:r w:rsidDel="00000000" w:rsidR="00000000" w:rsidRPr="00000000">
        <w:rPr>
          <w:rtl w:val="0"/>
        </w:rPr>
        <w:t xml:space="preserve">agentic</w:t>
      </w:r>
      <w:r w:rsidDel="00000000" w:rsidR="00000000" w:rsidRPr="00000000">
        <w:rPr>
          <w:rFonts w:ascii="Georgia" w:cs="Georgia" w:eastAsia="Georgia" w:hAnsi="Georgia"/>
          <w:sz w:val="22"/>
          <w:szCs w:val="22"/>
          <w:rtl w:val="0"/>
        </w:rPr>
        <w:t xml:space="preserve"> AI. And allows for AI to perform a much broader set of activities </w:t>
      </w:r>
      <w:r w:rsidDel="00000000" w:rsidR="00000000" w:rsidRPr="00000000">
        <w:rPr>
          <w:rtl w:val="0"/>
        </w:rPr>
        <w:t xml:space="preserve">(Hughes et al., 2025</w:t>
      </w:r>
      <w:r w:rsidDel="00000000" w:rsidR="00000000" w:rsidRPr="00000000">
        <w:rPr>
          <w:rtl w:val="0"/>
        </w:rPr>
        <w:t xml:space="preserve">)</w:t>
      </w:r>
      <w:r w:rsidDel="00000000" w:rsidR="00000000" w:rsidRPr="00000000">
        <w:rPr>
          <w:rFonts w:ascii="Georgia" w:cs="Georgia" w:eastAsia="Georgia" w:hAnsi="Georgia"/>
          <w:sz w:val="22"/>
          <w:szCs w:val="22"/>
          <w:rtl w:val="0"/>
        </w:rPr>
        <w:t xml:space="preserve">. Nowadays AI is capable of setting goals, planning to achieve these goals, and performing the steps of the plan</w:t>
      </w:r>
      <w:r w:rsidDel="00000000" w:rsidR="00000000" w:rsidRPr="00000000">
        <w:rPr>
          <w:rtl w:val="0"/>
        </w:rPr>
        <w:t xml:space="preserve"> </w:t>
      </w:r>
      <w:r w:rsidDel="00000000" w:rsidR="00000000" w:rsidRPr="00000000">
        <w:rPr>
          <w:rtl w:val="0"/>
        </w:rPr>
        <w:t xml:space="preserve">(Hughes et al., 2025</w:t>
      </w:r>
      <w:r w:rsidDel="00000000" w:rsidR="00000000" w:rsidRPr="00000000">
        <w:rPr>
          <w:rtl w:val="0"/>
        </w:rPr>
        <w:t xml:space="preserve">)</w:t>
      </w:r>
      <w:r w:rsidDel="00000000" w:rsidR="00000000" w:rsidRPr="00000000">
        <w:rPr>
          <w:rFonts w:ascii="Georgia" w:cs="Georgia" w:eastAsia="Georgia" w:hAnsi="Georgia"/>
          <w:sz w:val="22"/>
          <w:szCs w:val="22"/>
          <w:rtl w:val="0"/>
        </w:rPr>
        <w:t xml:space="preserve">. This includes retrying and changing the plan when hurdles or unexpected input are found.</w:t>
      </w:r>
    </w:p>
    <w:p w:rsidR="00000000" w:rsidDel="00000000" w:rsidP="00000000" w:rsidRDefault="00000000" w:rsidRPr="00000000" w14:paraId="00000087">
      <w:pPr>
        <w:rPr/>
      </w:pPr>
      <w:r w:rsidDel="00000000" w:rsidR="00000000" w:rsidRPr="00000000">
        <w:rPr>
          <w:rFonts w:ascii="Georgia" w:cs="Georgia" w:eastAsia="Georgia" w:hAnsi="Georgia"/>
          <w:sz w:val="22"/>
          <w:szCs w:val="22"/>
          <w:rtl w:val="0"/>
        </w:rPr>
        <w:t xml:space="preserve">This allows AI to not only be usable for content generation and </w:t>
      </w:r>
      <w:r w:rsidDel="00000000" w:rsidR="00000000" w:rsidRPr="00000000">
        <w:rPr>
          <w:rtl w:val="0"/>
        </w:rPr>
        <w:t xml:space="preserve">for brainstorming but also to interact with traditional software </w:t>
      </w:r>
      <w:r w:rsidDel="00000000" w:rsidR="00000000" w:rsidRPr="00000000">
        <w:rPr>
          <w:rtl w:val="0"/>
        </w:rPr>
        <w:t xml:space="preserve">(Hughes et al., 2025</w:t>
      </w:r>
      <w:r w:rsidDel="00000000" w:rsidR="00000000" w:rsidRPr="00000000">
        <w:rPr>
          <w:rtl w:val="0"/>
        </w:rPr>
        <w:t xml:space="preserve">). This, in turn, provides the basis for a world where marketers can use AI with the systems they already use, like marketing automation platforms, </w:t>
      </w:r>
      <w:commentRangeStart w:id="52"/>
      <w:r w:rsidDel="00000000" w:rsidR="00000000" w:rsidRPr="00000000">
        <w:rPr>
          <w:rtl w:val="0"/>
        </w:rPr>
        <w:t xml:space="preserve">CRM </w:t>
      </w:r>
      <w:commentRangeEnd w:id="52"/>
      <w:r w:rsidDel="00000000" w:rsidR="00000000" w:rsidRPr="00000000">
        <w:commentReference w:id="52"/>
      </w:r>
      <w:r w:rsidDel="00000000" w:rsidR="00000000" w:rsidRPr="00000000">
        <w:rPr>
          <w:rtl w:val="0"/>
        </w:rPr>
        <w:t xml:space="preserve">systems, and the like </w:t>
      </w:r>
      <w:r w:rsidDel="00000000" w:rsidR="00000000" w:rsidRPr="00000000">
        <w:rPr>
          <w:rtl w:val="0"/>
        </w:rPr>
        <w:t xml:space="preserve">(Hughes et al., </w:t>
      </w:r>
      <w:commentRangeStart w:id="53"/>
      <w:r w:rsidDel="00000000" w:rsidR="00000000" w:rsidRPr="00000000">
        <w:rPr>
          <w:rtl w:val="0"/>
        </w:rPr>
        <w:t xml:space="preserve">2025</w:t>
      </w:r>
      <w:commentRangeEnd w:id="53"/>
      <w:r w:rsidDel="00000000" w:rsidR="00000000" w:rsidRPr="00000000">
        <w:commentReference w:id="53"/>
      </w:r>
      <w:r w:rsidDel="00000000" w:rsidR="00000000" w:rsidRPr="00000000">
        <w:rPr>
          <w:rtl w:val="0"/>
        </w:rPr>
        <w:t xml:space="preserve">).</w:t>
      </w:r>
    </w:p>
    <w:p w:rsidR="00000000" w:rsidDel="00000000" w:rsidP="00000000" w:rsidRDefault="00000000" w:rsidRPr="00000000" w14:paraId="00000088">
      <w:pPr>
        <w:pStyle w:val="Heading3"/>
        <w:rPr/>
      </w:pPr>
      <w:bookmarkStart w:colFirst="0" w:colLast="0" w:name="_ub1qv02kke7k" w:id="11"/>
      <w:bookmarkEnd w:id="11"/>
      <w:r w:rsidDel="00000000" w:rsidR="00000000" w:rsidRPr="00000000">
        <w:rPr>
          <w:rtl w:val="0"/>
        </w:rPr>
        <w:t xml:space="preserve">2.1.4.</w:t>
        <w:tab/>
        <w:t xml:space="preserve">Definition of Agentic AI</w:t>
      </w:r>
    </w:p>
    <w:p w:rsidR="00000000" w:rsidDel="00000000" w:rsidP="00000000" w:rsidRDefault="00000000" w:rsidRPr="00000000" w14:paraId="00000089">
      <w:pPr>
        <w:rPr/>
      </w:pPr>
      <w:r w:rsidDel="00000000" w:rsidR="00000000" w:rsidRPr="00000000">
        <w:rPr>
          <w:rtl w:val="0"/>
        </w:rPr>
        <w:t xml:space="preserve">While the technological progress towards agentic AI is highly concrete, the definition of agentic AI varies. </w:t>
      </w:r>
      <w:r w:rsidDel="00000000" w:rsidR="00000000" w:rsidRPr="00000000">
        <w:rPr>
          <w:highlight w:val="white"/>
          <w:rtl w:val="0"/>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54"/>
      <w:r w:rsidDel="00000000" w:rsidR="00000000" w:rsidRPr="00000000">
        <w:rPr>
          <w:highlight w:val="white"/>
          <w:rtl w:val="0"/>
        </w:rPr>
        <w:t xml:space="preserve">interprets</w:t>
      </w:r>
      <w:commentRangeEnd w:id="54"/>
      <w:r w:rsidDel="00000000" w:rsidR="00000000" w:rsidRPr="00000000">
        <w:commentReference w:id="54"/>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8A">
      <w:pPr>
        <w:pStyle w:val="Heading2"/>
        <w:rPr>
          <w:color w:val="00312a"/>
        </w:rPr>
      </w:pPr>
      <w:bookmarkStart w:colFirst="0" w:colLast="0" w:name="_2vf6sqrz2b2s" w:id="12"/>
      <w:bookmarkEnd w:id="12"/>
      <w:r w:rsidDel="00000000" w:rsidR="00000000" w:rsidRPr="00000000">
        <w:rPr>
          <w:color w:val="00312a"/>
          <w:rtl w:val="0"/>
        </w:rPr>
        <w:t xml:space="preserve">2.2. AI in the marketing context</w:t>
      </w:r>
    </w:p>
    <w:p w:rsidR="00000000" w:rsidDel="00000000" w:rsidP="00000000" w:rsidRDefault="00000000" w:rsidRPr="00000000" w14:paraId="0000008B">
      <w:pPr>
        <w:rPr>
          <w:color w:val="00312a"/>
        </w:rPr>
      </w:pPr>
      <w:r w:rsidDel="00000000" w:rsidR="00000000" w:rsidRPr="00000000">
        <w:rPr>
          <w:color w:val="00312a"/>
          <w:rtl w:val="0"/>
        </w:rPr>
        <w:t xml:space="preserve">Marketing is a particularly relevant context for AI adoption because marketing departments already operate at the boundary between data, technology, creativity, customer interaction, and commercial </w:t>
      </w:r>
      <w:commentRangeStart w:id="55"/>
      <w:r w:rsidDel="00000000" w:rsidR="00000000" w:rsidRPr="00000000">
        <w:rPr>
          <w:color w:val="00312a"/>
          <w:rtl w:val="0"/>
        </w:rPr>
        <w:t xml:space="preserve">performance</w:t>
      </w:r>
      <w:commentRangeEnd w:id="55"/>
      <w:r w:rsidDel="00000000" w:rsidR="00000000" w:rsidRPr="00000000">
        <w:commentReference w:id="55"/>
      </w:r>
      <w:r w:rsidDel="00000000" w:rsidR="00000000" w:rsidRPr="00000000">
        <w:rPr>
          <w:color w:val="00312a"/>
          <w:rtl w:val="0"/>
        </w:rPr>
        <w:t xml:space="preserve">. The AI marketing literature shows that AI can contribute across the marketing process rather than only within </w:t>
      </w:r>
      <w:commentRangeStart w:id="56"/>
      <w:r w:rsidDel="00000000" w:rsidR="00000000" w:rsidRPr="00000000">
        <w:rPr>
          <w:color w:val="00312a"/>
          <w:rtl w:val="0"/>
        </w:rPr>
        <w:t xml:space="preserve">communications</w:t>
      </w:r>
      <w:commentRangeEnd w:id="56"/>
      <w:r w:rsidDel="00000000" w:rsidR="00000000" w:rsidRPr="00000000">
        <w:commentReference w:id="56"/>
      </w:r>
      <w:r w:rsidDel="00000000" w:rsidR="00000000" w:rsidRPr="00000000">
        <w:rPr>
          <w:color w:val="00312a"/>
          <w:rtl w:val="0"/>
        </w:rPr>
        <w:t xml:space="preserve">.</w:t>
      </w:r>
    </w:p>
    <w:p w:rsidR="00000000" w:rsidDel="00000000" w:rsidP="00000000" w:rsidRDefault="00000000" w:rsidRPr="00000000" w14:paraId="0000008C">
      <w:pPr>
        <w:rPr>
          <w:color w:val="00312a"/>
        </w:rPr>
      </w:pPr>
      <w:r w:rsidDel="00000000" w:rsidR="00000000" w:rsidRPr="00000000">
        <w:rPr>
          <w:color w:val="00312a"/>
          <w:rtl w:val="0"/>
        </w:rPr>
        <w:t xml:space="preserve">Generative </w:t>
      </w:r>
      <w:commentRangeStart w:id="57"/>
      <w:r w:rsidDel="00000000" w:rsidR="00000000" w:rsidRPr="00000000">
        <w:rPr>
          <w:color w:val="00312a"/>
          <w:rtl w:val="0"/>
        </w:rPr>
        <w:t xml:space="preserve">AI</w:t>
      </w:r>
      <w:commentRangeEnd w:id="57"/>
      <w:r w:rsidDel="00000000" w:rsidR="00000000" w:rsidRPr="00000000">
        <w:commentReference w:id="57"/>
      </w:r>
      <w:r w:rsidDel="00000000" w:rsidR="00000000" w:rsidRPr="00000000">
        <w:rPr>
          <w:color w:val="00312a"/>
          <w:rtl w:val="0"/>
        </w:rPr>
        <w:t xml:space="preserve"> adds a new layer to this literature.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58"/>
      <w:r w:rsidDel="00000000" w:rsidR="00000000" w:rsidRPr="00000000">
        <w:rPr>
          <w:color w:val="00312a"/>
          <w:rtl w:val="0"/>
        </w:rPr>
        <w:t xml:space="preserve">how marketing managers create value with agentic systems beyond content generation.</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8D">
      <w:pPr>
        <w:rPr>
          <w:color w:val="00312a"/>
        </w:rPr>
      </w:pPr>
      <w:commentRangeStart w:id="59"/>
      <w:r w:rsidDel="00000000" w:rsidR="00000000" w:rsidRPr="00000000">
        <w:rPr>
          <w:color w:val="00312a"/>
          <w:rtl w:val="0"/>
        </w:rPr>
        <w:t xml:space="preserve">The marketing context also makes the concept of value ambiguous. A marketing manager may define value as lower cost per campaign, faster execution, higher quality creative work, better customer experience, more accurate targeting, higher revenue, better learning velocity, stronger brand consistency, or improved employee </w:t>
      </w:r>
      <w:commentRangeStart w:id="60"/>
      <w:r w:rsidDel="00000000" w:rsidR="00000000" w:rsidRPr="00000000">
        <w:rPr>
          <w:color w:val="00312a"/>
          <w:rtl w:val="0"/>
        </w:rPr>
        <w:t xml:space="preserve">productivity</w:t>
      </w:r>
      <w:commentRangeEnd w:id="60"/>
      <w:r w:rsidDel="00000000" w:rsidR="00000000" w:rsidRPr="00000000">
        <w:commentReference w:id="60"/>
      </w:r>
      <w:r w:rsidDel="00000000" w:rsidR="00000000" w:rsidRPr="00000000">
        <w:rPr>
          <w:color w:val="00312a"/>
          <w:rtl w:val="0"/>
        </w:rPr>
        <w:t xml:space="preserve">. Agentic AI may contribute to several of these outcomes simultaneously, but it may also create tensions among them. For example, greater automation may reduce operational cost but increase governance burden. More personalization may increase relevance but create privacy and trust concerns. Faster content generation may increase throughput but reduce distinctiveness if many firms use similar models and prompts. Therefore, the literature suggests that value creation with agentic AI should be examined as a situated managerial process rather than as a purely technical effect.</w:t>
      </w:r>
    </w:p>
    <w:p w:rsidR="00000000" w:rsidDel="00000000" w:rsidP="00000000" w:rsidRDefault="00000000" w:rsidRPr="00000000" w14:paraId="0000008E">
      <w:pPr>
        <w:rPr>
          <w:color w:val="00312a"/>
        </w:rPr>
      </w:pPr>
      <w:r w:rsidDel="00000000" w:rsidR="00000000" w:rsidRPr="00000000">
        <w:rPr>
          <w:color w:val="00312a"/>
          <w:rtl w:val="0"/>
        </w:rPr>
        <w:t xml:space="preserve">The organizational adoption literature reinforces this point. Generative AI adoption is shaped by technological factors such as perceived usefulness, data availability, integration complexity, and security; organizational factors such as leadership support, skills, resources, and governance; and environmental factors such as competitive pressure and institutional expectations (Agrawal, 2023). Strategic reviews of AI and business value similarly emphasize that AI creates value when it is aligned with organizational strategy, knowledge management, decision-making, and service innovation rather than treated as an isolated technology project (Enholm et al., 2022; Kitsios &amp; Kamariotou, 2021). For marketing managers, this implies that agentic AI value creation requires translation work: they must convert a broad technological possibility into a bounded use case, a workflow, a governance model, a measurement approach, and an adoption story that makes sense to their team.</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08F">
      <w:pPr>
        <w:pStyle w:val="Heading2"/>
        <w:rPr>
          <w:color w:val="00312a"/>
        </w:rPr>
      </w:pPr>
      <w:bookmarkStart w:colFirst="0" w:colLast="0" w:name="_z3s6q9rk0mxk" w:id="13"/>
      <w:bookmarkEnd w:id="13"/>
      <w:r w:rsidDel="00000000" w:rsidR="00000000" w:rsidRPr="00000000">
        <w:rPr>
          <w:color w:val="00312a"/>
          <w:rtl w:val="0"/>
        </w:rPr>
        <w:t xml:space="preserve">2.3.</w:t>
        <w:tab/>
        <w:t xml:space="preserve">Learnings from earlier waves of digital transformation</w:t>
      </w:r>
    </w:p>
    <w:p w:rsidR="00000000" w:rsidDel="00000000" w:rsidP="00000000" w:rsidRDefault="00000000" w:rsidRPr="00000000" w14:paraId="00000090">
      <w:pPr>
        <w:rPr>
          <w:color w:val="00312a"/>
        </w:rPr>
      </w:pPr>
      <w:commentRangeStart w:id="61"/>
      <w:r w:rsidDel="00000000" w:rsidR="00000000" w:rsidRPr="00000000">
        <w:rPr>
          <w:color w:val="00312a"/>
          <w:rtl w:val="0"/>
        </w:rPr>
        <w:t xml:space="preserve">The literature on digital transformation provides an important bridge between AI capability and managerial value creation. Digital transformation is not simply the adoption of digital tools; it involves changes in organizational processes, business models, capabilities, and sometimes organizational </w:t>
      </w:r>
      <w:commentRangeStart w:id="62"/>
      <w:r w:rsidDel="00000000" w:rsidR="00000000" w:rsidRPr="00000000">
        <w:rPr>
          <w:color w:val="00312a"/>
          <w:rtl w:val="0"/>
        </w:rPr>
        <w:t xml:space="preserve">identity</w:t>
      </w:r>
      <w:commentRangeEnd w:id="62"/>
      <w:r w:rsidDel="00000000" w:rsidR="00000000" w:rsidRPr="00000000">
        <w:commentReference w:id="62"/>
      </w:r>
      <w:r w:rsidDel="00000000" w:rsidR="00000000" w:rsidRPr="00000000">
        <w:rPr>
          <w:color w:val="00312a"/>
          <w:rtl w:val="0"/>
        </w:rPr>
        <w:t xml:space="preserve">. Verhoef et al. (2021) distinguish between digitization, digitalization, and digital transformation. Digitization converts analog information into digital form, digitalization uses digital technologies to improve existing processes, and digital transformation involves more substantial changes to business models and organizational logic. Wessel et al. (2021) similarly argue that digital transformation differs from traditional IT-enabled transformation because it can redefine an organization's value proposition rather than merely support it.</w:t>
      </w:r>
    </w:p>
    <w:p w:rsidR="00000000" w:rsidDel="00000000" w:rsidP="00000000" w:rsidRDefault="00000000" w:rsidRPr="00000000" w14:paraId="00000091">
      <w:pPr>
        <w:rPr>
          <w:color w:val="00312a"/>
        </w:rPr>
      </w:pPr>
      <w:r w:rsidDel="00000000" w:rsidR="00000000" w:rsidRPr="00000000">
        <w:rPr>
          <w:color w:val="00312a"/>
          <w:rtl w:val="0"/>
        </w:rPr>
        <w:t xml:space="preserve">This distinction is central to the present study. If agentic AI is used only to draft emails or summarize documents, it may remain a digitalization tool that improves existing work. If it changes how marketing teams sense opportunities, allocate work, interact with customers, manage campaigns, or coordinate with sales and service, it may become part of digital transformation. Holmstrom (2022) argues that AI readiness is a necessary step in moving from AI experimentation to digital transformation because organizations must develop the capabilities, data, governance, and learning practices needed to use AI productively. This thesis therefore treats agentic AI adoption as a managerial and organizational phenomenon, not merely as a software implementation.</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092">
      <w:pPr>
        <w:rPr>
          <w:color w:val="00312a"/>
        </w:rPr>
      </w:pPr>
      <w:r w:rsidDel="00000000" w:rsidR="00000000" w:rsidRPr="00000000">
        <w:rPr>
          <w:color w:val="00312a"/>
          <w:rtl w:val="0"/>
        </w:rPr>
        <w:t xml:space="preserve">Dynamic capabilities theory is particularly useful in this context. Teece et al. (1997) </w:t>
      </w:r>
      <w:commentRangeStart w:id="63"/>
      <w:r w:rsidDel="00000000" w:rsidR="00000000" w:rsidRPr="00000000">
        <w:rPr>
          <w:color w:val="00312a"/>
          <w:rtl w:val="0"/>
        </w:rPr>
        <w:t xml:space="preserve">define dynamic capabilities as the ability of a firm to integrate, build, and reconfigure internal and external competences in response to changing environments. Warner and Wager (2019) apply this perspective to digital transformation and show that incumbents build digital transformation capabilities through ongoing strategic renewal, including changes to business models, collaboration, and culture. Hanelt et al. (2021) argue that digital transformation pushes firms toward more malleable organizational designs and continuous adaptation within digital ecosystems. Ellstrom et al. (2021) identify sensing, seizing, and reconfiguring routines relevant for digital transformation, including digital sensing, digital strategy development, and creation of unified digital infrastructure.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093">
      <w:pPr>
        <w:rPr>
          <w:strike w:val="1"/>
          <w:color w:val="00312a"/>
        </w:rPr>
      </w:pPr>
      <w:commentRangeStart w:id="64"/>
      <w:commentRangeStart w:id="65"/>
      <w:r w:rsidDel="00000000" w:rsidR="00000000" w:rsidRPr="00000000">
        <w:rPr>
          <w:strike w:val="1"/>
          <w:color w:val="00312a"/>
          <w:rtl w:val="0"/>
        </w:rPr>
        <w:t xml:space="preserve">These insights suggest three lessons for agentic AI in marketing. First, value creation starts with sensing: managers must identify where agentic AI can address meaningful marketing problems rather than chase technological novelty. Second, value creation requires seizing: managers must select opportunities, allocate resources, design governance, and translate technological possibilities into concrete practices. Third, value creation requires reconfiguring: teams may need new roles, workflows, data foundations, approval mechanisms, metrics, and relationships with vendors or technology teams. These lessons map directly onto the subquestions of this thesis: how managers identify and translate opportunities, how they enable adoption, and how they navigate obstacles and risks.</w:t>
      </w:r>
      <w:commentRangeEnd w:id="64"/>
      <w:r w:rsidDel="00000000" w:rsidR="00000000" w:rsidRPr="00000000">
        <w:commentReference w:id="64"/>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094">
      <w:pPr>
        <w:rPr>
          <w:color w:val="00312a"/>
        </w:rPr>
      </w:pPr>
      <w:r w:rsidDel="00000000" w:rsidR="00000000" w:rsidRPr="00000000">
        <w:rPr>
          <w:color w:val="00312a"/>
          <w:rtl w:val="0"/>
        </w:rPr>
        <w:t xml:space="preserve">The digital transformation literature also warns against a purely technological explanation of success. </w:t>
      </w:r>
      <w:commentRangeStart w:id="66"/>
      <w:r w:rsidDel="00000000" w:rsidR="00000000" w:rsidRPr="00000000">
        <w:rPr>
          <w:color w:val="00312a"/>
          <w:rtl w:val="0"/>
        </w:rPr>
        <w:t xml:space="preserve">Organizations often struggle to extract value from digital technologies despite substantial investment, a pattern that has been described as a digital paradox (Ancillai et al., 2023; Enholm et al., 2022). The reason is that technology value is mediated by complementary assets: skills, data, organizational structure, leadership, culture, and process redesign. In the context of agentic AI, this means that a technically capable agent will not automatically create marketing value. It must be embedded into a work system in which humans understand when to delegate, when to intervene, how to measure performance, and how to maintain accountability.</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095">
      <w:pPr>
        <w:rPr>
          <w:color w:val="00312a"/>
        </w:rPr>
      </w:pPr>
      <w:r w:rsidDel="00000000" w:rsidR="00000000" w:rsidRPr="00000000">
        <w:rPr>
          <w:color w:val="00312a"/>
          <w:rtl w:val="0"/>
        </w:rPr>
        <w:t xml:space="preserve">A second lesson from digital transformation is that measurement must change when the technology changes the work </w:t>
      </w:r>
      <w:commentRangeStart w:id="67"/>
      <w:r w:rsidDel="00000000" w:rsidR="00000000" w:rsidRPr="00000000">
        <w:rPr>
          <w:color w:val="00312a"/>
          <w:rtl w:val="0"/>
        </w:rPr>
        <w:t xml:space="preserve">system</w:t>
      </w:r>
      <w:commentRangeEnd w:id="67"/>
      <w:r w:rsidDel="00000000" w:rsidR="00000000" w:rsidRPr="00000000">
        <w:commentReference w:id="67"/>
      </w:r>
      <w:r w:rsidDel="00000000" w:rsidR="00000000" w:rsidRPr="00000000">
        <w:rPr>
          <w:color w:val="00312a"/>
          <w:rtl w:val="0"/>
        </w:rPr>
        <w:t xml:space="preserve">. Traditional marketing metrics such as impressions, clicks, conversion rates, revenue, and cost per acquisition remain relevant, but they may not capture the intermediate value of agentic AI. For example, an agent may create value by shortening the time between insight and action, increasing the number of experiments a team can run, reducing handover friction between marketing and sales, or improving the consistency of campaign governance. </w:t>
      </w:r>
      <w:commentRangeStart w:id="68"/>
      <w:r w:rsidDel="00000000" w:rsidR="00000000" w:rsidRPr="00000000">
        <w:rPr>
          <w:color w:val="00312a"/>
          <w:rtl w:val="0"/>
        </w:rPr>
        <w:t xml:space="preserve">These outcomes are closer to capability measures than campaign outcome measures. This supports an exploratory research design because interviews can reveal what marketing managers actually treat as evidence of value when the technology is still emerging and formal KPIs may not yet exist.</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096">
      <w:pPr>
        <w:pStyle w:val="Heading2"/>
        <w:rPr>
          <w:color w:val="00312a"/>
        </w:rPr>
      </w:pPr>
      <w:bookmarkStart w:colFirst="0" w:colLast="0" w:name="_y36s1eehq7rd" w:id="14"/>
      <w:bookmarkEnd w:id="14"/>
      <w:r w:rsidDel="00000000" w:rsidR="00000000" w:rsidRPr="00000000">
        <w:rPr>
          <w:color w:val="00312a"/>
          <w:rtl w:val="0"/>
        </w:rPr>
        <w:t xml:space="preserve">2.4.</w:t>
        <w:tab/>
        <w:t xml:space="preserve">Value theory and value creation with agentic AI</w:t>
      </w:r>
    </w:p>
    <w:p w:rsidR="00000000" w:rsidDel="00000000" w:rsidP="00000000" w:rsidRDefault="00000000" w:rsidRPr="00000000" w14:paraId="00000097">
      <w:pPr>
        <w:rPr>
          <w:color w:val="00312a"/>
        </w:rPr>
      </w:pPr>
      <w:r w:rsidDel="00000000" w:rsidR="00000000" w:rsidRPr="00000000">
        <w:rPr>
          <w:color w:val="00312a"/>
          <w:rtl w:val="0"/>
        </w:rPr>
        <w:t xml:space="preserve">Because the central research question asks how marketing managers create value, the thesis requires a clear but flexible understanding of value. </w:t>
      </w:r>
      <w:commentRangeStart w:id="69"/>
      <w:r w:rsidDel="00000000" w:rsidR="00000000" w:rsidRPr="00000000">
        <w:rPr>
          <w:color w:val="00312a"/>
          <w:rtl w:val="0"/>
        </w:rPr>
        <w:t xml:space="preserve">Marketing</w:t>
      </w:r>
      <w:commentRangeEnd w:id="69"/>
      <w:r w:rsidDel="00000000" w:rsidR="00000000" w:rsidRPr="00000000">
        <w:commentReference w:id="69"/>
      </w:r>
      <w:r w:rsidDel="00000000" w:rsidR="00000000" w:rsidRPr="00000000">
        <w:rPr>
          <w:color w:val="00312a"/>
          <w:rtl w:val="0"/>
        </w:rPr>
        <w:t xml:space="preserve"> theory treats value as a multidimensional construct. Woodside et al. (2008) emphasize that customer value includes theory, research, and practice </w:t>
      </w:r>
      <w:commentRangeStart w:id="70"/>
      <w:r w:rsidDel="00000000" w:rsidR="00000000" w:rsidRPr="00000000">
        <w:rPr>
          <w:color w:val="00312a"/>
          <w:rtl w:val="0"/>
        </w:rPr>
        <w:t xml:space="preserve">dimensions</w:t>
      </w:r>
      <w:commentRangeEnd w:id="70"/>
      <w:r w:rsidDel="00000000" w:rsidR="00000000" w:rsidRPr="00000000">
        <w:commentReference w:id="70"/>
      </w:r>
      <w:r w:rsidDel="00000000" w:rsidR="00000000" w:rsidRPr="00000000">
        <w:rPr>
          <w:color w:val="00312a"/>
          <w:rtl w:val="0"/>
        </w:rPr>
        <w:t xml:space="preserve">, while Sidorchuk (2015) describes value as a central but contested concept in marketing theory. Almquist et al. (2016) offer a managerial framework in which customer </w:t>
      </w:r>
      <w:commentRangeStart w:id="71"/>
      <w:r w:rsidDel="00000000" w:rsidR="00000000" w:rsidRPr="00000000">
        <w:rPr>
          <w:color w:val="00312a"/>
          <w:rtl w:val="0"/>
        </w:rPr>
        <w:t xml:space="preserve">value </w:t>
      </w:r>
      <w:commentRangeEnd w:id="71"/>
      <w:r w:rsidDel="00000000" w:rsidR="00000000" w:rsidRPr="00000000">
        <w:commentReference w:id="71"/>
      </w:r>
      <w:r w:rsidDel="00000000" w:rsidR="00000000" w:rsidRPr="00000000">
        <w:rPr>
          <w:color w:val="00312a"/>
          <w:rtl w:val="0"/>
        </w:rPr>
        <w:t xml:space="preserve">can be understood through multiple elements, ranging from functional benefits such as saving time or reducing effort to emotional and social benefits. Although this framework is practitioner-</w:t>
      </w:r>
      <w:commentRangeStart w:id="72"/>
      <w:r w:rsidDel="00000000" w:rsidR="00000000" w:rsidRPr="00000000">
        <w:rPr>
          <w:color w:val="00312a"/>
          <w:rtl w:val="0"/>
        </w:rPr>
        <w:t xml:space="preserve">oriented</w:t>
      </w:r>
      <w:commentRangeEnd w:id="72"/>
      <w:r w:rsidDel="00000000" w:rsidR="00000000" w:rsidRPr="00000000">
        <w:commentReference w:id="72"/>
      </w:r>
      <w:r w:rsidDel="00000000" w:rsidR="00000000" w:rsidRPr="00000000">
        <w:rPr>
          <w:color w:val="00312a"/>
          <w:rtl w:val="0"/>
        </w:rPr>
        <w:t xml:space="preserve">, it is useful</w:t>
      </w:r>
      <w:commentRangeStart w:id="73"/>
      <w:r w:rsidDel="00000000" w:rsidR="00000000" w:rsidRPr="00000000">
        <w:rPr>
          <w:color w:val="00312a"/>
          <w:rtl w:val="0"/>
        </w:rPr>
        <w:t xml:space="preserve"> as a sensitizing concept because it helps interviewees articulate what kind of value they believe AI creates.</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098">
      <w:pPr>
        <w:rPr>
          <w:color w:val="00312a"/>
        </w:rPr>
      </w:pPr>
      <w:commentRangeStart w:id="74"/>
      <w:r w:rsidDel="00000000" w:rsidR="00000000" w:rsidRPr="00000000">
        <w:rPr>
          <w:color w:val="00312a"/>
          <w:rtl w:val="0"/>
        </w:rPr>
        <w:t xml:space="preserve">For this thesis, value is not limited to customer-perceived value. Marketing managers operate inside organizations and are accountable for organizational outcomes as well. Therefore, agentic AI may create value at multiple levels. At the operational level, it can reduce manual effort, cycle time, errors, and coordination costs. At the analytical level, it can improve sensemaking, customer understanding, market monitoring, and decision quality. At the customer level, it can support relevance, personalization, service quality, and consistency across touchpoints. At the strategic level, it can improve learning velocity, experimentation capacity, agility, and the ability to reconfigure marketing activities in response to market change. These levels are interdependent rather than mutually exclusive.</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099">
      <w:pPr>
        <w:rPr>
          <w:color w:val="00312a"/>
        </w:rPr>
      </w:pPr>
      <w:r w:rsidDel="00000000" w:rsidR="00000000" w:rsidRPr="00000000">
        <w:rPr>
          <w:color w:val="00312a"/>
          <w:rtl w:val="0"/>
        </w:rPr>
        <w:t xml:space="preserve">Value co-creation literature adds an additional perspective because AI systems increasingly participate in service and marketing interactions. Kaartemo and Helkkula (2018) argue that AI and robots should be understood withi</w:t>
      </w:r>
      <w:commentRangeStart w:id="75"/>
      <w:r w:rsidDel="00000000" w:rsidR="00000000" w:rsidRPr="00000000">
        <w:rPr>
          <w:color w:val="00312a"/>
          <w:rtl w:val="0"/>
        </w:rPr>
        <w:t xml:space="preserve">n value co-creation </w:t>
      </w:r>
      <w:commentRangeEnd w:id="75"/>
      <w:r w:rsidDel="00000000" w:rsidR="00000000" w:rsidRPr="00000000">
        <w:commentReference w:id="75"/>
      </w:r>
      <w:r w:rsidDel="00000000" w:rsidR="00000000" w:rsidRPr="00000000">
        <w:rPr>
          <w:color w:val="00312a"/>
          <w:rtl w:val="0"/>
        </w:rPr>
        <w:t xml:space="preserve">because technology can support providers, enable resource integration between providers and beneficiaries, and influence beneficiary well-being. Leone et al. (2020) similarly show that AI can enable value co-creation in B2B settings by connecting technology providers, customers, and end users through iterative loops of knowledge and operational improvement. In agentic AI, the role of technology </w:t>
      </w:r>
      <w:ins w:author="Stefanie B." w:id="35" w:date="2026-05-11T15:03:28Z">
        <w:r w:rsidDel="00000000" w:rsidR="00000000" w:rsidRPr="00000000">
          <w:rPr>
            <w:color w:val="00312a"/>
            <w:rtl w:val="0"/>
          </w:rPr>
          <w:t xml:space="preserve">potentially </w:t>
        </w:r>
      </w:ins>
      <w:r w:rsidDel="00000000" w:rsidR="00000000" w:rsidRPr="00000000">
        <w:rPr>
          <w:color w:val="00312a"/>
          <w:rtl w:val="0"/>
        </w:rPr>
        <w:t xml:space="preserve">becomes even more pronounced because the system may not merely support a human actor but perform actions in the value creation process itself.</w:t>
      </w:r>
    </w:p>
    <w:p w:rsidR="00000000" w:rsidDel="00000000" w:rsidP="00000000" w:rsidRDefault="00000000" w:rsidRPr="00000000" w14:paraId="0000009A">
      <w:pPr>
        <w:rPr>
          <w:color w:val="00312a"/>
        </w:rPr>
      </w:pPr>
      <w:r w:rsidDel="00000000" w:rsidR="00000000" w:rsidRPr="00000000">
        <w:rPr>
          <w:color w:val="00312a"/>
          <w:rtl w:val="0"/>
        </w:rPr>
        <w:t xml:space="preserve">This also highlights a distinction between value creation and value </w:t>
      </w:r>
      <w:commentRangeStart w:id="76"/>
      <w:r w:rsidDel="00000000" w:rsidR="00000000" w:rsidRPr="00000000">
        <w:rPr>
          <w:color w:val="00312a"/>
          <w:rtl w:val="0"/>
        </w:rPr>
        <w:t xml:space="preserve">capture</w:t>
      </w:r>
      <w:commentRangeEnd w:id="76"/>
      <w:r w:rsidDel="00000000" w:rsidR="00000000" w:rsidRPr="00000000">
        <w:commentReference w:id="76"/>
      </w:r>
      <w:r w:rsidDel="00000000" w:rsidR="00000000" w:rsidRPr="00000000">
        <w:rPr>
          <w:color w:val="00312a"/>
          <w:rtl w:val="0"/>
        </w:rPr>
        <w:t xml:space="preserve">. </w:t>
      </w:r>
      <w:commentRangeStart w:id="77"/>
      <w:r w:rsidDel="00000000" w:rsidR="00000000" w:rsidRPr="00000000">
        <w:rPr>
          <w:color w:val="00312a"/>
          <w:rtl w:val="0"/>
        </w:rPr>
        <w:t xml:space="preserve">Agentic AI may create value for customers by making interactions faster or more relevant, but the firm captures value only if these improvements translate into performance outcomes, learning advantages, cost reductions, or strategic differentiation. Conversely, a firm may capture short-term cost savings while damaging customer value if automation reduces trust, empathy, or perceived control. This distinction is important for interview analysis because participants may describe value from different vantage points: the customer, the employee, the marketing team, the organization, or the wider ecosystem. Treating these perspectives as analytically separat</w:t>
      </w:r>
      <w:commentRangeEnd w:id="77"/>
      <w:r w:rsidDel="00000000" w:rsidR="00000000" w:rsidRPr="00000000">
        <w:commentReference w:id="77"/>
      </w:r>
      <w:r w:rsidDel="00000000" w:rsidR="00000000" w:rsidRPr="00000000">
        <w:rPr>
          <w:color w:val="00312a"/>
          <w:rtl w:val="0"/>
        </w:rPr>
        <w:t xml:space="preserve">e prevents the study from assuming that one type of value automatically implies another.</w:t>
      </w:r>
    </w:p>
    <w:p w:rsidR="00000000" w:rsidDel="00000000" w:rsidP="00000000" w:rsidRDefault="00000000" w:rsidRPr="00000000" w14:paraId="0000009B">
      <w:pPr>
        <w:rPr>
          <w:color w:val="00312a"/>
        </w:rPr>
      </w:pPr>
      <w:r w:rsidDel="00000000" w:rsidR="00000000" w:rsidRPr="00000000">
        <w:rPr>
          <w:color w:val="00312a"/>
          <w:rtl w:val="0"/>
        </w:rPr>
        <w:t xml:space="preserve">However, value creation has a mirror image: value destruction. In marketing, value can be destroyed when AI produces </w:t>
      </w:r>
      <w:commentRangeStart w:id="78"/>
      <w:r w:rsidDel="00000000" w:rsidR="00000000" w:rsidRPr="00000000">
        <w:rPr>
          <w:color w:val="00312a"/>
          <w:rtl w:val="0"/>
        </w:rPr>
        <w:t xml:space="preserve">incorrect information, violates privacy expectations, biases decisions, reduces trust, weakens brand distinctiveness, or creates employee resistance. Generative AI may also increase content homogeneity</w:t>
      </w:r>
      <w:commentRangeEnd w:id="78"/>
      <w:r w:rsidDel="00000000" w:rsidR="00000000" w:rsidRPr="00000000">
        <w:commentReference w:id="78"/>
      </w:r>
      <w:r w:rsidDel="00000000" w:rsidR="00000000" w:rsidRPr="00000000">
        <w:rPr>
          <w:color w:val="00312a"/>
          <w:rtl w:val="0"/>
        </w:rPr>
        <w:t xml:space="preserve">. Doshi and Hauser (2024), for example, find that generative AI can improve individual creative outputs while reducing collective novelty. For marketing managers, this creates a strategic tension. Agentic </w:t>
      </w:r>
      <w:commentRangeStart w:id="79"/>
      <w:r w:rsidDel="00000000" w:rsidR="00000000" w:rsidRPr="00000000">
        <w:rPr>
          <w:color w:val="00312a"/>
          <w:rtl w:val="0"/>
        </w:rPr>
        <w:t xml:space="preserve">AI</w:t>
      </w:r>
      <w:commentRangeEnd w:id="79"/>
      <w:r w:rsidDel="00000000" w:rsidR="00000000" w:rsidRPr="00000000">
        <w:commentReference w:id="79"/>
      </w:r>
      <w:r w:rsidDel="00000000" w:rsidR="00000000" w:rsidRPr="00000000">
        <w:rPr>
          <w:color w:val="00312a"/>
          <w:rtl w:val="0"/>
        </w:rPr>
        <w:t xml:space="preserve"> may increase speed and efficiency, but if every firm uses similar systems to generate similar campaigns, the long-term effect may be weaker </w:t>
      </w:r>
      <w:commentRangeStart w:id="80"/>
      <w:r w:rsidDel="00000000" w:rsidR="00000000" w:rsidRPr="00000000">
        <w:rPr>
          <w:color w:val="00312a"/>
          <w:rtl w:val="0"/>
        </w:rPr>
        <w:t xml:space="preserve">differentiation</w:t>
      </w:r>
      <w:commentRangeEnd w:id="80"/>
      <w:r w:rsidDel="00000000" w:rsidR="00000000" w:rsidRPr="00000000">
        <w:commentReference w:id="80"/>
      </w:r>
      <w:r w:rsidDel="00000000" w:rsidR="00000000" w:rsidRPr="00000000">
        <w:rPr>
          <w:color w:val="00312a"/>
          <w:rtl w:val="0"/>
        </w:rPr>
        <w:t xml:space="preserve">. Value creation therefore requires attention to both immediate productivity and longer-term brand, customer, and capability effects.</w:t>
      </w:r>
    </w:p>
    <w:p w:rsidR="00000000" w:rsidDel="00000000" w:rsidP="00000000" w:rsidRDefault="00000000" w:rsidRPr="00000000" w14:paraId="0000009C">
      <w:pPr>
        <w:rPr>
          <w:color w:val="00312a"/>
        </w:rPr>
      </w:pPr>
      <w:commentRangeStart w:id="81"/>
      <w:r w:rsidDel="00000000" w:rsidR="00000000" w:rsidRPr="00000000">
        <w:rPr>
          <w:color w:val="00312a"/>
          <w:rtl w:val="0"/>
        </w:rPr>
        <w:t xml:space="preserve">The value literature supports the use of sensitizing concepts rather than fixed hypotheses. In constructive grounded theory, sensitizing concepts provide starting points for inquiry without predetermining the findings (Blumer, 1969; Charmaz, 2014). In this study, the concepts of operational value, customer value, strategic value, value co-creation, and value destruction can guide interviews while leaving room for new categories to emerge. This is appropriate because agentic AI is still emerging and marketing managers may define value in ways that are not yet well captured by existing theory.</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09D">
      <w:pPr>
        <w:pStyle w:val="Heading2"/>
        <w:rPr>
          <w:color w:val="00312a"/>
        </w:rPr>
      </w:pPr>
      <w:bookmarkStart w:colFirst="0" w:colLast="0" w:name="_cnr93e5ter7y" w:id="15"/>
      <w:bookmarkEnd w:id="15"/>
      <w:r w:rsidDel="00000000" w:rsidR="00000000" w:rsidRPr="00000000">
        <w:rPr>
          <w:color w:val="00312a"/>
          <w:rtl w:val="0"/>
        </w:rPr>
        <w:t xml:space="preserve">2.5. Synthesis: sensitizing concepts for the empirical study</w:t>
      </w:r>
    </w:p>
    <w:p w:rsidR="00000000" w:rsidDel="00000000" w:rsidP="00000000" w:rsidRDefault="00000000" w:rsidRPr="00000000" w14:paraId="0000009E">
      <w:pPr>
        <w:rPr>
          <w:color w:val="00312a"/>
        </w:rPr>
      </w:pPr>
      <w:r w:rsidDel="00000000" w:rsidR="00000000" w:rsidRPr="00000000">
        <w:rPr>
          <w:color w:val="00312a"/>
          <w:rtl w:val="0"/>
        </w:rPr>
        <w:t xml:space="preserve">The literature reviewed above suggests that agentic AI in marketing should be examined as a </w:t>
      </w:r>
      <w:commentRangeStart w:id="82"/>
      <w:r w:rsidDel="00000000" w:rsidR="00000000" w:rsidRPr="00000000">
        <w:rPr>
          <w:color w:val="00312a"/>
          <w:rtl w:val="0"/>
        </w:rPr>
        <w:t xml:space="preserve">socio-technical capability </w:t>
      </w:r>
      <w:commentRangeEnd w:id="82"/>
      <w:r w:rsidDel="00000000" w:rsidR="00000000" w:rsidRPr="00000000">
        <w:commentReference w:id="82"/>
      </w:r>
      <w:r w:rsidDel="00000000" w:rsidR="00000000" w:rsidRPr="00000000">
        <w:rPr>
          <w:color w:val="00312a"/>
          <w:rtl w:val="0"/>
        </w:rPr>
        <w:t xml:space="preserve">rather than as a standalone technology.</w:t>
      </w:r>
      <w:commentRangeStart w:id="83"/>
      <w:r w:rsidDel="00000000" w:rsidR="00000000" w:rsidRPr="00000000">
        <w:rPr>
          <w:color w:val="00312a"/>
          <w:rtl w:val="0"/>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build dynamic capabilities and complementary assets before digital technologies reliably produce value. The value literature explains why the outcome is multidimensional: value may be operational, customer-related, strategic, or co-created, and it may be accompanied by value destruction.</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09F">
      <w:pPr>
        <w:rPr>
          <w:color w:val="00312a"/>
        </w:rPr>
      </w:pPr>
      <w:r w:rsidDel="00000000" w:rsidR="00000000" w:rsidRPr="00000000">
        <w:rPr>
          <w:color w:val="00312a"/>
          <w:rtl w:val="0"/>
        </w:rPr>
        <w:t xml:space="preserve">The literature review therefore sensitizes the empirical study in four ways.</w:t>
      </w:r>
    </w:p>
    <w:p w:rsidR="00000000" w:rsidDel="00000000" w:rsidP="00000000" w:rsidRDefault="00000000" w:rsidRPr="00000000" w14:paraId="000000A0">
      <w:pPr>
        <w:numPr>
          <w:ilvl w:val="0"/>
          <w:numId w:val="12"/>
        </w:numPr>
        <w:ind w:left="1440" w:hanging="360"/>
        <w:rPr>
          <w:color w:val="00312a"/>
        </w:rPr>
      </w:pPr>
      <w:r w:rsidDel="00000000" w:rsidR="00000000" w:rsidRPr="00000000">
        <w:rPr>
          <w:color w:val="00312a"/>
          <w:rtl w:val="0"/>
        </w:rPr>
        <w:t xml:space="preserve">The LLM and agentic AI literature clarifies what makes the technology different: reasoning, memory, tool use, interaction, and goal pursuit beyond content generation.</w:t>
      </w:r>
    </w:p>
    <w:p w:rsidR="00000000" w:rsidDel="00000000" w:rsidP="00000000" w:rsidRDefault="00000000" w:rsidRPr="00000000" w14:paraId="000000A1">
      <w:pPr>
        <w:numPr>
          <w:ilvl w:val="0"/>
          <w:numId w:val="12"/>
        </w:numPr>
        <w:ind w:left="1440" w:hanging="360"/>
        <w:rPr>
          <w:color w:val="00312a"/>
        </w:rPr>
      </w:pPr>
      <w:r w:rsidDel="00000000" w:rsidR="00000000" w:rsidRPr="00000000">
        <w:rPr>
          <w:color w:val="00312a"/>
          <w:rtl w:val="0"/>
        </w:rPr>
        <w:t xml:space="preserve">The AI-in-marketing literature positions value creation across research, strategy, CRM, operations, personalization, content, and decision-making.</w:t>
      </w:r>
    </w:p>
    <w:p w:rsidR="00000000" w:rsidDel="00000000" w:rsidP="00000000" w:rsidRDefault="00000000" w:rsidRPr="00000000" w14:paraId="000000A2">
      <w:pPr>
        <w:numPr>
          <w:ilvl w:val="0"/>
          <w:numId w:val="12"/>
        </w:numPr>
        <w:ind w:left="1440" w:hanging="360"/>
        <w:rPr>
          <w:color w:val="00312a"/>
        </w:rPr>
      </w:pPr>
      <w:r w:rsidDel="00000000" w:rsidR="00000000" w:rsidRPr="00000000">
        <w:rPr>
          <w:color w:val="00312a"/>
          <w:rtl w:val="0"/>
        </w:rPr>
        <w:t xml:space="preserve">The digital transformation and dynamic capabilities literature directs attention to sensing, seizing, reconfiguring, complementary assets, governance, and adoption barriers.</w:t>
      </w:r>
    </w:p>
    <w:p w:rsidR="00000000" w:rsidDel="00000000" w:rsidP="00000000" w:rsidRDefault="00000000" w:rsidRPr="00000000" w14:paraId="000000A3">
      <w:pPr>
        <w:numPr>
          <w:ilvl w:val="0"/>
          <w:numId w:val="12"/>
        </w:numPr>
        <w:ind w:left="1440" w:hanging="360"/>
        <w:rPr>
          <w:color w:val="00312a"/>
        </w:rPr>
      </w:pPr>
      <w:r w:rsidDel="00000000" w:rsidR="00000000" w:rsidRPr="00000000">
        <w:rPr>
          <w:color w:val="00312a"/>
          <w:rtl w:val="0"/>
        </w:rPr>
        <w:t xml:space="preserve">Value theory and value co-creation literature prevent a narrow efficiency lens by distinguishing operational, customer-related, strategic, co-created, and potentially destroyed </w:t>
      </w:r>
      <w:commentRangeStart w:id="84"/>
      <w:r w:rsidDel="00000000" w:rsidR="00000000" w:rsidRPr="00000000">
        <w:rPr>
          <w:color w:val="00312a"/>
          <w:rtl w:val="0"/>
        </w:rPr>
        <w:t xml:space="preserve">value</w:t>
      </w:r>
      <w:commentRangeEnd w:id="84"/>
      <w:r w:rsidDel="00000000" w:rsidR="00000000" w:rsidRPr="00000000">
        <w:commentReference w:id="84"/>
      </w:r>
      <w:r w:rsidDel="00000000" w:rsidR="00000000" w:rsidRPr="00000000">
        <w:rPr>
          <w:color w:val="00312a"/>
          <w:rtl w:val="0"/>
        </w:rPr>
        <w:t xml:space="preserve">.</w:t>
      </w:r>
    </w:p>
    <w:p w:rsidR="00000000" w:rsidDel="00000000" w:rsidP="00000000" w:rsidRDefault="00000000" w:rsidRPr="00000000" w14:paraId="000000A4">
      <w:pPr>
        <w:rPr>
          <w:color w:val="00312a"/>
        </w:rPr>
      </w:pPr>
      <w:commentRangeStart w:id="85"/>
      <w:r w:rsidDel="00000000" w:rsidR="00000000" w:rsidRPr="00000000">
        <w:rPr>
          <w:color w:val="00312a"/>
          <w:rtl w:val="0"/>
        </w:rPr>
        <w:t xml:space="preserve">Accordingly, the empirical part of this thesis does not test a predetermined adoption model. Instead, it uses the literature as a set of sensitizing concepts for constructive grounded theory. The initial interview guide can explore how marketing managers sense agentic AI opportunities, how they translate those opportunities into marketing practices, how they enable adoption, and how they handle value-related trade-offs. At the same time, the method leaves room for participants to introduce unexpected categories, such as new forms of governance, new roles in marketing teams, or new definitions of value that emerge only when agentic AI is implemented in practice.</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pStyle w:val="Heading1"/>
        <w:ind w:left="0" w:firstLine="0"/>
        <w:jc w:val="left"/>
        <w:rPr>
          <w:rFonts w:ascii="Georgia" w:cs="Georgia" w:eastAsia="Georgia" w:hAnsi="Georgia"/>
          <w:sz w:val="22"/>
          <w:szCs w:val="22"/>
        </w:rPr>
      </w:pPr>
      <w:bookmarkStart w:colFirst="0" w:colLast="0" w:name="_squzp6x0kd2d" w:id="16"/>
      <w:bookmarkEnd w:id="16"/>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rFonts w:ascii="Georgia" w:cs="Georgia" w:eastAsia="Georgia" w:hAnsi="Georgia"/>
          <w:sz w:val="22"/>
          <w:szCs w:val="22"/>
        </w:rPr>
      </w:pPr>
      <w:bookmarkStart w:colFirst="0" w:colLast="0" w:name="_vuulw5cmria2" w:id="17"/>
      <w:bookmarkEnd w:id="17"/>
      <w:r w:rsidDel="00000000" w:rsidR="00000000" w:rsidRPr="00000000">
        <w:rPr>
          <w:rFonts w:ascii="Georgia" w:cs="Georgia" w:eastAsia="Georgia" w:hAnsi="Georgia"/>
          <w:sz w:val="22"/>
          <w:szCs w:val="22"/>
          <w:rtl w:val="0"/>
        </w:rPr>
        <w:t xml:space="preserve">3.</w:t>
        <w:tab/>
      </w:r>
      <w:commentRangeStart w:id="86"/>
      <w:r w:rsidDel="00000000" w:rsidR="00000000" w:rsidRPr="00000000">
        <w:rPr>
          <w:rFonts w:ascii="Georgia" w:cs="Georgia" w:eastAsia="Georgia" w:hAnsi="Georgia"/>
          <w:sz w:val="22"/>
          <w:szCs w:val="22"/>
          <w:rtl w:val="0"/>
        </w:rPr>
        <w:t xml:space="preserve">Methodology</w:t>
      </w:r>
      <w:commentRangeEnd w:id="86"/>
      <w:r w:rsidDel="00000000" w:rsidR="00000000" w:rsidRPr="00000000">
        <w:commentReference w:id="86"/>
      </w:r>
      <w:commentRangeStart w:id="87"/>
      <w:r w:rsidDel="00000000" w:rsidR="00000000" w:rsidRPr="00000000">
        <w:rPr>
          <w:rFonts w:ascii="Georgia" w:cs="Georgia" w:eastAsia="Georgia" w:hAnsi="Georgia"/>
          <w:sz w:val="22"/>
          <w:szCs w:val="22"/>
          <w:rtl w:val="0"/>
        </w:rPr>
        <w:t xml:space="preserve"> (10-12 pages)</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0A8">
      <w:pPr>
        <w:pStyle w:val="Heading2"/>
        <w:spacing w:before="80" w:line="480" w:lineRule="auto"/>
        <w:rPr>
          <w:rFonts w:ascii="Georgia" w:cs="Georgia" w:eastAsia="Georgia" w:hAnsi="Georgia"/>
          <w:sz w:val="22"/>
          <w:szCs w:val="22"/>
        </w:rPr>
      </w:pPr>
      <w:bookmarkStart w:colFirst="0" w:colLast="0" w:name="_jx9b7a6d4j0v" w:id="18"/>
      <w:bookmarkEnd w:id="18"/>
      <w:r w:rsidDel="00000000" w:rsidR="00000000" w:rsidRPr="00000000">
        <w:rPr>
          <w:rFonts w:ascii="Georgia" w:cs="Georgia" w:eastAsia="Georgia" w:hAnsi="Georgia"/>
          <w:sz w:val="22"/>
          <w:szCs w:val="22"/>
          <w:rtl w:val="0"/>
        </w:rPr>
        <w:t xml:space="preserve">3.1.</w:t>
        <w:tab/>
        <w:t xml:space="preserve">Research approach</w:t>
      </w:r>
    </w:p>
    <w:p w:rsidR="00000000" w:rsidDel="00000000" w:rsidP="00000000" w:rsidRDefault="00000000" w:rsidRPr="00000000" w14:paraId="000000A9">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Given the exploratory nature of the research question and the emerging character of agentic AI in marketing, </w:t>
      </w:r>
      <w:r w:rsidDel="00000000" w:rsidR="00000000" w:rsidRPr="00000000">
        <w:rPr>
          <w:rtl w:val="0"/>
        </w:rPr>
        <w:t xml:space="preserve">constructivist </w:t>
      </w:r>
      <w:r w:rsidDel="00000000" w:rsidR="00000000" w:rsidRPr="00000000">
        <w:rPr>
          <w:rFonts w:ascii="Georgia" w:cs="Georgia" w:eastAsia="Georgia" w:hAnsi="Georgia"/>
          <w:sz w:val="22"/>
          <w:szCs w:val="22"/>
          <w:rtl w:val="0"/>
        </w:rPr>
        <w:t xml:space="preserve">grounded theory, a form of qualitative research, will be applied (</w:t>
      </w:r>
      <w:r w:rsidDel="00000000" w:rsidR="00000000" w:rsidRPr="00000000">
        <w:rPr>
          <w:rFonts w:ascii="Georgia" w:cs="Georgia" w:eastAsia="Georgia" w:hAnsi="Georgia"/>
          <w:color w:val="222222"/>
          <w:sz w:val="22"/>
          <w:szCs w:val="22"/>
          <w:highlight w:val="white"/>
          <w:rtl w:val="0"/>
        </w:rPr>
        <w:t xml:space="preserve">Charmaz, 2014</w:t>
      </w:r>
      <w:r w:rsidDel="00000000" w:rsidR="00000000" w:rsidRPr="00000000">
        <w:rPr>
          <w:rFonts w:ascii="Georgia" w:cs="Georgia" w:eastAsia="Georgia" w:hAnsi="Georgia"/>
          <w:sz w:val="22"/>
          <w:szCs w:val="22"/>
          <w:rtl w:val="0"/>
        </w:rPr>
        <w:t xml:space="preserve">). </w:t>
      </w:r>
      <w:r w:rsidDel="00000000" w:rsidR="00000000" w:rsidRPr="00000000">
        <w:rPr>
          <w:rtl w:val="0"/>
        </w:rPr>
        <w:t xml:space="preserve">Constructivist grounded theory enables researchers to develop theory grounded in participants’ experiences, meanings, and actions, while explicitly recognizing that analysis is shaped by context, interaction, and the researcher’s interpretive role </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color w:val="222222"/>
          <w:sz w:val="22"/>
          <w:szCs w:val="22"/>
          <w:highlight w:val="white"/>
          <w:rtl w:val="0"/>
        </w:rPr>
        <w:t xml:space="preserve">Charmaz, 2014</w:t>
      </w:r>
      <w:r w:rsidDel="00000000" w:rsidR="00000000" w:rsidRPr="00000000">
        <w:rPr>
          <w:rFonts w:ascii="Georgia" w:cs="Georgia" w:eastAsia="Georgia" w:hAnsi="Georgia"/>
          <w:sz w:val="22"/>
          <w:szCs w:val="22"/>
          <w:rtl w:val="0"/>
        </w:rPr>
        <w:t xml:space="preserve">). In turn, these insights will be collected and converted into theory. </w:t>
      </w:r>
    </w:p>
    <w:p w:rsidR="00000000" w:rsidDel="00000000" w:rsidP="00000000" w:rsidRDefault="00000000" w:rsidRPr="00000000" w14:paraId="000000AA">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Grounded theory has the researcher iterate and switch between the collection and analysis of qualitative data; this leads to surprises and sparks of ideas (Charmaz, 2024). These surprises and sparks of ideas are especially relevant in a new and evolving field like agentic AI, where the researchers do not yet have a robust understanding of where the most relevant insights might be found.</w:t>
      </w:r>
    </w:p>
    <w:p w:rsidR="00000000" w:rsidDel="00000000" w:rsidP="00000000" w:rsidRDefault="00000000" w:rsidRPr="00000000" w14:paraId="000000AB">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Blumer’s (1969) notion of sensitizing concepts will be used to spark ideas to pursue, as they can provide a relevant start to the research (Charmaz, </w:t>
      </w:r>
      <w:r w:rsidDel="00000000" w:rsidR="00000000" w:rsidRPr="00000000">
        <w:rPr>
          <w:rFonts w:ascii="Georgia" w:cs="Georgia" w:eastAsia="Georgia" w:hAnsi="Georgia"/>
          <w:color w:val="222222"/>
          <w:sz w:val="22"/>
          <w:szCs w:val="22"/>
          <w:highlight w:val="white"/>
          <w:rtl w:val="0"/>
        </w:rPr>
        <w:t xml:space="preserve">2014</w:t>
      </w:r>
      <w:r w:rsidDel="00000000" w:rsidR="00000000" w:rsidRPr="00000000">
        <w:rPr>
          <w:rFonts w:ascii="Georgia" w:cs="Georgia" w:eastAsia="Georgia" w:hAnsi="Georgia"/>
          <w:sz w:val="22"/>
          <w:szCs w:val="22"/>
          <w:rtl w:val="0"/>
        </w:rPr>
        <w:t xml:space="preserve">). A key sensitizing concept for this research is the concept of value, particularly as described in the pyramid of value by </w:t>
      </w:r>
      <w:r w:rsidDel="00000000" w:rsidR="00000000" w:rsidRPr="00000000">
        <w:rPr>
          <w:rFonts w:ascii="Georgia" w:cs="Georgia" w:eastAsia="Georgia" w:hAnsi="Georgia"/>
          <w:color w:val="222222"/>
          <w:sz w:val="22"/>
          <w:szCs w:val="22"/>
          <w:highlight w:val="white"/>
          <w:rtl w:val="0"/>
        </w:rPr>
        <w:t xml:space="preserve">Almquist et al. (2016) and the various definitions of value as noted by Woodside et al. (2008). Throughout the research process, sensitizing concepts might be added or disregarded to fit the emerging concepts </w:t>
      </w:r>
      <w:r w:rsidDel="00000000" w:rsidR="00000000" w:rsidRPr="00000000">
        <w:rPr>
          <w:rFonts w:ascii="Georgia" w:cs="Georgia" w:eastAsia="Georgia" w:hAnsi="Georgia"/>
          <w:sz w:val="22"/>
          <w:szCs w:val="22"/>
          <w:rtl w:val="0"/>
        </w:rPr>
        <w:t xml:space="preserve">(Charmaz, </w:t>
      </w:r>
      <w:r w:rsidDel="00000000" w:rsidR="00000000" w:rsidRPr="00000000">
        <w:rPr>
          <w:rFonts w:ascii="Georgia" w:cs="Georgia" w:eastAsia="Georgia" w:hAnsi="Georgia"/>
          <w:color w:val="222222"/>
          <w:sz w:val="22"/>
          <w:szCs w:val="22"/>
          <w:highlight w:val="white"/>
          <w:rtl w:val="0"/>
        </w:rPr>
        <w:t xml:space="preserve">2014</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AC">
      <w:pPr>
        <w:pStyle w:val="Heading2"/>
        <w:spacing w:before="80" w:line="480" w:lineRule="auto"/>
        <w:rPr>
          <w:rFonts w:ascii="Georgia" w:cs="Georgia" w:eastAsia="Georgia" w:hAnsi="Georgia"/>
          <w:sz w:val="22"/>
          <w:szCs w:val="22"/>
        </w:rPr>
      </w:pPr>
      <w:bookmarkStart w:colFirst="0" w:colLast="0" w:name="_m0alptie2pwk" w:id="19"/>
      <w:bookmarkEnd w:id="19"/>
      <w:r w:rsidDel="00000000" w:rsidR="00000000" w:rsidRPr="00000000">
        <w:rPr>
          <w:rFonts w:ascii="Georgia" w:cs="Georgia" w:eastAsia="Georgia" w:hAnsi="Georgia"/>
          <w:sz w:val="22"/>
          <w:szCs w:val="22"/>
          <w:rtl w:val="0"/>
        </w:rPr>
        <w:t xml:space="preserve">3.2.</w:t>
        <w:tab/>
        <w:t xml:space="preserve">Data collection</w:t>
      </w:r>
    </w:p>
    <w:p w:rsidR="00000000" w:rsidDel="00000000" w:rsidP="00000000" w:rsidRDefault="00000000" w:rsidRPr="00000000" w14:paraId="000000AD">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process for data collection within constructi</w:t>
      </w:r>
      <w:r w:rsidDel="00000000" w:rsidR="00000000" w:rsidRPr="00000000">
        <w:rPr>
          <w:rtl w:val="0"/>
        </w:rPr>
        <w:t xml:space="preserve">vist</w:t>
      </w:r>
      <w:r w:rsidDel="00000000" w:rsidR="00000000" w:rsidRPr="00000000">
        <w:rPr>
          <w:rFonts w:ascii="Georgia" w:cs="Georgia" w:eastAsia="Georgia" w:hAnsi="Georgia"/>
          <w:sz w:val="22"/>
          <w:szCs w:val="22"/>
          <w:rtl w:val="0"/>
        </w:rPr>
        <w:t xml:space="preserve"> grounded theory is flexible but well-defined (see figure B1). The process combines interviews with memo writing and coding (Charmaz, </w:t>
      </w:r>
      <w:r w:rsidDel="00000000" w:rsidR="00000000" w:rsidRPr="00000000">
        <w:rPr>
          <w:rFonts w:ascii="Georgia" w:cs="Georgia" w:eastAsia="Georgia" w:hAnsi="Georgia"/>
          <w:color w:val="222222"/>
          <w:sz w:val="22"/>
          <w:szCs w:val="22"/>
          <w:highlight w:val="white"/>
          <w:rtl w:val="0"/>
        </w:rPr>
        <w:t xml:space="preserve">2014</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AE">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possibilities and the current and planned use within marketing. The interaction between these perspectives can draw out insights that would otherwise be missed and further inform theory and practice. </w:t>
      </w:r>
    </w:p>
    <w:p w:rsidR="00000000" w:rsidDel="00000000" w:rsidP="00000000" w:rsidRDefault="00000000" w:rsidRPr="00000000" w14:paraId="000000AF">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line with constructive grounded theory, a semi-structured interview is used (Charmaz, </w:t>
      </w:r>
      <w:r w:rsidDel="00000000" w:rsidR="00000000" w:rsidRPr="00000000">
        <w:rPr>
          <w:rFonts w:ascii="Georgia" w:cs="Georgia" w:eastAsia="Georgia" w:hAnsi="Georgia"/>
          <w:color w:val="222222"/>
          <w:sz w:val="22"/>
          <w:szCs w:val="22"/>
          <w:highlight w:val="white"/>
          <w:rtl w:val="0"/>
        </w:rPr>
        <w:t xml:space="preserve">2014</w:t>
      </w:r>
      <w:r w:rsidDel="00000000" w:rsidR="00000000" w:rsidRPr="00000000">
        <w:rPr>
          <w:rFonts w:ascii="Georgia" w:cs="Georgia" w:eastAsia="Georgia" w:hAnsi="Georgia"/>
          <w:sz w:val="22"/>
          <w:szCs w:val="22"/>
          <w:rtl w:val="0"/>
        </w:rPr>
        <w:t xml:space="preserve">). To guide initial interviews, a semi-structured interview guide and protocol have been created (see Appendix A).</w:t>
      </w:r>
    </w:p>
    <w:p w:rsidR="00000000" w:rsidDel="00000000" w:rsidP="00000000" w:rsidRDefault="00000000" w:rsidRPr="00000000" w14:paraId="000000B0">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rsidR="00000000" w:rsidDel="00000000" w:rsidP="00000000" w:rsidRDefault="00000000" w:rsidRPr="00000000" w14:paraId="000000B1">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rsidR="00000000" w:rsidDel="00000000" w:rsidP="00000000" w:rsidRDefault="00000000" w:rsidRPr="00000000" w14:paraId="000000B2">
      <w:pPr>
        <w:spacing w:line="480" w:lineRule="auto"/>
        <w:rPr>
          <w:i w:val="1"/>
          <w:iCs w:val="1"/>
        </w:rPr>
      </w:pPr>
      <w:r w:rsidDel="00000000" w:rsidR="00000000" w:rsidRPr="00000000">
        <w:rPr>
          <w:rFonts w:ascii="Georgia" w:cs="Georgia" w:eastAsia="Georgia" w:hAnsi="Georgia"/>
          <w:sz w:val="22"/>
          <w:szCs w:val="22"/>
          <w:rtl w:val="0"/>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r w:rsidDel="00000000" w:rsidR="00000000" w:rsidRPr="00000000">
        <w:rPr>
          <w:i w:val="1"/>
          <w:iCs w:val="1"/>
          <w:rtl w:val="0"/>
        </w:rPr>
        <w:t xml:space="preserve">3.2.1.</w:t>
        <w:tab/>
        <w:t xml:space="preserve">Researcher’s Bias</w:t>
      </w:r>
    </w:p>
    <w:p w:rsidR="00000000" w:rsidDel="00000000" w:rsidP="00000000" w:rsidRDefault="00000000" w:rsidRPr="00000000" w14:paraId="000000B3">
      <w:pPr>
        <w:rPr/>
      </w:pPr>
      <w:commentRangeStart w:id="88"/>
      <w:commentRangeStart w:id="89"/>
      <w:commentRangeStart w:id="90"/>
      <w:r w:rsidDel="00000000" w:rsidR="00000000" w:rsidRPr="00000000">
        <w:rPr>
          <w:rtl w:val="0"/>
        </w:rPr>
        <w:t xml:space="preserve">TODO</w:t>
      </w:r>
      <w:commentRangeEnd w:id="88"/>
      <w:r w:rsidDel="00000000" w:rsidR="00000000" w:rsidRPr="00000000">
        <w:commentReference w:id="88"/>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0B4">
      <w:pPr>
        <w:pStyle w:val="Heading2"/>
        <w:spacing w:before="80" w:lineRule="auto"/>
        <w:rPr/>
      </w:pPr>
      <w:bookmarkStart w:colFirst="0" w:colLast="0" w:name="_s5mzxyxu5jog" w:id="20"/>
      <w:bookmarkEnd w:id="20"/>
      <w:r w:rsidDel="00000000" w:rsidR="00000000" w:rsidRPr="00000000">
        <w:rPr>
          <w:rtl w:val="0"/>
        </w:rPr>
        <w:t xml:space="preserve">3.3.</w:t>
        <w:tab/>
      </w:r>
      <w:commentRangeStart w:id="91"/>
      <w:commentRangeStart w:id="92"/>
      <w:r w:rsidDel="00000000" w:rsidR="00000000" w:rsidRPr="00000000">
        <w:rPr>
          <w:rtl w:val="0"/>
        </w:rPr>
        <w:t xml:space="preserve">Intended sample and sample size</w:t>
      </w:r>
      <w:commentRangeEnd w:id="91"/>
      <w:r w:rsidDel="00000000" w:rsidR="00000000" w:rsidRPr="00000000">
        <w:commentReference w:id="91"/>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pursuit of the research question, top managers and experts in the field are interviewed. To find relevant candidates for the first group, the marketing managers</w:t>
      </w:r>
      <w:r w:rsidDel="00000000" w:rsidR="00000000" w:rsidRPr="00000000">
        <w:rPr>
          <w:i w:val="1"/>
          <w:iCs w:val="1"/>
          <w:rtl w:val="0"/>
        </w:rPr>
        <w:t xml:space="preserve">,</w:t>
      </w:r>
      <w:r w:rsidDel="00000000" w:rsidR="00000000" w:rsidRPr="00000000">
        <w:rPr>
          <w:rtl w:val="0"/>
        </w:rPr>
        <w:t xml:space="preserve"> a slightly wider scope than just those with the formal title is chosen: we focus on those who have a clear 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rsidR="00000000" w:rsidDel="00000000" w:rsidP="00000000" w:rsidRDefault="00000000" w:rsidRPr="00000000" w14:paraId="000000B6">
      <w:pPr>
        <w:rPr/>
      </w:pPr>
      <w:r w:rsidDel="00000000" w:rsidR="00000000" w:rsidRPr="00000000">
        <w:rPr>
          <w:rtl w:val="0"/>
        </w:rPr>
        <w:t xml:space="preserve">To find sufficient participants, a combination of purposive </w:t>
      </w:r>
      <w:commentRangeStart w:id="93"/>
      <w:commentRangeStart w:id="94"/>
      <w:commentRangeStart w:id="95"/>
      <w:r w:rsidDel="00000000" w:rsidR="00000000" w:rsidRPr="00000000">
        <w:rPr>
          <w:rtl w:val="0"/>
        </w:rPr>
        <w:t xml:space="preserve">sampling</w:t>
      </w:r>
      <w:commentRangeEnd w:id="93"/>
      <w:r w:rsidDel="00000000" w:rsidR="00000000" w:rsidRPr="00000000">
        <w:commentReference w:id="93"/>
      </w:r>
      <w:commentRangeEnd w:id="94"/>
      <w:r w:rsidDel="00000000" w:rsidR="00000000" w:rsidRPr="00000000">
        <w:commentReference w:id="94"/>
      </w:r>
      <w:commentRangeEnd w:id="95"/>
      <w:r w:rsidDel="00000000" w:rsidR="00000000" w:rsidRPr="00000000">
        <w:commentReference w:id="95"/>
      </w:r>
      <w:r w:rsidDel="00000000" w:rsidR="00000000" w:rsidRPr="00000000">
        <w:rPr>
          <w:rtl w:val="0"/>
        </w:rPr>
        <w:t xml:space="preserve"> (Patton, 2014) and snowball sampling (</w:t>
      </w:r>
      <w:r w:rsidDel="00000000" w:rsidR="00000000" w:rsidRPr="00000000">
        <w:rPr>
          <w:highlight w:val="white"/>
          <w:rtl w:val="0"/>
        </w:rPr>
        <w:t xml:space="preserve">Parker et al., 2019</w:t>
      </w:r>
      <w:r w:rsidDel="00000000" w:rsidR="00000000" w:rsidRPr="00000000">
        <w:rPr>
          <w:rtl w:val="0"/>
        </w:rPr>
        <w:t xml:space="preserve">) to identify interview participants is used. The sampling starts with the personal network of the researcher</w:t>
      </w:r>
      <w:commentRangeStart w:id="96"/>
      <w:commentRangeStart w:id="97"/>
      <w:r w:rsidDel="00000000" w:rsidR="00000000" w:rsidRPr="00000000">
        <w:rPr>
          <w:rtl w:val="0"/>
        </w:rPr>
        <w:t xml:space="preserve">, relying mainly on LinkedIn</w:t>
      </w:r>
      <w:commentRangeEnd w:id="96"/>
      <w:r w:rsidDel="00000000" w:rsidR="00000000" w:rsidRPr="00000000">
        <w:commentReference w:id="96"/>
      </w:r>
      <w:commentRangeEnd w:id="97"/>
      <w:r w:rsidDel="00000000" w:rsidR="00000000" w:rsidRPr="00000000">
        <w:commentReference w:id="97"/>
      </w:r>
      <w:r w:rsidDel="00000000" w:rsidR="00000000" w:rsidRPr="00000000">
        <w:rPr>
          <w:rtl w:val="0"/>
        </w:rPr>
        <w:t xml:space="preserve">; candidates were selected when their role matched the selection criteria. Candidates are selected based on their Since the sampling universe is already narrow and access might be limited, n</w:t>
      </w:r>
      <w:commentRangeStart w:id="98"/>
      <w:commentRangeStart w:id="99"/>
      <w:commentRangeStart w:id="100"/>
      <w:commentRangeStart w:id="101"/>
      <w:commentRangeStart w:id="102"/>
      <w:r w:rsidDel="00000000" w:rsidR="00000000" w:rsidRPr="00000000">
        <w:rPr>
          <w:rtl w:val="0"/>
        </w:rPr>
        <w:t xml:space="preserve">o further selection criteria are applied to potential participants.</w:t>
      </w:r>
      <w:commentRangeEnd w:id="98"/>
      <w:r w:rsidDel="00000000" w:rsidR="00000000" w:rsidRPr="00000000">
        <w:commentReference w:id="98"/>
      </w:r>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commentRangeEnd w:id="102"/>
      <w:r w:rsidDel="00000000" w:rsidR="00000000" w:rsidRPr="00000000">
        <w:commentReference w:id="102"/>
      </w:r>
      <w:r w:rsidDel="00000000" w:rsidR="00000000" w:rsidRPr="00000000">
        <w:rPr>
          <w:rtl w:val="0"/>
        </w:rPr>
        <w:t xml:space="preserve"> However, key properties</w:t>
      </w:r>
      <w:r w:rsidDel="00000000" w:rsidR="00000000" w:rsidRPr="00000000">
        <w:rPr>
          <w:vertAlign w:val="superscript"/>
        </w:rPr>
        <w:footnoteReference w:customMarkFollows="0" w:id="0"/>
      </w:r>
      <w:r w:rsidDel="00000000" w:rsidR="00000000" w:rsidRPr="00000000">
        <w:rPr>
          <w:rtl w:val="0"/>
        </w:rPr>
        <w:t xml:space="preserve"> about the participant's role and organization are noted to allow analysis of insights and potential limitations that can be derived from the sample distribution. </w:t>
      </w:r>
    </w:p>
    <w:p w:rsidR="00000000" w:rsidDel="00000000" w:rsidP="00000000" w:rsidRDefault="00000000" w:rsidRPr="00000000" w14:paraId="000000B7">
      <w:pPr>
        <w:rPr/>
      </w:pPr>
      <w:r w:rsidDel="00000000" w:rsidR="00000000" w:rsidRPr="00000000">
        <w:rPr>
          <w:rtl w:val="0"/>
        </w:rPr>
        <w:t xml:space="preserve">In line with the concept of theoretical saturation (Charmaz, </w:t>
      </w:r>
      <w:r w:rsidDel="00000000" w:rsidR="00000000" w:rsidRPr="00000000">
        <w:rPr>
          <w:color w:val="222222"/>
          <w:highlight w:val="white"/>
          <w:rtl w:val="0"/>
        </w:rPr>
        <w:t xml:space="preserve">2014</w:t>
      </w:r>
      <w:r w:rsidDel="00000000" w:rsidR="00000000" w:rsidRPr="00000000">
        <w:rPr>
          <w:rtl w:val="0"/>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Del="00000000" w:rsidR="00000000" w:rsidRPr="00000000">
        <w:rPr>
          <w:color w:val="222222"/>
          <w:highlight w:val="white"/>
          <w:rtl w:val="0"/>
        </w:rPr>
        <w:t xml:space="preserve">2014</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Table 1 contains an anonymized overview of the candidates, including their background, role and type of company.</w:t>
      </w:r>
    </w:p>
    <w:p w:rsidR="00000000" w:rsidDel="00000000" w:rsidP="00000000" w:rsidRDefault="00000000" w:rsidRPr="00000000" w14:paraId="000000B9">
      <w:pPr>
        <w:rPr/>
        <w:sectPr>
          <w:headerReference r:id="rId15" w:type="default"/>
          <w:type w:val="nextPage"/>
          <w:pgSz w:h="15840" w:w="12240" w:orient="portrait"/>
          <w:pgMar w:bottom="1440" w:top="1440" w:left="1440" w:right="1440" w:header="720" w:footer="720"/>
          <w:pgNumType w:start="1"/>
        </w:sectPr>
      </w:pPr>
      <w:commentRangeStart w:id="103"/>
      <w:r w:rsidDel="00000000" w:rsidR="00000000" w:rsidRPr="00000000">
        <w:rPr>
          <w:rtl w:val="0"/>
        </w:rPr>
        <w:t xml:space="preserve">Since the sampling of participants is dependent on the network of the researcher, the area of the Netherlands and surrounding countries will, in all likelihood, be overrepresented in the sample. </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00BA">
      <w:pPr>
        <w:ind w:firstLine="0"/>
        <w:jc w:val="left"/>
        <w:rPr>
          <w:b w:val="1"/>
          <w:bCs w:val="1"/>
        </w:rPr>
      </w:pPr>
      <w:r w:rsidDel="00000000" w:rsidR="00000000" w:rsidRPr="00000000">
        <w:rPr>
          <w:b w:val="1"/>
          <w:bCs w:val="1"/>
          <w:rtl w:val="0"/>
        </w:rPr>
        <w:t xml:space="preserve">Table 1.</w:t>
      </w:r>
    </w:p>
    <w:p w:rsidR="00000000" w:rsidDel="00000000" w:rsidP="00000000" w:rsidRDefault="00000000" w:rsidRPr="00000000" w14:paraId="000000BB">
      <w:pPr>
        <w:ind w:firstLine="0"/>
        <w:jc w:val="left"/>
        <w:rPr>
          <w:i w:val="1"/>
          <w:iCs w:val="1"/>
        </w:rPr>
      </w:pPr>
      <w:r w:rsidDel="00000000" w:rsidR="00000000" w:rsidRPr="00000000">
        <w:rPr>
          <w:i w:val="1"/>
          <w:iCs w:val="1"/>
          <w:rtl w:val="0"/>
        </w:rPr>
        <w:t xml:space="preserve">Overview of participants.</w:t>
      </w:r>
      <w:r w:rsidDel="00000000" w:rsidR="00000000" w:rsidRPr="00000000">
        <w:rPr>
          <w:rtl w:val="0"/>
        </w:rPr>
      </w:r>
    </w:p>
    <w:tbl>
      <w:tblPr>
        <w:tblStyle w:val="Table2"/>
        <w:tblW w:w="12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080"/>
        <w:gridCol w:w="1083.3333333333335"/>
        <w:gridCol w:w="1136.6666666666665"/>
        <w:gridCol w:w="1170"/>
        <w:gridCol w:w="1155"/>
        <w:gridCol w:w="1245"/>
        <w:gridCol w:w="1920"/>
        <w:gridCol w:w="1245"/>
        <w:gridCol w:w="1485"/>
        <w:tblGridChange w:id="0">
          <w:tblGrid>
            <w:gridCol w:w="1455"/>
            <w:gridCol w:w="1080"/>
            <w:gridCol w:w="1083.3333333333335"/>
            <w:gridCol w:w="1136.6666666666665"/>
            <w:gridCol w:w="1170"/>
            <w:gridCol w:w="1155"/>
            <w:gridCol w:w="1245"/>
            <w:gridCol w:w="1920"/>
            <w:gridCol w:w="1245"/>
            <w:gridCol w:w="1485"/>
          </w:tblGrid>
        </w:tblGridChange>
      </w:tblGrid>
      <w:tr>
        <w:trPr>
          <w:cantSplit w:val="0"/>
          <w:trHeight w:val="285" w:hRule="atLeast"/>
          <w:tblHeader w:val="0"/>
        </w:trPr>
        <w:tc>
          <w:tcPr>
            <w:tcBorders>
              <w:top w:color="000000" w:space="0" w:sz="7" w:val="single"/>
              <w:left w:color="000000" w:space="0" w:sz="0" w:val="nil"/>
              <w:bottom w:color="000000" w:space="0" w:sz="0" w:val="nil"/>
              <w:right w:color="d9d9d9" w:space="0" w:sz="8" w:val="single"/>
            </w:tcBorders>
            <w:tcMar>
              <w:top w:w="0.0" w:type="dxa"/>
              <w:left w:w="100.0" w:type="dxa"/>
              <w:bottom w:w="0.0" w:type="dxa"/>
              <w:right w:w="100.0" w:type="dxa"/>
            </w:tcMar>
            <w:vAlign w:val="bottom"/>
          </w:tcPr>
          <w:p w:rsidR="00000000" w:rsidDel="00000000" w:rsidP="00000000" w:rsidRDefault="00000000" w:rsidRPr="00000000" w14:paraId="000000BC">
            <w:pPr>
              <w:spacing w:line="360" w:lineRule="auto"/>
              <w:ind w:firstLine="0"/>
              <w:jc w:val="center"/>
              <w:rPr>
                <w:b w:val="1"/>
                <w:bCs w:val="1"/>
                <w:sz w:val="20"/>
                <w:szCs w:val="20"/>
              </w:rPr>
            </w:pPr>
            <w:r w:rsidDel="00000000" w:rsidR="00000000" w:rsidRPr="00000000">
              <w:rPr>
                <w:b w:val="1"/>
                <w:bCs w:val="1"/>
                <w:sz w:val="20"/>
                <w:szCs w:val="20"/>
                <w:rtl w:val="0"/>
              </w:rPr>
              <w:t xml:space="preserve">Interviewee</w:t>
            </w:r>
          </w:p>
        </w:tc>
        <w:tc>
          <w:tcPr>
            <w:gridSpan w:val="3"/>
            <w:tcBorders>
              <w:top w:color="000000" w:space="0" w:sz="7" w:val="single"/>
              <w:left w:color="d9d9d9" w:space="0" w:sz="8" w:val="single"/>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D">
            <w:pPr>
              <w:spacing w:line="360" w:lineRule="auto"/>
              <w:ind w:firstLine="0"/>
              <w:jc w:val="center"/>
              <w:rPr>
                <w:b w:val="1"/>
                <w:bCs w:val="1"/>
                <w:sz w:val="20"/>
                <w:szCs w:val="20"/>
              </w:rPr>
            </w:pPr>
            <w:r w:rsidDel="00000000" w:rsidR="00000000" w:rsidRPr="00000000">
              <w:rPr>
                <w:b w:val="1"/>
                <w:bCs w:val="1"/>
                <w:sz w:val="20"/>
                <w:szCs w:val="20"/>
                <w:rtl w:val="0"/>
              </w:rPr>
              <w:t xml:space="preserve">Background</w:t>
            </w:r>
          </w:p>
        </w:tc>
        <w:tc>
          <w:tcPr>
            <w:gridSpan w:val="3"/>
            <w:tcBorders>
              <w:top w:color="000000" w:space="0" w:sz="7" w:val="single"/>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0">
            <w:pPr>
              <w:spacing w:line="360" w:lineRule="auto"/>
              <w:ind w:firstLine="0"/>
              <w:jc w:val="center"/>
              <w:rPr>
                <w:b w:val="1"/>
                <w:bCs w:val="1"/>
                <w:sz w:val="20"/>
                <w:szCs w:val="20"/>
              </w:rPr>
            </w:pPr>
            <w:r w:rsidDel="00000000" w:rsidR="00000000" w:rsidRPr="00000000">
              <w:rPr>
                <w:b w:val="1"/>
                <w:bCs w:val="1"/>
                <w:sz w:val="20"/>
                <w:szCs w:val="20"/>
                <w:rtl w:val="0"/>
              </w:rPr>
              <w:t xml:space="preserve">Primary role</w:t>
            </w:r>
          </w:p>
        </w:tc>
        <w:tc>
          <w:tcPr>
            <w:gridSpan w:val="3"/>
            <w:tcBorders>
              <w:top w:color="000000" w:space="0" w:sz="7" w:val="single"/>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3">
            <w:pPr>
              <w:spacing w:line="360" w:lineRule="auto"/>
              <w:ind w:firstLine="0"/>
              <w:jc w:val="center"/>
              <w:rPr>
                <w:b w:val="1"/>
                <w:bCs w:val="1"/>
                <w:sz w:val="20"/>
                <w:szCs w:val="20"/>
              </w:rPr>
            </w:pPr>
            <w:r w:rsidDel="00000000" w:rsidR="00000000" w:rsidRPr="00000000">
              <w:rPr>
                <w:b w:val="1"/>
                <w:bCs w:val="1"/>
                <w:sz w:val="20"/>
                <w:szCs w:val="20"/>
                <w:rtl w:val="0"/>
              </w:rPr>
              <w:t xml:space="preserve">Company type</w:t>
            </w:r>
          </w:p>
        </w:tc>
      </w:tr>
      <w:tr>
        <w:trPr>
          <w:cantSplit w:val="0"/>
          <w:trHeight w:val="285" w:hRule="atLeast"/>
          <w:tblHeader w:val="0"/>
        </w:trPr>
        <w:tc>
          <w:tcPr>
            <w:tcBorders>
              <w:top w:color="000000" w:space="0" w:sz="0" w:val="nil"/>
              <w:left w:color="000000" w:space="0" w:sz="0" w:val="nil"/>
              <w:bottom w:color="000000" w:space="0" w:sz="7" w:val="single"/>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C6">
            <w:pPr>
              <w:spacing w:line="360" w:lineRule="auto"/>
              <w:ind w:firstLine="0"/>
              <w:jc w:val="center"/>
              <w:rPr>
                <w:sz w:val="20"/>
                <w:szCs w:val="20"/>
              </w:rPr>
            </w:pPr>
            <w:r w:rsidDel="00000000" w:rsidR="00000000" w:rsidRPr="00000000">
              <w:rPr>
                <w:sz w:val="20"/>
                <w:szCs w:val="20"/>
                <w:rtl w:val="0"/>
              </w:rPr>
              <w:t xml:space="preserve">number</w:t>
            </w:r>
          </w:p>
        </w:tc>
        <w:tc>
          <w:tcPr>
            <w:tcBorders>
              <w:top w:color="000000" w:space="0" w:sz="0" w:val="nil"/>
              <w:left w:color="d9d9d9" w:space="0" w:sz="8" w:val="single"/>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7">
            <w:pPr>
              <w:spacing w:line="360" w:lineRule="auto"/>
              <w:ind w:firstLine="0"/>
              <w:jc w:val="center"/>
              <w:rPr>
                <w:sz w:val="20"/>
                <w:szCs w:val="20"/>
              </w:rPr>
            </w:pPr>
            <w:r w:rsidDel="00000000" w:rsidR="00000000" w:rsidRPr="00000000">
              <w:rPr>
                <w:sz w:val="20"/>
                <w:szCs w:val="20"/>
                <w:rtl w:val="0"/>
              </w:rPr>
              <w:t xml:space="preserve">Technical Data</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8">
            <w:pPr>
              <w:spacing w:line="360" w:lineRule="auto"/>
              <w:ind w:firstLine="0"/>
              <w:jc w:val="center"/>
              <w:rPr>
                <w:sz w:val="20"/>
                <w:szCs w:val="20"/>
              </w:rPr>
            </w:pPr>
            <w:r w:rsidDel="00000000" w:rsidR="00000000" w:rsidRPr="00000000">
              <w:rPr>
                <w:sz w:val="20"/>
                <w:szCs w:val="20"/>
                <w:rtl w:val="0"/>
              </w:rPr>
              <w:t xml:space="preserve">Technical AI</w:t>
            </w:r>
          </w:p>
        </w:tc>
        <w:tc>
          <w:tcPr>
            <w:tcBorders>
              <w:top w:color="000000" w:space="0" w:sz="0" w:val="nil"/>
              <w:left w:color="000000" w:space="0" w:sz="0" w:val="nil"/>
              <w:bottom w:color="000000" w:space="0" w:sz="7" w:val="single"/>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C9">
            <w:pPr>
              <w:spacing w:line="360" w:lineRule="auto"/>
              <w:ind w:firstLine="0"/>
              <w:jc w:val="center"/>
              <w:rPr>
                <w:sz w:val="20"/>
                <w:szCs w:val="20"/>
              </w:rPr>
            </w:pPr>
            <w:r w:rsidDel="00000000" w:rsidR="00000000" w:rsidRPr="00000000">
              <w:rPr>
                <w:sz w:val="20"/>
                <w:szCs w:val="20"/>
                <w:rtl w:val="0"/>
              </w:rPr>
              <w:t xml:space="preserve">Marketing</w:t>
            </w:r>
          </w:p>
        </w:tc>
        <w:tc>
          <w:tcPr>
            <w:tcBorders>
              <w:top w:color="000000" w:space="0" w:sz="0" w:val="nil"/>
              <w:left w:color="d9d9d9" w:space="0" w:sz="8" w:val="single"/>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A">
            <w:pPr>
              <w:spacing w:line="360" w:lineRule="auto"/>
              <w:ind w:firstLine="0"/>
              <w:jc w:val="center"/>
              <w:rPr>
                <w:sz w:val="20"/>
                <w:szCs w:val="20"/>
              </w:rPr>
            </w:pPr>
            <w:r w:rsidDel="00000000" w:rsidR="00000000" w:rsidRPr="00000000">
              <w:rPr>
                <w:sz w:val="20"/>
                <w:szCs w:val="20"/>
                <w:rtl w:val="0"/>
              </w:rPr>
              <w:t xml:space="preserve">Marketing manager</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B">
            <w:pPr>
              <w:spacing w:line="360" w:lineRule="auto"/>
              <w:ind w:firstLine="0"/>
              <w:jc w:val="center"/>
              <w:rPr>
                <w:sz w:val="20"/>
                <w:szCs w:val="20"/>
              </w:rPr>
            </w:pPr>
            <w:r w:rsidDel="00000000" w:rsidR="00000000" w:rsidRPr="00000000">
              <w:rPr>
                <w:sz w:val="20"/>
                <w:szCs w:val="20"/>
                <w:rtl w:val="0"/>
              </w:rPr>
              <w:t xml:space="preserve">Internal AI expert</w:t>
            </w:r>
          </w:p>
        </w:tc>
        <w:tc>
          <w:tcPr>
            <w:tcBorders>
              <w:top w:color="000000" w:space="0" w:sz="0" w:val="nil"/>
              <w:left w:color="000000" w:space="0" w:sz="0" w:val="nil"/>
              <w:bottom w:color="000000" w:space="0" w:sz="7" w:val="single"/>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CC">
            <w:pPr>
              <w:spacing w:line="360" w:lineRule="auto"/>
              <w:ind w:firstLine="0"/>
              <w:jc w:val="center"/>
              <w:rPr>
                <w:sz w:val="20"/>
                <w:szCs w:val="20"/>
              </w:rPr>
            </w:pPr>
            <w:r w:rsidDel="00000000" w:rsidR="00000000" w:rsidRPr="00000000">
              <w:rPr>
                <w:sz w:val="20"/>
                <w:szCs w:val="20"/>
                <w:rtl w:val="0"/>
              </w:rPr>
              <w:t xml:space="preserve">External AI advisor</w:t>
            </w:r>
          </w:p>
        </w:tc>
        <w:tc>
          <w:tcPr>
            <w:tcBorders>
              <w:top w:color="000000" w:space="0" w:sz="0" w:val="nil"/>
              <w:left w:color="d9d9d9" w:space="0" w:sz="8" w:val="single"/>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D">
            <w:pPr>
              <w:spacing w:line="360" w:lineRule="auto"/>
              <w:ind w:firstLine="0"/>
              <w:jc w:val="center"/>
              <w:rPr>
                <w:sz w:val="20"/>
                <w:szCs w:val="20"/>
              </w:rPr>
            </w:pPr>
            <w:r w:rsidDel="00000000" w:rsidR="00000000" w:rsidRPr="00000000">
              <w:rPr>
                <w:sz w:val="20"/>
                <w:szCs w:val="20"/>
                <w:rtl w:val="0"/>
              </w:rPr>
              <w:t xml:space="preserve">Marketing agency/consultant</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E">
            <w:pPr>
              <w:spacing w:line="360" w:lineRule="auto"/>
              <w:ind w:firstLine="0"/>
              <w:jc w:val="center"/>
              <w:rPr>
                <w:sz w:val="20"/>
                <w:szCs w:val="20"/>
              </w:rPr>
            </w:pPr>
            <w:r w:rsidDel="00000000" w:rsidR="00000000" w:rsidRPr="00000000">
              <w:rPr>
                <w:sz w:val="20"/>
                <w:szCs w:val="20"/>
                <w:rtl w:val="0"/>
              </w:rPr>
              <w:t xml:space="preserve">Internal marketing</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F">
            <w:pPr>
              <w:spacing w:line="360" w:lineRule="auto"/>
              <w:ind w:firstLine="0"/>
              <w:jc w:val="center"/>
              <w:rPr>
                <w:sz w:val="20"/>
                <w:szCs w:val="20"/>
              </w:rPr>
            </w:pPr>
            <w:r w:rsidDel="00000000" w:rsidR="00000000" w:rsidRPr="00000000">
              <w:rPr>
                <w:sz w:val="20"/>
                <w:szCs w:val="20"/>
                <w:rtl w:val="0"/>
              </w:rPr>
              <w:t xml:space="preserve">Other advisory role</w:t>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D0">
            <w:pPr>
              <w:spacing w:line="360" w:lineRule="auto"/>
              <w:ind w:firstLine="0"/>
              <w:jc w:val="center"/>
              <w:rPr>
                <w:sz w:val="20"/>
                <w:szCs w:val="20"/>
              </w:rPr>
            </w:pPr>
            <w:r w:rsidDel="00000000" w:rsidR="00000000" w:rsidRPr="00000000">
              <w:rPr>
                <w:sz w:val="20"/>
                <w:szCs w:val="20"/>
                <w:rtl w:val="0"/>
              </w:rPr>
              <w:t xml:space="preserve">1</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1">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2">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D3">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4">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5">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D6">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7">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8">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9">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DA">
            <w:pPr>
              <w:spacing w:line="360" w:lineRule="auto"/>
              <w:ind w:firstLine="0"/>
              <w:jc w:val="center"/>
              <w:rPr>
                <w:sz w:val="20"/>
                <w:szCs w:val="20"/>
              </w:rPr>
            </w:pPr>
            <w:r w:rsidDel="00000000" w:rsidR="00000000" w:rsidRPr="00000000">
              <w:rPr>
                <w:sz w:val="20"/>
                <w:szCs w:val="20"/>
                <w:rtl w:val="0"/>
              </w:rPr>
              <w:t xml:space="preserve">2</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B">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C">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DD">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E">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F">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E0">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1">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2">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3">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E4">
            <w:pPr>
              <w:spacing w:line="360" w:lineRule="auto"/>
              <w:ind w:firstLine="0"/>
              <w:jc w:val="center"/>
              <w:rPr>
                <w:sz w:val="20"/>
                <w:szCs w:val="20"/>
              </w:rPr>
            </w:pPr>
            <w:r w:rsidDel="00000000" w:rsidR="00000000" w:rsidRPr="00000000">
              <w:rPr>
                <w:sz w:val="20"/>
                <w:szCs w:val="20"/>
                <w:rtl w:val="0"/>
              </w:rPr>
              <w:t xml:space="preserve">3</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5">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6">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E7">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8">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9">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EA">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B">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C">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D">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EE">
            <w:pPr>
              <w:spacing w:line="360" w:lineRule="auto"/>
              <w:ind w:firstLine="0"/>
              <w:jc w:val="center"/>
              <w:rPr>
                <w:sz w:val="20"/>
                <w:szCs w:val="20"/>
              </w:rPr>
            </w:pPr>
            <w:r w:rsidDel="00000000" w:rsidR="00000000" w:rsidRPr="00000000">
              <w:rPr>
                <w:sz w:val="20"/>
                <w:szCs w:val="20"/>
                <w:rtl w:val="0"/>
              </w:rPr>
              <w:t xml:space="preserve">4</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EF">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0">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F1">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2">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3">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F4">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5">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6">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7">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F8">
            <w:pPr>
              <w:spacing w:line="360" w:lineRule="auto"/>
              <w:ind w:firstLine="0"/>
              <w:jc w:val="center"/>
              <w:rPr>
                <w:sz w:val="20"/>
                <w:szCs w:val="20"/>
              </w:rPr>
            </w:pPr>
            <w:r w:rsidDel="00000000" w:rsidR="00000000" w:rsidRPr="00000000">
              <w:rPr>
                <w:sz w:val="20"/>
                <w:szCs w:val="20"/>
                <w:rtl w:val="0"/>
              </w:rPr>
              <w:t xml:space="preserve">5</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9">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A">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FB">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C">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D">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FE">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FF">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0">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1">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02">
            <w:pPr>
              <w:spacing w:line="360" w:lineRule="auto"/>
              <w:ind w:firstLine="0"/>
              <w:jc w:val="center"/>
              <w:rPr>
                <w:sz w:val="20"/>
                <w:szCs w:val="20"/>
              </w:rPr>
            </w:pPr>
            <w:r w:rsidDel="00000000" w:rsidR="00000000" w:rsidRPr="00000000">
              <w:rPr>
                <w:sz w:val="20"/>
                <w:szCs w:val="20"/>
                <w:rtl w:val="0"/>
              </w:rPr>
              <w:t xml:space="preserve">6</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3">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4">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05">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6">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7">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08">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9">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A">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B">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0C">
            <w:pPr>
              <w:spacing w:line="360" w:lineRule="auto"/>
              <w:ind w:firstLine="0"/>
              <w:jc w:val="center"/>
              <w:rPr>
                <w:sz w:val="20"/>
                <w:szCs w:val="20"/>
              </w:rPr>
            </w:pPr>
            <w:r w:rsidDel="00000000" w:rsidR="00000000" w:rsidRPr="00000000">
              <w:rPr>
                <w:sz w:val="20"/>
                <w:szCs w:val="20"/>
                <w:rtl w:val="0"/>
              </w:rPr>
              <w:t xml:space="preserve">7</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D">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E">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0F">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0">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1">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12">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3">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4">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5">
            <w:pPr>
              <w:spacing w:line="360" w:lineRule="auto"/>
              <w:ind w:firstLine="0"/>
              <w:jc w:val="center"/>
              <w:rPr>
                <w:sz w:val="20"/>
                <w:szCs w:val="20"/>
              </w:rPr>
            </w:pPr>
            <w:r w:rsidDel="00000000" w:rsidR="00000000" w:rsidRPr="00000000">
              <w:rPr>
                <w:sz w:val="20"/>
                <w:szCs w:val="20"/>
                <w:rtl w:val="0"/>
              </w:rPr>
              <w:t xml:space="preserve">x</w:t>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16">
            <w:pPr>
              <w:spacing w:line="360" w:lineRule="auto"/>
              <w:ind w:firstLine="0"/>
              <w:jc w:val="center"/>
              <w:rPr>
                <w:sz w:val="20"/>
                <w:szCs w:val="20"/>
              </w:rPr>
            </w:pPr>
            <w:r w:rsidDel="00000000" w:rsidR="00000000" w:rsidRPr="00000000">
              <w:rPr>
                <w:sz w:val="20"/>
                <w:szCs w:val="20"/>
                <w:rtl w:val="0"/>
              </w:rPr>
              <w:t xml:space="preserve">8</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7">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8">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19">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A">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B">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1C">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D">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E">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1F">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20">
            <w:pPr>
              <w:spacing w:line="360" w:lineRule="auto"/>
              <w:ind w:firstLine="0"/>
              <w:jc w:val="center"/>
              <w:rPr>
                <w:sz w:val="20"/>
                <w:szCs w:val="20"/>
              </w:rPr>
            </w:pPr>
            <w:r w:rsidDel="00000000" w:rsidR="00000000" w:rsidRPr="00000000">
              <w:rPr>
                <w:sz w:val="20"/>
                <w:szCs w:val="20"/>
                <w:rtl w:val="0"/>
              </w:rPr>
              <w:t xml:space="preserve">9</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1">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2">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23">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4">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5">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26">
            <w:pPr>
              <w:spacing w:line="360" w:lineRule="auto"/>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7">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8">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9">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2A">
            <w:pPr>
              <w:spacing w:line="360" w:lineRule="auto"/>
              <w:ind w:firstLine="0"/>
              <w:jc w:val="center"/>
              <w:rPr>
                <w:sz w:val="20"/>
                <w:szCs w:val="20"/>
              </w:rPr>
            </w:pPr>
            <w:r w:rsidDel="00000000" w:rsidR="00000000" w:rsidRPr="00000000">
              <w:rPr>
                <w:sz w:val="20"/>
                <w:szCs w:val="20"/>
                <w:rtl w:val="0"/>
              </w:rPr>
              <w:t xml:space="preserve">10</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B">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C">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2D">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E">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2F">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30">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1">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2">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3">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34">
            <w:pPr>
              <w:spacing w:line="360" w:lineRule="auto"/>
              <w:ind w:firstLine="0"/>
              <w:jc w:val="center"/>
              <w:rPr>
                <w:sz w:val="20"/>
                <w:szCs w:val="20"/>
              </w:rPr>
            </w:pPr>
            <w:r w:rsidDel="00000000" w:rsidR="00000000" w:rsidRPr="00000000">
              <w:rPr>
                <w:sz w:val="20"/>
                <w:szCs w:val="20"/>
                <w:rtl w:val="0"/>
              </w:rPr>
              <w:t xml:space="preserve">11</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5">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6">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37">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8">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9">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3A">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B">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C">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D">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3E">
            <w:pPr>
              <w:spacing w:line="360" w:lineRule="auto"/>
              <w:ind w:firstLine="0"/>
              <w:jc w:val="center"/>
              <w:rPr>
                <w:sz w:val="20"/>
                <w:szCs w:val="20"/>
              </w:rPr>
            </w:pPr>
            <w:r w:rsidDel="00000000" w:rsidR="00000000" w:rsidRPr="00000000">
              <w:rPr>
                <w:sz w:val="20"/>
                <w:szCs w:val="20"/>
                <w:rtl w:val="0"/>
              </w:rPr>
              <w:t xml:space="preserve">12</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F">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0">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41">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2">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3">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44">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5">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6">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7">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48">
            <w:pPr>
              <w:spacing w:line="360" w:lineRule="auto"/>
              <w:ind w:firstLine="0"/>
              <w:jc w:val="center"/>
              <w:rPr>
                <w:sz w:val="20"/>
                <w:szCs w:val="20"/>
              </w:rPr>
            </w:pPr>
            <w:r w:rsidDel="00000000" w:rsidR="00000000" w:rsidRPr="00000000">
              <w:rPr>
                <w:sz w:val="20"/>
                <w:szCs w:val="20"/>
                <w:rtl w:val="0"/>
              </w:rPr>
              <w:t xml:space="preserve">13</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9">
            <w:pPr>
              <w:spacing w:line="360" w:lineRule="auto"/>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A">
            <w:pPr>
              <w:spacing w:line="360" w:lineRule="auto"/>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4B">
            <w:pPr>
              <w:spacing w:line="360" w:lineRule="auto"/>
              <w:ind w:firstLine="0"/>
              <w:jc w:val="center"/>
              <w:rPr>
                <w:sz w:val="20"/>
                <w:szCs w:val="20"/>
              </w:rPr>
            </w:pPr>
            <w:r w:rsidDel="00000000" w:rsidR="00000000" w:rsidRPr="00000000">
              <w:rPr>
                <w:sz w:val="20"/>
                <w:szCs w:val="20"/>
                <w:rtl w:val="0"/>
              </w:rPr>
              <w:t xml:space="preserve"> </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C">
            <w:pPr>
              <w:spacing w:line="36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D">
            <w:pPr>
              <w:spacing w:line="36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4E">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F">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0">
            <w:pPr>
              <w:spacing w:line="36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1">
            <w:pPr>
              <w:spacing w:line="360" w:lineRule="auto"/>
              <w:jc w:val="cente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52">
            <w:pPr>
              <w:spacing w:line="360" w:lineRule="auto"/>
              <w:ind w:firstLine="0"/>
              <w:jc w:val="center"/>
              <w:rPr>
                <w:sz w:val="20"/>
                <w:szCs w:val="20"/>
              </w:rPr>
            </w:pPr>
            <w:r w:rsidDel="00000000" w:rsidR="00000000" w:rsidRPr="00000000">
              <w:rPr>
                <w:sz w:val="20"/>
                <w:szCs w:val="20"/>
                <w:rtl w:val="0"/>
              </w:rPr>
              <w:t xml:space="preserve">14</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3">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4">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55">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6">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7">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58">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9">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A">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B">
            <w:pPr>
              <w:spacing w:line="360" w:lineRule="auto"/>
              <w:jc w:val="center"/>
              <w:rPr>
                <w:sz w:val="20"/>
                <w:szCs w:val="20"/>
              </w:rPr>
            </w:pPr>
            <w:r w:rsidDel="00000000" w:rsidR="00000000" w:rsidRPr="00000000">
              <w:rPr>
                <w:rtl w:val="0"/>
              </w:rPr>
            </w:r>
          </w:p>
        </w:tc>
      </w:tr>
      <w:tr>
        <w:trPr>
          <w:cantSplit w:val="0"/>
          <w:trHeight w:val="325.86914062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5C">
            <w:pPr>
              <w:spacing w:line="360" w:lineRule="auto"/>
              <w:ind w:firstLine="0"/>
              <w:jc w:val="center"/>
              <w:rPr>
                <w:sz w:val="20"/>
                <w:szCs w:val="20"/>
              </w:rPr>
            </w:pPr>
            <w:r w:rsidDel="00000000" w:rsidR="00000000" w:rsidRPr="00000000">
              <w:rPr>
                <w:sz w:val="20"/>
                <w:szCs w:val="20"/>
                <w:rtl w:val="0"/>
              </w:rPr>
              <w:t xml:space="preserve">15</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D">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E">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5F">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0">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1">
            <w:pPr>
              <w:spacing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62">
            <w:pPr>
              <w:spacing w:line="360" w:lineRule="auto"/>
              <w:ind w:firstLine="0"/>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3">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4">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5">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66">
            <w:pPr>
              <w:spacing w:line="360" w:lineRule="auto"/>
              <w:ind w:firstLine="0"/>
              <w:jc w:val="center"/>
              <w:rPr>
                <w:sz w:val="20"/>
                <w:szCs w:val="20"/>
              </w:rPr>
            </w:pPr>
            <w:r w:rsidDel="00000000" w:rsidR="00000000" w:rsidRPr="00000000">
              <w:rPr>
                <w:sz w:val="20"/>
                <w:szCs w:val="20"/>
                <w:rtl w:val="0"/>
              </w:rPr>
              <w:t xml:space="preserve">16</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7">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8">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69">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A">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B">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6C">
            <w:pPr>
              <w:spacing w:line="360" w:lineRule="auto"/>
              <w:ind w:firstLine="0"/>
              <w:jc w:val="center"/>
              <w:rPr>
                <w:sz w:val="20"/>
                <w:szCs w:val="20"/>
              </w:rPr>
            </w:pPr>
            <w:r w:rsidDel="00000000" w:rsidR="00000000" w:rsidRPr="00000000">
              <w:rPr>
                <w:rtl w:val="0"/>
              </w:rPr>
            </w:r>
          </w:p>
        </w:tc>
        <w:tc>
          <w:tcPr>
            <w:tcBorders>
              <w:top w:color="000000" w:space="0" w:sz="0" w:val="nil"/>
              <w:left w:color="d9d9d9" w:space="0" w:sz="8" w:val="single"/>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D">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E">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F">
            <w:pPr>
              <w:spacing w:line="360" w:lineRule="auto"/>
              <w:jc w:val="cente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7" w:val="single"/>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70">
            <w:pPr>
              <w:spacing w:line="360" w:lineRule="auto"/>
              <w:ind w:firstLine="0"/>
              <w:jc w:val="center"/>
              <w:rPr>
                <w:sz w:val="20"/>
                <w:szCs w:val="20"/>
              </w:rPr>
            </w:pPr>
            <w:r w:rsidDel="00000000" w:rsidR="00000000" w:rsidRPr="00000000">
              <w:rPr>
                <w:sz w:val="20"/>
                <w:szCs w:val="20"/>
                <w:rtl w:val="0"/>
              </w:rPr>
              <w:t xml:space="preserve">17</w:t>
            </w:r>
          </w:p>
        </w:tc>
        <w:tc>
          <w:tcPr>
            <w:tcBorders>
              <w:top w:color="000000" w:space="0" w:sz="0" w:val="nil"/>
              <w:left w:color="d9d9d9" w:space="0" w:sz="8" w:val="single"/>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1">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2">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7" w:val="single"/>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73">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4">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5">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7" w:val="single"/>
              <w:right w:color="d9d9d9"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176">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d9d9d9" w:space="0" w:sz="8" w:val="single"/>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7">
            <w:pPr>
              <w:spacing w:line="360" w:lineRule="auto"/>
              <w:ind w:firstLine="0"/>
              <w:jc w:val="center"/>
              <w:rPr>
                <w:sz w:val="20"/>
                <w:szCs w:val="20"/>
              </w:rPr>
            </w:pPr>
            <w:r w:rsidDel="00000000" w:rsidR="00000000" w:rsidRPr="00000000">
              <w:rPr>
                <w:sz w:val="20"/>
                <w:szCs w:val="20"/>
                <w:rtl w:val="0"/>
              </w:rPr>
              <w:t xml:space="preserve">x</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8">
            <w:pPr>
              <w:spacing w:line="360" w:lineRule="auto"/>
              <w:ind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9">
            <w:pPr>
              <w:spacing w:line="360" w:lineRule="auto"/>
              <w:ind w:firstLine="0"/>
              <w:jc w:val="center"/>
              <w:rPr>
                <w:sz w:val="20"/>
                <w:szCs w:val="20"/>
              </w:rPr>
            </w:pPr>
            <w:r w:rsidDel="00000000" w:rsidR="00000000" w:rsidRPr="00000000">
              <w:rPr>
                <w:rtl w:val="0"/>
              </w:rPr>
            </w:r>
          </w:p>
        </w:tc>
      </w:tr>
    </w:tbl>
    <w:p w:rsidR="00000000" w:rsidDel="00000000" w:rsidP="00000000" w:rsidRDefault="00000000" w:rsidRPr="00000000" w14:paraId="0000017A">
      <w:pPr>
        <w:pStyle w:val="Heading1"/>
        <w:spacing w:after="160" w:lineRule="auto"/>
        <w:ind w:firstLine="0"/>
        <w:rPr/>
        <w:sectPr>
          <w:type w:val="nextPage"/>
          <w:pgSz w:h="12240" w:w="15840" w:orient="landscape"/>
          <w:pgMar w:bottom="1440" w:top="1440" w:left="1440" w:right="1440" w:header="720" w:footer="720"/>
        </w:sectPr>
      </w:pPr>
      <w:bookmarkStart w:colFirst="0" w:colLast="0" w:name="_jewz4ftnfnae" w:id="22"/>
      <w:bookmarkEnd w:id="22"/>
      <w:r w:rsidDel="00000000" w:rsidR="00000000" w:rsidRPr="00000000">
        <w:rPr>
          <w:rtl w:val="0"/>
        </w:rPr>
        <w:t xml:space="preserve"> </w:t>
      </w:r>
    </w:p>
    <w:p w:rsidR="00000000" w:rsidDel="00000000" w:rsidP="00000000" w:rsidRDefault="00000000" w:rsidRPr="00000000" w14:paraId="0000017B">
      <w:pPr>
        <w:pStyle w:val="Heading2"/>
        <w:rPr/>
      </w:pPr>
      <w:bookmarkStart w:colFirst="0" w:colLast="0" w:name="_kqzta5wwdy54" w:id="23"/>
      <w:bookmarkEnd w:id="23"/>
      <w:r w:rsidDel="00000000" w:rsidR="00000000" w:rsidRPr="00000000">
        <w:rPr>
          <w:rtl w:val="0"/>
        </w:rPr>
        <w:t xml:space="preserve">3.2</w:t>
        <w:tab/>
      </w:r>
      <w:r w:rsidDel="00000000" w:rsidR="00000000" w:rsidRPr="00000000">
        <w:rPr>
          <w:rtl w:val="0"/>
        </w:rPr>
        <w:t xml:space="preserve">Trustworthiness</w:t>
      </w:r>
    </w:p>
    <w:p w:rsidR="00000000" w:rsidDel="00000000" w:rsidP="00000000" w:rsidRDefault="00000000" w:rsidRPr="00000000" w14:paraId="0000017C">
      <w:pPr>
        <w:ind w:firstLine="0"/>
        <w:rPr/>
      </w:pPr>
      <w:r w:rsidDel="00000000" w:rsidR="00000000" w:rsidRPr="00000000">
        <w:rPr>
          <w:rtl w:val="0"/>
        </w:rPr>
        <w:t xml:space="preserve">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rsidR="00000000" w:rsidDel="00000000" w:rsidP="00000000" w:rsidRDefault="00000000" w:rsidRPr="00000000" w14:paraId="0000017D">
      <w:pPr>
        <w:ind w:firstLine="0"/>
        <w:rPr>
          <w:b w:val="1"/>
          <w:bCs w:val="1"/>
        </w:rPr>
      </w:pPr>
      <w:r w:rsidDel="00000000" w:rsidR="00000000" w:rsidRPr="00000000">
        <w:rPr>
          <w:b w:val="1"/>
          <w:bCs w:val="1"/>
          <w:rtl w:val="0"/>
        </w:rPr>
        <w:t xml:space="preserve">Table 2.</w:t>
      </w:r>
    </w:p>
    <w:p w:rsidR="00000000" w:rsidDel="00000000" w:rsidP="00000000" w:rsidRDefault="00000000" w:rsidRPr="00000000" w14:paraId="0000017E">
      <w:pPr>
        <w:ind w:firstLine="0"/>
        <w:rPr>
          <w:i w:val="1"/>
          <w:iCs w:val="1"/>
        </w:rPr>
      </w:pPr>
      <w:r w:rsidDel="00000000" w:rsidR="00000000" w:rsidRPr="00000000">
        <w:rPr>
          <w:i w:val="1"/>
          <w:iCs w:val="1"/>
          <w:rtl w:val="0"/>
        </w:rPr>
        <w:t xml:space="preserve">Trustworthiness assessment.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775"/>
        <w:tblGridChange w:id="0">
          <w:tblGrid>
            <w:gridCol w:w="3135"/>
            <w:gridCol w:w="5775"/>
          </w:tblGrid>
        </w:tblGridChange>
      </w:tblGrid>
      <w:tr>
        <w:trPr>
          <w:cantSplit w:val="0"/>
          <w:trHeight w:val="315" w:hRule="atLeast"/>
          <w:tblHeader w:val="0"/>
        </w:trPr>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ind w:firstLine="0"/>
              <w:rPr>
                <w:b w:val="1"/>
                <w:bCs w:val="1"/>
                <w:sz w:val="20"/>
                <w:szCs w:val="20"/>
              </w:rPr>
            </w:pPr>
            <w:r w:rsidDel="00000000" w:rsidR="00000000" w:rsidRPr="00000000">
              <w:rPr>
                <w:b w:val="1"/>
                <w:bCs w:val="1"/>
                <w:sz w:val="20"/>
                <w:szCs w:val="20"/>
                <w:rtl w:val="0"/>
              </w:rPr>
              <w:t xml:space="preserve">Criteria of trustworthiness</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ind w:firstLine="0"/>
              <w:rPr>
                <w:b w:val="1"/>
                <w:bCs w:val="1"/>
                <w:sz w:val="20"/>
                <w:szCs w:val="20"/>
              </w:rPr>
            </w:pPr>
            <w:r w:rsidDel="00000000" w:rsidR="00000000" w:rsidRPr="00000000">
              <w:rPr>
                <w:b w:val="1"/>
                <w:bCs w:val="1"/>
                <w:sz w:val="20"/>
                <w:szCs w:val="20"/>
                <w:rtl w:val="0"/>
              </w:rPr>
              <w:t xml:space="preserve">How addressed</w:t>
            </w:r>
          </w:p>
        </w:tc>
      </w:tr>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ind w:firstLine="0"/>
              <w:rPr>
                <w:sz w:val="20"/>
                <w:szCs w:val="20"/>
              </w:rPr>
            </w:pPr>
            <w:r w:rsidDel="00000000" w:rsidR="00000000" w:rsidRPr="00000000">
              <w:rPr>
                <w:b w:val="1"/>
                <w:bCs w:val="1"/>
                <w:sz w:val="20"/>
                <w:szCs w:val="20"/>
                <w:rtl w:val="0"/>
              </w:rPr>
              <w:t xml:space="preserve">Credibility</w:t>
            </w:r>
            <w:r w:rsidDel="00000000" w:rsidR="00000000" w:rsidRPr="00000000">
              <w:rPr>
                <w:sz w:val="20"/>
                <w:szCs w:val="20"/>
                <w:rtl w:val="0"/>
              </w:rPr>
              <w:t xml:space="preserve"> concerns the congruency between the findings and the phenomenon studied (Merriam, 1998; Shenton, 2004).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ind w:firstLine="0"/>
              <w:rPr>
                <w:sz w:val="20"/>
                <w:szCs w:val="20"/>
              </w:rPr>
            </w:pPr>
            <w:r w:rsidDel="00000000" w:rsidR="00000000" w:rsidRPr="00000000">
              <w:rPr>
                <w:sz w:val="20"/>
                <w:szCs w:val="20"/>
                <w:rtl w:val="0"/>
              </w:rPr>
              <w:t xml:space="preserve">The study applied constructivist grounded theory (Charmaz, 2014) with iterative interviewing, memo writing, and coding (Appendix C).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3.2.1);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ind w:firstLine="0"/>
              <w:rPr>
                <w:sz w:val="20"/>
                <w:szCs w:val="20"/>
              </w:rPr>
            </w:pPr>
            <w:r w:rsidDel="00000000" w:rsidR="00000000" w:rsidRPr="00000000">
              <w:rPr>
                <w:b w:val="1"/>
                <w:bCs w:val="1"/>
                <w:sz w:val="20"/>
                <w:szCs w:val="20"/>
                <w:rtl w:val="0"/>
              </w:rPr>
              <w:t xml:space="preserve">Transferability</w:t>
            </w:r>
            <w:r w:rsidDel="00000000" w:rsidR="00000000" w:rsidRPr="00000000">
              <w:rPr>
                <w:sz w:val="20"/>
                <w:szCs w:val="20"/>
                <w:rtl w:val="0"/>
              </w:rPr>
              <w:t xml:space="preserve"> requires sufficient contextual detail for readers to judge whether findings may apply elsewhere—not statistical generalization to a wider population (Lincoln &amp; Guba, 1985; Shenton, 2004).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ind w:firstLine="0"/>
              <w:rPr>
                <w:sz w:val="20"/>
                <w:szCs w:val="20"/>
              </w:rPr>
            </w:pPr>
            <w:r w:rsidDel="00000000" w:rsidR="00000000" w:rsidRPr="00000000">
              <w:rPr>
                <w:sz w:val="20"/>
                <w:szCs w:val="20"/>
                <w:rtl w:val="0"/>
              </w:rPr>
              <w:t xml:space="preserve">In line with Shenton (2004), information regarding the sampling method, participant types, and data collection methods are provided (Sections 3; Table 1; Appendix A). Thick description in Chapter 4 and</w:t>
            </w:r>
            <w:commentRangeStart w:id="104"/>
            <w:r w:rsidDel="00000000" w:rsidR="00000000" w:rsidRPr="00000000">
              <w:rPr>
                <w:sz w:val="20"/>
                <w:szCs w:val="20"/>
                <w:rtl w:val="0"/>
              </w:rPr>
              <w:t xml:space="preserve"> scope conditions in Section 5.3</w:t>
            </w:r>
            <w:commentRangeEnd w:id="104"/>
            <w:r w:rsidDel="00000000" w:rsidR="00000000" w:rsidRPr="00000000">
              <w:commentReference w:id="104"/>
            </w:r>
            <w:r w:rsidDel="00000000" w:rsidR="00000000" w:rsidRPr="00000000">
              <w:rPr>
                <w:sz w:val="20"/>
                <w:szCs w:val="20"/>
                <w:rtl w:val="0"/>
              </w:rPr>
              <w:t xml:space="preserve"> [DL1] allow readers to judge whether findings may apply in comparable settings.</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ind w:firstLine="0"/>
              <w:rPr>
                <w:sz w:val="20"/>
                <w:szCs w:val="20"/>
              </w:rPr>
            </w:pPr>
            <w:r w:rsidDel="00000000" w:rsidR="00000000" w:rsidRPr="00000000">
              <w:rPr>
                <w:b w:val="1"/>
                <w:bCs w:val="1"/>
                <w:sz w:val="20"/>
                <w:szCs w:val="20"/>
                <w:rtl w:val="0"/>
              </w:rPr>
              <w:t xml:space="preserve">Dependability</w:t>
            </w:r>
            <w:r w:rsidDel="00000000" w:rsidR="00000000" w:rsidRPr="00000000">
              <w:rPr>
                <w:sz w:val="20"/>
                <w:szCs w:val="20"/>
                <w:rtl w:val="0"/>
              </w:rPr>
              <w:t xml:space="preserve"> concerns whether the inquiry process is consistent, auditable, and reported in enough depth that a future researcher could follow the same steps (Shenton, 2004).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6">
            <w:pPr>
              <w:ind w:firstLine="0"/>
              <w:rPr>
                <w:sz w:val="20"/>
                <w:szCs w:val="20"/>
              </w:rPr>
            </w:pPr>
            <w:r w:rsidDel="00000000" w:rsidR="00000000" w:rsidRPr="00000000">
              <w:rPr>
                <w:sz w:val="20"/>
                <w:szCs w:val="20"/>
                <w:rtl w:val="0"/>
              </w:rPr>
              <w:t xml:space="preserve">Interviews were transcribed; transcriptions, memos, and emerging models were reviewed in regular debriefing meetings with the thesis supervisor (Shenton, 2004). Anonymized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trPr>
          <w:cantSplit w:val="0"/>
          <w:trHeight w:val="241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7">
            <w:pPr>
              <w:ind w:firstLine="0"/>
              <w:rPr>
                <w:sz w:val="20"/>
                <w:szCs w:val="20"/>
              </w:rPr>
            </w:pPr>
            <w:r w:rsidDel="00000000" w:rsidR="00000000" w:rsidRPr="00000000">
              <w:rPr>
                <w:b w:val="1"/>
                <w:bCs w:val="1"/>
                <w:sz w:val="20"/>
                <w:szCs w:val="20"/>
                <w:rtl w:val="0"/>
              </w:rPr>
              <w:t xml:space="preserve">Confirmability</w:t>
            </w:r>
            <w:r w:rsidDel="00000000" w:rsidR="00000000" w:rsidRPr="00000000">
              <w:rPr>
                <w:sz w:val="20"/>
                <w:szCs w:val="20"/>
                <w:rtl w:val="0"/>
              </w:rPr>
              <w:t xml:space="preserve"> requires that findings emerge from participant accounts rather than researcher predisposition (Lincoln &amp; Guba, 1985; Shenton, 2004).</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8">
            <w:pPr>
              <w:ind w:firstLine="0"/>
              <w:rPr>
                <w:sz w:val="20"/>
                <w:szCs w:val="20"/>
              </w:rPr>
            </w:pPr>
            <w:r w:rsidDel="00000000" w:rsidR="00000000" w:rsidRPr="00000000">
              <w:rPr>
                <w:sz w:val="20"/>
                <w:szCs w:val="20"/>
                <w:rtl w:val="0"/>
              </w:rPr>
              <w:t xml:space="preserve">In line with Shenton (2004), analytic memos recorded reasoning separately from transcript text; preliminary interpretations that were not supported by later data were revised or discarded. Findings claims are anchored in participant quotations (Chapter 4; Appendix D). Reflexive documentation of the researcher's marketing and AI background and </w:t>
            </w:r>
            <w:commentRangeStart w:id="105"/>
            <w:r w:rsidDel="00000000" w:rsidR="00000000" w:rsidRPr="00000000">
              <w:rPr>
                <w:sz w:val="20"/>
                <w:szCs w:val="20"/>
                <w:rtl w:val="0"/>
              </w:rPr>
              <w:t xml:space="preserve">sampling implications appears in Section 3.2.1</w:t>
            </w:r>
            <w:commentRangeEnd w:id="105"/>
            <w:r w:rsidDel="00000000" w:rsidR="00000000" w:rsidRPr="00000000">
              <w:commentReference w:id="105"/>
            </w:r>
            <w:r w:rsidDel="00000000" w:rsidR="00000000" w:rsidRPr="00000000">
              <w:rPr>
                <w:sz w:val="20"/>
                <w:szCs w:val="20"/>
                <w:rtl w:val="0"/>
              </w:rPr>
              <w:t xml:space="preserve"> .</w:t>
            </w:r>
          </w:p>
        </w:tc>
      </w:tr>
    </w:tbl>
    <w:p w:rsidR="00000000" w:rsidDel="00000000" w:rsidP="00000000" w:rsidRDefault="00000000" w:rsidRPr="00000000" w14:paraId="00000189">
      <w:pPr>
        <w:ind w:firstLine="0"/>
        <w:rPr/>
      </w:pPr>
      <w:r w:rsidDel="00000000" w:rsidR="00000000" w:rsidRPr="00000000">
        <w:rPr>
          <w:rtl w:val="0"/>
        </w:rPr>
      </w:r>
    </w:p>
    <w:p w:rsidR="00000000" w:rsidDel="00000000" w:rsidP="00000000" w:rsidRDefault="00000000" w:rsidRPr="00000000" w14:paraId="0000018A">
      <w:pPr>
        <w:pStyle w:val="Heading1"/>
        <w:rPr>
          <w:rFonts w:ascii="Georgia" w:cs="Georgia" w:eastAsia="Georgia" w:hAnsi="Georgia"/>
          <w:sz w:val="22"/>
          <w:szCs w:val="22"/>
        </w:rPr>
      </w:pPr>
      <w:bookmarkStart w:colFirst="0" w:colLast="0" w:name="_81ng021tuy7p" w:id="24"/>
      <w:bookmarkEnd w:id="24"/>
      <w:r w:rsidDel="00000000" w:rsidR="00000000" w:rsidRPr="00000000">
        <w:rPr>
          <w:rFonts w:ascii="Georgia" w:cs="Georgia" w:eastAsia="Georgia" w:hAnsi="Georgia"/>
          <w:sz w:val="22"/>
          <w:szCs w:val="22"/>
          <w:rtl w:val="0"/>
        </w:rPr>
        <w:t xml:space="preserve">4. </w:t>
        <w:tab/>
        <w:t xml:space="preserve">Findings</w:t>
      </w:r>
    </w:p>
    <w:p w:rsidR="00000000" w:rsidDel="00000000" w:rsidP="00000000" w:rsidRDefault="00000000" w:rsidRPr="00000000" w14:paraId="0000018B">
      <w:pPr>
        <w:rPr/>
      </w:pPr>
      <w:r w:rsidDel="00000000" w:rsidR="00000000" w:rsidRPr="00000000">
        <w:rPr>
          <w:rtl w:val="0"/>
        </w:rPr>
        <w:t xml:space="preserve">The findings indicate a wide range of applications and use cases of agentic AI in the marketing field. Additionally, a clear pattern of managerial behaviors are identified that enable and stimulate adoption of agentic AI and mediate the value creation from the agentic use cases. Furthermore we observe notable impact stemming from the organizational context (internal and external) on the adoption of agentic AI and the value creation from agentic AI.</w:t>
      </w:r>
    </w:p>
    <w:p w:rsidR="00000000" w:rsidDel="00000000" w:rsidP="00000000" w:rsidRDefault="00000000" w:rsidRPr="00000000" w14:paraId="0000018C">
      <w:pPr>
        <w:ind w:left="0" w:firstLine="0"/>
        <w:rPr>
          <w:b w:val="1"/>
          <w:bCs w:val="1"/>
        </w:rPr>
      </w:pPr>
      <w:r w:rsidDel="00000000" w:rsidR="00000000" w:rsidRPr="00000000">
        <w:rPr>
          <w:b w:val="1"/>
          <w:bCs w:val="1"/>
          <w:rtl w:val="0"/>
        </w:rPr>
        <w:t xml:space="preserve">Table 2</w:t>
      </w:r>
    </w:p>
    <w:p w:rsidR="00000000" w:rsidDel="00000000" w:rsidP="00000000" w:rsidRDefault="00000000" w:rsidRPr="00000000" w14:paraId="0000018D">
      <w:pPr>
        <w:ind w:left="0" w:firstLine="0"/>
        <w:rPr>
          <w:i w:val="1"/>
          <w:iCs w:val="1"/>
        </w:rPr>
      </w:pPr>
      <w:r w:rsidDel="00000000" w:rsidR="00000000" w:rsidRPr="00000000">
        <w:rPr>
          <w:i w:val="1"/>
          <w:iCs w:val="1"/>
          <w:rtl w:val="0"/>
        </w:rPr>
        <w:t xml:space="preserve">Overview of code development</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2430"/>
        <w:gridCol w:w="2280"/>
        <w:tblGridChange w:id="0">
          <w:tblGrid>
            <w:gridCol w:w="4185"/>
            <w:gridCol w:w="2430"/>
            <w:gridCol w:w="2280"/>
          </w:tblGrid>
        </w:tblGridChange>
      </w:tblGrid>
      <w:tr>
        <w:trPr>
          <w:cantSplit w:val="0"/>
          <w:trHeight w:val="10.869140625" w:hRule="atLeast"/>
          <w:tblHeader w:val="0"/>
        </w:trPr>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E">
            <w:pPr>
              <w:spacing w:line="360" w:lineRule="auto"/>
              <w:ind w:firstLine="0"/>
              <w:rPr>
                <w:b w:val="1"/>
                <w:bCs w:val="1"/>
                <w:sz w:val="20"/>
                <w:szCs w:val="20"/>
              </w:rPr>
            </w:pPr>
            <w:r w:rsidDel="00000000" w:rsidR="00000000" w:rsidRPr="00000000">
              <w:rPr>
                <w:b w:val="1"/>
                <w:bCs w:val="1"/>
                <w:sz w:val="20"/>
                <w:szCs w:val="20"/>
                <w:rtl w:val="0"/>
              </w:rPr>
              <w:t xml:space="preserve">Descriptive coding</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F">
            <w:pPr>
              <w:spacing w:line="360" w:lineRule="auto"/>
              <w:ind w:firstLine="0"/>
              <w:rPr>
                <w:b w:val="1"/>
                <w:bCs w:val="1"/>
                <w:sz w:val="20"/>
                <w:szCs w:val="20"/>
              </w:rPr>
            </w:pPr>
            <w:r w:rsidDel="00000000" w:rsidR="00000000" w:rsidRPr="00000000">
              <w:rPr>
                <w:b w:val="1"/>
                <w:bCs w:val="1"/>
                <w:sz w:val="20"/>
                <w:szCs w:val="20"/>
                <w:rtl w:val="0"/>
              </w:rPr>
              <w:t xml:space="preserve">Interpretive coding</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0">
            <w:pPr>
              <w:spacing w:line="360" w:lineRule="auto"/>
              <w:ind w:firstLine="0"/>
              <w:rPr>
                <w:b w:val="1"/>
                <w:bCs w:val="1"/>
                <w:sz w:val="20"/>
                <w:szCs w:val="20"/>
              </w:rPr>
            </w:pPr>
            <w:r w:rsidDel="00000000" w:rsidR="00000000" w:rsidRPr="00000000">
              <w:rPr>
                <w:b w:val="1"/>
                <w:bCs w:val="1"/>
                <w:sz w:val="20"/>
                <w:szCs w:val="20"/>
                <w:rtl w:val="0"/>
              </w:rPr>
              <w:t xml:space="preserve">Aggregated codes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1">
            <w:pPr>
              <w:spacing w:line="360" w:lineRule="auto"/>
              <w:ind w:firstLine="0"/>
              <w:rPr>
                <w:sz w:val="20"/>
                <w:szCs w:val="20"/>
              </w:rPr>
            </w:pPr>
            <w:commentRangeStart w:id="106"/>
            <w:r w:rsidDel="00000000" w:rsidR="00000000" w:rsidRPr="00000000">
              <w:rPr>
                <w:sz w:val="20"/>
                <w:szCs w:val="20"/>
                <w:rtl w:val="0"/>
              </w:rPr>
              <w:t xml:space="preserve">Experimenting</w:t>
            </w:r>
            <w:commentRangeEnd w:id="106"/>
            <w:r w:rsidDel="00000000" w:rsidR="00000000" w:rsidRPr="00000000">
              <w:commentReference w:id="106"/>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2">
            <w:pPr>
              <w:spacing w:line="360" w:lineRule="auto"/>
              <w:ind w:firstLine="0"/>
              <w:rPr>
                <w:sz w:val="20"/>
                <w:szCs w:val="20"/>
              </w:rPr>
            </w:pPr>
            <w:r w:rsidDel="00000000" w:rsidR="00000000" w:rsidRPr="00000000">
              <w:rPr>
                <w:sz w:val="20"/>
                <w:szCs w:val="20"/>
                <w:rtl w:val="0"/>
              </w:rPr>
              <w:t xml:space="preserve">Experimenting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3">
            <w:pPr>
              <w:spacing w:line="360" w:lineRule="auto"/>
              <w:ind w:firstLine="0"/>
              <w:rPr>
                <w:sz w:val="20"/>
                <w:szCs w:val="20"/>
              </w:rPr>
            </w:pPr>
            <w:r w:rsidDel="00000000" w:rsidR="00000000" w:rsidRPr="00000000">
              <w:rPr>
                <w:sz w:val="20"/>
                <w:szCs w:val="20"/>
                <w:rtl w:val="0"/>
              </w:rPr>
              <w:t xml:space="preserve">Steering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4">
            <w:pPr>
              <w:spacing w:line="360" w:lineRule="auto"/>
              <w:ind w:firstLine="0"/>
              <w:rPr>
                <w:sz w:val="20"/>
                <w:szCs w:val="20"/>
              </w:rPr>
            </w:pPr>
            <w:r w:rsidDel="00000000" w:rsidR="00000000" w:rsidRPr="00000000">
              <w:rPr>
                <w:sz w:val="20"/>
                <w:szCs w:val="20"/>
                <w:rtl w:val="0"/>
              </w:rPr>
              <w:t xml:space="preserve">Creating a safe learning environment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5">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6">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7">
            <w:pPr>
              <w:spacing w:line="360" w:lineRule="auto"/>
              <w:ind w:firstLine="0"/>
              <w:rPr>
                <w:sz w:val="20"/>
                <w:szCs w:val="20"/>
              </w:rPr>
            </w:pPr>
            <w:r w:rsidDel="00000000" w:rsidR="00000000" w:rsidRPr="00000000">
              <w:rPr>
                <w:sz w:val="20"/>
                <w:szCs w:val="20"/>
                <w:rtl w:val="0"/>
              </w:rPr>
              <w:t xml:space="preserve">Seeking product-market-fit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A">
            <w:pPr>
              <w:spacing w:line="360" w:lineRule="auto"/>
              <w:ind w:firstLine="0"/>
              <w:rPr>
                <w:sz w:val="20"/>
                <w:szCs w:val="20"/>
              </w:rPr>
            </w:pPr>
            <w:r w:rsidDel="00000000" w:rsidR="00000000" w:rsidRPr="00000000">
              <w:rPr>
                <w:sz w:val="20"/>
                <w:szCs w:val="20"/>
                <w:rtl w:val="0"/>
              </w:rPr>
              <w:t xml:space="preserve">Bringing people along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B">
            <w:pPr>
              <w:spacing w:line="360" w:lineRule="auto"/>
              <w:ind w:firstLine="0"/>
              <w:rPr>
                <w:sz w:val="20"/>
                <w:szCs w:val="20"/>
              </w:rPr>
            </w:pPr>
            <w:r w:rsidDel="00000000" w:rsidR="00000000" w:rsidRPr="00000000">
              <w:rPr>
                <w:sz w:val="20"/>
                <w:szCs w:val="20"/>
                <w:rtl w:val="0"/>
              </w:rPr>
              <w:t xml:space="preserve">Guiding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C">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D">
            <w:pPr>
              <w:spacing w:line="360" w:lineRule="auto"/>
              <w:ind w:firstLine="0"/>
              <w:rPr>
                <w:sz w:val="20"/>
                <w:szCs w:val="20"/>
              </w:rPr>
            </w:pPr>
            <w:r w:rsidDel="00000000" w:rsidR="00000000" w:rsidRPr="00000000">
              <w:rPr>
                <w:sz w:val="20"/>
                <w:szCs w:val="20"/>
                <w:rtl w:val="0"/>
              </w:rPr>
              <w:t xml:space="preserve">Accepting risk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spacing w:line="360" w:lineRule="auto"/>
              <w:ind w:firstLine="0"/>
              <w:rPr>
                <w:sz w:val="20"/>
                <w:szCs w:val="20"/>
              </w:rPr>
            </w:pPr>
            <w:r w:rsidDel="00000000" w:rsidR="00000000" w:rsidRPr="00000000">
              <w:rPr>
                <w:sz w:val="20"/>
                <w:szCs w:val="20"/>
                <w:rtl w:val="0"/>
              </w:rPr>
              <w:t xml:space="preserve">Providing clarity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2">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3">
            <w:pPr>
              <w:spacing w:line="360" w:lineRule="auto"/>
              <w:ind w:firstLine="0"/>
              <w:rPr>
                <w:sz w:val="20"/>
                <w:szCs w:val="20"/>
              </w:rPr>
            </w:pPr>
            <w:r w:rsidDel="00000000" w:rsidR="00000000" w:rsidRPr="00000000">
              <w:rPr>
                <w:sz w:val="20"/>
                <w:szCs w:val="20"/>
                <w:rtl w:val="0"/>
              </w:rPr>
              <w:t xml:space="preserve">Championing AI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5">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spacing w:line="360" w:lineRule="auto"/>
              <w:ind w:firstLine="0"/>
              <w:rPr>
                <w:sz w:val="20"/>
                <w:szCs w:val="20"/>
              </w:rPr>
            </w:pPr>
            <w:r w:rsidDel="00000000" w:rsidR="00000000" w:rsidRPr="00000000">
              <w:rPr>
                <w:sz w:val="20"/>
                <w:szCs w:val="20"/>
                <w:rtl w:val="0"/>
              </w:rPr>
              <w:t xml:space="preserve">Obtaining </w:t>
            </w:r>
            <w:commentRangeStart w:id="107"/>
            <w:r w:rsidDel="00000000" w:rsidR="00000000" w:rsidRPr="00000000">
              <w:rPr>
                <w:sz w:val="20"/>
                <w:szCs w:val="20"/>
                <w:rtl w:val="0"/>
              </w:rPr>
              <w:t xml:space="preserve">finance &amp; time </w:t>
            </w:r>
            <w:commentRangeEnd w:id="107"/>
            <w:r w:rsidDel="00000000" w:rsidR="00000000" w:rsidRPr="00000000">
              <w:commentReference w:id="107"/>
            </w:r>
            <w:r w:rsidDel="00000000" w:rsidR="00000000" w:rsidRPr="00000000">
              <w:rPr>
                <w:sz w:val="20"/>
                <w:szCs w:val="20"/>
                <w:rtl w:val="0"/>
              </w:rPr>
              <w:t xml:space="preserve">resources</w:t>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spacing w:line="360" w:lineRule="auto"/>
              <w:ind w:firstLine="0"/>
              <w:rPr>
                <w:sz w:val="20"/>
                <w:szCs w:val="20"/>
              </w:rPr>
            </w:pPr>
            <w:r w:rsidDel="00000000" w:rsidR="00000000" w:rsidRPr="00000000">
              <w:rPr>
                <w:sz w:val="20"/>
                <w:szCs w:val="20"/>
                <w:rtl w:val="0"/>
              </w:rPr>
              <w:t xml:space="preserve">Leveraging hard resources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spacing w:line="360" w:lineRule="auto"/>
              <w:ind w:firstLine="0"/>
              <w:rPr>
                <w:sz w:val="20"/>
                <w:szCs w:val="20"/>
              </w:rPr>
            </w:pPr>
            <w:r w:rsidDel="00000000" w:rsidR="00000000" w:rsidRPr="00000000">
              <w:rPr>
                <w:sz w:val="20"/>
                <w:szCs w:val="20"/>
                <w:rtl w:val="0"/>
              </w:rPr>
              <w:t xml:space="preserve"> </w:t>
            </w:r>
            <w:commentRangeStart w:id="108"/>
            <w:r w:rsidDel="00000000" w:rsidR="00000000" w:rsidRPr="00000000">
              <w:rPr>
                <w:sz w:val="20"/>
                <w:szCs w:val="20"/>
                <w:rtl w:val="0"/>
              </w:rPr>
              <w:t xml:space="preserve">Leveraging </w:t>
            </w:r>
            <w:commentRangeEnd w:id="108"/>
            <w:r w:rsidDel="00000000" w:rsidR="00000000" w:rsidRPr="00000000">
              <w:commentReference w:id="108"/>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9">
            <w:pPr>
              <w:spacing w:line="360" w:lineRule="auto"/>
              <w:ind w:firstLine="0"/>
              <w:rPr>
                <w:sz w:val="20"/>
                <w:szCs w:val="20"/>
              </w:rPr>
            </w:pPr>
            <w:r w:rsidDel="00000000" w:rsidR="00000000" w:rsidRPr="00000000">
              <w:rPr>
                <w:sz w:val="20"/>
                <w:szCs w:val="20"/>
                <w:rtl w:val="0"/>
              </w:rPr>
              <w:t xml:space="preserve">Leveraging data availability</w:t>
            </w:r>
          </w:p>
        </w:tc>
        <w:tc>
          <w:tcPr>
            <w:vMerge w:val="continue"/>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A">
            <w:pP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B">
            <w:pPr>
              <w:spacing w:line="360" w:lineRule="auto"/>
              <w:ind w:firstLine="0"/>
              <w:rPr>
                <w:sz w:val="20"/>
                <w:szCs w:val="20"/>
              </w:rPr>
            </w:pPr>
            <w:r w:rsidDel="00000000" w:rsidR="00000000" w:rsidRPr="00000000">
              <w:rPr>
                <w:sz w:val="20"/>
                <w:szCs w:val="20"/>
                <w:rtl w:val="0"/>
              </w:rPr>
              <w:t xml:space="preserve"> </w:t>
            </w:r>
          </w:p>
        </w:tc>
      </w:tr>
      <w:tr>
        <w:trPr>
          <w:cantSplit w:val="0"/>
          <w:trHeight w:val="325.86914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C">
            <w:pPr>
              <w:spacing w:line="360" w:lineRule="auto"/>
              <w:ind w:firstLine="0"/>
              <w:rPr>
                <w:sz w:val="20"/>
                <w:szCs w:val="20"/>
              </w:rPr>
            </w:pPr>
            <w:r w:rsidDel="00000000" w:rsidR="00000000" w:rsidRPr="00000000">
              <w:rPr>
                <w:sz w:val="20"/>
                <w:szCs w:val="20"/>
                <w:rtl w:val="0"/>
              </w:rPr>
              <w:t xml:space="preserve">Leveraging the right tooling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D">
            <w:pPr>
              <w:spacing w:line="360" w:lineRule="auto"/>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E">
            <w:pPr>
              <w:spacing w:line="360" w:lineRule="auto"/>
              <w:ind w:firstLine="0"/>
              <w:rPr>
                <w:sz w:val="20"/>
                <w:szCs w:val="20"/>
              </w:rPr>
            </w:pPr>
            <w:r w:rsidDel="00000000" w:rsidR="00000000" w:rsidRPr="00000000">
              <w:rPr>
                <w:sz w:val="20"/>
                <w:szCs w:val="20"/>
                <w:rtl w:val="0"/>
              </w:rPr>
              <w:t xml:space="preserve"> </w:t>
            </w:r>
          </w:p>
        </w:tc>
      </w:tr>
      <w:tr>
        <w:trPr>
          <w:cantSplit w:val="0"/>
          <w:trHeight w:val="325.86914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F">
            <w:pPr>
              <w:spacing w:line="360" w:lineRule="auto"/>
              <w:ind w:firstLine="0"/>
              <w:rPr>
                <w:sz w:val="20"/>
                <w:szCs w:val="20"/>
              </w:rPr>
            </w:pPr>
            <w:r w:rsidDel="00000000" w:rsidR="00000000" w:rsidRPr="00000000">
              <w:rPr>
                <w:sz w:val="20"/>
                <w:szCs w:val="20"/>
                <w:rtl w:val="0"/>
              </w:rPr>
              <w:t xml:space="preserve">Leveraging </w:t>
            </w:r>
            <w:commentRangeStart w:id="109"/>
            <w:r w:rsidDel="00000000" w:rsidR="00000000" w:rsidRPr="00000000">
              <w:rPr>
                <w:sz w:val="20"/>
                <w:szCs w:val="20"/>
                <w:rtl w:val="0"/>
              </w:rPr>
              <w:t xml:space="preserve">competencies to execute</w:t>
            </w:r>
            <w:commentRangeEnd w:id="109"/>
            <w:r w:rsidDel="00000000" w:rsidR="00000000" w:rsidRPr="00000000">
              <w:commentReference w:id="109"/>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0">
            <w:pPr>
              <w:spacing w:line="360" w:lineRule="auto"/>
              <w:ind w:firstLine="0"/>
              <w:rPr>
                <w:sz w:val="20"/>
                <w:szCs w:val="20"/>
              </w:rPr>
            </w:pPr>
            <w:r w:rsidDel="00000000" w:rsidR="00000000" w:rsidRPr="00000000">
              <w:rPr>
                <w:sz w:val="20"/>
                <w:szCs w:val="20"/>
                <w:rtl w:val="0"/>
              </w:rPr>
              <w:t xml:space="preserve">Leveraging soft resources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1">
            <w:pPr>
              <w:spacing w:line="360" w:lineRule="auto"/>
              <w:ind w:firstLine="0"/>
              <w:rPr>
                <w:sz w:val="20"/>
                <w:szCs w:val="20"/>
              </w:rPr>
            </w:pPr>
            <w:r w:rsidDel="00000000" w:rsidR="00000000" w:rsidRPr="00000000">
              <w:rPr>
                <w:sz w:val="20"/>
                <w:szCs w:val="20"/>
                <w:rtl w:val="0"/>
              </w:rPr>
              <w:t xml:space="preserve"> </w:t>
            </w:r>
          </w:p>
        </w:tc>
      </w:tr>
      <w:tr>
        <w:trPr>
          <w:cantSplit w:val="0"/>
          <w:trHeight w:val="261.7382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2">
            <w:pPr>
              <w:spacing w:line="360" w:lineRule="auto"/>
              <w:ind w:firstLine="0"/>
              <w:rPr>
                <w:sz w:val="20"/>
                <w:szCs w:val="20"/>
              </w:rPr>
            </w:pPr>
            <w:r w:rsidDel="00000000" w:rsidR="00000000" w:rsidRPr="00000000">
              <w:rPr>
                <w:sz w:val="20"/>
                <w:szCs w:val="20"/>
                <w:rtl w:val="0"/>
              </w:rPr>
              <w:t xml:space="preserve">Leveraging external experts &amp; vendors</w:t>
            </w:r>
          </w:p>
        </w:tc>
        <w:tc>
          <w:tcPr>
            <w:vMerge w:val="continue"/>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3">
            <w:pP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4">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5">
            <w:pPr>
              <w:spacing w:line="360" w:lineRule="auto"/>
              <w:ind w:firstLine="0"/>
              <w:rPr>
                <w:sz w:val="20"/>
                <w:szCs w:val="20"/>
              </w:rPr>
            </w:pPr>
            <w:r w:rsidDel="00000000" w:rsidR="00000000" w:rsidRPr="00000000">
              <w:rPr>
                <w:sz w:val="20"/>
                <w:szCs w:val="20"/>
                <w:rtl w:val="0"/>
              </w:rPr>
              <w:t xml:space="preserve">Having a culture of innovation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6">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7">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8">
            <w:pPr>
              <w:spacing w:line="360" w:lineRule="auto"/>
              <w:ind w:firstLine="0"/>
              <w:rPr>
                <w:sz w:val="20"/>
                <w:szCs w:val="20"/>
              </w:rPr>
            </w:pPr>
            <w:r w:rsidDel="00000000" w:rsidR="00000000" w:rsidRPr="00000000">
              <w:rPr>
                <w:sz w:val="20"/>
                <w:szCs w:val="20"/>
                <w:rtl w:val="0"/>
              </w:rPr>
              <w:t xml:space="preserve">Navigating resistance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9">
            <w:pPr>
              <w:spacing w:line="360" w:lineRule="auto"/>
              <w:ind w:firstLine="0"/>
              <w:rPr>
                <w:sz w:val="20"/>
                <w:szCs w:val="20"/>
              </w:rPr>
            </w:pPr>
            <w:r w:rsidDel="00000000" w:rsidR="00000000" w:rsidRPr="00000000">
              <w:rPr>
                <w:sz w:val="20"/>
                <w:szCs w:val="20"/>
                <w:rtl w:val="0"/>
              </w:rPr>
              <w:t xml:space="preserve">Navigating</w:t>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A">
            <w:pPr>
              <w:spacing w:line="360" w:lineRule="auto"/>
              <w:ind w:firstLine="0"/>
              <w:rPr>
                <w:sz w:val="20"/>
                <w:szCs w:val="20"/>
              </w:rPr>
            </w:pPr>
            <w:r w:rsidDel="00000000" w:rsidR="00000000" w:rsidRPr="00000000">
              <w:rPr>
                <w:sz w:val="20"/>
                <w:szCs w:val="20"/>
                <w:rtl w:val="0"/>
              </w:rPr>
              <w:t xml:space="preserve">Experiencing obstacles</w:t>
            </w:r>
          </w:p>
        </w:tc>
      </w:tr>
      <w:tr>
        <w:trPr>
          <w:cantSplit w:val="0"/>
          <w:trHeight w:val="336.7382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B">
            <w:pPr>
              <w:spacing w:line="360" w:lineRule="auto"/>
              <w:ind w:firstLine="0"/>
              <w:rPr>
                <w:sz w:val="20"/>
                <w:szCs w:val="20"/>
              </w:rPr>
            </w:pPr>
            <w:r w:rsidDel="00000000" w:rsidR="00000000" w:rsidRPr="00000000">
              <w:rPr>
                <w:sz w:val="20"/>
                <w:szCs w:val="20"/>
                <w:rtl w:val="0"/>
              </w:rPr>
              <w:t xml:space="preserve">Navigating restricting governance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spacing w:line="360" w:lineRule="auto"/>
              <w:ind w:firstLine="0"/>
              <w:rPr>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D">
            <w:pPr>
              <w:spacing w:after="0" w:before="0" w:line="240" w:lineRule="auto"/>
              <w:ind w:left="0" w:firstLine="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E">
            <w:pPr>
              <w:spacing w:line="360" w:lineRule="auto"/>
              <w:ind w:firstLine="0"/>
              <w:rPr>
                <w:sz w:val="20"/>
                <w:szCs w:val="20"/>
              </w:rPr>
            </w:pPr>
            <w:commentRangeStart w:id="110"/>
            <w:r w:rsidDel="00000000" w:rsidR="00000000" w:rsidRPr="00000000">
              <w:rPr>
                <w:sz w:val="20"/>
                <w:szCs w:val="20"/>
                <w:rtl w:val="0"/>
              </w:rPr>
              <w:t xml:space="preserve">Analysing</w:t>
            </w:r>
            <w:commentRangeEnd w:id="110"/>
            <w:r w:rsidDel="00000000" w:rsidR="00000000" w:rsidRPr="00000000">
              <w:commentReference w:id="11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F">
            <w:pPr>
              <w:spacing w:line="360" w:lineRule="auto"/>
              <w:ind w:firstLine="0"/>
              <w:rPr>
                <w:sz w:val="20"/>
                <w:szCs w:val="20"/>
              </w:rPr>
            </w:pPr>
            <w:r w:rsidDel="00000000" w:rsidR="00000000" w:rsidRPr="00000000">
              <w:rPr>
                <w:sz w:val="20"/>
                <w:szCs w:val="20"/>
                <w:rtl w:val="0"/>
              </w:rPr>
              <w:t xml:space="preserve">Analyzing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0">
            <w:pPr>
              <w:spacing w:line="360" w:lineRule="auto"/>
              <w:ind w:firstLine="0"/>
              <w:rPr>
                <w:sz w:val="20"/>
                <w:szCs w:val="20"/>
              </w:rPr>
            </w:pPr>
            <w:r w:rsidDel="00000000" w:rsidR="00000000" w:rsidRPr="00000000">
              <w:rPr>
                <w:sz w:val="20"/>
                <w:szCs w:val="20"/>
                <w:rtl w:val="0"/>
              </w:rPr>
              <w:t xml:space="preserve">Applying Use Cases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1">
            <w:pPr>
              <w:spacing w:line="360" w:lineRule="auto"/>
              <w:ind w:firstLine="0"/>
              <w:rPr>
                <w:sz w:val="20"/>
                <w:szCs w:val="20"/>
              </w:rPr>
            </w:pPr>
            <w:r w:rsidDel="00000000" w:rsidR="00000000" w:rsidRPr="00000000">
              <w:rPr>
                <w:sz w:val="20"/>
                <w:szCs w:val="20"/>
                <w:rtl w:val="0"/>
              </w:rPr>
              <w:t xml:space="preserve">Creating content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2">
            <w:pPr>
              <w:spacing w:line="360" w:lineRule="auto"/>
              <w:ind w:firstLine="0"/>
              <w:rPr>
                <w:sz w:val="20"/>
                <w:szCs w:val="20"/>
              </w:rPr>
            </w:pPr>
            <w:r w:rsidDel="00000000" w:rsidR="00000000" w:rsidRPr="00000000">
              <w:rPr>
                <w:sz w:val="20"/>
                <w:szCs w:val="20"/>
                <w:rtl w:val="0"/>
              </w:rPr>
              <w:t xml:space="preserve">Guiding creation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3">
            <w:pPr>
              <w:spacing w:line="360" w:lineRule="auto"/>
              <w:ind w:firstLine="0"/>
              <w:rPr>
                <w:sz w:val="20"/>
                <w:szCs w:val="20"/>
              </w:rPr>
            </w:pP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4">
            <w:pPr>
              <w:spacing w:line="360" w:lineRule="auto"/>
              <w:ind w:firstLine="0"/>
              <w:rPr>
                <w:sz w:val="20"/>
                <w:szCs w:val="20"/>
              </w:rPr>
            </w:pPr>
            <w:r w:rsidDel="00000000" w:rsidR="00000000" w:rsidRPr="00000000">
              <w:rPr>
                <w:sz w:val="20"/>
                <w:szCs w:val="20"/>
                <w:rtl w:val="0"/>
              </w:rPr>
              <w:t xml:space="preserve">Controlling brand or messaging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5">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6">
            <w:pPr>
              <w:spacing w:line="360" w:lineRule="auto"/>
              <w:ind w:firstLine="0"/>
              <w:rPr>
                <w:sz w:val="20"/>
                <w:szCs w:val="20"/>
              </w:rPr>
            </w:pPr>
            <w:r w:rsidDel="00000000" w:rsidR="00000000" w:rsidRPr="00000000">
              <w:rPr>
                <w:sz w:val="20"/>
                <w:szCs w:val="20"/>
                <w:rtl w:val="0"/>
              </w:rPr>
              <w:t xml:space="preserve">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7">
            <w:pPr>
              <w:spacing w:line="360" w:lineRule="auto"/>
              <w:ind w:firstLine="0"/>
              <w:rPr>
                <w:sz w:val="20"/>
                <w:szCs w:val="20"/>
              </w:rPr>
            </w:pPr>
            <w:r w:rsidDel="00000000" w:rsidR="00000000" w:rsidRPr="00000000">
              <w:rPr>
                <w:sz w:val="20"/>
                <w:szCs w:val="20"/>
                <w:rtl w:val="0"/>
              </w:rPr>
              <w:t xml:space="preserve">Developing or prototyping applications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8">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9">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A">
            <w:pPr>
              <w:spacing w:line="360" w:lineRule="auto"/>
              <w:ind w:firstLine="0"/>
              <w:rPr>
                <w:sz w:val="20"/>
                <w:szCs w:val="20"/>
              </w:rPr>
            </w:pPr>
            <w:r w:rsidDel="00000000" w:rsidR="00000000" w:rsidRPr="00000000">
              <w:rPr>
                <w:sz w:val="20"/>
                <w:szCs w:val="20"/>
                <w:rtl w:val="0"/>
              </w:rPr>
              <w:t xml:space="preserve">Automating processes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B">
            <w:pPr>
              <w:spacing w:line="360" w:lineRule="auto"/>
              <w:ind w:firstLine="0"/>
              <w:rPr>
                <w:sz w:val="20"/>
                <w:szCs w:val="20"/>
              </w:rPr>
            </w:pPr>
            <w:r w:rsidDel="00000000" w:rsidR="00000000" w:rsidRPr="00000000">
              <w:rPr>
                <w:sz w:val="20"/>
                <w:szCs w:val="20"/>
                <w:rtl w:val="0"/>
              </w:rPr>
              <w:t xml:space="preserve">Guiding automation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C">
            <w:pPr>
              <w:spacing w:line="360" w:lineRule="auto"/>
              <w:ind w:firstLine="0"/>
              <w:rPr>
                <w:sz w:val="20"/>
                <w:szCs w:val="20"/>
              </w:rPr>
            </w:pPr>
            <w:r w:rsidDel="00000000" w:rsidR="00000000" w:rsidRPr="00000000">
              <w:rPr>
                <w:sz w:val="20"/>
                <w:szCs w:val="20"/>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D">
            <w:pPr>
              <w:spacing w:line="360" w:lineRule="auto"/>
              <w:ind w:firstLine="0"/>
              <w:rPr>
                <w:sz w:val="20"/>
                <w:szCs w:val="20"/>
              </w:rPr>
            </w:pPr>
            <w:r w:rsidDel="00000000" w:rsidR="00000000" w:rsidRPr="00000000">
              <w:rPr>
                <w:sz w:val="20"/>
                <w:szCs w:val="20"/>
                <w:rtl w:val="0"/>
              </w:rPr>
              <w:t xml:space="preserve">Using agents for general purpose knowledge work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E">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F">
            <w:pPr>
              <w:spacing w:line="360" w:lineRule="auto"/>
              <w:ind w:firstLine="0"/>
              <w:rPr>
                <w:sz w:val="20"/>
                <w:szCs w:val="20"/>
              </w:rPr>
            </w:pPr>
            <w:r w:rsidDel="00000000" w:rsidR="00000000" w:rsidRPr="00000000">
              <w:rPr>
                <w:sz w:val="20"/>
                <w:szCs w:val="20"/>
                <w:rtl w:val="0"/>
              </w:rPr>
              <w:t xml:space="preserve">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0">
            <w:pPr>
              <w:spacing w:line="360" w:lineRule="auto"/>
              <w:ind w:firstLine="0"/>
              <w:rPr>
                <w:sz w:val="20"/>
                <w:szCs w:val="20"/>
              </w:rPr>
            </w:pPr>
            <w:r w:rsidDel="00000000" w:rsidR="00000000" w:rsidRPr="00000000">
              <w:rPr>
                <w:sz w:val="20"/>
                <w:szCs w:val="20"/>
                <w:rtl w:val="0"/>
              </w:rPr>
              <w:t xml:space="preserve">Optimizing &amp; personalizing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1">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2">
            <w:pPr>
              <w:spacing w:line="360" w:lineRule="auto"/>
              <w:ind w:firstLine="0"/>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3">
            <w:pPr>
              <w:spacing w:line="360" w:lineRule="auto"/>
              <w:ind w:firstLine="0"/>
              <w:rPr>
                <w:sz w:val="20"/>
                <w:szCs w:val="20"/>
              </w:rPr>
            </w:pPr>
            <w:r w:rsidDel="00000000" w:rsidR="00000000" w:rsidRPr="00000000">
              <w:rPr>
                <w:sz w:val="20"/>
                <w:szCs w:val="20"/>
                <w:rtl w:val="0"/>
              </w:rPr>
              <w:t xml:space="preserve">Creating agents that assist customer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4">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6">
            <w:pPr>
              <w:spacing w:line="360" w:lineRule="auto"/>
              <w:ind w:firstLine="0"/>
              <w:rPr>
                <w:sz w:val="20"/>
                <w:szCs w:val="20"/>
              </w:rPr>
            </w:pPr>
            <w:r w:rsidDel="00000000" w:rsidR="00000000" w:rsidRPr="00000000">
              <w:rPr>
                <w:sz w:val="20"/>
                <w:szCs w:val="20"/>
                <w:rtl w:val="0"/>
              </w:rPr>
              <w:t xml:space="preserve">Using integrations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7">
            <w:pPr>
              <w:spacing w:line="360" w:lineRule="auto"/>
              <w:ind w:firstLine="0"/>
              <w:rPr>
                <w:sz w:val="20"/>
                <w:szCs w:val="20"/>
              </w:rPr>
            </w:pPr>
            <w:commentRangeStart w:id="111"/>
            <w:r w:rsidDel="00000000" w:rsidR="00000000" w:rsidRPr="00000000">
              <w:rPr>
                <w:sz w:val="20"/>
                <w:szCs w:val="20"/>
                <w:rtl w:val="0"/>
              </w:rPr>
              <w:t xml:space="preserve">Using features</w:t>
            </w:r>
            <w:commentRangeEnd w:id="111"/>
            <w:r w:rsidDel="00000000" w:rsidR="00000000" w:rsidRPr="00000000">
              <w:commentReference w:id="111"/>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8">
            <w:pPr>
              <w:spacing w:line="360" w:lineRule="auto"/>
              <w:ind w:firstLine="0"/>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9">
            <w:pPr>
              <w:spacing w:line="360" w:lineRule="auto"/>
              <w:ind w:firstLine="0"/>
              <w:rPr>
                <w:sz w:val="20"/>
                <w:szCs w:val="20"/>
              </w:rPr>
            </w:pPr>
            <w:r w:rsidDel="00000000" w:rsidR="00000000" w:rsidRPr="00000000">
              <w:rPr>
                <w:sz w:val="20"/>
                <w:szCs w:val="20"/>
                <w:rtl w:val="0"/>
              </w:rPr>
              <w:t xml:space="preserve">Using ability to ingest data and other context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A">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B">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C">
            <w:pPr>
              <w:spacing w:line="360" w:lineRule="auto"/>
              <w:ind w:firstLine="0"/>
              <w:rPr>
                <w:sz w:val="20"/>
                <w:szCs w:val="20"/>
              </w:rPr>
            </w:pPr>
            <w:r w:rsidDel="00000000" w:rsidR="00000000" w:rsidRPr="00000000">
              <w:rPr>
                <w:sz w:val="20"/>
                <w:szCs w:val="20"/>
                <w:rtl w:val="0"/>
              </w:rPr>
              <w:t xml:space="preserve">Gaining increased </w:t>
            </w:r>
            <w:commentRangeStart w:id="112"/>
            <w:r w:rsidDel="00000000" w:rsidR="00000000" w:rsidRPr="00000000">
              <w:rPr>
                <w:sz w:val="20"/>
                <w:szCs w:val="20"/>
                <w:rtl w:val="0"/>
              </w:rPr>
              <w:t xml:space="preserve">efficiency</w:t>
            </w:r>
            <w:commentRangeEnd w:id="112"/>
            <w:r w:rsidDel="00000000" w:rsidR="00000000" w:rsidRPr="00000000">
              <w:commentReference w:id="112"/>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D">
            <w:pPr>
              <w:spacing w:line="360" w:lineRule="auto"/>
              <w:ind w:firstLine="0"/>
              <w:rPr>
                <w:sz w:val="20"/>
                <w:szCs w:val="20"/>
              </w:rPr>
            </w:pPr>
            <w:r w:rsidDel="00000000" w:rsidR="00000000" w:rsidRPr="00000000">
              <w:rPr>
                <w:sz w:val="20"/>
                <w:szCs w:val="20"/>
                <w:rtl w:val="0"/>
              </w:rPr>
              <w:t xml:space="preserve">Gaining benefits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E">
            <w:pPr>
              <w:spacing w:line="360" w:lineRule="auto"/>
              <w:ind w:firstLine="0"/>
              <w:rPr>
                <w:sz w:val="20"/>
                <w:szCs w:val="20"/>
              </w:rPr>
            </w:pPr>
            <w:r w:rsidDel="00000000" w:rsidR="00000000" w:rsidRPr="00000000">
              <w:rPr>
                <w:sz w:val="20"/>
                <w:szCs w:val="20"/>
                <w:rtl w:val="0"/>
              </w:rPr>
              <w:t xml:space="preserve">Obtaining outcomes</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F">
            <w:pPr>
              <w:spacing w:line="360" w:lineRule="auto"/>
              <w:ind w:firstLine="0"/>
              <w:rPr>
                <w:sz w:val="20"/>
                <w:szCs w:val="20"/>
              </w:rPr>
            </w:pPr>
            <w:r w:rsidDel="00000000" w:rsidR="00000000" w:rsidRPr="00000000">
              <w:rPr>
                <w:sz w:val="20"/>
                <w:szCs w:val="20"/>
                <w:rtl w:val="0"/>
              </w:rPr>
              <w:t xml:space="preserve">Gaining improved quality of output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0">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1">
            <w:pPr>
              <w:spacing w:line="360" w:lineRule="auto"/>
              <w:ind w:firstLine="0"/>
              <w:rPr>
                <w:sz w:val="20"/>
                <w:szCs w:val="20"/>
              </w:rPr>
            </w:pPr>
            <w:r w:rsidDel="00000000" w:rsidR="00000000" w:rsidRPr="00000000">
              <w:rPr>
                <w:sz w:val="20"/>
                <w:szCs w:val="20"/>
                <w:rtl w:val="0"/>
              </w:rPr>
              <w:t xml:space="preserve"> </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2">
            <w:pPr>
              <w:spacing w:line="360" w:lineRule="auto"/>
              <w:ind w:firstLine="0"/>
              <w:rPr>
                <w:sz w:val="20"/>
                <w:szCs w:val="20"/>
              </w:rPr>
            </w:pPr>
            <w:commentRangeStart w:id="113"/>
            <w:r w:rsidDel="00000000" w:rsidR="00000000" w:rsidRPr="00000000">
              <w:rPr>
                <w:sz w:val="20"/>
                <w:szCs w:val="20"/>
                <w:rtl w:val="0"/>
              </w:rPr>
              <w:t xml:space="preserve">Gaining novel capabilities</w:t>
            </w:r>
            <w:commentRangeEnd w:id="113"/>
            <w:r w:rsidDel="00000000" w:rsidR="00000000" w:rsidRPr="00000000">
              <w:commentReference w:id="113"/>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3">
            <w:pPr>
              <w:spacing w:line="360" w:lineRule="auto"/>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4">
            <w:pPr>
              <w:spacing w:line="360" w:lineRule="auto"/>
              <w:ind w:firstLine="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5">
            <w:pPr>
              <w:spacing w:line="360" w:lineRule="auto"/>
              <w:ind w:firstLine="0"/>
              <w:rPr>
                <w:sz w:val="20"/>
                <w:szCs w:val="20"/>
              </w:rPr>
            </w:pPr>
            <w:r w:rsidDel="00000000" w:rsidR="00000000" w:rsidRPr="00000000">
              <w:rPr>
                <w:sz w:val="20"/>
                <w:szCs w:val="20"/>
                <w:rtl w:val="0"/>
              </w:rPr>
              <w:t xml:space="preserve">Investing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6">
            <w:pPr>
              <w:spacing w:line="360" w:lineRule="auto"/>
              <w:ind w:firstLine="0"/>
              <w:rPr>
                <w:sz w:val="20"/>
                <w:szCs w:val="20"/>
              </w:rPr>
            </w:pPr>
            <w:r w:rsidDel="00000000" w:rsidR="00000000" w:rsidRPr="00000000">
              <w:rPr>
                <w:sz w:val="20"/>
                <w:szCs w:val="20"/>
                <w:rtl w:val="0"/>
              </w:rPr>
              <w:t xml:space="preserve">Sacrificing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8">
            <w:pPr>
              <w:spacing w:line="360" w:lineRule="auto"/>
              <w:ind w:firstLine="0"/>
              <w:rPr>
                <w:sz w:val="20"/>
                <w:szCs w:val="20"/>
              </w:rPr>
            </w:pPr>
            <w:r w:rsidDel="00000000" w:rsidR="00000000" w:rsidRPr="00000000">
              <w:rPr>
                <w:sz w:val="20"/>
                <w:szCs w:val="20"/>
                <w:rtl w:val="0"/>
              </w:rPr>
              <w:t xml:space="preserve">Sacrificing jobs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9">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A">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B">
            <w:pPr>
              <w:spacing w:line="360" w:lineRule="auto"/>
              <w:ind w:firstLine="0"/>
              <w:rPr>
                <w:sz w:val="20"/>
                <w:szCs w:val="20"/>
              </w:rPr>
            </w:pPr>
            <w:r w:rsidDel="00000000" w:rsidR="00000000" w:rsidRPr="00000000">
              <w:rPr>
                <w:sz w:val="20"/>
                <w:szCs w:val="20"/>
                <w:rtl w:val="0"/>
              </w:rPr>
              <w:t xml:space="preserve">Sacrificing authenticity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C">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D">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E">
            <w:pPr>
              <w:spacing w:line="360" w:lineRule="auto"/>
              <w:ind w:firstLine="0"/>
              <w:rPr>
                <w:sz w:val="20"/>
                <w:szCs w:val="20"/>
              </w:rPr>
            </w:pPr>
            <w:commentRangeStart w:id="114"/>
            <w:r w:rsidDel="00000000" w:rsidR="00000000" w:rsidRPr="00000000">
              <w:rPr>
                <w:sz w:val="20"/>
                <w:szCs w:val="20"/>
                <w:rtl w:val="0"/>
              </w:rPr>
              <w:t xml:space="preserve">Risking output</w:t>
            </w:r>
            <w:commentRangeEnd w:id="114"/>
            <w:r w:rsidDel="00000000" w:rsidR="00000000" w:rsidRPr="00000000">
              <w:commentReference w:id="114"/>
            </w:r>
            <w:r w:rsidDel="00000000" w:rsidR="00000000" w:rsidRPr="00000000">
              <w:rPr>
                <w:sz w:val="20"/>
                <w:szCs w:val="20"/>
                <w:rtl w:val="0"/>
              </w:rPr>
              <w:t xml:space="preserve"> quality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F">
            <w:pPr>
              <w:spacing w:line="360" w:lineRule="auto"/>
              <w:ind w:firstLine="0"/>
              <w:rPr>
                <w:sz w:val="20"/>
                <w:szCs w:val="20"/>
              </w:rPr>
            </w:pPr>
            <w:r w:rsidDel="00000000" w:rsidR="00000000" w:rsidRPr="00000000">
              <w:rPr>
                <w:sz w:val="20"/>
                <w:szCs w:val="20"/>
                <w:rtl w:val="0"/>
              </w:rPr>
              <w:t xml:space="preserve">Risking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0">
            <w:pPr>
              <w:spacing w:line="360" w:lineRule="auto"/>
              <w:ind w:firstLine="0"/>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1">
            <w:pPr>
              <w:spacing w:line="360" w:lineRule="auto"/>
              <w:ind w:firstLine="0"/>
              <w:rPr>
                <w:sz w:val="20"/>
                <w:szCs w:val="20"/>
              </w:rPr>
            </w:pPr>
            <w:r w:rsidDel="00000000" w:rsidR="00000000" w:rsidRPr="00000000">
              <w:rPr>
                <w:sz w:val="20"/>
                <w:szCs w:val="20"/>
                <w:rtl w:val="0"/>
              </w:rPr>
              <w:t xml:space="preserve">Risking security &amp; privacy violations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2">
            <w:pPr>
              <w:spacing w:line="360" w:lineRule="auto"/>
              <w:ind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3">
            <w:pPr>
              <w:spacing w:line="360" w:lineRule="auto"/>
              <w:ind w:firstLine="0"/>
              <w:rPr>
                <w:sz w:val="20"/>
                <w:szCs w:val="20"/>
              </w:rPr>
            </w:pP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4">
            <w:pPr>
              <w:spacing w:line="360" w:lineRule="auto"/>
              <w:ind w:firstLine="0"/>
              <w:rPr>
                <w:sz w:val="20"/>
                <w:szCs w:val="20"/>
              </w:rPr>
            </w:pPr>
            <w:r w:rsidDel="00000000" w:rsidR="00000000" w:rsidRPr="00000000">
              <w:rPr>
                <w:sz w:val="20"/>
                <w:szCs w:val="20"/>
                <w:rtl w:val="0"/>
              </w:rPr>
              <w:t xml:space="preserve">Observing AIs improvement &amp; potential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5">
            <w:pPr>
              <w:spacing w:line="360" w:lineRule="auto"/>
              <w:ind w:firstLine="0"/>
              <w:rPr>
                <w:sz w:val="20"/>
                <w:szCs w:val="20"/>
              </w:rPr>
            </w:pPr>
            <w:r w:rsidDel="00000000" w:rsidR="00000000" w:rsidRPr="00000000">
              <w:rPr>
                <w:sz w:val="20"/>
                <w:szCs w:val="20"/>
                <w:rtl w:val="0"/>
              </w:rPr>
              <w:t xml:space="preserve">Observing progression</w:t>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6">
            <w:pPr>
              <w:spacing w:line="360" w:lineRule="auto"/>
              <w:ind w:firstLine="0"/>
              <w:rPr>
                <w:sz w:val="20"/>
                <w:szCs w:val="20"/>
              </w:rPr>
            </w:pPr>
            <w:r w:rsidDel="00000000" w:rsidR="00000000" w:rsidRPr="00000000">
              <w:rPr>
                <w:sz w:val="20"/>
                <w:szCs w:val="20"/>
                <w:rtl w:val="0"/>
              </w:rPr>
              <w:t xml:space="preserve">Observing</w:t>
            </w:r>
          </w:p>
        </w:tc>
      </w:tr>
      <w:tr>
        <w:trPr>
          <w:cantSplit w:val="0"/>
          <w:trHeight w:val="306.7382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7">
            <w:pPr>
              <w:spacing w:line="360" w:lineRule="auto"/>
              <w:ind w:firstLine="0"/>
              <w:rPr>
                <w:sz w:val="20"/>
                <w:szCs w:val="20"/>
              </w:rPr>
            </w:pPr>
            <w:r w:rsidDel="00000000" w:rsidR="00000000" w:rsidRPr="00000000">
              <w:rPr>
                <w:sz w:val="20"/>
                <w:szCs w:val="20"/>
                <w:rtl w:val="0"/>
              </w:rPr>
              <w:t xml:space="preserve">Observing changing consumer behavior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8">
            <w:pPr>
              <w:spacing w:line="360" w:lineRule="auto"/>
              <w:ind w:firstLine="0"/>
              <w:rPr>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9">
            <w:pPr>
              <w:spacing w:after="0" w:before="0" w:line="240" w:lineRule="auto"/>
              <w:ind w:left="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A">
            <w:pPr>
              <w:spacing w:line="360" w:lineRule="auto"/>
              <w:ind w:firstLine="0"/>
              <w:rPr>
                <w:sz w:val="20"/>
                <w:szCs w:val="20"/>
              </w:rPr>
            </w:pPr>
            <w:r w:rsidDel="00000000" w:rsidR="00000000" w:rsidRPr="00000000">
              <w:rPr>
                <w:sz w:val="20"/>
                <w:szCs w:val="20"/>
                <w:rtl w:val="0"/>
              </w:rPr>
              <w:t xml:space="preserve">Observing vendor offerings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B">
            <w:pPr>
              <w:spacing w:line="360" w:lineRule="auto"/>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C">
            <w:pPr>
              <w:spacing w:line="360" w:lineRule="auto"/>
              <w:ind w:firstLine="0"/>
              <w:rPr>
                <w:sz w:val="20"/>
                <w:szCs w:val="20"/>
              </w:rPr>
            </w:pPr>
            <w:r w:rsidDel="00000000" w:rsidR="00000000" w:rsidRPr="00000000">
              <w:rPr>
                <w:rtl w:val="0"/>
              </w:rPr>
            </w:r>
          </w:p>
        </w:tc>
      </w:tr>
      <w:tr>
        <w:trPr>
          <w:cantSplit w:val="0"/>
          <w:trHeight w:val="600" w:hRule="atLeast"/>
          <w:tblHeader w:val="0"/>
        </w:trPr>
        <w:tc>
          <w:tcPr>
            <w:tcBorders>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D">
            <w:pPr>
              <w:spacing w:line="360" w:lineRule="auto"/>
              <w:ind w:firstLine="0"/>
              <w:rPr>
                <w:sz w:val="20"/>
                <w:szCs w:val="20"/>
              </w:rPr>
            </w:pPr>
            <w:r w:rsidDel="00000000" w:rsidR="00000000" w:rsidRPr="00000000">
              <w:rPr>
                <w:sz w:val="20"/>
                <w:szCs w:val="20"/>
                <w:rtl w:val="0"/>
              </w:rPr>
              <w:t xml:space="preserve">Experiencing pressure to adopt</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E">
            <w:pPr>
              <w:spacing w:line="360" w:lineRule="auto"/>
              <w:ind w:firstLine="0"/>
              <w:rPr>
                <w:sz w:val="20"/>
                <w:szCs w:val="20"/>
              </w:rPr>
            </w:pPr>
            <w:r w:rsidDel="00000000" w:rsidR="00000000" w:rsidRPr="00000000">
              <w:rPr>
                <w:sz w:val="20"/>
                <w:szCs w:val="20"/>
                <w:rtl w:val="0"/>
              </w:rPr>
              <w:t xml:space="preserve">Experiencing pressure to adopt</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F">
            <w:pPr>
              <w:spacing w:line="360" w:lineRule="auto"/>
              <w:ind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00">
      <w:pPr>
        <w:spacing w:after="200" w:lineRule="auto"/>
        <w:ind w:firstLine="0"/>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Below we first describe the impulse for change that marketing managers might experience. From there we note how they affect the process of change; creating the organizational conditions for the implementation and adoption of agentic AI. Furthermore, we also describe what obstacles marketing managers might experience. Afterwards we note how agentic AI is adopted including the use cases supported by agentic systems and the key leveraged features. As the last element of the chain we describe the outcomes in terms of the value that the agentic AI system has brought. We describe these outcomes from the positive and negative perspective, describing benefits, sacrifices, and risks. </w:t>
      </w:r>
    </w:p>
    <w:p w:rsidR="00000000" w:rsidDel="00000000" w:rsidP="00000000" w:rsidRDefault="00000000" w:rsidRPr="00000000" w14:paraId="00000202">
      <w:pPr>
        <w:rPr/>
      </w:pPr>
      <w:r w:rsidDel="00000000" w:rsidR="00000000" w:rsidRPr="00000000">
        <w:rPr>
          <w:rtl w:val="0"/>
        </w:rPr>
        <w:t xml:space="preserve">Lastly we note a set of observed paradoxical patterns. These relate mostly to a pattern where agentic AI is the key solution to some of the problems that are ascribed to agentic AI.</w:t>
      </w:r>
      <w:r w:rsidDel="00000000" w:rsidR="00000000" w:rsidRPr="00000000">
        <w:rPr>
          <w:rtl w:val="0"/>
        </w:rPr>
      </w:r>
    </w:p>
    <w:p w:rsidR="00000000" w:rsidDel="00000000" w:rsidP="00000000" w:rsidRDefault="00000000" w:rsidRPr="00000000" w14:paraId="00000203">
      <w:pPr>
        <w:spacing w:after="20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4">
      <w:pPr>
        <w:spacing w:after="200" w:lineRule="auto"/>
        <w:ind w:firstLine="0"/>
        <w:rPr>
          <w:b w:val="1"/>
          <w:bCs w:val="1"/>
        </w:rPr>
      </w:pPr>
      <w:r w:rsidDel="00000000" w:rsidR="00000000" w:rsidRPr="00000000">
        <w:rPr>
          <w:b w:val="1"/>
          <w:bCs w:val="1"/>
          <w:rtl w:val="0"/>
        </w:rPr>
        <w:t xml:space="preserve">Figure 1.</w:t>
      </w:r>
    </w:p>
    <w:p w:rsidR="00000000" w:rsidDel="00000000" w:rsidP="00000000" w:rsidRDefault="00000000" w:rsidRPr="00000000" w14:paraId="00000205">
      <w:pPr>
        <w:pStyle w:val="Heading2"/>
        <w:rPr>
          <w:b w:val="0"/>
          <w:bCs w:val="0"/>
          <w:i w:val="1"/>
          <w:iCs w:val="1"/>
        </w:rPr>
      </w:pPr>
      <w:bookmarkStart w:colFirst="0" w:colLast="0" w:name="_2wlwvpj75lya" w:id="25"/>
      <w:bookmarkEnd w:id="25"/>
      <w:r w:rsidDel="00000000" w:rsidR="00000000" w:rsidRPr="00000000">
        <w:rPr>
          <w:b w:val="0"/>
          <w:bCs w:val="0"/>
          <w:i w:val="1"/>
          <w:iCs w:val="1"/>
          <w:rtl w:val="0"/>
        </w:rPr>
        <w:t xml:space="preserve">How managerial interventions drive value creation using agentic AI. The bold arrows describe managerial behaviors, where the boxes represent the concepts acted upon.</w:t>
      </w:r>
    </w:p>
    <w:p w:rsidR="00000000" w:rsidDel="00000000" w:rsidP="00000000" w:rsidRDefault="00000000" w:rsidRPr="00000000" w14:paraId="00000206">
      <w:pPr>
        <w:ind w:left="0" w:firstLine="0"/>
        <w:rPr/>
      </w:pPr>
      <w:r w:rsidDel="00000000" w:rsidR="00000000" w:rsidRPr="00000000">
        <w:rPr/>
        <w:drawing>
          <wp:inline distB="114300" distT="114300" distL="114300" distR="114300">
            <wp:extent cx="5432272" cy="4535599"/>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32272" cy="4535599"/>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2"/>
        <w:rPr>
          <w:color w:val="000000"/>
        </w:rPr>
      </w:pPr>
      <w:bookmarkStart w:colFirst="0" w:colLast="0" w:name="_k7eypdjcmoyh" w:id="26"/>
      <w:bookmarkEnd w:id="26"/>
      <w:r w:rsidDel="00000000" w:rsidR="00000000" w:rsidRPr="00000000">
        <w:rPr>
          <w:color w:val="000000"/>
          <w:rtl w:val="0"/>
        </w:rPr>
        <w:t xml:space="preserve">4.1</w:t>
        <w:tab/>
        <w:t xml:space="preserve">Observing</w:t>
      </w:r>
    </w:p>
    <w:p w:rsidR="00000000" w:rsidDel="00000000" w:rsidP="00000000" w:rsidRDefault="00000000" w:rsidRPr="00000000" w14:paraId="00000208">
      <w:pPr>
        <w:rPr/>
      </w:pPr>
      <w:r w:rsidDel="00000000" w:rsidR="00000000" w:rsidRPr="00000000">
        <w:rPr>
          <w:rtl w:val="0"/>
        </w:rPr>
        <w:t xml:space="preserve">The process of creating value using agentic AI starts with the manager observing changing conditions that signal a pressure or an opportunity to change. </w:t>
      </w:r>
      <w:r w:rsidDel="00000000" w:rsidR="00000000" w:rsidRPr="00000000">
        <w:rPr>
          <w:i w:val="1"/>
          <w:iCs w:val="1"/>
          <w:rtl w:val="0"/>
        </w:rPr>
        <w:t xml:space="preserve">Observing </w:t>
      </w:r>
      <w:r w:rsidDel="00000000" w:rsidR="00000000" w:rsidRPr="00000000">
        <w:rPr>
          <w:rtl w:val="0"/>
        </w:rPr>
        <w:t xml:space="preserve">refers to the managerial process of monitoring and interpreting the changing context of the organization. With regards to agentic AI, we have found three key categories of external conditions that sparked change: the progression of AI itself, market pressures, and communications from vendors.</w:t>
      </w:r>
    </w:p>
    <w:p w:rsidR="00000000" w:rsidDel="00000000" w:rsidP="00000000" w:rsidRDefault="00000000" w:rsidRPr="00000000" w14:paraId="00000209">
      <w:pPr>
        <w:rPr/>
      </w:pPr>
      <w:r w:rsidDel="00000000" w:rsidR="00000000" w:rsidRPr="00000000">
        <w:rPr>
          <w:rtl w:val="0"/>
        </w:rPr>
        <w:t xml:space="preserve">This process of observation typically results in a situation where both Marketing managers and AI experts recognise the significant impact of agentic AI. As interviewee 7 noted “We’re living in an era of change, and we’re living in a change of era simultaneously.” Interviewee 6 started to incorporate AI into all parts of her organisation, noting </w:t>
      </w:r>
      <w:r w:rsidDel="00000000" w:rsidR="00000000" w:rsidRPr="00000000">
        <w:rPr>
          <w:rtl w:val="0"/>
        </w:rPr>
        <w:t xml:space="preserve">“So I'm of course responsible for commercial, but [...] this is the future for our company!</w:t>
      </w: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However, while when it comes to radical disruption of marketing we get more tempered signals, interviewee 10 noted “I don’t think we’ll build many radically new things in the short term”, interviewee 13 noted “there’s very little vision on what could be done completely different”, interviewee 10 also noted “instead of ‘faster same,’ it should be ‘different and better’”.</w:t>
      </w:r>
    </w:p>
    <w:p w:rsidR="00000000" w:rsidDel="00000000" w:rsidP="00000000" w:rsidRDefault="00000000" w:rsidRPr="00000000" w14:paraId="0000020B">
      <w:pPr>
        <w:rPr/>
      </w:pPr>
      <w:r w:rsidDel="00000000" w:rsidR="00000000" w:rsidRPr="00000000">
        <w:rPr>
          <w:rtl w:val="0"/>
        </w:rPr>
        <w:t xml:space="preserve">These statements signal the gap between the potential of agentic AI and the effect it has already yielded in the workplace, which will be addressed later. First we will explore the results of marketing managers </w:t>
      </w:r>
      <w:r w:rsidDel="00000000" w:rsidR="00000000" w:rsidRPr="00000000">
        <w:rPr>
          <w:i w:val="1"/>
          <w:iCs w:val="1"/>
          <w:rtl w:val="0"/>
        </w:rPr>
        <w:t xml:space="preserve">observing</w:t>
      </w:r>
      <w:r w:rsidDel="00000000" w:rsidR="00000000" w:rsidRPr="00000000">
        <w:rPr>
          <w:rtl w:val="0"/>
        </w:rPr>
        <w:t xml:space="preserve"> the potential for </w:t>
      </w:r>
      <w:commentRangeStart w:id="115"/>
      <w:r w:rsidDel="00000000" w:rsidR="00000000" w:rsidRPr="00000000">
        <w:rPr>
          <w:rtl w:val="0"/>
        </w:rPr>
        <w:t xml:space="preserve">AI </w:t>
      </w:r>
      <w:commentRangeEnd w:id="115"/>
      <w:r w:rsidDel="00000000" w:rsidR="00000000" w:rsidRPr="00000000">
        <w:commentReference w:id="115"/>
      </w:r>
      <w:r w:rsidDel="00000000" w:rsidR="00000000" w:rsidRPr="00000000">
        <w:rPr>
          <w:rtl w:val="0"/>
        </w:rPr>
        <w:t xml:space="preserve">and the expected pressures to implement it.</w:t>
      </w:r>
      <w:r w:rsidDel="00000000" w:rsidR="00000000" w:rsidRPr="00000000">
        <w:rPr>
          <w:rtl w:val="0"/>
        </w:rPr>
      </w:r>
    </w:p>
    <w:p w:rsidR="00000000" w:rsidDel="00000000" w:rsidP="00000000" w:rsidRDefault="00000000" w:rsidRPr="00000000" w14:paraId="0000020C">
      <w:pPr>
        <w:pStyle w:val="Heading3"/>
        <w:rPr/>
      </w:pPr>
      <w:bookmarkStart w:colFirst="0" w:colLast="0" w:name="_9wym8ewc0mln" w:id="27"/>
      <w:bookmarkEnd w:id="27"/>
      <w:r w:rsidDel="00000000" w:rsidR="00000000" w:rsidRPr="00000000">
        <w:rPr>
          <w:rtl w:val="0"/>
        </w:rPr>
        <w:t xml:space="preserve">4.1.1</w:t>
        <w:tab/>
        <w:t xml:space="preserve">AI progression</w:t>
      </w:r>
    </w:p>
    <w:p w:rsidR="00000000" w:rsidDel="00000000" w:rsidP="00000000" w:rsidRDefault="00000000" w:rsidRPr="00000000" w14:paraId="0000020D">
      <w:pPr>
        <w:rPr/>
      </w:pPr>
      <w:r w:rsidDel="00000000" w:rsidR="00000000" w:rsidRPr="00000000">
        <w:rPr>
          <w:rtl w:val="0"/>
        </w:rPr>
        <w:t xml:space="preserve">The first external condition that the marketing manager might observe is </w:t>
      </w:r>
      <w:r w:rsidDel="00000000" w:rsidR="00000000" w:rsidRPr="00000000">
        <w:rPr>
          <w:i w:val="1"/>
          <w:iCs w:val="1"/>
          <w:rtl w:val="0"/>
        </w:rPr>
        <w:t xml:space="preserve">AI progression. </w:t>
      </w:r>
      <w:r w:rsidDel="00000000" w:rsidR="00000000" w:rsidRPr="00000000">
        <w:rPr>
          <w:rtl w:val="0"/>
        </w:rPr>
        <w:t xml:space="preserve">This concept describes how AI is evolving; improving in quality, gaining new capabilities, and becoming more widely adopted. Managers observe this pattern and might leverage those insights. </w:t>
      </w:r>
    </w:p>
    <w:p w:rsidR="00000000" w:rsidDel="00000000" w:rsidP="00000000" w:rsidRDefault="00000000" w:rsidRPr="00000000" w14:paraId="0000020E">
      <w:pPr>
        <w:rPr/>
      </w:pPr>
      <w:r w:rsidDel="00000000" w:rsidR="00000000" w:rsidRPr="00000000">
        <w:rPr>
          <w:rtl w:val="0"/>
        </w:rPr>
        <w:t xml:space="preserve">Marketing managers and AI experts consistently describe agentic AI as fast-moving. Interviewee 14 noted “These developments are going so fast, they really go in a hockey stick. [...] What was spectacular within Gemini, is taken over all at once by Claude the day after.”</w:t>
      </w:r>
    </w:p>
    <w:p w:rsidR="00000000" w:rsidDel="00000000" w:rsidP="00000000" w:rsidRDefault="00000000" w:rsidRPr="00000000" w14:paraId="0000020F">
      <w:pPr>
        <w:rPr/>
      </w:pPr>
      <w:r w:rsidDel="00000000" w:rsidR="00000000" w:rsidRPr="00000000">
        <w:rPr>
          <w:rtl w:val="0"/>
        </w:rPr>
        <w:t xml:space="preserve">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rsidR="00000000" w:rsidDel="00000000" w:rsidP="00000000" w:rsidRDefault="00000000" w:rsidRPr="00000000" w14:paraId="00000210">
      <w:pPr>
        <w:rPr/>
      </w:pPr>
      <w:commentRangeStart w:id="116"/>
      <w:r w:rsidDel="00000000" w:rsidR="00000000" w:rsidRPr="00000000">
        <w:rPr>
          <w:rtl w:val="0"/>
        </w:rPr>
        <w:t xml:space="preserve">The progression of agentic AI also affected this research. As agentic capabilities became more commonplace, the separation between agentic and non-agentic AI became less obvious to interviewees. Interviewee 12 noted:</w:t>
      </w:r>
    </w:p>
    <w:p w:rsidR="00000000" w:rsidDel="00000000" w:rsidP="00000000" w:rsidRDefault="00000000" w:rsidRPr="00000000" w14:paraId="00000211">
      <w:pPr>
        <w:spacing w:after="200" w:lineRule="auto"/>
        <w:ind w:left="720"/>
        <w:rPr/>
      </w:pPr>
      <w:r w:rsidDel="00000000" w:rsidR="00000000" w:rsidRPr="00000000">
        <w:rPr>
          <w:rtl w:val="0"/>
        </w:rPr>
        <w:t xml:space="preserve">People call things agents that you could debate and say, “I don’t know, is that really an agent? How agentic is it?” You know, how much autonomy, how much decision-making? It, it’s, it’s become almost a marketing term, uh, more so than a technical definition.</w:t>
      </w:r>
      <w:r w:rsidDel="00000000" w:rsidR="00000000" w:rsidRPr="00000000">
        <w:rPr>
          <w:rtl w:val="0"/>
        </w:rPr>
        <w:t xml:space="preserve"> [...] You know, a lot of it comes down to it’s like a continuum of being more agentic or less agentic. </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0212">
      <w:pPr>
        <w:rPr/>
      </w:pPr>
      <w:commentRangeStart w:id="117"/>
      <w:r w:rsidDel="00000000" w:rsidR="00000000" w:rsidRPr="00000000">
        <w:rPr>
          <w:rtl w:val="0"/>
        </w:rPr>
        <w:t xml:space="preserve">Interviewees respond differently to these observations. We will note how managers can leverage the progression of AI, but it is also relevant to note that the continuous progress is not purely beneficial. As interviewee 4 noted:</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213">
      <w:pPr>
        <w:spacing w:after="200" w:lineRule="auto"/>
        <w:ind w:left="720"/>
        <w:rPr/>
      </w:pPr>
      <w:r w:rsidDel="00000000" w:rsidR="00000000" w:rsidRPr="00000000">
        <w:rPr>
          <w:rtl w:val="0"/>
        </w:rPr>
        <w:t xml:space="preserve">I</w:t>
      </w:r>
      <w:r w:rsidDel="00000000" w:rsidR="00000000" w:rsidRPr="00000000">
        <w:rPr>
          <w:rtl w:val="0"/>
        </w:rPr>
        <w:t xml:space="preserve">t goes so fast that they get overwhelmed. I think a lot of  people feel that they’re drowning. I think I told you, last year that I made a conscious decision not to be an expert in all the models, but in the way you implement these because you can’t keep up. </w:t>
      </w:r>
    </w:p>
    <w:p w:rsidR="00000000" w:rsidDel="00000000" w:rsidP="00000000" w:rsidRDefault="00000000" w:rsidRPr="00000000" w14:paraId="00000214">
      <w:pPr>
        <w:rPr>
          <w:i w:val="1"/>
          <w:iCs w:val="1"/>
        </w:rPr>
      </w:pPr>
      <w:commentRangeStart w:id="118"/>
      <w:r w:rsidDel="00000000" w:rsidR="00000000" w:rsidRPr="00000000">
        <w:rPr>
          <w:i w:val="1"/>
          <w:iCs w:val="1"/>
          <w:rtl w:val="0"/>
        </w:rPr>
        <w:t xml:space="preserve">Do I want to note more how the ever changing nature of AI is affecting marketing manager’s choices?</w:t>
      </w:r>
    </w:p>
    <w:p w:rsidR="00000000" w:rsidDel="00000000" w:rsidP="00000000" w:rsidRDefault="00000000" w:rsidRPr="00000000" w14:paraId="00000215">
      <w:pPr>
        <w:pStyle w:val="Heading3"/>
        <w:rPr/>
      </w:pPr>
      <w:bookmarkStart w:colFirst="0" w:colLast="0" w:name="_uexwxobi329e" w:id="28"/>
      <w:bookmarkEnd w:id="28"/>
      <w:commentRangeEnd w:id="118"/>
      <w:r w:rsidDel="00000000" w:rsidR="00000000" w:rsidRPr="00000000">
        <w:commentReference w:id="118"/>
      </w:r>
      <w:r w:rsidDel="00000000" w:rsidR="00000000" w:rsidRPr="00000000">
        <w:rPr>
          <w:rtl w:val="0"/>
        </w:rPr>
        <w:t xml:space="preserve">4.1.2</w:t>
        <w:tab/>
        <w:t xml:space="preserve">Market pressure</w:t>
      </w:r>
    </w:p>
    <w:p w:rsidR="00000000" w:rsidDel="00000000" w:rsidP="00000000" w:rsidRDefault="00000000" w:rsidRPr="00000000" w14:paraId="00000216">
      <w:pPr>
        <w:rPr/>
      </w:pPr>
      <w:r w:rsidDel="00000000" w:rsidR="00000000" w:rsidRPr="00000000">
        <w:rPr>
          <w:rtl w:val="0"/>
        </w:rPr>
        <w:t xml:space="preserve">A second external condition that is frequently observed by marketing managers and affects the adoption of agentic AI is market pressure. We define market pressure broadly as a combination of two categories: 1. pressure from competitors 2. customer needs or demands. Interviewees note shifts in both categories. </w:t>
      </w:r>
    </w:p>
    <w:p w:rsidR="00000000" w:rsidDel="00000000" w:rsidP="00000000" w:rsidRDefault="00000000" w:rsidRPr="00000000" w14:paraId="00000217">
      <w:pPr>
        <w:rPr/>
      </w:pPr>
      <w:r w:rsidDel="00000000" w:rsidR="00000000" w:rsidRPr="00000000">
        <w:rPr>
          <w:rtl w:val="0"/>
        </w:rPr>
        <w:t xml:space="preserve">Interviewee 9, noted how different marketing agencies are looking at each other's offerings and trying to mimic what others are doing. She noted that organizations are primarily trying “to get to parity in the present with what they’re saying they can do.” Interviewee 13 noted the value of of leveraging insights from competitors to gain insights </w:t>
      </w:r>
    </w:p>
    <w:p w:rsidR="00000000" w:rsidDel="00000000" w:rsidP="00000000" w:rsidRDefault="00000000" w:rsidRPr="00000000" w14:paraId="00000218">
      <w:pPr>
        <w:spacing w:after="200" w:lineRule="auto"/>
        <w:ind w:left="720" w:firstLine="0"/>
        <w:rPr/>
      </w:pPr>
      <w:r w:rsidDel="00000000" w:rsidR="00000000" w:rsidRPr="00000000">
        <w:rPr>
          <w:rtl w:val="0"/>
        </w:rPr>
        <w:t xml:space="preserve">“Talk to your peers at conferences. I think this needs to happen more on the C level, that they exchange ideas with their peers, because that’s actually where they will understand the quickest what the benefit is, and this makes it a lot better, right?”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color w:val="00312a"/>
        </w:rPr>
      </w:pPr>
      <w:r w:rsidDel="00000000" w:rsidR="00000000" w:rsidRPr="00000000">
        <w:rPr>
          <w:color w:val="00312a"/>
          <w:rtl w:val="0"/>
        </w:rPr>
        <w:t xml:space="preserve">Participants described organizations feeling compelled to demonstrate AI capability, primarily to avoid the perception of falling behind rather than to generate novel value. The dominant managerial posture is defensive rather than offensive. Interviewee 8, who maintains an active AI practice in e-commerce and digital marketing, captured the organizational reaction to new AI initiatives:</w:t>
      </w:r>
    </w:p>
    <w:p w:rsidR="00000000" w:rsidDel="00000000" w:rsidP="00000000" w:rsidRDefault="00000000" w:rsidRPr="00000000" w14:paraId="0000021B">
      <w:pPr>
        <w:ind w:left="720"/>
        <w:rPr>
          <w:i w:val="1"/>
          <w:iCs w:val="1"/>
          <w:color w:val="00312a"/>
        </w:rPr>
      </w:pPr>
      <w:r w:rsidDel="00000000" w:rsidR="00000000" w:rsidRPr="00000000">
        <w:rPr>
          <w:i w:val="1"/>
          <w:iCs w:val="1"/>
          <w:color w:val="00312a"/>
          <w:rtl w:val="0"/>
        </w:rPr>
        <w:t xml:space="preserve">Almost everyone’s been very positive about it because they want to not be left behind, you know?</w:t>
      </w:r>
    </w:p>
    <w:p w:rsidR="00000000" w:rsidDel="00000000" w:rsidP="00000000" w:rsidRDefault="00000000" w:rsidRPr="00000000" w14:paraId="0000021C">
      <w:pPr>
        <w:ind w:left="720"/>
        <w:rPr>
          <w:color w:val="00312a"/>
        </w:rPr>
      </w:pPr>
      <w:r w:rsidDel="00000000" w:rsidR="00000000" w:rsidRPr="00000000">
        <w:rPr>
          <w:color w:val="00312a"/>
          <w:rtl w:val="0"/>
        </w:rPr>
        <w:t xml:space="preserve">— Interviewee 8</w:t>
      </w:r>
    </w:p>
    <w:p w:rsidR="00000000" w:rsidDel="00000000" w:rsidP="00000000" w:rsidRDefault="00000000" w:rsidRPr="00000000" w14:paraId="0000021D">
      <w:pPr>
        <w:rPr/>
      </w:pPr>
      <w:r w:rsidDel="00000000" w:rsidR="00000000" w:rsidRPr="00000000">
        <w:rPr>
          <w:color w:val="00312a"/>
          <w:rtl w:val="0"/>
        </w:rPr>
        <w:t xml:space="preserve">A second source of contextual input is shifting consumer behavior. Consumers are increasingly deploying AI agents of their own — tools that conduct research, compare products, and route purchase decisions on their behalf. Interviewee 12 described consumer-owned agents as the most structurally disruptive development for marketers: they act on the customer’s behalf and bypass the firm’s traditional points of engagement. Most organizations in the data have not yet encountered this shift at scale, but it is widely anticipated and is already prompting early investment in new channel design.</w:t>
      </w:r>
      <w:r w:rsidDel="00000000" w:rsidR="00000000" w:rsidRPr="00000000">
        <w:rPr>
          <w:rtl w:val="0"/>
        </w:rPr>
      </w:r>
    </w:p>
    <w:p w:rsidR="00000000" w:rsidDel="00000000" w:rsidP="00000000" w:rsidRDefault="00000000" w:rsidRPr="00000000" w14:paraId="0000021E">
      <w:pPr>
        <w:pStyle w:val="Heading3"/>
        <w:ind w:firstLine="0"/>
        <w:rPr/>
      </w:pPr>
      <w:bookmarkStart w:colFirst="0" w:colLast="0" w:name="_p2kgmwq25p2u" w:id="29"/>
      <w:bookmarkEnd w:id="29"/>
      <w:r w:rsidDel="00000000" w:rsidR="00000000" w:rsidRPr="00000000">
        <w:rPr>
          <w:rtl w:val="0"/>
        </w:rPr>
        <w:t xml:space="preserve">4.1.3</w:t>
        <w:tab/>
        <w:t xml:space="preserve">Vendor communication</w:t>
      </w:r>
      <w:r w:rsidDel="00000000" w:rsidR="00000000" w:rsidRPr="00000000">
        <w:rPr>
          <w:rtl w:val="0"/>
        </w:rPr>
      </w:r>
    </w:p>
    <w:p w:rsidR="00000000" w:rsidDel="00000000" w:rsidP="00000000" w:rsidRDefault="00000000" w:rsidRPr="00000000" w14:paraId="0000021F">
      <w:pPr>
        <w:rPr>
          <w:color w:val="00312a"/>
        </w:rPr>
      </w:pPr>
      <w:r w:rsidDel="00000000" w:rsidR="00000000" w:rsidRPr="00000000">
        <w:rPr>
          <w:color w:val="00312a"/>
          <w:rtl w:val="0"/>
        </w:rPr>
        <w:t xml:space="preserve">Three categories of external contextual input drive marketing managers to engage with agentic AI: competitive and market pressure, shifting consumer behavior as consumers themselves begin deploying AI agents, and vendor releases that progressively supply new capabilities as off-the-shelf affordances.</w:t>
      </w:r>
    </w:p>
    <w:p w:rsidR="00000000" w:rsidDel="00000000" w:rsidP="00000000" w:rsidRDefault="00000000" w:rsidRPr="00000000" w14:paraId="00000220">
      <w:pPr>
        <w:ind w:left="0" w:firstLine="720"/>
        <w:rPr>
          <w:color w:val="00312a"/>
        </w:rPr>
      </w:pPr>
      <w:r w:rsidDel="00000000" w:rsidR="00000000" w:rsidRPr="00000000">
        <w:rPr>
          <w:color w:val="00312a"/>
          <w:rtl w:val="0"/>
        </w:rPr>
        <w:t xml:space="preserve">A third channel is vendor strategy. New technical standards — particularly MCP-compatible connectors and integrations — are routinely turning abstract AI capability into immediately deployable use cases. Several participants described a specific vendor release as the proximate trigger for a new agentic initiative. Interviewee 15 described how a newly available connector enabled Claude to read and action orders directly from the company’s webshop catalogue, creating a genuinely new customer channel: “Look, you can couple connectors to Claude… I see that as the future, so to speak. It’s a new channel, we need to facilitate that.” In this pattern, vendors do not merely provide tools — they also define which use cases become organizationally legible as ‘agentic.’</w:t>
      </w:r>
    </w:p>
    <w:p w:rsidR="00000000" w:rsidDel="00000000" w:rsidP="00000000" w:rsidRDefault="00000000" w:rsidRPr="00000000" w14:paraId="00000221">
      <w:pPr>
        <w:pStyle w:val="Heading2"/>
        <w:rPr>
          <w:color w:val="000000"/>
        </w:rPr>
      </w:pPr>
      <w:bookmarkStart w:colFirst="0" w:colLast="0" w:name="_kdh3jovkecpb" w:id="30"/>
      <w:bookmarkEnd w:id="30"/>
      <w:r w:rsidDel="00000000" w:rsidR="00000000" w:rsidRPr="00000000">
        <w:rPr>
          <w:color w:val="000000"/>
          <w:rtl w:val="0"/>
        </w:rPr>
        <w:t xml:space="preserve">4.2</w:t>
        <w:tab/>
        <w:t xml:space="preserve">Affecting change</w:t>
      </w:r>
    </w:p>
    <w:p w:rsidR="00000000" w:rsidDel="00000000" w:rsidP="00000000" w:rsidRDefault="00000000" w:rsidRPr="00000000" w14:paraId="00000222">
      <w:pPr>
        <w:pStyle w:val="Heading3"/>
        <w:rPr/>
      </w:pPr>
      <w:bookmarkStart w:colFirst="0" w:colLast="0" w:name="_80zsyezguezr" w:id="31"/>
      <w:bookmarkEnd w:id="31"/>
      <w:r w:rsidDel="00000000" w:rsidR="00000000" w:rsidRPr="00000000">
        <w:rPr>
          <w:rtl w:val="0"/>
        </w:rPr>
        <w:t xml:space="preserve">4.2.1</w:t>
        <w:tab/>
        <w:t xml:space="preserve">Learning &amp; experimentating</w:t>
      </w:r>
    </w:p>
    <w:p w:rsidR="00000000" w:rsidDel="00000000" w:rsidP="00000000" w:rsidRDefault="00000000" w:rsidRPr="00000000" w14:paraId="00000223">
      <w:pPr>
        <w:rPr/>
      </w:pPr>
      <w:r w:rsidDel="00000000" w:rsidR="00000000" w:rsidRPr="00000000">
        <w:rPr>
          <w:rtl w:val="0"/>
        </w:rPr>
        <w:t xml:space="preserve">Experimenting is the primary mode through which marketing managers discover where agentic AI creates value. Three patterns recur across the data: bounded ‘lighthouse’ projects designed to prove a use case before scaling; continuous personal experimentation that builds personal capability; and structured training programmes that help teams use agentic AI in a way that drives value.</w:t>
      </w:r>
    </w:p>
    <w:p w:rsidR="00000000" w:rsidDel="00000000" w:rsidP="00000000" w:rsidRDefault="00000000" w:rsidRPr="00000000" w14:paraId="00000224">
      <w:pPr>
        <w:rPr>
          <w:color w:val="00312a"/>
        </w:rPr>
      </w:pPr>
      <w:r w:rsidDel="00000000" w:rsidR="00000000" w:rsidRPr="00000000">
        <w:rPr>
          <w:color w:val="00312a"/>
          <w:rtl w:val="0"/>
        </w:rPr>
        <w:t xml:space="preserve">The lighthouse project pattern is the most deliberately designed. By limiting scope to a single data set or a clearly bounded workflow, a lighthouse project avoids triggering multi-committee approval processes (discussed in §4.2.4) while generating the concrete evidence that leadership and compliance require before authorizing broader rollout. Interviewee 13, an external AI advisor working extensively with German enterprises, described the approach:</w:t>
      </w:r>
    </w:p>
    <w:p w:rsidR="00000000" w:rsidDel="00000000" w:rsidP="00000000" w:rsidRDefault="00000000" w:rsidRPr="00000000" w14:paraId="00000225">
      <w:pPr>
        <w:ind w:left="720"/>
        <w:rPr>
          <w:i w:val="1"/>
          <w:iCs w:val="1"/>
          <w:color w:val="00312a"/>
        </w:rPr>
      </w:pPr>
      <w:r w:rsidDel="00000000" w:rsidR="00000000" w:rsidRPr="00000000">
        <w:rPr>
          <w:i w:val="1"/>
          <w:iCs w:val="1"/>
          <w:color w:val="00312a"/>
          <w:rtl w:val="0"/>
        </w:rPr>
        <w:t xml:space="preserve">I typically try to do y— lighthouse projects, right? … So don’t do anything, uh, with all the data at the company. Don’t put it to the whole IT, security, legal stuff. Just go to legal, say, ‘Hey, we have this data set, and with this kind of data, we want to do something.’ … And usually before that, I need to get the buy-in from the stakeholder, from the people in the company, but they usually get me because they want to build something like this.</w:t>
      </w:r>
    </w:p>
    <w:p w:rsidR="00000000" w:rsidDel="00000000" w:rsidP="00000000" w:rsidRDefault="00000000" w:rsidRPr="00000000" w14:paraId="00000226">
      <w:pPr>
        <w:ind w:left="720"/>
        <w:rPr>
          <w:color w:val="00312a"/>
        </w:rPr>
      </w:pPr>
      <w:r w:rsidDel="00000000" w:rsidR="00000000" w:rsidRPr="00000000">
        <w:rPr>
          <w:color w:val="00312a"/>
          <w:rtl w:val="0"/>
        </w:rPr>
        <w:t xml:space="preserve">— Interviewee 13</w:t>
      </w:r>
    </w:p>
    <w:p w:rsidR="00000000" w:rsidDel="00000000" w:rsidP="00000000" w:rsidRDefault="00000000" w:rsidRPr="00000000" w14:paraId="00000227">
      <w:pPr>
        <w:rPr>
          <w:color w:val="00312a"/>
        </w:rPr>
      </w:pPr>
      <w:r w:rsidDel="00000000" w:rsidR="00000000" w:rsidRPr="00000000">
        <w:rPr>
          <w:color w:val="00312a"/>
          <w:rtl w:val="0"/>
        </w:rPr>
        <w:t xml:space="preserve">Personal experimentation is the most prevalent form across all participant types. Participants who report the strongest results describe daily hands-on use as the primary source of practical capability. Interviewee 7, an AI advisor who works across multiple sectors, captured the decisive disposition:</w:t>
      </w:r>
    </w:p>
    <w:p w:rsidR="00000000" w:rsidDel="00000000" w:rsidP="00000000" w:rsidRDefault="00000000" w:rsidRPr="00000000" w14:paraId="00000228">
      <w:pPr>
        <w:ind w:left="720"/>
        <w:rPr>
          <w:i w:val="1"/>
          <w:iCs w:val="1"/>
          <w:color w:val="00312a"/>
        </w:rPr>
      </w:pPr>
      <w:r w:rsidDel="00000000" w:rsidR="00000000" w:rsidRPr="00000000">
        <w:rPr>
          <w:i w:val="1"/>
          <w:iCs w:val="1"/>
          <w:color w:val="00312a"/>
          <w:rtl w:val="0"/>
        </w:rPr>
        <w:t xml:space="preserve">those who are really flying with AI, and I would think you are part of it, is when you’re dealing with AI, the, the answer of the AI might not be the last answer. You say, “No, I don’t like this answer, let’s move on.” And then it becomes a communication until you get what you want.</w:t>
      </w:r>
    </w:p>
    <w:p w:rsidR="00000000" w:rsidDel="00000000" w:rsidP="00000000" w:rsidRDefault="00000000" w:rsidRPr="00000000" w14:paraId="00000229">
      <w:pPr>
        <w:ind w:left="720"/>
        <w:rPr>
          <w:color w:val="00312a"/>
        </w:rPr>
      </w:pPr>
      <w:r w:rsidDel="00000000" w:rsidR="00000000" w:rsidRPr="00000000">
        <w:rPr>
          <w:color w:val="00312a"/>
          <w:rtl w:val="0"/>
        </w:rPr>
        <w:t xml:space="preserve">— Interviewee 7</w:t>
      </w:r>
    </w:p>
    <w:p w:rsidR="00000000" w:rsidDel="00000000" w:rsidP="00000000" w:rsidRDefault="00000000" w:rsidRPr="00000000" w14:paraId="0000022A">
      <w:pPr>
        <w:rPr>
          <w:color w:val="00312a"/>
        </w:rPr>
      </w:pPr>
      <w:r w:rsidDel="00000000" w:rsidR="00000000" w:rsidRPr="00000000">
        <w:rPr>
          <w:color w:val="00312a"/>
          <w:rtl w:val="0"/>
        </w:rPr>
        <w:t xml:space="preserve">This iterative back-and-forth is both a skill and a disposition, one that training can introduce but only practice can entrench.</w:t>
      </w:r>
    </w:p>
    <w:p w:rsidR="00000000" w:rsidDel="00000000" w:rsidP="00000000" w:rsidRDefault="00000000" w:rsidRPr="00000000" w14:paraId="0000022B">
      <w:pPr>
        <w:rPr>
          <w:color w:val="00312a"/>
        </w:rPr>
      </w:pPr>
      <w:r w:rsidDel="00000000" w:rsidR="00000000" w:rsidRPr="00000000">
        <w:rPr>
          <w:color w:val="00312a"/>
          <w:rtl w:val="0"/>
        </w:rPr>
        <w:t xml:space="preserve">Training programs are the organizational complement to individual experimentation. Several participants described structured learning as essential to moving teams beyond one-off prompt use toward repeatable, embedded workflows. Interviewee 1 noted that the appetite for foundational AI education is high but that it needs to be grounded in specific organizational contexts rather than generic tool tutorials: “a lot of it has to do with the baseline understanding … there’s a huge appetite for what AI is or what AI does that needs to be clarified before any further engagement.”</w:t>
      </w:r>
    </w:p>
    <w:p w:rsidR="00000000" w:rsidDel="00000000" w:rsidP="00000000" w:rsidRDefault="00000000" w:rsidRPr="00000000" w14:paraId="0000022C">
      <w:pPr>
        <w:rPr>
          <w:color w:val="00312a"/>
        </w:rPr>
      </w:pPr>
      <w:r w:rsidDel="00000000" w:rsidR="00000000" w:rsidRPr="00000000">
        <w:rPr>
          <w:color w:val="00312a"/>
          <w:rtl w:val="0"/>
        </w:rPr>
        <w:t xml:space="preserve">A recurring obstacle in the experimenting phase is the difficulty of finding product-market fit for AI solutions. Interviewee 5 described this in consumer-facing AI: the hardest constraint is not what the technology can do but what customers actually want, and whether the right customer data is even collectible. Finding the specific use case that is both technically feasible and genuinely valued requires the same market-sensing work as any other product development process — and often takes longer than the technology itself.</w:t>
      </w:r>
    </w:p>
    <w:p w:rsidR="00000000" w:rsidDel="00000000" w:rsidP="00000000" w:rsidRDefault="00000000" w:rsidRPr="00000000" w14:paraId="0000022D">
      <w:pPr>
        <w:pStyle w:val="Heading3"/>
        <w:rPr>
          <w:color w:val="00312a"/>
        </w:rPr>
      </w:pPr>
      <w:bookmarkStart w:colFirst="0" w:colLast="0" w:name="_dsu9en7ekel" w:id="32"/>
      <w:bookmarkEnd w:id="32"/>
      <w:r w:rsidDel="00000000" w:rsidR="00000000" w:rsidRPr="00000000">
        <w:rPr>
          <w:color w:val="00312a"/>
          <w:rtl w:val="0"/>
        </w:rPr>
        <w:t xml:space="preserve">4.2.2</w:t>
        <w:tab/>
        <w:t xml:space="preserve">Steering the organization</w:t>
      </w:r>
    </w:p>
    <w:p w:rsidR="00000000" w:rsidDel="00000000" w:rsidP="00000000" w:rsidRDefault="00000000" w:rsidRPr="00000000" w14:paraId="0000022E">
      <w:pPr>
        <w:rPr>
          <w:color w:val="00312a"/>
        </w:rPr>
      </w:pPr>
      <w:r w:rsidDel="00000000" w:rsidR="00000000" w:rsidRPr="00000000">
        <w:rPr>
          <w:color w:val="00312a"/>
          <w:rtl w:val="0"/>
        </w:rPr>
        <w:t xml:space="preserve">Steering the organization involves four interconnected managerial behaviors: providing clarity about direction and expectations; actively bringing people along through communication and training; securing and sustaining leadership support; and, in many cases, relying on dedicated AI champions who absorb the organizational friction that formal processes cannot.</w:t>
      </w:r>
    </w:p>
    <w:p w:rsidR="00000000" w:rsidDel="00000000" w:rsidP="00000000" w:rsidRDefault="00000000" w:rsidRPr="00000000" w14:paraId="0000022F">
      <w:pPr>
        <w:rPr>
          <w:color w:val="00312a"/>
        </w:rPr>
      </w:pPr>
      <w:r w:rsidDel="00000000" w:rsidR="00000000" w:rsidRPr="00000000">
        <w:rPr>
          <w:color w:val="00312a"/>
          <w:rtl w:val="0"/>
        </w:rPr>
        <w:t xml:space="preserve">Clarity is foundational. Without a clear direction from leadership, teams experiment idiosyncratically and the resulting knowledge cannot be consolidated or compared. Interviewee 1, an AI advisor with board-level experience across multiple organizations, identified clarity as a precondition for execution: “I think it’s easier to think about automation if things are clear and you know exactly how to do it.” Where that clarity is absent, ambition diffuses across incompatible experiments rather than accumulating into organizational capability.</w:t>
      </w:r>
    </w:p>
    <w:p w:rsidR="00000000" w:rsidDel="00000000" w:rsidP="00000000" w:rsidRDefault="00000000" w:rsidRPr="00000000" w14:paraId="00000230">
      <w:pPr>
        <w:rPr>
          <w:color w:val="00312a"/>
        </w:rPr>
      </w:pPr>
      <w:r w:rsidDel="00000000" w:rsidR="00000000" w:rsidRPr="00000000">
        <w:rPr>
          <w:color w:val="00312a"/>
          <w:rtl w:val="0"/>
        </w:rPr>
        <w:t xml:space="preserve">Bringing people along — active change management rather than passive communication — is the most labor-intensive steering behavior in the data. Interviewee 9, who leads AI transformation across an agency network, described the operationalization burden plainly:</w:t>
      </w:r>
    </w:p>
    <w:p w:rsidR="00000000" w:rsidDel="00000000" w:rsidP="00000000" w:rsidRDefault="00000000" w:rsidRPr="00000000" w14:paraId="00000231">
      <w:pPr>
        <w:ind w:left="720"/>
        <w:rPr>
          <w:i w:val="1"/>
          <w:iCs w:val="1"/>
          <w:color w:val="00312a"/>
        </w:rPr>
      </w:pPr>
      <w:r w:rsidDel="00000000" w:rsidR="00000000" w:rsidRPr="00000000">
        <w:rPr>
          <w:i w:val="1"/>
          <w:iCs w:val="1"/>
          <w:color w:val="00312a"/>
          <w:rtl w:val="0"/>
        </w:rPr>
        <w:t xml:space="preserve">People don’t know it, so they just kinda go back to doing their own thing until someone puts it right in front of them and says, ‘This is what it is. This is how you use it in your day-to-day.’ Um, so I think that’s honestly my role.</w:t>
      </w:r>
    </w:p>
    <w:p w:rsidR="00000000" w:rsidDel="00000000" w:rsidP="00000000" w:rsidRDefault="00000000" w:rsidRPr="00000000" w14:paraId="00000232">
      <w:pPr>
        <w:ind w:left="720"/>
        <w:rPr>
          <w:color w:val="00312a"/>
        </w:rPr>
      </w:pPr>
      <w:r w:rsidDel="00000000" w:rsidR="00000000" w:rsidRPr="00000000">
        <w:rPr>
          <w:color w:val="00312a"/>
          <w:rtl w:val="0"/>
        </w:rPr>
        <w:t xml:space="preserve">— Interviewee 9</w:t>
      </w:r>
    </w:p>
    <w:p w:rsidR="00000000" w:rsidDel="00000000" w:rsidP="00000000" w:rsidRDefault="00000000" w:rsidRPr="00000000" w14:paraId="00000233">
      <w:pPr>
        <w:rPr>
          <w:color w:val="00312a"/>
        </w:rPr>
      </w:pPr>
      <w:r w:rsidDel="00000000" w:rsidR="00000000" w:rsidRPr="00000000">
        <w:rPr>
          <w:color w:val="00312a"/>
          <w:rtl w:val="0"/>
        </w:rPr>
        <w:t xml:space="preserve">Leadership support functions both as a resource and as a signal. Where leaders actively champion AI initiatives, teams describe materially stronger adoption than the technology alone predicts. Interviewee 6 captured the champion posture in a single sentence: “No, this is the vision. This is where we’re going. Help me get there.” This stance creates the psychological safety that allows teams to experiment without fear of failure, directly counteracting the punishing-failure obstacle described in §4.2.4.</w:t>
      </w:r>
    </w:p>
    <w:p w:rsidR="00000000" w:rsidDel="00000000" w:rsidP="00000000" w:rsidRDefault="00000000" w:rsidRPr="00000000" w14:paraId="00000234">
      <w:pPr>
        <w:rPr>
          <w:color w:val="00312a"/>
        </w:rPr>
      </w:pPr>
      <w:r w:rsidDel="00000000" w:rsidR="00000000" w:rsidRPr="00000000">
        <w:rPr>
          <w:color w:val="00312a"/>
          <w:rtl w:val="0"/>
        </w:rPr>
        <w:t xml:space="preserve">Where formal governance is slow, individual AI champions fill the gap. Champions are described across multiple interviews as people whose formal role does not include AI adoption but who push initiatives forward through informal channels, lobbying, and the absorption of political cost. Several participants occupy this role themselves; in organizations where the champion function is absent, adoption tends to stall at early proof-of-concept stages regardless of technical feasibility.</w:t>
      </w:r>
    </w:p>
    <w:p w:rsidR="00000000" w:rsidDel="00000000" w:rsidP="00000000" w:rsidRDefault="00000000" w:rsidRPr="00000000" w14:paraId="00000235">
      <w:pPr>
        <w:pStyle w:val="Heading3"/>
        <w:rPr>
          <w:color w:val="00312a"/>
        </w:rPr>
      </w:pPr>
      <w:bookmarkStart w:colFirst="0" w:colLast="0" w:name="_yx8574tjzgjl" w:id="33"/>
      <w:bookmarkEnd w:id="33"/>
      <w:r w:rsidDel="00000000" w:rsidR="00000000" w:rsidRPr="00000000">
        <w:rPr>
          <w:color w:val="00312a"/>
          <w:rtl w:val="0"/>
        </w:rPr>
        <w:t xml:space="preserve">4.2.3</w:t>
        <w:tab/>
        <w:t xml:space="preserve">Leveraging internal resources</w:t>
      </w:r>
    </w:p>
    <w:p w:rsidR="00000000" w:rsidDel="00000000" w:rsidP="00000000" w:rsidRDefault="00000000" w:rsidRPr="00000000" w14:paraId="00000236">
      <w:pPr>
        <w:rPr>
          <w:color w:val="00312a"/>
        </w:rPr>
      </w:pPr>
      <w:r w:rsidDel="00000000" w:rsidR="00000000" w:rsidRPr="00000000">
        <w:rPr>
          <w:color w:val="00312a"/>
          <w:rtl w:val="0"/>
        </w:rPr>
        <w:t xml:space="preserve">Internal resources that enable agentic AI adoption fall into two broad categories: hard resources — data infrastructure, tooling, technical skills, and budget — and soft resources — process thinking, innovation culture, external expert networks, and organizational focus. Both categories are necessary; the absence of either tends to limit adoption even where the other is in good supply.</w:t>
      </w:r>
    </w:p>
    <w:p w:rsidR="00000000" w:rsidDel="00000000" w:rsidP="00000000" w:rsidRDefault="00000000" w:rsidRPr="00000000" w14:paraId="00000237">
      <w:pPr>
        <w:rPr>
          <w:color w:val="00312a"/>
        </w:rPr>
      </w:pPr>
      <w:r w:rsidDel="00000000" w:rsidR="00000000" w:rsidRPr="00000000">
        <w:rPr>
          <w:color w:val="00312a"/>
          <w:rtl w:val="0"/>
        </w:rPr>
        <w:t xml:space="preserve">Data availability and quality is the most frequently cited hard resource. Without accessible, well-structured data, even nominally AI-capable tools remain unused. Interviewee 13 described a pattern he encounters repeatedly across marketing clients: platforms that include AI features — including well-known marketing automation tools — lie dormant because the underlying data infrastructure is not ready:</w:t>
      </w:r>
    </w:p>
    <w:p w:rsidR="00000000" w:rsidDel="00000000" w:rsidP="00000000" w:rsidRDefault="00000000" w:rsidRPr="00000000" w14:paraId="00000238">
      <w:pPr>
        <w:ind w:left="720"/>
        <w:rPr>
          <w:i w:val="1"/>
          <w:iCs w:val="1"/>
          <w:color w:val="00312a"/>
        </w:rPr>
      </w:pPr>
      <w:r w:rsidDel="00000000" w:rsidR="00000000" w:rsidRPr="00000000">
        <w:rPr>
          <w:i w:val="1"/>
          <w:iCs w:val="1"/>
          <w:color w:val="00312a"/>
          <w:rtl w:val="0"/>
        </w:rPr>
        <w:t xml:space="preserve">if I look at my customers, there’s now tools that have AI use cases like Emarsys, Braze and so on, but people still don’t use this because there’s no time to put the right data in from the data warehouse. There’s like a long list of backlog, and there’s no one in the team itself that understands how to really bring their marketing knowledge and this IT data knowledge together.</w:t>
      </w:r>
    </w:p>
    <w:p w:rsidR="00000000" w:rsidDel="00000000" w:rsidP="00000000" w:rsidRDefault="00000000" w:rsidRPr="00000000" w14:paraId="00000239">
      <w:pPr>
        <w:ind w:left="720"/>
        <w:rPr>
          <w:color w:val="00312a"/>
        </w:rPr>
      </w:pPr>
      <w:r w:rsidDel="00000000" w:rsidR="00000000" w:rsidRPr="00000000">
        <w:rPr>
          <w:color w:val="00312a"/>
          <w:rtl w:val="0"/>
        </w:rPr>
        <w:t xml:space="preserve">— Interviewee 13</w:t>
      </w:r>
    </w:p>
    <w:p w:rsidR="00000000" w:rsidDel="00000000" w:rsidP="00000000" w:rsidRDefault="00000000" w:rsidRPr="00000000" w14:paraId="0000023A">
      <w:pPr>
        <w:rPr>
          <w:color w:val="00312a"/>
        </w:rPr>
      </w:pPr>
      <w:r w:rsidDel="00000000" w:rsidR="00000000" w:rsidRPr="00000000">
        <w:rPr>
          <w:color w:val="00312a"/>
          <w:rtl w:val="0"/>
        </w:rPr>
        <w:t xml:space="preserve">Technical skills form a closely related constraint. Skill gaps appear at both ends of the workflow: at the technical end, no one can wire up integrations or evaluate model output; at the marketing end, no one can specify what good output looks like. Interviewee 13 gave the failure mode a precise label: ‘unoperationalized tool effectiveness’ — buying tools that no one has the skills or accountability to actually embed in working practice.</w:t>
      </w:r>
    </w:p>
    <w:p w:rsidR="00000000" w:rsidDel="00000000" w:rsidP="00000000" w:rsidRDefault="00000000" w:rsidRPr="00000000" w14:paraId="0000023B">
      <w:pPr>
        <w:rPr>
          <w:color w:val="00312a"/>
        </w:rPr>
      </w:pPr>
      <w:r w:rsidDel="00000000" w:rsidR="00000000" w:rsidRPr="00000000">
        <w:rPr>
          <w:color w:val="00312a"/>
          <w:rtl w:val="0"/>
        </w:rPr>
        <w:t xml:space="preserve">Process thinking is the most analytically consequential soft resource. The ability to decompose a workflow into its data, decision, and action layers determines whether an organization can specify viable use cases at all. Organizations that lack process thinking tend to approach AI with vague ambitions (‘we need AI’) rather than concrete use-case specifications. The relationship between CMO and CTO is a specific expression of this resource: where these roles are aligned, marketing gains earlier access to data infrastructure, faster deployment pipelines, and more flexibility in vendor choices. Interviewee 6 made the structural dependency explicit: “The next CMO needs to be CTO’s best friend … without the technology, I wouldn’t be able to...”</w:t>
      </w:r>
    </w:p>
    <w:p w:rsidR="00000000" w:rsidDel="00000000" w:rsidP="00000000" w:rsidRDefault="00000000" w:rsidRPr="00000000" w14:paraId="0000023C">
      <w:pPr>
        <w:rPr>
          <w:color w:val="00312a"/>
        </w:rPr>
      </w:pPr>
      <w:r w:rsidDel="00000000" w:rsidR="00000000" w:rsidRPr="00000000">
        <w:rPr>
          <w:color w:val="00312a"/>
          <w:rtl w:val="0"/>
        </w:rPr>
        <w:t xml:space="preserve">Culture of innovation and organizational focus round out the soft resource set. Organizations with a culture that tolerates fast failure and rewards learning iterate more quickly through the experimentation cycle described in §4.2.1. Focus — choosing a small number of specific use cases and resourcing them adequately — is described by several participants as the factor that distinguishes organizations that make progress from those that accumulate a long list of stalled experiments.</w:t>
      </w:r>
    </w:p>
    <w:p w:rsidR="00000000" w:rsidDel="00000000" w:rsidP="00000000" w:rsidRDefault="00000000" w:rsidRPr="00000000" w14:paraId="0000023D">
      <w:pPr>
        <w:pStyle w:val="Heading3"/>
        <w:rPr>
          <w:color w:val="00312a"/>
        </w:rPr>
      </w:pPr>
      <w:bookmarkStart w:colFirst="0" w:colLast="0" w:name="_idvu628lfyjd" w:id="34"/>
      <w:bookmarkEnd w:id="34"/>
      <w:r w:rsidDel="00000000" w:rsidR="00000000" w:rsidRPr="00000000">
        <w:rPr>
          <w:color w:val="00312a"/>
          <w:rtl w:val="0"/>
        </w:rPr>
        <w:t xml:space="preserve">4.2.4</w:t>
        <w:tab/>
        <w:t xml:space="preserve">Navigating Obstacles</w:t>
      </w:r>
    </w:p>
    <w:p w:rsidR="00000000" w:rsidDel="00000000" w:rsidP="00000000" w:rsidRDefault="00000000" w:rsidRPr="00000000" w14:paraId="0000023E">
      <w:pPr>
        <w:rPr>
          <w:color w:val="00312a"/>
        </w:rPr>
      </w:pPr>
      <w:r w:rsidDel="00000000" w:rsidR="00000000" w:rsidRPr="00000000">
        <w:rPr>
          <w:color w:val="00312a"/>
          <w:rtl w:val="0"/>
        </w:rPr>
        <w:t xml:space="preserve">Four obstacle categories recur across the data: individual and team resistance driven by loss aversion; high bureaucratic governance that delays or blocks initiatives; delaying behaviors such as analysis paralysis and forced reliance on existing capabilities; and a structural lack of AI understanding at key decision-making levels. A fifth obstacle is implicit throughout: the absence of the internal resources described in §4.2.3. When data, process thinking, or cross-functional alignment is missing, it operates as a barrier as concrete as active resistance.</w:t>
      </w:r>
    </w:p>
    <w:p w:rsidR="00000000" w:rsidDel="00000000" w:rsidP="00000000" w:rsidRDefault="00000000" w:rsidRPr="00000000" w14:paraId="0000023F">
      <w:pPr>
        <w:rPr>
          <w:color w:val="00312a"/>
        </w:rPr>
      </w:pPr>
      <w:r w:rsidDel="00000000" w:rsidR="00000000" w:rsidRPr="00000000">
        <w:rPr>
          <w:color w:val="00312a"/>
          <w:rtl w:val="0"/>
        </w:rPr>
        <w:t xml:space="preserve">Resistance is the most densely coded obstacle across the corpus. It rarely takes the form of explicit opposition to AI; more often it manifests as loss aversion — a fear that successful automation will reduce role relevance or team size. Interviewee 13 offered a characterization that several other participants echoed independently, and that also captures the governance dynamic that follows:</w:t>
      </w:r>
    </w:p>
    <w:p w:rsidR="00000000" w:rsidDel="00000000" w:rsidP="00000000" w:rsidRDefault="00000000" w:rsidRPr="00000000" w14:paraId="00000240">
      <w:pPr>
        <w:ind w:left="720"/>
        <w:rPr>
          <w:i w:val="1"/>
          <w:iCs w:val="1"/>
          <w:color w:val="00312a"/>
        </w:rPr>
      </w:pPr>
      <w:r w:rsidDel="00000000" w:rsidR="00000000" w:rsidRPr="00000000">
        <w:rPr>
          <w:i w:val="1"/>
          <w:iCs w:val="1"/>
          <w:color w:val="00312a"/>
          <w:rtl w:val="0"/>
        </w:rPr>
        <w:t xml:space="preserve">“Germans are not risk averse. Germans are loss averse.” And I think there’s also this like, “Oh, if it’s not automated, what, what is my team doing?” So that’s like, it’s always stupid discussions about this. And at this customer, even when we made it, it took, uh, three different committees to go through. I mean, this was a stupid tool just to, hey, this is Google Analytics, get me the data. So it needed to go through the IT committee, to the cloud committee, to the AI committee,</w:t>
      </w:r>
    </w:p>
    <w:p w:rsidR="00000000" w:rsidDel="00000000" w:rsidP="00000000" w:rsidRDefault="00000000" w:rsidRPr="00000000" w14:paraId="00000241">
      <w:pPr>
        <w:ind w:left="720"/>
        <w:rPr>
          <w:color w:val="00312a"/>
        </w:rPr>
      </w:pPr>
      <w:r w:rsidDel="00000000" w:rsidR="00000000" w:rsidRPr="00000000">
        <w:rPr>
          <w:color w:val="00312a"/>
          <w:rtl w:val="0"/>
        </w:rPr>
        <w:t xml:space="preserve">— Interviewee 13</w:t>
      </w:r>
    </w:p>
    <w:p w:rsidR="00000000" w:rsidDel="00000000" w:rsidP="00000000" w:rsidRDefault="00000000" w:rsidRPr="00000000" w14:paraId="00000242">
      <w:pPr>
        <w:rPr>
          <w:color w:val="00312a"/>
        </w:rPr>
      </w:pPr>
      <w:r w:rsidDel="00000000" w:rsidR="00000000" w:rsidRPr="00000000">
        <w:rPr>
          <w:color w:val="00312a"/>
          <w:rtl w:val="0"/>
        </w:rPr>
        <w:t xml:space="preserve">High bureaucratic governance is described as both necessary and paralyzing. Approval processes designed to manage AI risk frequently apply the same scrutiny to standard data integrations, delaying deployments by months. The organizational paradox is that the same formal caution is rarely applied to unsanctioned consumer-grade AI tools that employees run on their own desktops — creating a shadow AI layer outside any governance at all.</w:t>
      </w:r>
    </w:p>
    <w:p w:rsidR="00000000" w:rsidDel="00000000" w:rsidP="00000000" w:rsidRDefault="00000000" w:rsidRPr="00000000" w14:paraId="00000243">
      <w:pPr>
        <w:rPr>
          <w:color w:val="00312a"/>
        </w:rPr>
      </w:pPr>
      <w:r w:rsidDel="00000000" w:rsidR="00000000" w:rsidRPr="00000000">
        <w:rPr>
          <w:color w:val="00312a"/>
          <w:rtl w:val="0"/>
        </w:rPr>
        <w:t xml:space="preserve">Delaying behaviors — analysis paralysis, forcing exhaustive evaluation of existing capabilities before any new tool is approved, and general organizational caution — are identified by several participants as distinct from active resistance but equally obstructive. Interviewee 12 named the asymmetry directly: in a fast-moving field, standing still is itself a form of risk-taking, not a conservative default. Interviewee 6 illustrated this in the context of a chatbot initiative, where an internal preference to build in-house rather than buy a third-party solution imposed a two-year wait for IT backlog capacity.</w:t>
      </w:r>
    </w:p>
    <w:p w:rsidR="00000000" w:rsidDel="00000000" w:rsidP="00000000" w:rsidRDefault="00000000" w:rsidRPr="00000000" w14:paraId="00000244">
      <w:pPr>
        <w:rPr>
          <w:color w:val="00312a"/>
        </w:rPr>
      </w:pPr>
      <w:r w:rsidDel="00000000" w:rsidR="00000000" w:rsidRPr="00000000">
        <w:rPr>
          <w:color w:val="00312a"/>
          <w:rtl w:val="0"/>
        </w:rPr>
        <w:t xml:space="preserve">A fourth and structurally distinct obstacle is a lack of AI understanding at key decision levels. This is not the same as resistance; it describes a configuration in which leadership supports AI adoption without the conceptual grounding to govern it. Interviewee 1, who regularly engages with boards on AI strategy, observed:</w:t>
      </w:r>
    </w:p>
    <w:p w:rsidR="00000000" w:rsidDel="00000000" w:rsidP="00000000" w:rsidRDefault="00000000" w:rsidRPr="00000000" w14:paraId="00000245">
      <w:pPr>
        <w:ind w:left="720"/>
        <w:rPr>
          <w:i w:val="1"/>
          <w:iCs w:val="1"/>
          <w:color w:val="00312a"/>
        </w:rPr>
      </w:pPr>
      <w:r w:rsidDel="00000000" w:rsidR="00000000" w:rsidRPr="00000000">
        <w:rPr>
          <w:i w:val="1"/>
          <w:iCs w:val="1"/>
          <w:color w:val="00312a"/>
          <w:rtl w:val="0"/>
        </w:rPr>
        <w:t xml:space="preserve">comfort that boards have, and executive in general have with the topic of AI in my books, does not necessarily reflect their understanding.</w:t>
      </w:r>
    </w:p>
    <w:p w:rsidR="00000000" w:rsidDel="00000000" w:rsidP="00000000" w:rsidRDefault="00000000" w:rsidRPr="00000000" w14:paraId="00000246">
      <w:pPr>
        <w:ind w:left="720"/>
        <w:rPr>
          <w:color w:val="00312a"/>
        </w:rPr>
      </w:pPr>
      <w:r w:rsidDel="00000000" w:rsidR="00000000" w:rsidRPr="00000000">
        <w:rPr>
          <w:color w:val="00312a"/>
          <w:rtl w:val="0"/>
        </w:rPr>
        <w:t xml:space="preserve">— Interviewee 1</w:t>
      </w:r>
    </w:p>
    <w:p w:rsidR="00000000" w:rsidDel="00000000" w:rsidP="00000000" w:rsidRDefault="00000000" w:rsidRPr="00000000" w14:paraId="00000247">
      <w:pPr>
        <w:rPr>
          <w:color w:val="00312a"/>
        </w:rPr>
      </w:pPr>
      <w:r w:rsidDel="00000000" w:rsidR="00000000" w:rsidRPr="00000000">
        <w:rPr>
          <w:color w:val="00312a"/>
          <w:rtl w:val="0"/>
        </w:rPr>
        <w:t xml:space="preserve">The consequence is an organization that is formally committed to AI while structurally unable to have calibrated conversations about risk, pace, or investment — a configuration that amplifies every other obstacle in this section.</w:t>
      </w:r>
    </w:p>
    <w:p w:rsidR="00000000" w:rsidDel="00000000" w:rsidP="00000000" w:rsidRDefault="00000000" w:rsidRPr="00000000" w14:paraId="00000248">
      <w:pPr>
        <w:pStyle w:val="Heading2"/>
        <w:rPr>
          <w:color w:val="00312a"/>
        </w:rPr>
      </w:pPr>
      <w:bookmarkStart w:colFirst="0" w:colLast="0" w:name="_hojo1f9yxiy" w:id="35"/>
      <w:bookmarkEnd w:id="35"/>
      <w:r w:rsidDel="00000000" w:rsidR="00000000" w:rsidRPr="00000000">
        <w:rPr>
          <w:color w:val="00312a"/>
          <w:rtl w:val="0"/>
        </w:rPr>
        <w:t xml:space="preserve">4.3</w:t>
        <w:tab/>
        <w:t xml:space="preserve">Applying AI</w:t>
      </w:r>
    </w:p>
    <w:p w:rsidR="00000000" w:rsidDel="00000000" w:rsidP="00000000" w:rsidRDefault="00000000" w:rsidRPr="00000000" w14:paraId="00000249">
      <w:pPr>
        <w:pStyle w:val="Heading3"/>
        <w:rPr>
          <w:color w:val="00312a"/>
        </w:rPr>
      </w:pPr>
      <w:bookmarkStart w:colFirst="0" w:colLast="0" w:name="_iuvuby6hzug8" w:id="36"/>
      <w:bookmarkEnd w:id="36"/>
      <w:r w:rsidDel="00000000" w:rsidR="00000000" w:rsidRPr="00000000">
        <w:rPr>
          <w:color w:val="00312a"/>
          <w:rtl w:val="0"/>
        </w:rPr>
        <w:t xml:space="preserve">4.3.1</w:t>
        <w:tab/>
        <w:t xml:space="preserve">Use Cases</w:t>
      </w:r>
    </w:p>
    <w:p w:rsidR="00000000" w:rsidDel="00000000" w:rsidP="00000000" w:rsidRDefault="00000000" w:rsidRPr="00000000" w14:paraId="0000024A">
      <w:pPr>
        <w:rPr>
          <w:color w:val="00312a"/>
        </w:rPr>
      </w:pPr>
      <w:r w:rsidDel="00000000" w:rsidR="00000000" w:rsidRPr="00000000">
        <w:rPr>
          <w:color w:val="00312a"/>
          <w:rtl w:val="0"/>
        </w:rPr>
        <w:t xml:space="preserve">Four use-case archetypes account for the majority of current agentic AI application in marketing: analysing data and generating insights (39 code applications, 15 documents), creating and validating content and campaigns (28, 12), automating manual processes (21, 12), and general-purpose personal assistants (15, 9). Two further archetypes — customer-facing agents and building or prototyping solutions — appear with lower frequency but are described with high commercial significance where they do appear.</w:t>
      </w:r>
    </w:p>
    <w:p w:rsidR="00000000" w:rsidDel="00000000" w:rsidP="00000000" w:rsidRDefault="00000000" w:rsidRPr="00000000" w14:paraId="0000024B">
      <w:pPr>
        <w:pStyle w:val="Heading4"/>
        <w:rPr>
          <w:color w:val="00312a"/>
        </w:rPr>
      </w:pPr>
      <w:r w:rsidDel="00000000" w:rsidR="00000000" w:rsidRPr="00000000">
        <w:rPr>
          <w:color w:val="00312a"/>
          <w:rtl w:val="0"/>
        </w:rPr>
        <w:t xml:space="preserve">Generic and personal-productivity use cases</w:t>
      </w:r>
    </w:p>
    <w:p w:rsidR="00000000" w:rsidDel="00000000" w:rsidP="00000000" w:rsidRDefault="00000000" w:rsidRPr="00000000" w14:paraId="0000024C">
      <w:pPr>
        <w:rPr>
          <w:color w:val="00312a"/>
        </w:rPr>
      </w:pPr>
      <w:r w:rsidDel="00000000" w:rsidR="00000000" w:rsidRPr="00000000">
        <w:rPr>
          <w:color w:val="00312a"/>
          <w:rtl w:val="0"/>
        </w:rPr>
        <w:t xml:space="preserve">Generic and personal-productivity use cases are the most broadly adopted. Data analysis is the dominant entry point: AI is used to interrogate marketing mix data, generate competitor intelligence, monitor performance across sources, and produce insights that previously required a dedicated analyst or a multi-week research cycle. Workflow automation is closely related and is where the term ‘agentic’ begins to do real work in participants’ descriptions. Interviewee 13 described a steering-committee preparation workflow in which a chained agent pulls meeting transcriptions, synthesizes action items, and drafts the next agenda automatically:</w:t>
      </w:r>
    </w:p>
    <w:p w:rsidR="00000000" w:rsidDel="00000000" w:rsidP="00000000" w:rsidRDefault="00000000" w:rsidRPr="00000000" w14:paraId="0000024D">
      <w:pPr>
        <w:ind w:left="720"/>
        <w:rPr>
          <w:i w:val="1"/>
          <w:iCs w:val="1"/>
          <w:color w:val="00312a"/>
        </w:rPr>
      </w:pPr>
      <w:r w:rsidDel="00000000" w:rsidR="00000000" w:rsidRPr="00000000">
        <w:rPr>
          <w:i w:val="1"/>
          <w:iCs w:val="1"/>
          <w:color w:val="00312a"/>
          <w:rtl w:val="0"/>
        </w:rPr>
        <w:t xml:space="preserve">what I usually have is, uh, a transcribing tool which then Claude goes to and, for example, I have steering committees every two weeks. That means on a Monday afternoon, Claude goes into my t—transcription tools, gets all the different, uh, transcriptions of meetings for this one customer and starts writing down what I should talk about in the steering committee.</w:t>
      </w:r>
    </w:p>
    <w:p w:rsidR="00000000" w:rsidDel="00000000" w:rsidP="00000000" w:rsidRDefault="00000000" w:rsidRPr="00000000" w14:paraId="0000024E">
      <w:pPr>
        <w:ind w:left="720"/>
        <w:rPr>
          <w:color w:val="00312a"/>
        </w:rPr>
      </w:pPr>
      <w:r w:rsidDel="00000000" w:rsidR="00000000" w:rsidRPr="00000000">
        <w:rPr>
          <w:color w:val="00312a"/>
          <w:rtl w:val="0"/>
        </w:rPr>
        <w:t xml:space="preserve">— Interviewee 13</w:t>
      </w:r>
    </w:p>
    <w:p w:rsidR="00000000" w:rsidDel="00000000" w:rsidP="00000000" w:rsidRDefault="00000000" w:rsidRPr="00000000" w14:paraId="0000024F">
      <w:pPr>
        <w:rPr>
          <w:color w:val="00312a"/>
        </w:rPr>
      </w:pPr>
      <w:r w:rsidDel="00000000" w:rsidR="00000000" w:rsidRPr="00000000">
        <w:rPr>
          <w:color w:val="00312a"/>
          <w:rtl w:val="0"/>
        </w:rPr>
        <w:t xml:space="preserve">Content creation and campaign management are the most visible use cases to outside observers but, by participants’ own accounts, among the least transformative. The dominant pattern is augmenting existing copywriting, briefing, and creative workflows rather than redesigning them. Interviewee 4 described the highest-productivity configuration in the data: a personal stack combining Obsidian as a memory layer, Claude Code as the execution engine, GitHub for file synchronisation, and per-client vaults for context isolation: “I have persistent memory using, um, Obsidian. And I just… My productivity just went 10X.” The key driver is not the model itself but the surrounding architecture that provides consistent, long-lived context.</w:t>
      </w:r>
    </w:p>
    <w:p w:rsidR="00000000" w:rsidDel="00000000" w:rsidP="00000000" w:rsidRDefault="00000000" w:rsidRPr="00000000" w14:paraId="00000250">
      <w:pPr>
        <w:rPr>
          <w:color w:val="00312a"/>
        </w:rPr>
      </w:pPr>
      <w:r w:rsidDel="00000000" w:rsidR="00000000" w:rsidRPr="00000000">
        <w:rPr>
          <w:color w:val="00312a"/>
          <w:rtl w:val="0"/>
        </w:rPr>
        <w:t xml:space="preserve">Brand governance is an adjacent use case in this generic-productivity cluster. Interviewee 3, working in a marketing team with strong leadership encouragement to experiment, described an assistant trained on the company’s brand guidelines and persona documents that evaluates whether new content is brand-aligned before publication — collapsing what had been a long approval chain into a real-time check.</w:t>
      </w:r>
    </w:p>
    <w:p w:rsidR="00000000" w:rsidDel="00000000" w:rsidP="00000000" w:rsidRDefault="00000000" w:rsidRPr="00000000" w14:paraId="00000251">
      <w:pPr>
        <w:pStyle w:val="Heading4"/>
        <w:rPr>
          <w:color w:val="00312a"/>
        </w:rPr>
      </w:pPr>
      <w:r w:rsidDel="00000000" w:rsidR="00000000" w:rsidRPr="00000000">
        <w:rPr>
          <w:color w:val="00312a"/>
          <w:rtl w:val="0"/>
        </w:rPr>
        <w:t xml:space="preserve">Customer-facing agents</w:t>
      </w:r>
    </w:p>
    <w:p w:rsidR="00000000" w:rsidDel="00000000" w:rsidP="00000000" w:rsidRDefault="00000000" w:rsidRPr="00000000" w14:paraId="00000252">
      <w:pPr>
        <w:rPr>
          <w:color w:val="00312a"/>
        </w:rPr>
      </w:pPr>
      <w:r w:rsidDel="00000000" w:rsidR="00000000" w:rsidRPr="00000000">
        <w:rPr>
          <w:color w:val="00312a"/>
          <w:rtl w:val="0"/>
        </w:rPr>
        <w:t xml:space="preserve">Customer-facing use cases are fewer in number but higher in commercial stakes. Customer-service and sales-assistant agents that handle routine queries and recognize commercial moments — upsells, membership changes, re-orders — are described as the most commercially compelling agentic deployments. Interviewee 12 noted that these agents have, over the past two years, crossed a quality threshold they previously never reached: “they’ve actually gotten really good because they’re leveraging the conversational capabilities of these LLMs.” Interviewee 6 described a chatbot programme that combines customer-experience improvement with direct commercial outcomes — the same agent that handles a membership question can identify an upgrade opportunity and execute it.</w:t>
      </w:r>
    </w:p>
    <w:p w:rsidR="00000000" w:rsidDel="00000000" w:rsidP="00000000" w:rsidRDefault="00000000" w:rsidRPr="00000000" w14:paraId="00000253">
      <w:pPr>
        <w:rPr>
          <w:color w:val="00312a"/>
        </w:rPr>
      </w:pPr>
      <w:r w:rsidDel="00000000" w:rsidR="00000000" w:rsidRPr="00000000">
        <w:rPr>
          <w:color w:val="00312a"/>
          <w:rtl w:val="0"/>
        </w:rPr>
        <w:t xml:space="preserve">Advertising optimization agents form a second customer-facing archetype. These agents operate autonomously within ad platforms, adjusting bids, targeting parameters, and budget allocation against a specified ROAS target without per-decision human approval. Interviewee 8 described measurable outcomes from such a deployment:</w:t>
      </w:r>
    </w:p>
    <w:p w:rsidR="00000000" w:rsidDel="00000000" w:rsidP="00000000" w:rsidRDefault="00000000" w:rsidRPr="00000000" w14:paraId="00000254">
      <w:pPr>
        <w:ind w:left="720"/>
        <w:rPr>
          <w:i w:val="1"/>
          <w:iCs w:val="1"/>
          <w:color w:val="00312a"/>
        </w:rPr>
      </w:pPr>
      <w:r w:rsidDel="00000000" w:rsidR="00000000" w:rsidRPr="00000000">
        <w:rPr>
          <w:i w:val="1"/>
          <w:iCs w:val="1"/>
          <w:color w:val="00312a"/>
          <w:rtl w:val="0"/>
        </w:rPr>
        <w:t xml:space="preserve">we spend a lot of money on ads… there’s also waste. … an agent who really will help us become [more precise]… we’ve seen a point five per— point five, uh, ROAS increase.</w:t>
      </w:r>
    </w:p>
    <w:p w:rsidR="00000000" w:rsidDel="00000000" w:rsidP="00000000" w:rsidRDefault="00000000" w:rsidRPr="00000000" w14:paraId="00000255">
      <w:pPr>
        <w:ind w:left="720"/>
        <w:rPr>
          <w:color w:val="00312a"/>
        </w:rPr>
      </w:pPr>
      <w:r w:rsidDel="00000000" w:rsidR="00000000" w:rsidRPr="00000000">
        <w:rPr>
          <w:color w:val="00312a"/>
          <w:rtl w:val="0"/>
        </w:rPr>
        <w:t xml:space="preserve">— Interviewee 8</w:t>
      </w:r>
    </w:p>
    <w:p w:rsidR="00000000" w:rsidDel="00000000" w:rsidP="00000000" w:rsidRDefault="00000000" w:rsidRPr="00000000" w14:paraId="00000256">
      <w:pPr>
        <w:pStyle w:val="Heading4"/>
        <w:rPr>
          <w:color w:val="00312a"/>
        </w:rPr>
      </w:pPr>
      <w:r w:rsidDel="00000000" w:rsidR="00000000" w:rsidRPr="00000000">
        <w:rPr>
          <w:color w:val="00312a"/>
          <w:rtl w:val="0"/>
        </w:rPr>
        <w:t xml:space="preserve">Internal process automation</w:t>
      </w:r>
    </w:p>
    <w:p w:rsidR="00000000" w:rsidDel="00000000" w:rsidP="00000000" w:rsidRDefault="00000000" w:rsidRPr="00000000" w14:paraId="00000257">
      <w:pPr>
        <w:rPr>
          <w:color w:val="00312a"/>
        </w:rPr>
      </w:pPr>
      <w:r w:rsidDel="00000000" w:rsidR="00000000" w:rsidRPr="00000000">
        <w:rPr>
          <w:color w:val="00312a"/>
          <w:rtl w:val="0"/>
        </w:rPr>
        <w:t xml:space="preserve">Internal process automation is the archetype where human-AI collaboration is most clearly structured. Workflows that previously required a human to run scheduled queries, review outputs, populate reports, and compose communications are executed by chained AI tools with human oversight only at the output stage. Interviewee 15 described the emerging connector-based model in the context of agentic customer re-ordering, while Interviewee 10 noted that AI has effectively eliminated the capacity constraint on plugging analyst-equivalent intelligence into decision points across marketing operations: “I can plug in a data analyst almost anywhere to support what I’m doing.”</w:t>
      </w:r>
    </w:p>
    <w:p w:rsidR="00000000" w:rsidDel="00000000" w:rsidP="00000000" w:rsidRDefault="00000000" w:rsidRPr="00000000" w14:paraId="00000258">
      <w:pPr>
        <w:rPr>
          <w:color w:val="00312a"/>
        </w:rPr>
      </w:pPr>
      <w:r w:rsidDel="00000000" w:rsidR="00000000" w:rsidRPr="00000000">
        <w:rPr>
          <w:color w:val="00312a"/>
          <w:rtl w:val="0"/>
        </w:rPr>
        <w:t xml:space="preserve">The internal automation archetype extends beyond commercial marketing contexts. Interviewee 2, working at a national sports federation, described an initiative to apply agentic AI to volunteer scheduling — matching volunteers to club roles, shifts, and locations across hundreds of member clubs — as an illustration of how process automation addresses coordination costs that commercial metrics do not easily capture.</w:t>
      </w:r>
    </w:p>
    <w:p w:rsidR="00000000" w:rsidDel="00000000" w:rsidP="00000000" w:rsidRDefault="00000000" w:rsidRPr="00000000" w14:paraId="00000259">
      <w:pPr>
        <w:rPr>
          <w:color w:val="00312a"/>
        </w:rPr>
      </w:pPr>
      <w:r w:rsidDel="00000000" w:rsidR="00000000" w:rsidRPr="00000000">
        <w:rPr>
          <w:color w:val="00312a"/>
          <w:rtl w:val="0"/>
        </w:rPr>
        <w:t xml:space="preserve">Across the interviews, a consistent gap emerges between how agentic AI is positioned — in proposals, pitches, and internal leadership communications — and what is actually running in production. Participants describe demonstrations and narratives in which agentic AI features prominently while in practice the same workflow remains manual, scripted, or at most partially automated. This gap appears across organization types: large agencies, in-house marketing teams, and scale-ups all exhibit it to some degree.</w:t>
      </w:r>
    </w:p>
    <w:p w:rsidR="00000000" w:rsidDel="00000000" w:rsidP="00000000" w:rsidRDefault="00000000" w:rsidRPr="00000000" w14:paraId="0000025A">
      <w:pPr>
        <w:rPr>
          <w:color w:val="00312a"/>
        </w:rPr>
      </w:pPr>
      <w:r w:rsidDel="00000000" w:rsidR="00000000" w:rsidRPr="00000000">
        <w:rPr>
          <w:color w:val="00312a"/>
          <w:rtl w:val="0"/>
        </w:rPr>
        <w:t xml:space="preserve">The dynamics are illustrated by an experiment described by Interviewee 15. A team deployed AI-generated BDR emails and positioned them as personalized outreach; customers recognized the automation almost immediately:</w:t>
      </w:r>
    </w:p>
    <w:p w:rsidR="00000000" w:rsidDel="00000000" w:rsidP="00000000" w:rsidRDefault="00000000" w:rsidRPr="00000000" w14:paraId="0000025B">
      <w:pPr>
        <w:ind w:left="720"/>
        <w:rPr>
          <w:i w:val="1"/>
          <w:iCs w:val="1"/>
          <w:color w:val="00312a"/>
        </w:rPr>
      </w:pPr>
      <w:r w:rsidDel="00000000" w:rsidR="00000000" w:rsidRPr="00000000">
        <w:rPr>
          <w:i w:val="1"/>
          <w:iCs w:val="1"/>
          <w:color w:val="00312a"/>
          <w:rtl w:val="0"/>
        </w:rPr>
        <w:t xml:space="preserve">There was also an experiment done with generating emails from a BDR to customers. Well, the customer sees through that pretty quickly: nice that you still want to be personal and now you’re sending me this, so, just a bit too much of a shortcut with this use case.</w:t>
      </w:r>
    </w:p>
    <w:p w:rsidR="00000000" w:rsidDel="00000000" w:rsidP="00000000" w:rsidRDefault="00000000" w:rsidRPr="00000000" w14:paraId="0000025C">
      <w:pPr>
        <w:ind w:left="720"/>
        <w:rPr>
          <w:color w:val="00312a"/>
        </w:rPr>
      </w:pPr>
      <w:r w:rsidDel="00000000" w:rsidR="00000000" w:rsidRPr="00000000">
        <w:rPr>
          <w:color w:val="00312a"/>
          <w:rtl w:val="0"/>
        </w:rPr>
        <w:t xml:space="preserve">— Interviewee 15</w:t>
      </w:r>
    </w:p>
    <w:p w:rsidR="00000000" w:rsidDel="00000000" w:rsidP="00000000" w:rsidRDefault="00000000" w:rsidRPr="00000000" w14:paraId="0000025D">
      <w:pPr>
        <w:rPr>
          <w:color w:val="00312a"/>
        </w:rPr>
      </w:pPr>
      <w:r w:rsidDel="00000000" w:rsidR="00000000" w:rsidRPr="00000000">
        <w:rPr>
          <w:color w:val="00312a"/>
          <w:rtl w:val="0"/>
        </w:rPr>
        <w:t xml:space="preserve">The optics gap has two organizational implications. First, it creates confusion about what AI actually does. When employees hear that the organization is ‘using agentic AI’ in pitches and leadership communications but see no corresponding change in their own workflows, the result is either skepticism about AI’s practical utility or inflated expectations that become obstacles when real deployments are less impressive than the narrative. Second, it distorts accountability: if stated capability does not correspond to operational reality, it becomes difficult to measure progress, identify blockers, or allocate investment accurately. Several participants noted that organizations claiming the most advanced AI capability were among those where operational adoption was hardest to verify in practice.</w:t>
      </w:r>
    </w:p>
    <w:p w:rsidR="00000000" w:rsidDel="00000000" w:rsidP="00000000" w:rsidRDefault="00000000" w:rsidRPr="00000000" w14:paraId="0000025E">
      <w:pPr>
        <w:pStyle w:val="Heading3"/>
        <w:rPr>
          <w:color w:val="00312a"/>
        </w:rPr>
      </w:pPr>
      <w:bookmarkStart w:colFirst="0" w:colLast="0" w:name="_niqmcast9jsc" w:id="37"/>
      <w:bookmarkEnd w:id="37"/>
      <w:r w:rsidDel="00000000" w:rsidR="00000000" w:rsidRPr="00000000">
        <w:rPr>
          <w:color w:val="00312a"/>
          <w:rtl w:val="0"/>
        </w:rPr>
        <w:t xml:space="preserve">4.3.2</w:t>
        <w:tab/>
        <w:t xml:space="preserve">Leveraging Feature &amp; Applying strategies</w:t>
      </w:r>
    </w:p>
    <w:p w:rsidR="00000000" w:rsidDel="00000000" w:rsidP="00000000" w:rsidRDefault="00000000" w:rsidRPr="00000000" w14:paraId="0000025F">
      <w:pPr>
        <w:rPr>
          <w:color w:val="00312a"/>
        </w:rPr>
      </w:pPr>
      <w:r w:rsidDel="00000000" w:rsidR="00000000" w:rsidRPr="00000000">
        <w:rPr>
          <w:color w:val="00312a"/>
          <w:rtl w:val="0"/>
        </w:rPr>
        <w:t xml:space="preserve">The manner in which AI is implemented determines, in large part, what value is produced. Two feature categories and four strategic patterns emerge across the data as particularly consequential for value realization.</w:t>
      </w:r>
    </w:p>
    <w:p w:rsidR="00000000" w:rsidDel="00000000" w:rsidP="00000000" w:rsidRDefault="00000000" w:rsidRPr="00000000" w14:paraId="00000260">
      <w:pPr>
        <w:rPr>
          <w:color w:val="00312a"/>
        </w:rPr>
      </w:pPr>
      <w:r w:rsidDel="00000000" w:rsidR="00000000" w:rsidRPr="00000000">
        <w:rPr>
          <w:color w:val="00312a"/>
          <w:rtl w:val="0"/>
        </w:rPr>
        <w:t xml:space="preserve">On the feature side, tool calling and integrations (11 code applications) and accessing the entire database as context (14) are the enabling features most closely tied to value creation. Tool calling allows an agent to interact with external systems — retrieving data, writing records, triggering workflows — rather than remaining confined to a conversational interface. Database-as-context allows the agent to reason over the full set of relevant information rather than only what the user provides in a single prompt. Interviewee 6 framed the context argument by contrasting her AI-powered customer-service agent with the outsourced human agents it had partly replaced:</w:t>
      </w:r>
    </w:p>
    <w:p w:rsidR="00000000" w:rsidDel="00000000" w:rsidP="00000000" w:rsidRDefault="00000000" w:rsidRPr="00000000" w14:paraId="00000261">
      <w:pPr>
        <w:ind w:left="720"/>
        <w:rPr>
          <w:color w:val="00312a"/>
        </w:rPr>
      </w:pPr>
      <w:r w:rsidDel="00000000" w:rsidR="00000000" w:rsidRPr="00000000">
        <w:rPr>
          <w:color w:val="00312a"/>
          <w:rtl w:val="0"/>
        </w:rPr>
        <w:t xml:space="preserve">I already dare to claim that the quality is much higher, than even if an agent does it, because we have all of our agents outsourced i</w:t>
      </w:r>
      <w:r w:rsidDel="00000000" w:rsidR="00000000" w:rsidRPr="00000000">
        <w:rPr>
          <w:color w:val="00312a"/>
          <w:highlight w:val="yellow"/>
          <w:rtl w:val="0"/>
        </w:rPr>
        <w:t xml:space="preserve">n [a specific country]</w:t>
      </w:r>
      <w:r w:rsidDel="00000000" w:rsidR="00000000" w:rsidRPr="00000000">
        <w:rPr>
          <w:color w:val="00312a"/>
          <w:rtl w:val="0"/>
        </w:rPr>
        <w:t xml:space="preserve">. They’re amazing, they’re fantastic people, but they are not always as aware as a database, obviously. Like, they don’t have the whole database in their head. (Interview 6)</w:t>
      </w:r>
    </w:p>
    <w:p w:rsidR="00000000" w:rsidDel="00000000" w:rsidP="00000000" w:rsidRDefault="00000000" w:rsidRPr="00000000" w14:paraId="00000262">
      <w:pPr>
        <w:rPr>
          <w:color w:val="00312a"/>
        </w:rPr>
      </w:pPr>
      <w:r w:rsidDel="00000000" w:rsidR="00000000" w:rsidRPr="00000000">
        <w:rPr>
          <w:color w:val="00312a"/>
          <w:rtl w:val="0"/>
        </w:rPr>
        <w:t xml:space="preserve">On the strategy side, four patterns recur. Evaluating output — maintaining human judgment over the quality, accuracy, and brand-fit of AI-generated material — is described across virtually every interview as the primary risk management strategy. Interviewee 10 argued that evaluative capacity becomes more, not less, important as AI takes on more of the production work: “interpretation becomes more important: what’s good, what’s not, what fits us, what doesn’t … that requires deep domain expertise.” Determining input — the discipline of specifying data, context, and instructions carefully — is the complementary discipline. Interviewee 14 captured the dependency plainly: “what you put into it ultimately determines what comes out.”</w:t>
      </w:r>
    </w:p>
    <w:p w:rsidR="00000000" w:rsidDel="00000000" w:rsidP="00000000" w:rsidRDefault="00000000" w:rsidRPr="00000000" w14:paraId="00000263">
      <w:pPr>
        <w:rPr>
          <w:color w:val="00312a"/>
        </w:rPr>
      </w:pPr>
      <w:r w:rsidDel="00000000" w:rsidR="00000000" w:rsidRPr="00000000">
        <w:rPr>
          <w:color w:val="00312a"/>
          <w:rtl w:val="0"/>
        </w:rPr>
        <w:t xml:space="preserve">Personalizing agents — configuring system prompts, personas, and knowledge bases to match the specific use case, brand voice, and data environment — is described as the factor that most distinguishes high-performing deployments from generic ones. Building a solid harness (context engineering) is the most technically demanding strategy: the deliberate design of the data, memory, tool access, and planning logic that surrounds the model. Interviewee 5 used the term ‘harness’ explicitly: “the big change of agentic AI right now is … very depending on who finds the right harness around the AI.” These four strategies are not independent; the highest-performing configurations in the data combine all four.</w:t>
      </w:r>
    </w:p>
    <w:p w:rsidR="00000000" w:rsidDel="00000000" w:rsidP="00000000" w:rsidRDefault="00000000" w:rsidRPr="00000000" w14:paraId="00000264">
      <w:pPr>
        <w:pStyle w:val="Heading2"/>
        <w:rPr>
          <w:color w:val="00312a"/>
        </w:rPr>
      </w:pPr>
      <w:bookmarkStart w:colFirst="0" w:colLast="0" w:name="_d3o8hfs61axc" w:id="38"/>
      <w:bookmarkEnd w:id="38"/>
      <w:r w:rsidDel="00000000" w:rsidR="00000000" w:rsidRPr="00000000">
        <w:rPr>
          <w:color w:val="00312a"/>
          <w:rtl w:val="0"/>
        </w:rPr>
        <w:t xml:space="preserve">4.4</w:t>
        <w:tab/>
        <w:t xml:space="preserve">Value </w:t>
      </w:r>
      <w:commentRangeStart w:id="119"/>
      <w:r w:rsidDel="00000000" w:rsidR="00000000" w:rsidRPr="00000000">
        <w:rPr>
          <w:color w:val="00312a"/>
          <w:rtl w:val="0"/>
        </w:rPr>
        <w:t xml:space="preserve">Outcomes</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0265">
      <w:pPr>
        <w:rPr>
          <w:color w:val="00312a"/>
        </w:rPr>
      </w:pPr>
      <w:r w:rsidDel="00000000" w:rsidR="00000000" w:rsidRPr="00000000">
        <w:rPr>
          <w:color w:val="00312a"/>
          <w:rtl w:val="0"/>
        </w:rPr>
        <w:t xml:space="preserve">Value outcomes through agentic AI is not a single outcome but a portfolio of effects. The data reveal consistent patterns of benefit — efficiency, quality, and personalization — alongside equally consistent patterns of sacrifice and risk. Which part of the portfolio is captured depends heavily on the managerial behaviors described in §4.2. Organizations where experimentation is active, steering is deliberate, resources are available, and obstacles are managed tend to realize benefits while containing risks. Organizations where one or more of these conditions is absent tend to find that AI deployments amplify existing weaknesses rather than generating new strengths.</w:t>
      </w:r>
    </w:p>
    <w:p w:rsidR="00000000" w:rsidDel="00000000" w:rsidP="00000000" w:rsidRDefault="00000000" w:rsidRPr="00000000" w14:paraId="00000266">
      <w:pPr>
        <w:rPr>
          <w:color w:val="00312a"/>
        </w:rPr>
      </w:pPr>
      <w:r w:rsidDel="00000000" w:rsidR="00000000" w:rsidRPr="00000000">
        <w:rPr>
          <w:color w:val="00312a"/>
          <w:rtl w:val="0"/>
        </w:rPr>
        <w:t xml:space="preserve">The data make the mediating role of managerial behavior visible in a specific way: participants with near-identical technology access report divergent outcomes, and the differentiating factors are consistently organizational rather than technical. The quality of the data, the clarity of the use case, the investment in change management, and the design of governance together determine which part of the value portfolio is captured and which is lost. This is the chapter’s central finding: value creation with agentic AI is an inside-out process, shaped more by what organizations do with the technology than by which technology they choose. The three subsections that follow detail the benefit, sacrifice, and risk families; the cross-cutting implications are taken up in Chapter 5.</w:t>
      </w:r>
    </w:p>
    <w:p w:rsidR="00000000" w:rsidDel="00000000" w:rsidP="00000000" w:rsidRDefault="00000000" w:rsidRPr="00000000" w14:paraId="00000267">
      <w:pPr>
        <w:pStyle w:val="Heading3"/>
        <w:rPr>
          <w:color w:val="00312a"/>
        </w:rPr>
      </w:pPr>
      <w:bookmarkStart w:colFirst="0" w:colLast="0" w:name="_psp9v76zeahl" w:id="39"/>
      <w:bookmarkEnd w:id="39"/>
      <w:r w:rsidDel="00000000" w:rsidR="00000000" w:rsidRPr="00000000">
        <w:rPr>
          <w:color w:val="00312a"/>
          <w:rtl w:val="0"/>
        </w:rPr>
        <w:t xml:space="preserve">4.4.1</w:t>
        <w:tab/>
        <w:t xml:space="preserve">Benefits</w:t>
      </w:r>
    </w:p>
    <w:p w:rsidR="00000000" w:rsidDel="00000000" w:rsidP="00000000" w:rsidRDefault="00000000" w:rsidRPr="00000000" w14:paraId="00000268">
      <w:pPr>
        <w:rPr>
          <w:color w:val="00312a"/>
        </w:rPr>
      </w:pPr>
      <w:r w:rsidDel="00000000" w:rsidR="00000000" w:rsidRPr="00000000">
        <w:rPr>
          <w:color w:val="00312a"/>
          <w:rtl w:val="0"/>
        </w:rPr>
        <w:t xml:space="preserve">Benefits from agentic AI in marketing cluster around five themes: efficiency and speed, scalability beyond human capacity, extension of personal and team skillsets, improvement in the quality and depth of outputs, and improved personalization at scale.</w:t>
      </w:r>
    </w:p>
    <w:p w:rsidR="00000000" w:rsidDel="00000000" w:rsidP="00000000" w:rsidRDefault="00000000" w:rsidRPr="00000000" w14:paraId="00000269">
      <w:pPr>
        <w:rPr>
          <w:color w:val="00312a"/>
        </w:rPr>
      </w:pPr>
      <w:r w:rsidDel="00000000" w:rsidR="00000000" w:rsidRPr="00000000">
        <w:rPr>
          <w:color w:val="00312a"/>
          <w:rtl w:val="0"/>
        </w:rPr>
        <w:t xml:space="preserve">Efficiency and speed form the largest and most consistently described benefit family (42 and 25 code applications respectively). This is rarely framed as headcount reduction; more often it appears as the reallocation of capacity — saving time on routine tasks to redirect attention to higher-leverage work. Interviewee 13 gave a precisely calibrated formulation of the analyst-equivalent value:</w:t>
      </w:r>
    </w:p>
    <w:p w:rsidR="00000000" w:rsidDel="00000000" w:rsidP="00000000" w:rsidRDefault="00000000" w:rsidRPr="00000000" w14:paraId="0000026A">
      <w:pPr>
        <w:ind w:left="720"/>
        <w:rPr>
          <w:i w:val="1"/>
          <w:iCs w:val="1"/>
          <w:color w:val="00312a"/>
        </w:rPr>
      </w:pPr>
      <w:r w:rsidDel="00000000" w:rsidR="00000000" w:rsidRPr="00000000">
        <w:rPr>
          <w:i w:val="1"/>
          <w:iCs w:val="1"/>
          <w:color w:val="00312a"/>
          <w:rtl w:val="0"/>
        </w:rPr>
        <w:t xml:space="preserve">you can always build something very quickly that gives you the same information as if you would have an analyst sitting there or some kind of a controller or whatever, because the same work is done in there. It’s not as good as if you would have a great analyst or great controller, but it’s pretty much the same as if you have a mediocre one and, uh, still have to sense check what comes out of it.</w:t>
      </w:r>
    </w:p>
    <w:p w:rsidR="00000000" w:rsidDel="00000000" w:rsidP="00000000" w:rsidRDefault="00000000" w:rsidRPr="00000000" w14:paraId="0000026B">
      <w:pPr>
        <w:ind w:left="720"/>
        <w:rPr>
          <w:color w:val="00312a"/>
        </w:rPr>
      </w:pPr>
      <w:r w:rsidDel="00000000" w:rsidR="00000000" w:rsidRPr="00000000">
        <w:rPr>
          <w:color w:val="00312a"/>
          <w:rtl w:val="0"/>
        </w:rPr>
        <w:t xml:space="preserve">— Interviewee 13</w:t>
      </w:r>
    </w:p>
    <w:p w:rsidR="00000000" w:rsidDel="00000000" w:rsidP="00000000" w:rsidRDefault="00000000" w:rsidRPr="00000000" w14:paraId="0000026C">
      <w:pPr>
        <w:rPr>
          <w:color w:val="00312a"/>
        </w:rPr>
      </w:pPr>
      <w:r w:rsidDel="00000000" w:rsidR="00000000" w:rsidRPr="00000000">
        <w:rPr>
          <w:color w:val="00312a"/>
          <w:rtl w:val="0"/>
        </w:rPr>
        <w:t xml:space="preserve">Scale is the benefit most clearly impossible without AI. Generating large numbers of product-page variants, monitoring sentiment across many competitor channels simultaneously, or personalizing communications at the individual rather than the segment level are not viable at human labor cost. Extending the personal skillset is the benefit described with most enthusiasm across interviews. Participants repeatedly described AI enabling work they could not previously do: coding without being a developer, analyzing without being a data scientist, writing in a language without being fluent.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w:t>
      </w:r>
    </w:p>
    <w:p w:rsidR="00000000" w:rsidDel="00000000" w:rsidP="00000000" w:rsidRDefault="00000000" w:rsidRPr="00000000" w14:paraId="0000026D">
      <w:pPr>
        <w:rPr>
          <w:color w:val="00312a"/>
        </w:rPr>
      </w:pPr>
      <w:r w:rsidDel="00000000" w:rsidR="00000000" w:rsidRPr="00000000">
        <w:rPr>
          <w:color w:val="00312a"/>
          <w:rtl w:val="0"/>
        </w:rPr>
        <w:t xml:space="preserve">The scale benefit is perhaps most vividly expressed in content production. Interviewee 11, an external AI advisor working with clients on content strategy, described a fully automated pipeline built for a recruitment client:</w:t>
      </w:r>
    </w:p>
    <w:p w:rsidR="00000000" w:rsidDel="00000000" w:rsidP="00000000" w:rsidRDefault="00000000" w:rsidRPr="00000000" w14:paraId="0000026E">
      <w:pPr>
        <w:ind w:left="720"/>
        <w:rPr>
          <w:i w:val="1"/>
          <w:iCs w:val="1"/>
          <w:color w:val="00312a"/>
        </w:rPr>
      </w:pPr>
      <w:r w:rsidDel="00000000" w:rsidR="00000000" w:rsidRPr="00000000">
        <w:rPr>
          <w:i w:val="1"/>
          <w:iCs w:val="1"/>
          <w:color w:val="00312a"/>
          <w:rtl w:val="0"/>
        </w:rPr>
        <w:t xml:space="preserve">So we created something about thousand web pages fully automated.</w:t>
      </w:r>
    </w:p>
    <w:p w:rsidR="00000000" w:rsidDel="00000000" w:rsidP="00000000" w:rsidRDefault="00000000" w:rsidRPr="00000000" w14:paraId="0000026F">
      <w:pPr>
        <w:ind w:left="720"/>
        <w:rPr>
          <w:color w:val="00312a"/>
        </w:rPr>
      </w:pPr>
      <w:r w:rsidDel="00000000" w:rsidR="00000000" w:rsidRPr="00000000">
        <w:rPr>
          <w:color w:val="00312a"/>
          <w:rtl w:val="0"/>
        </w:rPr>
        <w:t xml:space="preserve">— Interviewee 11</w:t>
      </w:r>
    </w:p>
    <w:p w:rsidR="00000000" w:rsidDel="00000000" w:rsidP="00000000" w:rsidRDefault="00000000" w:rsidRPr="00000000" w14:paraId="00000270">
      <w:pPr>
        <w:rPr>
          <w:color w:val="00312a"/>
        </w:rPr>
      </w:pPr>
      <w:r w:rsidDel="00000000" w:rsidR="00000000" w:rsidRPr="00000000">
        <w:rPr>
          <w:color w:val="00312a"/>
          <w:rtl w:val="0"/>
        </w:rPr>
        <w:t xml:space="preserve">Work of this volume and specificity would have been prohibitively expensive at human authoring rates. The ability to generate, populate, and publish at this scale without proportional headcount represents a qualitatively new production capacity rather than an incremental efficiency gain.</w:t>
      </w:r>
    </w:p>
    <w:p w:rsidR="00000000" w:rsidDel="00000000" w:rsidP="00000000" w:rsidRDefault="00000000" w:rsidRPr="00000000" w14:paraId="00000271">
      <w:pPr>
        <w:rPr>
          <w:color w:val="00312a"/>
        </w:rPr>
      </w:pPr>
      <w:r w:rsidDel="00000000" w:rsidR="00000000" w:rsidRPr="00000000">
        <w:rPr>
          <w:color w:val="00312a"/>
          <w:rtl w:val="0"/>
        </w:rPr>
        <w:t xml:space="preserve">The most concrete commercial benefit figure in the data comes from Interviewee 6, who was asked directly about the return on investment from a multi-vendor chatbot programme that handles membership queries and drives commercial conversions:</w:t>
      </w:r>
    </w:p>
    <w:p w:rsidR="00000000" w:rsidDel="00000000" w:rsidP="00000000" w:rsidRDefault="00000000" w:rsidRPr="00000000" w14:paraId="00000272">
      <w:pPr>
        <w:ind w:left="720"/>
        <w:rPr>
          <w:i w:val="1"/>
          <w:iCs w:val="1"/>
          <w:color w:val="00312a"/>
        </w:rPr>
      </w:pPr>
      <w:r w:rsidDel="00000000" w:rsidR="00000000" w:rsidRPr="00000000">
        <w:rPr>
          <w:i w:val="1"/>
          <w:iCs w:val="1"/>
          <w:color w:val="00312a"/>
          <w:rtl w:val="0"/>
        </w:rPr>
        <w:t xml:space="preserve">Yeah, I would say 10X. Let’s say 10X. Because it’s not two and it’s also not 200.</w:t>
      </w:r>
    </w:p>
    <w:p w:rsidR="00000000" w:rsidDel="00000000" w:rsidP="00000000" w:rsidRDefault="00000000" w:rsidRPr="00000000" w14:paraId="00000273">
      <w:pPr>
        <w:ind w:left="720"/>
        <w:rPr>
          <w:color w:val="00312a"/>
        </w:rPr>
      </w:pPr>
      <w:r w:rsidDel="00000000" w:rsidR="00000000" w:rsidRPr="00000000">
        <w:rPr>
          <w:color w:val="00312a"/>
          <w:rtl w:val="0"/>
        </w:rPr>
        <w:t xml:space="preserve">— Interviewee 6</w:t>
      </w:r>
    </w:p>
    <w:p w:rsidR="00000000" w:rsidDel="00000000" w:rsidP="00000000" w:rsidRDefault="00000000" w:rsidRPr="00000000" w14:paraId="00000274">
      <w:pPr>
        <w:rPr>
          <w:color w:val="00312a"/>
        </w:rPr>
      </w:pPr>
      <w:r w:rsidDel="00000000" w:rsidR="00000000" w:rsidRPr="00000000">
        <w:rPr>
          <w:color w:val="00312a"/>
          <w:rtl w:val="0"/>
        </w:rPr>
        <w:t xml:space="preserve">Improving the depth and quality of insights, and improving personalization, round out the benefit portfolio. The insight improvement benefit is closely connected to the database-as-context feature described in §4.3.2: when AI can reason over a full customer record rather than a summary, the quality of the resulting recommendation or response is materially different from what a human could produce within the same time constraint. Personalization at individual level, previously economically infeasible at scale, becomes operationally straightforward once the underlying data is accessible.</w:t>
      </w:r>
    </w:p>
    <w:p w:rsidR="00000000" w:rsidDel="00000000" w:rsidP="00000000" w:rsidRDefault="00000000" w:rsidRPr="00000000" w14:paraId="00000275">
      <w:pPr>
        <w:pStyle w:val="Heading3"/>
        <w:rPr>
          <w:color w:val="00312a"/>
        </w:rPr>
      </w:pPr>
      <w:bookmarkStart w:colFirst="0" w:colLast="0" w:name="_vkh433kqk3oi" w:id="40"/>
      <w:bookmarkEnd w:id="40"/>
      <w:r w:rsidDel="00000000" w:rsidR="00000000" w:rsidRPr="00000000">
        <w:rPr>
          <w:color w:val="00312a"/>
          <w:rtl w:val="0"/>
        </w:rPr>
        <w:t xml:space="preserve">4.4.2</w:t>
        <w:tab/>
        <w:t xml:space="preserve">Sacrifices</w:t>
      </w:r>
    </w:p>
    <w:p w:rsidR="00000000" w:rsidDel="00000000" w:rsidP="00000000" w:rsidRDefault="00000000" w:rsidRPr="00000000" w14:paraId="00000276">
      <w:pPr>
        <w:rPr>
          <w:color w:val="00312a"/>
        </w:rPr>
      </w:pPr>
      <w:r w:rsidDel="00000000" w:rsidR="00000000" w:rsidRPr="00000000">
        <w:rPr>
          <w:color w:val="00312a"/>
          <w:rtl w:val="0"/>
        </w:rPr>
        <w:t xml:space="preserve">Alongside benefits, participants describe a set of accepted costs and trade-offs — things that are knowingly given up or altered as a consequence of AI adoption. Three categories recur: financial investment and operating cost, job displacement and role change, and the erosion of humanness or authenticity in customer interactions.</w:t>
      </w:r>
    </w:p>
    <w:p w:rsidR="00000000" w:rsidDel="00000000" w:rsidP="00000000" w:rsidRDefault="00000000" w:rsidRPr="00000000" w14:paraId="00000277">
      <w:pPr>
        <w:rPr>
          <w:color w:val="00312a"/>
        </w:rPr>
      </w:pPr>
      <w:r w:rsidDel="00000000" w:rsidR="00000000" w:rsidRPr="00000000">
        <w:rPr>
          <w:color w:val="00312a"/>
          <w:rtl w:val="0"/>
        </w:rPr>
        <w:t xml:space="preserve">AI is not cheap. Infrastructure costs, API usage, vendor licensing, and the organizational time required to implement and maintain AI systems are consistently identified as real costs. Interviewee 7 noted that cloud costs are frequently underestimated: “AI is also very expensive. That’s something that we don’t take into consideration. It’s not cheap. The cloud cost is not cheap.” Interviewee 9 described a structural constraint in the agency context: AI investment cannot be unlocked until it generates net new revenue, but it cannot generate net new revenue without prior investment. Budget cycles and AI-value timelines are mismatched in both directions.</w:t>
      </w:r>
    </w:p>
    <w:p w:rsidR="00000000" w:rsidDel="00000000" w:rsidP="00000000" w:rsidRDefault="00000000" w:rsidRPr="00000000" w14:paraId="00000278">
      <w:pPr>
        <w:rPr>
          <w:color w:val="00312a"/>
        </w:rPr>
      </w:pPr>
      <w:r w:rsidDel="00000000" w:rsidR="00000000" w:rsidRPr="00000000">
        <w:rPr>
          <w:color w:val="00312a"/>
          <w:rtl w:val="0"/>
        </w:rPr>
        <w:t xml:space="preserve">Job replacement and role change are acknowledged across interviews, though almost never as an immediate intention. The more common framing is gradual role evolution as AI absorbs certain task types and the remaining human work shifts toward judgment, evaluation, and relationship management. Interviewee 13 described the communication that makes this transition manageable:</w:t>
      </w:r>
    </w:p>
    <w:p w:rsidR="00000000" w:rsidDel="00000000" w:rsidP="00000000" w:rsidRDefault="00000000" w:rsidRPr="00000000" w14:paraId="00000279">
      <w:pPr>
        <w:ind w:left="720"/>
        <w:rPr>
          <w:i w:val="1"/>
          <w:iCs w:val="1"/>
          <w:color w:val="00312a"/>
        </w:rPr>
      </w:pPr>
      <w:r w:rsidDel="00000000" w:rsidR="00000000" w:rsidRPr="00000000">
        <w:rPr>
          <w:i w:val="1"/>
          <w:iCs w:val="1"/>
          <w:color w:val="00312a"/>
          <w:rtl w:val="0"/>
        </w:rPr>
        <w:t xml:space="preserve">For Germans, or at least for most of the Germans I, I, I work with on these kind of things, it’s feeling secure that this doesn’t impact their livelihood. … If the C level is there and helps you and tells you, ‘Hey, yes, we will automate these kind of things, but that still means someone needs to look over this automation. You can learn to do this.’ … I think this is really something that, uh, is very, very important.</w:t>
      </w:r>
    </w:p>
    <w:p w:rsidR="00000000" w:rsidDel="00000000" w:rsidP="00000000" w:rsidRDefault="00000000" w:rsidRPr="00000000" w14:paraId="0000027A">
      <w:pPr>
        <w:ind w:left="720"/>
        <w:rPr>
          <w:color w:val="00312a"/>
        </w:rPr>
      </w:pPr>
      <w:r w:rsidDel="00000000" w:rsidR="00000000" w:rsidRPr="00000000">
        <w:rPr>
          <w:color w:val="00312a"/>
          <w:rtl w:val="0"/>
        </w:rPr>
        <w:t xml:space="preserve">— Interviewee 13</w:t>
      </w:r>
    </w:p>
    <w:p w:rsidR="00000000" w:rsidDel="00000000" w:rsidP="00000000" w:rsidRDefault="00000000" w:rsidRPr="00000000" w14:paraId="0000027B">
      <w:pPr>
        <w:rPr>
          <w:color w:val="00312a"/>
        </w:rPr>
      </w:pPr>
      <w:r w:rsidDel="00000000" w:rsidR="00000000" w:rsidRPr="00000000">
        <w:rPr>
          <w:color w:val="00312a"/>
          <w:rtl w:val="0"/>
        </w:rPr>
        <w:t xml:space="preserve">Authenticity is a more subtle sacrifice. AI-generated content — particularly in outreach and customer communications — can be recognized as artificial, and that recognition damages trust. Interviewee 16 drew a deliberate line between creative and automated work: “I want to keep the creative work human. I think that keeps our authenticity, at least for now.” The implication is that authenticity functions not only as a brand value but as a functional constraint on which use cases are viable.</w:t>
      </w:r>
    </w:p>
    <w:p w:rsidR="00000000" w:rsidDel="00000000" w:rsidP="00000000" w:rsidRDefault="00000000" w:rsidRPr="00000000" w14:paraId="0000027C">
      <w:pPr>
        <w:pStyle w:val="Heading3"/>
        <w:rPr>
          <w:color w:val="00312a"/>
          <w:highlight w:val="yellow"/>
        </w:rPr>
      </w:pPr>
      <w:bookmarkStart w:colFirst="0" w:colLast="0" w:name="_i62wq5quevoe" w:id="41"/>
      <w:bookmarkEnd w:id="41"/>
      <w:r w:rsidDel="00000000" w:rsidR="00000000" w:rsidRPr="00000000">
        <w:rPr>
          <w:color w:val="00312a"/>
          <w:rtl w:val="0"/>
        </w:rPr>
        <w:t xml:space="preserve">4.4.3</w:t>
        <w:tab/>
        <w:t xml:space="preserve">Risks</w:t>
      </w:r>
      <w:r w:rsidDel="00000000" w:rsidR="00000000" w:rsidRPr="00000000">
        <w:rPr>
          <w:rtl w:val="0"/>
        </w:rPr>
      </w:r>
    </w:p>
    <w:p w:rsidR="00000000" w:rsidDel="00000000" w:rsidP="00000000" w:rsidRDefault="00000000" w:rsidRPr="00000000" w14:paraId="0000027D">
      <w:pPr>
        <w:rPr>
          <w:color w:val="00312a"/>
        </w:rPr>
      </w:pPr>
      <w:r w:rsidDel="00000000" w:rsidR="00000000" w:rsidRPr="00000000">
        <w:rPr>
          <w:color w:val="00312a"/>
          <w:rtl w:val="0"/>
        </w:rPr>
        <w:t xml:space="preserve">Risks differ from sacrifices in that they represent potential rather than certain negative outcomes, contingent on how AI is deployed and governed. Four risk categories are prominent: hallucination and output error, security exposure, privacy violation, and negative brand impact.</w:t>
      </w:r>
    </w:p>
    <w:p w:rsidR="00000000" w:rsidDel="00000000" w:rsidP="00000000" w:rsidRDefault="00000000" w:rsidRPr="00000000" w14:paraId="0000027E">
      <w:pPr>
        <w:rPr>
          <w:color w:val="00312a"/>
        </w:rPr>
      </w:pPr>
      <w:r w:rsidDel="00000000" w:rsidR="00000000" w:rsidRPr="00000000">
        <w:rPr>
          <w:color w:val="00312a"/>
          <w:rtl w:val="0"/>
        </w:rPr>
        <w:t xml:space="preserve">Hallucination — the generation of plausible but factually incorrect content — is the most universally acknowledged risk (11 code applications, 7 documents). Its practical significance varies by use case: in research and internal analysis, hallucinations are typically caught by human review before they cause harm; in customer-facing communications or automated workflows, they can reach customers before they are detected. Interviewee 12 offered a framework for containing the risk: hallucination is manageable within domains where the user possesses the domain expertise to evaluate output, and dangerous where they do not. This framing makes human oversight (see §4.3.2) structurally necessary rather than optional.</w:t>
      </w:r>
    </w:p>
    <w:p w:rsidR="00000000" w:rsidDel="00000000" w:rsidP="00000000" w:rsidRDefault="00000000" w:rsidRPr="00000000" w14:paraId="0000027F">
      <w:pPr>
        <w:rPr>
          <w:color w:val="00312a"/>
        </w:rPr>
      </w:pPr>
      <w:r w:rsidDel="00000000" w:rsidR="00000000" w:rsidRPr="00000000">
        <w:rPr>
          <w:color w:val="00312a"/>
          <w:rtl w:val="0"/>
        </w:rPr>
        <w:t xml:space="preserve">Security and data exposure are among the most consistently named risks (12 code applications). The concern centres on data that enters AI systems rather than on AI outputs: business-sensitive information, personally identifiable data, and proprietary analytics may be processed by third-party AI services in ways that create compliance exposure. Interviewee 13 described the privacy risk as amplified in agentic contexts:</w:t>
      </w:r>
    </w:p>
    <w:p w:rsidR="00000000" w:rsidDel="00000000" w:rsidP="00000000" w:rsidRDefault="00000000" w:rsidRPr="00000000" w14:paraId="00000280">
      <w:pPr>
        <w:ind w:left="720"/>
        <w:rPr>
          <w:i w:val="1"/>
          <w:iCs w:val="1"/>
          <w:color w:val="00312a"/>
        </w:rPr>
      </w:pPr>
      <w:r w:rsidDel="00000000" w:rsidR="00000000" w:rsidRPr="00000000">
        <w:rPr>
          <w:i w:val="1"/>
          <w:iCs w:val="1"/>
          <w:color w:val="00312a"/>
          <w:rtl w:val="0"/>
        </w:rPr>
        <w:t xml:space="preserve">Companies are already afraid to use certain tools because how does it look on the GDPR side? Do we really — Are we allowed to track data from our customers? And this is the first step. I think the agentic level, taking like two or three tools where you’re already not, uh, where you’re already afraid to use them, and then giving it to an agent — that’s, that’s three, four levels more difficult.</w:t>
      </w:r>
    </w:p>
    <w:p w:rsidR="00000000" w:rsidDel="00000000" w:rsidP="00000000" w:rsidRDefault="00000000" w:rsidRPr="00000000" w14:paraId="00000281">
      <w:pPr>
        <w:ind w:left="720"/>
        <w:rPr>
          <w:color w:val="00312a"/>
        </w:rPr>
      </w:pPr>
      <w:r w:rsidDel="00000000" w:rsidR="00000000" w:rsidRPr="00000000">
        <w:rPr>
          <w:color w:val="00312a"/>
          <w:rtl w:val="0"/>
        </w:rPr>
        <w:t xml:space="preserve">— Interviewee 13</w:t>
      </w:r>
    </w:p>
    <w:p w:rsidR="00000000" w:rsidDel="00000000" w:rsidP="00000000" w:rsidRDefault="00000000" w:rsidRPr="00000000" w14:paraId="00000282">
      <w:pPr>
        <w:rPr>
          <w:color w:val="00312a"/>
        </w:rPr>
      </w:pPr>
      <w:r w:rsidDel="00000000" w:rsidR="00000000" w:rsidRPr="00000000">
        <w:rPr>
          <w:color w:val="00312a"/>
          <w:rtl w:val="0"/>
        </w:rPr>
        <w:t xml:space="preserve">Brand risk is the final category (11 code applications). AI can generate content that is off-brand, tonally inappropriate, or culturally misjudged, and in automated workflows it can do so at scale before human review catches it. Interviewee 6 named brand control as the primary governance concern for her marketing use cases: “it’s mainly brand control, I would say. It’s also going to say some stupid stuff, and that is a very important … one.” The mitigation strategies are identical to those described in §4.3.2: evaluating output before customer exposure, embedding brand voice in the system prompt, and restricting autonomous action to validated use-case categories.</w:t>
      </w:r>
    </w:p>
    <w:p w:rsidR="00000000" w:rsidDel="00000000" w:rsidP="00000000" w:rsidRDefault="00000000" w:rsidRPr="00000000" w14:paraId="00000283">
      <w:pPr>
        <w:pStyle w:val="Heading2"/>
        <w:rPr>
          <w:color w:val="00312a"/>
        </w:rPr>
      </w:pPr>
      <w:r w:rsidDel="00000000" w:rsidR="00000000" w:rsidRPr="00000000">
        <w:rPr>
          <w:color w:val="00312a"/>
          <w:rtl w:val="0"/>
        </w:rPr>
        <w:t xml:space="preserve">4.5 </w:t>
        <w:tab/>
        <w:t xml:space="preserve">Paradoxes</w:t>
      </w:r>
    </w:p>
    <w:p w:rsidR="00000000" w:rsidDel="00000000" w:rsidP="00000000" w:rsidRDefault="00000000" w:rsidRPr="00000000" w14:paraId="00000284">
      <w:pPr>
        <w:rPr>
          <w:color w:val="00312a"/>
        </w:rPr>
      </w:pPr>
      <w:r w:rsidDel="00000000" w:rsidR="00000000" w:rsidRPr="00000000">
        <w:rPr>
          <w:color w:val="00312a"/>
          <w:rtl w:val="0"/>
        </w:rPr>
        <w:t xml:space="preserve">Running through the data, a recurring structural pattern emerges: the same capability that creates a risk also provides the means to address it. Agentic AI threatens brand coherence, and agentic AI is deployed to enforce brand guidelines. Hallucinations undermine output quality, and agentic review workflows are used to catch errors before they propagate. AI reduces the need for junior execution roles, yet AI-native junior talent may be exactly what organizations need to build the next wave of capability. This pattern — where the technology is simultaneously the source of a problem and a candidate for its resolution — is not incidental. It reflects the dual character of a general-purpose technology: one whose value depends on configuration, governance, and the judgment of the humans who deploy it.</w:t>
      </w:r>
    </w:p>
    <w:p w:rsidR="00000000" w:rsidDel="00000000" w:rsidP="00000000" w:rsidRDefault="00000000" w:rsidRPr="00000000" w14:paraId="00000285">
      <w:pPr>
        <w:rPr>
          <w:color w:val="00312a"/>
        </w:rPr>
      </w:pPr>
      <w:r w:rsidDel="00000000" w:rsidR="00000000" w:rsidRPr="00000000">
        <w:rPr>
          <w:color w:val="00312a"/>
          <w:rtl w:val="0"/>
        </w:rPr>
        <w:t xml:space="preserve">The five paradoxes identified below are not logical contradictions that must be resolved before adoption can proceed. They are design tensions that marketing managers must actively navigate. In each case, the data show practitioners on both sides of the tension simultaneously: aware of the risk, deploying compensating mechanisms, and accepting residual uncertainty. Naming these tensions explicitly is analytically useful because it directs attention away from the question ‘is agentic AI beneficial?’ toward the more tractable question ‘under what conditions does it create net benefit?’</w:t>
      </w:r>
    </w:p>
    <w:p w:rsidR="00000000" w:rsidDel="00000000" w:rsidP="00000000" w:rsidRDefault="00000000" w:rsidRPr="00000000" w14:paraId="00000286">
      <w:pPr>
        <w:pStyle w:val="Heading3"/>
        <w:rPr>
          <w:color w:val="00312a"/>
        </w:rPr>
      </w:pPr>
      <w:r w:rsidDel="00000000" w:rsidR="00000000" w:rsidRPr="00000000">
        <w:rPr>
          <w:color w:val="00312a"/>
          <w:rtl w:val="0"/>
        </w:rPr>
        <w:t xml:space="preserve">4.5.1</w:t>
        <w:tab/>
        <w:t xml:space="preserve">Branding Paradox</w:t>
      </w:r>
    </w:p>
    <w:p w:rsidR="00000000" w:rsidDel="00000000" w:rsidP="00000000" w:rsidRDefault="00000000" w:rsidRPr="00000000" w14:paraId="00000287">
      <w:pPr>
        <w:rPr>
          <w:color w:val="00312a"/>
        </w:rPr>
      </w:pPr>
      <w:r w:rsidDel="00000000" w:rsidR="00000000" w:rsidRPr="00000000">
        <w:rPr>
          <w:color w:val="00312a"/>
          <w:rtl w:val="0"/>
        </w:rPr>
        <w:t xml:space="preserve">AI-generated content introduces brand risk in two ways: it may produce off-brand tone, imagery, or claims, and at scale it may homogenize output across organizations using similar models and prompts. Several participants named brand control as their primary governance concern. Interviewee 6 described it as the foremost drawback of agentic customer communication. Interviewee 11 noted that for aspirational, emotionally resonant brand content, AI “still falls very, very short” and that human creativity remains the appropriate input. Interviewee 14 described the risk at a market level: when every firm uses similar models and prompts, the strategic response may be to deliberately leave human imperfections in content as a differentiator.</w:t>
      </w:r>
    </w:p>
    <w:p w:rsidR="00000000" w:rsidDel="00000000" w:rsidP="00000000" w:rsidRDefault="00000000" w:rsidRPr="00000000" w14:paraId="00000288">
      <w:pPr>
        <w:rPr>
          <w:color w:val="00312a"/>
        </w:rPr>
      </w:pPr>
      <w:r w:rsidDel="00000000" w:rsidR="00000000" w:rsidRPr="00000000">
        <w:rPr>
          <w:color w:val="00312a"/>
          <w:rtl w:val="0"/>
        </w:rPr>
        <w:t xml:space="preserve">Yet the same organizations raising brand risk are also deploying agentic AI as a brand governance tool. Interviewee 3 described an assistant trained on brand guidelines and persona documents that evaluates content for brand alignment before publication, collapsing a multi-stage approval process into a real-time check. Interviewee 8 described an agentic workflow that screens images for content inappropriate to the brand’s professional context before they appear on social channels. Interviewee 16 described governance agents that ensure generated content adheres to tone-of-voice and visual brand standards at scale — a volume of output no human review team could sustain.</w:t>
      </w:r>
    </w:p>
    <w:p w:rsidR="00000000" w:rsidDel="00000000" w:rsidP="00000000" w:rsidRDefault="00000000" w:rsidRPr="00000000" w14:paraId="00000289">
      <w:pPr>
        <w:rPr>
          <w:color w:val="00312a"/>
        </w:rPr>
      </w:pPr>
      <w:r w:rsidDel="00000000" w:rsidR="00000000" w:rsidRPr="00000000">
        <w:rPr>
          <w:color w:val="00312a"/>
          <w:rtl w:val="0"/>
        </w:rPr>
        <w:t xml:space="preserve">The paradox is structural: the speed and scale that make AI content generation valuable also make manual brand governance infeasible, which in turn makes agentic brand governance necessary. The organizations most exposed to AI-driven brand risk are therefore also the ones with the strongest incentive to invest in AI-driven brand control. The design question is not whether to use AI for brand governance but how to configure the governance agent so that the guardrails are specific, current, and maintainable.</w:t>
      </w:r>
    </w:p>
    <w:p w:rsidR="00000000" w:rsidDel="00000000" w:rsidP="00000000" w:rsidRDefault="00000000" w:rsidRPr="00000000" w14:paraId="0000028A">
      <w:pPr>
        <w:pStyle w:val="Heading3"/>
        <w:rPr>
          <w:color w:val="00312a"/>
        </w:rPr>
      </w:pPr>
      <w:r w:rsidDel="00000000" w:rsidR="00000000" w:rsidRPr="00000000">
        <w:rPr>
          <w:color w:val="00312a"/>
          <w:rtl w:val="0"/>
        </w:rPr>
        <w:t xml:space="preserve">4.5.2</w:t>
        <w:tab/>
        <w:t xml:space="preserve">Hallucinating Paradox</w:t>
      </w:r>
    </w:p>
    <w:p w:rsidR="00000000" w:rsidDel="00000000" w:rsidP="00000000" w:rsidRDefault="00000000" w:rsidRPr="00000000" w14:paraId="0000028B">
      <w:pPr>
        <w:rPr>
          <w:color w:val="00312a"/>
        </w:rPr>
      </w:pPr>
      <w:r w:rsidDel="00000000" w:rsidR="00000000" w:rsidRPr="00000000">
        <w:rPr>
          <w:color w:val="00312a"/>
          <w:rtl w:val="0"/>
        </w:rPr>
        <w:t xml:space="preserve">Hallucination — the generation of plausible but factually incorrect content — is the most frequently cited AI risk in the data, yet it occupies an ambiguous position when held against the accuracy of the human processes it replaces. Interviewee 11 offered a calibrated view: hallucination happens “a little bit” but “never on crucial things,” and the more common failure mode is mild inconsistency rather than egregious fabrication. Interviewee 10 went further, arguing that invoking hallucination as an adoption barrier is “often an excuse not to start” and that it is “not your biggest blocker right now.”</w:t>
      </w:r>
    </w:p>
    <w:p w:rsidR="00000000" w:rsidDel="00000000" w:rsidP="00000000" w:rsidRDefault="00000000" w:rsidRPr="00000000" w14:paraId="0000028C">
      <w:pPr>
        <w:rPr>
          <w:color w:val="00312a"/>
        </w:rPr>
      </w:pPr>
      <w:r w:rsidDel="00000000" w:rsidR="00000000" w:rsidRPr="00000000">
        <w:rPr>
          <w:color w:val="00312a"/>
          <w:rtl w:val="0"/>
        </w:rPr>
        <w:t xml:space="preserve">The comparison with human accuracy is underexplored in practice but analytically significant. Human analysts exhibit their own forms of ‘hallucination’: motivated reasoning, confirmation bias, selective attention to data that supports existing hypotheses. Interviewee 3 noted that human data analysis sometimes involves finding data points to prove a point rather than being objective about what the data says. Interviewee 13’s characterization of agentic AI as equivalent to “a mediocre analyst that you still have to sense check” implies a standard where some level of error is accepted as normal and managed through review — the same standard already applied to human junior analysts.</w:t>
      </w:r>
    </w:p>
    <w:p w:rsidR="00000000" w:rsidDel="00000000" w:rsidP="00000000" w:rsidRDefault="00000000" w:rsidRPr="00000000" w14:paraId="0000028D">
      <w:pPr>
        <w:rPr>
          <w:color w:val="00312a"/>
        </w:rPr>
      </w:pPr>
      <w:r w:rsidDel="00000000" w:rsidR="00000000" w:rsidRPr="00000000">
        <w:rPr>
          <w:color w:val="00312a"/>
          <w:rtl w:val="0"/>
        </w:rPr>
        <w:t xml:space="preserve">The genuine risk is domain-specific: where the user lacks the expertise to evaluate the output, a hallucination reaches the customer unchecked. Interviewee 12 named this as the structural condition under which hallucination becomes dangerous rather than merely inconvenient. The practical implication is that hallucination risk is best managed through deployment design — restricting autonomous AI action to domains where the human supervisor can detect errors — rather than through a blanket pause on AI adoption. The question is not whether AI or humans are more accurate in absolute terms, but in which specific decision contexts each is the more reliable operator.</w:t>
      </w:r>
    </w:p>
    <w:p w:rsidR="00000000" w:rsidDel="00000000" w:rsidP="00000000" w:rsidRDefault="00000000" w:rsidRPr="00000000" w14:paraId="0000028E">
      <w:pPr>
        <w:pStyle w:val="Heading3"/>
        <w:rPr>
          <w:color w:val="00312a"/>
        </w:rPr>
      </w:pPr>
      <w:r w:rsidDel="00000000" w:rsidR="00000000" w:rsidRPr="00000000">
        <w:rPr>
          <w:color w:val="00312a"/>
          <w:rtl w:val="0"/>
        </w:rPr>
        <w:t xml:space="preserve">4.5.3</w:t>
        <w:tab/>
        <w:t xml:space="preserve">Implementation Paradox</w:t>
      </w:r>
    </w:p>
    <w:p w:rsidR="00000000" w:rsidDel="00000000" w:rsidP="00000000" w:rsidRDefault="00000000" w:rsidRPr="00000000" w14:paraId="0000028F">
      <w:pPr>
        <w:rPr>
          <w:color w:val="00312a"/>
        </w:rPr>
      </w:pPr>
      <w:r w:rsidDel="00000000" w:rsidR="00000000" w:rsidRPr="00000000">
        <w:rPr>
          <w:color w:val="00312a"/>
          <w:rtl w:val="0"/>
        </w:rPr>
        <w:t xml:space="preserve">Agentic AI tools are, for many participants, genuinely easy to start with. Connecting an LLM to a data source, building a prototype workflow, or creating a first custom agent can be accomplished in hours by a single person with moderate technical fluency. The low barrier to entry is real and is part of what drives the broad experimentation documented in §4.2.1. Yet the path from a working prototype to an operationalized, value-creating deployment at organizational scale is substantially longer and harder than the early experiment suggests. Interviewee 13 captured this gap precisely with the label ‘unoperationalized tool effectiveness’ — tools are bought and first experiments succeed, but no one is accountable for embedding the capability in working practice.</w:t>
      </w:r>
    </w:p>
    <w:p w:rsidR="00000000" w:rsidDel="00000000" w:rsidP="00000000" w:rsidRDefault="00000000" w:rsidRPr="00000000" w14:paraId="00000290">
      <w:pPr>
        <w:rPr>
          <w:color w:val="00312a"/>
        </w:rPr>
      </w:pPr>
      <w:r w:rsidDel="00000000" w:rsidR="00000000" w:rsidRPr="00000000">
        <w:rPr>
          <w:color w:val="00312a"/>
          <w:rtl w:val="0"/>
        </w:rPr>
        <w:t xml:space="preserve">The optics-versus-reality pattern identified in §4.3.1 is the organizational expression of this paradox. Organizations report agentic capability in pitches and internal communications long before that capability is operationally present. Interviewee 12 described this dynamic through what he has called Martech’s Law: technology changes exponentially, but organizations change logarithmically. The experiment that proves a concept in an afternoon may require months of data preparation, governance approval, change management, and integration work before it creates consistent value for the organization. The participants who describe the strongest returns — Interviewees 4, 6, 13 — are precisely those who invested systematically in this operationalization work rather than treating the prototype as the endpoint.</w:t>
      </w:r>
    </w:p>
    <w:p w:rsidR="00000000" w:rsidDel="00000000" w:rsidP="00000000" w:rsidRDefault="00000000" w:rsidRPr="00000000" w14:paraId="00000291">
      <w:pPr>
        <w:rPr>
          <w:color w:val="00312a"/>
        </w:rPr>
      </w:pPr>
      <w:r w:rsidDel="00000000" w:rsidR="00000000" w:rsidRPr="00000000">
        <w:rPr>
          <w:color w:val="00312a"/>
          <w:rtl w:val="0"/>
        </w:rPr>
        <w:t xml:space="preserve">The practical implication is that the cost of agentic AI is front-loaded not in the technology itself but in the organizational work surrounding it. This reframes the decision facing marketing managers: the question is not whether to start — the tools are accessible and the experiments are inexpensive — but whether the organization is willing to invest the process, skills, governance, and change management required to move from a working prototype to a reliable, measurable deployment.</w:t>
      </w:r>
    </w:p>
    <w:p w:rsidR="00000000" w:rsidDel="00000000" w:rsidP="00000000" w:rsidRDefault="00000000" w:rsidRPr="00000000" w14:paraId="00000292">
      <w:pPr>
        <w:pStyle w:val="Heading3"/>
        <w:rPr>
          <w:b w:val="1"/>
          <w:bCs w:val="1"/>
          <w:color w:val="00312a"/>
        </w:rPr>
      </w:pPr>
      <w:r w:rsidDel="00000000" w:rsidR="00000000" w:rsidRPr="00000000">
        <w:rPr>
          <w:color w:val="00312a"/>
          <w:rtl w:val="0"/>
        </w:rPr>
        <w:t xml:space="preserve">4.5.4</w:t>
        <w:tab/>
        <w:t xml:space="preserve">The autonomy-control paradox</w:t>
      </w:r>
      <w:r w:rsidDel="00000000" w:rsidR="00000000" w:rsidRPr="00000000">
        <w:rPr>
          <w:rtl w:val="0"/>
        </w:rPr>
      </w:r>
    </w:p>
    <w:p w:rsidR="00000000" w:rsidDel="00000000" w:rsidP="00000000" w:rsidRDefault="00000000" w:rsidRPr="00000000" w14:paraId="00000293">
      <w:pPr>
        <w:rPr>
          <w:color w:val="00312a"/>
        </w:rPr>
      </w:pPr>
      <w:r w:rsidDel="00000000" w:rsidR="00000000" w:rsidRPr="00000000">
        <w:rPr>
          <w:color w:val="00312a"/>
          <w:rtl w:val="0"/>
        </w:rPr>
        <w:t xml:space="preserve">Agentic AI is defined by its capacity to act autonomously across multi-step workflows without per-action human instruction. Yet the more autonomously an agent operates, the more explicitly its task boundaries, decision rules, and escalation conditions must be specified in advance. Interviewee 5 described all AI-assisted route content as having been “actually driven by someone” — a human expert — before publication, even in a context where the generative process itself was fully automated. Interviewee 7 described a campaigning workflow where an agentic system handled research and sending, but a human still reviewed every response before the next action was triggered: “we cannot agentize everything.”</w:t>
      </w:r>
    </w:p>
    <w:p w:rsidR="00000000" w:rsidDel="00000000" w:rsidP="00000000" w:rsidRDefault="00000000" w:rsidRPr="00000000" w14:paraId="00000294">
      <w:pPr>
        <w:rPr>
          <w:color w:val="00312a"/>
        </w:rPr>
      </w:pPr>
      <w:r w:rsidDel="00000000" w:rsidR="00000000" w:rsidRPr="00000000">
        <w:rPr>
          <w:color w:val="00312a"/>
          <w:rtl w:val="0"/>
        </w:rPr>
        <w:t xml:space="preserve">This pattern is not a failure of AI capability but a rational governance response to the consequences of error. The higher the stakes of a mistake — a customer communication, a financial transaction, a brand-sensitive publication — the more important it becomes to define exactly where the agent’s authority ends and human judgment begins. Interviewee 1 described this as the coexistence design problem: organizations are not choosing between human and agent work but designing the boundary between them. The paradox is that designing this boundary well requires more explicit process specification than the pre-agentic workflow it replaces — more thought, not less, about what humans are responsible for.</w:t>
      </w:r>
    </w:p>
    <w:p w:rsidR="00000000" w:rsidDel="00000000" w:rsidP="00000000" w:rsidRDefault="00000000" w:rsidRPr="00000000" w14:paraId="00000295">
      <w:pPr>
        <w:rPr>
          <w:color w:val="00312a"/>
        </w:rPr>
      </w:pPr>
      <w:r w:rsidDel="00000000" w:rsidR="00000000" w:rsidRPr="00000000">
        <w:rPr>
          <w:color w:val="00312a"/>
          <w:rtl w:val="0"/>
        </w:rPr>
        <w:t xml:space="preserve">Interviewee 12’s taxonomy of agent types (agents for marketers, agents for customers, agents of customers) maps directly onto this tension. Internal copilot agents operate within a context where the human principal is always present and can course-correct. Customer-facing agents operate in a context where errors are immediately visible to external audiences. Consumer-owned agents dissolve the firm’s control boundary entirely. The appropriate level of autonomy — and the corresponding investment in control infrastructure — scales with the visibility and reversibility of the agent’s actions.</w:t>
      </w:r>
    </w:p>
    <w:p w:rsidR="00000000" w:rsidDel="00000000" w:rsidP="00000000" w:rsidRDefault="00000000" w:rsidRPr="00000000" w14:paraId="00000296">
      <w:pPr>
        <w:pStyle w:val="Heading3"/>
        <w:rPr>
          <w:b w:val="1"/>
          <w:bCs w:val="1"/>
          <w:color w:val="00312a"/>
        </w:rPr>
      </w:pPr>
      <w:r w:rsidDel="00000000" w:rsidR="00000000" w:rsidRPr="00000000">
        <w:rPr>
          <w:color w:val="00312a"/>
          <w:rtl w:val="0"/>
        </w:rPr>
        <w:t xml:space="preserve">4.5.5</w:t>
        <w:tab/>
        <w:t xml:space="preserve">The junior paradox</w:t>
      </w:r>
      <w:r w:rsidDel="00000000" w:rsidR="00000000" w:rsidRPr="00000000">
        <w:rPr>
          <w:rtl w:val="0"/>
        </w:rPr>
      </w:r>
    </w:p>
    <w:p w:rsidR="00000000" w:rsidDel="00000000" w:rsidP="00000000" w:rsidRDefault="00000000" w:rsidRPr="00000000" w14:paraId="00000297">
      <w:pPr>
        <w:rPr>
          <w:color w:val="00312a"/>
        </w:rPr>
      </w:pPr>
      <w:r w:rsidDel="00000000" w:rsidR="00000000" w:rsidRPr="00000000">
        <w:rPr>
          <w:color w:val="00312a"/>
          <w:rtl w:val="0"/>
        </w:rPr>
        <w:t xml:space="preserve">Agentic AI is widely expected to compress the demand for entry-level execution roles. The economic logic is straightforward: a single experienced professional supported by an AI stack can produce the outputs that previously required a small team of junior analysts, copywriters, or coordinators. Interviewee 7 captured this in a business-case formulation: “if you have a business case now, like, ‘Hey, I don’t need two of those guys, I need one, a junior, and he can do the same thing’—it’s a fabulous business case.” The same participant went further: “agents are the new interns,” noting that within his own organization the question of how to sustain a talent pipeline had become an active concern.</w:t>
      </w:r>
    </w:p>
    <w:p w:rsidR="00000000" w:rsidDel="00000000" w:rsidP="00000000" w:rsidRDefault="00000000" w:rsidRPr="00000000" w14:paraId="00000298">
      <w:pPr>
        <w:rPr>
          <w:color w:val="00312a"/>
        </w:rPr>
      </w:pPr>
      <w:r w:rsidDel="00000000" w:rsidR="00000000" w:rsidRPr="00000000">
        <w:rPr>
          <w:color w:val="00312a"/>
          <w:rtl w:val="0"/>
        </w:rPr>
        <w:t xml:space="preserve">The opposing pole of the paradox is that young professionals entering the workforce today are substantially more AI-native than the senior practitioners who currently lead marketing organizations. Interviewee 10 observed that juniors “improve extremely quickly when given AI tools; they don’t repeat mistakes,” while simultaneously warning that if organizations deploy AI first on junior tasks, they will “no longer develop juniors into seniors” — eliminating the talent pipeline at the precise moment when AI-fluent senior talent is most valuable. Interviewee 7 noted that while junior-dominant AI-native companies can move quickly, AI-native young people entering established organizations often face cultural resistance from senior colleagues who view AI through a lens of privacy, control, and IP risk.</w:t>
      </w:r>
    </w:p>
    <w:p w:rsidR="00000000" w:rsidDel="00000000" w:rsidP="00000000" w:rsidRDefault="00000000" w:rsidRPr="00000000" w14:paraId="00000299">
      <w:pPr>
        <w:rPr>
          <w:color w:val="00312a"/>
        </w:rPr>
      </w:pPr>
      <w:r w:rsidDel="00000000" w:rsidR="00000000" w:rsidRPr="00000000">
        <w:rPr>
          <w:color w:val="00312a"/>
          <w:rtl w:val="0"/>
        </w:rPr>
        <w:t xml:space="preserve">The resolution suggested by the data is not to choose between protecting junior roles and capturing AI efficiency gains, but to restructure how juniors contribute. Organizations that are already navigating this successfully tend to use AI to absorb the most routine, low-judgment execution tasks — freeing junior professionals to develop the evaluative, interpretive, and briefing skills that are increasingly the scarce complement to AI capability. Interviewee 10 argued that briefing and reviewing will remain the two most critical marketing capabilities precisely because they cannot be automated: they require domain expertise, market judgment, and the ability to recognize when technically correct output is strategically wrong.</w:t>
      </w:r>
    </w:p>
    <w:p w:rsidR="00000000" w:rsidDel="00000000" w:rsidP="00000000" w:rsidRDefault="00000000" w:rsidRPr="00000000" w14:paraId="0000029A">
      <w:pPr>
        <w:pStyle w:val="Heading2"/>
        <w:rPr>
          <w:color w:val="00312a"/>
        </w:rPr>
      </w:pPr>
      <w:bookmarkStart w:colFirst="0" w:colLast="0" w:name="_bi3ndv3n11ww" w:id="42"/>
      <w:bookmarkEnd w:id="42"/>
      <w:commentRangeStart w:id="120"/>
      <w:r w:rsidDel="00000000" w:rsidR="00000000" w:rsidRPr="00000000">
        <w:rPr>
          <w:color w:val="00312a"/>
          <w:rtl w:val="0"/>
        </w:rPr>
        <w:t xml:space="preserve">4.x.</w:t>
        <w:tab/>
        <w:t xml:space="preserve">Placeholder for coding table and trustworthiness indication.</w:t>
      </w:r>
    </w:p>
    <w:p w:rsidR="00000000" w:rsidDel="00000000" w:rsidP="00000000" w:rsidRDefault="00000000" w:rsidRPr="00000000" w14:paraId="0000029B">
      <w:pPr>
        <w:rPr>
          <w:color w:val="00312a"/>
        </w:rPr>
      </w:pPr>
      <w:r w:rsidDel="00000000" w:rsidR="00000000" w:rsidRPr="00000000">
        <w:rPr>
          <w:color w:val="00312a"/>
          <w:rtl w:val="0"/>
        </w:rPr>
        <w:t xml:space="preserve">(</w:t>
      </w:r>
      <w:hyperlink r:id="rId17">
        <w:r w:rsidDel="00000000" w:rsidR="00000000" w:rsidRPr="00000000">
          <w:rPr>
            <w:color w:val="00312a"/>
            <w:u w:val="single"/>
            <w:rtl w:val="0"/>
          </w:rPr>
          <w:t xml:space="preserve">example paper</w:t>
        </w:r>
      </w:hyperlink>
      <w:r w:rsidDel="00000000" w:rsidR="00000000" w:rsidRPr="00000000">
        <w:rPr>
          <w:color w:val="00312a"/>
          <w:rtl w:val="0"/>
        </w:rPr>
        <w:t xml:space="preserve">)... seek additional data</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029C">
      <w:pPr>
        <w:rPr>
          <w:b w:val="1"/>
          <w:bCs w:val="1"/>
          <w:color w:val="00312a"/>
        </w:rPr>
      </w:pPr>
      <w:bookmarkStart w:colFirst="0" w:colLast="0" w:name="_q5epuhs454bw" w:id="43"/>
      <w:bookmarkEnd w:id="43"/>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color w:val="00312a"/>
        </w:rPr>
      </w:pPr>
      <w:r w:rsidDel="00000000" w:rsidR="00000000" w:rsidRPr="00000000">
        <w:rPr>
          <w:color w:val="00312a"/>
          <w:rtl w:val="0"/>
        </w:rPr>
        <w:t xml:space="preserve">5.</w:t>
        <w:tab/>
        <w:t xml:space="preserve">Discussion</w:t>
      </w:r>
    </w:p>
    <w:p w:rsidR="00000000" w:rsidDel="00000000" w:rsidP="00000000" w:rsidRDefault="00000000" w:rsidRPr="00000000" w14:paraId="0000029E">
      <w:pPr>
        <w:rPr>
          <w:i w:val="1"/>
          <w:iCs w:val="1"/>
          <w:color w:val="00312a"/>
        </w:rPr>
      </w:pPr>
      <w:r w:rsidDel="00000000" w:rsidR="00000000" w:rsidRPr="00000000">
        <w:rPr>
          <w:i w:val="1"/>
          <w:iCs w:val="1"/>
          <w:color w:val="00312a"/>
          <w:rtl w:val="0"/>
        </w:rPr>
        <w:t xml:space="preserve">Connect the outcomes…</w:t>
      </w:r>
    </w:p>
    <w:p w:rsidR="00000000" w:rsidDel="00000000" w:rsidP="00000000" w:rsidRDefault="00000000" w:rsidRPr="00000000" w14:paraId="0000029F">
      <w:pPr>
        <w:pStyle w:val="Heading2"/>
        <w:rPr>
          <w:color w:val="00312a"/>
        </w:rPr>
      </w:pPr>
      <w:bookmarkStart w:colFirst="0" w:colLast="0" w:name="_7rbdabewznnc" w:id="44"/>
      <w:bookmarkEnd w:id="44"/>
      <w:r w:rsidDel="00000000" w:rsidR="00000000" w:rsidRPr="00000000">
        <w:rPr>
          <w:color w:val="00312a"/>
          <w:rtl w:val="0"/>
        </w:rPr>
        <w:t xml:space="preserve">5.1</w:t>
        <w:tab/>
        <w:t xml:space="preserve">Contributions to Theory</w:t>
      </w:r>
    </w:p>
    <w:p w:rsidR="00000000" w:rsidDel="00000000" w:rsidP="00000000" w:rsidRDefault="00000000" w:rsidRPr="00000000" w14:paraId="000002A0">
      <w:pPr>
        <w:rPr>
          <w:color w:val="00312a"/>
        </w:rPr>
      </w:pPr>
      <w:r w:rsidDel="00000000" w:rsidR="00000000" w:rsidRPr="00000000">
        <w:rPr>
          <w:rtl w:val="0"/>
        </w:rPr>
      </w:r>
    </w:p>
    <w:p w:rsidR="00000000" w:rsidDel="00000000" w:rsidP="00000000" w:rsidRDefault="00000000" w:rsidRPr="00000000" w14:paraId="000002A1">
      <w:pPr>
        <w:pStyle w:val="Heading2"/>
        <w:rPr>
          <w:color w:val="00312a"/>
        </w:rPr>
      </w:pPr>
      <w:bookmarkStart w:colFirst="0" w:colLast="0" w:name="_vqcghgtkedix" w:id="45"/>
      <w:bookmarkEnd w:id="45"/>
      <w:r w:rsidDel="00000000" w:rsidR="00000000" w:rsidRPr="00000000">
        <w:rPr>
          <w:color w:val="00312a"/>
          <w:rtl w:val="0"/>
        </w:rPr>
        <w:t xml:space="preserve">5.2</w:t>
        <w:tab/>
        <w:t xml:space="preserve">Practical implications</w:t>
      </w:r>
    </w:p>
    <w:p w:rsidR="00000000" w:rsidDel="00000000" w:rsidP="00000000" w:rsidRDefault="00000000" w:rsidRPr="00000000" w14:paraId="000002A2">
      <w:pPr>
        <w:numPr>
          <w:ilvl w:val="0"/>
          <w:numId w:val="7"/>
        </w:numPr>
        <w:ind w:left="1440" w:hanging="360"/>
        <w:rPr>
          <w:color w:val="00312a"/>
        </w:rPr>
      </w:pPr>
      <w:r w:rsidDel="00000000" w:rsidR="00000000" w:rsidRPr="00000000">
        <w:rPr>
          <w:color w:val="00312a"/>
          <w:rtl w:val="0"/>
        </w:rPr>
        <w:t xml:space="preserve">Adoption of agentic AI is hard. It is vital to invest, educate, and create space for experimentation to ensure successful implementation and adoption of AI.</w:t>
      </w:r>
    </w:p>
    <w:p w:rsidR="00000000" w:rsidDel="00000000" w:rsidP="00000000" w:rsidRDefault="00000000" w:rsidRPr="00000000" w14:paraId="000002A3">
      <w:pPr>
        <w:numPr>
          <w:ilvl w:val="0"/>
          <w:numId w:val="7"/>
        </w:numPr>
        <w:ind w:left="1440" w:hanging="360"/>
        <w:rPr>
          <w:color w:val="00312a"/>
        </w:rPr>
      </w:pPr>
      <w:r w:rsidDel="00000000" w:rsidR="00000000" w:rsidRPr="00000000">
        <w:rPr>
          <w:color w:val="00312a"/>
          <w:rtl w:val="0"/>
        </w:rPr>
        <w:t xml:space="preserve">We seem to observe that agentic AI consistently creates value. However, key decisions regarding the implementation and use of an agentic system are critical in ensuring that it yields notable value, furthermore, many downsides of agentic systems can be counteracted by adding agents for evaluation.</w:t>
      </w:r>
    </w:p>
    <w:p w:rsidR="00000000" w:rsidDel="00000000" w:rsidP="00000000" w:rsidRDefault="00000000" w:rsidRPr="00000000" w14:paraId="000002A4">
      <w:pPr>
        <w:numPr>
          <w:ilvl w:val="0"/>
          <w:numId w:val="7"/>
        </w:numPr>
        <w:ind w:left="1440" w:hanging="360"/>
        <w:rPr>
          <w:color w:val="00312a"/>
        </w:rPr>
      </w:pPr>
      <w:r w:rsidDel="00000000" w:rsidR="00000000" w:rsidRPr="00000000">
        <w:rPr>
          <w:color w:val="00312a"/>
          <w:rtl w:val="0"/>
        </w:rPr>
        <w:t xml:space="preserve">…</w:t>
      </w:r>
      <w:r w:rsidDel="00000000" w:rsidR="00000000" w:rsidRPr="00000000">
        <w:rPr>
          <w:rtl w:val="0"/>
        </w:rPr>
      </w:r>
    </w:p>
    <w:p w:rsidR="00000000" w:rsidDel="00000000" w:rsidP="00000000" w:rsidRDefault="00000000" w:rsidRPr="00000000" w14:paraId="000002A5">
      <w:pPr>
        <w:pStyle w:val="Heading2"/>
        <w:rPr>
          <w:color w:val="00312a"/>
        </w:rPr>
      </w:pPr>
      <w:bookmarkStart w:colFirst="0" w:colLast="0" w:name="_mnyukkjx9iq" w:id="46"/>
      <w:bookmarkEnd w:id="46"/>
      <w:r w:rsidDel="00000000" w:rsidR="00000000" w:rsidRPr="00000000">
        <w:rPr>
          <w:color w:val="00312a"/>
          <w:rtl w:val="0"/>
        </w:rPr>
        <w:t xml:space="preserve">5.3</w:t>
        <w:tab/>
        <w:t xml:space="preserve">Limitations &amp; Future research</w:t>
      </w:r>
    </w:p>
    <w:p w:rsidR="00000000" w:rsidDel="00000000" w:rsidP="00000000" w:rsidRDefault="00000000" w:rsidRPr="00000000" w14:paraId="000002A6">
      <w:pPr>
        <w:rPr>
          <w:color w:val="00312a"/>
        </w:rPr>
      </w:pPr>
      <w:r w:rsidDel="00000000" w:rsidR="00000000" w:rsidRPr="00000000">
        <w:rPr>
          <w:color w:val="00312a"/>
          <w:rtl w:val="0"/>
        </w:rPr>
        <w:t xml:space="preserve">Two interrelated limitations concern the scope and verifiability of what is being studied. First, the category of ‘agentic AI’ is unstable in practice, even when the researcher supplied a consistent definition across interviews. Participants regularly applied the term to RAG pipelines, conditional workflow scripts, and well-configured assistants, a pattern that Interviewee 12 named explicitly in </w:t>
      </w:r>
      <w:hyperlink w:anchor="_9wym8ewc0mln">
        <w:r w:rsidDel="00000000" w:rsidR="00000000" w:rsidRPr="00000000">
          <w:rPr>
            <w:color w:val="00312a"/>
            <w:u w:val="single"/>
            <w:rtl w:val="0"/>
          </w:rPr>
          <w:t xml:space="preserve">4.1.2</w:t>
        </w:r>
      </w:hyperlink>
      <w:r w:rsidDel="00000000" w:rsidR="00000000" w:rsidRPr="00000000">
        <w:rPr>
          <w:color w:val="00312a"/>
          <w:rtl w:val="0"/>
        </w:rPr>
        <w:t xml:space="preserve"> (“it’s become almost a marketing term”). The optics-versus-reality gap identified in </w:t>
      </w:r>
      <w:hyperlink w:anchor="_iuvuby6hzug8">
        <w:r w:rsidDel="00000000" w:rsidR="00000000" w:rsidRPr="00000000">
          <w:rPr>
            <w:color w:val="00312a"/>
            <w:u w:val="single"/>
            <w:rtl w:val="0"/>
          </w:rPr>
          <w:t xml:space="preserve">4.3.1</w:t>
        </w:r>
      </w:hyperlink>
      <w:r w:rsidDel="00000000" w:rsidR="00000000" w:rsidRPr="00000000">
        <w:rPr>
          <w:color w:val="00312a"/>
          <w:rtl w:val="0"/>
        </w:rPr>
        <w:t xml:space="preserve"> compounds this: stated capability in pitches and internal communications frequently outruns what is operationally deployed, and interview data cannot cleanly separate genuine adoption accounts from aspirational ones. Second, because all data is interview-derived, reported benefits — including specific figures such as the 10× ROI estimate in §4.4.1 — reflect participant perception rather than verified performance measurement. The constructivist grounded theory design treats these accounts as analytically meaningful in their own right, but it constrains the strength of any causal or comparative claim about what agentic AI ‘actually’ produces.</w:t>
      </w:r>
    </w:p>
    <w:p w:rsidR="00000000" w:rsidDel="00000000" w:rsidP="00000000" w:rsidRDefault="00000000" w:rsidRPr="00000000" w14:paraId="000002A7">
      <w:pPr>
        <w:rPr>
          <w:color w:val="00312a"/>
        </w:rPr>
      </w:pPr>
      <w:r w:rsidDel="00000000" w:rsidR="00000000" w:rsidRPr="00000000">
        <w:rPr>
          <w:color w:val="00312a"/>
          <w:rtl w:val="0"/>
        </w:rPr>
        <w:t xml:space="preserve">Two further limitations deserve brief acknowledgement. The sample is skewed toward external AI advisors and consultants (nine of seventeen participants; Table 1), who may systematically present AI opportunity more positively than internal practitioners would. Additionally, sampling drew primarily from the researcher’s professional network in the Netherlands and surrounding geographies, and several observable patterns — including the weight given to GDPR-related obstacles and organizational caution — may be culturally specific. Both factors limit how far the empirical details generalize beyond this sample.</w:t>
      </w:r>
    </w:p>
    <w:p w:rsidR="00000000" w:rsidDel="00000000" w:rsidP="00000000" w:rsidRDefault="00000000" w:rsidRPr="00000000" w14:paraId="000002A8">
      <w:pPr>
        <w:rPr>
          <w:color w:val="00312a"/>
        </w:rPr>
      </w:pPr>
      <w:r w:rsidDel="00000000" w:rsidR="00000000" w:rsidRPr="00000000">
        <w:rPr>
          <w:color w:val="00312a"/>
          <w:rtl w:val="0"/>
        </w:rPr>
        <w:t xml:space="preserve">A more fundamental limitation is temporal. Agentic AI capabilities are advancing at a pace that Interviewee 14 characterized as a hockey stick (§4.1.2): models supersede one another within weeks, vendor standards shift, and the boundary of what is off-the-shelf versus custom-built moves continuously. Tool-specific references, capability descriptions, and individual use-case accounts in this study should be read as snapshots of practice in approximately mid-2025. Some findings — particularly those around the availability of MCP connectors (§4.1.1), the quality threshold crossed by customer-service agents (§4.3.1), and the definitional status of agentic AI (§4.1.2) — may require revisiting within twelve to eighteen months. The higher-order analytical categories developed through this study — experimenting, steering, leveraging resources, navigating obstacles, value as a portfolio — are expected to prove more durable than the illustrative empirical specifics, precisely because they describe managerial responses to a moving technology rather than the technology itself.</w:t>
      </w:r>
    </w:p>
    <w:p w:rsidR="00000000" w:rsidDel="00000000" w:rsidP="00000000" w:rsidRDefault="00000000" w:rsidRPr="00000000" w14:paraId="000002A9">
      <w:pPr>
        <w:rPr>
          <w:color w:val="00312a"/>
        </w:rPr>
      </w:pPr>
      <w:r w:rsidDel="00000000" w:rsidR="00000000" w:rsidRPr="00000000">
        <w:rPr>
          <w:color w:val="00312a"/>
          <w:rtl w:val="0"/>
        </w:rPr>
        <w:t xml:space="preserve">The study relies exclusively on interview data. No documentary analysis of actual AI deployments, no observation of workflows in practice, and no performance audit was conducted. This is consistent with the constructivist grounded theory design and with the early, exploratory stage of the phenomenon — organizations are themselves still assembling the evidence base, and independent performance data is rarely available. However, it means the study cannot adjudicate between participants who report high returns and those who report difficulty: both accounts are taken at face value. Future research that triangulates interview data with observational methods, workflow documentation, or objectively measured performance indicators would substantially strengthen the empirical grounding of the theory developed here, and would be better positioned to assess where the inside-out logic identified in §4 actually produces the value creation it describes.</w:t>
      </w:r>
      <w:r w:rsidDel="00000000" w:rsidR="00000000" w:rsidRPr="00000000">
        <w:rPr>
          <w:rtl w:val="0"/>
        </w:rPr>
      </w:r>
    </w:p>
    <w:p w:rsidR="00000000" w:rsidDel="00000000" w:rsidP="00000000" w:rsidRDefault="00000000" w:rsidRPr="00000000" w14:paraId="000002AA">
      <w:pPr>
        <w:pStyle w:val="Heading1"/>
        <w:rPr>
          <w:rFonts w:ascii="Georgia" w:cs="Georgia" w:eastAsia="Georgia" w:hAnsi="Georgia"/>
          <w:sz w:val="22"/>
          <w:szCs w:val="22"/>
        </w:rPr>
      </w:pPr>
      <w:bookmarkStart w:colFirst="0" w:colLast="0" w:name="_dd6zel2y4t5x" w:id="47"/>
      <w:bookmarkEnd w:id="47"/>
      <w:r w:rsidDel="00000000" w:rsidR="00000000" w:rsidRPr="00000000">
        <w:rPr>
          <w:rFonts w:ascii="Georgia" w:cs="Georgia" w:eastAsia="Georgia" w:hAnsi="Georgia"/>
          <w:sz w:val="22"/>
          <w:szCs w:val="22"/>
          <w:rtl w:val="0"/>
        </w:rPr>
        <w:t xml:space="preserve">6.</w:t>
        <w:tab/>
        <w:t xml:space="preserve">Conclusion</w:t>
      </w:r>
    </w:p>
    <w:p w:rsidR="00000000" w:rsidDel="00000000" w:rsidP="00000000" w:rsidRDefault="00000000" w:rsidRPr="00000000" w14:paraId="000002AB">
      <w:pPr>
        <w:pStyle w:val="Heading1"/>
        <w:rPr>
          <w:rFonts w:ascii="Georgia" w:cs="Georgia" w:eastAsia="Georgia" w:hAnsi="Georgia"/>
          <w:sz w:val="22"/>
          <w:szCs w:val="22"/>
        </w:rPr>
      </w:pPr>
      <w:bookmarkStart w:colFirst="0" w:colLast="0" w:name="_9375lqp6ztft" w:id="48"/>
      <w:bookmarkEnd w:id="48"/>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rPr>
          <w:rFonts w:ascii="Georgia" w:cs="Georgia" w:eastAsia="Georgia" w:hAnsi="Georgia"/>
          <w:color w:val="222222"/>
          <w:sz w:val="22"/>
          <w:szCs w:val="22"/>
          <w:highlight w:val="white"/>
        </w:rPr>
      </w:pPr>
      <w:bookmarkStart w:colFirst="0" w:colLast="0" w:name="_kgmnd1ymad1c" w:id="49"/>
      <w:bookmarkEnd w:id="49"/>
      <w:r w:rsidDel="00000000" w:rsidR="00000000" w:rsidRPr="00000000">
        <w:rPr>
          <w:rFonts w:ascii="Georgia" w:cs="Georgia" w:eastAsia="Georgia" w:hAnsi="Georgia"/>
          <w:sz w:val="22"/>
          <w:szCs w:val="22"/>
          <w:rtl w:val="0"/>
        </w:rPr>
        <w:t xml:space="preserve">7.</w:t>
        <w:tab/>
        <w:t xml:space="preserve">References (not all papers are currently used…)</w:t>
      </w:r>
      <w:r w:rsidDel="00000000" w:rsidR="00000000" w:rsidRPr="00000000">
        <w:rPr>
          <w:rtl w:val="0"/>
        </w:rPr>
      </w:r>
    </w:p>
    <w:p w:rsidR="00000000" w:rsidDel="00000000" w:rsidP="00000000" w:rsidRDefault="00000000" w:rsidRPr="00000000" w14:paraId="000002AD">
      <w:pPr>
        <w:spacing w:line="360" w:lineRule="auto"/>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Acharya et al., D. B., Kuppan, K., &amp; Divya, B. (2025). Agentic ai: Autonomous intelligence for complex goals–a comprehensive survey. </w:t>
      </w:r>
      <w:r w:rsidDel="00000000" w:rsidR="00000000" w:rsidRPr="00000000">
        <w:rPr>
          <w:rFonts w:ascii="Georgia" w:cs="Georgia" w:eastAsia="Georgia" w:hAnsi="Georgia"/>
          <w:i w:val="1"/>
          <w:iCs w:val="1"/>
          <w:sz w:val="22"/>
          <w:szCs w:val="22"/>
          <w:highlight w:val="white"/>
          <w:rtl w:val="0"/>
        </w:rPr>
        <w:t xml:space="preserve">IEEe Access</w:t>
      </w:r>
      <w:r w:rsidDel="00000000" w:rsidR="00000000" w:rsidRPr="00000000">
        <w:rPr>
          <w:rFonts w:ascii="Georgia" w:cs="Georgia" w:eastAsia="Georgia" w:hAnsi="Georgia"/>
          <w:sz w:val="22"/>
          <w:szCs w:val="22"/>
          <w:highlight w:val="white"/>
          <w:rtl w:val="0"/>
        </w:rPr>
        <w:t xml:space="preserve">.</w:t>
      </w:r>
    </w:p>
    <w:p w:rsidR="00000000" w:rsidDel="00000000" w:rsidP="00000000" w:rsidRDefault="00000000" w:rsidRPr="00000000" w14:paraId="000002AE">
      <w:pPr>
        <w:spacing w:line="360" w:lineRule="auto"/>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Almquist, E., Senior, J., &amp; Bloch, N. (2016). The elements of value. </w:t>
      </w:r>
      <w:r w:rsidDel="00000000" w:rsidR="00000000" w:rsidRPr="00000000">
        <w:rPr>
          <w:rFonts w:ascii="Georgia" w:cs="Georgia" w:eastAsia="Georgia" w:hAnsi="Georgia"/>
          <w:i w:val="1"/>
          <w:iCs w:val="1"/>
          <w:sz w:val="22"/>
          <w:szCs w:val="22"/>
          <w:highlight w:val="white"/>
          <w:rtl w:val="0"/>
        </w:rPr>
        <w:t xml:space="preserve">Harvard business review</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94</w:t>
      </w:r>
      <w:r w:rsidDel="00000000" w:rsidR="00000000" w:rsidRPr="00000000">
        <w:rPr>
          <w:rFonts w:ascii="Georgia" w:cs="Georgia" w:eastAsia="Georgia" w:hAnsi="Georgia"/>
          <w:sz w:val="22"/>
          <w:szCs w:val="22"/>
          <w:highlight w:val="white"/>
          <w:rtl w:val="0"/>
        </w:rPr>
        <w:t xml:space="preserve">(9), 47-53.</w:t>
      </w:r>
    </w:p>
    <w:p w:rsidR="00000000" w:rsidDel="00000000" w:rsidP="00000000" w:rsidRDefault="00000000" w:rsidRPr="00000000" w14:paraId="000002AF">
      <w:pPr>
        <w:spacing w:line="360" w:lineRule="auto"/>
        <w:ind w:left="720" w:hanging="720"/>
        <w:rPr>
          <w:highlight w:val="white"/>
        </w:rPr>
      </w:pPr>
      <w:r w:rsidDel="00000000" w:rsidR="00000000" w:rsidRPr="00000000">
        <w:rPr>
          <w:highlight w:val="white"/>
          <w:rtl w:val="0"/>
        </w:rPr>
        <w:t xml:space="preserve">Anthropic. (2024, November 25). </w:t>
      </w:r>
      <w:r w:rsidDel="00000000" w:rsidR="00000000" w:rsidRPr="00000000">
        <w:rPr>
          <w:i w:val="1"/>
          <w:iCs w:val="1"/>
          <w:highlight w:val="white"/>
          <w:rtl w:val="0"/>
        </w:rPr>
        <w:t xml:space="preserve">Introducing the Model Context Protocol</w:t>
      </w:r>
      <w:r w:rsidDel="00000000" w:rsidR="00000000" w:rsidRPr="00000000">
        <w:rPr>
          <w:highlight w:val="white"/>
          <w:rtl w:val="0"/>
        </w:rPr>
        <w:t xml:space="preserve">. Anthropic. </w:t>
      </w:r>
      <w:hyperlink r:id="rId18">
        <w:r w:rsidDel="00000000" w:rsidR="00000000" w:rsidRPr="00000000">
          <w:rPr>
            <w:color w:val="1155cc"/>
            <w:highlight w:val="white"/>
            <w:u w:val="single"/>
            <w:rtl w:val="0"/>
          </w:rPr>
          <w:t xml:space="preserve">https://www.anthropic.com/news/model-context-protocol</w:t>
        </w:r>
      </w:hyperlink>
      <w:r w:rsidDel="00000000" w:rsidR="00000000" w:rsidRPr="00000000">
        <w:rPr>
          <w:rtl w:val="0"/>
        </w:rPr>
      </w:r>
    </w:p>
    <w:p w:rsidR="00000000" w:rsidDel="00000000" w:rsidP="00000000" w:rsidRDefault="00000000" w:rsidRPr="00000000" w14:paraId="000002B0">
      <w:pPr>
        <w:spacing w:line="360" w:lineRule="auto"/>
        <w:ind w:left="720" w:hanging="720"/>
        <w:rPr>
          <w:highlight w:val="white"/>
        </w:rPr>
      </w:pPr>
      <w:r w:rsidDel="00000000" w:rsidR="00000000" w:rsidRPr="00000000">
        <w:rPr>
          <w:highlight w:val="white"/>
          <w:rtl w:val="0"/>
        </w:rPr>
        <w:t xml:space="preserve">Anthropic. (2025, October 16). </w:t>
      </w:r>
      <w:r w:rsidDel="00000000" w:rsidR="00000000" w:rsidRPr="00000000">
        <w:rPr>
          <w:i w:val="1"/>
          <w:iCs w:val="1"/>
          <w:highlight w:val="white"/>
          <w:rtl w:val="0"/>
        </w:rPr>
        <w:t xml:space="preserve">Equipping agents for the real world with Agent Skills</w:t>
      </w:r>
      <w:r w:rsidDel="00000000" w:rsidR="00000000" w:rsidRPr="00000000">
        <w:rPr>
          <w:highlight w:val="white"/>
          <w:rtl w:val="0"/>
        </w:rPr>
        <w:t xml:space="preserve">. Anthropic Engineering.  </w:t>
      </w:r>
      <w:hyperlink r:id="rId19">
        <w:r w:rsidDel="00000000" w:rsidR="00000000" w:rsidRPr="00000000">
          <w:rPr>
            <w:color w:val="1155cc"/>
            <w:highlight w:val="white"/>
            <w:u w:val="single"/>
            <w:rtl w:val="0"/>
          </w:rPr>
          <w:t xml:space="preserve">https://www.anthropic.com/engineering/equipping-agents-for-the-real-world-with-agent-skills</w:t>
        </w:r>
      </w:hyperlink>
      <w:r w:rsidDel="00000000" w:rsidR="00000000" w:rsidRPr="00000000">
        <w:rPr>
          <w:rtl w:val="0"/>
        </w:rPr>
      </w:r>
    </w:p>
    <w:p w:rsidR="00000000" w:rsidDel="00000000" w:rsidP="00000000" w:rsidRDefault="00000000" w:rsidRPr="00000000" w14:paraId="000002B1">
      <w:pPr>
        <w:spacing w:line="360" w:lineRule="auto"/>
        <w:ind w:left="720" w:hanging="720"/>
        <w:rPr>
          <w:highlight w:val="white"/>
        </w:rPr>
      </w:pPr>
      <w:r w:rsidDel="00000000" w:rsidR="00000000" w:rsidRPr="00000000">
        <w:rPr>
          <w:highlight w:val="white"/>
          <w:rtl w:val="0"/>
        </w:rPr>
        <w:t xml:space="preserve">Bandi, A., Kongari, B., Naguru, R., Pasnoor, S., &amp; Vilipala, S. V. (2025). The rise of agentic ai: A review of definitions, frameworks, architectures, applications, evaluation metrics, and challenges. </w:t>
      </w:r>
      <w:r w:rsidDel="00000000" w:rsidR="00000000" w:rsidRPr="00000000">
        <w:rPr>
          <w:i w:val="1"/>
          <w:iCs w:val="1"/>
          <w:highlight w:val="white"/>
          <w:rtl w:val="0"/>
        </w:rPr>
        <w:t xml:space="preserve">Future Internet</w:t>
      </w:r>
      <w:r w:rsidDel="00000000" w:rsidR="00000000" w:rsidRPr="00000000">
        <w:rPr>
          <w:highlight w:val="white"/>
          <w:rtl w:val="0"/>
        </w:rPr>
        <w:t xml:space="preserve">, </w:t>
      </w:r>
      <w:r w:rsidDel="00000000" w:rsidR="00000000" w:rsidRPr="00000000">
        <w:rPr>
          <w:i w:val="1"/>
          <w:iCs w:val="1"/>
          <w:highlight w:val="white"/>
          <w:rtl w:val="0"/>
        </w:rPr>
        <w:t xml:space="preserve">17</w:t>
      </w:r>
      <w:r w:rsidDel="00000000" w:rsidR="00000000" w:rsidRPr="00000000">
        <w:rPr>
          <w:highlight w:val="white"/>
          <w:rtl w:val="0"/>
        </w:rPr>
        <w:t xml:space="preserve">(9), 404.</w:t>
      </w:r>
    </w:p>
    <w:p w:rsidR="00000000" w:rsidDel="00000000" w:rsidP="00000000" w:rsidRDefault="00000000" w:rsidRPr="00000000" w14:paraId="000002B2">
      <w:pPr>
        <w:spacing w:line="360" w:lineRule="auto"/>
        <w:ind w:left="720" w:hanging="720"/>
        <w:rPr>
          <w:highlight w:val="white"/>
        </w:rPr>
      </w:pPr>
      <w:r w:rsidDel="00000000" w:rsidR="00000000" w:rsidRPr="00000000">
        <w:rPr>
          <w:highlight w:val="white"/>
          <w:rtl w:val="0"/>
        </w:rPr>
        <w:t xml:space="preserve">Bauer, J., &amp; Jannach, D. (2021). Improved customer lifetime value prediction with sequence-to-sequence learning and feature-based models. </w:t>
      </w:r>
      <w:r w:rsidDel="00000000" w:rsidR="00000000" w:rsidRPr="00000000">
        <w:rPr>
          <w:i w:val="1"/>
          <w:iCs w:val="1"/>
          <w:highlight w:val="white"/>
          <w:rtl w:val="0"/>
        </w:rPr>
        <w:t xml:space="preserve">ACM Transactions on Knowledge Discovery from Data (TKDD)</w:t>
      </w:r>
      <w:r w:rsidDel="00000000" w:rsidR="00000000" w:rsidRPr="00000000">
        <w:rPr>
          <w:highlight w:val="white"/>
          <w:rtl w:val="0"/>
        </w:rPr>
        <w:t xml:space="preserve">, </w:t>
      </w:r>
      <w:r w:rsidDel="00000000" w:rsidR="00000000" w:rsidRPr="00000000">
        <w:rPr>
          <w:i w:val="1"/>
          <w:iCs w:val="1"/>
          <w:highlight w:val="white"/>
          <w:rtl w:val="0"/>
        </w:rPr>
        <w:t xml:space="preserve">15</w:t>
      </w:r>
      <w:r w:rsidDel="00000000" w:rsidR="00000000" w:rsidRPr="00000000">
        <w:rPr>
          <w:highlight w:val="white"/>
          <w:rtl w:val="0"/>
        </w:rPr>
        <w:t xml:space="preserve">(5), 1-37.  </w:t>
      </w:r>
      <w:r w:rsidDel="00000000" w:rsidR="00000000" w:rsidRPr="00000000">
        <w:rPr>
          <w:rtl w:val="0"/>
        </w:rPr>
      </w:r>
    </w:p>
    <w:p w:rsidR="00000000" w:rsidDel="00000000" w:rsidP="00000000" w:rsidRDefault="00000000" w:rsidRPr="00000000" w14:paraId="000002B3">
      <w:pPr>
        <w:spacing w:line="360" w:lineRule="auto"/>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rtl w:val="0"/>
        </w:rPr>
        <w:t xml:space="preserve">Blumer, H. (1969) </w:t>
      </w:r>
      <w:r w:rsidDel="00000000" w:rsidR="00000000" w:rsidRPr="00000000">
        <w:rPr>
          <w:rFonts w:ascii="Georgia" w:cs="Georgia" w:eastAsia="Georgia" w:hAnsi="Georgia"/>
          <w:i w:val="1"/>
          <w:iCs w:val="1"/>
          <w:sz w:val="22"/>
          <w:szCs w:val="22"/>
          <w:rtl w:val="0"/>
        </w:rPr>
        <w:t xml:space="preserve">Symbolic interactionism: Perspective and method.</w:t>
      </w:r>
      <w:r w:rsidDel="00000000" w:rsidR="00000000" w:rsidRPr="00000000">
        <w:rPr>
          <w:rFonts w:ascii="Georgia" w:cs="Georgia" w:eastAsia="Georgia" w:hAnsi="Georgia"/>
          <w:sz w:val="22"/>
          <w:szCs w:val="22"/>
          <w:rtl w:val="0"/>
        </w:rPr>
        <w:t xml:space="preserve"> Englewood Cliffs, NJ: Prentice Hall.</w:t>
      </w:r>
      <w:r w:rsidDel="00000000" w:rsidR="00000000" w:rsidRPr="00000000">
        <w:rPr>
          <w:rtl w:val="0"/>
        </w:rPr>
      </w:r>
    </w:p>
    <w:p w:rsidR="00000000" w:rsidDel="00000000" w:rsidP="00000000" w:rsidRDefault="00000000" w:rsidRPr="00000000" w14:paraId="000002B4">
      <w:pPr>
        <w:ind w:left="720" w:hanging="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Brinker, S., &amp; Riemersma, F. (2025). The state of martech 2025. Chiefmartec, MartechTribe.</w:t>
      </w:r>
    </w:p>
    <w:p w:rsidR="00000000" w:rsidDel="00000000" w:rsidP="00000000" w:rsidRDefault="00000000" w:rsidRPr="00000000" w14:paraId="000002B5">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Brown, T., Mann, B., Ryder, N., Subbiah, M., Kaplan, J. D., Dhariwal, P., ... &amp; Amodei, D. (2020). Language models are few-shot learners. </w:t>
      </w:r>
      <w:r w:rsidDel="00000000" w:rsidR="00000000" w:rsidRPr="00000000">
        <w:rPr>
          <w:rFonts w:ascii="Georgia" w:cs="Georgia" w:eastAsia="Georgia" w:hAnsi="Georgia"/>
          <w:i w:val="1"/>
          <w:iCs w:val="1"/>
          <w:sz w:val="22"/>
          <w:szCs w:val="22"/>
          <w:highlight w:val="white"/>
          <w:rtl w:val="0"/>
        </w:rPr>
        <w:t xml:space="preserve">Advances in neural information processing systems</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33</w:t>
      </w:r>
      <w:r w:rsidDel="00000000" w:rsidR="00000000" w:rsidRPr="00000000">
        <w:rPr>
          <w:rFonts w:ascii="Georgia" w:cs="Georgia" w:eastAsia="Georgia" w:hAnsi="Georgia"/>
          <w:sz w:val="22"/>
          <w:szCs w:val="22"/>
          <w:highlight w:val="white"/>
          <w:rtl w:val="0"/>
        </w:rPr>
        <w:t xml:space="preserve">, 1877-1901.</w:t>
      </w:r>
    </w:p>
    <w:p w:rsidR="00000000" w:rsidDel="00000000" w:rsidP="00000000" w:rsidRDefault="00000000" w:rsidRPr="00000000" w14:paraId="000002B6">
      <w:pPr>
        <w:ind w:left="720" w:hanging="720"/>
        <w:rPr>
          <w:highlight w:val="white"/>
        </w:rPr>
      </w:pPr>
      <w:r w:rsidDel="00000000" w:rsidR="00000000" w:rsidRPr="00000000">
        <w:rPr>
          <w:highlight w:val="white"/>
          <w:rtl w:val="0"/>
        </w:rPr>
        <w:t xml:space="preserve">Burkhardt, S., &amp; Rieder, B. (2024). Foundation models are platform models: Prompting and the political economy of AI. </w:t>
      </w:r>
      <w:r w:rsidDel="00000000" w:rsidR="00000000" w:rsidRPr="00000000">
        <w:rPr>
          <w:i w:val="1"/>
          <w:iCs w:val="1"/>
          <w:highlight w:val="white"/>
          <w:rtl w:val="0"/>
        </w:rPr>
        <w:t xml:space="preserve">Big Data &amp; Society</w:t>
      </w:r>
      <w:r w:rsidDel="00000000" w:rsidR="00000000" w:rsidRPr="00000000">
        <w:rPr>
          <w:highlight w:val="white"/>
          <w:rtl w:val="0"/>
        </w:rPr>
        <w:t xml:space="preserve">, </w:t>
      </w:r>
      <w:r w:rsidDel="00000000" w:rsidR="00000000" w:rsidRPr="00000000">
        <w:rPr>
          <w:i w:val="1"/>
          <w:iCs w:val="1"/>
          <w:highlight w:val="white"/>
          <w:rtl w:val="0"/>
        </w:rPr>
        <w:t xml:space="preserve">11</w:t>
      </w:r>
      <w:r w:rsidDel="00000000" w:rsidR="00000000" w:rsidRPr="00000000">
        <w:rPr>
          <w:highlight w:val="white"/>
          <w:rtl w:val="0"/>
        </w:rPr>
        <w:t xml:space="preserve">(2), 20539517241247839. </w:t>
      </w:r>
    </w:p>
    <w:p w:rsidR="00000000" w:rsidDel="00000000" w:rsidP="00000000" w:rsidRDefault="00000000" w:rsidRPr="00000000" w14:paraId="000002B7">
      <w:pPr>
        <w:ind w:left="720" w:hanging="720"/>
        <w:rPr>
          <w:highlight w:val="white"/>
        </w:rPr>
      </w:pPr>
      <w:r w:rsidDel="00000000" w:rsidR="00000000" w:rsidRPr="00000000">
        <w:rPr>
          <w:highlight w:val="white"/>
          <w:rtl w:val="0"/>
        </w:rPr>
        <w:t xml:space="preserve">Claude. (2025, October 16). </w:t>
      </w:r>
      <w:r w:rsidDel="00000000" w:rsidR="00000000" w:rsidRPr="00000000">
        <w:rPr>
          <w:i w:val="1"/>
          <w:iCs w:val="1"/>
          <w:highlight w:val="white"/>
          <w:rtl w:val="0"/>
        </w:rPr>
        <w:t xml:space="preserve">Introducing Agent Skills</w:t>
      </w:r>
      <w:r w:rsidDel="00000000" w:rsidR="00000000" w:rsidRPr="00000000">
        <w:rPr>
          <w:highlight w:val="white"/>
          <w:rtl w:val="0"/>
        </w:rPr>
        <w:t xml:space="preserve">. Claude. </w:t>
      </w:r>
      <w:hyperlink r:id="rId20">
        <w:r w:rsidDel="00000000" w:rsidR="00000000" w:rsidRPr="00000000">
          <w:rPr>
            <w:color w:val="1155cc"/>
            <w:highlight w:val="white"/>
            <w:u w:val="single"/>
            <w:rtl w:val="0"/>
          </w:rPr>
          <w:t xml:space="preserve">https://claude.com/blog/skills</w:t>
        </w:r>
      </w:hyperlink>
      <w:r w:rsidDel="00000000" w:rsidR="00000000" w:rsidRPr="00000000">
        <w:rPr>
          <w:rtl w:val="0"/>
        </w:rPr>
      </w:r>
    </w:p>
    <w:p w:rsidR="00000000" w:rsidDel="00000000" w:rsidP="00000000" w:rsidRDefault="00000000" w:rsidRPr="00000000" w14:paraId="000002B8">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Charmaz, K. (2006). </w:t>
      </w:r>
      <w:r w:rsidDel="00000000" w:rsidR="00000000" w:rsidRPr="00000000">
        <w:rPr>
          <w:rFonts w:ascii="Georgia" w:cs="Georgia" w:eastAsia="Georgia" w:hAnsi="Georgia"/>
          <w:i w:val="1"/>
          <w:iCs w:val="1"/>
          <w:sz w:val="22"/>
          <w:szCs w:val="22"/>
          <w:highlight w:val="white"/>
          <w:rtl w:val="0"/>
        </w:rPr>
        <w:t xml:space="preserve">Constructing grounded theory: A practical guide through qualitative analysis</w:t>
      </w:r>
      <w:r w:rsidDel="00000000" w:rsidR="00000000" w:rsidRPr="00000000">
        <w:rPr>
          <w:rFonts w:ascii="Georgia" w:cs="Georgia" w:eastAsia="Georgia" w:hAnsi="Georgia"/>
          <w:sz w:val="22"/>
          <w:szCs w:val="22"/>
          <w:highlight w:val="white"/>
          <w:rtl w:val="0"/>
        </w:rPr>
        <w:t xml:space="preserve">. Sage.</w:t>
      </w:r>
    </w:p>
    <w:p w:rsidR="00000000" w:rsidDel="00000000" w:rsidP="00000000" w:rsidRDefault="00000000" w:rsidRPr="00000000" w14:paraId="000002B9">
      <w:pPr>
        <w:ind w:left="720" w:hanging="720"/>
        <w:rPr>
          <w:highlight w:val="white"/>
        </w:rPr>
      </w:pPr>
      <w:r w:rsidDel="00000000" w:rsidR="00000000" w:rsidRPr="00000000">
        <w:rPr>
          <w:highlight w:val="white"/>
          <w:rtl w:val="0"/>
        </w:rPr>
        <w:t xml:space="preserve">ChatGPT. (2026, April 25). </w:t>
      </w:r>
      <w:r w:rsidDel="00000000" w:rsidR="00000000" w:rsidRPr="00000000">
        <w:rPr>
          <w:i w:val="1"/>
          <w:iCs w:val="1"/>
          <w:highlight w:val="white"/>
          <w:rtl w:val="0"/>
        </w:rPr>
        <w:t xml:space="preserve">Skills in ChatGPT.</w:t>
      </w:r>
      <w:r w:rsidDel="00000000" w:rsidR="00000000" w:rsidRPr="00000000">
        <w:rPr>
          <w:highlight w:val="white"/>
          <w:rtl w:val="0"/>
        </w:rPr>
        <w:t xml:space="preserve"> ChatGPT. </w:t>
      </w:r>
      <w:hyperlink r:id="rId21">
        <w:r w:rsidDel="00000000" w:rsidR="00000000" w:rsidRPr="00000000">
          <w:rPr>
            <w:color w:val="1155cc"/>
            <w:highlight w:val="white"/>
            <w:u w:val="single"/>
            <w:rtl w:val="0"/>
          </w:rPr>
          <w:t xml:space="preserve">https://help.openai.com/en/articles/20001066-skills-in-chatgpt</w:t>
        </w:r>
      </w:hyperlink>
      <w:r w:rsidDel="00000000" w:rsidR="00000000" w:rsidRPr="00000000">
        <w:rPr>
          <w:rtl w:val="0"/>
        </w:rPr>
      </w:r>
    </w:p>
    <w:p w:rsidR="00000000" w:rsidDel="00000000" w:rsidP="00000000" w:rsidRDefault="00000000" w:rsidRPr="00000000" w14:paraId="000002BA">
      <w:pPr>
        <w:ind w:left="720" w:hanging="720"/>
        <w:rPr>
          <w:strike w:val="1"/>
          <w:sz w:val="20"/>
          <w:szCs w:val="20"/>
          <w:highlight w:val="white"/>
        </w:rPr>
      </w:pPr>
      <w:commentRangeStart w:id="121"/>
      <w:r w:rsidDel="00000000" w:rsidR="00000000" w:rsidRPr="00000000">
        <w:rPr>
          <w:strike w:val="1"/>
          <w:color w:val="18181b"/>
          <w:highlight w:val="white"/>
          <w:rtl w:val="0"/>
        </w:rPr>
        <w:t xml:space="preserve">Chawla, C., Chatterjee, S., Gadadinni, S., Verma, P., &amp; Banerjee, S. (2024). Agentic AI: The building blocks of sophisticated AI business applications. </w:t>
      </w:r>
      <w:r w:rsidDel="00000000" w:rsidR="00000000" w:rsidRPr="00000000">
        <w:rPr>
          <w:i w:val="1"/>
          <w:iCs w:val="1"/>
          <w:strike w:val="1"/>
          <w:color w:val="18181b"/>
          <w:highlight w:val="white"/>
          <w:rtl w:val="0"/>
        </w:rPr>
        <w:t xml:space="preserve">Journal of AI, Robotics &amp; Workplace Automation</w:t>
      </w:r>
      <w:r w:rsidDel="00000000" w:rsidR="00000000" w:rsidRPr="00000000">
        <w:rPr>
          <w:strike w:val="1"/>
          <w:color w:val="18181b"/>
          <w:highlight w:val="white"/>
          <w:rtl w:val="0"/>
        </w:rPr>
        <w:t xml:space="preserve">. </w:t>
      </w:r>
      <w:hyperlink r:id="rId22">
        <w:r w:rsidDel="00000000" w:rsidR="00000000" w:rsidRPr="00000000">
          <w:rPr>
            <w:strike w:val="1"/>
            <w:color w:val="068ef1"/>
            <w:highlight w:val="white"/>
            <w:u w:val="single"/>
            <w:rtl w:val="0"/>
          </w:rPr>
          <w:t xml:space="preserve">https://doi.org/10.69554/xehz1946</w:t>
        </w:r>
      </w:hyperlink>
      <w:r w:rsidDel="00000000" w:rsidR="00000000" w:rsidRPr="00000000">
        <w:rPr>
          <w:strike w:val="1"/>
          <w:color w:val="18181b"/>
          <w:highlight w:val="white"/>
          <w:rtl w:val="0"/>
        </w:rPr>
        <w:t xml:space="preserve">.</w:t>
      </w:r>
      <w:r w:rsidDel="00000000" w:rsidR="00000000" w:rsidRPr="00000000">
        <w:rPr>
          <w:strike w:val="1"/>
          <w:sz w:val="20"/>
          <w:szCs w:val="20"/>
          <w:highlight w:val="white"/>
          <w:rtl w:val="0"/>
        </w:rPr>
        <w:t xml:space="preserve"> </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2BB">
      <w:pPr>
        <w:ind w:left="720" w:hanging="720"/>
        <w:rPr>
          <w:strike w:val="1"/>
          <w:sz w:val="20"/>
          <w:szCs w:val="20"/>
          <w:highlight w:val="white"/>
        </w:rPr>
      </w:pPr>
      <w:commentRangeStart w:id="122"/>
      <w:r w:rsidDel="00000000" w:rsidR="00000000" w:rsidRPr="00000000">
        <w:rPr>
          <w:strike w:val="1"/>
          <w:highlight w:val="white"/>
          <w:rtl w:val="0"/>
        </w:rPr>
        <w:t xml:space="preserve">Chintalapati, S., &amp; Pandey, S. K. (2022). Artificial intelligence in marketing: A systematic literature review. </w:t>
      </w:r>
      <w:r w:rsidDel="00000000" w:rsidR="00000000" w:rsidRPr="00000000">
        <w:rPr>
          <w:i w:val="1"/>
          <w:iCs w:val="1"/>
          <w:strike w:val="1"/>
          <w:highlight w:val="white"/>
          <w:rtl w:val="0"/>
        </w:rPr>
        <w:t xml:space="preserve">International Journal of Market Research</w:t>
      </w:r>
      <w:r w:rsidDel="00000000" w:rsidR="00000000" w:rsidRPr="00000000">
        <w:rPr>
          <w:strike w:val="1"/>
          <w:highlight w:val="white"/>
          <w:rtl w:val="0"/>
        </w:rPr>
        <w:t xml:space="preserve">, </w:t>
      </w:r>
      <w:r w:rsidDel="00000000" w:rsidR="00000000" w:rsidRPr="00000000">
        <w:rPr>
          <w:i w:val="1"/>
          <w:iCs w:val="1"/>
          <w:strike w:val="1"/>
          <w:highlight w:val="white"/>
          <w:rtl w:val="0"/>
        </w:rPr>
        <w:t xml:space="preserve">64</w:t>
      </w:r>
      <w:r w:rsidDel="00000000" w:rsidR="00000000" w:rsidRPr="00000000">
        <w:rPr>
          <w:strike w:val="1"/>
          <w:highlight w:val="white"/>
          <w:rtl w:val="0"/>
        </w:rPr>
        <w:t xml:space="preserve">(1), 38-68. </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2BC">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Cottier, B., Rahman, R., Fattorini, L., Maslej, N., Besiroglu, T., &amp; Owen, D. (2024). The rising costs of training frontier AI models. </w:t>
      </w:r>
      <w:r w:rsidDel="00000000" w:rsidR="00000000" w:rsidRPr="00000000">
        <w:rPr>
          <w:rFonts w:ascii="Georgia" w:cs="Georgia" w:eastAsia="Georgia" w:hAnsi="Georgia"/>
          <w:i w:val="1"/>
          <w:iCs w:val="1"/>
          <w:sz w:val="22"/>
          <w:szCs w:val="22"/>
          <w:highlight w:val="white"/>
          <w:rtl w:val="0"/>
        </w:rPr>
        <w:t xml:space="preserve">arXiv preprint arXiv:2405.21015</w:t>
      </w:r>
      <w:r w:rsidDel="00000000" w:rsidR="00000000" w:rsidRPr="00000000">
        <w:rPr>
          <w:rFonts w:ascii="Georgia" w:cs="Georgia" w:eastAsia="Georgia" w:hAnsi="Georgia"/>
          <w:sz w:val="22"/>
          <w:szCs w:val="22"/>
          <w:highlight w:val="white"/>
          <w:rtl w:val="0"/>
        </w:rPr>
        <w:t xml:space="preserve">. </w:t>
      </w:r>
      <w:hyperlink r:id="rId23">
        <w:r w:rsidDel="00000000" w:rsidR="00000000" w:rsidRPr="00000000">
          <w:rPr>
            <w:rFonts w:ascii="Georgia" w:cs="Georgia" w:eastAsia="Georgia" w:hAnsi="Georgia"/>
            <w:color w:val="1155cc"/>
            <w:sz w:val="22"/>
            <w:szCs w:val="22"/>
            <w:highlight w:val="white"/>
            <w:u w:val="single"/>
            <w:rtl w:val="0"/>
          </w:rPr>
          <w:t xml:space="preserve">https://doi.org/10.48550/arXiv.2405.21015</w:t>
        </w:r>
      </w:hyperlink>
      <w:r w:rsidDel="00000000" w:rsidR="00000000" w:rsidRPr="00000000">
        <w:rPr>
          <w:rtl w:val="0"/>
        </w:rPr>
      </w:r>
    </w:p>
    <w:p w:rsidR="00000000" w:rsidDel="00000000" w:rsidP="00000000" w:rsidRDefault="00000000" w:rsidRPr="00000000" w14:paraId="000002BD">
      <w:pPr>
        <w:ind w:left="720" w:hanging="720"/>
        <w:rPr>
          <w:rFonts w:ascii="Georgia" w:cs="Georgia" w:eastAsia="Georgia" w:hAnsi="Georgia"/>
          <w:strike w:val="1"/>
          <w:sz w:val="22"/>
          <w:szCs w:val="22"/>
          <w:highlight w:val="white"/>
        </w:rPr>
      </w:pPr>
      <w:r w:rsidDel="00000000" w:rsidR="00000000" w:rsidRPr="00000000">
        <w:rPr>
          <w:rFonts w:ascii="Georgia" w:cs="Georgia" w:eastAsia="Georgia" w:hAnsi="Georgia"/>
          <w:strike w:val="1"/>
          <w:sz w:val="22"/>
          <w:szCs w:val="22"/>
          <w:highlight w:val="white"/>
          <w:rtl w:val="0"/>
        </w:rPr>
        <w:t xml:space="preserve">Desai, V., &amp; Vidyapeeth, B. (2019). Digital marketing: A review. </w:t>
      </w:r>
      <w:r w:rsidDel="00000000" w:rsidR="00000000" w:rsidRPr="00000000">
        <w:rPr>
          <w:rFonts w:ascii="Georgia" w:cs="Georgia" w:eastAsia="Georgia" w:hAnsi="Georgia"/>
          <w:i w:val="1"/>
          <w:iCs w:val="1"/>
          <w:strike w:val="1"/>
          <w:sz w:val="22"/>
          <w:szCs w:val="22"/>
          <w:highlight w:val="white"/>
          <w:rtl w:val="0"/>
        </w:rPr>
        <w:t xml:space="preserve">International Journal of Trend in Scientific Research and Development</w:t>
      </w:r>
      <w:r w:rsidDel="00000000" w:rsidR="00000000" w:rsidRPr="00000000">
        <w:rPr>
          <w:rFonts w:ascii="Georgia" w:cs="Georgia" w:eastAsia="Georgia" w:hAnsi="Georgia"/>
          <w:strike w:val="1"/>
          <w:sz w:val="22"/>
          <w:szCs w:val="22"/>
          <w:highlight w:val="white"/>
          <w:rtl w:val="0"/>
        </w:rPr>
        <w:t xml:space="preserve">, </w:t>
      </w:r>
      <w:r w:rsidDel="00000000" w:rsidR="00000000" w:rsidRPr="00000000">
        <w:rPr>
          <w:rFonts w:ascii="Georgia" w:cs="Georgia" w:eastAsia="Georgia" w:hAnsi="Georgia"/>
          <w:i w:val="1"/>
          <w:iCs w:val="1"/>
          <w:strike w:val="1"/>
          <w:sz w:val="22"/>
          <w:szCs w:val="22"/>
          <w:highlight w:val="white"/>
          <w:rtl w:val="0"/>
        </w:rPr>
        <w:t xml:space="preserve">5</w:t>
      </w:r>
      <w:r w:rsidDel="00000000" w:rsidR="00000000" w:rsidRPr="00000000">
        <w:rPr>
          <w:rFonts w:ascii="Georgia" w:cs="Georgia" w:eastAsia="Georgia" w:hAnsi="Georgia"/>
          <w:strike w:val="1"/>
          <w:sz w:val="22"/>
          <w:szCs w:val="22"/>
          <w:highlight w:val="white"/>
          <w:rtl w:val="0"/>
        </w:rPr>
        <w:t xml:space="preserve">(5), 196-200.</w:t>
      </w:r>
    </w:p>
    <w:p w:rsidR="00000000" w:rsidDel="00000000" w:rsidP="00000000" w:rsidRDefault="00000000" w:rsidRPr="00000000" w14:paraId="000002BE">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Devlin, J., Chang, M. W., Lee, K., &amp; Toutanova, K. (2019, June). Bert: Pre-training of deep bidirectional transformers for language understanding. In </w:t>
      </w:r>
      <w:r w:rsidDel="00000000" w:rsidR="00000000" w:rsidRPr="00000000">
        <w:rPr>
          <w:rFonts w:ascii="Georgia" w:cs="Georgia" w:eastAsia="Georgia" w:hAnsi="Georgia"/>
          <w:i w:val="1"/>
          <w:iCs w:val="1"/>
          <w:sz w:val="22"/>
          <w:szCs w:val="22"/>
          <w:highlight w:val="white"/>
          <w:rtl w:val="0"/>
        </w:rPr>
        <w:t xml:space="preserve">Proceedings of the 2019 conference of the North American chapter of the association for computational linguistics: human language technologies, volume 1 (long and short papers)</w:t>
      </w:r>
      <w:r w:rsidDel="00000000" w:rsidR="00000000" w:rsidRPr="00000000">
        <w:rPr>
          <w:rFonts w:ascii="Georgia" w:cs="Georgia" w:eastAsia="Georgia" w:hAnsi="Georgia"/>
          <w:sz w:val="22"/>
          <w:szCs w:val="22"/>
          <w:highlight w:val="white"/>
          <w:rtl w:val="0"/>
        </w:rPr>
        <w:t xml:space="preserve"> (pp. 4171-4186).</w:t>
      </w:r>
    </w:p>
    <w:p w:rsidR="00000000" w:rsidDel="00000000" w:rsidP="00000000" w:rsidRDefault="00000000" w:rsidRPr="00000000" w14:paraId="000002BF">
      <w:pPr>
        <w:ind w:left="720" w:hanging="720"/>
        <w:rPr>
          <w:highlight w:val="white"/>
        </w:rPr>
      </w:pPr>
      <w:r w:rsidDel="00000000" w:rsidR="00000000" w:rsidRPr="00000000">
        <w:rPr>
          <w:highlight w:val="white"/>
          <w:rtl w:val="0"/>
        </w:rPr>
        <w:t xml:space="preserve">Duarte, V., Zuniga-Jara, S., &amp; Contreras, S. (2022). Machine learning and marketing: A systematic literature review. </w:t>
      </w:r>
      <w:r w:rsidDel="00000000" w:rsidR="00000000" w:rsidRPr="00000000">
        <w:rPr>
          <w:i w:val="1"/>
          <w:iCs w:val="1"/>
          <w:highlight w:val="white"/>
          <w:rtl w:val="0"/>
        </w:rPr>
        <w:t xml:space="preserve">IEEE Access</w:t>
      </w:r>
      <w:r w:rsidDel="00000000" w:rsidR="00000000" w:rsidRPr="00000000">
        <w:rPr>
          <w:highlight w:val="white"/>
          <w:rtl w:val="0"/>
        </w:rPr>
        <w:t xml:space="preserve">, </w:t>
      </w:r>
      <w:r w:rsidDel="00000000" w:rsidR="00000000" w:rsidRPr="00000000">
        <w:rPr>
          <w:i w:val="1"/>
          <w:iCs w:val="1"/>
          <w:highlight w:val="white"/>
          <w:rtl w:val="0"/>
        </w:rPr>
        <w:t xml:space="preserve">10</w:t>
      </w:r>
      <w:r w:rsidDel="00000000" w:rsidR="00000000" w:rsidRPr="00000000">
        <w:rPr>
          <w:highlight w:val="white"/>
          <w:rtl w:val="0"/>
        </w:rPr>
        <w:t xml:space="preserve">, 93273-93288. </w:t>
      </w:r>
    </w:p>
    <w:p w:rsidR="00000000" w:rsidDel="00000000" w:rsidP="00000000" w:rsidRDefault="00000000" w:rsidRPr="00000000" w14:paraId="000002C0">
      <w:pPr>
        <w:ind w:left="720" w:hanging="720"/>
        <w:rPr>
          <w:highlight w:val="white"/>
        </w:rPr>
      </w:pPr>
      <w:r w:rsidDel="00000000" w:rsidR="00000000" w:rsidRPr="00000000">
        <w:rPr>
          <w:highlight w:val="white"/>
          <w:rtl w:val="0"/>
        </w:rPr>
        <w:t xml:space="preserve">Dutta, S., Assem, H., &amp; Burgin, E. (2021). Sequence-to-sequence learning on keywords for efficient FAQ retrieval. </w:t>
      </w:r>
      <w:r w:rsidDel="00000000" w:rsidR="00000000" w:rsidRPr="00000000">
        <w:rPr>
          <w:i w:val="1"/>
          <w:iCs w:val="1"/>
          <w:highlight w:val="white"/>
          <w:rtl w:val="0"/>
        </w:rPr>
        <w:t xml:space="preserve">arXiv preprint arXiv:2108.10019</w:t>
      </w:r>
      <w:r w:rsidDel="00000000" w:rsidR="00000000" w:rsidRPr="00000000">
        <w:rPr>
          <w:highlight w:val="white"/>
          <w:rtl w:val="0"/>
        </w:rPr>
        <w:t xml:space="preserve">. </w:t>
      </w:r>
    </w:p>
    <w:p w:rsidR="00000000" w:rsidDel="00000000" w:rsidP="00000000" w:rsidRDefault="00000000" w:rsidRPr="00000000" w14:paraId="000002C1">
      <w:pPr>
        <w:ind w:left="720" w:hanging="720"/>
        <w:rPr>
          <w:highlight w:val="white"/>
        </w:rPr>
      </w:pPr>
      <w:r w:rsidDel="00000000" w:rsidR="00000000" w:rsidRPr="00000000">
        <w:rPr>
          <w:highlight w:val="white"/>
          <w:rtl w:val="0"/>
        </w:rPr>
        <w:t xml:space="preserve">Abou Elgheit, E. (2025). Generative AI as a disruptive innovation: implications for marketing strategic transformations. </w:t>
      </w:r>
      <w:r w:rsidDel="00000000" w:rsidR="00000000" w:rsidRPr="00000000">
        <w:rPr>
          <w:i w:val="1"/>
          <w:iCs w:val="1"/>
          <w:highlight w:val="white"/>
          <w:rtl w:val="0"/>
        </w:rPr>
        <w:t xml:space="preserve">Foresight and STI Governance</w:t>
      </w:r>
      <w:r w:rsidDel="00000000" w:rsidR="00000000" w:rsidRPr="00000000">
        <w:rPr>
          <w:highlight w:val="white"/>
          <w:rtl w:val="0"/>
        </w:rPr>
        <w:t xml:space="preserve">, </w:t>
      </w:r>
      <w:r w:rsidDel="00000000" w:rsidR="00000000" w:rsidRPr="00000000">
        <w:rPr>
          <w:i w:val="1"/>
          <w:iCs w:val="1"/>
          <w:highlight w:val="white"/>
          <w:rtl w:val="0"/>
        </w:rPr>
        <w:t xml:space="preserve">19</w:t>
      </w:r>
      <w:r w:rsidDel="00000000" w:rsidR="00000000" w:rsidRPr="00000000">
        <w:rPr>
          <w:highlight w:val="white"/>
          <w:rtl w:val="0"/>
        </w:rPr>
        <w:t xml:space="preserve">(1), 6-15. </w:t>
      </w:r>
    </w:p>
    <w:p w:rsidR="00000000" w:rsidDel="00000000" w:rsidP="00000000" w:rsidRDefault="00000000" w:rsidRPr="00000000" w14:paraId="000002C2">
      <w:pPr>
        <w:ind w:left="720" w:hanging="720"/>
        <w:rPr>
          <w:highlight w:val="white"/>
        </w:rPr>
      </w:pPr>
      <w:r w:rsidDel="00000000" w:rsidR="00000000" w:rsidRPr="00000000">
        <w:rPr>
          <w:highlight w:val="white"/>
          <w:rtl w:val="0"/>
        </w:rPr>
        <w:t xml:space="preserve">Gao, Y., Xiong, Y., Gao, X., Jia, K., Pan, J., Bi, Y., ... &amp; Wang, H. (2023). Retrieval-augmented generation for large language models: A survey. </w:t>
      </w:r>
      <w:r w:rsidDel="00000000" w:rsidR="00000000" w:rsidRPr="00000000">
        <w:rPr>
          <w:i w:val="1"/>
          <w:iCs w:val="1"/>
          <w:highlight w:val="white"/>
          <w:rtl w:val="0"/>
        </w:rPr>
        <w:t xml:space="preserve">arXiv preprint arXiv:2312.10997</w:t>
      </w:r>
      <w:r w:rsidDel="00000000" w:rsidR="00000000" w:rsidRPr="00000000">
        <w:rPr>
          <w:highlight w:val="white"/>
          <w:rtl w:val="0"/>
        </w:rPr>
        <w:t xml:space="preserve">, </w:t>
      </w:r>
      <w:r w:rsidDel="00000000" w:rsidR="00000000" w:rsidRPr="00000000">
        <w:rPr>
          <w:i w:val="1"/>
          <w:iCs w:val="1"/>
          <w:highlight w:val="white"/>
          <w:rtl w:val="0"/>
        </w:rPr>
        <w:t xml:space="preserve">2</w:t>
      </w:r>
      <w:r w:rsidDel="00000000" w:rsidR="00000000" w:rsidRPr="00000000">
        <w:rPr>
          <w:highlight w:val="white"/>
          <w:rtl w:val="0"/>
        </w:rPr>
        <w:t xml:space="preserve">(1), 32. </w:t>
      </w:r>
    </w:p>
    <w:p w:rsidR="00000000" w:rsidDel="00000000" w:rsidP="00000000" w:rsidRDefault="00000000" w:rsidRPr="00000000" w14:paraId="000002C3">
      <w:pPr>
        <w:ind w:left="720" w:hanging="720"/>
        <w:rPr>
          <w:highlight w:val="white"/>
        </w:rPr>
      </w:pPr>
      <w:r w:rsidDel="00000000" w:rsidR="00000000" w:rsidRPr="00000000">
        <w:rPr>
          <w:highlight w:val="white"/>
          <w:rtl w:val="0"/>
        </w:rPr>
        <w:t xml:space="preserve">Grewal, D., Satornino, C. B., Davenport, T., &amp; Guha, A. (2025). How generative AI is shaping the future of marketing. </w:t>
      </w:r>
      <w:r w:rsidDel="00000000" w:rsidR="00000000" w:rsidRPr="00000000">
        <w:rPr>
          <w:i w:val="1"/>
          <w:iCs w:val="1"/>
          <w:highlight w:val="white"/>
          <w:rtl w:val="0"/>
        </w:rPr>
        <w:t xml:space="preserve">Journal of the Academy of Marketing Science</w:t>
      </w:r>
      <w:r w:rsidDel="00000000" w:rsidR="00000000" w:rsidRPr="00000000">
        <w:rPr>
          <w:highlight w:val="white"/>
          <w:rtl w:val="0"/>
        </w:rPr>
        <w:t xml:space="preserve">, </w:t>
      </w:r>
      <w:r w:rsidDel="00000000" w:rsidR="00000000" w:rsidRPr="00000000">
        <w:rPr>
          <w:i w:val="1"/>
          <w:iCs w:val="1"/>
          <w:highlight w:val="white"/>
          <w:rtl w:val="0"/>
        </w:rPr>
        <w:t xml:space="preserve">53</w:t>
      </w:r>
      <w:r w:rsidDel="00000000" w:rsidR="00000000" w:rsidRPr="00000000">
        <w:rPr>
          <w:highlight w:val="white"/>
          <w:rtl w:val="0"/>
        </w:rPr>
        <w:t xml:space="preserve">(3), 702-722. </w:t>
      </w:r>
    </w:p>
    <w:p w:rsidR="00000000" w:rsidDel="00000000" w:rsidP="00000000" w:rsidRDefault="00000000" w:rsidRPr="00000000" w14:paraId="000002C4">
      <w:pPr>
        <w:ind w:left="720" w:hanging="720"/>
        <w:rPr>
          <w:highlight w:val="white"/>
        </w:rPr>
      </w:pPr>
      <w:r w:rsidDel="00000000" w:rsidR="00000000" w:rsidRPr="00000000">
        <w:rPr>
          <w:highlight w:val="white"/>
          <w:rtl w:val="0"/>
        </w:rPr>
        <w:t xml:space="preserve">Guercini, S. (2022). Scope of heuristics and digitalization: the case of marketing automation. </w:t>
      </w:r>
      <w:r w:rsidDel="00000000" w:rsidR="00000000" w:rsidRPr="00000000">
        <w:rPr>
          <w:i w:val="1"/>
          <w:iCs w:val="1"/>
          <w:highlight w:val="white"/>
          <w:rtl w:val="0"/>
        </w:rPr>
        <w:t xml:space="preserve">Mind &amp; Society</w:t>
      </w:r>
      <w:r w:rsidDel="00000000" w:rsidR="00000000" w:rsidRPr="00000000">
        <w:rPr>
          <w:highlight w:val="white"/>
          <w:rtl w:val="0"/>
        </w:rPr>
        <w:t xml:space="preserve">, </w:t>
      </w:r>
      <w:r w:rsidDel="00000000" w:rsidR="00000000" w:rsidRPr="00000000">
        <w:rPr>
          <w:i w:val="1"/>
          <w:iCs w:val="1"/>
          <w:highlight w:val="white"/>
          <w:rtl w:val="0"/>
        </w:rPr>
        <w:t xml:space="preserve">21</w:t>
      </w:r>
      <w:r w:rsidDel="00000000" w:rsidR="00000000" w:rsidRPr="00000000">
        <w:rPr>
          <w:highlight w:val="white"/>
          <w:rtl w:val="0"/>
        </w:rPr>
        <w:t xml:space="preserve">(2), 151-164. </w:t>
      </w:r>
    </w:p>
    <w:p w:rsidR="00000000" w:rsidDel="00000000" w:rsidP="00000000" w:rsidRDefault="00000000" w:rsidRPr="00000000" w14:paraId="000002C5">
      <w:pPr>
        <w:ind w:left="720" w:hanging="720"/>
        <w:rPr>
          <w:highlight w:val="white"/>
        </w:rPr>
      </w:pPr>
      <w:r w:rsidDel="00000000" w:rsidR="00000000" w:rsidRPr="00000000">
        <w:rPr>
          <w:highlight w:val="white"/>
          <w:rtl w:val="0"/>
        </w:rPr>
        <w:t xml:space="preserve">Guercini, S. (2023). Marketing automation and the scope of marketers' heuristics. </w:t>
      </w:r>
      <w:r w:rsidDel="00000000" w:rsidR="00000000" w:rsidRPr="00000000">
        <w:rPr>
          <w:i w:val="1"/>
          <w:iCs w:val="1"/>
          <w:highlight w:val="white"/>
          <w:rtl w:val="0"/>
        </w:rPr>
        <w:t xml:space="preserve">Management Decision</w:t>
      </w:r>
      <w:r w:rsidDel="00000000" w:rsidR="00000000" w:rsidRPr="00000000">
        <w:rPr>
          <w:highlight w:val="white"/>
          <w:rtl w:val="0"/>
        </w:rPr>
        <w:t xml:space="preserve">, </w:t>
      </w:r>
      <w:r w:rsidDel="00000000" w:rsidR="00000000" w:rsidRPr="00000000">
        <w:rPr>
          <w:i w:val="1"/>
          <w:iCs w:val="1"/>
          <w:highlight w:val="white"/>
          <w:rtl w:val="0"/>
        </w:rPr>
        <w:t xml:space="preserve">61</w:t>
      </w:r>
      <w:r w:rsidDel="00000000" w:rsidR="00000000" w:rsidRPr="00000000">
        <w:rPr>
          <w:highlight w:val="white"/>
          <w:rtl w:val="0"/>
        </w:rPr>
        <w:t xml:space="preserve">(13), 295-320. </w:t>
      </w:r>
    </w:p>
    <w:p w:rsidR="00000000" w:rsidDel="00000000" w:rsidP="00000000" w:rsidRDefault="00000000" w:rsidRPr="00000000" w14:paraId="000002C6">
      <w:pPr>
        <w:ind w:left="720" w:hanging="720"/>
        <w:rPr>
          <w:highlight w:val="white"/>
        </w:rPr>
      </w:pPr>
      <w:r w:rsidDel="00000000" w:rsidR="00000000" w:rsidRPr="00000000">
        <w:rPr>
          <w:highlight w:val="white"/>
          <w:rtl w:val="0"/>
        </w:rPr>
        <w:t xml:space="preserve">Gupta, S., Lehmann, D. R., &amp; Stuart, J. A. (2004). Valuing customers. </w:t>
      </w:r>
      <w:r w:rsidDel="00000000" w:rsidR="00000000" w:rsidRPr="00000000">
        <w:rPr>
          <w:i w:val="1"/>
          <w:iCs w:val="1"/>
          <w:highlight w:val="white"/>
          <w:rtl w:val="0"/>
        </w:rPr>
        <w:t xml:space="preserve">Journal of marketing research</w:t>
      </w:r>
      <w:r w:rsidDel="00000000" w:rsidR="00000000" w:rsidRPr="00000000">
        <w:rPr>
          <w:highlight w:val="white"/>
          <w:rtl w:val="0"/>
        </w:rPr>
        <w:t xml:space="preserve">, </w:t>
      </w:r>
      <w:r w:rsidDel="00000000" w:rsidR="00000000" w:rsidRPr="00000000">
        <w:rPr>
          <w:i w:val="1"/>
          <w:iCs w:val="1"/>
          <w:highlight w:val="white"/>
          <w:rtl w:val="0"/>
        </w:rPr>
        <w:t xml:space="preserve">41</w:t>
      </w:r>
      <w:r w:rsidDel="00000000" w:rsidR="00000000" w:rsidRPr="00000000">
        <w:rPr>
          <w:highlight w:val="white"/>
          <w:rtl w:val="0"/>
        </w:rPr>
        <w:t xml:space="preserve">(1), 7-18. </w:t>
      </w:r>
    </w:p>
    <w:p w:rsidR="00000000" w:rsidDel="00000000" w:rsidP="00000000" w:rsidRDefault="00000000" w:rsidRPr="00000000" w14:paraId="000002C7">
      <w:pPr>
        <w:ind w:left="720" w:hanging="720"/>
        <w:rPr/>
      </w:pPr>
      <w:r w:rsidDel="00000000" w:rsidR="00000000" w:rsidRPr="00000000">
        <w:rPr>
          <w:rFonts w:ascii="Georgia" w:cs="Georgia" w:eastAsia="Georgia" w:hAnsi="Georgia"/>
          <w:sz w:val="22"/>
          <w:szCs w:val="22"/>
          <w:rtl w:val="0"/>
        </w:rPr>
        <w:t xml:space="preserve">Holmström, J. (2022). From AI to digital transformation: The AI readiness framework. Business Horizons, 65(3), 329–339.</w:t>
      </w:r>
      <w:hyperlink r:id="rId24">
        <w:r w:rsidDel="00000000" w:rsidR="00000000" w:rsidRPr="00000000">
          <w:rPr>
            <w:rFonts w:ascii="Georgia" w:cs="Georgia" w:eastAsia="Georgia" w:hAnsi="Georgia"/>
            <w:sz w:val="22"/>
            <w:szCs w:val="22"/>
            <w:u w:val="single"/>
            <w:rtl w:val="0"/>
          </w:rPr>
          <w:t xml:space="preserve"> </w:t>
        </w:r>
      </w:hyperlink>
      <w:hyperlink r:id="rId25">
        <w:r w:rsidDel="00000000" w:rsidR="00000000" w:rsidRPr="00000000">
          <w:rPr>
            <w:rFonts w:ascii="Georgia" w:cs="Georgia" w:eastAsia="Georgia" w:hAnsi="Georgia"/>
            <w:color w:val="1155cc"/>
            <w:sz w:val="22"/>
            <w:szCs w:val="22"/>
            <w:u w:val="single"/>
            <w:rtl w:val="0"/>
          </w:rPr>
          <w:t xml:space="preserve">https://doi.org/10.1016/j.bushor.2021.03.006</w:t>
        </w:r>
      </w:hyperlink>
      <w:r w:rsidDel="00000000" w:rsidR="00000000" w:rsidRPr="00000000">
        <w:rPr>
          <w:rtl w:val="0"/>
        </w:rPr>
      </w:r>
    </w:p>
    <w:p w:rsidR="00000000" w:rsidDel="00000000" w:rsidP="00000000" w:rsidRDefault="00000000" w:rsidRPr="00000000" w14:paraId="000002C8">
      <w:pPr>
        <w:ind w:left="720" w:hanging="720"/>
        <w:rPr>
          <w:strike w:val="1"/>
        </w:rPr>
      </w:pPr>
      <w:commentRangeStart w:id="123"/>
      <w:r w:rsidDel="00000000" w:rsidR="00000000" w:rsidRPr="00000000">
        <w:rPr>
          <w:strike w:val="1"/>
          <w:color w:val="18181b"/>
          <w:highlight w:val="white"/>
          <w:rtl w:val="0"/>
        </w:rPr>
        <w:t xml:space="preserve">Huang, M., &amp; Rust, R. (2020). A strategic framework for artificial intelligence in marketing. </w:t>
      </w:r>
      <w:r w:rsidDel="00000000" w:rsidR="00000000" w:rsidRPr="00000000">
        <w:rPr>
          <w:i w:val="1"/>
          <w:iCs w:val="1"/>
          <w:strike w:val="1"/>
          <w:color w:val="18181b"/>
          <w:highlight w:val="white"/>
          <w:rtl w:val="0"/>
        </w:rPr>
        <w:t xml:space="preserve">Journal of the Academy of Marketing Science, 49</w:t>
      </w:r>
      <w:r w:rsidDel="00000000" w:rsidR="00000000" w:rsidRPr="00000000">
        <w:rPr>
          <w:strike w:val="1"/>
          <w:color w:val="18181b"/>
          <w:highlight w:val="white"/>
          <w:rtl w:val="0"/>
        </w:rPr>
        <w:t xml:space="preserve">, 30 - 50. </w:t>
      </w:r>
      <w:hyperlink r:id="rId26">
        <w:r w:rsidDel="00000000" w:rsidR="00000000" w:rsidRPr="00000000">
          <w:rPr>
            <w:strike w:val="1"/>
            <w:color w:val="068ef1"/>
            <w:highlight w:val="white"/>
            <w:u w:val="single"/>
            <w:rtl w:val="0"/>
          </w:rPr>
          <w:t xml:space="preserve">https://doi.org/10.1007/s11747-020-00749-9</w:t>
        </w:r>
      </w:hyperlink>
      <w:r w:rsidDel="00000000" w:rsidR="00000000" w:rsidRPr="00000000">
        <w:rPr>
          <w:strike w:val="1"/>
          <w:color w:val="18181b"/>
          <w:highlight w:val="white"/>
          <w:rtl w:val="0"/>
        </w:rPr>
        <w:t xml:space="preserve">.</w:t>
      </w:r>
      <w:r w:rsidDel="00000000" w:rsidR="00000000" w:rsidRPr="00000000">
        <w:rPr>
          <w:strike w:val="1"/>
          <w:rtl w:val="0"/>
        </w:rPr>
        <w:t xml:space="preserve"> </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02C9">
      <w:pPr>
        <w:ind w:left="720" w:hanging="720"/>
        <w:rPr/>
      </w:pPr>
      <w:r w:rsidDel="00000000" w:rsidR="00000000" w:rsidRPr="00000000">
        <w:rPr>
          <w:highlight w:val="white"/>
          <w:rtl w:val="0"/>
        </w:rPr>
        <w:t xml:space="preserve">Hughes, L., Dwivedi, Y. K., Malik, T., Shawosh, M., Albashrawi, M. A., Jeon, I., ... &amp; Walton, P. (2025). AI agents and agentic systems: A multi-expert analysis. </w:t>
      </w:r>
      <w:r w:rsidDel="00000000" w:rsidR="00000000" w:rsidRPr="00000000">
        <w:rPr>
          <w:i w:val="1"/>
          <w:iCs w:val="1"/>
          <w:highlight w:val="white"/>
          <w:rtl w:val="0"/>
        </w:rPr>
        <w:t xml:space="preserve">Journal of Computer Information Systems</w:t>
      </w:r>
      <w:r w:rsidDel="00000000" w:rsidR="00000000" w:rsidRPr="00000000">
        <w:rPr>
          <w:highlight w:val="white"/>
          <w:rtl w:val="0"/>
        </w:rPr>
        <w:t xml:space="preserve">, </w:t>
      </w:r>
      <w:r w:rsidDel="00000000" w:rsidR="00000000" w:rsidRPr="00000000">
        <w:rPr>
          <w:i w:val="1"/>
          <w:iCs w:val="1"/>
          <w:highlight w:val="white"/>
          <w:rtl w:val="0"/>
        </w:rPr>
        <w:t xml:space="preserve">65</w:t>
      </w:r>
      <w:r w:rsidDel="00000000" w:rsidR="00000000" w:rsidRPr="00000000">
        <w:rPr>
          <w:highlight w:val="white"/>
          <w:rtl w:val="0"/>
        </w:rPr>
        <w:t xml:space="preserve">(4), 489-517.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A">
      <w:pPr>
        <w:spacing w:line="360" w:lineRule="auto"/>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Jain, V., Wadhwani, K., &amp; Eastman, J. K. (2024). Artificial intelligence consumer behavior: A hybrid review and research agenda. </w:t>
      </w:r>
      <w:r w:rsidDel="00000000" w:rsidR="00000000" w:rsidRPr="00000000">
        <w:rPr>
          <w:rFonts w:ascii="Georgia" w:cs="Georgia" w:eastAsia="Georgia" w:hAnsi="Georgia"/>
          <w:i w:val="1"/>
          <w:iCs w:val="1"/>
          <w:sz w:val="22"/>
          <w:szCs w:val="22"/>
          <w:highlight w:val="white"/>
          <w:rtl w:val="0"/>
        </w:rPr>
        <w:t xml:space="preserve">Journal of consumer behaviour</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23</w:t>
      </w:r>
      <w:r w:rsidDel="00000000" w:rsidR="00000000" w:rsidRPr="00000000">
        <w:rPr>
          <w:rFonts w:ascii="Georgia" w:cs="Georgia" w:eastAsia="Georgia" w:hAnsi="Georgia"/>
          <w:sz w:val="22"/>
          <w:szCs w:val="22"/>
          <w:highlight w:val="white"/>
          <w:rtl w:val="0"/>
        </w:rPr>
        <w:t xml:space="preserve">(2), 676-697.</w:t>
      </w:r>
    </w:p>
    <w:p w:rsidR="00000000" w:rsidDel="00000000" w:rsidP="00000000" w:rsidRDefault="00000000" w:rsidRPr="00000000" w14:paraId="000002CB">
      <w:pPr>
        <w:spacing w:line="360" w:lineRule="auto"/>
        <w:ind w:left="720" w:hanging="720"/>
        <w:rPr>
          <w:highlight w:val="white"/>
        </w:rPr>
      </w:pPr>
      <w:r w:rsidDel="00000000" w:rsidR="00000000" w:rsidRPr="00000000">
        <w:rPr>
          <w:highlight w:val="white"/>
          <w:rtl w:val="0"/>
        </w:rPr>
        <w:t xml:space="preserve">Järvinen, J., &amp; Taiminen, H. (2016). Harnessing marketing automation for B2B content marketing. </w:t>
      </w:r>
      <w:r w:rsidDel="00000000" w:rsidR="00000000" w:rsidRPr="00000000">
        <w:rPr>
          <w:i w:val="1"/>
          <w:iCs w:val="1"/>
          <w:highlight w:val="white"/>
          <w:rtl w:val="0"/>
        </w:rPr>
        <w:t xml:space="preserve">Industrial marketing management</w:t>
      </w:r>
      <w:r w:rsidDel="00000000" w:rsidR="00000000" w:rsidRPr="00000000">
        <w:rPr>
          <w:highlight w:val="white"/>
          <w:rtl w:val="0"/>
        </w:rPr>
        <w:t xml:space="preserve">, </w:t>
      </w:r>
      <w:r w:rsidDel="00000000" w:rsidR="00000000" w:rsidRPr="00000000">
        <w:rPr>
          <w:i w:val="1"/>
          <w:iCs w:val="1"/>
          <w:highlight w:val="white"/>
          <w:rtl w:val="0"/>
        </w:rPr>
        <w:t xml:space="preserve">54</w:t>
      </w:r>
      <w:r w:rsidDel="00000000" w:rsidR="00000000" w:rsidRPr="00000000">
        <w:rPr>
          <w:highlight w:val="white"/>
          <w:rtl w:val="0"/>
        </w:rPr>
        <w:t xml:space="preserve">, 164-175. </w:t>
      </w:r>
      <w:r w:rsidDel="00000000" w:rsidR="00000000" w:rsidRPr="00000000">
        <w:rPr>
          <w:rtl w:val="0"/>
        </w:rPr>
      </w:r>
    </w:p>
    <w:p w:rsidR="00000000" w:rsidDel="00000000" w:rsidP="00000000" w:rsidRDefault="00000000" w:rsidRPr="00000000" w14:paraId="000002CC">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Kastner, J. K., &amp; Hong, S. J. (1984). A review of expert systems. </w:t>
      </w:r>
      <w:r w:rsidDel="00000000" w:rsidR="00000000" w:rsidRPr="00000000">
        <w:rPr>
          <w:rFonts w:ascii="Georgia" w:cs="Georgia" w:eastAsia="Georgia" w:hAnsi="Georgia"/>
          <w:i w:val="1"/>
          <w:iCs w:val="1"/>
          <w:sz w:val="22"/>
          <w:szCs w:val="22"/>
          <w:highlight w:val="white"/>
          <w:rtl w:val="0"/>
        </w:rPr>
        <w:t xml:space="preserve">European journal of operational research</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18</w:t>
      </w:r>
      <w:r w:rsidDel="00000000" w:rsidR="00000000" w:rsidRPr="00000000">
        <w:rPr>
          <w:rFonts w:ascii="Georgia" w:cs="Georgia" w:eastAsia="Georgia" w:hAnsi="Georgia"/>
          <w:sz w:val="22"/>
          <w:szCs w:val="22"/>
          <w:highlight w:val="white"/>
          <w:rtl w:val="0"/>
        </w:rPr>
        <w:t xml:space="preserve">(3), 285-292.</w:t>
      </w:r>
    </w:p>
    <w:p w:rsidR="00000000" w:rsidDel="00000000" w:rsidP="00000000" w:rsidRDefault="00000000" w:rsidRPr="00000000" w14:paraId="000002CD">
      <w:pPr>
        <w:ind w:left="720" w:hanging="720"/>
        <w:rPr>
          <w:highlight w:val="white"/>
        </w:rPr>
      </w:pPr>
      <w:r w:rsidDel="00000000" w:rsidR="00000000" w:rsidRPr="00000000">
        <w:rPr>
          <w:highlight w:val="white"/>
          <w:rtl w:val="0"/>
        </w:rPr>
        <w:t xml:space="preserve">Kohavi, R., Longbotham, R., Sommerfield, D., &amp; Henne, R. M. (2009). Controlled experiments on the web: survey and practical guide. </w:t>
      </w:r>
      <w:r w:rsidDel="00000000" w:rsidR="00000000" w:rsidRPr="00000000">
        <w:rPr>
          <w:i w:val="1"/>
          <w:iCs w:val="1"/>
          <w:highlight w:val="white"/>
          <w:rtl w:val="0"/>
        </w:rPr>
        <w:t xml:space="preserve">Data mining and knowledge discovery</w:t>
      </w:r>
      <w:r w:rsidDel="00000000" w:rsidR="00000000" w:rsidRPr="00000000">
        <w:rPr>
          <w:highlight w:val="white"/>
          <w:rtl w:val="0"/>
        </w:rPr>
        <w:t xml:space="preserve">, </w:t>
      </w:r>
      <w:r w:rsidDel="00000000" w:rsidR="00000000" w:rsidRPr="00000000">
        <w:rPr>
          <w:i w:val="1"/>
          <w:iCs w:val="1"/>
          <w:highlight w:val="white"/>
          <w:rtl w:val="0"/>
        </w:rPr>
        <w:t xml:space="preserve">18</w:t>
      </w:r>
      <w:r w:rsidDel="00000000" w:rsidR="00000000" w:rsidRPr="00000000">
        <w:rPr>
          <w:highlight w:val="white"/>
          <w:rtl w:val="0"/>
        </w:rPr>
        <w:t xml:space="preserve">(1), 140-181. </w:t>
      </w:r>
    </w:p>
    <w:p w:rsidR="00000000" w:rsidDel="00000000" w:rsidP="00000000" w:rsidRDefault="00000000" w:rsidRPr="00000000" w14:paraId="000002CE">
      <w:pPr>
        <w:spacing w:line="360" w:lineRule="auto"/>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Kim, J. (2025). Advertising in the Age of Agentic AI: Call for Research. </w:t>
      </w:r>
      <w:r w:rsidDel="00000000" w:rsidR="00000000" w:rsidRPr="00000000">
        <w:rPr>
          <w:rFonts w:ascii="Georgia" w:cs="Georgia" w:eastAsia="Georgia" w:hAnsi="Georgia"/>
          <w:i w:val="1"/>
          <w:iCs w:val="1"/>
          <w:sz w:val="22"/>
          <w:szCs w:val="22"/>
          <w:highlight w:val="white"/>
          <w:rtl w:val="0"/>
        </w:rPr>
        <w:t xml:space="preserve">Journal of Interactive Advertising</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25</w:t>
      </w:r>
      <w:r w:rsidDel="00000000" w:rsidR="00000000" w:rsidRPr="00000000">
        <w:rPr>
          <w:rFonts w:ascii="Georgia" w:cs="Georgia" w:eastAsia="Georgia" w:hAnsi="Georgia"/>
          <w:sz w:val="22"/>
          <w:szCs w:val="22"/>
          <w:highlight w:val="white"/>
          <w:rtl w:val="0"/>
        </w:rPr>
        <w:t xml:space="preserve">(3), 215-221.</w:t>
      </w:r>
      <w:r w:rsidDel="00000000" w:rsidR="00000000" w:rsidRPr="00000000">
        <w:rPr>
          <w:rtl w:val="0"/>
        </w:rPr>
      </w:r>
    </w:p>
    <w:p w:rsidR="00000000" w:rsidDel="00000000" w:rsidP="00000000" w:rsidRDefault="00000000" w:rsidRPr="00000000" w14:paraId="000002CF">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Krizhevsky, Alex, Ilya Sutskever, and Geoffrey E. Hinton. "Imagenet classification with deep convolutional neural networks." </w:t>
      </w:r>
      <w:r w:rsidDel="00000000" w:rsidR="00000000" w:rsidRPr="00000000">
        <w:rPr>
          <w:rFonts w:ascii="Georgia" w:cs="Georgia" w:eastAsia="Georgia" w:hAnsi="Georgia"/>
          <w:i w:val="1"/>
          <w:iCs w:val="1"/>
          <w:sz w:val="22"/>
          <w:szCs w:val="22"/>
          <w:highlight w:val="white"/>
          <w:rtl w:val="0"/>
        </w:rPr>
        <w:t xml:space="preserve">Advances in neural information processing systems</w:t>
      </w:r>
      <w:r w:rsidDel="00000000" w:rsidR="00000000" w:rsidRPr="00000000">
        <w:rPr>
          <w:rFonts w:ascii="Georgia" w:cs="Georgia" w:eastAsia="Georgia" w:hAnsi="Georgia"/>
          <w:sz w:val="22"/>
          <w:szCs w:val="22"/>
          <w:highlight w:val="white"/>
          <w:rtl w:val="0"/>
        </w:rPr>
        <w:t xml:space="preserve"> 25 (2012).</w:t>
      </w:r>
      <w:r w:rsidDel="00000000" w:rsidR="00000000" w:rsidRPr="00000000">
        <w:rPr>
          <w:rtl w:val="0"/>
        </w:rPr>
      </w:r>
    </w:p>
    <w:p w:rsidR="00000000" w:rsidDel="00000000" w:rsidP="00000000" w:rsidRDefault="00000000" w:rsidRPr="00000000" w14:paraId="000002D0">
      <w:pPr>
        <w:ind w:left="720" w:hanging="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Lewis, P., Perez, E., Piktus, A., Petroni, F., Karpukhin, V., Goyal, N., Küttler, H., Lewis, M., Yih, W., Rocktäschel, T., et al. (2020). Retrieval-augmented generation for knowledge-intensive nlp tasks. Advances in Neural Information Processing Systems, 33, 9459–9474.</w:t>
      </w:r>
    </w:p>
    <w:p w:rsidR="00000000" w:rsidDel="00000000" w:rsidP="00000000" w:rsidRDefault="00000000" w:rsidRPr="00000000" w14:paraId="000002D1">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Li, M., Guo, S., &amp; Liu, R. (2025). BERT-based Consumer Sentiment Analysis for Personalized Marketing Strategies. </w:t>
      </w:r>
      <w:r w:rsidDel="00000000" w:rsidR="00000000" w:rsidRPr="00000000">
        <w:rPr>
          <w:rFonts w:ascii="Georgia" w:cs="Georgia" w:eastAsia="Georgia" w:hAnsi="Georgia"/>
          <w:i w:val="1"/>
          <w:iCs w:val="1"/>
          <w:sz w:val="22"/>
          <w:szCs w:val="22"/>
          <w:highlight w:val="white"/>
          <w:rtl w:val="0"/>
        </w:rPr>
        <w:t xml:space="preserve">Informatica</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49</w:t>
      </w:r>
      <w:r w:rsidDel="00000000" w:rsidR="00000000" w:rsidRPr="00000000">
        <w:rPr>
          <w:rFonts w:ascii="Georgia" w:cs="Georgia" w:eastAsia="Georgia" w:hAnsi="Georgia"/>
          <w:sz w:val="22"/>
          <w:szCs w:val="22"/>
          <w:highlight w:val="white"/>
          <w:rtl w:val="0"/>
        </w:rPr>
        <w:t xml:space="preserve">(28).</w:t>
      </w:r>
    </w:p>
    <w:p w:rsidR="00000000" w:rsidDel="00000000" w:rsidP="00000000" w:rsidRDefault="00000000" w:rsidRPr="00000000" w14:paraId="000002D2">
      <w:pPr>
        <w:ind w:left="720" w:hanging="720"/>
        <w:rPr>
          <w:highlight w:val="white"/>
        </w:rPr>
      </w:pPr>
      <w:r w:rsidDel="00000000" w:rsidR="00000000" w:rsidRPr="00000000">
        <w:rPr>
          <w:highlight w:val="white"/>
          <w:rtl w:val="0"/>
        </w:rPr>
        <w:t xml:space="preserve">Little, J. D. (1979). Decision support systems for marketing managers. </w:t>
      </w:r>
      <w:r w:rsidDel="00000000" w:rsidR="00000000" w:rsidRPr="00000000">
        <w:rPr>
          <w:i w:val="1"/>
          <w:iCs w:val="1"/>
          <w:highlight w:val="white"/>
          <w:rtl w:val="0"/>
        </w:rPr>
        <w:t xml:space="preserve">Journal of marketing</w:t>
      </w:r>
      <w:r w:rsidDel="00000000" w:rsidR="00000000" w:rsidRPr="00000000">
        <w:rPr>
          <w:highlight w:val="white"/>
          <w:rtl w:val="0"/>
        </w:rPr>
        <w:t xml:space="preserve">, </w:t>
      </w:r>
      <w:r w:rsidDel="00000000" w:rsidR="00000000" w:rsidRPr="00000000">
        <w:rPr>
          <w:i w:val="1"/>
          <w:iCs w:val="1"/>
          <w:highlight w:val="white"/>
          <w:rtl w:val="0"/>
        </w:rPr>
        <w:t xml:space="preserve">43</w:t>
      </w:r>
      <w:r w:rsidDel="00000000" w:rsidR="00000000" w:rsidRPr="00000000">
        <w:rPr>
          <w:highlight w:val="white"/>
          <w:rtl w:val="0"/>
        </w:rPr>
        <w:t xml:space="preserve">(3), 9-26. </w:t>
      </w:r>
    </w:p>
    <w:p w:rsidR="00000000" w:rsidDel="00000000" w:rsidP="00000000" w:rsidRDefault="00000000" w:rsidRPr="00000000" w14:paraId="000002D3">
      <w:pPr>
        <w:ind w:left="720" w:hanging="720"/>
        <w:rPr>
          <w:rFonts w:ascii="Georgia" w:cs="Georgia" w:eastAsia="Georgia" w:hAnsi="Georgia"/>
          <w:strike w:val="1"/>
          <w:sz w:val="22"/>
          <w:szCs w:val="22"/>
          <w:highlight w:val="white"/>
        </w:rPr>
      </w:pPr>
      <w:commentRangeStart w:id="124"/>
      <w:r w:rsidDel="00000000" w:rsidR="00000000" w:rsidRPr="00000000">
        <w:rPr>
          <w:rFonts w:ascii="Georgia" w:cs="Georgia" w:eastAsia="Georgia" w:hAnsi="Georgia"/>
          <w:strike w:val="1"/>
          <w:sz w:val="22"/>
          <w:szCs w:val="22"/>
          <w:highlight w:val="white"/>
          <w:rtl w:val="0"/>
        </w:rPr>
        <w:t xml:space="preserve">Luo, X., Tong, S., Fang, Z., &amp; Qu, Z. (2019). Machines versus humans: the impact of AI chatbot disclosure on customer purchases. </w:t>
      </w:r>
      <w:r w:rsidDel="00000000" w:rsidR="00000000" w:rsidRPr="00000000">
        <w:rPr>
          <w:rFonts w:ascii="Georgia" w:cs="Georgia" w:eastAsia="Georgia" w:hAnsi="Georgia"/>
          <w:i w:val="1"/>
          <w:iCs w:val="1"/>
          <w:strike w:val="1"/>
          <w:sz w:val="22"/>
          <w:szCs w:val="22"/>
          <w:highlight w:val="white"/>
          <w:rtl w:val="0"/>
        </w:rPr>
        <w:t xml:space="preserve">Luo, X, Tong S, Fang Z, Qu</w:t>
      </w:r>
      <w:r w:rsidDel="00000000" w:rsidR="00000000" w:rsidRPr="00000000">
        <w:rPr>
          <w:rFonts w:ascii="Georgia" w:cs="Georgia" w:eastAsia="Georgia" w:hAnsi="Georgia"/>
          <w:strike w:val="1"/>
          <w:sz w:val="22"/>
          <w:szCs w:val="22"/>
          <w:highlight w:val="white"/>
          <w:rtl w:val="0"/>
        </w:rPr>
        <w:t xml:space="preserve">, (2019), 20-33.</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2D4">
      <w:pPr>
        <w:ind w:left="720" w:hanging="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Mayer, H., Yee, L., Chui, M., &amp; Roberts, R. (2025). AI in the workplace: A report for 2025. McKinsey &amp; Company.</w:t>
      </w:r>
      <w:hyperlink r:id="rId27">
        <w:r w:rsidDel="00000000" w:rsidR="00000000" w:rsidRPr="00000000">
          <w:rPr>
            <w:rFonts w:ascii="Georgia" w:cs="Georgia" w:eastAsia="Georgia" w:hAnsi="Georgia"/>
            <w:sz w:val="22"/>
            <w:szCs w:val="22"/>
            <w:u w:val="single"/>
            <w:rtl w:val="0"/>
          </w:rPr>
          <w:t xml:space="preserve"> </w:t>
        </w:r>
      </w:hyperlink>
      <w:hyperlink r:id="rId28">
        <w:r w:rsidDel="00000000" w:rsidR="00000000" w:rsidRPr="00000000">
          <w:rPr>
            <w:rFonts w:ascii="Georgia" w:cs="Georgia" w:eastAsia="Georgia" w:hAnsi="Georgia"/>
            <w:color w:val="1155cc"/>
            <w:sz w:val="22"/>
            <w:szCs w:val="22"/>
            <w:u w:val="single"/>
            <w:rtl w:val="0"/>
          </w:rPr>
          <w:t xml:space="preserve">https://www.mckinsey.com/capabilities/mckinsey-digital/our-insights/superagency-in-the-workplace-empowering-people-to-unlock-ais-full-potential-at-work</w:t>
        </w:r>
      </w:hyperlink>
      <w:r w:rsidDel="00000000" w:rsidR="00000000" w:rsidRPr="00000000">
        <w:rPr>
          <w:rtl w:val="0"/>
        </w:rPr>
      </w:r>
    </w:p>
    <w:p w:rsidR="00000000" w:rsidDel="00000000" w:rsidP="00000000" w:rsidRDefault="00000000" w:rsidRPr="00000000" w14:paraId="000002D5">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Mikolov, T., Sutskever, I., Chen, K., Corrado, G. S., &amp; Dean, J. (2013). Distributed representations of words and phrases and their compositionality. </w:t>
      </w:r>
      <w:r w:rsidDel="00000000" w:rsidR="00000000" w:rsidRPr="00000000">
        <w:rPr>
          <w:rFonts w:ascii="Georgia" w:cs="Georgia" w:eastAsia="Georgia" w:hAnsi="Georgia"/>
          <w:i w:val="1"/>
          <w:iCs w:val="1"/>
          <w:sz w:val="22"/>
          <w:szCs w:val="22"/>
          <w:highlight w:val="white"/>
          <w:rtl w:val="0"/>
        </w:rPr>
        <w:t xml:space="preserve">Advances in neural information processing systems</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26</w:t>
      </w:r>
      <w:r w:rsidDel="00000000" w:rsidR="00000000" w:rsidRPr="00000000">
        <w:rPr>
          <w:rFonts w:ascii="Georgia" w:cs="Georgia" w:eastAsia="Georgia" w:hAnsi="Georgia"/>
          <w:sz w:val="22"/>
          <w:szCs w:val="22"/>
          <w:highlight w:val="white"/>
          <w:rtl w:val="0"/>
        </w:rPr>
        <w:t xml:space="preserve">.</w:t>
      </w:r>
    </w:p>
    <w:p w:rsidR="00000000" w:rsidDel="00000000" w:rsidP="00000000" w:rsidRDefault="00000000" w:rsidRPr="00000000" w14:paraId="000002D6">
      <w:pPr>
        <w:ind w:left="720" w:hanging="720"/>
        <w:rPr>
          <w:highlight w:val="white"/>
        </w:rPr>
      </w:pPr>
      <w:r w:rsidDel="00000000" w:rsidR="00000000" w:rsidRPr="00000000">
        <w:rPr>
          <w:highlight w:val="white"/>
          <w:rtl w:val="0"/>
        </w:rPr>
        <w:t xml:space="preserve">Mitchell, A. A., Russo, J. E., &amp; Wittink, D. R. (1991). Issues in the development and use of expert systems for marketing decisions. </w:t>
      </w:r>
      <w:r w:rsidDel="00000000" w:rsidR="00000000" w:rsidRPr="00000000">
        <w:rPr>
          <w:i w:val="1"/>
          <w:iCs w:val="1"/>
          <w:highlight w:val="white"/>
          <w:rtl w:val="0"/>
        </w:rPr>
        <w:t xml:space="preserve">International Journal of Research in Marketing</w:t>
      </w:r>
      <w:r w:rsidDel="00000000" w:rsidR="00000000" w:rsidRPr="00000000">
        <w:rPr>
          <w:highlight w:val="white"/>
          <w:rtl w:val="0"/>
        </w:rPr>
        <w:t xml:space="preserve">, </w:t>
      </w:r>
      <w:r w:rsidDel="00000000" w:rsidR="00000000" w:rsidRPr="00000000">
        <w:rPr>
          <w:i w:val="1"/>
          <w:iCs w:val="1"/>
          <w:highlight w:val="white"/>
          <w:rtl w:val="0"/>
        </w:rPr>
        <w:t xml:space="preserve">8</w:t>
      </w:r>
      <w:r w:rsidDel="00000000" w:rsidR="00000000" w:rsidRPr="00000000">
        <w:rPr>
          <w:highlight w:val="white"/>
          <w:rtl w:val="0"/>
        </w:rPr>
        <w:t xml:space="preserve">(1), 41-50. </w:t>
      </w:r>
    </w:p>
    <w:p w:rsidR="00000000" w:rsidDel="00000000" w:rsidP="00000000" w:rsidRDefault="00000000" w:rsidRPr="00000000" w14:paraId="000002D7">
      <w:pPr>
        <w:spacing w:line="360" w:lineRule="auto"/>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Mogaji, E., &amp; Jain, V. (2024). How generative AI is (will) change consumer behaviour: Postulating the potential impact and implications for research, practice, and policy. </w:t>
      </w:r>
      <w:r w:rsidDel="00000000" w:rsidR="00000000" w:rsidRPr="00000000">
        <w:rPr>
          <w:rFonts w:ascii="Georgia" w:cs="Georgia" w:eastAsia="Georgia" w:hAnsi="Georgia"/>
          <w:i w:val="1"/>
          <w:iCs w:val="1"/>
          <w:sz w:val="22"/>
          <w:szCs w:val="22"/>
          <w:highlight w:val="white"/>
          <w:rtl w:val="0"/>
        </w:rPr>
        <w:t xml:space="preserve">Journal of consumer behaviour</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23</w:t>
      </w:r>
      <w:r w:rsidDel="00000000" w:rsidR="00000000" w:rsidRPr="00000000">
        <w:rPr>
          <w:rFonts w:ascii="Georgia" w:cs="Georgia" w:eastAsia="Georgia" w:hAnsi="Georgia"/>
          <w:sz w:val="22"/>
          <w:szCs w:val="22"/>
          <w:highlight w:val="white"/>
          <w:rtl w:val="0"/>
        </w:rPr>
        <w:t xml:space="preserve">(5), 2379-2389.</w:t>
      </w:r>
    </w:p>
    <w:p w:rsidR="00000000" w:rsidDel="00000000" w:rsidP="00000000" w:rsidRDefault="00000000" w:rsidRPr="00000000" w14:paraId="000002D8">
      <w:pPr>
        <w:spacing w:line="360" w:lineRule="auto"/>
        <w:ind w:left="720" w:hanging="720"/>
        <w:rPr/>
      </w:pPr>
      <w:r w:rsidDel="00000000" w:rsidR="00000000" w:rsidRPr="00000000">
        <w:rPr>
          <w:highlight w:val="white"/>
          <w:rtl w:val="0"/>
        </w:rPr>
        <w:t xml:space="preserve">Moralles, C., Da Costa, L. A. L., Rigo, S. J., Kunst, R., De Souza, V. C., Silva, E. P., ... &amp; Roehrs, A. (2026). A Systematic Literature Review of Agentic AI: Definitions, Architectures, and Challenges. </w:t>
      </w:r>
      <w:r w:rsidDel="00000000" w:rsidR="00000000" w:rsidRPr="00000000">
        <w:rPr>
          <w:i w:val="1"/>
          <w:iCs w:val="1"/>
          <w:highlight w:val="white"/>
          <w:rtl w:val="0"/>
        </w:rPr>
        <w:t xml:space="preserve">IEEE Access</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2D9">
      <w:pPr>
        <w:ind w:left="720" w:hanging="720"/>
        <w:rPr/>
      </w:pPr>
      <w:r w:rsidDel="00000000" w:rsidR="00000000" w:rsidRPr="00000000">
        <w:rPr>
          <w:rtl w:val="0"/>
        </w:rPr>
        <w:t xml:space="preserve">OpenAI. (2022, November 30). </w:t>
      </w:r>
      <w:r w:rsidDel="00000000" w:rsidR="00000000" w:rsidRPr="00000000">
        <w:rPr>
          <w:i w:val="1"/>
          <w:iCs w:val="1"/>
          <w:rtl w:val="0"/>
        </w:rPr>
        <w:t xml:space="preserve">Introducing ChatGPT</w:t>
      </w:r>
      <w:r w:rsidDel="00000000" w:rsidR="00000000" w:rsidRPr="00000000">
        <w:rPr>
          <w:rtl w:val="0"/>
        </w:rPr>
        <w:t xml:space="preserve">.  </w:t>
      </w:r>
      <w:hyperlink r:id="rId29">
        <w:r w:rsidDel="00000000" w:rsidR="00000000" w:rsidRPr="00000000">
          <w:rPr>
            <w:color w:val="1155cc"/>
            <w:u w:val="single"/>
            <w:rtl w:val="0"/>
          </w:rPr>
          <w:t xml:space="preserve">https://openai.com/index/chatgpt/</w:t>
        </w:r>
      </w:hyperlink>
      <w:r w:rsidDel="00000000" w:rsidR="00000000" w:rsidRPr="00000000">
        <w:rPr>
          <w:rtl w:val="0"/>
        </w:rPr>
      </w:r>
    </w:p>
    <w:p w:rsidR="00000000" w:rsidDel="00000000" w:rsidP="00000000" w:rsidRDefault="00000000" w:rsidRPr="00000000" w14:paraId="000002DA">
      <w:pPr>
        <w:ind w:left="720" w:hanging="720"/>
        <w:rPr>
          <w:highlight w:val="white"/>
        </w:rPr>
      </w:pPr>
      <w:r w:rsidDel="00000000" w:rsidR="00000000" w:rsidRPr="00000000">
        <w:rPr>
          <w:rtl w:val="0"/>
        </w:rPr>
        <w:t xml:space="preserve">OpenAI. (2023, June 13). </w:t>
      </w:r>
      <w:r w:rsidDel="00000000" w:rsidR="00000000" w:rsidRPr="00000000">
        <w:rPr>
          <w:i w:val="1"/>
          <w:iCs w:val="1"/>
          <w:rtl w:val="0"/>
        </w:rPr>
        <w:t xml:space="preserve">Function calling and other API updates</w:t>
      </w:r>
      <w:r w:rsidDel="00000000" w:rsidR="00000000" w:rsidRPr="00000000">
        <w:rPr>
          <w:rtl w:val="0"/>
        </w:rPr>
        <w:t xml:space="preserve">. OpenAI.  </w:t>
      </w:r>
      <w:hyperlink r:id="rId30">
        <w:r w:rsidDel="00000000" w:rsidR="00000000" w:rsidRPr="00000000">
          <w:rPr>
            <w:color w:val="1155cc"/>
            <w:u w:val="single"/>
            <w:rtl w:val="0"/>
          </w:rPr>
          <w:t xml:space="preserve">https://openai.com/index/function-calling-and-other-api-updates/</w:t>
        </w:r>
      </w:hyperlink>
      <w:r w:rsidDel="00000000" w:rsidR="00000000" w:rsidRPr="00000000">
        <w:rPr>
          <w:rtl w:val="0"/>
        </w:rPr>
      </w:r>
    </w:p>
    <w:p w:rsidR="00000000" w:rsidDel="00000000" w:rsidP="00000000" w:rsidRDefault="00000000" w:rsidRPr="00000000" w14:paraId="000002DB">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Patton, M. Q. (2014). </w:t>
      </w:r>
      <w:r w:rsidDel="00000000" w:rsidR="00000000" w:rsidRPr="00000000">
        <w:rPr>
          <w:rFonts w:ascii="Georgia" w:cs="Georgia" w:eastAsia="Georgia" w:hAnsi="Georgia"/>
          <w:i w:val="1"/>
          <w:iCs w:val="1"/>
          <w:sz w:val="22"/>
          <w:szCs w:val="22"/>
          <w:highlight w:val="white"/>
          <w:rtl w:val="0"/>
        </w:rPr>
        <w:t xml:space="preserve">Qualitative research &amp; evaluation methods: Integrating theory and practice</w:t>
      </w:r>
      <w:r w:rsidDel="00000000" w:rsidR="00000000" w:rsidRPr="00000000">
        <w:rPr>
          <w:rFonts w:ascii="Georgia" w:cs="Georgia" w:eastAsia="Georgia" w:hAnsi="Georgia"/>
          <w:sz w:val="22"/>
          <w:szCs w:val="22"/>
          <w:highlight w:val="white"/>
          <w:rtl w:val="0"/>
        </w:rPr>
        <w:t xml:space="preserve">. Sage publications.</w:t>
      </w:r>
    </w:p>
    <w:p w:rsidR="00000000" w:rsidDel="00000000" w:rsidP="00000000" w:rsidRDefault="00000000" w:rsidRPr="00000000" w14:paraId="000002DC">
      <w:pPr>
        <w:ind w:left="720" w:hanging="720"/>
        <w:rPr>
          <w:rFonts w:ascii="Georgia" w:cs="Georgia" w:eastAsia="Georgia" w:hAnsi="Georgia"/>
          <w:strike w:val="1"/>
          <w:sz w:val="22"/>
          <w:szCs w:val="22"/>
          <w:highlight w:val="white"/>
        </w:rPr>
      </w:pPr>
      <w:commentRangeStart w:id="125"/>
      <w:r w:rsidDel="00000000" w:rsidR="00000000" w:rsidRPr="00000000">
        <w:rPr>
          <w:rFonts w:ascii="Georgia" w:cs="Georgia" w:eastAsia="Georgia" w:hAnsi="Georgia"/>
          <w:strike w:val="1"/>
          <w:sz w:val="22"/>
          <w:szCs w:val="22"/>
          <w:highlight w:val="white"/>
          <w:rtl w:val="0"/>
        </w:rPr>
        <w:t xml:space="preserve">Parker, C., Scott, S., &amp; Geddes, A. (2019). Snowball sampling. </w:t>
      </w:r>
      <w:r w:rsidDel="00000000" w:rsidR="00000000" w:rsidRPr="00000000">
        <w:rPr>
          <w:rFonts w:ascii="Georgia" w:cs="Georgia" w:eastAsia="Georgia" w:hAnsi="Georgia"/>
          <w:i w:val="1"/>
          <w:iCs w:val="1"/>
          <w:strike w:val="1"/>
          <w:sz w:val="22"/>
          <w:szCs w:val="22"/>
          <w:highlight w:val="white"/>
          <w:rtl w:val="0"/>
        </w:rPr>
        <w:t xml:space="preserve">SAGE research methods foundations</w:t>
      </w:r>
      <w:r w:rsidDel="00000000" w:rsidR="00000000" w:rsidRPr="00000000">
        <w:rPr>
          <w:rFonts w:ascii="Georgia" w:cs="Georgia" w:eastAsia="Georgia" w:hAnsi="Georgia"/>
          <w:strike w:val="1"/>
          <w:sz w:val="22"/>
          <w:szCs w:val="22"/>
          <w:highlight w:val="white"/>
          <w:rtl w:val="0"/>
        </w:rPr>
        <w:t xml:space="preserve">.</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02DD">
      <w:pPr>
        <w:ind w:left="720" w:hanging="720"/>
        <w:rPr>
          <w:highlight w:val="white"/>
        </w:rPr>
      </w:pPr>
      <w:r w:rsidDel="00000000" w:rsidR="00000000" w:rsidRPr="00000000">
        <w:rPr>
          <w:highlight w:val="white"/>
          <w:rtl w:val="0"/>
        </w:rPr>
        <w:t xml:space="preserve">Schafer, J. B., Konstan, J. A., &amp; Riedl, J. (2001). E-commerce recommendation applications. </w:t>
      </w:r>
      <w:r w:rsidDel="00000000" w:rsidR="00000000" w:rsidRPr="00000000">
        <w:rPr>
          <w:i w:val="1"/>
          <w:iCs w:val="1"/>
          <w:highlight w:val="white"/>
          <w:rtl w:val="0"/>
        </w:rPr>
        <w:t xml:space="preserve">Data mining and knowledge discovery</w:t>
      </w:r>
      <w:r w:rsidDel="00000000" w:rsidR="00000000" w:rsidRPr="00000000">
        <w:rPr>
          <w:highlight w:val="white"/>
          <w:rtl w:val="0"/>
        </w:rPr>
        <w:t xml:space="preserve">, </w:t>
      </w:r>
      <w:r w:rsidDel="00000000" w:rsidR="00000000" w:rsidRPr="00000000">
        <w:rPr>
          <w:i w:val="1"/>
          <w:iCs w:val="1"/>
          <w:highlight w:val="white"/>
          <w:rtl w:val="0"/>
        </w:rPr>
        <w:t xml:space="preserve">5</w:t>
      </w:r>
      <w:r w:rsidDel="00000000" w:rsidR="00000000" w:rsidRPr="00000000">
        <w:rPr>
          <w:highlight w:val="white"/>
          <w:rtl w:val="0"/>
        </w:rPr>
        <w:t xml:space="preserve">(1), 115-153. </w:t>
      </w:r>
    </w:p>
    <w:p w:rsidR="00000000" w:rsidDel="00000000" w:rsidP="00000000" w:rsidRDefault="00000000" w:rsidRPr="00000000" w14:paraId="000002DE">
      <w:pPr>
        <w:ind w:left="720" w:hanging="720"/>
        <w:rPr>
          <w:sz w:val="24"/>
          <w:szCs w:val="24"/>
          <w:highlight w:val="white"/>
        </w:rPr>
      </w:pPr>
      <w:r w:rsidDel="00000000" w:rsidR="00000000" w:rsidRPr="00000000">
        <w:rPr>
          <w:highlight w:val="white"/>
          <w:rtl w:val="0"/>
        </w:rPr>
        <w:t xml:space="preserve">Shenton, A. K. (2004). Strategies for ensuring trustworthiness in qualitative research projects. </w:t>
      </w:r>
      <w:r w:rsidDel="00000000" w:rsidR="00000000" w:rsidRPr="00000000">
        <w:rPr>
          <w:i w:val="1"/>
          <w:iCs w:val="1"/>
          <w:highlight w:val="white"/>
          <w:rtl w:val="0"/>
        </w:rPr>
        <w:t xml:space="preserve">Education for information</w:t>
      </w:r>
      <w:r w:rsidDel="00000000" w:rsidR="00000000" w:rsidRPr="00000000">
        <w:rPr>
          <w:highlight w:val="white"/>
          <w:rtl w:val="0"/>
        </w:rPr>
        <w:t xml:space="preserve">, </w:t>
      </w:r>
      <w:r w:rsidDel="00000000" w:rsidR="00000000" w:rsidRPr="00000000">
        <w:rPr>
          <w:i w:val="1"/>
          <w:iCs w:val="1"/>
          <w:highlight w:val="white"/>
          <w:rtl w:val="0"/>
        </w:rPr>
        <w:t xml:space="preserve">22</w:t>
      </w:r>
      <w:r w:rsidDel="00000000" w:rsidR="00000000" w:rsidRPr="00000000">
        <w:rPr>
          <w:highlight w:val="white"/>
          <w:rtl w:val="0"/>
        </w:rPr>
        <w:t xml:space="preserve">(2), 63-75.</w:t>
      </w:r>
      <w:r w:rsidDel="00000000" w:rsidR="00000000" w:rsidRPr="00000000">
        <w:rPr>
          <w:sz w:val="24"/>
          <w:szCs w:val="24"/>
          <w:highlight w:val="white"/>
          <w:rtl w:val="0"/>
        </w:rPr>
        <w:t xml:space="preserve"> </w:t>
      </w:r>
    </w:p>
    <w:p w:rsidR="00000000" w:rsidDel="00000000" w:rsidP="00000000" w:rsidRDefault="00000000" w:rsidRPr="00000000" w14:paraId="000002DF">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Shinde, P. P., &amp; Shah, S. (2018, August). A review of machine learning and deep learning applications. In </w:t>
      </w:r>
      <w:r w:rsidDel="00000000" w:rsidR="00000000" w:rsidRPr="00000000">
        <w:rPr>
          <w:rFonts w:ascii="Georgia" w:cs="Georgia" w:eastAsia="Georgia" w:hAnsi="Georgia"/>
          <w:i w:val="1"/>
          <w:iCs w:val="1"/>
          <w:sz w:val="22"/>
          <w:szCs w:val="22"/>
          <w:highlight w:val="white"/>
          <w:rtl w:val="0"/>
        </w:rPr>
        <w:t xml:space="preserve">2018 Fourth international conference on computing communication control and automation (ICCUBEA)</w:t>
      </w:r>
      <w:r w:rsidDel="00000000" w:rsidR="00000000" w:rsidRPr="00000000">
        <w:rPr>
          <w:rFonts w:ascii="Georgia" w:cs="Georgia" w:eastAsia="Georgia" w:hAnsi="Georgia"/>
          <w:sz w:val="22"/>
          <w:szCs w:val="22"/>
          <w:highlight w:val="white"/>
          <w:rtl w:val="0"/>
        </w:rPr>
        <w:t xml:space="preserve"> (pp. 1-6). IEEE.</w:t>
      </w:r>
      <w:r w:rsidDel="00000000" w:rsidR="00000000" w:rsidRPr="00000000">
        <w:rPr>
          <w:rtl w:val="0"/>
        </w:rPr>
      </w:r>
    </w:p>
    <w:p w:rsidR="00000000" w:rsidDel="00000000" w:rsidP="00000000" w:rsidRDefault="00000000" w:rsidRPr="00000000" w14:paraId="000002E0">
      <w:pPr>
        <w:ind w:left="720" w:hanging="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Sidorchuk, R. (2015). The concept of "value" in the theory of marketing. Asian Social Science, 11(9), 320–325.</w:t>
      </w:r>
      <w:hyperlink r:id="rId31">
        <w:r w:rsidDel="00000000" w:rsidR="00000000" w:rsidRPr="00000000">
          <w:rPr>
            <w:rFonts w:ascii="Georgia" w:cs="Georgia" w:eastAsia="Georgia" w:hAnsi="Georgia"/>
            <w:sz w:val="22"/>
            <w:szCs w:val="22"/>
            <w:u w:val="single"/>
            <w:rtl w:val="0"/>
          </w:rPr>
          <w:t xml:space="preserve"> </w:t>
        </w:r>
      </w:hyperlink>
      <w:hyperlink r:id="rId32">
        <w:r w:rsidDel="00000000" w:rsidR="00000000" w:rsidRPr="00000000">
          <w:rPr>
            <w:rFonts w:ascii="Georgia" w:cs="Georgia" w:eastAsia="Georgia" w:hAnsi="Georgia"/>
            <w:color w:val="1155cc"/>
            <w:sz w:val="22"/>
            <w:szCs w:val="22"/>
            <w:u w:val="single"/>
            <w:rtl w:val="0"/>
          </w:rPr>
          <w:t xml:space="preserve">https://doi.org/10.5539/ass.v11n9p320</w:t>
        </w:r>
      </w:hyperlink>
      <w:r w:rsidDel="00000000" w:rsidR="00000000" w:rsidRPr="00000000">
        <w:rPr>
          <w:rtl w:val="0"/>
        </w:rPr>
      </w:r>
    </w:p>
    <w:p w:rsidR="00000000" w:rsidDel="00000000" w:rsidP="00000000" w:rsidRDefault="00000000" w:rsidRPr="00000000" w14:paraId="000002E1">
      <w:pPr>
        <w:ind w:left="720" w:hanging="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Teece, D., Pisano, G., &amp; Shuen, A. (1997). Dynamic capabilities and strategic management. Strategic Management Journal, 18(7), 509–533.</w:t>
      </w:r>
      <w:hyperlink r:id="rId33">
        <w:r w:rsidDel="00000000" w:rsidR="00000000" w:rsidRPr="00000000">
          <w:rPr>
            <w:rFonts w:ascii="Georgia" w:cs="Georgia" w:eastAsia="Georgia" w:hAnsi="Georgia"/>
            <w:sz w:val="22"/>
            <w:szCs w:val="22"/>
            <w:u w:val="single"/>
            <w:rtl w:val="0"/>
          </w:rPr>
          <w:t xml:space="preserve"> </w:t>
        </w:r>
      </w:hyperlink>
      <w:hyperlink r:id="rId34">
        <w:r w:rsidDel="00000000" w:rsidR="00000000" w:rsidRPr="00000000">
          <w:rPr>
            <w:rFonts w:ascii="Georgia" w:cs="Georgia" w:eastAsia="Georgia" w:hAnsi="Georgia"/>
            <w:color w:val="1155cc"/>
            <w:sz w:val="22"/>
            <w:szCs w:val="22"/>
            <w:u w:val="single"/>
            <w:rtl w:val="0"/>
          </w:rPr>
          <w:t xml:space="preserve">https://doi.org/10.1002/(SICI)1097-0266(199708)18:7&lt;509::AID-SMJ882&gt;3.0.CO;2-Z</w:t>
        </w:r>
      </w:hyperlink>
      <w:r w:rsidDel="00000000" w:rsidR="00000000" w:rsidRPr="00000000">
        <w:rPr>
          <w:rtl w:val="0"/>
        </w:rPr>
      </w:r>
    </w:p>
    <w:p w:rsidR="00000000" w:rsidDel="00000000" w:rsidP="00000000" w:rsidRDefault="00000000" w:rsidRPr="00000000" w14:paraId="000002E2">
      <w:pPr>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Vaswani, A., Shazeer, N., Parmar, N., Uszkoreit, J., Jones, L., Gomez, A. N., ... &amp; Polosukhin, I. (2017). Attention is all you need. </w:t>
      </w:r>
      <w:r w:rsidDel="00000000" w:rsidR="00000000" w:rsidRPr="00000000">
        <w:rPr>
          <w:rFonts w:ascii="Georgia" w:cs="Georgia" w:eastAsia="Georgia" w:hAnsi="Georgia"/>
          <w:i w:val="1"/>
          <w:iCs w:val="1"/>
          <w:sz w:val="22"/>
          <w:szCs w:val="22"/>
          <w:highlight w:val="white"/>
          <w:rtl w:val="0"/>
        </w:rPr>
        <w:t xml:space="preserve">Advances in neural information processing systems</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30</w:t>
      </w:r>
      <w:r w:rsidDel="00000000" w:rsidR="00000000" w:rsidRPr="00000000">
        <w:rPr>
          <w:rFonts w:ascii="Georgia" w:cs="Georgia" w:eastAsia="Georgia" w:hAnsi="Georgia"/>
          <w:sz w:val="22"/>
          <w:szCs w:val="22"/>
          <w:highlight w:val="white"/>
          <w:rtl w:val="0"/>
        </w:rPr>
        <w:t xml:space="preserve">.</w:t>
      </w:r>
    </w:p>
    <w:p w:rsidR="00000000" w:rsidDel="00000000" w:rsidP="00000000" w:rsidRDefault="00000000" w:rsidRPr="00000000" w14:paraId="000002E3">
      <w:pPr>
        <w:ind w:left="720" w:hanging="720"/>
        <w:rPr>
          <w:rFonts w:ascii="Georgia" w:cs="Georgia" w:eastAsia="Georgia" w:hAnsi="Georgia"/>
          <w:strike w:val="1"/>
          <w:sz w:val="22"/>
          <w:szCs w:val="22"/>
        </w:rPr>
      </w:pPr>
      <w:commentRangeStart w:id="126"/>
      <w:r w:rsidDel="00000000" w:rsidR="00000000" w:rsidRPr="00000000">
        <w:rPr>
          <w:rFonts w:ascii="Georgia" w:cs="Georgia" w:eastAsia="Georgia" w:hAnsi="Georgia"/>
          <w:strike w:val="1"/>
          <w:sz w:val="22"/>
          <w:szCs w:val="22"/>
          <w:rtl w:val="0"/>
        </w:rPr>
        <w:t xml:space="preserve">Vidal, J. F., Perotti, F. A., Gonzalez, R., &amp; Gasco, J. (2022). Managing digital transformation: The view from the top. Journal of Business Research, 152, 29–41.</w:t>
      </w:r>
      <w:hyperlink r:id="rId35">
        <w:r w:rsidDel="00000000" w:rsidR="00000000" w:rsidRPr="00000000">
          <w:rPr>
            <w:rFonts w:ascii="Georgia" w:cs="Georgia" w:eastAsia="Georgia" w:hAnsi="Georgia"/>
            <w:strike w:val="1"/>
            <w:sz w:val="22"/>
            <w:szCs w:val="22"/>
            <w:u w:val="single"/>
            <w:rtl w:val="0"/>
          </w:rPr>
          <w:t xml:space="preserve"> </w:t>
        </w:r>
      </w:hyperlink>
      <w:hyperlink r:id="rId36">
        <w:r w:rsidDel="00000000" w:rsidR="00000000" w:rsidRPr="00000000">
          <w:rPr>
            <w:rFonts w:ascii="Georgia" w:cs="Georgia" w:eastAsia="Georgia" w:hAnsi="Georgia"/>
            <w:strike w:val="1"/>
            <w:color w:val="1155cc"/>
            <w:sz w:val="22"/>
            <w:szCs w:val="22"/>
            <w:u w:val="single"/>
            <w:rtl w:val="0"/>
          </w:rPr>
          <w:t xml:space="preserve">https://doi.org/10.1016/j.jbusres.2022.07.0200</w:t>
        </w:r>
      </w:hyperlink>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2E4">
      <w:pPr>
        <w:spacing w:line="360" w:lineRule="auto"/>
        <w:ind w:left="720" w:hanging="720"/>
        <w:rPr>
          <w:highlight w:val="white"/>
        </w:rPr>
      </w:pPr>
      <w:r w:rsidDel="00000000" w:rsidR="00000000" w:rsidRPr="00000000">
        <w:rPr>
          <w:highlight w:val="white"/>
          <w:rtl w:val="0"/>
        </w:rPr>
        <w:t xml:space="preserve">Wahid, R., Mero, J., &amp; Ritala, P. (2023). Written by ChatGPT, illustrated by Midjourney: generative AI for content marketing. </w:t>
      </w:r>
      <w:r w:rsidDel="00000000" w:rsidR="00000000" w:rsidRPr="00000000">
        <w:rPr>
          <w:i w:val="1"/>
          <w:iCs w:val="1"/>
          <w:highlight w:val="white"/>
          <w:rtl w:val="0"/>
        </w:rPr>
        <w:t xml:space="preserve">Asia Pacific Journal of Marketing and Logistics</w:t>
      </w:r>
      <w:r w:rsidDel="00000000" w:rsidR="00000000" w:rsidRPr="00000000">
        <w:rPr>
          <w:highlight w:val="white"/>
          <w:rtl w:val="0"/>
        </w:rPr>
        <w:t xml:space="preserve">, </w:t>
      </w:r>
      <w:r w:rsidDel="00000000" w:rsidR="00000000" w:rsidRPr="00000000">
        <w:rPr>
          <w:i w:val="1"/>
          <w:iCs w:val="1"/>
          <w:highlight w:val="white"/>
          <w:rtl w:val="0"/>
        </w:rPr>
        <w:t xml:space="preserve">35</w:t>
      </w:r>
      <w:r w:rsidDel="00000000" w:rsidR="00000000" w:rsidRPr="00000000">
        <w:rPr>
          <w:highlight w:val="white"/>
          <w:rtl w:val="0"/>
        </w:rPr>
        <w:t xml:space="preserve">(8), 1813-1822. </w:t>
      </w:r>
    </w:p>
    <w:p w:rsidR="00000000" w:rsidDel="00000000" w:rsidP="00000000" w:rsidRDefault="00000000" w:rsidRPr="00000000" w14:paraId="000002E5">
      <w:pPr>
        <w:spacing w:line="360" w:lineRule="auto"/>
        <w:ind w:left="720" w:hanging="720"/>
        <w:rPr>
          <w:rFonts w:ascii="Georgia" w:cs="Georgia" w:eastAsia="Georgia" w:hAnsi="Georgia"/>
          <w:sz w:val="22"/>
          <w:szCs w:val="22"/>
          <w:highlight w:val="white"/>
        </w:rPr>
      </w:pPr>
      <w:r w:rsidDel="00000000" w:rsidR="00000000" w:rsidRPr="00000000">
        <w:rPr>
          <w:rFonts w:ascii="Georgia" w:cs="Georgia" w:eastAsia="Georgia" w:hAnsi="Georgia"/>
          <w:sz w:val="22"/>
          <w:szCs w:val="22"/>
          <w:highlight w:val="white"/>
          <w:rtl w:val="0"/>
        </w:rPr>
        <w:t xml:space="preserve">Woodside, A. G., Golfetto, F., &amp; Gibbert, M. (2008). Customer value: theory, research, and practice. In </w:t>
      </w:r>
      <w:r w:rsidDel="00000000" w:rsidR="00000000" w:rsidRPr="00000000">
        <w:rPr>
          <w:rFonts w:ascii="Georgia" w:cs="Georgia" w:eastAsia="Georgia" w:hAnsi="Georgia"/>
          <w:i w:val="1"/>
          <w:iCs w:val="1"/>
          <w:sz w:val="22"/>
          <w:szCs w:val="22"/>
          <w:highlight w:val="white"/>
          <w:rtl w:val="0"/>
        </w:rPr>
        <w:t xml:space="preserve">Creating and managing superior customer value</w:t>
      </w:r>
      <w:r w:rsidDel="00000000" w:rsidR="00000000" w:rsidRPr="00000000">
        <w:rPr>
          <w:rFonts w:ascii="Georgia" w:cs="Georgia" w:eastAsia="Georgia" w:hAnsi="Georgia"/>
          <w:sz w:val="22"/>
          <w:szCs w:val="22"/>
          <w:highlight w:val="white"/>
          <w:rtl w:val="0"/>
        </w:rPr>
        <w:t xml:space="preserve"> (pp. 3-25). Emerald Group Publishing Limited.</w:t>
      </w:r>
    </w:p>
    <w:p w:rsidR="00000000" w:rsidDel="00000000" w:rsidP="00000000" w:rsidRDefault="00000000" w:rsidRPr="00000000" w14:paraId="000002E6">
      <w:pPr>
        <w:ind w:left="720" w:hanging="720"/>
        <w:rPr>
          <w:rFonts w:ascii="Georgia" w:cs="Georgia" w:eastAsia="Georgia" w:hAnsi="Georgia"/>
          <w:sz w:val="22"/>
          <w:szCs w:val="22"/>
        </w:rPr>
      </w:pPr>
      <w:r w:rsidDel="00000000" w:rsidR="00000000" w:rsidRPr="00000000">
        <w:rPr>
          <w:rFonts w:ascii="Georgia" w:cs="Georgia" w:eastAsia="Georgia" w:hAnsi="Georgia"/>
          <w:sz w:val="22"/>
          <w:szCs w:val="22"/>
          <w:highlight w:val="white"/>
          <w:rtl w:val="0"/>
        </w:rPr>
        <w:t xml:space="preserve">Xu, Y., Liu, X., Cao, X., Huang, C., Liu, E., Qian, S., ... &amp; Zhang, J. (2021). Artificial intelligence: A powerful paradigm for scientific research. </w:t>
      </w:r>
      <w:r w:rsidDel="00000000" w:rsidR="00000000" w:rsidRPr="00000000">
        <w:rPr>
          <w:rFonts w:ascii="Georgia" w:cs="Georgia" w:eastAsia="Georgia" w:hAnsi="Georgia"/>
          <w:i w:val="1"/>
          <w:iCs w:val="1"/>
          <w:sz w:val="22"/>
          <w:szCs w:val="22"/>
          <w:highlight w:val="white"/>
          <w:rtl w:val="0"/>
        </w:rPr>
        <w:t xml:space="preserve">The Innovation</w:t>
      </w:r>
      <w:r w:rsidDel="00000000" w:rsidR="00000000" w:rsidRPr="00000000">
        <w:rPr>
          <w:rFonts w:ascii="Georgia" w:cs="Georgia" w:eastAsia="Georgia" w:hAnsi="Georgia"/>
          <w:sz w:val="22"/>
          <w:szCs w:val="22"/>
          <w:highlight w:val="white"/>
          <w:rtl w:val="0"/>
        </w:rPr>
        <w:t xml:space="preserve">, </w:t>
      </w:r>
      <w:r w:rsidDel="00000000" w:rsidR="00000000" w:rsidRPr="00000000">
        <w:rPr>
          <w:rFonts w:ascii="Georgia" w:cs="Georgia" w:eastAsia="Georgia" w:hAnsi="Georgia"/>
          <w:i w:val="1"/>
          <w:iCs w:val="1"/>
          <w:sz w:val="22"/>
          <w:szCs w:val="22"/>
          <w:highlight w:val="white"/>
          <w:rtl w:val="0"/>
        </w:rPr>
        <w:t xml:space="preserve">2</w:t>
      </w:r>
      <w:r w:rsidDel="00000000" w:rsidR="00000000" w:rsidRPr="00000000">
        <w:rPr>
          <w:rFonts w:ascii="Georgia" w:cs="Georgia" w:eastAsia="Georgia" w:hAnsi="Georgia"/>
          <w:sz w:val="22"/>
          <w:szCs w:val="22"/>
          <w:highlight w:val="white"/>
          <w:rtl w:val="0"/>
        </w:rPr>
        <w:t xml:space="preserve">(4).</w:t>
      </w: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rPr>
          <w:rFonts w:ascii="Georgia" w:cs="Georgia" w:eastAsia="Georgia" w:hAnsi="Georgia"/>
          <w:sz w:val="22"/>
          <w:szCs w:val="22"/>
        </w:rPr>
      </w:pPr>
      <w:bookmarkStart w:colFirst="0" w:colLast="0" w:name="_icpp6ljm25yc" w:id="50"/>
      <w:bookmarkEnd w:id="50"/>
      <w:r w:rsidDel="00000000" w:rsidR="00000000" w:rsidRPr="00000000">
        <w:rPr>
          <w:rFonts w:ascii="Georgia" w:cs="Georgia" w:eastAsia="Georgia" w:hAnsi="Georgia"/>
          <w:sz w:val="22"/>
          <w:szCs w:val="22"/>
          <w:rtl w:val="0"/>
        </w:rPr>
        <w:t xml:space="preserve">Appendix A. Interview Guide and Protocol</w:t>
      </w:r>
    </w:p>
    <w:p w:rsidR="00000000" w:rsidDel="00000000" w:rsidP="00000000" w:rsidRDefault="00000000" w:rsidRPr="00000000" w14:paraId="000002E8">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ensure relevant topics are discussed, a list of questions and an interview protocol are utilized. </w:t>
      </w:r>
    </w:p>
    <w:p w:rsidR="00000000" w:rsidDel="00000000" w:rsidP="00000000" w:rsidRDefault="00000000" w:rsidRPr="00000000" w14:paraId="000002E9">
      <w:pPr>
        <w:pStyle w:val="Heading2"/>
        <w:spacing w:line="480" w:lineRule="auto"/>
        <w:rPr>
          <w:rFonts w:ascii="Georgia" w:cs="Georgia" w:eastAsia="Georgia" w:hAnsi="Georgia"/>
          <w:sz w:val="22"/>
          <w:szCs w:val="22"/>
        </w:rPr>
      </w:pPr>
      <w:bookmarkStart w:colFirst="0" w:colLast="0" w:name="_yaxctkjupl5f" w:id="51"/>
      <w:bookmarkEnd w:id="51"/>
      <w:r w:rsidDel="00000000" w:rsidR="00000000" w:rsidRPr="00000000">
        <w:rPr>
          <w:rFonts w:ascii="Georgia" w:cs="Georgia" w:eastAsia="Georgia" w:hAnsi="Georgia"/>
          <w:sz w:val="22"/>
          <w:szCs w:val="22"/>
          <w:rtl w:val="0"/>
        </w:rPr>
        <w:t xml:space="preserve">A.1.</w:t>
        <w:tab/>
        <w:t xml:space="preserve">Interview Guide</w:t>
      </w:r>
    </w:p>
    <w:p w:rsidR="00000000" w:rsidDel="00000000" w:rsidP="00000000" w:rsidRDefault="00000000" w:rsidRPr="00000000" w14:paraId="000002EA">
      <w:pPr>
        <w:pStyle w:val="Heading3"/>
        <w:spacing w:line="480" w:lineRule="auto"/>
        <w:rPr>
          <w:rFonts w:ascii="Georgia" w:cs="Georgia" w:eastAsia="Georgia" w:hAnsi="Georgia"/>
          <w:sz w:val="22"/>
          <w:szCs w:val="22"/>
        </w:rPr>
      </w:pPr>
      <w:bookmarkStart w:colFirst="0" w:colLast="0" w:name="_fso8dir40043" w:id="52"/>
      <w:bookmarkEnd w:id="52"/>
      <w:r w:rsidDel="00000000" w:rsidR="00000000" w:rsidRPr="00000000">
        <w:rPr>
          <w:rFonts w:ascii="Georgia" w:cs="Georgia" w:eastAsia="Georgia" w:hAnsi="Georgia"/>
          <w:sz w:val="22"/>
          <w:szCs w:val="22"/>
          <w:rtl w:val="0"/>
        </w:rPr>
        <w:t xml:space="preserve">A.1.1.</w:t>
        <w:tab/>
        <w:t xml:space="preserve">Primary questions</w:t>
      </w:r>
    </w:p>
    <w:p w:rsidR="00000000" w:rsidDel="00000000" w:rsidP="00000000" w:rsidRDefault="00000000" w:rsidRPr="00000000" w14:paraId="000002EB">
      <w:pPr>
        <w:numPr>
          <w:ilvl w:val="0"/>
          <w:numId w:val="5"/>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Background of interviewee:</w:t>
      </w:r>
    </w:p>
    <w:p w:rsidR="00000000" w:rsidDel="00000000" w:rsidP="00000000" w:rsidRDefault="00000000" w:rsidRPr="00000000" w14:paraId="000002EC">
      <w:pPr>
        <w:numPr>
          <w:ilvl w:val="1"/>
          <w:numId w:val="5"/>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is your role within the organization? </w:t>
      </w:r>
      <w:r w:rsidDel="00000000" w:rsidR="00000000" w:rsidRPr="00000000">
        <w:rPr>
          <w:rFonts w:ascii="Georgia" w:cs="Georgia" w:eastAsia="Georgia" w:hAnsi="Georgia"/>
          <w:i w:val="1"/>
          <w:iCs w:val="1"/>
          <w:sz w:val="22"/>
          <w:szCs w:val="22"/>
          <w:rtl w:val="0"/>
        </w:rPr>
        <w:t xml:space="preserve">(key responsibilities)</w:t>
      </w:r>
      <w:r w:rsidDel="00000000" w:rsidR="00000000" w:rsidRPr="00000000">
        <w:rPr>
          <w:rtl w:val="0"/>
        </w:rPr>
      </w:r>
    </w:p>
    <w:p w:rsidR="00000000" w:rsidDel="00000000" w:rsidP="00000000" w:rsidRDefault="00000000" w:rsidRPr="00000000" w14:paraId="000002ED">
      <w:pPr>
        <w:numPr>
          <w:ilvl w:val="0"/>
          <w:numId w:val="5"/>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Openers to establish common ground:</w:t>
      </w:r>
    </w:p>
    <w:p w:rsidR="00000000" w:rsidDel="00000000" w:rsidP="00000000" w:rsidRDefault="00000000" w:rsidRPr="00000000" w14:paraId="000002EE">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does generative AI mean to you?</w:t>
      </w:r>
    </w:p>
    <w:p w:rsidR="00000000" w:rsidDel="00000000" w:rsidP="00000000" w:rsidRDefault="00000000" w:rsidRPr="00000000" w14:paraId="000002EF">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does agentic AI mean to you?</w:t>
      </w:r>
      <w:r w:rsidDel="00000000" w:rsidR="00000000" w:rsidRPr="00000000">
        <w:rPr>
          <w:rtl w:val="0"/>
        </w:rPr>
      </w:r>
    </w:p>
    <w:p w:rsidR="00000000" w:rsidDel="00000000" w:rsidP="00000000" w:rsidRDefault="00000000" w:rsidRPr="00000000" w14:paraId="000002F0">
      <w:pPr>
        <w:numPr>
          <w:ilvl w:val="0"/>
          <w:numId w:val="6"/>
        </w:numPr>
        <w:spacing w:line="48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are you already using agentic AI, if at all?</w:t>
      </w:r>
    </w:p>
    <w:p w:rsidR="00000000" w:rsidDel="00000000" w:rsidP="00000000" w:rsidRDefault="00000000" w:rsidRPr="00000000" w14:paraId="000002F1">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are the benefits of this usage, if any?</w:t>
      </w:r>
    </w:p>
    <w:p w:rsidR="00000000" w:rsidDel="00000000" w:rsidP="00000000" w:rsidRDefault="00000000" w:rsidRPr="00000000" w14:paraId="000002F2">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are the </w:t>
      </w:r>
      <w:r w:rsidDel="00000000" w:rsidR="00000000" w:rsidRPr="00000000">
        <w:rPr>
          <w:rFonts w:ascii="Georgia" w:cs="Georgia" w:eastAsia="Georgia" w:hAnsi="Georgia"/>
          <w:sz w:val="22"/>
          <w:szCs w:val="22"/>
          <w:rtl w:val="0"/>
        </w:rPr>
        <w:t xml:space="preserve">drawbacks </w:t>
      </w:r>
      <w:r w:rsidDel="00000000" w:rsidR="00000000" w:rsidRPr="00000000">
        <w:rPr>
          <w:rFonts w:ascii="Georgia" w:cs="Georgia" w:eastAsia="Georgia" w:hAnsi="Georgia"/>
          <w:sz w:val="22"/>
          <w:szCs w:val="22"/>
          <w:rtl w:val="0"/>
        </w:rPr>
        <w:t xml:space="preserve">of this usage, if any? </w:t>
      </w:r>
      <w:r w:rsidDel="00000000" w:rsidR="00000000" w:rsidRPr="00000000">
        <w:rPr>
          <w:rFonts w:ascii="Georgia" w:cs="Georgia" w:eastAsia="Georgia" w:hAnsi="Georgia"/>
          <w:i w:val="1"/>
          <w:iCs w:val="1"/>
          <w:sz w:val="22"/>
          <w:szCs w:val="22"/>
          <w:rtl w:val="0"/>
        </w:rPr>
        <w:t xml:space="preserve">(financial, hours, negative side-effects etc.)</w:t>
      </w:r>
    </w:p>
    <w:p w:rsidR="00000000" w:rsidDel="00000000" w:rsidP="00000000" w:rsidRDefault="00000000" w:rsidRPr="00000000" w14:paraId="000002F3">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are the risks of this usage, if any?</w:t>
      </w:r>
      <w:r w:rsidDel="00000000" w:rsidR="00000000" w:rsidRPr="00000000">
        <w:rPr>
          <w:rtl w:val="0"/>
        </w:rPr>
      </w:r>
    </w:p>
    <w:p w:rsidR="00000000" w:rsidDel="00000000" w:rsidP="00000000" w:rsidRDefault="00000000" w:rsidRPr="00000000" w14:paraId="000002F4">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steps were taken to deploy Agentic AI in the organization?</w:t>
      </w:r>
    </w:p>
    <w:p w:rsidR="00000000" w:rsidDel="00000000" w:rsidP="00000000" w:rsidRDefault="00000000" w:rsidRPr="00000000" w14:paraId="000002F5">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obstacles, if any, were faced whilst deploying </w:t>
      </w:r>
      <w:r w:rsidDel="00000000" w:rsidR="00000000" w:rsidRPr="00000000">
        <w:rPr>
          <w:rFonts w:ascii="Georgia" w:cs="Georgia" w:eastAsia="Georgia" w:hAnsi="Georgia"/>
          <w:sz w:val="22"/>
          <w:szCs w:val="22"/>
          <w:rtl w:val="0"/>
        </w:rPr>
        <w:t xml:space="preserve">Agentic</w:t>
      </w:r>
      <w:r w:rsidDel="00000000" w:rsidR="00000000" w:rsidRPr="00000000">
        <w:rPr>
          <w:rFonts w:ascii="Georgia" w:cs="Georgia" w:eastAsia="Georgia" w:hAnsi="Georgia"/>
          <w:sz w:val="22"/>
          <w:szCs w:val="22"/>
          <w:rtl w:val="0"/>
        </w:rPr>
        <w:t xml:space="preserve"> AI?</w:t>
      </w:r>
    </w:p>
    <w:p w:rsidR="00000000" w:rsidDel="00000000" w:rsidP="00000000" w:rsidRDefault="00000000" w:rsidRPr="00000000" w14:paraId="000002F6">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did you need to deploy Agentic AI?  </w:t>
      </w:r>
      <w:r w:rsidDel="00000000" w:rsidR="00000000" w:rsidRPr="00000000">
        <w:rPr>
          <w:rFonts w:ascii="Georgia" w:cs="Georgia" w:eastAsia="Georgia" w:hAnsi="Georgia"/>
          <w:i w:val="1"/>
          <w:iCs w:val="1"/>
          <w:sz w:val="22"/>
          <w:szCs w:val="22"/>
          <w:rtl w:val="0"/>
        </w:rPr>
        <w:t xml:space="preserve">(infrastructure, advice, other resources)</w:t>
      </w:r>
    </w:p>
    <w:p w:rsidR="00000000" w:rsidDel="00000000" w:rsidP="00000000" w:rsidRDefault="00000000" w:rsidRPr="00000000" w14:paraId="000002F7">
      <w:pPr>
        <w:numPr>
          <w:ilvl w:val="0"/>
          <w:numId w:val="6"/>
        </w:numPr>
        <w:spacing w:line="48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agentic AI solutions is your organization looking to implement in the near future, if any?</w:t>
      </w:r>
    </w:p>
    <w:p w:rsidR="00000000" w:rsidDel="00000000" w:rsidP="00000000" w:rsidRDefault="00000000" w:rsidRPr="00000000" w14:paraId="000002F8">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are the benefits that you are looking for?</w:t>
      </w:r>
    </w:p>
    <w:p w:rsidR="00000000" w:rsidDel="00000000" w:rsidP="00000000" w:rsidRDefault="00000000" w:rsidRPr="00000000" w14:paraId="000002F9">
      <w:pPr>
        <w:numPr>
          <w:ilvl w:val="1"/>
          <w:numId w:val="6"/>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are the drawbacks of this usage, if any?</w:t>
      </w:r>
    </w:p>
    <w:p w:rsidR="00000000" w:rsidDel="00000000" w:rsidP="00000000" w:rsidRDefault="00000000" w:rsidRPr="00000000" w14:paraId="000002FA">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are the risks of this usage, if any?</w:t>
      </w:r>
    </w:p>
    <w:p w:rsidR="00000000" w:rsidDel="00000000" w:rsidP="00000000" w:rsidRDefault="00000000" w:rsidRPr="00000000" w14:paraId="000002FB">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w:t>
      </w:r>
      <w:r w:rsidDel="00000000" w:rsidR="00000000" w:rsidRPr="00000000">
        <w:rPr>
          <w:rFonts w:ascii="Georgia" w:cs="Georgia" w:eastAsia="Georgia" w:hAnsi="Georgia"/>
          <w:sz w:val="22"/>
          <w:szCs w:val="22"/>
          <w:rtl w:val="0"/>
        </w:rPr>
        <w:t xml:space="preserve">obstacles</w:t>
      </w:r>
      <w:r w:rsidDel="00000000" w:rsidR="00000000" w:rsidRPr="00000000">
        <w:rPr>
          <w:rFonts w:ascii="Georgia" w:cs="Georgia" w:eastAsia="Georgia" w:hAnsi="Georgia"/>
          <w:sz w:val="22"/>
          <w:szCs w:val="22"/>
          <w:rtl w:val="0"/>
        </w:rPr>
        <w:t xml:space="preserve">, if any, do you expect to face in </w:t>
      </w:r>
      <w:r w:rsidDel="00000000" w:rsidR="00000000" w:rsidRPr="00000000">
        <w:rPr>
          <w:rFonts w:ascii="Georgia" w:cs="Georgia" w:eastAsia="Georgia" w:hAnsi="Georgia"/>
          <w:sz w:val="22"/>
          <w:szCs w:val="22"/>
          <w:rtl w:val="0"/>
        </w:rPr>
        <w:t xml:space="preserve">implementing</w:t>
      </w:r>
      <w:r w:rsidDel="00000000" w:rsidR="00000000" w:rsidRPr="00000000">
        <w:rPr>
          <w:rFonts w:ascii="Georgia" w:cs="Georgia" w:eastAsia="Georgia" w:hAnsi="Georgia"/>
          <w:sz w:val="22"/>
          <w:szCs w:val="22"/>
          <w:rtl w:val="0"/>
        </w:rPr>
        <w:t xml:space="preserve"> Agentic AI?</w:t>
      </w:r>
    </w:p>
    <w:p w:rsidR="00000000" w:rsidDel="00000000" w:rsidP="00000000" w:rsidRDefault="00000000" w:rsidRPr="00000000" w14:paraId="000002FC">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tailwinds, if any, do you expect to face whilst implementing agentic AI?</w:t>
      </w:r>
    </w:p>
    <w:p w:rsidR="00000000" w:rsidDel="00000000" w:rsidP="00000000" w:rsidRDefault="00000000" w:rsidRPr="00000000" w14:paraId="000002FD">
      <w:pPr>
        <w:numPr>
          <w:ilvl w:val="0"/>
          <w:numId w:val="6"/>
        </w:numPr>
        <w:spacing w:line="48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(Optional) What are your strategic goals for the next year that will leverage Agentic AI?</w:t>
      </w:r>
    </w:p>
    <w:p w:rsidR="00000000" w:rsidDel="00000000" w:rsidP="00000000" w:rsidRDefault="00000000" w:rsidRPr="00000000" w14:paraId="000002FE">
      <w:pPr>
        <w:numPr>
          <w:ilvl w:val="1"/>
          <w:numId w:val="6"/>
        </w:numPr>
        <w:spacing w:line="480" w:lineRule="auto"/>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benefits do you expect to create using these initiatives?</w:t>
      </w:r>
      <w:r w:rsidDel="00000000" w:rsidR="00000000" w:rsidRPr="00000000">
        <w:rPr>
          <w:rtl w:val="0"/>
        </w:rPr>
      </w:r>
    </w:p>
    <w:p w:rsidR="00000000" w:rsidDel="00000000" w:rsidP="00000000" w:rsidRDefault="00000000" w:rsidRPr="00000000" w14:paraId="000002FF">
      <w:pPr>
        <w:numPr>
          <w:ilvl w:val="1"/>
          <w:numId w:val="6"/>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drawbacks do you expect to face during these initiatives?</w:t>
      </w:r>
    </w:p>
    <w:p w:rsidR="00000000" w:rsidDel="00000000" w:rsidP="00000000" w:rsidRDefault="00000000" w:rsidRPr="00000000" w14:paraId="00000300">
      <w:pPr>
        <w:pStyle w:val="Heading3"/>
        <w:spacing w:line="480" w:lineRule="auto"/>
        <w:rPr>
          <w:rFonts w:ascii="Georgia" w:cs="Georgia" w:eastAsia="Georgia" w:hAnsi="Georgia"/>
          <w:sz w:val="22"/>
          <w:szCs w:val="22"/>
        </w:rPr>
      </w:pPr>
      <w:bookmarkStart w:colFirst="0" w:colLast="0" w:name="_xu7tl6fyia16" w:id="53"/>
      <w:bookmarkEnd w:id="53"/>
      <w:r w:rsidDel="00000000" w:rsidR="00000000" w:rsidRPr="00000000">
        <w:rPr>
          <w:rFonts w:ascii="Georgia" w:cs="Georgia" w:eastAsia="Georgia" w:hAnsi="Georgia"/>
          <w:sz w:val="22"/>
          <w:szCs w:val="22"/>
          <w:rtl w:val="0"/>
        </w:rPr>
        <w:t xml:space="preserve">A.1.2.</w:t>
        <w:tab/>
        <w:t xml:space="preserve">Potential backup questions:</w:t>
      </w:r>
    </w:p>
    <w:p w:rsidR="00000000" w:rsidDel="00000000" w:rsidP="00000000" w:rsidRDefault="00000000" w:rsidRPr="00000000" w14:paraId="00000301">
      <w:pPr>
        <w:numPr>
          <w:ilvl w:val="0"/>
          <w:numId w:val="6"/>
        </w:numPr>
        <w:spacing w:line="48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is the impact of agentic AI on your team?</w:t>
      </w:r>
    </w:p>
    <w:p w:rsidR="00000000" w:rsidDel="00000000" w:rsidP="00000000" w:rsidRDefault="00000000" w:rsidRPr="00000000" w14:paraId="00000302">
      <w:pPr>
        <w:numPr>
          <w:ilvl w:val="0"/>
          <w:numId w:val="6"/>
        </w:numPr>
        <w:spacing w:line="48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 mentioned </w:t>
      </w:r>
      <w:r w:rsidDel="00000000" w:rsidR="00000000" w:rsidRPr="00000000">
        <w:rPr>
          <w:rFonts w:ascii="Georgia" w:cs="Georgia" w:eastAsia="Georgia" w:hAnsi="Georgia"/>
          <w:i w:val="1"/>
          <w:iCs w:val="1"/>
          <w:sz w:val="22"/>
          <w:szCs w:val="22"/>
          <w:rtl w:val="0"/>
        </w:rPr>
        <w:t xml:space="preserve">[subject x]</w:t>
      </w:r>
      <w:r w:rsidDel="00000000" w:rsidR="00000000" w:rsidRPr="00000000">
        <w:rPr>
          <w:rFonts w:ascii="Georgia" w:cs="Georgia" w:eastAsia="Georgia" w:hAnsi="Georgia"/>
          <w:sz w:val="22"/>
          <w:szCs w:val="22"/>
          <w:rtl w:val="0"/>
        </w:rPr>
        <w:t xml:space="preserve"> can you elaborate on that?</w:t>
      </w:r>
    </w:p>
    <w:p w:rsidR="00000000" w:rsidDel="00000000" w:rsidP="00000000" w:rsidRDefault="00000000" w:rsidRPr="00000000" w14:paraId="00000303">
      <w:pPr>
        <w:numPr>
          <w:ilvl w:val="0"/>
          <w:numId w:val="6"/>
        </w:numPr>
        <w:spacing w:line="48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Did your organization experience </w:t>
      </w:r>
      <w:r w:rsidDel="00000000" w:rsidR="00000000" w:rsidRPr="00000000">
        <w:rPr>
          <w:rFonts w:ascii="Georgia" w:cs="Georgia" w:eastAsia="Georgia" w:hAnsi="Georgia"/>
          <w:i w:val="1"/>
          <w:iCs w:val="1"/>
          <w:sz w:val="22"/>
          <w:szCs w:val="22"/>
          <w:rtl w:val="0"/>
        </w:rPr>
        <w:t xml:space="preserve">[element y]</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304">
      <w:pPr>
        <w:pStyle w:val="Heading3"/>
        <w:ind w:firstLine="0"/>
        <w:rPr>
          <w:rFonts w:ascii="Georgia" w:cs="Georgia" w:eastAsia="Georgia" w:hAnsi="Georgia"/>
          <w:sz w:val="22"/>
          <w:szCs w:val="22"/>
        </w:rPr>
      </w:pPr>
      <w:bookmarkStart w:colFirst="0" w:colLast="0" w:name="_uslcrode5spj" w:id="54"/>
      <w:bookmarkEnd w:id="54"/>
      <w:r w:rsidDel="00000000" w:rsidR="00000000" w:rsidRPr="00000000">
        <w:rPr>
          <w:rFonts w:ascii="Georgia" w:cs="Georgia" w:eastAsia="Georgia" w:hAnsi="Georgia"/>
          <w:sz w:val="22"/>
          <w:szCs w:val="22"/>
          <w:rtl w:val="0"/>
        </w:rPr>
        <w:t xml:space="preserve">A.1.3.</w:t>
        <w:tab/>
        <w:t xml:space="preserve">From other interviews (unrefined)</w:t>
      </w:r>
    </w:p>
    <w:p w:rsidR="00000000" w:rsidDel="00000000" w:rsidP="00000000" w:rsidRDefault="00000000" w:rsidRPr="00000000" w14:paraId="00000305">
      <w:pPr>
        <w:keepNext w:val="0"/>
        <w:keepLines w:val="0"/>
        <w:numPr>
          <w:ilvl w:val="0"/>
          <w:numId w:val="11"/>
        </w:numPr>
        <w:shd w:fill="ffffff" w:val="clear"/>
        <w:spacing w:after="240" w:before="0" w:line="30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Validate Emerging Themes</w:t>
      </w:r>
    </w:p>
    <w:p w:rsidR="00000000" w:rsidDel="00000000" w:rsidP="00000000" w:rsidRDefault="00000000" w:rsidRPr="00000000" w14:paraId="00000306">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Is analytics the primary gateway to agentic AI in other organizations, or is this specific to Merck's data-heavy ecommerce context?</w:t>
      </w:r>
    </w:p>
    <w:p w:rsidR="00000000" w:rsidDel="00000000" w:rsidP="00000000" w:rsidRDefault="00000000" w:rsidRPr="00000000" w14:paraId="00000307">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Does the "governance as enabler" pattern hold in organizations with less mature compliance frameworks?</w:t>
      </w:r>
    </w:p>
    <w:p w:rsidR="00000000" w:rsidDel="00000000" w:rsidP="00000000" w:rsidRDefault="00000000" w:rsidRPr="00000000" w14:paraId="00000308">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 other organizations also experience the "organizational lag" — where structures haven't caught up with AI speed?</w:t>
      </w:r>
    </w:p>
    <w:p w:rsidR="00000000" w:rsidDel="00000000" w:rsidP="00000000" w:rsidRDefault="00000000" w:rsidRPr="00000000" w14:paraId="00000309">
      <w:pPr>
        <w:numPr>
          <w:ilvl w:val="0"/>
          <w:numId w:val="4"/>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Explore Gaps</w:t>
      </w:r>
    </w:p>
    <w:p w:rsidR="00000000" w:rsidDel="00000000" w:rsidP="00000000" w:rsidRDefault="00000000" w:rsidRPr="00000000" w14:paraId="0000030A">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do organizations without centralized AI cost absorption approach AI adoption? Does the cost model matter as much as Jon suggests?</w:t>
      </w:r>
    </w:p>
    <w:p w:rsidR="00000000" w:rsidDel="00000000" w:rsidP="00000000" w:rsidRDefault="00000000" w:rsidRPr="00000000" w14:paraId="0000030B">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does AI measurement look like in organizations further along the maturity curve? Are there established KPIs?</w:t>
      </w:r>
    </w:p>
    <w:p w:rsidR="00000000" w:rsidDel="00000000" w:rsidP="00000000" w:rsidRDefault="00000000" w:rsidRPr="00000000" w14:paraId="0000030C">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do organizations handle the "blurring of role boundaries" in terms of hiring, training, and career development?</w:t>
      </w:r>
    </w:p>
    <w:p w:rsidR="00000000" w:rsidDel="00000000" w:rsidP="00000000" w:rsidRDefault="00000000" w:rsidRPr="00000000" w14:paraId="0000030D">
      <w:pPr>
        <w:numPr>
          <w:ilvl w:val="0"/>
          <w:numId w:val="4"/>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Test Divergences</w:t>
      </w:r>
    </w:p>
    <w:p w:rsidR="00000000" w:rsidDel="00000000" w:rsidP="00000000" w:rsidRDefault="00000000" w:rsidRPr="00000000" w14:paraId="0000030E">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Is the "model deprecation risk" a universal concern, or is it specific to teams building production workflows (like Jon's)?</w:t>
      </w:r>
    </w:p>
    <w:p w:rsidR="00000000" w:rsidDel="00000000" w:rsidP="00000000" w:rsidRDefault="00000000" w:rsidRPr="00000000" w14:paraId="0000030F">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 marketing leaders in other organizations also have a "leadership understanding gap" where they encourage AI use without deeply understanding it?</w:t>
      </w:r>
    </w:p>
    <w:p w:rsidR="00000000" w:rsidDel="00000000" w:rsidP="00000000" w:rsidRDefault="00000000" w:rsidRPr="00000000" w14:paraId="00000310">
      <w:pPr>
        <w:numPr>
          <w:ilvl w:val="1"/>
          <w:numId w:val="4"/>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Is the discomfort with creative AI (Berfun) widespread among marketing professionals, or is it a personal perspective?</w:t>
      </w:r>
    </w:p>
    <w:p w:rsidR="00000000" w:rsidDel="00000000" w:rsidP="00000000" w:rsidRDefault="00000000" w:rsidRPr="00000000" w14:paraId="00000311">
      <w:pPr>
        <w:pStyle w:val="Heading2"/>
        <w:spacing w:line="480" w:lineRule="auto"/>
        <w:rPr>
          <w:rFonts w:ascii="Georgia" w:cs="Georgia" w:eastAsia="Georgia" w:hAnsi="Georgia"/>
          <w:sz w:val="22"/>
          <w:szCs w:val="22"/>
        </w:rPr>
      </w:pPr>
      <w:bookmarkStart w:colFirst="0" w:colLast="0" w:name="_4i48gt7nuy87" w:id="55"/>
      <w:bookmarkEnd w:id="55"/>
      <w:r w:rsidDel="00000000" w:rsidR="00000000" w:rsidRPr="00000000">
        <w:rPr>
          <w:rFonts w:ascii="Georgia" w:cs="Georgia" w:eastAsia="Georgia" w:hAnsi="Georgia"/>
          <w:sz w:val="22"/>
          <w:szCs w:val="22"/>
          <w:rtl w:val="0"/>
        </w:rPr>
        <w:t xml:space="preserve">A.2.</w:t>
        <w:tab/>
        <w:t xml:space="preserve">Interview protocol</w:t>
      </w:r>
    </w:p>
    <w:p w:rsidR="00000000" w:rsidDel="00000000" w:rsidP="00000000" w:rsidRDefault="00000000" w:rsidRPr="00000000" w14:paraId="00000312">
      <w:pPr>
        <w:spacing w:line="48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rsidR="00000000" w:rsidDel="00000000" w:rsidP="00000000" w:rsidRDefault="00000000" w:rsidRPr="00000000" w14:paraId="00000313">
      <w:pPr>
        <w:spacing w:line="480" w:lineRule="auto"/>
        <w:rPr/>
      </w:pPr>
      <w:r w:rsidDel="00000000" w:rsidR="00000000" w:rsidRPr="00000000">
        <w:rPr>
          <w:rFonts w:ascii="Georgia" w:cs="Georgia" w:eastAsia="Georgia" w:hAnsi="Georgia"/>
          <w:sz w:val="22"/>
          <w:szCs w:val="22"/>
          <w:rtl w:val="0"/>
        </w:rPr>
        <w:t xml:space="preserve">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r w:rsidDel="00000000" w:rsidR="00000000" w:rsidRPr="00000000">
        <w:rPr>
          <w:rtl w:val="0"/>
        </w:rPr>
      </w:r>
    </w:p>
    <w:p w:rsidR="00000000" w:rsidDel="00000000" w:rsidP="00000000" w:rsidRDefault="00000000" w:rsidRPr="00000000" w14:paraId="00000314">
      <w:pPr>
        <w:pStyle w:val="Heading1"/>
        <w:ind w:left="0" w:firstLine="0"/>
        <w:jc w:val="left"/>
        <w:rPr/>
        <w:sectPr>
          <w:type w:val="nextPage"/>
          <w:pgSz w:h="15840" w:w="12240" w:orient="portrait"/>
          <w:pgMar w:bottom="1440" w:top="1440" w:left="1440" w:right="1440" w:header="720" w:footer="720"/>
        </w:sectPr>
      </w:pPr>
      <w:bookmarkStart w:colFirst="0" w:colLast="0" w:name="_i4eri4z2mseg" w:id="56"/>
      <w:bookmarkEnd w:id="56"/>
      <w:r w:rsidDel="00000000" w:rsidR="00000000" w:rsidRPr="00000000">
        <w:rPr>
          <w:rtl w:val="0"/>
        </w:rPr>
      </w:r>
    </w:p>
    <w:p w:rsidR="00000000" w:rsidDel="00000000" w:rsidP="00000000" w:rsidRDefault="00000000" w:rsidRPr="00000000" w14:paraId="00000315">
      <w:pPr>
        <w:pStyle w:val="Heading1"/>
        <w:rPr>
          <w:rFonts w:ascii="Georgia" w:cs="Georgia" w:eastAsia="Georgia" w:hAnsi="Georgia"/>
          <w:sz w:val="22"/>
          <w:szCs w:val="22"/>
        </w:rPr>
      </w:pPr>
      <w:bookmarkStart w:colFirst="0" w:colLast="0" w:name="_n4q94a2ei39t" w:id="57"/>
      <w:bookmarkEnd w:id="57"/>
      <w:r w:rsidDel="00000000" w:rsidR="00000000" w:rsidRPr="00000000">
        <w:rPr>
          <w:rFonts w:ascii="Georgia" w:cs="Georgia" w:eastAsia="Georgia" w:hAnsi="Georgia"/>
          <w:sz w:val="22"/>
          <w:szCs w:val="22"/>
          <w:rtl w:val="0"/>
        </w:rPr>
        <w:t xml:space="preserve">Appendix </w:t>
      </w:r>
      <w:r w:rsidDel="00000000" w:rsidR="00000000" w:rsidRPr="00000000">
        <w:rPr>
          <w:rtl w:val="0"/>
        </w:rPr>
        <w:t xml:space="preserve">C</w:t>
      </w:r>
      <w:r w:rsidDel="00000000" w:rsidR="00000000" w:rsidRPr="00000000">
        <w:rPr>
          <w:rFonts w:ascii="Georgia" w:cs="Georgia" w:eastAsia="Georgia" w:hAnsi="Georgia"/>
          <w:sz w:val="22"/>
          <w:szCs w:val="22"/>
          <w:rtl w:val="0"/>
        </w:rPr>
        <w:t xml:space="preserve">. The process of constructive grounded theory</w:t>
      </w:r>
    </w:p>
    <w:p w:rsidR="00000000" w:rsidDel="00000000" w:rsidP="00000000" w:rsidRDefault="00000000" w:rsidRPr="00000000" w14:paraId="00000316">
      <w:pPr>
        <w:spacing w:line="360" w:lineRule="auto"/>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Figure B1.</w:t>
      </w:r>
    </w:p>
    <w:p w:rsidR="00000000" w:rsidDel="00000000" w:rsidP="00000000" w:rsidRDefault="00000000" w:rsidRPr="00000000" w14:paraId="00000317">
      <w:pPr>
        <w:spacing w:line="36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The process of constructive grounded theory.</w:t>
      </w:r>
    </w:p>
    <w:p w:rsidR="00000000" w:rsidDel="00000000" w:rsidP="00000000" w:rsidRDefault="00000000" w:rsidRPr="00000000" w14:paraId="00000318">
      <w:pPr>
        <w:spacing w:line="360" w:lineRule="auto"/>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4305300" cy="3028950"/>
            <wp:effectExtent b="0" l="0" r="0" 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3053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360" w:lineRule="auto"/>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Note: </w:t>
      </w:r>
      <w:r w:rsidDel="00000000" w:rsidR="00000000" w:rsidRPr="00000000">
        <w:rPr>
          <w:rFonts w:ascii="Georgia" w:cs="Georgia" w:eastAsia="Georgia" w:hAnsi="Georgia"/>
          <w:sz w:val="22"/>
          <w:szCs w:val="22"/>
          <w:rtl w:val="0"/>
        </w:rPr>
        <w:t xml:space="preserve">Figure taken from Charmaz (2014)</w:t>
      </w:r>
    </w:p>
    <w:p w:rsidR="00000000" w:rsidDel="00000000" w:rsidP="00000000" w:rsidRDefault="00000000" w:rsidRPr="00000000" w14:paraId="0000031A">
      <w:pPr>
        <w:pStyle w:val="Heading1"/>
        <w:rPr>
          <w:rFonts w:ascii="Georgia" w:cs="Georgia" w:eastAsia="Georgia" w:hAnsi="Georgia"/>
          <w:sz w:val="22"/>
          <w:szCs w:val="22"/>
        </w:rPr>
      </w:pPr>
      <w:bookmarkStart w:colFirst="0" w:colLast="0" w:name="_z0nzv114icat" w:id="58"/>
      <w:bookmarkEnd w:id="58"/>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rPr>
          <w:rFonts w:ascii="Georgia" w:cs="Georgia" w:eastAsia="Georgia" w:hAnsi="Georgia"/>
          <w:sz w:val="22"/>
          <w:szCs w:val="22"/>
        </w:rPr>
      </w:pPr>
      <w:bookmarkStart w:colFirst="0" w:colLast="0" w:name="_8iomnw571gh6" w:id="59"/>
      <w:bookmarkEnd w:id="59"/>
      <w:r w:rsidDel="00000000" w:rsidR="00000000" w:rsidRPr="00000000">
        <w:rPr>
          <w:rFonts w:ascii="Georgia" w:cs="Georgia" w:eastAsia="Georgia" w:hAnsi="Georgia"/>
          <w:sz w:val="22"/>
          <w:szCs w:val="22"/>
          <w:rtl w:val="0"/>
        </w:rPr>
        <w:t xml:space="preserve">Appendix </w:t>
      </w:r>
      <w:r w:rsidDel="00000000" w:rsidR="00000000" w:rsidRPr="00000000">
        <w:rPr>
          <w:rtl w:val="0"/>
        </w:rPr>
        <w:t xml:space="preserve">D</w:t>
      </w:r>
      <w:r w:rsidDel="00000000" w:rsidR="00000000" w:rsidRPr="00000000">
        <w:rPr>
          <w:rFonts w:ascii="Georgia" w:cs="Georgia" w:eastAsia="Georgia" w:hAnsi="Georgia"/>
          <w:sz w:val="22"/>
          <w:szCs w:val="22"/>
          <w:rtl w:val="0"/>
        </w:rPr>
        <w:t xml:space="preserve">. Supporting Quotes</w:t>
      </w:r>
    </w:p>
    <w:p w:rsidR="00000000" w:rsidDel="00000000" w:rsidP="00000000" w:rsidRDefault="00000000" w:rsidRPr="00000000" w14:paraId="000003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Placeholder (</w:t>
      </w:r>
      <w:hyperlink r:id="rId38">
        <w:r w:rsidDel="00000000" w:rsidR="00000000" w:rsidRPr="00000000">
          <w:rPr>
            <w:rFonts w:ascii="Georgia" w:cs="Georgia" w:eastAsia="Georgia" w:hAnsi="Georgia"/>
            <w:color w:val="1155cc"/>
            <w:sz w:val="22"/>
            <w:szCs w:val="22"/>
            <w:u w:val="single"/>
            <w:rtl w:val="0"/>
          </w:rPr>
          <w:t xml:space="preserve">example paper</w:t>
        </w:r>
      </w:hyperlink>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31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ind w:firstLine="0"/>
        <w:rPr>
          <w:rFonts w:ascii="Georgia" w:cs="Georgia" w:eastAsia="Georgia" w:hAnsi="Georgia"/>
          <w:sz w:val="22"/>
          <w:szCs w:val="22"/>
        </w:rPr>
      </w:pPr>
      <w:bookmarkStart w:colFirst="0" w:colLast="0" w:name="_a7k3h3b6oqi2" w:id="60"/>
      <w:bookmarkEnd w:id="60"/>
      <w:r w:rsidDel="00000000" w:rsidR="00000000" w:rsidRPr="00000000">
        <w:rPr>
          <w:rFonts w:ascii="Georgia" w:cs="Georgia" w:eastAsia="Georgia" w:hAnsi="Georgia"/>
          <w:sz w:val="22"/>
          <w:szCs w:val="22"/>
          <w:rtl w:val="0"/>
        </w:rPr>
        <w:t xml:space="preserve">Appendix E. What to include?</w:t>
      </w:r>
    </w:p>
    <w:p w:rsidR="00000000" w:rsidDel="00000000" w:rsidP="00000000" w:rsidRDefault="00000000" w:rsidRPr="00000000" w14:paraId="000003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List from lecture is probably different for grounded theory…</w:t>
      </w:r>
      <w:r w:rsidDel="00000000" w:rsidR="00000000" w:rsidRPr="00000000">
        <w:rPr>
          <w:rtl w:val="0"/>
        </w:rPr>
      </w:r>
    </w:p>
    <w:p w:rsidR="00000000" w:rsidDel="00000000" w:rsidP="00000000" w:rsidRDefault="00000000" w:rsidRPr="00000000" w14:paraId="00000320">
      <w:pPr>
        <w:numPr>
          <w:ilvl w:val="0"/>
          <w:numId w:val="9"/>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Interview protocol</w:t>
      </w:r>
    </w:p>
    <w:p w:rsidR="00000000" w:rsidDel="00000000" w:rsidP="00000000" w:rsidRDefault="00000000" w:rsidRPr="00000000" w14:paraId="00000321">
      <w:pPr>
        <w:numPr>
          <w:ilvl w:val="0"/>
          <w:numId w:val="9"/>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Consent form - template</w:t>
      </w:r>
    </w:p>
    <w:p w:rsidR="00000000" w:rsidDel="00000000" w:rsidP="00000000" w:rsidRDefault="00000000" w:rsidRPr="00000000" w14:paraId="00000322">
      <w:pPr>
        <w:numPr>
          <w:ilvl w:val="0"/>
          <w:numId w:val="9"/>
        </w:numPr>
        <w:ind w:left="1440" w:hanging="360"/>
        <w:rPr>
          <w:rFonts w:ascii="Georgia" w:cs="Georgia" w:eastAsia="Georgia" w:hAnsi="Georgia"/>
          <w:sz w:val="22"/>
          <w:szCs w:val="22"/>
        </w:rPr>
      </w:pPr>
      <w:r w:rsidDel="00000000" w:rsidR="00000000" w:rsidRPr="00000000">
        <w:rPr>
          <w:rFonts w:ascii="Cardo" w:cs="Cardo" w:eastAsia="Cardo" w:hAnsi="Cardo"/>
          <w:sz w:val="22"/>
          <w:szCs w:val="22"/>
          <w:rtl w:val="0"/>
        </w:rPr>
        <w:t xml:space="preserve">Sample ← Statistics about interviewees</w:t>
      </w:r>
    </w:p>
    <w:p w:rsidR="00000000" w:rsidDel="00000000" w:rsidP="00000000" w:rsidRDefault="00000000" w:rsidRPr="00000000" w14:paraId="00000323">
      <w:pPr>
        <w:numPr>
          <w:ilvl w:val="0"/>
          <w:numId w:val="9"/>
        </w:numPr>
        <w:ind w:left="1440" w:hanging="360"/>
        <w:rPr>
          <w:rFonts w:ascii="Georgia" w:cs="Georgia" w:eastAsia="Georgia" w:hAnsi="Georgia"/>
          <w:strike w:val="1"/>
          <w:sz w:val="22"/>
          <w:szCs w:val="22"/>
        </w:rPr>
      </w:pPr>
      <w:r w:rsidDel="00000000" w:rsidR="00000000" w:rsidRPr="00000000">
        <w:rPr>
          <w:rFonts w:ascii="Georgia" w:cs="Georgia" w:eastAsia="Georgia" w:hAnsi="Georgia"/>
          <w:strike w:val="1"/>
          <w:sz w:val="22"/>
          <w:szCs w:val="22"/>
          <w:rtl w:val="0"/>
        </w:rPr>
        <w:t xml:space="preserve">A priori list</w:t>
      </w:r>
    </w:p>
    <w:p w:rsidR="00000000" w:rsidDel="00000000" w:rsidP="00000000" w:rsidRDefault="00000000" w:rsidRPr="00000000" w14:paraId="00000324">
      <w:pPr>
        <w:numPr>
          <w:ilvl w:val="0"/>
          <w:numId w:val="9"/>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Initial template</w:t>
      </w:r>
    </w:p>
    <w:p w:rsidR="00000000" w:rsidDel="00000000" w:rsidP="00000000" w:rsidRDefault="00000000" w:rsidRPr="00000000" w14:paraId="00000325">
      <w:pPr>
        <w:numPr>
          <w:ilvl w:val="0"/>
          <w:numId w:val="9"/>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 template</w:t>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fanie B." w:id="85" w:date="2026-05-11T15:10:59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methodology</w:t>
      </w:r>
    </w:p>
  </w:comment>
  <w:comment w:author="Stefanie B." w:id="46" w:date="2026-05-11T12:56:19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right word? Do you mean the RAG part?</w:t>
      </w:r>
    </w:p>
  </w:comment>
  <w:comment w:author="Stefanie B." w:id="76" w:date="2026-05-11T15:03:45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needed</w:t>
      </w:r>
    </w:p>
  </w:comment>
  <w:comment w:author="Stefanie B." w:id="83" w:date="2026-05-11T15:10:27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summary</w:t>
      </w:r>
    </w:p>
  </w:comment>
  <w:comment w:author="Stefanie B." w:id="84" w:date="2026-05-11T15:10:50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four bullet points add more repetition - the text above is sufficient I believe</w:t>
      </w:r>
    </w:p>
  </w:comment>
  <w:comment w:author="Stefanie B." w:id="82" w:date="2026-05-11T15:10:08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revisit this to make sure we aren't introducing new concepts</w:t>
      </w:r>
    </w:p>
  </w:comment>
  <w:comment w:author="Stefanie B." w:id="69" w:date="2026-05-11T15:00:22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up, and then put GenAI value/Agentic AI value discussions after this... so this would become 2.3</w:t>
      </w:r>
    </w:p>
  </w:comment>
  <w:comment w:author="Stefanie B." w:id="70" w:date="2026-05-11T15:01:02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It would be good to clarify woodside as saying benefits-costs=value (and go into more detail here)</w:t>
      </w:r>
    </w:p>
  </w:comment>
  <w:comment w:author="Daan Luttik" w:id="96" w:date="2026-04-27T16:03:52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too specific?</w:t>
      </w:r>
    </w:p>
  </w:comment>
  <w:comment w:author="Stefanie B." w:id="97" w:date="2026-05-11T15:12:48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good to specify that recruitment was done also via LinkedIn posts to provide clarity</w:t>
      </w:r>
    </w:p>
  </w:comment>
  <w:comment w:author="Stefanie B." w:id="47" w:date="2026-05-11T12:58:08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first time this term is used... can you avoid using it or define it or put it in the context of the development you are describing</w:t>
      </w:r>
    </w:p>
  </w:comment>
  <w:comment w:author="Stefanie B." w:id="49" w:date="2026-05-11T13:04:24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the first time or near the first time this is introduced, so make sure to also provide a definition and contextualize it in this development. it might be needed to be moved up too if it fits better there to introduce AI agents</w:t>
      </w:r>
    </w:p>
  </w:comment>
  <w:comment w:author="Stefanie B." w:id="43" w:date="2026-05-11T13:05:02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above is a great and easy to follow overview of the progression of AIs and relating it to marketing. To help readers feel the same for the text following this, try to provide more definitions and also to link it directly to marketing in a clear way</w:t>
      </w:r>
    </w:p>
  </w:comment>
  <w:comment w:author="Stefanie B." w:id="77" w:date="2026-05-11T15:04:06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getting into guessing/hypothesizing and methodology aspects</w:t>
      </w:r>
    </w:p>
  </w:comment>
  <w:comment w:author="Stefanie B." w:id="51" w:date="2026-05-11T13:06:08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use here?</w:t>
      </w:r>
    </w:p>
  </w:comment>
  <w:comment w:author="Stefanie B." w:id="78" w:date="2026-05-11T15:04:32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thought. these aspects need to be cited as to the impacts of GenAI</w:t>
      </w:r>
    </w:p>
  </w:comment>
  <w:comment w:author="Stefanie B." w:id="50" w:date="2026-05-11T13:06:31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link usage to marketing?</w:t>
      </w:r>
    </w:p>
  </w:comment>
  <w:comment w:author="Stefanie B." w:id="61" w:date="2026-05-11T14:45:17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condensed/shortened quite a bit - the core takeaway of these two paragraphs is the Verhoef + Holmstrom citations which basically you say you will focus on the digital transformation. See if you can shorten this into one paragraph</w:t>
      </w:r>
    </w:p>
  </w:comment>
  <w:comment w:author="Stefanie B." w:id="45" w:date="2026-05-11T13:00:02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coverage here. It might be good to slow it down a bit - add a few sentences to explain what this all means, contextualize agentic systems, show how it differs more clearly and maybe with more illustrative examples</w:t>
      </w:r>
    </w:p>
  </w:comment>
  <w:comment w:author="Stefanie B." w:id="79" w:date="2026-05-11T15:05:03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move between GenAI and Agentic AI, and we need more consistency throughout the paper as to how to handle that</w:t>
      </w:r>
    </w:p>
  </w:comment>
  <w:comment w:author="Stefanie B." w:id="52" w:date="2026-05-11T13:06:53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our acronym here</w:t>
      </w:r>
    </w:p>
  </w:comment>
  <w:comment w:author="Stefanie B." w:id="59" w:date="2026-05-11T14:42:51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shifts the discussion a bit - it might be a separate section on value is needed, or if this can be worked into the text above or can be part of the subsection that follows. It would be important to include mostly only cited sentences.</w:t>
      </w:r>
    </w:p>
  </w:comment>
  <w:comment w:author="Stefanie B." w:id="62" w:date="2026-05-11T14:43:42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needed</w:t>
      </w:r>
    </w:p>
  </w:comment>
  <w:comment w:author="Stefanie B." w:id="60" w:date="2026-05-11T14:41:49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important to cite this</w:t>
      </w:r>
    </w:p>
  </w:comment>
  <w:comment w:author="Stefanie B." w:id="54" w:date="2026-05-11T13:07:17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then specify what definition you will use in the context of this paper and provide illustrative examples, including in marketing of what this can look like, and ideally a real-world example</w:t>
      </w:r>
    </w:p>
  </w:comment>
  <w:comment w:author="Stefanie B." w:id="53" w:date="2026-05-11T13:07:48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to Agentic AI is needed here... so explain how this before relates.</w:t>
      </w:r>
    </w:p>
  </w:comment>
  <w:comment w:author="Stefanie B." w:id="72" w:date="2026-05-11T15:02:09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still research based and in peer-reviewed journal, so no need to state this</w:t>
      </w:r>
    </w:p>
  </w:comment>
  <w:comment w:author="Daan Luttik" w:id="87" w:date="2026-01-15T10:17:12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after making it concrete</w:t>
      </w:r>
    </w:p>
  </w:comment>
  <w:comment w:author="Stefanie B." w:id="55" w:date="2026-05-11T13:08:21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needed</w:t>
      </w:r>
    </w:p>
  </w:comment>
  <w:comment w:author="Stefanie B." w:id="73" w:date="2026-05-11T15:02:17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goes into the methodology when we discuss this</w:t>
      </w:r>
    </w:p>
  </w:comment>
  <w:comment w:author="Stefanie B." w:id="56" w:date="2026-05-11T13:08:35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sentence isn't needed</w:t>
      </w:r>
    </w:p>
  </w:comment>
  <w:comment w:author="Stefanie B." w:id="68" w:date="2026-05-11T14:59:40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made more condensed</w:t>
      </w:r>
    </w:p>
  </w:comment>
  <w:comment w:author="Stefanie B." w:id="57" w:date="2026-05-11T13:08:56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can consider shortening this to GenAI?</w:t>
      </w:r>
    </w:p>
  </w:comment>
  <w:comment w:author="Stefanie B." w:id="75" w:date="2026-05-11T15:03:19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defined</w:t>
      </w:r>
    </w:p>
  </w:comment>
  <w:comment w:author="Stefanie B." w:id="67" w:date="2026-05-11T14:58:57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needed</w:t>
      </w:r>
    </w:p>
  </w:comment>
  <w:comment w:author="Stefanie B." w:id="66" w:date="2026-05-11T14:58:42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 this can probably be the core focus. There is also paradox literature on marketing - maybe can bring that in can help contextualize this - Pedersen, C. L. (2023). The paradoxical marketer: Interpretations, illustrations, and implications. Business Horizons, 66(6), 765-776.</w:t>
      </w:r>
    </w:p>
  </w:comment>
  <w:comment w:author="Stefanie B." w:id="74" w:date="2026-05-11T15:03:04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getting into hypothesizing or guessing what will be found - I would remove. this section needs to be focused on cited academic literature</w:t>
      </w:r>
    </w:p>
  </w:comment>
  <w:comment w:author="Stefanie B." w:id="80" w:date="2026-05-11T15:05:44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you our updated working paper on Agentic AI, you can cite it as a working paper; it fits in this value stuff, as our reviewer named various types of value we had to include in our latest revision</w:t>
      </w:r>
    </w:p>
  </w:comment>
  <w:comment w:author="Daan Luttik" w:id="91" w:date="2026-01-14T17:59:14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Stefanie's original comment: Here, you would eventually want to add more details: How many interviews, what their gender was, location was (and any other important details), the length of each interview, etc. This can be in table form as well.</w:t>
      </w:r>
    </w:p>
  </w:comment>
  <w:comment w:author="Daan Luttik" w:id="92" w:date="2026-05-03T19:25:59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now in Appendix B (will be maintained)</w:t>
      </w:r>
    </w:p>
  </w:comment>
  <w:comment w:author="Stefanie B." w:id="58" w:date="2026-05-11T13:33:22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author="Stefanie B." w:id="81" w:date="2026-05-11T15:09:50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goes into the methodology</w:t>
      </w:r>
    </w:p>
  </w:comment>
  <w:comment w:author="Daan Luttik" w:id="115" w:date="2026-05-30T19:24:58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Vendor strategy?</w:t>
      </w:r>
    </w:p>
  </w:comment>
  <w:comment w:author="Daan Luttik" w:id="118" w:date="2026-05-30T20:18:01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or extend?</w:t>
      </w:r>
    </w:p>
  </w:comment>
  <w:comment w:author="Daan Luttik" w:id="108" w:date="2026-05-30T16:39:32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Lacking is removed. Instead I'll discuss lacking in the context of leveraging.</w:t>
      </w:r>
    </w:p>
  </w:comment>
  <w:comment w:author="Daan Luttik" w:id="120" w:date="2026-05-25T16:47:12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probably be closer to the start.</w:t>
      </w:r>
    </w:p>
  </w:comment>
  <w:comment w:author="Daan Luttik" w:id="119" w:date="2026-05-25T16:35:03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considered using value creation. But this might be more concrete.</w:t>
      </w:r>
    </w:p>
  </w:comment>
  <w:comment w:author="Daan Luttik" w:id="109" w:date="2026-05-30T16:27:44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about process thinking, AI understanding</w:t>
      </w:r>
    </w:p>
  </w:comment>
  <w:comment w:author="Daan Luttik" w:id="116" w:date="2026-05-30T19:42:45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this to the limitations?</w:t>
      </w:r>
    </w:p>
  </w:comment>
  <w:comment w:author="Daan Luttik" w:id="106" w:date="2026-05-30T16:31:29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training as a prerequisite for successful experimenting.</w:t>
      </w:r>
    </w:p>
  </w:comment>
  <w:comment w:author="Daan Luttik" w:id="111" w:date="2026-05-30T16:56:34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&amp; context is part of integration... What else?</w:t>
      </w:r>
    </w:p>
  </w:comment>
  <w:comment w:author="Daan Luttik" w:id="113" w:date="2026-05-30T16:34:49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Extended skillset</w:t>
      </w:r>
    </w:p>
  </w:comment>
  <w:comment w:author="Daan Luttik" w:id="112" w:date="2026-05-30T16:52:54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speed &amp; scalability</w:t>
      </w:r>
    </w:p>
  </w:comment>
  <w:comment w:author="Daan Luttik" w:id="126" w:date="2026-05-03T19:44:15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used anymore. But this paper was inspirational to me, maybe include it somewhere in the literature review.</w:t>
      </w:r>
    </w:p>
  </w:comment>
  <w:comment w:author="Daan Luttik" w:id="125" w:date="2026-05-03T19:43:05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to be removed, since, while we tried it, it did not affect the research.</w:t>
      </w:r>
    </w:p>
  </w:comment>
  <w:comment w:author="Stefanie B." w:id="13" w:date="2026-01-20T11:41:18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some changes here - just basically needed to add some more details around why you would focus on Agentic AI</w:t>
      </w:r>
    </w:p>
  </w:comment>
  <w:comment w:author="Daan Luttik" w:id="110" w:date="2026-05-30T16:49:56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 data analysis</w:t>
      </w:r>
    </w:p>
  </w:comment>
  <w:comment w:author="Daan Luttik" w:id="122" w:date="2026-05-03T19:41:56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also interesting</w:t>
      </w:r>
    </w:p>
  </w:comment>
  <w:comment w:author="Daan Luttik" w:id="114" w:date="2026-05-30T15:42:39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errors or content not in line with brand.</w:t>
      </w:r>
    </w:p>
  </w:comment>
  <w:comment w:author="Daan Luttik" w:id="124" w:date="2026-05-03T19:40:07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interesting enough to include.</w:t>
      </w:r>
    </w:p>
  </w:comment>
  <w:comment w:author="Daan Luttik" w:id="121" w:date="2026-05-03T19:36:33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interesting, I requested a copy through linkedin. @stefaniebeninger@gmail.com, If you do have access, Id love a pdf 😉</w:t>
      </w:r>
    </w:p>
  </w:comment>
  <w:comment w:author="Stefanie B." w:id="5" w:date="2026-05-11T12:29:50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here a cited overview of what aspects genAI is suppose to be used by marketing...</w:t>
      </w:r>
    </w:p>
  </w:comment>
  <w:comment w:author="Stefanie B." w:id="1" w:date="2026-05-11T12:30:06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avoid sub-headings in Introduction as it breaks up the flow</w:t>
      </w:r>
    </w:p>
  </w:comment>
  <w:comment w:author="Stefanie B." w:id="2" w:date="2026-05-11T12:37:00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the requirements say you need to? I don't think so. If not, then I want to give you a specific five-paragraph structure you can follow for the thesis introduction section.</w:t>
      </w:r>
    </w:p>
  </w:comment>
  <w:comment w:author="Stefanie B." w:id="9" w:date="2026-05-11T12:30:47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exceptions to this? then they should be cited here</w:t>
      </w:r>
    </w:p>
  </w:comment>
  <w:comment w:author="Daan Luttik" w:id="123" w:date="2026-05-03T19:38:31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removed this quotation... maybe look at it again.</w:t>
      </w:r>
    </w:p>
  </w:comment>
  <w:comment w:author="Daan Luttik" w:id="64" w:date="2026-05-03T19:50:03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logical to draw conclusions on the impact on AI in marketing yet...</w:t>
      </w:r>
    </w:p>
  </w:comment>
  <w:comment w:author="Stefanie B." w:id="65" w:date="2026-05-11T14:45:51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likely something for Section 5</w:t>
      </w:r>
    </w:p>
  </w:comment>
  <w:comment w:author="Daan Luttik" w:id="105" w:date="2026-05-31T16:53:28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 quality</w:t>
      </w:r>
    </w:p>
  </w:comment>
  <w:comment w:author="Stefanie B." w:id="21" w:date="2026-05-11T12:38:22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potentially needed here</w:t>
      </w:r>
    </w:p>
  </w:comment>
  <w:comment w:author="Daan Luttik" w:id="104" w:date="2026-05-31T16:54:16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w:t>
      </w:r>
    </w:p>
  </w:comment>
  <w:comment w:author="Stefanie B." w:id="8" w:date="2026-05-11T12:31:32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it is important to note that this is missing, why would we need this kind of research in the domain of marketing? Why do we need research on agentic AI? Why on marketing and agentic AI?</w:t>
      </w:r>
    </w:p>
  </w:comment>
  <w:comment w:author="Stefanie B." w:id="11" w:date="2026-05-11T12:32:32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be very careful with ensuring that we simplify these as much as possible and ensure all terms are defined (e..g, what is a 'marketing practice'? Can we use a simpler term? (e.g., marketing)? etc)</w:t>
      </w:r>
    </w:p>
  </w:comment>
  <w:comment w:author="Stefanie B." w:id="4" w:date="2026-05-11T12:28:15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to spell out the words entirely (and suggest to avoid using jargon - so can here use market value, if appropriate</w:t>
      </w:r>
    </w:p>
  </w:comment>
  <w:comment w:author="Stefanie B." w:id="12" w:date="2026-05-11T12:32:55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revisit these now that data analysis is well underway</w:t>
      </w:r>
    </w:p>
  </w:comment>
  <w:comment w:author="Stefanie B." w:id="6" w:date="2026-05-11T12:29:10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need page number if direction quotations</w:t>
      </w:r>
    </w:p>
  </w:comment>
  <w:comment w:author="Stefanie B." w:id="7" w:date="2026-05-11T12:33:26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this relate to GenAI? The link with GenAI needs to be there to allow the reader to understand the landscape</w:t>
      </w:r>
    </w:p>
  </w:comment>
  <w:comment w:author="Stefanie B." w:id="28" w:date="2026-05-11T12:41:24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need explanations</w:t>
      </w:r>
    </w:p>
  </w:comment>
  <w:comment w:author="Stefanie B." w:id="3" w:date="2026-05-11T12:29:24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definition of generative AI here</w:t>
      </w:r>
    </w:p>
  </w:comment>
  <w:comment w:author="Stefanie B." w:id="14" w:date="2026-05-11T12:33:58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much research done on this anyways? We may need to rethink once we have clarity on the findings</w:t>
      </w:r>
    </w:p>
  </w:comment>
  <w:comment w:author="Stefanie B." w:id="22" w:date="2026-05-11T12:38:39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describe this</w:t>
      </w:r>
    </w:p>
  </w:comment>
  <w:comment w:author="Stefanie B." w:id="15" w:date="2026-05-11T12:35:15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cited.</w:t>
      </w:r>
    </w:p>
  </w:comment>
  <w:comment w:author="Stefanie B." w:id="23" w:date="2026-05-11T12:39:09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to remove this to avoid introducing too many terms - stick to expert systems here</w:t>
      </w:r>
    </w:p>
  </w:comment>
  <w:comment w:author="Stefanie B." w:id="16" w:date="2026-05-11T12:35:24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to be repetition of what came above</w:t>
      </w:r>
    </w:p>
  </w:comment>
  <w:comment w:author="Stefanie B." w:id="17" w:date="2026-05-11T12:35:50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cited</w:t>
      </w:r>
    </w:p>
  </w:comment>
  <w:comment w:author="Stefanie B." w:id="86" w:date="2025-12-02T09:45:55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author="Stefanie B." w:id="37" w:date="2026-05-11T12:44:36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explanation! You are a strong writer</w:t>
      </w:r>
    </w:p>
  </w:comment>
  <w:comment w:author="Stefanie B." w:id="18" w:date="2026-05-11T12:36:22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updated once we know the findings</w:t>
      </w:r>
    </w:p>
  </w:comment>
  <w:comment w:author="Stefanie B." w:id="71" w:date="2026-05-11T15:01:24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alongside Woodside, it is about customer benefits, so maybe not necessarily relevant to this study</w:t>
      </w:r>
    </w:p>
  </w:comment>
  <w:comment w:author="Stefanie B." w:id="38" w:date="2026-05-11T12:45:54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avoid having "This" by itself, by always specifying what 'this' refers to - in this case, "This development"</w:t>
      </w:r>
    </w:p>
  </w:comment>
  <w:comment w:author="Daan Luttik" w:id="0" w:date="2026-01-15T11:42:38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Yasmina: Note the use of grounded theory very early in the document.</w:t>
      </w:r>
    </w:p>
  </w:comment>
  <w:comment w:author="Stefanie B." w:id="24" w:date="2026-05-11T12:39:46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Stefanie B." w:id="19" w:date="2025-12-02T10:02:34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create this? Looks good - doesn't genAI also have machine learning aspects? And deep learning. Is GenAI separate from GPT? I had seen they are often described as one and the ame</w:t>
      </w:r>
    </w:p>
  </w:comment>
  <w:comment w:author="Daan Luttik" w:id="20" w:date="2026-05-03T13:59:19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update the diagram when Im done writing the literature review)</w:t>
      </w:r>
    </w:p>
  </w:comment>
  <w:comment w:author="Stefanie B." w:id="25" w:date="2026-05-11T12:40:43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good here to explain how it is used (e.g., above you mention that marketers define parameters, etc - how do marketers here engage/interact with ML?</w:t>
      </w:r>
    </w:p>
  </w:comment>
  <w:comment w:author="Stefanie B." w:id="63" w:date="2026-05-11T14:47:32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bit concerned here about introducing so many different concepts, most of which are not defined or described in detail...</w:t>
      </w:r>
    </w:p>
  </w:comment>
  <w:comment w:author="Stefanie B." w:id="26" w:date="2026-05-11T12:40:51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needed</w:t>
      </w:r>
    </w:p>
  </w:comment>
  <w:comment w:author="Stefanie B." w:id="29" w:date="2026-05-11T12:42:36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w:t>
      </w:r>
    </w:p>
  </w:comment>
  <w:comment w:author="Stefanie B." w:id="30" w:date="2026-05-11T12:42:50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need an explanation for the average reader</w:t>
      </w:r>
    </w:p>
  </w:comment>
  <w:comment w:author="Stefanie B." w:id="27" w:date="2026-05-11T12:41:04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needed or connect to next sentence</w:t>
      </w:r>
    </w:p>
  </w:comment>
  <w:comment w:author="Stefanie B." w:id="31" w:date="2026-05-11T12:43:01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 out all acronyms the first time you use them</w:t>
      </w:r>
    </w:p>
  </w:comment>
  <w:comment w:author="Stefanie B." w:id="103" w:date="2025-12-02T09:41:59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 this at the end</w:t>
      </w:r>
    </w:p>
  </w:comment>
  <w:comment w:author="Stefanie B." w:id="93" w:date="2025-12-02T09:35:36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describe how this was done? You might want to instead called it theoretical sampling - e.g., the focus on domain and technical experts.</w:t>
      </w:r>
    </w:p>
  </w:comment>
  <w:comment w:author="Daan Luttik" w:id="94" w:date="2026-05-03T19:33:49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author="Stefanie B." w:id="95" w:date="2026-05-11T15:12:04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discuss</w:t>
      </w:r>
    </w:p>
  </w:comment>
  <w:comment w:author="Stefanie B." w:id="33" w:date="2026-05-11T12:43:18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also spell this out</w:t>
      </w:r>
    </w:p>
  </w:comment>
  <w:comment w:author="Stefanie B." w:id="98" w:date="2025-12-02T09:33:23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author="Daan Luttik" w:id="99" w:date="2026-01-14T17:53:15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interesting question.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main thought about this is that finding a sufficient sample can be challenging, and I do not truly know what to expect from the snowball sampling and the insights from our interviewees. So I am mainly looking to keep my options open.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is mainly a pragmatic choice rather than one based on academic rigor.</w:t>
      </w:r>
    </w:p>
  </w:comment>
  <w:comment w:author="Daan Luttik" w:id="100" w:date="2026-04-27T16:29:09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author="Daan Luttik" w:id="101" w:date="2026-04-27T16:30:23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get some interesting comments about how privacy and security concerns differ internationally though.</w:t>
      </w:r>
    </w:p>
  </w:comment>
  <w:comment w:author="Stefanie B." w:id="102" w:date="2026-05-11T15:13:14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put in future research in Section 5.</w:t>
      </w:r>
    </w:p>
  </w:comment>
  <w:comment w:author="Stefanie B." w:id="32" w:date="2026-05-11T12:43:35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explain in simple terms what this involved?</w:t>
      </w:r>
    </w:p>
  </w:comment>
  <w:comment w:author="Stefanie B." w:id="39" w:date="2026-05-11T12:52:36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one sentence to connect directly to marketing</w:t>
      </w:r>
    </w:p>
  </w:comment>
  <w:comment w:author="Stefanie B." w:id="40" w:date="2026-05-11T12:53:00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other elements?</w:t>
      </w:r>
    </w:p>
  </w:comment>
  <w:comment w:author="Stefanie B." w:id="34" w:date="2026-05-11T12:44:10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 addresses my comment above. Can you move this definition up to when it first appears?</w:t>
      </w:r>
    </w:p>
  </w:comment>
  <w:comment w:author="Stefanie B." w:id="35" w:date="2026-05-11T12:52:01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would be good to define all these three things</w:t>
      </w:r>
    </w:p>
  </w:comment>
  <w:comment w:author="Daan Luttik" w:id="117" w:date="2026-05-31T11:16:18Z">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or delete?</w:t>
      </w:r>
    </w:p>
  </w:comment>
  <w:comment w:author="Stefanie B." w:id="36" w:date="2026-05-11T12:44:27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explain, even in a sentence, what pretraining involves?</w:t>
      </w:r>
    </w:p>
  </w:comment>
  <w:comment w:author="Daan Luttik" w:id="88" w:date="2026-01-15T14:03:18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Daan Luttik" w:id="89" w:date="2026-04-27T16:00:52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@stefaniebeninger@gmail.com I know we talked about noting your own biases, but I am not seeing this back in literature. Does it even make sense to add this, or was that just an exercise to become aware of your own presuppositions?</w:t>
      </w:r>
    </w:p>
  </w:comment>
  <w:comment w:author="Stefanie B." w:id="90" w:date="2026-05-11T15:11:35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called being 'reflexive'. Can you put this in near memos usually</w:t>
      </w:r>
    </w:p>
  </w:comment>
  <w:comment w:author="Stefanie B." w:id="10" w:date="2026-01-20T11:38:48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simplified. Perhaps, just "What are the benefits of implementing Agentic AI" and "What are the drawbacks (including risks) of implementing Agentic AI?"</w:t>
      </w:r>
    </w:p>
  </w:comment>
  <w:comment w:author="Stefanie B." w:id="44" w:date="2026-05-11T12:55:51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also provide a sentence that says "In other words, RAG allows companies to xxx" to just make it more concrete for the readers who lack information.</w:t>
      </w:r>
    </w:p>
  </w:comment>
  <w:comment w:author="Stefanie B." w:id="41" w:date="2026-05-11T12:54:15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good in a few places here to put specific company-specific illustrative examples (e.g., For example, (company name) uses GenAI for xxx"</w:t>
      </w:r>
    </w:p>
  </w:comment>
  <w:comment w:author="Daan Luttik" w:id="107" w:date="2026-05-29T14:33:03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reword</w:t>
      </w:r>
    </w:p>
  </w:comment>
  <w:comment w:author="Stefanie B." w:id="48" w:date="2026-05-11T13:00:15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was this introduced?</w:t>
      </w:r>
    </w:p>
  </w:comment>
  <w:comment w:author="Stefanie B." w:id="42" w:date="2026-05-11T12:54:57Z">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include one cited definition of RAG here before saying what it can be useful for businesses for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EB Garamond Medium">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EB Garamond SemiBol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spacing w:line="240" w:lineRule="auto"/>
      <w:rPr>
        <w:sz w:val="20"/>
        <w:szCs w:val="20"/>
      </w:rPr>
    </w:pPr>
    <w:r w:rsidDel="00000000" w:rsidR="00000000" w:rsidRPr="00000000">
      <w:rPr>
        <w:rtl w:val="0"/>
      </w:rPr>
    </w:r>
  </w:p>
  <w:p w:rsidR="00000000" w:rsidDel="00000000" w:rsidP="00000000" w:rsidRDefault="00000000" w:rsidRPr="00000000" w14:paraId="00000327">
    <w:pPr>
      <w:ind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2C">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ind w:lef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rFonts w:ascii="Arial" w:cs="Arial" w:eastAsia="Arial" w:hAnsi="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ind w:firstLine="0"/>
    </w:pPr>
    <w:rPr>
      <w:b w:val="1"/>
      <w:bCs w:val="1"/>
      <w:color w:val="1b1c1d"/>
    </w:rPr>
  </w:style>
  <w:style w:type="paragraph" w:styleId="Heading3">
    <w:name w:val="heading 3"/>
    <w:basedOn w:val="Normal"/>
    <w:next w:val="Normal"/>
    <w:pPr>
      <w:keepNext w:val="1"/>
      <w:keepLines w:val="1"/>
      <w:ind w:firstLine="0"/>
    </w:pPr>
    <w:rPr>
      <w:i w:val="1"/>
      <w:iCs w:val="1"/>
    </w:rPr>
  </w:style>
  <w:style w:type="paragraph" w:styleId="Heading4">
    <w:name w:val="heading 4"/>
    <w:basedOn w:val="Normal"/>
    <w:next w:val="Normal"/>
    <w:pPr>
      <w:keepNext w:val="1"/>
      <w:keepLines w:val="1"/>
      <w:spacing w:after="200" w:before="200" w:line="360" w:lineRule="auto"/>
    </w:pPr>
    <w:rPr>
      <w:rFonts w:ascii="EB Garamond SemiBold" w:cs="EB Garamond SemiBold" w:eastAsia="EB Garamond SemiBold" w:hAnsi="EB Garamond SemiBold"/>
      <w:sz w:val="24"/>
      <w:szCs w:val="24"/>
    </w:rPr>
  </w:style>
  <w:style w:type="paragraph" w:styleId="Heading5">
    <w:name w:val="heading 5"/>
    <w:basedOn w:val="Normal"/>
    <w:next w:val="Normal"/>
    <w:pPr>
      <w:keepNext w:val="1"/>
      <w:keepLines w:val="1"/>
      <w:spacing w:after="80" w:before="240" w:lineRule="auto"/>
    </w:pPr>
    <w:rPr>
      <w:rFonts w:ascii="EB Garamond Medium" w:cs="EB Garamond Medium" w:eastAsia="EB Garamond Medium" w:hAnsi="EB Garamond Medium"/>
      <w:sz w:val="24"/>
      <w:szCs w:val="24"/>
    </w:rPr>
  </w:style>
  <w:style w:type="paragraph" w:styleId="Heading6">
    <w:name w:val="heading 6"/>
    <w:basedOn w:val="Normal"/>
    <w:next w:val="Normal"/>
    <w:pPr>
      <w:keepNext w:val="1"/>
      <w:keepLines w:val="1"/>
      <w:spacing w:after="80" w:before="240" w:lineRule="auto"/>
    </w:pPr>
    <w:rPr>
      <w:i w:val="1"/>
      <w:i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aude.com/blog/skills" TargetMode="External"/><Relationship Id="rId22" Type="http://schemas.openxmlformats.org/officeDocument/2006/relationships/hyperlink" Target="https://doi.org/10.69554/xehz1946" TargetMode="External"/><Relationship Id="rId21" Type="http://schemas.openxmlformats.org/officeDocument/2006/relationships/hyperlink" Target="https://help.openai.com/en/articles/20001066-skills-in-chatgpt" TargetMode="External"/><Relationship Id="rId24" Type="http://schemas.openxmlformats.org/officeDocument/2006/relationships/hyperlink" Target="https://doi.org/10.1016/j.bushor.2021.03.006" TargetMode="External"/><Relationship Id="rId23" Type="http://schemas.openxmlformats.org/officeDocument/2006/relationships/hyperlink" Target="https://doi.org/10.48550/arXiv.2405.2101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jpg"/><Relationship Id="rId26" Type="http://schemas.openxmlformats.org/officeDocument/2006/relationships/hyperlink" Target="https://doi.org/10.1007/s11747-020-00749-9" TargetMode="External"/><Relationship Id="rId25" Type="http://schemas.openxmlformats.org/officeDocument/2006/relationships/hyperlink" Target="https://doi.org/10.1016/j.bushor.2021.03.006" TargetMode="External"/><Relationship Id="rId28" Type="http://schemas.openxmlformats.org/officeDocument/2006/relationships/hyperlink" Target="https://www.mckinsey.com/capabilities/mckinsey-digital/our-insights/superagency-in-the-workplace-empowering-people-to-unlock-ais-full-potential-at-work" TargetMode="External"/><Relationship Id="rId27" Type="http://schemas.openxmlformats.org/officeDocument/2006/relationships/hyperlink" Target="https://www.mckinsey.com/capabilities/mckinsey-digital/our-insights/superagency-in-the-workplace-empowering-people-to-unlock-ais-full-potential-at-work"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openai.com/index/chatgpt/"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doi.org/10.5539/ass.v11n9p320" TargetMode="External"/><Relationship Id="rId30" Type="http://schemas.openxmlformats.org/officeDocument/2006/relationships/hyperlink" Target="https://openai.com/index/function-calling-and-other-api-updates/" TargetMode="External"/><Relationship Id="rId11" Type="http://schemas.openxmlformats.org/officeDocument/2006/relationships/header" Target="header2.xml"/><Relationship Id="rId33" Type="http://schemas.openxmlformats.org/officeDocument/2006/relationships/hyperlink" Target="https://doi.org/10.1002/(SICI)1097-0266(199708)18:7%3c509::AID-SMJ882%3e3.0.CO;2-Z" TargetMode="External"/><Relationship Id="rId10" Type="http://schemas.openxmlformats.org/officeDocument/2006/relationships/header" Target="header1.xml"/><Relationship Id="rId32" Type="http://schemas.openxmlformats.org/officeDocument/2006/relationships/hyperlink" Target="https://doi.org/10.5539/ass.v11n9p320" TargetMode="External"/><Relationship Id="rId13" Type="http://schemas.openxmlformats.org/officeDocument/2006/relationships/footer" Target="footer2.xml"/><Relationship Id="rId35" Type="http://schemas.openxmlformats.org/officeDocument/2006/relationships/hyperlink" Target="https://doi.org/10.1016/j.jbusres.2022.07.020" TargetMode="External"/><Relationship Id="rId12" Type="http://schemas.openxmlformats.org/officeDocument/2006/relationships/footer" Target="footer1.xml"/><Relationship Id="rId34" Type="http://schemas.openxmlformats.org/officeDocument/2006/relationships/hyperlink" Target="https://doi.org/10.1002/(SICI)1097-0266(199708)18:7%3c509::AID-SMJ882%3e3.0.CO;2-Z" TargetMode="External"/><Relationship Id="rId15" Type="http://schemas.openxmlformats.org/officeDocument/2006/relationships/header" Target="header3.xml"/><Relationship Id="rId37" Type="http://schemas.openxmlformats.org/officeDocument/2006/relationships/image" Target="media/image3.png"/><Relationship Id="rId14" Type="http://schemas.openxmlformats.org/officeDocument/2006/relationships/image" Target="media/image1.jpg"/><Relationship Id="rId36" Type="http://schemas.openxmlformats.org/officeDocument/2006/relationships/hyperlink" Target="https://doi.org/10.1016/j.jbusres.2022.07.0200" TargetMode="External"/><Relationship Id="rId17" Type="http://schemas.openxmlformats.org/officeDocument/2006/relationships/hyperlink" Target="https://www.sciencedirect.com/science/article/pii/S0148296320305816?casa_token=-TZnYSiJItAAAAAA:2TosN3zZkh8TzkAafxZI0TgvzAI9n52IVpDxicnCelZ6WeQl9xhDpmvVVY0ewWM_RntdOMqccns" TargetMode="External"/><Relationship Id="rId16" Type="http://schemas.openxmlformats.org/officeDocument/2006/relationships/image" Target="media/image2.png"/><Relationship Id="rId38" Type="http://schemas.openxmlformats.org/officeDocument/2006/relationships/hyperlink" Target="https://www.sciencedirect.com/science/article/pii/S0148296320305816?casa_token=-TZnYSiJItAAAAAA:2TosN3zZkh8TzkAafxZI0TgvzAI9n52IVpDxicnCelZ6WeQl9xhDpmvVVY0ewWM_RntdOMqccns" TargetMode="External"/><Relationship Id="rId19" Type="http://schemas.openxmlformats.org/officeDocument/2006/relationships/hyperlink" Target="https://www.anthropic.com/engineering/equipping-agents-for-the-real-world-with-agent-skills" TargetMode="External"/><Relationship Id="rId18" Type="http://schemas.openxmlformats.org/officeDocument/2006/relationships/hyperlink" Target="https://www.anthropic.com/news/model-context-protoc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Medium-regular.ttf"/><Relationship Id="rId11" Type="http://schemas.openxmlformats.org/officeDocument/2006/relationships/font" Target="fonts/EBGaramondSemiBold-boldItalic.ttf"/><Relationship Id="rId10" Type="http://schemas.openxmlformats.org/officeDocument/2006/relationships/font" Target="fonts/EBGaramondSemiBold-italic.ttf"/><Relationship Id="rId9" Type="http://schemas.openxmlformats.org/officeDocument/2006/relationships/font" Target="fonts/EBGaramondSemiBold-bold.ttf"/><Relationship Id="rId5" Type="http://schemas.openxmlformats.org/officeDocument/2006/relationships/font" Target="fonts/EBGaramondMedium-bold.ttf"/><Relationship Id="rId6" Type="http://schemas.openxmlformats.org/officeDocument/2006/relationships/font" Target="fonts/EBGaramondMedium-italic.ttf"/><Relationship Id="rId7" Type="http://schemas.openxmlformats.org/officeDocument/2006/relationships/font" Target="fonts/EBGaramondMedium-boldItalic.ttf"/><Relationship Id="rId8" Type="http://schemas.openxmlformats.org/officeDocument/2006/relationships/font" Target="fonts/EBGaramondSemiBol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