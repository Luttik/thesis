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93DA8" w14:textId="77777777" w:rsidR="006425F9" w:rsidRDefault="006425F9">
      <w:pPr>
        <w:rPr>
          <w:b/>
          <w:bCs/>
        </w:rPr>
      </w:pPr>
    </w:p>
    <w:p w14:paraId="2D9F277B" w14:textId="77777777" w:rsidR="006425F9" w:rsidRDefault="00000000">
      <w:pPr>
        <w:jc w:val="center"/>
      </w:pPr>
      <w:r>
        <w:rPr>
          <w:noProof/>
        </w:rPr>
        <w:drawing>
          <wp:inline distT="0" distB="0" distL="114300" distR="114300" wp14:anchorId="422BA203" wp14:editId="1EF315B3">
            <wp:extent cx="2907665" cy="648335"/>
            <wp:effectExtent l="0" t="0" r="0" b="0"/>
            <wp:docPr id="2" name="image5.jpg" descr="ENG_NyenrodeLogoFC"/>
            <wp:cNvGraphicFramePr/>
            <a:graphic xmlns:a="http://schemas.openxmlformats.org/drawingml/2006/main">
              <a:graphicData uri="http://schemas.openxmlformats.org/drawingml/2006/picture">
                <pic:pic xmlns:pic="http://schemas.openxmlformats.org/drawingml/2006/picture">
                  <pic:nvPicPr>
                    <pic:cNvPr id="0" name="image5.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4DBA5E2B" w14:textId="77777777" w:rsidR="006425F9" w:rsidRDefault="006425F9"/>
    <w:p w14:paraId="01BB7237" w14:textId="77777777" w:rsidR="006425F9" w:rsidRDefault="006425F9"/>
    <w:p w14:paraId="0F194C40" w14:textId="77777777" w:rsidR="006425F9" w:rsidRDefault="006425F9"/>
    <w:p w14:paraId="588EE36E" w14:textId="77777777" w:rsidR="006425F9" w:rsidRDefault="006425F9"/>
    <w:p w14:paraId="7CB7DBEF" w14:textId="77777777" w:rsidR="006425F9" w:rsidRDefault="006425F9"/>
    <w:p w14:paraId="347D4C06" w14:textId="77777777" w:rsidR="006425F9" w:rsidRDefault="00000000">
      <w:pPr>
        <w:jc w:val="center"/>
        <w:rPr>
          <w:b/>
          <w:bCs/>
        </w:rPr>
      </w:pPr>
      <w:r>
        <w:rPr>
          <w:b/>
          <w:bCs/>
        </w:rPr>
        <w:t>Thesis Draft</w:t>
      </w:r>
    </w:p>
    <w:p w14:paraId="45DA40BF" w14:textId="77777777" w:rsidR="006425F9" w:rsidRDefault="006425F9">
      <w:pPr>
        <w:jc w:val="center"/>
        <w:rPr>
          <w:b/>
          <w:bCs/>
        </w:rPr>
      </w:pPr>
    </w:p>
    <w:p w14:paraId="60F2AC90" w14:textId="77777777" w:rsidR="006425F9" w:rsidRDefault="00000000">
      <w:pPr>
        <w:jc w:val="center"/>
        <w:rPr>
          <w:b/>
          <w:bCs/>
        </w:rPr>
      </w:pPr>
      <w:r>
        <w:rPr>
          <w:b/>
          <w:bCs/>
        </w:rPr>
        <w:t>Executive MBA 22, 2024 – 2026</w:t>
      </w:r>
    </w:p>
    <w:p w14:paraId="58D2ED99" w14:textId="77777777" w:rsidR="006425F9" w:rsidRDefault="006425F9"/>
    <w:p w14:paraId="2EF1E5E4" w14:textId="77777777" w:rsidR="006425F9" w:rsidRDefault="006425F9"/>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5"/>
        <w:gridCol w:w="4755"/>
      </w:tblGrid>
      <w:tr w:rsidR="006425F9" w14:paraId="3201DC83" w14:textId="77777777">
        <w:trPr>
          <w:jc w:val="center"/>
        </w:trPr>
        <w:tc>
          <w:tcPr>
            <w:tcW w:w="4605" w:type="dxa"/>
            <w:tcBorders>
              <w:top w:val="nil"/>
              <w:left w:val="nil"/>
              <w:bottom w:val="nil"/>
              <w:right w:val="nil"/>
            </w:tcBorders>
            <w:tcMar>
              <w:top w:w="28" w:type="dxa"/>
              <w:left w:w="28" w:type="dxa"/>
              <w:bottom w:w="28" w:type="dxa"/>
              <w:right w:w="28" w:type="dxa"/>
            </w:tcMar>
          </w:tcPr>
          <w:p w14:paraId="110D3778" w14:textId="77777777" w:rsidR="006425F9" w:rsidRDefault="00000000">
            <w:pPr>
              <w:spacing w:line="240" w:lineRule="auto"/>
              <w:ind w:firstLine="0"/>
              <w:jc w:val="right"/>
              <w:rPr>
                <w:b/>
                <w:bCs/>
              </w:rPr>
            </w:pPr>
            <w:r>
              <w:rPr>
                <w:b/>
                <w:bCs/>
              </w:rPr>
              <w:t xml:space="preserve">Name:    </w:t>
            </w:r>
          </w:p>
        </w:tc>
        <w:tc>
          <w:tcPr>
            <w:tcW w:w="4755" w:type="dxa"/>
            <w:tcBorders>
              <w:top w:val="nil"/>
              <w:left w:val="nil"/>
              <w:bottom w:val="nil"/>
              <w:right w:val="nil"/>
            </w:tcBorders>
            <w:tcMar>
              <w:top w:w="28" w:type="dxa"/>
              <w:left w:w="28" w:type="dxa"/>
              <w:bottom w:w="28" w:type="dxa"/>
              <w:right w:w="28" w:type="dxa"/>
            </w:tcMar>
          </w:tcPr>
          <w:p w14:paraId="4315AFB0" w14:textId="77777777" w:rsidR="006425F9" w:rsidRDefault="00000000">
            <w:pPr>
              <w:spacing w:line="240" w:lineRule="auto"/>
              <w:ind w:firstLine="0"/>
            </w:pPr>
            <w:r>
              <w:t xml:space="preserve"> D.T. (Daan) Luttik</w:t>
            </w:r>
          </w:p>
        </w:tc>
      </w:tr>
      <w:tr w:rsidR="006425F9" w14:paraId="08D07E12" w14:textId="77777777">
        <w:trPr>
          <w:jc w:val="center"/>
        </w:trPr>
        <w:tc>
          <w:tcPr>
            <w:tcW w:w="4605" w:type="dxa"/>
            <w:tcBorders>
              <w:top w:val="nil"/>
              <w:left w:val="nil"/>
              <w:bottom w:val="nil"/>
              <w:right w:val="nil"/>
            </w:tcBorders>
            <w:tcMar>
              <w:top w:w="28" w:type="dxa"/>
              <w:left w:w="28" w:type="dxa"/>
              <w:bottom w:w="28" w:type="dxa"/>
              <w:right w:w="28" w:type="dxa"/>
            </w:tcMar>
          </w:tcPr>
          <w:p w14:paraId="0C7564CF" w14:textId="77777777" w:rsidR="006425F9" w:rsidRDefault="00000000">
            <w:pPr>
              <w:spacing w:line="240" w:lineRule="auto"/>
              <w:ind w:firstLine="0"/>
              <w:jc w:val="right"/>
              <w:rPr>
                <w:b/>
                <w:bCs/>
              </w:rPr>
            </w:pPr>
            <w:r>
              <w:rPr>
                <w:b/>
                <w:bCs/>
              </w:rPr>
              <w:t>Student Number:</w:t>
            </w:r>
          </w:p>
        </w:tc>
        <w:tc>
          <w:tcPr>
            <w:tcW w:w="4755" w:type="dxa"/>
            <w:tcBorders>
              <w:top w:val="nil"/>
              <w:left w:val="nil"/>
              <w:bottom w:val="nil"/>
              <w:right w:val="nil"/>
            </w:tcBorders>
            <w:tcMar>
              <w:top w:w="28" w:type="dxa"/>
              <w:left w:w="28" w:type="dxa"/>
              <w:bottom w:w="28" w:type="dxa"/>
              <w:right w:w="28" w:type="dxa"/>
            </w:tcMar>
          </w:tcPr>
          <w:p w14:paraId="0EA91D2A" w14:textId="77777777" w:rsidR="006425F9" w:rsidRDefault="00000000">
            <w:pPr>
              <w:spacing w:line="240" w:lineRule="auto"/>
              <w:ind w:firstLine="0"/>
            </w:pPr>
            <w:r>
              <w:t xml:space="preserve"> 230001004</w:t>
            </w:r>
          </w:p>
        </w:tc>
      </w:tr>
      <w:tr w:rsidR="006425F9" w14:paraId="72CA581D" w14:textId="77777777">
        <w:trPr>
          <w:jc w:val="center"/>
        </w:trPr>
        <w:tc>
          <w:tcPr>
            <w:tcW w:w="4605" w:type="dxa"/>
            <w:tcBorders>
              <w:top w:val="nil"/>
              <w:left w:val="nil"/>
              <w:bottom w:val="nil"/>
              <w:right w:val="nil"/>
            </w:tcBorders>
            <w:tcMar>
              <w:top w:w="28" w:type="dxa"/>
              <w:left w:w="28" w:type="dxa"/>
              <w:bottom w:w="28" w:type="dxa"/>
              <w:right w:w="28" w:type="dxa"/>
            </w:tcMar>
          </w:tcPr>
          <w:p w14:paraId="418139A7" w14:textId="77777777" w:rsidR="006425F9" w:rsidRDefault="00000000">
            <w:pPr>
              <w:spacing w:line="240" w:lineRule="auto"/>
              <w:ind w:firstLine="0"/>
              <w:jc w:val="right"/>
              <w:rPr>
                <w:b/>
                <w:bCs/>
              </w:rPr>
            </w:pPr>
            <w:r>
              <w:rPr>
                <w:b/>
                <w:bCs/>
              </w:rPr>
              <w:t xml:space="preserve">Email: </w:t>
            </w:r>
          </w:p>
        </w:tc>
        <w:tc>
          <w:tcPr>
            <w:tcW w:w="4755" w:type="dxa"/>
            <w:tcBorders>
              <w:top w:val="nil"/>
              <w:left w:val="nil"/>
              <w:bottom w:val="nil"/>
              <w:right w:val="nil"/>
            </w:tcBorders>
            <w:tcMar>
              <w:top w:w="28" w:type="dxa"/>
              <w:left w:w="28" w:type="dxa"/>
              <w:bottom w:w="28" w:type="dxa"/>
              <w:right w:w="28" w:type="dxa"/>
            </w:tcMar>
            <w:vAlign w:val="center"/>
          </w:tcPr>
          <w:p w14:paraId="158D8F97" w14:textId="77777777" w:rsidR="006425F9" w:rsidRDefault="00000000">
            <w:pPr>
              <w:spacing w:line="240" w:lineRule="auto"/>
              <w:ind w:firstLine="0"/>
            </w:pPr>
            <w:bookmarkStart w:id="0" w:name="_gjdgxs" w:colFirst="0" w:colLast="0"/>
            <w:bookmarkEnd w:id="0"/>
            <w:r>
              <w:t xml:space="preserve"> d.luttik@my.nyenrode.nl</w:t>
            </w:r>
          </w:p>
        </w:tc>
      </w:tr>
    </w:tbl>
    <w:p w14:paraId="57A33C95" w14:textId="77777777" w:rsidR="006425F9" w:rsidRDefault="00000000">
      <w:r>
        <w:br w:type="page"/>
      </w:r>
    </w:p>
    <w:p w14:paraId="2C57F746" w14:textId="77777777" w:rsidR="006425F9" w:rsidRDefault="00000000">
      <w:pPr>
        <w:jc w:val="center"/>
        <w:rPr>
          <w:b/>
          <w:bCs/>
        </w:rPr>
      </w:pPr>
      <w:r>
        <w:rPr>
          <w:b/>
          <w:bCs/>
        </w:rPr>
        <w:lastRenderedPageBreak/>
        <w:t>DECLARATION</w:t>
      </w:r>
    </w:p>
    <w:p w14:paraId="45B5F56C" w14:textId="77777777" w:rsidR="006425F9" w:rsidRDefault="00000000">
      <w: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70950487" w14:textId="77777777" w:rsidR="006425F9" w:rsidRDefault="00000000">
      <w:pPr>
        <w:numPr>
          <w:ilvl w:val="0"/>
          <w:numId w:val="9"/>
        </w:numPr>
      </w:pPr>
      <w:r>
        <w:t>Plagiarism: I understand the rules with regard to referencing and use of content that is contained in either hard or soft copy sources, including the internet or any other electronic medium.</w:t>
      </w:r>
    </w:p>
    <w:p w14:paraId="1FDB9626" w14:textId="77777777" w:rsidR="006425F9" w:rsidRDefault="00000000">
      <w:pPr>
        <w:numPr>
          <w:ilvl w:val="0"/>
          <w:numId w:val="9"/>
        </w:numPr>
      </w:pPr>
      <w:r>
        <w:t>Repetition of content: I understand the rules regarding the extent to which I may resubmit content that I have already submitted as part of any other academic assignment.</w:t>
      </w:r>
    </w:p>
    <w:p w14:paraId="461BE0E2" w14:textId="77777777" w:rsidR="006425F9" w:rsidRDefault="00000000">
      <w: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br w:type="page"/>
      </w:r>
    </w:p>
    <w:sdt>
      <w:sdtPr>
        <w:id w:val="-947083737"/>
        <w:docPartObj>
          <w:docPartGallery w:val="Table of Contents"/>
          <w:docPartUnique/>
        </w:docPartObj>
      </w:sdtPr>
      <w:sdtContent>
        <w:p w14:paraId="368F16F8" w14:textId="77777777" w:rsidR="006425F9" w:rsidRDefault="00000000">
          <w:pPr>
            <w:widowControl w:val="0"/>
            <w:tabs>
              <w:tab w:val="right" w:pos="12000"/>
            </w:tabs>
            <w:spacing w:before="60" w:line="240" w:lineRule="auto"/>
            <w:ind w:firstLine="0"/>
            <w:rPr>
              <w:rFonts w:ascii="Arial" w:eastAsia="Arial" w:hAnsi="Arial" w:cs="Arial"/>
              <w:b/>
              <w:bCs/>
              <w:color w:val="000000"/>
            </w:rPr>
          </w:pPr>
          <w:r>
            <w:fldChar w:fldCharType="begin"/>
          </w:r>
          <w:r>
            <w:instrText xml:space="preserve"> TOC \h \u \z \t "Heading 1,1,Heading 2,2,Heading 3,3,Heading 4,4,Heading 5,5,Heading 6,6,"</w:instrText>
          </w:r>
          <w:r>
            <w:fldChar w:fldCharType="separate"/>
          </w:r>
          <w:hyperlink w:anchor="_wuejbrmrkb0e">
            <w:r w:rsidR="006425F9">
              <w:rPr>
                <w:b/>
                <w:bCs/>
                <w:color w:val="000000"/>
              </w:rPr>
              <w:t>1.       Introduction</w:t>
            </w:r>
            <w:r w:rsidR="006425F9">
              <w:rPr>
                <w:b/>
                <w:bCs/>
                <w:color w:val="000000"/>
              </w:rPr>
              <w:tab/>
              <w:t>1</w:t>
            </w:r>
          </w:hyperlink>
        </w:p>
        <w:p w14:paraId="2A70EBE8" w14:textId="77777777" w:rsidR="006425F9" w:rsidRDefault="006425F9">
          <w:pPr>
            <w:widowControl w:val="0"/>
            <w:tabs>
              <w:tab w:val="right" w:pos="12000"/>
            </w:tabs>
            <w:spacing w:before="60" w:line="240" w:lineRule="auto"/>
            <w:ind w:left="360" w:firstLine="0"/>
            <w:rPr>
              <w:rFonts w:ascii="Arial" w:eastAsia="Arial" w:hAnsi="Arial" w:cs="Arial"/>
              <w:color w:val="000000"/>
            </w:rPr>
          </w:pPr>
          <w:hyperlink w:anchor="_7lxcijgce0rs">
            <w:r>
              <w:rPr>
                <w:color w:val="000000"/>
              </w:rPr>
              <w:t>1.1.  Background and Context</w:t>
            </w:r>
            <w:r>
              <w:rPr>
                <w:color w:val="000000"/>
              </w:rPr>
              <w:tab/>
              <w:t>1</w:t>
            </w:r>
          </w:hyperlink>
        </w:p>
        <w:p w14:paraId="4916E585" w14:textId="77777777" w:rsidR="006425F9" w:rsidRDefault="006425F9">
          <w:pPr>
            <w:widowControl w:val="0"/>
            <w:tabs>
              <w:tab w:val="right" w:pos="12000"/>
            </w:tabs>
            <w:spacing w:before="60" w:line="240" w:lineRule="auto"/>
            <w:ind w:left="360" w:firstLine="0"/>
            <w:rPr>
              <w:rFonts w:ascii="Arial" w:eastAsia="Arial" w:hAnsi="Arial" w:cs="Arial"/>
              <w:color w:val="000000"/>
            </w:rPr>
          </w:pPr>
          <w:hyperlink w:anchor="_cw3ny2ib92ok">
            <w:r>
              <w:rPr>
                <w:color w:val="000000"/>
              </w:rPr>
              <w:t>1.2.  Research Problem and Gap</w:t>
            </w:r>
            <w:r>
              <w:rPr>
                <w:color w:val="000000"/>
              </w:rPr>
              <w:tab/>
              <w:t>1</w:t>
            </w:r>
          </w:hyperlink>
        </w:p>
        <w:p w14:paraId="0E6FE8AD" w14:textId="77777777" w:rsidR="006425F9" w:rsidRDefault="006425F9">
          <w:pPr>
            <w:widowControl w:val="0"/>
            <w:tabs>
              <w:tab w:val="right" w:pos="12000"/>
            </w:tabs>
            <w:spacing w:before="60" w:line="240" w:lineRule="auto"/>
            <w:ind w:left="360" w:firstLine="0"/>
            <w:rPr>
              <w:rFonts w:ascii="Arial" w:eastAsia="Arial" w:hAnsi="Arial" w:cs="Arial"/>
              <w:color w:val="000000"/>
            </w:rPr>
          </w:pPr>
          <w:hyperlink w:anchor="_j1ug5ud2kv2v">
            <w:r>
              <w:rPr>
                <w:color w:val="000000"/>
              </w:rPr>
              <w:t>1.3. Significance and Contributions</w:t>
            </w:r>
            <w:r>
              <w:rPr>
                <w:color w:val="000000"/>
              </w:rPr>
              <w:tab/>
              <w:t>3</w:t>
            </w:r>
          </w:hyperlink>
        </w:p>
        <w:p w14:paraId="763DE1A7" w14:textId="77777777" w:rsidR="006425F9" w:rsidRDefault="006425F9">
          <w:pPr>
            <w:widowControl w:val="0"/>
            <w:tabs>
              <w:tab w:val="right" w:pos="12000"/>
            </w:tabs>
            <w:spacing w:before="60" w:line="240" w:lineRule="auto"/>
            <w:ind w:left="360" w:firstLine="0"/>
            <w:rPr>
              <w:rFonts w:ascii="Arial" w:eastAsia="Arial" w:hAnsi="Arial" w:cs="Arial"/>
              <w:color w:val="000000"/>
            </w:rPr>
          </w:pPr>
          <w:hyperlink w:anchor="_2z5npmz6k6sb">
            <w:r>
              <w:rPr>
                <w:color w:val="000000"/>
              </w:rPr>
              <w:t>1.4. Structure of the Thesis</w:t>
            </w:r>
            <w:r>
              <w:rPr>
                <w:color w:val="000000"/>
              </w:rPr>
              <w:tab/>
              <w:t>3</w:t>
            </w:r>
          </w:hyperlink>
        </w:p>
        <w:p w14:paraId="3F06B556" w14:textId="77777777" w:rsidR="006425F9" w:rsidRDefault="006425F9">
          <w:pPr>
            <w:widowControl w:val="0"/>
            <w:tabs>
              <w:tab w:val="right" w:pos="12000"/>
            </w:tabs>
            <w:spacing w:before="60" w:line="240" w:lineRule="auto"/>
            <w:ind w:firstLine="0"/>
            <w:rPr>
              <w:rFonts w:ascii="Arial" w:eastAsia="Arial" w:hAnsi="Arial" w:cs="Arial"/>
              <w:b/>
              <w:bCs/>
              <w:color w:val="000000"/>
            </w:rPr>
          </w:pPr>
          <w:hyperlink w:anchor="_fyrgbopm813k">
            <w:r>
              <w:rPr>
                <w:b/>
                <w:bCs/>
                <w:color w:val="000000"/>
              </w:rPr>
              <w:t>2.  Literature Review (~4k words)</w:t>
            </w:r>
            <w:r>
              <w:rPr>
                <w:b/>
                <w:bCs/>
                <w:color w:val="000000"/>
              </w:rPr>
              <w:tab/>
              <w:t>4</w:t>
            </w:r>
          </w:hyperlink>
        </w:p>
        <w:p w14:paraId="7F676CD8" w14:textId="77777777" w:rsidR="006425F9" w:rsidRDefault="006425F9">
          <w:pPr>
            <w:widowControl w:val="0"/>
            <w:tabs>
              <w:tab w:val="right" w:pos="12000"/>
            </w:tabs>
            <w:spacing w:before="60" w:line="240" w:lineRule="auto"/>
            <w:ind w:left="360" w:firstLine="0"/>
            <w:rPr>
              <w:rFonts w:ascii="Arial" w:eastAsia="Arial" w:hAnsi="Arial" w:cs="Arial"/>
              <w:color w:val="000000"/>
            </w:rPr>
          </w:pPr>
          <w:hyperlink w:anchor="_mkiue4kv7nzj">
            <w:r>
              <w:rPr>
                <w:color w:val="000000"/>
              </w:rPr>
              <w:t>2.1.  The historical impact of AI</w:t>
            </w:r>
            <w:r>
              <w:rPr>
                <w:color w:val="000000"/>
              </w:rPr>
              <w:tab/>
              <w:t>4</w:t>
            </w:r>
          </w:hyperlink>
        </w:p>
        <w:p w14:paraId="3DC79B0C" w14:textId="77777777" w:rsidR="006425F9" w:rsidRDefault="006425F9">
          <w:pPr>
            <w:widowControl w:val="0"/>
            <w:tabs>
              <w:tab w:val="right" w:pos="12000"/>
            </w:tabs>
            <w:spacing w:before="60" w:line="240" w:lineRule="auto"/>
            <w:ind w:left="720"/>
            <w:rPr>
              <w:rFonts w:ascii="Arial" w:eastAsia="Arial" w:hAnsi="Arial" w:cs="Arial"/>
              <w:color w:val="000000"/>
            </w:rPr>
          </w:pPr>
          <w:hyperlink w:anchor="_fqeqowri1ro4">
            <w:r>
              <w:rPr>
                <w:color w:val="000000"/>
              </w:rPr>
              <w:t>2.1.1. The Rise of the LLM</w:t>
            </w:r>
            <w:r>
              <w:rPr>
                <w:color w:val="000000"/>
              </w:rPr>
              <w:tab/>
              <w:t>6</w:t>
            </w:r>
          </w:hyperlink>
        </w:p>
        <w:p w14:paraId="2D93E983" w14:textId="77777777" w:rsidR="006425F9" w:rsidRDefault="006425F9">
          <w:pPr>
            <w:widowControl w:val="0"/>
            <w:tabs>
              <w:tab w:val="right" w:pos="12000"/>
            </w:tabs>
            <w:spacing w:before="60" w:line="240" w:lineRule="auto"/>
            <w:ind w:left="720"/>
            <w:rPr>
              <w:rFonts w:ascii="Arial" w:eastAsia="Arial" w:hAnsi="Arial" w:cs="Arial"/>
              <w:color w:val="000000"/>
            </w:rPr>
          </w:pPr>
          <w:hyperlink w:anchor="_n7fdo5m5v3pp">
            <w:r>
              <w:rPr>
                <w:color w:val="000000"/>
              </w:rPr>
              <w:t>2.1.2. The impact of ChatGPT</w:t>
            </w:r>
            <w:r>
              <w:rPr>
                <w:color w:val="000000"/>
              </w:rPr>
              <w:tab/>
              <w:t>6</w:t>
            </w:r>
          </w:hyperlink>
        </w:p>
        <w:p w14:paraId="1E720B60" w14:textId="77777777" w:rsidR="006425F9" w:rsidRDefault="006425F9">
          <w:pPr>
            <w:widowControl w:val="0"/>
            <w:tabs>
              <w:tab w:val="right" w:pos="12000"/>
            </w:tabs>
            <w:spacing w:before="60" w:line="240" w:lineRule="auto"/>
            <w:ind w:left="720"/>
            <w:rPr>
              <w:rFonts w:ascii="Arial" w:eastAsia="Arial" w:hAnsi="Arial" w:cs="Arial"/>
              <w:color w:val="000000"/>
            </w:rPr>
          </w:pPr>
          <w:hyperlink w:anchor="_7k1mujnido4y">
            <w:r>
              <w:rPr>
                <w:color w:val="000000"/>
              </w:rPr>
              <w:t>2.1.3. The Move to Agentic</w:t>
            </w:r>
            <w:r>
              <w:rPr>
                <w:color w:val="000000"/>
              </w:rPr>
              <w:tab/>
              <w:t>7</w:t>
            </w:r>
          </w:hyperlink>
        </w:p>
        <w:p w14:paraId="182B31FA" w14:textId="77777777" w:rsidR="006425F9" w:rsidRDefault="006425F9">
          <w:pPr>
            <w:widowControl w:val="0"/>
            <w:tabs>
              <w:tab w:val="right" w:pos="12000"/>
            </w:tabs>
            <w:spacing w:before="60" w:line="240" w:lineRule="auto"/>
            <w:ind w:left="720"/>
            <w:rPr>
              <w:rFonts w:ascii="Arial" w:eastAsia="Arial" w:hAnsi="Arial" w:cs="Arial"/>
              <w:color w:val="000000"/>
            </w:rPr>
          </w:pPr>
          <w:hyperlink w:anchor="_ub1qv02kke7k">
            <w:r>
              <w:rPr>
                <w:color w:val="000000"/>
              </w:rPr>
              <w:t>2.1.4. Definition of Agentic AI</w:t>
            </w:r>
            <w:r>
              <w:rPr>
                <w:color w:val="000000"/>
              </w:rPr>
              <w:tab/>
              <w:t>8</w:t>
            </w:r>
          </w:hyperlink>
        </w:p>
        <w:p w14:paraId="4C28FDF7" w14:textId="77777777" w:rsidR="006425F9" w:rsidRDefault="006425F9">
          <w:pPr>
            <w:widowControl w:val="0"/>
            <w:tabs>
              <w:tab w:val="right" w:pos="12000"/>
            </w:tabs>
            <w:spacing w:before="60" w:line="240" w:lineRule="auto"/>
            <w:ind w:left="360" w:firstLine="0"/>
            <w:rPr>
              <w:rFonts w:ascii="Arial" w:eastAsia="Arial" w:hAnsi="Arial" w:cs="Arial"/>
              <w:color w:val="000000"/>
            </w:rPr>
          </w:pPr>
          <w:hyperlink w:anchor="_2vf6sqrz2b2s">
            <w:r>
              <w:rPr>
                <w:color w:val="000000"/>
              </w:rPr>
              <w:t>2.2. AI in the marketing context</w:t>
            </w:r>
            <w:r>
              <w:rPr>
                <w:color w:val="000000"/>
              </w:rPr>
              <w:tab/>
              <w:t>8</w:t>
            </w:r>
          </w:hyperlink>
        </w:p>
        <w:p w14:paraId="5BA3C4C5" w14:textId="77777777" w:rsidR="006425F9" w:rsidRDefault="006425F9">
          <w:pPr>
            <w:widowControl w:val="0"/>
            <w:tabs>
              <w:tab w:val="right" w:pos="12000"/>
            </w:tabs>
            <w:spacing w:before="60" w:line="240" w:lineRule="auto"/>
            <w:ind w:left="360" w:firstLine="0"/>
            <w:rPr>
              <w:rFonts w:ascii="Arial" w:eastAsia="Arial" w:hAnsi="Arial" w:cs="Arial"/>
              <w:color w:val="000000"/>
            </w:rPr>
          </w:pPr>
          <w:hyperlink w:anchor="_z3s6q9rk0mxk">
            <w:r>
              <w:rPr>
                <w:color w:val="000000"/>
              </w:rPr>
              <w:t>2.3. Learnings from earlier waves of digital transformation</w:t>
            </w:r>
            <w:r>
              <w:rPr>
                <w:color w:val="000000"/>
              </w:rPr>
              <w:tab/>
              <w:t>10</w:t>
            </w:r>
          </w:hyperlink>
        </w:p>
        <w:p w14:paraId="34C0A3D1" w14:textId="77777777" w:rsidR="006425F9" w:rsidRDefault="006425F9">
          <w:pPr>
            <w:widowControl w:val="0"/>
            <w:tabs>
              <w:tab w:val="right" w:pos="12000"/>
            </w:tabs>
            <w:spacing w:before="60" w:line="240" w:lineRule="auto"/>
            <w:ind w:left="360" w:firstLine="0"/>
            <w:rPr>
              <w:rFonts w:ascii="Arial" w:eastAsia="Arial" w:hAnsi="Arial" w:cs="Arial"/>
              <w:color w:val="000000"/>
            </w:rPr>
          </w:pPr>
          <w:hyperlink w:anchor="_y36s1eehq7rd">
            <w:r>
              <w:rPr>
                <w:color w:val="000000"/>
              </w:rPr>
              <w:t>2.4. Value theory and value creation with agentic AI</w:t>
            </w:r>
            <w:r>
              <w:rPr>
                <w:color w:val="000000"/>
              </w:rPr>
              <w:tab/>
              <w:t>12</w:t>
            </w:r>
          </w:hyperlink>
        </w:p>
        <w:p w14:paraId="5D595221" w14:textId="77777777" w:rsidR="006425F9" w:rsidRDefault="006425F9">
          <w:pPr>
            <w:widowControl w:val="0"/>
            <w:tabs>
              <w:tab w:val="right" w:pos="12000"/>
            </w:tabs>
            <w:spacing w:before="60" w:line="240" w:lineRule="auto"/>
            <w:ind w:left="360" w:firstLine="0"/>
            <w:rPr>
              <w:rFonts w:ascii="Arial" w:eastAsia="Arial" w:hAnsi="Arial" w:cs="Arial"/>
              <w:color w:val="000000"/>
            </w:rPr>
          </w:pPr>
          <w:hyperlink w:anchor="_cnr93e5ter7y">
            <w:r>
              <w:rPr>
                <w:color w:val="000000"/>
              </w:rPr>
              <w:t>2.5. Synthesis: sensitizing concepts for the empirical study</w:t>
            </w:r>
            <w:r>
              <w:rPr>
                <w:color w:val="000000"/>
              </w:rPr>
              <w:tab/>
              <w:t>14</w:t>
            </w:r>
          </w:hyperlink>
        </w:p>
        <w:p w14:paraId="46B0A796" w14:textId="77777777" w:rsidR="006425F9" w:rsidRDefault="006425F9">
          <w:pPr>
            <w:widowControl w:val="0"/>
            <w:tabs>
              <w:tab w:val="right" w:pos="12000"/>
            </w:tabs>
            <w:spacing w:before="60" w:line="240" w:lineRule="auto"/>
            <w:ind w:firstLine="0"/>
            <w:rPr>
              <w:rFonts w:ascii="Arial" w:eastAsia="Arial" w:hAnsi="Arial" w:cs="Arial"/>
              <w:b/>
              <w:bCs/>
              <w:color w:val="000000"/>
            </w:rPr>
          </w:pPr>
          <w:hyperlink w:anchor="_vuulw5cmria2">
            <w:r>
              <w:rPr>
                <w:b/>
                <w:bCs/>
                <w:color w:val="000000"/>
              </w:rPr>
              <w:t>3. Methodology (10-12 pages)</w:t>
            </w:r>
            <w:r>
              <w:rPr>
                <w:b/>
                <w:bCs/>
                <w:color w:val="000000"/>
              </w:rPr>
              <w:tab/>
              <w:t>16</w:t>
            </w:r>
          </w:hyperlink>
        </w:p>
        <w:p w14:paraId="0219F90B" w14:textId="77777777" w:rsidR="006425F9" w:rsidRDefault="006425F9">
          <w:pPr>
            <w:widowControl w:val="0"/>
            <w:tabs>
              <w:tab w:val="right" w:pos="12000"/>
            </w:tabs>
            <w:spacing w:before="60" w:line="240" w:lineRule="auto"/>
            <w:ind w:left="360" w:firstLine="0"/>
            <w:rPr>
              <w:rFonts w:ascii="Arial" w:eastAsia="Arial" w:hAnsi="Arial" w:cs="Arial"/>
              <w:color w:val="000000"/>
            </w:rPr>
          </w:pPr>
          <w:hyperlink w:anchor="_jx9b7a6d4j0v">
            <w:r>
              <w:rPr>
                <w:color w:val="000000"/>
              </w:rPr>
              <w:t>3.1. Research approach</w:t>
            </w:r>
            <w:r>
              <w:rPr>
                <w:color w:val="000000"/>
              </w:rPr>
              <w:tab/>
              <w:t>16</w:t>
            </w:r>
          </w:hyperlink>
        </w:p>
        <w:p w14:paraId="3973BC6A" w14:textId="77777777" w:rsidR="006425F9" w:rsidRDefault="006425F9">
          <w:pPr>
            <w:widowControl w:val="0"/>
            <w:tabs>
              <w:tab w:val="right" w:pos="12000"/>
            </w:tabs>
            <w:spacing w:before="60" w:line="240" w:lineRule="auto"/>
            <w:ind w:left="360" w:firstLine="0"/>
            <w:rPr>
              <w:rFonts w:ascii="Arial" w:eastAsia="Arial" w:hAnsi="Arial" w:cs="Arial"/>
              <w:color w:val="000000"/>
            </w:rPr>
          </w:pPr>
          <w:hyperlink w:anchor="_m0alptie2pwk">
            <w:r>
              <w:rPr>
                <w:color w:val="000000"/>
              </w:rPr>
              <w:t>3.2. Data collection</w:t>
            </w:r>
            <w:r>
              <w:rPr>
                <w:color w:val="000000"/>
              </w:rPr>
              <w:tab/>
              <w:t>16</w:t>
            </w:r>
          </w:hyperlink>
        </w:p>
        <w:p w14:paraId="281008CD" w14:textId="77777777" w:rsidR="006425F9" w:rsidRDefault="006425F9">
          <w:pPr>
            <w:widowControl w:val="0"/>
            <w:tabs>
              <w:tab w:val="right" w:pos="12000"/>
            </w:tabs>
            <w:spacing w:before="60" w:line="240" w:lineRule="auto"/>
            <w:ind w:left="720"/>
            <w:rPr>
              <w:rFonts w:ascii="Arial" w:eastAsia="Arial" w:hAnsi="Arial" w:cs="Arial"/>
              <w:color w:val="000000"/>
            </w:rPr>
          </w:pPr>
          <w:hyperlink w:anchor="_xuzuh0nccsa4">
            <w:r>
              <w:rPr>
                <w:color w:val="000000"/>
              </w:rPr>
              <w:t>3.2.1. Researcher’s Bias</w:t>
            </w:r>
            <w:r>
              <w:rPr>
                <w:color w:val="000000"/>
              </w:rPr>
              <w:tab/>
              <w:t>19</w:t>
            </w:r>
          </w:hyperlink>
        </w:p>
        <w:p w14:paraId="0A2E663C" w14:textId="77777777" w:rsidR="006425F9" w:rsidRDefault="006425F9">
          <w:pPr>
            <w:widowControl w:val="0"/>
            <w:tabs>
              <w:tab w:val="right" w:pos="12000"/>
            </w:tabs>
            <w:spacing w:before="60" w:line="240" w:lineRule="auto"/>
            <w:ind w:left="360" w:firstLine="0"/>
            <w:rPr>
              <w:rFonts w:ascii="Arial" w:eastAsia="Arial" w:hAnsi="Arial" w:cs="Arial"/>
              <w:color w:val="000000"/>
            </w:rPr>
          </w:pPr>
          <w:hyperlink w:anchor="_s5mzxyxu5jog">
            <w:r>
              <w:rPr>
                <w:color w:val="000000"/>
              </w:rPr>
              <w:t>3.3. Intended sample and sample size</w:t>
            </w:r>
            <w:r>
              <w:rPr>
                <w:color w:val="000000"/>
              </w:rPr>
              <w:tab/>
              <w:t>19</w:t>
            </w:r>
          </w:hyperlink>
        </w:p>
        <w:p w14:paraId="3114C365" w14:textId="77777777" w:rsidR="006425F9" w:rsidRDefault="006425F9">
          <w:pPr>
            <w:widowControl w:val="0"/>
            <w:tabs>
              <w:tab w:val="right" w:pos="12000"/>
            </w:tabs>
            <w:spacing w:before="60" w:line="240" w:lineRule="auto"/>
            <w:ind w:firstLine="0"/>
            <w:rPr>
              <w:rFonts w:ascii="Arial" w:eastAsia="Arial" w:hAnsi="Arial" w:cs="Arial"/>
              <w:b/>
              <w:bCs/>
              <w:color w:val="000000"/>
            </w:rPr>
          </w:pPr>
          <w:hyperlink w:anchor="_81ng021tuy7p">
            <w:r>
              <w:rPr>
                <w:b/>
                <w:bCs/>
                <w:color w:val="000000"/>
              </w:rPr>
              <w:t>4.  Findings</w:t>
            </w:r>
            <w:r>
              <w:rPr>
                <w:b/>
                <w:bCs/>
                <w:color w:val="000000"/>
              </w:rPr>
              <w:tab/>
              <w:t>20</w:t>
            </w:r>
          </w:hyperlink>
        </w:p>
        <w:p w14:paraId="0498CAFE" w14:textId="77777777" w:rsidR="006425F9" w:rsidRDefault="00000000">
          <w:pPr>
            <w:pStyle w:val="Heading2"/>
          </w:pPr>
          <w:r>
            <w:t>4.5 Towards an answer: a bridge to the Discussion</w:t>
          </w:r>
        </w:p>
        <w:p w14:paraId="74B028D1" w14:textId="77777777" w:rsidR="006425F9" w:rsidRDefault="00000000">
          <w:r>
            <w:t>The findings answer the research question — how do marketing managers create value with agentic AI? — as a capability-translation process rather than a discrete adoption event. Marketing managers create value by iteratively converting a fast-moving technological backdrop (§4.1) into bounded use cases (§4.3), conditional on the data infrastructure, skills, change capacity, and governance they can assemble (§4.2), while navigating a portfolio of efficiency and quality gains alongside brand, security, and adoption costs (§4.4). The empirical weight of this process sits on the internal side: external pressure legitimises action but does not determine its outcome. Internal conditions — and the managerial behaviors that activate or suppress them — account for the variance in outcomes observed across the sample.</w:t>
          </w:r>
        </w:p>
        <w:p w14:paraId="251AE31F" w14:textId="77777777" w:rsidR="006425F9" w:rsidRDefault="00000000">
          <w:r>
            <w:t>This descriptive pattern raises a set of analytical questions that data alone cannot resolve, and that Chapter 5 takes up. First, does the inside-out logic identified here constitute a form of dynamic capability, and if so, how does it compare with the sensing-seizing-</w:t>
          </w:r>
          <w:r>
            <w:lastRenderedPageBreak/>
            <w:t>reconfiguring framework established in the digital transformation literature? Second, the gap between optics and operational reality (§4.3.1) and the consistently thin empirical block for external forces (§4.1) both suggest that value creation is governed more by organizational agency than by technological determinism — what does this imply for how AI readiness should be conceptualized? Third, several findings cut against prior expectations: costs are systematically underestimated, authenticity functions as a hard operational constraint, and the definitional instability of ‘agentic’ is itself managerially consequential. Each of these tensions is picked up in the Discussion.</w:t>
          </w:r>
        </w:p>
        <w:p w14:paraId="1387E638" w14:textId="77777777" w:rsidR="006425F9" w:rsidRDefault="00000000">
          <w:r>
            <w:t>Chapter 5 therefore does not re-describe the findings but reads them against the dynamic capabilities, digital transformation, value co-creation, and AI-readiness literatures in order to draw out where they extend, qualify, or contradict existing accounts.</w:t>
          </w:r>
        </w:p>
        <w:p w14:paraId="5F97B088" w14:textId="77777777" w:rsidR="006425F9" w:rsidRDefault="006425F9">
          <w:pPr>
            <w:widowControl w:val="0"/>
            <w:tabs>
              <w:tab w:val="right" w:pos="12000"/>
            </w:tabs>
            <w:spacing w:before="60" w:line="240" w:lineRule="auto"/>
            <w:ind w:left="360" w:firstLine="0"/>
            <w:rPr>
              <w:rFonts w:ascii="Arial" w:eastAsia="Arial" w:hAnsi="Arial" w:cs="Arial"/>
              <w:color w:val="000000"/>
            </w:rPr>
          </w:pPr>
          <w:hyperlink w:anchor="_7zui1wujrjbj">
            <w:r>
              <w:rPr>
                <w:color w:val="000000"/>
              </w:rPr>
              <w:t>4.1. Placeholder for coding table and trustworthiness indication.</w:t>
            </w:r>
            <w:r>
              <w:rPr>
                <w:color w:val="000000"/>
              </w:rPr>
              <w:tab/>
              <w:t>22</w:t>
            </w:r>
          </w:hyperlink>
        </w:p>
        <w:p w14:paraId="595C4877" w14:textId="77777777" w:rsidR="006425F9" w:rsidRDefault="006425F9">
          <w:pPr>
            <w:widowControl w:val="0"/>
            <w:tabs>
              <w:tab w:val="right" w:pos="12000"/>
            </w:tabs>
            <w:spacing w:before="60" w:line="240" w:lineRule="auto"/>
            <w:ind w:firstLine="0"/>
            <w:rPr>
              <w:rFonts w:ascii="Arial" w:eastAsia="Arial" w:hAnsi="Arial" w:cs="Arial"/>
              <w:b/>
              <w:bCs/>
              <w:color w:val="000000"/>
            </w:rPr>
          </w:pPr>
          <w:hyperlink w:anchor="_hu809dpkm7a5">
            <w:r>
              <w:rPr>
                <w:b/>
                <w:bCs/>
                <w:color w:val="000000"/>
              </w:rPr>
              <w:t>5. Discussion</w:t>
            </w:r>
            <w:r>
              <w:rPr>
                <w:b/>
                <w:bCs/>
                <w:color w:val="000000"/>
              </w:rPr>
              <w:tab/>
              <w:t>23</w:t>
            </w:r>
          </w:hyperlink>
        </w:p>
        <w:p w14:paraId="4454EF1F" w14:textId="77777777" w:rsidR="006425F9" w:rsidRDefault="006425F9">
          <w:pPr>
            <w:widowControl w:val="0"/>
            <w:tabs>
              <w:tab w:val="right" w:pos="12000"/>
            </w:tabs>
            <w:spacing w:before="60" w:line="240" w:lineRule="auto"/>
            <w:ind w:firstLine="0"/>
            <w:rPr>
              <w:rFonts w:ascii="Arial" w:eastAsia="Arial" w:hAnsi="Arial" w:cs="Arial"/>
              <w:b/>
              <w:bCs/>
              <w:color w:val="000000"/>
            </w:rPr>
          </w:pPr>
          <w:hyperlink w:anchor="_dd6zel2y4t5x">
            <w:r>
              <w:rPr>
                <w:b/>
                <w:bCs/>
                <w:color w:val="000000"/>
              </w:rPr>
              <w:t>6. Conclusion</w:t>
            </w:r>
            <w:r>
              <w:rPr>
                <w:b/>
                <w:bCs/>
                <w:color w:val="000000"/>
              </w:rPr>
              <w:tab/>
              <w:t>23</w:t>
            </w:r>
          </w:hyperlink>
        </w:p>
        <w:p w14:paraId="096655B3" w14:textId="77777777" w:rsidR="006425F9" w:rsidRDefault="006425F9">
          <w:pPr>
            <w:widowControl w:val="0"/>
            <w:tabs>
              <w:tab w:val="right" w:pos="12000"/>
            </w:tabs>
            <w:spacing w:before="60" w:line="240" w:lineRule="auto"/>
            <w:ind w:firstLine="0"/>
            <w:rPr>
              <w:rFonts w:ascii="Arial" w:eastAsia="Arial" w:hAnsi="Arial" w:cs="Arial"/>
              <w:b/>
              <w:bCs/>
              <w:color w:val="000000"/>
            </w:rPr>
          </w:pPr>
          <w:hyperlink w:anchor="_kgmnd1ymad1c">
            <w:r>
              <w:rPr>
                <w:b/>
                <w:bCs/>
                <w:color w:val="000000"/>
              </w:rPr>
              <w:t>7. References (not all papers are currently used…)</w:t>
            </w:r>
            <w:r>
              <w:rPr>
                <w:b/>
                <w:bCs/>
                <w:color w:val="000000"/>
              </w:rPr>
              <w:tab/>
              <w:t>24</w:t>
            </w:r>
          </w:hyperlink>
        </w:p>
        <w:p w14:paraId="35F27AE9" w14:textId="77777777" w:rsidR="006425F9" w:rsidRDefault="006425F9">
          <w:pPr>
            <w:widowControl w:val="0"/>
            <w:tabs>
              <w:tab w:val="right" w:pos="12000"/>
            </w:tabs>
            <w:spacing w:before="60" w:line="240" w:lineRule="auto"/>
            <w:ind w:firstLine="0"/>
            <w:rPr>
              <w:rFonts w:ascii="Arial" w:eastAsia="Arial" w:hAnsi="Arial" w:cs="Arial"/>
              <w:b/>
              <w:bCs/>
              <w:color w:val="000000"/>
            </w:rPr>
          </w:pPr>
          <w:hyperlink w:anchor="_icpp6ljm25yc">
            <w:r>
              <w:rPr>
                <w:b/>
                <w:bCs/>
                <w:color w:val="000000"/>
              </w:rPr>
              <w:t>Appendix A. Interview Guide and Protocol</w:t>
            </w:r>
            <w:r>
              <w:rPr>
                <w:b/>
                <w:bCs/>
                <w:color w:val="000000"/>
              </w:rPr>
              <w:tab/>
              <w:t>30</w:t>
            </w:r>
          </w:hyperlink>
        </w:p>
        <w:p w14:paraId="3262100A" w14:textId="77777777" w:rsidR="006425F9" w:rsidRDefault="006425F9">
          <w:pPr>
            <w:widowControl w:val="0"/>
            <w:tabs>
              <w:tab w:val="right" w:pos="12000"/>
            </w:tabs>
            <w:spacing w:before="60" w:line="240" w:lineRule="auto"/>
            <w:ind w:left="360" w:firstLine="0"/>
            <w:rPr>
              <w:rFonts w:ascii="Arial" w:eastAsia="Arial" w:hAnsi="Arial" w:cs="Arial"/>
              <w:color w:val="000000"/>
            </w:rPr>
          </w:pPr>
          <w:hyperlink w:anchor="_yaxctkjupl5f">
            <w:r>
              <w:rPr>
                <w:color w:val="000000"/>
              </w:rPr>
              <w:t>A.1. Interview Guide</w:t>
            </w:r>
            <w:r>
              <w:rPr>
                <w:color w:val="000000"/>
              </w:rPr>
              <w:tab/>
              <w:t>30</w:t>
            </w:r>
          </w:hyperlink>
        </w:p>
        <w:p w14:paraId="770E2FD6" w14:textId="77777777" w:rsidR="006425F9" w:rsidRDefault="006425F9">
          <w:pPr>
            <w:widowControl w:val="0"/>
            <w:tabs>
              <w:tab w:val="right" w:pos="12000"/>
            </w:tabs>
            <w:spacing w:before="60" w:line="240" w:lineRule="auto"/>
            <w:ind w:left="720"/>
            <w:rPr>
              <w:rFonts w:ascii="Arial" w:eastAsia="Arial" w:hAnsi="Arial" w:cs="Arial"/>
              <w:color w:val="000000"/>
            </w:rPr>
          </w:pPr>
          <w:hyperlink w:anchor="_fso8dir40043">
            <w:r>
              <w:rPr>
                <w:color w:val="000000"/>
              </w:rPr>
              <w:t>A.1.1. Primary questions</w:t>
            </w:r>
            <w:r>
              <w:rPr>
                <w:color w:val="000000"/>
              </w:rPr>
              <w:tab/>
              <w:t>30</w:t>
            </w:r>
          </w:hyperlink>
        </w:p>
        <w:p w14:paraId="764E2DA2" w14:textId="77777777" w:rsidR="006425F9" w:rsidRDefault="006425F9">
          <w:pPr>
            <w:widowControl w:val="0"/>
            <w:tabs>
              <w:tab w:val="right" w:pos="12000"/>
            </w:tabs>
            <w:spacing w:before="60" w:line="240" w:lineRule="auto"/>
            <w:ind w:left="720"/>
            <w:rPr>
              <w:rFonts w:ascii="Arial" w:eastAsia="Arial" w:hAnsi="Arial" w:cs="Arial"/>
              <w:color w:val="000000"/>
            </w:rPr>
          </w:pPr>
          <w:hyperlink w:anchor="_xu7tl6fyia16">
            <w:r>
              <w:rPr>
                <w:color w:val="000000"/>
              </w:rPr>
              <w:t>A.1.2. Potential backup questions:</w:t>
            </w:r>
            <w:r>
              <w:rPr>
                <w:color w:val="000000"/>
              </w:rPr>
              <w:tab/>
              <w:t>31</w:t>
            </w:r>
          </w:hyperlink>
        </w:p>
        <w:p w14:paraId="30399AA9" w14:textId="77777777" w:rsidR="006425F9" w:rsidRDefault="006425F9">
          <w:pPr>
            <w:widowControl w:val="0"/>
            <w:tabs>
              <w:tab w:val="right" w:pos="12000"/>
            </w:tabs>
            <w:spacing w:before="60" w:line="240" w:lineRule="auto"/>
            <w:ind w:left="720"/>
            <w:rPr>
              <w:rFonts w:ascii="Arial" w:eastAsia="Arial" w:hAnsi="Arial" w:cs="Arial"/>
              <w:color w:val="000000"/>
            </w:rPr>
          </w:pPr>
          <w:hyperlink w:anchor="_uslcrode5spj">
            <w:r>
              <w:rPr>
                <w:color w:val="000000"/>
              </w:rPr>
              <w:t>A.1.3. From other interviews (unrefined)</w:t>
            </w:r>
            <w:r>
              <w:rPr>
                <w:color w:val="000000"/>
              </w:rPr>
              <w:tab/>
              <w:t>31</w:t>
            </w:r>
          </w:hyperlink>
        </w:p>
        <w:p w14:paraId="2CEF1425" w14:textId="77777777" w:rsidR="006425F9" w:rsidRDefault="006425F9">
          <w:pPr>
            <w:widowControl w:val="0"/>
            <w:tabs>
              <w:tab w:val="right" w:pos="12000"/>
            </w:tabs>
            <w:spacing w:before="60" w:line="240" w:lineRule="auto"/>
            <w:ind w:left="360" w:firstLine="0"/>
            <w:rPr>
              <w:rFonts w:ascii="Arial" w:eastAsia="Arial" w:hAnsi="Arial" w:cs="Arial"/>
              <w:color w:val="000000"/>
            </w:rPr>
          </w:pPr>
          <w:hyperlink w:anchor="_4i48gt7nuy87">
            <w:r>
              <w:rPr>
                <w:color w:val="000000"/>
              </w:rPr>
              <w:t>A.2. Interview protocol</w:t>
            </w:r>
            <w:r>
              <w:rPr>
                <w:color w:val="000000"/>
              </w:rPr>
              <w:tab/>
              <w:t>32</w:t>
            </w:r>
          </w:hyperlink>
        </w:p>
        <w:p w14:paraId="6AE4A59B" w14:textId="77777777" w:rsidR="006425F9" w:rsidRDefault="006425F9">
          <w:pPr>
            <w:widowControl w:val="0"/>
            <w:tabs>
              <w:tab w:val="right" w:pos="12000"/>
            </w:tabs>
            <w:spacing w:before="60" w:line="240" w:lineRule="auto"/>
            <w:ind w:firstLine="0"/>
            <w:rPr>
              <w:rFonts w:ascii="Arial" w:eastAsia="Arial" w:hAnsi="Arial" w:cs="Arial"/>
              <w:b/>
              <w:bCs/>
              <w:color w:val="000000"/>
            </w:rPr>
          </w:pPr>
          <w:hyperlink w:anchor="_n4q94a2ei39t">
            <w:r>
              <w:rPr>
                <w:b/>
                <w:bCs/>
                <w:color w:val="000000"/>
              </w:rPr>
              <w:t>Appendix C. The process of constructive grounded theory</w:t>
            </w:r>
            <w:r>
              <w:rPr>
                <w:b/>
                <w:bCs/>
                <w:color w:val="000000"/>
              </w:rPr>
              <w:tab/>
              <w:t>33</w:t>
            </w:r>
          </w:hyperlink>
        </w:p>
        <w:p w14:paraId="60B2272A" w14:textId="77777777" w:rsidR="006425F9" w:rsidRDefault="006425F9">
          <w:pPr>
            <w:widowControl w:val="0"/>
            <w:tabs>
              <w:tab w:val="right" w:pos="12000"/>
            </w:tabs>
            <w:spacing w:before="60" w:line="240" w:lineRule="auto"/>
            <w:ind w:firstLine="0"/>
            <w:rPr>
              <w:rFonts w:ascii="Arial" w:eastAsia="Arial" w:hAnsi="Arial" w:cs="Arial"/>
              <w:b/>
              <w:bCs/>
              <w:color w:val="000000"/>
            </w:rPr>
          </w:pPr>
          <w:hyperlink w:anchor="_8iomnw571gh6">
            <w:r>
              <w:rPr>
                <w:b/>
                <w:bCs/>
                <w:color w:val="000000"/>
              </w:rPr>
              <w:t>Appendix D. Supporting Quotes</w:t>
            </w:r>
            <w:r>
              <w:rPr>
                <w:b/>
                <w:bCs/>
                <w:color w:val="000000"/>
              </w:rPr>
              <w:tab/>
              <w:t>34</w:t>
            </w:r>
          </w:hyperlink>
        </w:p>
        <w:p w14:paraId="2D9559D7" w14:textId="77777777" w:rsidR="006425F9" w:rsidRDefault="006425F9">
          <w:pPr>
            <w:widowControl w:val="0"/>
            <w:tabs>
              <w:tab w:val="right" w:pos="12000"/>
            </w:tabs>
            <w:spacing w:before="60" w:line="240" w:lineRule="auto"/>
            <w:ind w:firstLine="0"/>
            <w:rPr>
              <w:rFonts w:ascii="Arial" w:eastAsia="Arial" w:hAnsi="Arial" w:cs="Arial"/>
              <w:b/>
              <w:bCs/>
              <w:color w:val="000000"/>
            </w:rPr>
          </w:pPr>
          <w:hyperlink w:anchor="_a7k3h3b6oqi2">
            <w:r>
              <w:rPr>
                <w:b/>
                <w:bCs/>
                <w:color w:val="000000"/>
              </w:rPr>
              <w:t>Appendix E. What to include?</w:t>
            </w:r>
            <w:r>
              <w:rPr>
                <w:b/>
                <w:bCs/>
                <w:color w:val="000000"/>
              </w:rPr>
              <w:tab/>
              <w:t>35</w:t>
            </w:r>
          </w:hyperlink>
          <w:r w:rsidR="00000000">
            <w:fldChar w:fldCharType="end"/>
          </w:r>
        </w:p>
      </w:sdtContent>
    </w:sdt>
    <w:p w14:paraId="55A44FF1" w14:textId="77777777" w:rsidR="006425F9" w:rsidRDefault="006425F9">
      <w:pPr>
        <w:sectPr w:rsidR="006425F9">
          <w:headerReference w:type="default" r:id="rId9"/>
          <w:footerReference w:type="default" r:id="rId10"/>
          <w:pgSz w:w="12240" w:h="15840"/>
          <w:pgMar w:top="1440" w:right="1440" w:bottom="1440" w:left="1440" w:header="720" w:footer="720" w:gutter="0"/>
          <w:pgNumType w:start="0"/>
          <w:cols w:space="708"/>
          <w:titlePg/>
        </w:sectPr>
      </w:pPr>
    </w:p>
    <w:p w14:paraId="1B9BAB4B" w14:textId="77777777" w:rsidR="006425F9" w:rsidRDefault="00000000">
      <w:pPr>
        <w:pStyle w:val="Heading1"/>
      </w:pPr>
      <w:bookmarkStart w:id="1" w:name="_wuejbrmrkb0e" w:colFirst="0" w:colLast="0"/>
      <w:bookmarkEnd w:id="1"/>
      <w:r>
        <w:lastRenderedPageBreak/>
        <w:t xml:space="preserve">1.       </w:t>
      </w:r>
      <w:commentRangeStart w:id="2"/>
      <w:r>
        <w:t>Introduction</w:t>
      </w:r>
      <w:commentRangeEnd w:id="2"/>
      <w:r>
        <w:rPr>
          <w:rStyle w:val="CommentReference"/>
          <w:sz w:val="22"/>
          <w:szCs w:val="22"/>
        </w:rPr>
        <w:commentReference w:id="2"/>
      </w:r>
    </w:p>
    <w:p w14:paraId="3E070E73" w14:textId="77777777" w:rsidR="006425F9" w:rsidRDefault="00000000">
      <w:pPr>
        <w:pStyle w:val="Heading2"/>
      </w:pPr>
      <w:bookmarkStart w:id="3" w:name="_7lxcijgce0rs" w:colFirst="0" w:colLast="0"/>
      <w:bookmarkEnd w:id="3"/>
      <w:r>
        <w:t xml:space="preserve">1.1. </w:t>
      </w:r>
      <w:r>
        <w:tab/>
        <w:t xml:space="preserve">Background and </w:t>
      </w:r>
      <w:commentRangeStart w:id="4"/>
      <w:commentRangeStart w:id="5"/>
      <w:r>
        <w:t>Context</w:t>
      </w:r>
      <w:commentRangeEnd w:id="5"/>
      <w:r>
        <w:rPr>
          <w:rStyle w:val="CommentReference"/>
          <w:sz w:val="22"/>
          <w:szCs w:val="22"/>
        </w:rPr>
        <w:commentReference w:id="5"/>
      </w:r>
      <w:commentRangeEnd w:id="4"/>
      <w:r>
        <w:rPr>
          <w:rStyle w:val="CommentReference"/>
          <w:sz w:val="22"/>
          <w:szCs w:val="22"/>
        </w:rPr>
        <w:commentReference w:id="4"/>
      </w:r>
    </w:p>
    <w:p w14:paraId="2FC22014" w14:textId="77777777" w:rsidR="006425F9" w:rsidRDefault="00000000">
      <w:pPr>
        <w:rPr>
          <w:del w:id="6" w:author="Stefanie B." w:date="2026-05-11T12:28:00Z"/>
        </w:rPr>
      </w:pPr>
      <w:r>
        <w:t xml:space="preserve">Generative Artificial Intelligence (GenAI) is often seen as the replacement for a vast array of knowledge jobs (Bessen, 2018). </w:t>
      </w:r>
      <w:commentRangeStart w:id="7"/>
      <w:r>
        <w:t>Furthermore</w:t>
      </w:r>
      <w:commentRangeEnd w:id="7"/>
      <w:r>
        <w:rPr>
          <w:rStyle w:val="CommentReference"/>
          <w:sz w:val="22"/>
          <w:szCs w:val="22"/>
        </w:rPr>
        <w:commentReference w:id="7"/>
      </w:r>
      <w:r>
        <w:t xml:space="preserve">, marketing and sales might be the largest opportunity of all, representing about one-third of the expected market </w:t>
      </w:r>
      <w:commentRangeStart w:id="8"/>
      <w:r>
        <w:t>cap</w:t>
      </w:r>
      <w:commentRangeEnd w:id="8"/>
      <w:r>
        <w:rPr>
          <w:rStyle w:val="CommentReference"/>
          <w:sz w:val="22"/>
          <w:szCs w:val="22"/>
        </w:rPr>
        <w:commentReference w:id="8"/>
      </w:r>
      <w:r>
        <w:t xml:space="preserve">italization of AI (Mayer et al., </w:t>
      </w:r>
      <w:commentRangeStart w:id="9"/>
      <w:r>
        <w:t>2025</w:t>
      </w:r>
      <w:commentRangeEnd w:id="9"/>
      <w:r>
        <w:rPr>
          <w:rStyle w:val="CommentReference"/>
          <w:sz w:val="22"/>
          <w:szCs w:val="22"/>
        </w:rPr>
        <w:commentReference w:id="9"/>
      </w:r>
      <w:r>
        <w:t xml:space="preserve">). </w:t>
      </w:r>
      <w:ins w:id="10" w:author="Stefanie B." w:date="2026-05-11T12:28:00Z">
        <w:r>
          <w:t xml:space="preserve"> </w:t>
        </w:r>
      </w:ins>
    </w:p>
    <w:p w14:paraId="455571FD" w14:textId="77777777" w:rsidR="006425F9" w:rsidRDefault="00000000">
      <w:r>
        <w:t>However, in marketing (and arguably in many other domains), AI still mainly serves as a question and answer machine,</w:t>
      </w:r>
      <w:ins w:id="11" w:author="Stefanie B." w:date="2026-05-11T12:27:00Z">
        <w:r>
          <w:t xml:space="preserve"> largely</w:t>
        </w:r>
      </w:ins>
      <w:r>
        <w:t xml:space="preserve"> </w:t>
      </w:r>
      <w:del w:id="12" w:author="Stefanie B." w:date="2026-05-11T12:28:00Z">
        <w:r>
          <w:delText xml:space="preserve">only </w:delText>
        </w:r>
      </w:del>
      <w:r>
        <w:t xml:space="preserve">focusing on brainstorming and content generation, rather than a system that can really do the work or make a meaningful contribution to a vast amount of normal daily tasks (Brinker &amp; Riemersma, 2025, p. </w:t>
      </w:r>
      <w:commentRangeStart w:id="13"/>
      <w:r>
        <w:t>35</w:t>
      </w:r>
      <w:commentRangeEnd w:id="13"/>
      <w:r>
        <w:rPr>
          <w:rStyle w:val="CommentReference"/>
          <w:sz w:val="22"/>
          <w:szCs w:val="22"/>
        </w:rPr>
        <w:commentReference w:id="13"/>
      </w:r>
      <w:r>
        <w:t xml:space="preserve">). </w:t>
      </w:r>
    </w:p>
    <w:p w14:paraId="7A02BEC3" w14:textId="77777777" w:rsidR="006425F9" w:rsidRDefault="00000000">
      <w:r>
        <w:t>Recent and quickly evolving technologies provide AI with the relevant context and access to tools (</w:t>
      </w:r>
      <w:r>
        <w:rPr>
          <w:color w:val="222222"/>
          <w:highlight w:val="white"/>
        </w:rPr>
        <w:t>Acharya et al., 2025)</w:t>
      </w:r>
      <w:r>
        <w:t xml:space="preserve">, which should enable it to start making meaningful contributions to these daily tasks. These innovations have led to </w:t>
      </w:r>
      <w:commentRangeStart w:id="14"/>
      <w:r>
        <w:t>agentic</w:t>
      </w:r>
      <w:commentRangeEnd w:id="14"/>
      <w:r>
        <w:rPr>
          <w:rStyle w:val="CommentReference"/>
          <w:sz w:val="22"/>
          <w:szCs w:val="22"/>
        </w:rPr>
        <w:commentReference w:id="14"/>
      </w:r>
      <w:r>
        <w:t xml:space="preserve"> 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for the execution of normal daily tasks of the marketer.</w:t>
      </w:r>
    </w:p>
    <w:p w14:paraId="565D4676" w14:textId="77777777" w:rsidR="006425F9" w:rsidRDefault="00000000">
      <w:pPr>
        <w:pStyle w:val="Heading2"/>
      </w:pPr>
      <w:bookmarkStart w:id="15" w:name="_cw3ny2ib92ok" w:colFirst="0" w:colLast="0"/>
      <w:bookmarkEnd w:id="15"/>
      <w:r>
        <w:t xml:space="preserve">1.2. </w:t>
      </w:r>
      <w:r>
        <w:tab/>
        <w:t>Research Problem and Gap</w:t>
      </w:r>
    </w:p>
    <w:p w14:paraId="5364EE03" w14:textId="77777777" w:rsidR="006425F9" w:rsidRDefault="00000000">
      <w:r>
        <w:t>We aim to explore the question</w:t>
      </w:r>
      <w:r>
        <w:rPr>
          <w:i/>
          <w:iCs/>
        </w:rPr>
        <w:t xml:space="preserve"> “How do marketing managers create value with agentic AI?”</w:t>
      </w:r>
      <w:r>
        <w:rPr>
          <w:b/>
          <w:bCs/>
        </w:rPr>
        <w:t xml:space="preserve">  </w:t>
      </w:r>
      <w:r>
        <w:t xml:space="preserve">The potential of agentic AI within the context of marketing is largely unexplored </w:t>
      </w:r>
      <w:ins w:id="16" w:author="Stefanie B." w:date="2026-05-11T12:30:00Z">
        <w:r>
          <w:t xml:space="preserve">empirically </w:t>
        </w:r>
      </w:ins>
      <w:r>
        <w:t xml:space="preserve">in academic </w:t>
      </w:r>
      <w:commentRangeStart w:id="17"/>
      <w:r>
        <w:t>literature</w:t>
      </w:r>
      <w:commentRangeEnd w:id="17"/>
      <w:r>
        <w:rPr>
          <w:rStyle w:val="CommentReference"/>
          <w:sz w:val="22"/>
          <w:szCs w:val="22"/>
        </w:rPr>
        <w:commentReference w:id="17"/>
      </w:r>
      <w:r>
        <w:t xml:space="preserve">, especially outside the context of content </w:t>
      </w:r>
      <w:commentRangeStart w:id="18"/>
      <w:r>
        <w:t>generation</w:t>
      </w:r>
      <w:commentRangeEnd w:id="18"/>
      <w:r>
        <w:rPr>
          <w:rStyle w:val="CommentReference"/>
          <w:sz w:val="22"/>
          <w:szCs w:val="22"/>
        </w:rPr>
        <w:commentReference w:id="18"/>
      </w:r>
      <w:r>
        <w:t>. Many researchers are making calls for research regarding agentic AI within the marketing field (Kim, 2025) or for research with a wider scope that covers this scope (Mogaji &amp; Jain, 2024; Jain &amp; Eastman, 2024). To guide the research, the following subquestions are used:</w:t>
      </w:r>
    </w:p>
    <w:p w14:paraId="620BDE6D" w14:textId="77777777" w:rsidR="006425F9" w:rsidRDefault="00000000">
      <w:pPr>
        <w:numPr>
          <w:ilvl w:val="0"/>
          <w:numId w:val="3"/>
        </w:numPr>
      </w:pPr>
      <w:r>
        <w:lastRenderedPageBreak/>
        <w:t>How do marketing manager</w:t>
      </w:r>
      <w:commentRangeStart w:id="19"/>
      <w:r>
        <w:t>s identify and translate agentic</w:t>
      </w:r>
      <w:commentRangeEnd w:id="19"/>
      <w:r>
        <w:rPr>
          <w:rStyle w:val="CommentReference"/>
          <w:sz w:val="22"/>
          <w:szCs w:val="22"/>
        </w:rPr>
        <w:commentReference w:id="19"/>
      </w:r>
      <w:r>
        <w:t xml:space="preserve"> AI opportunities into value-creating marketing </w:t>
      </w:r>
      <w:commentRangeStart w:id="20"/>
      <w:r>
        <w:t>practices</w:t>
      </w:r>
      <w:commentRangeEnd w:id="20"/>
      <w:r>
        <w:rPr>
          <w:rStyle w:val="CommentReference"/>
          <w:sz w:val="22"/>
          <w:szCs w:val="22"/>
        </w:rPr>
        <w:commentReference w:id="20"/>
      </w:r>
      <w:r>
        <w:t>?</w:t>
      </w:r>
    </w:p>
    <w:p w14:paraId="7C60E6AB" w14:textId="77777777" w:rsidR="006425F9" w:rsidRDefault="00000000">
      <w:pPr>
        <w:numPr>
          <w:ilvl w:val="0"/>
          <w:numId w:val="3"/>
        </w:numPr>
      </w:pPr>
      <w:r>
        <w:t>How do marketing managers enable adoption of agentic AI solutions?</w:t>
      </w:r>
    </w:p>
    <w:p w14:paraId="2C7E1D9E" w14:textId="77777777" w:rsidR="006425F9" w:rsidRDefault="00000000">
      <w:pPr>
        <w:numPr>
          <w:ilvl w:val="0"/>
          <w:numId w:val="3"/>
        </w:numPr>
      </w:pPr>
      <w:r>
        <w:t xml:space="preserve">How do marketing managers navigate obstacles and risks in the process of creating value through agentic </w:t>
      </w:r>
      <w:commentRangeStart w:id="21"/>
      <w:r>
        <w:t>AI</w:t>
      </w:r>
      <w:commentRangeEnd w:id="21"/>
      <w:r>
        <w:rPr>
          <w:rStyle w:val="CommentReference"/>
          <w:sz w:val="22"/>
          <w:szCs w:val="22"/>
        </w:rPr>
        <w:commentReference w:id="21"/>
      </w:r>
      <w:r>
        <w:t>?</w:t>
      </w:r>
    </w:p>
    <w:p w14:paraId="7D42F4A9" w14:textId="77777777" w:rsidR="006425F9" w:rsidRDefault="00000000">
      <w:commentRangeStart w:id="22"/>
      <w:r>
        <w:t xml:space="preserve">By focusing specifically on agentic AI systems, this research seeks to move beyond the frequent focus on </w:t>
      </w:r>
      <w:ins w:id="23" w:author="Stefanie B." w:date="2026-01-20T11:40:00Z">
        <w:r>
          <w:t xml:space="preserve">Generative AI and specific associated tasks (e.g., </w:t>
        </w:r>
      </w:ins>
      <w:r>
        <w:t xml:space="preserve">content </w:t>
      </w:r>
      <w:commentRangeStart w:id="24"/>
      <w:r>
        <w:t>generation</w:t>
      </w:r>
      <w:commentRangeEnd w:id="24"/>
      <w:ins w:id="25" w:author="Stefanie B." w:date="2026-01-20T11:40:00Z">
        <w:r>
          <w:rPr>
            <w:rStyle w:val="CommentReference"/>
            <w:sz w:val="22"/>
            <w:szCs w:val="22"/>
          </w:rPr>
          <w:commentReference w:id="24"/>
        </w:r>
        <w:r>
          <w:t>)</w:t>
        </w:r>
      </w:ins>
      <w:r>
        <w:t xml:space="preserve"> to examine the broader spectrum of value creation </w:t>
      </w:r>
      <w:ins w:id="26" w:author="Stefanie B." w:date="2026-01-20T11:40:00Z">
        <w:r>
          <w:t>related to the emerging, and more complex, technology of Agentic AI</w:t>
        </w:r>
      </w:ins>
      <w:del w:id="27" w:author="Stefanie B." w:date="2026-01-20T11:40:00Z">
        <w:r>
          <w:delText>opportunities available to marketing managers</w:delText>
        </w:r>
      </w:del>
      <w:commentRangeEnd w:id="22"/>
      <w:r>
        <w:rPr>
          <w:rStyle w:val="CommentReference"/>
          <w:sz w:val="22"/>
          <w:szCs w:val="22"/>
        </w:rPr>
        <w:commentReference w:id="22"/>
      </w:r>
      <w:r>
        <w:t>. The question is deliberately exploratory in nature, acknowledging that the field is still emerging and that both theoretical understanding and practical guidance are largely underdeveloped but valuable to the field.</w:t>
      </w:r>
    </w:p>
    <w:p w14:paraId="0CB0F56D" w14:textId="77777777" w:rsidR="006425F9" w:rsidRDefault="00000000">
      <w:r>
        <w:t xml:space="preserve">Despite the significant attention paid to GenAI in both academic literature and practitioner </w:t>
      </w:r>
      <w:commentRangeStart w:id="28"/>
      <w:r>
        <w:t>discourse</w:t>
      </w:r>
      <w:commentRangeEnd w:id="28"/>
      <w:r>
        <w:rPr>
          <w:rStyle w:val="CommentReference"/>
          <w:sz w:val="22"/>
          <w:szCs w:val="22"/>
        </w:rPr>
        <w:commentReference w:id="28"/>
      </w:r>
      <w:r>
        <w:t xml:space="preserve">, a critical gap exists in understanding how marketing managers can systematically leverage GenAI to create value beyond content generation. The academic literature has not yet adequately explored the applications of agentic AI systems in marketing contexts, particularly regarding their integration into daily marketing operations and their potential to transform core marketing </w:t>
      </w:r>
      <w:commentRangeStart w:id="29"/>
      <w:r>
        <w:t>processes</w:t>
      </w:r>
      <w:commentRangeEnd w:id="29"/>
      <w:r>
        <w:rPr>
          <w:rStyle w:val="CommentReference"/>
          <w:sz w:val="22"/>
          <w:szCs w:val="22"/>
        </w:rPr>
        <w:commentReference w:id="29"/>
      </w:r>
      <w:r>
        <w:t>.</w:t>
      </w:r>
    </w:p>
    <w:p w14:paraId="7BC41E27" w14:textId="77777777" w:rsidR="006425F9" w:rsidRDefault="00000000">
      <w:r>
        <w:t xml:space="preserve">This gap is particularly significant given the rapid evolution of AI technologies. Marketing managers face the challenge of navigating an increasingly complex landscape of AI capabilities without clear frameworks or empirical evidence to guide their decision-making. </w:t>
      </w:r>
    </w:p>
    <w:p w14:paraId="2DC5A9EB" w14:textId="77777777" w:rsidR="006425F9" w:rsidRDefault="00000000">
      <w:r>
        <w:t xml:space="preserve">Furthermore, the existing literature on digital transformation, while valuable, does not fully account for the unique characteristics of GenAI and agentic </w:t>
      </w:r>
      <w:commentRangeStart w:id="30"/>
      <w:r>
        <w:t>systems</w:t>
      </w:r>
      <w:commentRangeEnd w:id="30"/>
      <w:r>
        <w:rPr>
          <w:rStyle w:val="CommentReference"/>
          <w:sz w:val="22"/>
          <w:szCs w:val="22"/>
        </w:rPr>
        <w:commentReference w:id="30"/>
      </w:r>
      <w:r>
        <w:t>. In many ways, the rollout of AI represents a new wave of digital transformation (Holmström, 2022), yet the dynamic and rapidly evolving nature of GenAI technologies requires fresh perspectives and frameworks tailored to this specific technological context.</w:t>
      </w:r>
    </w:p>
    <w:p w14:paraId="131457A4" w14:textId="77777777" w:rsidR="006425F9" w:rsidRDefault="00000000">
      <w:pPr>
        <w:pStyle w:val="Heading2"/>
      </w:pPr>
      <w:bookmarkStart w:id="31" w:name="_j1ug5ud2kv2v" w:colFirst="0" w:colLast="0"/>
      <w:bookmarkEnd w:id="31"/>
      <w:r>
        <w:lastRenderedPageBreak/>
        <w:t>1.3.</w:t>
      </w:r>
      <w:r>
        <w:tab/>
        <w:t>Significance and Contributions</w:t>
      </w:r>
    </w:p>
    <w:p w14:paraId="0E72FC0F" w14:textId="77777777" w:rsidR="006425F9" w:rsidRDefault="00000000">
      <w:r>
        <w:t>This research makes several important contributions to both academic knowledge and management practice.</w:t>
      </w:r>
    </w:p>
    <w:p w14:paraId="6C3C77E1" w14:textId="77777777" w:rsidR="006425F9" w:rsidRDefault="00000000">
      <w:r>
        <w:t xml:space="preserve">Academic contributions include: </w:t>
      </w:r>
    </w:p>
    <w:p w14:paraId="66CFE7ED" w14:textId="77777777" w:rsidR="006425F9" w:rsidRDefault="00000000">
      <w:pPr>
        <w:numPr>
          <w:ilvl w:val="0"/>
          <w:numId w:val="1"/>
        </w:numPr>
      </w:pPr>
      <w:r>
        <w:t>Addressing the gap in literature regarding GenAI applications in marketing beyond content generation</w:t>
      </w:r>
    </w:p>
    <w:p w14:paraId="51014C3C" w14:textId="77777777" w:rsidR="006425F9" w:rsidRDefault="00000000">
      <w:pPr>
        <w:numPr>
          <w:ilvl w:val="0"/>
          <w:numId w:val="1"/>
        </w:numPr>
      </w:pPr>
      <w:r>
        <w:t xml:space="preserve">Providing empirical insights into the emerging domain of agentic AI systems in marketing contexts </w:t>
      </w:r>
    </w:p>
    <w:p w14:paraId="39D66B2B" w14:textId="77777777" w:rsidR="006425F9" w:rsidRDefault="00000000">
      <w:pPr>
        <w:numPr>
          <w:ilvl w:val="0"/>
          <w:numId w:val="1"/>
        </w:numPr>
      </w:pPr>
      <w:r>
        <w:t>Extending dynamic capabilities theory to the specific context of GenAI adoption in marketing</w:t>
      </w:r>
    </w:p>
    <w:p w14:paraId="71DA347F" w14:textId="77777777" w:rsidR="006425F9" w:rsidRDefault="00000000">
      <w:pPr>
        <w:numPr>
          <w:ilvl w:val="0"/>
          <w:numId w:val="1"/>
        </w:numPr>
      </w:pPr>
      <w:r>
        <w:t>Contributing to the broader discourse on digital transformation by examining a new technological wave</w:t>
      </w:r>
    </w:p>
    <w:p w14:paraId="5B1CF135" w14:textId="77777777" w:rsidR="006425F9" w:rsidRDefault="00000000">
      <w:r>
        <w:t>Practical contributions include:</w:t>
      </w:r>
    </w:p>
    <w:p w14:paraId="005E6EE0" w14:textId="77777777" w:rsidR="006425F9" w:rsidRDefault="00000000">
      <w:pPr>
        <w:numPr>
          <w:ilvl w:val="0"/>
          <w:numId w:val="7"/>
        </w:numPr>
      </w:pPr>
      <w:r>
        <w:t>Providing marketing managers with frameworks and insights to identify valuable GenAI opportunities</w:t>
      </w:r>
    </w:p>
    <w:p w14:paraId="41D03B13" w14:textId="77777777" w:rsidR="006425F9" w:rsidRDefault="00000000">
      <w:pPr>
        <w:numPr>
          <w:ilvl w:val="0"/>
          <w:numId w:val="7"/>
        </w:numPr>
      </w:pPr>
      <w:r>
        <w:t>Offering guidance on best practices for implementing and scaling GenAI initiatives in marketing organizations</w:t>
      </w:r>
    </w:p>
    <w:p w14:paraId="6C772E7A" w14:textId="77777777" w:rsidR="006425F9" w:rsidRDefault="00000000">
      <w:pPr>
        <w:numPr>
          <w:ilvl w:val="0"/>
          <w:numId w:val="7"/>
        </w:numPr>
      </w:pPr>
      <w:r>
        <w:t>Supporting more informed decision-making regarding marketing technology investments and organizational change</w:t>
      </w:r>
    </w:p>
    <w:p w14:paraId="333F0019" w14:textId="77777777" w:rsidR="006425F9" w:rsidRDefault="00000000">
      <w:pPr>
        <w:numPr>
          <w:ilvl w:val="0"/>
          <w:numId w:val="7"/>
        </w:numPr>
      </w:pPr>
      <w:r>
        <w:t xml:space="preserve">Enabling marketing departments to operate more efficiently and create greater value through strategic GenAI </w:t>
      </w:r>
      <w:commentRangeStart w:id="32"/>
      <w:r>
        <w:t>adoption</w:t>
      </w:r>
      <w:commentRangeEnd w:id="32"/>
      <w:r>
        <w:rPr>
          <w:rStyle w:val="CommentReference"/>
          <w:sz w:val="22"/>
          <w:szCs w:val="22"/>
        </w:rPr>
        <w:commentReference w:id="32"/>
      </w:r>
    </w:p>
    <w:p w14:paraId="12F389A4" w14:textId="77777777" w:rsidR="006425F9" w:rsidRDefault="00000000">
      <w:pPr>
        <w:pStyle w:val="Heading2"/>
      </w:pPr>
      <w:bookmarkStart w:id="33" w:name="_2z5npmz6k6sb" w:colFirst="0" w:colLast="0"/>
      <w:bookmarkEnd w:id="33"/>
      <w:r>
        <w:t>1.4. Structure of the Thesis</w:t>
      </w:r>
      <w:r>
        <w:br w:type="page"/>
      </w:r>
    </w:p>
    <w:p w14:paraId="23F401CA" w14:textId="77777777" w:rsidR="006425F9" w:rsidRDefault="00000000">
      <w:pPr>
        <w:pStyle w:val="Heading1"/>
      </w:pPr>
      <w:bookmarkStart w:id="34" w:name="_fyrgbopm813k" w:colFirst="0" w:colLast="0"/>
      <w:bookmarkEnd w:id="34"/>
      <w:r>
        <w:lastRenderedPageBreak/>
        <w:t xml:space="preserve">2. </w:t>
      </w:r>
      <w:r>
        <w:tab/>
        <w:t>Literature Review (~4k words)</w:t>
      </w:r>
    </w:p>
    <w:p w14:paraId="62F57879" w14:textId="77777777" w:rsidR="006425F9" w:rsidRDefault="00000000">
      <w:commentRangeStart w:id="35"/>
      <w:commentRangeStart w:id="36"/>
      <w:r>
        <w:rPr>
          <w:noProof/>
        </w:rPr>
        <w:drawing>
          <wp:inline distT="114300" distB="114300" distL="114300" distR="114300" wp14:anchorId="6E9427E0" wp14:editId="44CAB0E3">
            <wp:extent cx="2314130" cy="4417885"/>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a:srcRect/>
                    <a:stretch>
                      <a:fillRect/>
                    </a:stretch>
                  </pic:blipFill>
                  <pic:spPr>
                    <a:xfrm>
                      <a:off x="0" y="0"/>
                      <a:ext cx="2314130" cy="4417885"/>
                    </a:xfrm>
                    <a:prstGeom prst="rect">
                      <a:avLst/>
                    </a:prstGeom>
                    <a:ln/>
                  </pic:spPr>
                </pic:pic>
              </a:graphicData>
            </a:graphic>
          </wp:inline>
        </w:drawing>
      </w:r>
      <w:commentRangeEnd w:id="36"/>
      <w:r>
        <w:rPr>
          <w:rStyle w:val="CommentReference"/>
          <w:sz w:val="22"/>
          <w:szCs w:val="22"/>
        </w:rPr>
        <w:commentReference w:id="36"/>
      </w:r>
      <w:commentRangeEnd w:id="35"/>
      <w:r>
        <w:rPr>
          <w:rStyle w:val="CommentReference"/>
          <w:sz w:val="22"/>
          <w:szCs w:val="22"/>
        </w:rPr>
        <w:commentReference w:id="35"/>
      </w:r>
    </w:p>
    <w:p w14:paraId="7E1BAED7" w14:textId="77777777" w:rsidR="006425F9" w:rsidRDefault="00000000">
      <w:pPr>
        <w:pStyle w:val="Heading2"/>
        <w:rPr>
          <w:b w:val="0"/>
          <w:bCs w:val="0"/>
          <w:i/>
          <w:iCs/>
        </w:rPr>
      </w:pPr>
      <w:bookmarkStart w:id="37" w:name="_mkiue4kv7nzj" w:colFirst="0" w:colLast="0"/>
      <w:bookmarkEnd w:id="37"/>
      <w:r>
        <w:t xml:space="preserve">2.1. </w:t>
      </w:r>
      <w:r>
        <w:tab/>
        <w:t xml:space="preserve">The historical </w:t>
      </w:r>
      <w:ins w:id="38" w:author="Stefanie B." w:date="2026-05-11T12:38:00Z">
        <w:r>
          <w:t xml:space="preserve">development </w:t>
        </w:r>
      </w:ins>
      <w:del w:id="39" w:author="Stefanie B." w:date="2026-05-11T12:38:00Z">
        <w:r>
          <w:delText xml:space="preserve">impact </w:delText>
        </w:r>
      </w:del>
      <w:r>
        <w:t>of AI</w:t>
      </w:r>
    </w:p>
    <w:p w14:paraId="070F7C19" w14:textId="77777777" w:rsidR="006425F9" w:rsidRDefault="006425F9"/>
    <w:p w14:paraId="781886A6" w14:textId="77777777" w:rsidR="006425F9" w:rsidRDefault="00000000">
      <w:r>
        <w:lastRenderedPageBreak/>
        <w:t xml:space="preserve">The term Artificial Intelligence (AI) has been around since the 1950s to describe “intelligent </w:t>
      </w:r>
      <w:commentRangeStart w:id="40"/>
      <w:r>
        <w:t>machines</w:t>
      </w:r>
      <w:commentRangeEnd w:id="40"/>
      <w:r>
        <w:rPr>
          <w:rStyle w:val="CommentReference"/>
          <w:sz w:val="22"/>
          <w:szCs w:val="22"/>
        </w:rPr>
        <w:commentReference w:id="40"/>
      </w:r>
      <w:r>
        <w:t>”, it is often associated with systems that perform tasks that are typically associated with human cognition (Xu et al., 2021). AI can be broadly categorized into two categories:</w:t>
      </w:r>
    </w:p>
    <w:p w14:paraId="5FF277A7" w14:textId="77777777" w:rsidR="006425F9" w:rsidRDefault="00000000">
      <w:pPr>
        <w:numPr>
          <w:ilvl w:val="0"/>
          <w:numId w:val="2"/>
        </w:numPr>
      </w:pPr>
      <w:r>
        <w:t>Expert systems: Where rules and heuristics written by humans define the output of the system (</w:t>
      </w:r>
      <w:r>
        <w:rPr>
          <w:highlight w:val="white"/>
        </w:rPr>
        <w:t>Kastner &amp; Hong, 1984)</w:t>
      </w:r>
      <w:r>
        <w:t xml:space="preserve">. An example of this is </w:t>
      </w:r>
      <w:commentRangeStart w:id="41"/>
      <w:r>
        <w:t>early game AI.</w:t>
      </w:r>
      <w:commentRangeEnd w:id="41"/>
      <w:r>
        <w:rPr>
          <w:rStyle w:val="CommentReference"/>
          <w:sz w:val="22"/>
          <w:szCs w:val="22"/>
        </w:rPr>
        <w:commentReference w:id="41"/>
      </w:r>
    </w:p>
    <w:p w14:paraId="73E52A7D" w14:textId="77777777" w:rsidR="006425F9" w:rsidRDefault="00000000">
      <w:pPr>
        <w:numPr>
          <w:ilvl w:val="0"/>
          <w:numId w:val="2"/>
        </w:numPr>
      </w:pPr>
      <w:r>
        <w:t>Machine learning: Where data is used to train a model (</w:t>
      </w:r>
      <w:r>
        <w:rPr>
          <w:highlight w:val="white"/>
        </w:rPr>
        <w:t>Shinde &amp; Shah, 2018)</w:t>
      </w:r>
      <w:r>
        <w:t>.</w:t>
      </w:r>
    </w:p>
    <w:p w14:paraId="399C0209" w14:textId="77777777" w:rsidR="006425F9" w:rsidRDefault="00000000">
      <w:r>
        <w:t xml:space="preserve">Both expert systems and machine-learning methods have been applied in marketing decision-making for decades. Earlier </w:t>
      </w:r>
      <w:commentRangeStart w:id="42"/>
      <w:del w:id="43" w:author="Stefanie B." w:date="2026-05-11T12:38:00Z">
        <w:r>
          <w:delText xml:space="preserve">marketing information systems, decision-support systems, and </w:delText>
        </w:r>
      </w:del>
      <w:commentRangeEnd w:id="42"/>
      <w:r>
        <w:rPr>
          <w:rStyle w:val="CommentReference"/>
          <w:sz w:val="22"/>
          <w:szCs w:val="22"/>
        </w:rPr>
        <w:commentReference w:id="42"/>
      </w:r>
      <w:r>
        <w:t xml:space="preserve">expert systems were developed to support managerial decisions through data, models, rules, and analytical tools (Little, 1979; Mitchell et al., 1991). In contemporary marketing practice, </w:t>
      </w:r>
      <w:ins w:id="44" w:author="Stefanie B." w:date="2026-05-11T12:39:00Z">
        <w:r>
          <w:t xml:space="preserve">the </w:t>
        </w:r>
      </w:ins>
      <w:r>
        <w:t xml:space="preserve">rule-based logic </w:t>
      </w:r>
      <w:ins w:id="45" w:author="Stefanie B." w:date="2026-05-11T12:39:00Z">
        <w:r>
          <w:t xml:space="preserve">of expert systems </w:t>
        </w:r>
      </w:ins>
      <w:r>
        <w:t xml:space="preserve">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46"/>
      <w:r>
        <w:t>qualification</w:t>
      </w:r>
      <w:commentRangeEnd w:id="46"/>
      <w:r>
        <w:rPr>
          <w:rStyle w:val="CommentReference"/>
          <w:sz w:val="22"/>
          <w:szCs w:val="22"/>
        </w:rPr>
        <w:commentReference w:id="46"/>
      </w:r>
      <w:r>
        <w:t xml:space="preserve"> (Heimbach et al., 2015; Järvinen &amp; Taiminen, 2016; Guercini, 2022; Guercini, 2023). </w:t>
      </w:r>
    </w:p>
    <w:p w14:paraId="3106DA3A" w14:textId="77777777" w:rsidR="006425F9" w:rsidRDefault="00000000">
      <w:r>
        <w:t xml:space="preserve">Machine learning is also widely used in marketing, particularly for customer segmentation, forecasting, recommender systems, consumer-behavior prediction, and content analysis (Duarte et al., </w:t>
      </w:r>
      <w:commentRangeStart w:id="47"/>
      <w:r>
        <w:t>2022</w:t>
      </w:r>
      <w:commentRangeEnd w:id="47"/>
      <w:r>
        <w:rPr>
          <w:rStyle w:val="CommentReference"/>
          <w:sz w:val="22"/>
          <w:szCs w:val="22"/>
        </w:rPr>
        <w:commentReference w:id="47"/>
      </w:r>
      <w:r>
        <w:t xml:space="preserve">). Specific applications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6EEEBD6E" w14:textId="77777777" w:rsidR="006425F9" w:rsidRDefault="00000000">
      <w:r>
        <w:lastRenderedPageBreak/>
        <w:t xml:space="preserve">Deep learning is a specific form of machine learning that uses neural networks consisting of multiple </w:t>
      </w:r>
      <w:commentRangeStart w:id="48"/>
      <w:r>
        <w:t>layers</w:t>
      </w:r>
      <w:commentRangeEnd w:id="48"/>
      <w:r>
        <w:rPr>
          <w:rStyle w:val="CommentReference"/>
          <w:sz w:val="22"/>
          <w:szCs w:val="22"/>
        </w:rPr>
        <w:commentReference w:id="48"/>
      </w:r>
      <w:r>
        <w:t xml:space="preserve">. Training a deep learning model requires </w:t>
      </w:r>
      <w:ins w:id="49" w:author="Stefanie B." w:date="2026-05-11T12:41:00Z">
        <w:r>
          <w:t xml:space="preserve">a large amount </w:t>
        </w:r>
      </w:ins>
      <w:del w:id="50" w:author="Stefanie B." w:date="2026-05-11T12:41:00Z">
        <w:r>
          <w:delText xml:space="preserve">tons </w:delText>
        </w:r>
      </w:del>
      <w:r>
        <w:t xml:space="preserve">of data and </w:t>
      </w:r>
      <w:commentRangeStart w:id="51"/>
      <w:r>
        <w:t>computation</w:t>
      </w:r>
      <w:commentRangeEnd w:id="51"/>
      <w:r>
        <w:rPr>
          <w:rStyle w:val="CommentReference"/>
          <w:sz w:val="22"/>
          <w:szCs w:val="22"/>
        </w:rPr>
        <w:commentReference w:id="51"/>
      </w:r>
      <w:r>
        <w:t>. This has created a situation where it has only become prevalent after A</w:t>
      </w:r>
      <w:commentRangeStart w:id="52"/>
      <w:r>
        <w:t>lexNet (Krizhevsky et al., 2012), even though the concept has been around since 1958</w:t>
      </w:r>
      <w:commentRangeEnd w:id="52"/>
      <w:r>
        <w:rPr>
          <w:rStyle w:val="CommentReference"/>
          <w:sz w:val="22"/>
          <w:szCs w:val="22"/>
        </w:rPr>
        <w:commentReference w:id="52"/>
      </w:r>
      <w:r>
        <w:t xml:space="preserve">. Probably the best-known early applications of deep learning in marketing revolve around </w:t>
      </w:r>
      <w:commentRangeStart w:id="53"/>
      <w:r>
        <w:t>chatbots</w:t>
      </w:r>
      <w:commentRangeEnd w:id="53"/>
      <w:r>
        <w:rPr>
          <w:rStyle w:val="CommentReference"/>
          <w:sz w:val="22"/>
          <w:szCs w:val="22"/>
        </w:rPr>
        <w:commentReference w:id="53"/>
      </w:r>
      <w:r>
        <w:t xml:space="preserve">. After </w:t>
      </w:r>
      <w:commentRangeStart w:id="54"/>
      <w:r>
        <w:t>word2vec</w:t>
      </w:r>
      <w:commentRangeEnd w:id="54"/>
      <w:r>
        <w:rPr>
          <w:rStyle w:val="CommentReference"/>
          <w:sz w:val="22"/>
          <w:szCs w:val="22"/>
        </w:rPr>
        <w:commentReference w:id="54"/>
      </w:r>
      <w:r>
        <w:t xml:space="preserve"> (Mikolov et al., 2013), which gave a numerical representation of words, it became possible to match user questions to question-and-answer sets that were explicitly collected. This gave rise to early chatbots, which could answer </w:t>
      </w:r>
      <w:commentRangeStart w:id="55"/>
      <w:r>
        <w:t xml:space="preserve">FAQ </w:t>
      </w:r>
      <w:commentRangeEnd w:id="55"/>
      <w:r>
        <w:rPr>
          <w:rStyle w:val="CommentReference"/>
          <w:sz w:val="22"/>
          <w:szCs w:val="22"/>
        </w:rPr>
        <w:commentReference w:id="55"/>
      </w:r>
      <w:r>
        <w:t>questions (</w:t>
      </w:r>
      <w:r>
        <w:rPr>
          <w:highlight w:val="white"/>
        </w:rPr>
        <w:t>Dutta et al., 2021)</w:t>
      </w:r>
      <w:r>
        <w:t>.</w:t>
      </w:r>
    </w:p>
    <w:p w14:paraId="57E62769" w14:textId="77777777" w:rsidR="006425F9" w:rsidRDefault="00000000">
      <w:pPr>
        <w:pStyle w:val="Heading3"/>
      </w:pPr>
      <w:bookmarkStart w:id="56" w:name="_fqeqowri1ro4" w:colFirst="0" w:colLast="0"/>
      <w:bookmarkEnd w:id="56"/>
      <w:r>
        <w:t>2.1.1.</w:t>
      </w:r>
      <w:r>
        <w:tab/>
        <w:t>The Rise of the LLM</w:t>
      </w:r>
    </w:p>
    <w:p w14:paraId="3382CA20" w14:textId="77777777" w:rsidR="006425F9" w:rsidRDefault="00000000">
      <w:pPr>
        <w:rPr>
          <w:del w:id="57" w:author="Stefanie B." w:date="2026-05-11T12:43:00Z"/>
        </w:rPr>
      </w:pPr>
      <w:r>
        <w:t xml:space="preserve">But the real breakthrough came with the paper “Attention is All You Need” (Vaswani et al., 2016), which introduced the Transformer model (the T in </w:t>
      </w:r>
      <w:commentRangeStart w:id="58"/>
      <w:commentRangeStart w:id="59"/>
      <w:r>
        <w:t>GPT</w:t>
      </w:r>
      <w:commentRangeEnd w:id="59"/>
      <w:r>
        <w:rPr>
          <w:rStyle w:val="CommentReference"/>
          <w:sz w:val="22"/>
          <w:szCs w:val="22"/>
        </w:rPr>
        <w:commentReference w:id="59"/>
      </w:r>
      <w:commentRangeEnd w:id="58"/>
      <w:r>
        <w:rPr>
          <w:rStyle w:val="CommentReference"/>
          <w:sz w:val="22"/>
          <w:szCs w:val="22"/>
        </w:rPr>
        <w:commentReference w:id="58"/>
      </w:r>
      <w:r>
        <w:t>). Training these systems became costly (</w:t>
      </w:r>
      <w:r>
        <w:rPr>
          <w:highlight w:val="white"/>
        </w:rPr>
        <w:t>Cottier, 2024</w:t>
      </w:r>
      <w:r>
        <w:t>)</w:t>
      </w:r>
      <w:del w:id="60" w:author="Stefanie B." w:date="2026-05-11T12:43:00Z">
        <w:r>
          <w:delText>,</w:delText>
        </w:r>
      </w:del>
      <w:r>
        <w:t xml:space="preserve"> and pretrained models became more prevalent. One of the best-known models from before ChatGPT was BERT in 2018 (Devlin et al., 2019), this model was often applied to categorize text or apply sentiment analysis (</w:t>
      </w:r>
      <w:r>
        <w:rPr>
          <w:highlight w:val="white"/>
        </w:rPr>
        <w:t>Li et al., 2025</w:t>
      </w:r>
      <w:r>
        <w:t>). Within the realm of marketing, this was highly valuable to analyze customer support conversations or product reviews.</w:t>
      </w:r>
      <w:ins w:id="61" w:author="Stefanie B." w:date="2026-05-11T12:43:00Z">
        <w:r>
          <w:t xml:space="preserve"> </w:t>
        </w:r>
      </w:ins>
    </w:p>
    <w:p w14:paraId="3B910571" w14:textId="77777777" w:rsidR="006425F9" w:rsidRDefault="00000000">
      <w:r>
        <w:t xml:space="preserve">At the same time, OpenAI worked toward increasingly larger models, starting with GPT-1 (Radford et al., 2018) and becoming widely known with GPT3 (Brown et al., 2020) and ChatGPT (OpenAI, 2022). </w:t>
      </w:r>
    </w:p>
    <w:p w14:paraId="458A9565" w14:textId="77777777" w:rsidR="006425F9" w:rsidRDefault="00000000">
      <w:r>
        <w:t xml:space="preserve">GPT is a technically descriptive name; it stands for generative pretrained transformer (Radford et al., </w:t>
      </w:r>
      <w:commentRangeStart w:id="62"/>
      <w:commentRangeStart w:id="63"/>
      <w:r>
        <w:t>2018</w:t>
      </w:r>
      <w:commentRangeEnd w:id="63"/>
      <w:r>
        <w:rPr>
          <w:rStyle w:val="CommentReference"/>
          <w:sz w:val="22"/>
          <w:szCs w:val="22"/>
        </w:rPr>
        <w:commentReference w:id="63"/>
      </w:r>
      <w:commentRangeEnd w:id="62"/>
      <w:r>
        <w:rPr>
          <w:rStyle w:val="CommentReference"/>
          <w:sz w:val="22"/>
          <w:szCs w:val="22"/>
        </w:rPr>
        <w:commentReference w:id="62"/>
      </w:r>
      <w:r>
        <w:t>). A key element here is the term “</w:t>
      </w:r>
      <w:commentRangeStart w:id="64"/>
      <w:r>
        <w:t>pretrained</w:t>
      </w:r>
      <w:commentRangeEnd w:id="64"/>
      <w:r>
        <w:rPr>
          <w:rStyle w:val="CommentReference"/>
          <w:sz w:val="22"/>
          <w:szCs w:val="22"/>
        </w:rPr>
        <w:commentReference w:id="64"/>
      </w:r>
      <w:r>
        <w:t>.” The fact that modern LLMs are pretrained drastically changes the economic model (</w:t>
      </w:r>
      <w:r>
        <w:rPr>
          <w:highlight w:val="white"/>
        </w:rPr>
        <w:t>Burkhardt &amp; Rieder, 2024)</w:t>
      </w:r>
      <w:r>
        <w:t xml:space="preserve">. Rather than requiring vast amounts of data and having to recoup the cost of training, organizations can now directly start experimenting with the application of </w:t>
      </w:r>
      <w:commentRangeStart w:id="65"/>
      <w:r>
        <w:t>models</w:t>
      </w:r>
      <w:commentRangeEnd w:id="65"/>
      <w:r>
        <w:rPr>
          <w:rStyle w:val="CommentReference"/>
          <w:sz w:val="22"/>
          <w:szCs w:val="22"/>
        </w:rPr>
        <w:commentReference w:id="65"/>
      </w:r>
      <w:r>
        <w:t xml:space="preserve"> (</w:t>
      </w:r>
      <w:r>
        <w:rPr>
          <w:highlight w:val="white"/>
        </w:rPr>
        <w:t>Burkhardt &amp; Rieder, 2024)</w:t>
      </w:r>
      <w:r>
        <w:t xml:space="preserve">. This </w:t>
      </w:r>
      <w:commentRangeStart w:id="66"/>
      <w:ins w:id="67" w:author="Stefanie B." w:date="2026-05-11T12:44:00Z">
        <w:r>
          <w:t xml:space="preserve">development </w:t>
        </w:r>
      </w:ins>
      <w:commentRangeEnd w:id="66"/>
      <w:r>
        <w:rPr>
          <w:rStyle w:val="CommentReference"/>
          <w:sz w:val="22"/>
          <w:szCs w:val="22"/>
        </w:rPr>
        <w:commentReference w:id="66"/>
      </w:r>
      <w:r>
        <w:t>shift from up-front costs to usage-based costs makes AI much more applicable for small-scale use cases and quick experimentation (</w:t>
      </w:r>
      <w:r>
        <w:rPr>
          <w:highlight w:val="white"/>
        </w:rPr>
        <w:t xml:space="preserve">Burkhardt &amp; Rieder, </w:t>
      </w:r>
      <w:commentRangeStart w:id="68"/>
      <w:r>
        <w:rPr>
          <w:highlight w:val="white"/>
        </w:rPr>
        <w:t>2024</w:t>
      </w:r>
      <w:commentRangeEnd w:id="68"/>
      <w:r>
        <w:rPr>
          <w:rStyle w:val="CommentReference"/>
          <w:sz w:val="22"/>
          <w:szCs w:val="22"/>
          <w:highlight w:val="white"/>
        </w:rPr>
        <w:commentReference w:id="68"/>
      </w:r>
      <w:r>
        <w:rPr>
          <w:highlight w:val="white"/>
        </w:rPr>
        <w:t>)</w:t>
      </w:r>
      <w:r>
        <w:t>.</w:t>
      </w:r>
    </w:p>
    <w:p w14:paraId="70921942" w14:textId="77777777" w:rsidR="006425F9" w:rsidRDefault="00000000">
      <w:pPr>
        <w:rPr>
          <w:b/>
          <w:bCs/>
        </w:rPr>
      </w:pPr>
      <w:r>
        <w:lastRenderedPageBreak/>
        <w:t xml:space="preserve">Furthermore, while BERT focused on classification (Devlin et al., 2019), GPT focuses on generation; the ability to generate </w:t>
      </w:r>
      <w:commentRangeStart w:id="69"/>
      <w:r>
        <w:t xml:space="preserve">text </w:t>
      </w:r>
      <w:commentRangeEnd w:id="69"/>
      <w:r>
        <w:rPr>
          <w:rStyle w:val="CommentReference"/>
          <w:sz w:val="22"/>
          <w:szCs w:val="22"/>
        </w:rPr>
        <w:commentReference w:id="69"/>
      </w:r>
      <w:r>
        <w:t>makes the model more widely applicable since it is no longer scoped to one specific task (</w:t>
      </w:r>
      <w:r>
        <w:rPr>
          <w:highlight w:val="white"/>
        </w:rPr>
        <w:t>Burkhardt &amp; Rieder, 2024</w:t>
      </w:r>
      <w:r>
        <w:t>)</w:t>
      </w:r>
      <w:r>
        <w:rPr>
          <w:highlight w:val="white"/>
        </w:rPr>
        <w:t>.</w:t>
      </w:r>
    </w:p>
    <w:p w14:paraId="2FDFE373" w14:textId="77777777" w:rsidR="006425F9" w:rsidRDefault="00000000">
      <w:pPr>
        <w:pStyle w:val="Heading3"/>
      </w:pPr>
      <w:bookmarkStart w:id="70" w:name="_n7fdo5m5v3pp" w:colFirst="0" w:colLast="0"/>
      <w:bookmarkEnd w:id="70"/>
      <w:r>
        <w:t>2.1.2.</w:t>
      </w:r>
      <w:r>
        <w:tab/>
        <w:t>The impact of ChatGPT</w:t>
      </w:r>
    </w:p>
    <w:p w14:paraId="3B2590F6" w14:textId="77777777" w:rsidR="006425F9" w:rsidRDefault="00000000">
      <w:r>
        <w:t xml:space="preserve">ChatGPT was the introduction of </w:t>
      </w:r>
      <w:ins w:id="71" w:author="Stefanie B." w:date="2026-05-11T12:53:00Z">
        <w:r>
          <w:t>Gen</w:t>
        </w:r>
      </w:ins>
      <w:r>
        <w:t xml:space="preserve">AI to the broader public as a simple question-and-answer machine (OpenAI, 2022). ChatGPT </w:t>
      </w:r>
      <w:ins w:id="72" w:author="Stefanie B." w:date="2026-05-11T12:53:00Z">
        <w:r>
          <w:t xml:space="preserve">can </w:t>
        </w:r>
      </w:ins>
      <w:del w:id="73" w:author="Stefanie B." w:date="2026-05-11T12:53:00Z">
        <w:r>
          <w:delText xml:space="preserve">could </w:delText>
        </w:r>
      </w:del>
      <w:r>
        <w:t xml:space="preserve">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2024; Abou Elgeit, </w:t>
      </w:r>
      <w:commentRangeStart w:id="74"/>
      <w:r>
        <w:t>2025</w:t>
      </w:r>
      <w:commentRangeEnd w:id="74"/>
      <w:r>
        <w:rPr>
          <w:rStyle w:val="CommentReference"/>
          <w:sz w:val="22"/>
          <w:szCs w:val="22"/>
        </w:rPr>
        <w:commentReference w:id="74"/>
      </w:r>
      <w:r>
        <w:t>)</w:t>
      </w:r>
      <w:ins w:id="75" w:author="Stefanie B." w:date="2026-05-11T12:53:00Z">
        <w:r>
          <w:t xml:space="preserve">. </w:t>
        </w:r>
      </w:ins>
    </w:p>
    <w:p w14:paraId="2B371392" w14:textId="77777777" w:rsidR="006425F9" w:rsidRDefault="00000000">
      <w:pPr>
        <w:pStyle w:val="Heading3"/>
      </w:pPr>
      <w:bookmarkStart w:id="76" w:name="_7k1mujnido4y" w:colFirst="0" w:colLast="0"/>
      <w:bookmarkEnd w:id="76"/>
      <w:r>
        <w:t>2.1.3.</w:t>
      </w:r>
      <w:r>
        <w:tab/>
        <w:t>The Move to Agentic</w:t>
      </w:r>
    </w:p>
    <w:p w14:paraId="7AF69895" w14:textId="77777777" w:rsidR="006425F9" w:rsidRDefault="00000000">
      <w:r>
        <w:t xml:space="preserve">Just before the release of ChatGPT, the concept of Retrieval Augmented Generation (RAG) was introduced (Lewis et al., </w:t>
      </w:r>
      <w:commentRangeStart w:id="77"/>
      <w:r>
        <w:t>2020</w:t>
      </w:r>
      <w:commentRangeEnd w:id="77"/>
      <w:r>
        <w:rPr>
          <w:rStyle w:val="CommentReference"/>
          <w:sz w:val="22"/>
          <w:szCs w:val="22"/>
        </w:rPr>
        <w:commentReference w:id="77"/>
      </w:r>
      <w:r>
        <w:t xml:space="preserve">). This </w:t>
      </w:r>
      <w:ins w:id="78" w:author="Stefanie B." w:date="2026-05-11T12:55:00Z">
        <w:r>
          <w:t xml:space="preserve">development </w:t>
        </w:r>
      </w:ins>
      <w:r>
        <w:t xml:space="preserve">was immediately relevant for business to </w:t>
      </w:r>
      <w:ins w:id="79" w:author="Stefanie B." w:date="2026-05-11T12:54:00Z">
        <w:r>
          <w:t>put</w:t>
        </w:r>
      </w:ins>
      <w:del w:id="80" w:author="Stefanie B." w:date="2026-05-11T12:54:00Z">
        <w:r>
          <w:delText xml:space="preserve">get </w:delText>
        </w:r>
      </w:del>
      <w:ins w:id="81" w:author="Stefanie B." w:date="2026-05-11T12:54:00Z">
        <w:r>
          <w:t xml:space="preserve"> </w:t>
        </w:r>
      </w:ins>
      <w:r>
        <w:t xml:space="preserve">additional information into the context of the model. The additional information loaded through RAG can be anything, including business- or project-related content or publicly available information (Gao et al., 2023). </w:t>
      </w:r>
      <w:ins w:id="82" w:author="Stefanie B." w:date="2026-05-11T12:55:00Z">
        <w:r>
          <w:t xml:space="preserve">RAG </w:t>
        </w:r>
      </w:ins>
      <w:del w:id="83" w:author="Stefanie B." w:date="2026-05-11T12:55:00Z">
        <w:r>
          <w:delText xml:space="preserve">This </w:delText>
        </w:r>
      </w:del>
      <w:r>
        <w:t xml:space="preserve">powers the AI system with additional knowledge that typically is directly related to the posed prompt (Lewis et al., 2020; Gao et al., </w:t>
      </w:r>
      <w:commentRangeStart w:id="84"/>
      <w:commentRangeStart w:id="85"/>
      <w:r>
        <w:t>2023</w:t>
      </w:r>
      <w:commentRangeEnd w:id="85"/>
      <w:r>
        <w:rPr>
          <w:rStyle w:val="CommentReference"/>
          <w:sz w:val="22"/>
          <w:szCs w:val="22"/>
        </w:rPr>
        <w:commentReference w:id="85"/>
      </w:r>
      <w:commentRangeEnd w:id="84"/>
      <w:r>
        <w:rPr>
          <w:rStyle w:val="CommentReference"/>
          <w:sz w:val="22"/>
          <w:szCs w:val="22"/>
        </w:rPr>
        <w:commentReference w:id="84"/>
      </w:r>
      <w:r>
        <w:t>).</w:t>
      </w:r>
      <w:ins w:id="86" w:author="Stefanie B." w:date="2026-05-11T12:55:00Z">
        <w:r>
          <w:t xml:space="preserve"> </w:t>
        </w:r>
      </w:ins>
    </w:p>
    <w:p w14:paraId="61489672" w14:textId="77777777" w:rsidR="006425F9" w:rsidRDefault="00000000">
      <w:commentRangeStart w:id="87"/>
      <w:r>
        <w:t xml:space="preserve">After the ability </w:t>
      </w:r>
      <w:ins w:id="88" w:author="Stefanie B." w:date="2026-05-11T12:55:00Z">
        <w:r>
          <w:t xml:space="preserve">of AI </w:t>
        </w:r>
      </w:ins>
      <w:r>
        <w:t xml:space="preserve">to retrieve external </w:t>
      </w:r>
      <w:commentRangeStart w:id="89"/>
      <w:r>
        <w:t>context</w:t>
      </w:r>
      <w:commentRangeEnd w:id="89"/>
      <w:r>
        <w:rPr>
          <w:rStyle w:val="CommentReference"/>
          <w:sz w:val="22"/>
          <w:szCs w:val="22"/>
        </w:rPr>
        <w:commentReference w:id="89"/>
      </w:r>
      <w:r>
        <w:t>, the ability to act was a vital next step in the</w:t>
      </w:r>
      <w:commentRangeStart w:id="90"/>
      <w:r>
        <w:t xml:space="preserve"> development of agentic systems. </w:t>
      </w:r>
      <w:commentRangeEnd w:id="90"/>
      <w:r>
        <w:rPr>
          <w:rStyle w:val="CommentReference"/>
          <w:sz w:val="22"/>
          <w:szCs w:val="22"/>
        </w:rPr>
        <w:commentReference w:id="90"/>
      </w:r>
      <w:r>
        <w:t xml:space="preserve">A key conceptual step was the </w:t>
      </w:r>
      <w:commentRangeStart w:id="91"/>
      <w:r>
        <w:t>ReAct</w:t>
      </w:r>
      <w:commentRangeEnd w:id="91"/>
      <w:r>
        <w:rPr>
          <w:rStyle w:val="CommentReference"/>
          <w:sz w:val="22"/>
          <w:szCs w:val="22"/>
        </w:rPr>
        <w:commentReference w:id="91"/>
      </w:r>
      <w:r>
        <w:t xml:space="preserve"> framework, which showed how LLMs could combine reasoning (Re) and acting (Act) in an iterative process, leveraging the results of an action to consider what a next step might be (Yao et al., 2023). The ability to consider actions and affect external systems enabled AI agents to act on behalf of the user and affect business applications (Hughes et al., </w:t>
      </w:r>
      <w:r>
        <w:lastRenderedPageBreak/>
        <w:t xml:space="preserve">2025). </w:t>
      </w:r>
      <w:del w:id="92" w:author="Stefanie B." w:date="2026-05-11T12:58:00Z">
        <w:r>
          <w:delText>I.e.,</w:delText>
        </w:r>
      </w:del>
      <w:r>
        <w:t xml:space="preserve"> </w:t>
      </w:r>
      <w:ins w:id="93" w:author="Stefanie B." w:date="2026-05-11T12:59:00Z">
        <w:r>
          <w:t>T</w:t>
        </w:r>
      </w:ins>
      <w:del w:id="94" w:author="Stefanie B." w:date="2026-05-11T12:59:00Z">
        <w:r>
          <w:delText>t</w:delText>
        </w:r>
      </w:del>
      <w:r>
        <w:t>his</w:t>
      </w:r>
      <w:ins w:id="95" w:author="Stefanie B." w:date="2026-05-11T12:59:00Z">
        <w:r>
          <w:t xml:space="preserve"> ability to act</w:t>
        </w:r>
      </w:ins>
      <w:r>
        <w:t xml:space="preserve"> results in a situation where an AI agent can work within systems at the behest of the user (Hughes et al., 2025). </w:t>
      </w:r>
      <w:commentRangeEnd w:id="87"/>
      <w:r>
        <w:rPr>
          <w:rStyle w:val="CommentReference"/>
          <w:sz w:val="22"/>
          <w:szCs w:val="22"/>
        </w:rPr>
        <w:commentReference w:id="87"/>
      </w:r>
    </w:p>
    <w:p w14:paraId="38C0793E" w14:textId="77777777" w:rsidR="006425F9" w:rsidRDefault="00000000">
      <w:r>
        <w:t>After the ReAct framework, many innovations, standards, and implementations that have built on this concept have improved the quality and availability of</w:t>
      </w:r>
      <w:commentRangeStart w:id="96"/>
      <w:r>
        <w:t xml:space="preserve"> AI agents. </w:t>
      </w:r>
      <w:commentRangeEnd w:id="96"/>
      <w:r>
        <w:rPr>
          <w:rStyle w:val="CommentReference"/>
          <w:sz w:val="22"/>
          <w:szCs w:val="22"/>
        </w:rPr>
        <w:commentReference w:id="96"/>
      </w:r>
      <w:r>
        <w:t>This includes technical means like planning and external memory, early implementations like function calling in OpenAI (OpenAI, 2023), and the release of standards like the Model Context Protocol (MCP) (</w:t>
      </w:r>
      <w:r>
        <w:rPr>
          <w:highlight w:val="white"/>
        </w:rPr>
        <w:t xml:space="preserve">Anthropic, 2024) </w:t>
      </w:r>
      <w:r>
        <w:t>and Skills standards (</w:t>
      </w:r>
      <w:r>
        <w:rPr>
          <w:highlight w:val="white"/>
        </w:rPr>
        <w:t>Anthropic, 2025)</w:t>
      </w:r>
      <w:r>
        <w:t xml:space="preserve">. These standards have created a situation where specific agentic capabilities, like task execution, have become common in consumer-grade AI </w:t>
      </w:r>
      <w:commentRangeStart w:id="97"/>
      <w:r>
        <w:t>software</w:t>
      </w:r>
      <w:commentRangeEnd w:id="97"/>
      <w:r>
        <w:rPr>
          <w:rStyle w:val="CommentReference"/>
          <w:sz w:val="22"/>
          <w:szCs w:val="22"/>
        </w:rPr>
        <w:commentReference w:id="97"/>
      </w:r>
      <w:r>
        <w:t>. For instance, the skills standard is now supported in tools like Claude and ChatGPT (</w:t>
      </w:r>
      <w:r>
        <w:rPr>
          <w:highlight w:val="white"/>
        </w:rPr>
        <w:t>Claude, 2025; ChatGPT, 2026</w:t>
      </w:r>
      <w:r>
        <w:t>).</w:t>
      </w:r>
    </w:p>
    <w:p w14:paraId="4AF81398" w14:textId="77777777" w:rsidR="006425F9" w:rsidRDefault="00000000">
      <w:r>
        <w:t xml:space="preserve">Tool </w:t>
      </w:r>
      <w:commentRangeStart w:id="98"/>
      <w:r>
        <w:t>calling</w:t>
      </w:r>
      <w:commentRangeEnd w:id="98"/>
      <w:r>
        <w:rPr>
          <w:rStyle w:val="CommentReference"/>
          <w:sz w:val="22"/>
          <w:szCs w:val="22"/>
        </w:rPr>
        <w:commentReference w:id="98"/>
      </w:r>
      <w:r>
        <w:t xml:space="preserve"> is the foundation for both AI agents and agentic AI. And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2A14806B" w14:textId="77777777" w:rsidR="006425F9" w:rsidRDefault="00000000">
      <w:r>
        <w:t xml:space="preserve">This allows AI to not only be usable for content generation and for brainstorming but also to interact with traditional software (Hughes et al., 2025). This, in turn, provides the basis for a world where marketers can use AI with the systems they already use, like marketing automation platforms, </w:t>
      </w:r>
      <w:commentRangeStart w:id="99"/>
      <w:r>
        <w:t xml:space="preserve">CRM </w:t>
      </w:r>
      <w:commentRangeEnd w:id="99"/>
      <w:r>
        <w:rPr>
          <w:rStyle w:val="CommentReference"/>
          <w:sz w:val="22"/>
          <w:szCs w:val="22"/>
        </w:rPr>
        <w:commentReference w:id="99"/>
      </w:r>
      <w:r>
        <w:t xml:space="preserve">systems, and the like (Hughes et al., </w:t>
      </w:r>
      <w:commentRangeStart w:id="100"/>
      <w:r>
        <w:t>2025</w:t>
      </w:r>
      <w:commentRangeEnd w:id="100"/>
      <w:r>
        <w:rPr>
          <w:rStyle w:val="CommentReference"/>
          <w:sz w:val="22"/>
          <w:szCs w:val="22"/>
        </w:rPr>
        <w:commentReference w:id="100"/>
      </w:r>
      <w:r>
        <w:t>).</w:t>
      </w:r>
    </w:p>
    <w:p w14:paraId="6F8F464F" w14:textId="77777777" w:rsidR="006425F9" w:rsidRDefault="00000000">
      <w:pPr>
        <w:pStyle w:val="Heading3"/>
      </w:pPr>
      <w:bookmarkStart w:id="101" w:name="_ub1qv02kke7k" w:colFirst="0" w:colLast="0"/>
      <w:bookmarkEnd w:id="101"/>
      <w:r>
        <w:t>2.1.4.</w:t>
      </w:r>
      <w:r>
        <w:tab/>
        <w:t>Definition of Agentic AI</w:t>
      </w:r>
    </w:p>
    <w:p w14:paraId="668942CD" w14:textId="77777777" w:rsidR="006425F9" w:rsidRDefault="00000000">
      <w:r>
        <w:t xml:space="preserve">While the technological progress towards agentic AI is highly concrete, the definition of agentic AI varies. </w:t>
      </w:r>
      <w:r>
        <w:rPr>
          <w:highlight w:val="white"/>
        </w:rPr>
        <w:t xml:space="preserve">Bandi et al. (2025) identified 12 aspects where agentic AI might differ from traditional agentic AI; its primary function was defined as “goal-oriented autonomous decision-making with multi-step workflow execution.” Moralles et al. (2026) notes that literature converges on four </w:t>
      </w:r>
      <w:r>
        <w:rPr>
          <w:highlight w:val="white"/>
        </w:rPr>
        <w:lastRenderedPageBreak/>
        <w:t xml:space="preserve">primary characteristics: autonomy, goal-directedness, adaptivity, and proactivity. In one sentence, Moralles et al. (2026) defines it as follows: “An agentic system not only acts independently but does so in pursuit of objectives it selects, constructs, or </w:t>
      </w:r>
      <w:commentRangeStart w:id="102"/>
      <w:r>
        <w:rPr>
          <w:highlight w:val="white"/>
        </w:rPr>
        <w:t>interprets</w:t>
      </w:r>
      <w:commentRangeEnd w:id="102"/>
      <w:r>
        <w:rPr>
          <w:rStyle w:val="CommentReference"/>
          <w:sz w:val="22"/>
          <w:szCs w:val="22"/>
          <w:highlight w:val="white"/>
        </w:rPr>
        <w:commentReference w:id="102"/>
      </w:r>
      <w:r>
        <w:rPr>
          <w:highlight w:val="white"/>
        </w:rPr>
        <w:t>.”</w:t>
      </w:r>
    </w:p>
    <w:p w14:paraId="3AD4A749" w14:textId="77777777" w:rsidR="006425F9" w:rsidRDefault="00000000">
      <w:pPr>
        <w:pStyle w:val="Heading2"/>
      </w:pPr>
      <w:bookmarkStart w:id="103" w:name="_2vf6sqrz2b2s" w:colFirst="0" w:colLast="0"/>
      <w:bookmarkEnd w:id="103"/>
      <w:r>
        <w:t>2.2. AI in the marketing context</w:t>
      </w:r>
    </w:p>
    <w:p w14:paraId="0B227C2E" w14:textId="77777777" w:rsidR="006425F9" w:rsidRDefault="00000000">
      <w:r>
        <w:t xml:space="preserve">Marketing is a particularly relevant context for AI adoption because marketing departments already operate at the boundary between data, technology, creativity, customer interaction, and commercial </w:t>
      </w:r>
      <w:commentRangeStart w:id="104"/>
      <w:r>
        <w:t>performance</w:t>
      </w:r>
      <w:commentRangeEnd w:id="104"/>
      <w:r>
        <w:rPr>
          <w:rStyle w:val="CommentReference"/>
          <w:sz w:val="22"/>
          <w:szCs w:val="22"/>
        </w:rPr>
        <w:commentReference w:id="104"/>
      </w:r>
      <w:r>
        <w:t xml:space="preserve">. The AI marketing literature shows that AI can contribute across the marketing process rather than only within </w:t>
      </w:r>
      <w:commentRangeStart w:id="105"/>
      <w:r>
        <w:t>communications</w:t>
      </w:r>
      <w:commentRangeEnd w:id="105"/>
      <w:r>
        <w:rPr>
          <w:rStyle w:val="CommentReference"/>
          <w:sz w:val="22"/>
          <w:szCs w:val="22"/>
        </w:rPr>
        <w:commentReference w:id="105"/>
      </w:r>
      <w:r>
        <w:t>.</w:t>
      </w:r>
    </w:p>
    <w:p w14:paraId="4502B053" w14:textId="77777777" w:rsidR="006425F9" w:rsidRDefault="00000000">
      <w:r>
        <w:t xml:space="preserve">Generative </w:t>
      </w:r>
      <w:commentRangeStart w:id="106"/>
      <w:r>
        <w:t>AI</w:t>
      </w:r>
      <w:commentRangeEnd w:id="106"/>
      <w:r>
        <w:rPr>
          <w:rStyle w:val="CommentReference"/>
          <w:sz w:val="22"/>
          <w:szCs w:val="22"/>
        </w:rPr>
        <w:commentReference w:id="106"/>
      </w:r>
      <w:r>
        <w:t xml:space="preserve"> adds a new layer to this literature. Mogaji and Jain (2024) and Jain et al. (2024) call for further research into how generative AI changes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107"/>
      <w:r>
        <w:t>how marketing managers create value with agentic systems beyond content generation.</w:t>
      </w:r>
      <w:commentRangeEnd w:id="107"/>
      <w:r>
        <w:rPr>
          <w:rStyle w:val="CommentReference"/>
          <w:sz w:val="22"/>
          <w:szCs w:val="22"/>
        </w:rPr>
        <w:commentReference w:id="107"/>
      </w:r>
    </w:p>
    <w:p w14:paraId="13334229" w14:textId="77777777" w:rsidR="006425F9" w:rsidRDefault="00000000">
      <w:commentRangeStart w:id="108"/>
      <w:r>
        <w:t xml:space="preserve">The marketing context also makes the concept of value ambiguous. A marketing manager may define value as lower cost per campaign, faster execution, higher quality creative work, better customer experience, more accurate targeting, higher revenue, better learning velocity, stronger brand consistency, or improved employee </w:t>
      </w:r>
      <w:commentRangeStart w:id="109"/>
      <w:r>
        <w:t>productivity</w:t>
      </w:r>
      <w:commentRangeEnd w:id="109"/>
      <w:r>
        <w:rPr>
          <w:rStyle w:val="CommentReference"/>
          <w:sz w:val="22"/>
          <w:szCs w:val="22"/>
        </w:rPr>
        <w:commentReference w:id="109"/>
      </w:r>
      <w:r>
        <w:t>. Agentic AI may contribute to several of these outcomes simultaneously, but it may also create tensions among them. For example, greater automation may reduce operational cost but increase governance burden. More personalization may increase relevance but create privacy and trust concerns. Faster content generation may increase throughput but reduce distinctiveness if many firms use similar models and prompts. Therefore, the literature suggests that value creation with agentic AI should be examined as a situated managerial process rather than as a purely technical effect.</w:t>
      </w:r>
    </w:p>
    <w:p w14:paraId="307DE8DA" w14:textId="77777777" w:rsidR="006425F9" w:rsidRDefault="00000000">
      <w:r>
        <w:lastRenderedPageBreak/>
        <w:t>The organizational adoption literature reinforces this point. Generative AI adoption is shaped by technological factors such as perceived usefulness, data availability, integration complexity, and security; organizational factors such as leadership support, skills, resources, and governance; and environmental factors such as competitive pressure and institutional expectations (Agrawal, 2023). Strategic reviews of AI and business value similarly emphasize that AI creates value when it is aligned with organizational strategy, knowledge management, decision-making, and service innovation rather than treated as an isolated technology project (Enholm et al., 2022; Kitsios &amp; Kamariotou, 2021). For marketing managers, this implies that agentic AI value creation requires translation work: they must convert a broad technological possibility into a bounded use case, a workflow, a governance model, a measurement approach, and an adoption story that makes sense to their team.</w:t>
      </w:r>
      <w:commentRangeEnd w:id="108"/>
      <w:r>
        <w:rPr>
          <w:rStyle w:val="CommentReference"/>
          <w:sz w:val="22"/>
          <w:szCs w:val="22"/>
        </w:rPr>
        <w:commentReference w:id="108"/>
      </w:r>
    </w:p>
    <w:p w14:paraId="695AB162" w14:textId="77777777" w:rsidR="006425F9" w:rsidRDefault="00000000">
      <w:pPr>
        <w:pStyle w:val="Heading2"/>
      </w:pPr>
      <w:bookmarkStart w:id="110" w:name="_z3s6q9rk0mxk" w:colFirst="0" w:colLast="0"/>
      <w:bookmarkEnd w:id="110"/>
      <w:r>
        <w:t>2.3.</w:t>
      </w:r>
      <w:r>
        <w:tab/>
        <w:t>Learnings from earlier waves of digital transformation</w:t>
      </w:r>
    </w:p>
    <w:p w14:paraId="5753F3A9" w14:textId="77777777" w:rsidR="006425F9" w:rsidRDefault="00000000">
      <w:commentRangeStart w:id="111"/>
      <w:r>
        <w:t xml:space="preserve">The literature on digital transformation provides an important bridge between AI capability and managerial value creation. Digital transformation is not simply the adoption of digital tools; it involves changes in organizational processes, business models, capabilities, and sometimes organizational </w:t>
      </w:r>
      <w:commentRangeStart w:id="112"/>
      <w:r>
        <w:t>identity</w:t>
      </w:r>
      <w:commentRangeEnd w:id="112"/>
      <w:r>
        <w:rPr>
          <w:rStyle w:val="CommentReference"/>
          <w:sz w:val="22"/>
          <w:szCs w:val="22"/>
        </w:rPr>
        <w:commentReference w:id="112"/>
      </w:r>
      <w:r>
        <w:t>. Verhoef et al. (2021) distinguish between digitization, digitalization, and digital transformation. Digitization converts analog information into digital form, digitalization uses digital technologies to improve existing processes, and digital transformation involves more substantial changes to business models and organizational logic. Wessel et al. (2021) similarly argue that digital transformation differs from traditional IT-enabled transformation because it can redefine an organization's value proposition rather than merely support it.</w:t>
      </w:r>
    </w:p>
    <w:p w14:paraId="4AB78C49" w14:textId="77777777" w:rsidR="006425F9" w:rsidRDefault="00000000">
      <w:r>
        <w:t xml:space="preserve">This distinction is central to the present study. If agentic AI is used only to draft emails or summarize documents, it may remain a digitalization tool that improves existing work. If it changes how marketing teams sense opportunities, allocate work, interact with customers, manage campaigns, or coordinate with sales and service, it may become part of digital transformation. </w:t>
      </w:r>
      <w:r>
        <w:lastRenderedPageBreak/>
        <w:t>Holmstrom (2022) argues that AI readiness is a necessary step in moving from AI experimentation to digital transformation because organizations must develop the capabilities, data, governance, and learning practices needed to use AI productively. This thesis therefore treats agentic AI adoption as a managerial and organizational phenomenon, not merely as a software implementation.</w:t>
      </w:r>
      <w:commentRangeEnd w:id="111"/>
      <w:r>
        <w:rPr>
          <w:rStyle w:val="CommentReference"/>
          <w:sz w:val="22"/>
          <w:szCs w:val="22"/>
        </w:rPr>
        <w:commentReference w:id="111"/>
      </w:r>
    </w:p>
    <w:p w14:paraId="7E8DA9F4" w14:textId="77777777" w:rsidR="006425F9" w:rsidRDefault="00000000">
      <w:r>
        <w:t xml:space="preserve">Dynamic capabilities theory is particularly useful in this context. Teece et al. (1997) </w:t>
      </w:r>
      <w:commentRangeStart w:id="113"/>
      <w:r>
        <w:t>define dynamic capabilities as the ability of a firm to integrate, build, and reconfigure internal and external competences in response to changing environments. Warner and Wager (2019) apply this perspective to digital transformation and show that incumbents build digital transformation capabilities through ongoing strategic renewal, including changes to business models, collaboration, and culture. Hanelt et al. (2021) argue that digital transformation pushes firms toward more malleable organizational designs and continuous adaptation within digital ecosystems. Ellstrom et al. (2021) identify sensing, seizing, and reconfiguring routines relevant for digital transformation, including digital sensing, digital strategy development, and creation of unified digital infrastructure.</w:t>
      </w:r>
      <w:commentRangeEnd w:id="113"/>
      <w:r>
        <w:rPr>
          <w:rStyle w:val="CommentReference"/>
          <w:sz w:val="22"/>
          <w:szCs w:val="22"/>
        </w:rPr>
        <w:commentReference w:id="113"/>
      </w:r>
    </w:p>
    <w:p w14:paraId="1BBDE2E3" w14:textId="77777777" w:rsidR="006425F9" w:rsidRDefault="00000000">
      <w:pPr>
        <w:rPr>
          <w:strike/>
        </w:rPr>
      </w:pPr>
      <w:commentRangeStart w:id="114"/>
      <w:commentRangeStart w:id="115"/>
      <w:r>
        <w:rPr>
          <w:strike/>
        </w:rPr>
        <w:t>These insights suggest three lessons for agentic AI in marketing. First, value creation starts with sensing: managers must identify where agentic AI can address meaningful marketing problems rather than chase technological novelty. Second, value creation requires seizing: managers must select opportunities, allocate resources, design governance, and translate technological possibilities into concrete practices. Third, value creation requires reconfiguring: teams may need new roles, workflows, data foundations, approval mechanisms, metrics, and relationships with vendors or technology teams. These lessons map directly onto the subquestions of this thesis: how managers identify and translate opportunities, how they enable adoption, and how they navigate obstacles and risks.</w:t>
      </w:r>
      <w:commentRangeEnd w:id="115"/>
      <w:r>
        <w:rPr>
          <w:rStyle w:val="CommentReference"/>
          <w:strike/>
          <w:sz w:val="22"/>
          <w:szCs w:val="22"/>
        </w:rPr>
        <w:commentReference w:id="115"/>
      </w:r>
      <w:commentRangeEnd w:id="114"/>
      <w:r>
        <w:rPr>
          <w:rStyle w:val="CommentReference"/>
          <w:strike/>
          <w:sz w:val="22"/>
          <w:szCs w:val="22"/>
        </w:rPr>
        <w:commentReference w:id="114"/>
      </w:r>
    </w:p>
    <w:p w14:paraId="5EB5F202" w14:textId="77777777" w:rsidR="006425F9" w:rsidRDefault="00000000">
      <w:r>
        <w:t xml:space="preserve">The digital transformation literature also warns against a purely technological explanation of success. </w:t>
      </w:r>
      <w:commentRangeStart w:id="116"/>
      <w:r>
        <w:t xml:space="preserve">Organizations often struggle to extract value from digital technologies despite substantial investment, a pattern that has been described as a digital </w:t>
      </w:r>
      <w:r>
        <w:lastRenderedPageBreak/>
        <w:t>paradox (Ancillai et al., 2023; Enholm et al., 2022). The reason is that technology value is mediated by complementary assets: skills, data, organizational structure, leadership, culture, and process redesign. In the context of agentic AI, this means that a technically capable agent will not automatically create marketing value. It must be embedded into a work system in which humans understand when to delegate, when to intervene, how to measure performance, and how to maintain accountability.</w:t>
      </w:r>
      <w:commentRangeEnd w:id="116"/>
      <w:r>
        <w:rPr>
          <w:rStyle w:val="CommentReference"/>
          <w:sz w:val="22"/>
          <w:szCs w:val="22"/>
        </w:rPr>
        <w:commentReference w:id="116"/>
      </w:r>
    </w:p>
    <w:p w14:paraId="051224E0" w14:textId="77777777" w:rsidR="006425F9" w:rsidRDefault="00000000">
      <w:r>
        <w:t xml:space="preserve">A second lesson from digital transformation is that measurement must change when the technology changes the work </w:t>
      </w:r>
      <w:commentRangeStart w:id="117"/>
      <w:r>
        <w:t>system</w:t>
      </w:r>
      <w:commentRangeEnd w:id="117"/>
      <w:r>
        <w:rPr>
          <w:rStyle w:val="CommentReference"/>
          <w:sz w:val="22"/>
          <w:szCs w:val="22"/>
        </w:rPr>
        <w:commentReference w:id="117"/>
      </w:r>
      <w:r>
        <w:t xml:space="preserve">. Traditional marketing metrics such as impressions, clicks, conversion rates, revenue, and cost per acquisition remain relevant, but they may not capture the intermediate value of agentic AI. For example, an agent may create value by shortening the time between insight and action, increasing the number of experiments a team can run, reducing handover friction between marketing and sales, or improving the consistency of campaign governance. </w:t>
      </w:r>
      <w:commentRangeStart w:id="118"/>
      <w:r>
        <w:t>These outcomes are closer to capability measures than campaign outcome measures. This supports an exploratory research design because interviews can reveal what marketing managers actually treat as evidence of value when the technology is still emerging and formal KPIs may not yet exist.</w:t>
      </w:r>
      <w:commentRangeEnd w:id="118"/>
      <w:r>
        <w:rPr>
          <w:rStyle w:val="CommentReference"/>
          <w:sz w:val="22"/>
          <w:szCs w:val="22"/>
        </w:rPr>
        <w:commentReference w:id="118"/>
      </w:r>
    </w:p>
    <w:p w14:paraId="241D594D" w14:textId="77777777" w:rsidR="006425F9" w:rsidRDefault="00000000">
      <w:pPr>
        <w:pStyle w:val="Heading2"/>
      </w:pPr>
      <w:bookmarkStart w:id="119" w:name="_y36s1eehq7rd" w:colFirst="0" w:colLast="0"/>
      <w:bookmarkEnd w:id="119"/>
      <w:r>
        <w:t>2.4.</w:t>
      </w:r>
      <w:r>
        <w:tab/>
        <w:t>Value theory and value creation with agentic AI</w:t>
      </w:r>
    </w:p>
    <w:p w14:paraId="14F7B418" w14:textId="77777777" w:rsidR="006425F9" w:rsidRDefault="00000000">
      <w:r>
        <w:t xml:space="preserve">Because the central research question asks how marketing managers create value, the thesis requires a clear but flexible understanding of value. </w:t>
      </w:r>
      <w:commentRangeStart w:id="120"/>
      <w:r>
        <w:t>Marketing</w:t>
      </w:r>
      <w:commentRangeEnd w:id="120"/>
      <w:r>
        <w:rPr>
          <w:rStyle w:val="CommentReference"/>
          <w:sz w:val="22"/>
          <w:szCs w:val="22"/>
        </w:rPr>
        <w:commentReference w:id="120"/>
      </w:r>
      <w:r>
        <w:t xml:space="preserve"> theory treats value as a multidimensional construct. Woodside et al. (2008) emphasize that customer value includes theory, research, and practice </w:t>
      </w:r>
      <w:commentRangeStart w:id="121"/>
      <w:r>
        <w:t>dimensions</w:t>
      </w:r>
      <w:commentRangeEnd w:id="121"/>
      <w:r>
        <w:rPr>
          <w:rStyle w:val="CommentReference"/>
          <w:sz w:val="22"/>
          <w:szCs w:val="22"/>
        </w:rPr>
        <w:commentReference w:id="121"/>
      </w:r>
      <w:r>
        <w:t xml:space="preserve">, while Sidorchuk (2015) describes value as a central but contested concept in marketing theory. Almquist et al. (2016) offer a managerial framework in which customer </w:t>
      </w:r>
      <w:commentRangeStart w:id="122"/>
      <w:r>
        <w:t xml:space="preserve">value </w:t>
      </w:r>
      <w:commentRangeEnd w:id="122"/>
      <w:r>
        <w:rPr>
          <w:rStyle w:val="CommentReference"/>
          <w:sz w:val="22"/>
          <w:szCs w:val="22"/>
        </w:rPr>
        <w:commentReference w:id="122"/>
      </w:r>
      <w:r>
        <w:t>can be understood through multiple elements, ranging from functional benefits such as saving time or reducing effort to emotional and social benefits. Although this framework is practitioner-</w:t>
      </w:r>
      <w:commentRangeStart w:id="123"/>
      <w:r>
        <w:t>oriented</w:t>
      </w:r>
      <w:commentRangeEnd w:id="123"/>
      <w:r>
        <w:rPr>
          <w:rStyle w:val="CommentReference"/>
          <w:sz w:val="22"/>
          <w:szCs w:val="22"/>
        </w:rPr>
        <w:commentReference w:id="123"/>
      </w:r>
      <w:r>
        <w:t>, it is useful</w:t>
      </w:r>
      <w:commentRangeStart w:id="124"/>
      <w:r>
        <w:t xml:space="preserve"> as a sensitizing concept because it helps interviewees articulate what kind of value they believe AI creates.</w:t>
      </w:r>
      <w:commentRangeEnd w:id="124"/>
      <w:r>
        <w:rPr>
          <w:rStyle w:val="CommentReference"/>
          <w:sz w:val="22"/>
          <w:szCs w:val="22"/>
        </w:rPr>
        <w:commentReference w:id="124"/>
      </w:r>
    </w:p>
    <w:p w14:paraId="7DC4BD61" w14:textId="77777777" w:rsidR="006425F9" w:rsidRDefault="00000000">
      <w:commentRangeStart w:id="125"/>
      <w:r>
        <w:lastRenderedPageBreak/>
        <w:t>For this thesis, value is not limited to customer-perceived value. Marketing managers operate inside organizations and are accountable for organizational outcomes as well. Therefore, agentic AI may create value at multiple levels. At the operational level, it can reduce manual effort, cycle time, errors, and coordination costs. At the analytical level, it can improve sensemaking, customer understanding, market monitoring, and decision quality. At the customer level, it can support relevance, personalization, service quality, and consistency across touchpoints. At the strategic level, it can improve learning velocity, experimentation capacity, agility, and the ability to reconfigure marketing activities in response to market change. These levels are interdependent rather than mutually exclusive.</w:t>
      </w:r>
      <w:commentRangeEnd w:id="125"/>
      <w:r>
        <w:rPr>
          <w:rStyle w:val="CommentReference"/>
          <w:sz w:val="22"/>
          <w:szCs w:val="22"/>
        </w:rPr>
        <w:commentReference w:id="125"/>
      </w:r>
    </w:p>
    <w:p w14:paraId="7FA22912" w14:textId="77777777" w:rsidR="006425F9" w:rsidRDefault="00000000">
      <w:r>
        <w:t>Value co-creation literature adds an additional perspective because AI systems increasingly participate in service and marketing interactions. Kaartemo and Helkkula (2018) argue that AI and robots should be understood withi</w:t>
      </w:r>
      <w:commentRangeStart w:id="126"/>
      <w:r>
        <w:t xml:space="preserve">n value co-creation </w:t>
      </w:r>
      <w:commentRangeEnd w:id="126"/>
      <w:r>
        <w:rPr>
          <w:rStyle w:val="CommentReference"/>
          <w:sz w:val="22"/>
          <w:szCs w:val="22"/>
        </w:rPr>
        <w:commentReference w:id="126"/>
      </w:r>
      <w:r>
        <w:t xml:space="preserve">because technology can support providers, enable resource integration between providers and beneficiaries, and influence beneficiary well-being. Leone et al. (2020) similarly show that AI can enable value co-creation in B2B settings by connecting technology providers, customers, and end users through iterative loops of knowledge and operational improvement. In agentic AI, the role of technology </w:t>
      </w:r>
      <w:ins w:id="127" w:author="Stefanie B." w:date="2026-05-11T15:03:00Z">
        <w:r>
          <w:t xml:space="preserve">potentially </w:t>
        </w:r>
      </w:ins>
      <w:r>
        <w:t>becomes even more pronounced because the system may not merely support a human actor but perform actions in the value creation process itself.</w:t>
      </w:r>
    </w:p>
    <w:p w14:paraId="0B0E9B0B" w14:textId="77777777" w:rsidR="006425F9" w:rsidRDefault="00000000">
      <w:r>
        <w:t xml:space="preserve">This also highlights a distinction between value creation and value </w:t>
      </w:r>
      <w:commentRangeStart w:id="128"/>
      <w:r>
        <w:t>capture</w:t>
      </w:r>
      <w:commentRangeEnd w:id="128"/>
      <w:r>
        <w:rPr>
          <w:rStyle w:val="CommentReference"/>
          <w:sz w:val="22"/>
          <w:szCs w:val="22"/>
        </w:rPr>
        <w:commentReference w:id="128"/>
      </w:r>
      <w:r>
        <w:t xml:space="preserve">. </w:t>
      </w:r>
      <w:commentRangeStart w:id="129"/>
      <w:r>
        <w:t xml:space="preserve">Agentic AI may create value for customers by making interactions faster or more relevant, but the firm captures value only if these improvements translate into performance outcomes, learning advantages, cost reductions, or strategic differentiation. Conversely, a firm may capture short-term cost savings while damaging customer value if automation reduces trust, empathy, or perceived control. This distinction is important for interview analysis because participants may describe value from different vantage points: the customer, the employee, the marketing team, the </w:t>
      </w:r>
      <w:r>
        <w:lastRenderedPageBreak/>
        <w:t>organization, or the wider ecosystem. Treating these perspectives as analytically separat</w:t>
      </w:r>
      <w:commentRangeEnd w:id="129"/>
      <w:r>
        <w:rPr>
          <w:rStyle w:val="CommentReference"/>
          <w:sz w:val="22"/>
          <w:szCs w:val="22"/>
        </w:rPr>
        <w:commentReference w:id="129"/>
      </w:r>
      <w:r>
        <w:t>e prevents the study from assuming that one type of value automatically implies another.</w:t>
      </w:r>
    </w:p>
    <w:p w14:paraId="4A5EA014" w14:textId="77777777" w:rsidR="006425F9" w:rsidRDefault="00000000">
      <w:r>
        <w:t xml:space="preserve">However, value creation has a mirror image: value destruction. In marketing, value can be destroyed when AI produces </w:t>
      </w:r>
      <w:commentRangeStart w:id="130"/>
      <w:r>
        <w:t>incorrect information, violates privacy expectations, biases decisions, reduces trust, weakens brand distinctiveness, or creates employee resistance. Generative AI may also increase content homogeneity</w:t>
      </w:r>
      <w:commentRangeEnd w:id="130"/>
      <w:r>
        <w:rPr>
          <w:rStyle w:val="CommentReference"/>
          <w:sz w:val="22"/>
          <w:szCs w:val="22"/>
        </w:rPr>
        <w:commentReference w:id="130"/>
      </w:r>
      <w:r>
        <w:t xml:space="preserve">. Doshi and Hauser (2024), for example, find that generative AI can improve individual creative outputs while reducing collective novelty. For marketing managers, this creates a strategic tension. Agentic </w:t>
      </w:r>
      <w:commentRangeStart w:id="131"/>
      <w:r>
        <w:t>AI</w:t>
      </w:r>
      <w:commentRangeEnd w:id="131"/>
      <w:r>
        <w:rPr>
          <w:rStyle w:val="CommentReference"/>
          <w:sz w:val="22"/>
          <w:szCs w:val="22"/>
        </w:rPr>
        <w:commentReference w:id="131"/>
      </w:r>
      <w:r>
        <w:t xml:space="preserve"> may increase speed and efficiency, but if every firm uses similar systems to generate similar campaigns, the long-term effect may be weaker </w:t>
      </w:r>
      <w:commentRangeStart w:id="132"/>
      <w:r>
        <w:t>differentiation</w:t>
      </w:r>
      <w:commentRangeEnd w:id="132"/>
      <w:r>
        <w:rPr>
          <w:rStyle w:val="CommentReference"/>
          <w:sz w:val="22"/>
          <w:szCs w:val="22"/>
        </w:rPr>
        <w:commentReference w:id="132"/>
      </w:r>
      <w:r>
        <w:t>. Value creation therefore requires attention to both immediate productivity and longer-term brand, customer, and capability effects.</w:t>
      </w:r>
    </w:p>
    <w:p w14:paraId="2B300A1D" w14:textId="77777777" w:rsidR="006425F9" w:rsidRDefault="00000000">
      <w:commentRangeStart w:id="133"/>
      <w:r>
        <w:t>The value literature supports the use of sensitizing concepts rather than fixed hypotheses. In constructive grounded theory, sensitizing concepts provide starting points for inquiry without predetermining the findings (Blumer, 1969; Charmaz, 2014). In this study, the concepts of operational value, customer value, strategic value, value co-creation, and value destruction can guide interviews while leaving room for new categories to emerge. This is appropriate because agentic AI is still emerging and marketing managers may define value in ways that are not yet well captured by existing theory.</w:t>
      </w:r>
      <w:commentRangeEnd w:id="133"/>
      <w:r>
        <w:rPr>
          <w:rStyle w:val="CommentReference"/>
          <w:sz w:val="22"/>
          <w:szCs w:val="22"/>
        </w:rPr>
        <w:commentReference w:id="133"/>
      </w:r>
    </w:p>
    <w:p w14:paraId="6D00D51F" w14:textId="77777777" w:rsidR="006425F9" w:rsidRDefault="00000000">
      <w:pPr>
        <w:pStyle w:val="Heading2"/>
      </w:pPr>
      <w:bookmarkStart w:id="134" w:name="_cnr93e5ter7y" w:colFirst="0" w:colLast="0"/>
      <w:bookmarkEnd w:id="134"/>
      <w:r>
        <w:t>2.5. Synthesis: sensitizing concepts for the empirical study</w:t>
      </w:r>
    </w:p>
    <w:p w14:paraId="53FCF741" w14:textId="77777777" w:rsidR="006425F9" w:rsidRDefault="00000000">
      <w:r>
        <w:t xml:space="preserve">The literature reviewed above suggests that agentic AI in marketing should be examined as a </w:t>
      </w:r>
      <w:commentRangeStart w:id="135"/>
      <w:r>
        <w:t xml:space="preserve">socio-technical capability </w:t>
      </w:r>
      <w:commentRangeEnd w:id="135"/>
      <w:r>
        <w:rPr>
          <w:rStyle w:val="CommentReference"/>
          <w:sz w:val="22"/>
          <w:szCs w:val="22"/>
        </w:rPr>
        <w:commentReference w:id="135"/>
      </w:r>
      <w:r>
        <w:t>rather than as a standalone technology.</w:t>
      </w:r>
      <w:commentRangeStart w:id="136"/>
      <w: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w:t>
      </w:r>
      <w:r>
        <w:lastRenderedPageBreak/>
        <w:t>knowledge, operations, and strategic decision-making. The digital transformation literature explains why adoption is difficult: organizations must build dynamic capabilities and complementary assets before digital technologies reliably produce value. The value literature explains why the outcome is multidimensional: value may be operational, customer-related, strategic, or co-created, and it may be accompanied by value destruction.</w:t>
      </w:r>
      <w:commentRangeEnd w:id="136"/>
      <w:r>
        <w:rPr>
          <w:rStyle w:val="CommentReference"/>
          <w:sz w:val="22"/>
          <w:szCs w:val="22"/>
        </w:rPr>
        <w:commentReference w:id="136"/>
      </w:r>
    </w:p>
    <w:p w14:paraId="2AA64F28" w14:textId="77777777" w:rsidR="006425F9" w:rsidRDefault="00000000">
      <w:r>
        <w:t>The literature review therefore sensitizes the empirical study in four ways.</w:t>
      </w:r>
    </w:p>
    <w:p w14:paraId="49378381" w14:textId="77777777" w:rsidR="006425F9" w:rsidRDefault="00000000">
      <w:pPr>
        <w:numPr>
          <w:ilvl w:val="0"/>
          <w:numId w:val="11"/>
        </w:numPr>
      </w:pPr>
      <w:r>
        <w:t>The LLM and agentic AI literature clarifies what makes the technology different: reasoning, memory, tool use, interaction, and goal pursuit beyond content generation.</w:t>
      </w:r>
    </w:p>
    <w:p w14:paraId="71BCBAC3" w14:textId="77777777" w:rsidR="006425F9" w:rsidRDefault="00000000">
      <w:pPr>
        <w:numPr>
          <w:ilvl w:val="0"/>
          <w:numId w:val="11"/>
        </w:numPr>
      </w:pPr>
      <w:r>
        <w:t>The AI-in-marketing literature positions value creation across research, strategy, CRM, operations, personalization, content, and decision-making.</w:t>
      </w:r>
    </w:p>
    <w:p w14:paraId="7055AEF1" w14:textId="77777777" w:rsidR="006425F9" w:rsidRDefault="00000000">
      <w:pPr>
        <w:numPr>
          <w:ilvl w:val="0"/>
          <w:numId w:val="11"/>
        </w:numPr>
      </w:pPr>
      <w:r>
        <w:t>The digital transformation and dynamic capabilities literature directs attention to sensing, seizing, reconfiguring, complementary assets, governance, and adoption barriers.</w:t>
      </w:r>
    </w:p>
    <w:p w14:paraId="2225472B" w14:textId="77777777" w:rsidR="006425F9" w:rsidRDefault="00000000">
      <w:pPr>
        <w:numPr>
          <w:ilvl w:val="0"/>
          <w:numId w:val="11"/>
        </w:numPr>
      </w:pPr>
      <w:r>
        <w:t xml:space="preserve">Value theory and value co-creation literature prevent a narrow efficiency lens by distinguishing operational, customer-related, strategic, co-created, and potentially destroyed </w:t>
      </w:r>
      <w:commentRangeStart w:id="137"/>
      <w:r>
        <w:t>value</w:t>
      </w:r>
      <w:commentRangeEnd w:id="137"/>
      <w:r>
        <w:rPr>
          <w:rStyle w:val="CommentReference"/>
          <w:sz w:val="22"/>
          <w:szCs w:val="22"/>
        </w:rPr>
        <w:commentReference w:id="137"/>
      </w:r>
      <w:r>
        <w:t>.</w:t>
      </w:r>
    </w:p>
    <w:p w14:paraId="0B27FA97" w14:textId="77777777" w:rsidR="006425F9" w:rsidRDefault="00000000">
      <w:commentRangeStart w:id="138"/>
      <w:r>
        <w:t>Accordingly, the empirical part of this thesis does not test a predetermined adoption model. Instead, it uses the literature as a set of sensitizing concepts for constructive grounded theory. The initial interview guide can explore how marketing managers sense agentic AI opportunities, how they translate those opportunities into marketing practices, how they enable adoption, and how they handle value-related trade-offs. At the same time, the method leaves room for participants to introduce unexpected categories, such as new forms of governance, new roles in marketing teams, or new definitions of value that emerge only when agentic AI is implemented in practice.</w:t>
      </w:r>
      <w:commentRangeEnd w:id="138"/>
      <w:r>
        <w:rPr>
          <w:rStyle w:val="CommentReference"/>
          <w:sz w:val="22"/>
          <w:szCs w:val="22"/>
        </w:rPr>
        <w:commentReference w:id="138"/>
      </w:r>
    </w:p>
    <w:p w14:paraId="17C52EA7" w14:textId="77777777" w:rsidR="006425F9" w:rsidRDefault="006425F9">
      <w:pPr>
        <w:ind w:firstLine="0"/>
      </w:pPr>
    </w:p>
    <w:p w14:paraId="029B6E33" w14:textId="77777777" w:rsidR="006425F9" w:rsidRDefault="00000000">
      <w:pPr>
        <w:pStyle w:val="Heading1"/>
        <w:ind w:firstLine="0"/>
        <w:jc w:val="left"/>
      </w:pPr>
      <w:bookmarkStart w:id="139" w:name="_squzp6x0kd2d" w:colFirst="0" w:colLast="0"/>
      <w:bookmarkEnd w:id="139"/>
      <w:r>
        <w:br w:type="page"/>
      </w:r>
    </w:p>
    <w:p w14:paraId="1FDF507A" w14:textId="77777777" w:rsidR="006425F9" w:rsidRDefault="00000000">
      <w:pPr>
        <w:pStyle w:val="Heading1"/>
      </w:pPr>
      <w:bookmarkStart w:id="140" w:name="_vuulw5cmria2" w:colFirst="0" w:colLast="0"/>
      <w:bookmarkEnd w:id="140"/>
      <w:r>
        <w:lastRenderedPageBreak/>
        <w:t>3.</w:t>
      </w:r>
      <w:r>
        <w:tab/>
      </w:r>
      <w:commentRangeStart w:id="141"/>
      <w:r>
        <w:t>Methodology</w:t>
      </w:r>
      <w:commentRangeEnd w:id="141"/>
      <w:r>
        <w:rPr>
          <w:rStyle w:val="CommentReference"/>
          <w:sz w:val="22"/>
          <w:szCs w:val="22"/>
        </w:rPr>
        <w:commentReference w:id="141"/>
      </w:r>
      <w:commentRangeStart w:id="142"/>
      <w:r>
        <w:t xml:space="preserve"> (10-12 pages)</w:t>
      </w:r>
      <w:commentRangeEnd w:id="142"/>
      <w:r>
        <w:rPr>
          <w:rStyle w:val="CommentReference"/>
          <w:sz w:val="22"/>
          <w:szCs w:val="22"/>
        </w:rPr>
        <w:commentReference w:id="142"/>
      </w:r>
    </w:p>
    <w:p w14:paraId="551F29C5" w14:textId="77777777" w:rsidR="006425F9" w:rsidRDefault="00000000">
      <w:pPr>
        <w:pStyle w:val="Heading2"/>
        <w:spacing w:before="80"/>
      </w:pPr>
      <w:bookmarkStart w:id="143" w:name="_jx9b7a6d4j0v" w:colFirst="0" w:colLast="0"/>
      <w:bookmarkEnd w:id="143"/>
      <w:r>
        <w:t>3.1.</w:t>
      </w:r>
      <w:r>
        <w:tab/>
        <w:t>Research approach</w:t>
      </w:r>
    </w:p>
    <w:p w14:paraId="2792460E" w14:textId="77777777" w:rsidR="006425F9" w:rsidRDefault="00000000">
      <w:r>
        <w:t>Given the exploratory nature of the research question and the emerging character of agentic AI in marketing, constructivist grounded theory, a form of qualitative research, will be applied (</w:t>
      </w:r>
      <w:r>
        <w:rPr>
          <w:color w:val="222222"/>
          <w:highlight w:val="white"/>
        </w:rPr>
        <w:t>Charmaz, 2014</w:t>
      </w:r>
      <w:r>
        <w:t>). Constructivist grounded theory enables researchers to develop theory grounded in participants’ experiences, meanings, and actions, while explicitly recognizing that analysis is shaped by context, interaction, and the researcher’s interpretive role (</w:t>
      </w:r>
      <w:r>
        <w:rPr>
          <w:color w:val="222222"/>
          <w:highlight w:val="white"/>
        </w:rPr>
        <w:t>Charmaz, 2014</w:t>
      </w:r>
      <w:r>
        <w:t xml:space="preserve">). In turn, these insights will be collected and converted into theory. </w:t>
      </w:r>
    </w:p>
    <w:p w14:paraId="3196589C" w14:textId="77777777" w:rsidR="006425F9" w:rsidRDefault="00000000">
      <w:r>
        <w:t>Grounded theory has the researcher iterate and switch between the collection and analysis of qualitative data; this leads to surprises and sparks of ideas (Charmaz, 2024). These surprises and sparks of ideas are especially relevant in a new and evolving field like agentic AI, where the researchers do not yet have a robust understanding of where the most relevant insights might be found.</w:t>
      </w:r>
    </w:p>
    <w:p w14:paraId="6FD2241F" w14:textId="77777777" w:rsidR="006425F9" w:rsidRDefault="00000000">
      <w:r>
        <w:t xml:space="preserve">Blumer’s (1969)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6BC0B617" w14:textId="77777777" w:rsidR="006425F9" w:rsidRDefault="00000000">
      <w:pPr>
        <w:pStyle w:val="Heading2"/>
        <w:spacing w:before="80"/>
      </w:pPr>
      <w:bookmarkStart w:id="144" w:name="_m0alptie2pwk" w:colFirst="0" w:colLast="0"/>
      <w:bookmarkEnd w:id="144"/>
      <w:r>
        <w:t>3.2.</w:t>
      </w:r>
      <w:r>
        <w:tab/>
        <w:t>Data collection</w:t>
      </w:r>
    </w:p>
    <w:p w14:paraId="5B1681DF" w14:textId="77777777" w:rsidR="006425F9" w:rsidRDefault="00000000">
      <w:r>
        <w:t xml:space="preserve">The process for data collection within constructivist grounded theory is flexible but well-defined (see figure B1). The process combines interviews with memo writing and coding (Charmaz, </w:t>
      </w:r>
      <w:r>
        <w:rPr>
          <w:color w:val="222222"/>
          <w:highlight w:val="white"/>
        </w:rPr>
        <w:t>2014</w:t>
      </w:r>
      <w:r>
        <w:t>)</w:t>
      </w:r>
    </w:p>
    <w:p w14:paraId="0981290C" w14:textId="77777777" w:rsidR="006425F9" w:rsidRDefault="00000000">
      <w:r>
        <w:lastRenderedPageBreak/>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possibilities and the current and planned use within marketing. The interaction between these perspectives can draw out insights that would otherwise be missed and further inform theory and practice. </w:t>
      </w:r>
    </w:p>
    <w:p w14:paraId="3B106D74" w14:textId="77777777" w:rsidR="006425F9" w:rsidRDefault="00000000">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0043C88C" w14:textId="77777777" w:rsidR="006425F9" w:rsidRDefault="00000000">
      <w:r>
        <w:t>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p>
    <w:p w14:paraId="43714853" w14:textId="77777777" w:rsidR="006425F9" w:rsidRDefault="00000000">
      <w:r>
        <w:t>Throughout the process, memos are written to capture the researchers thoughts (Charmaz, 2014). Once tentative categories are established using the coding process, theoretical sampling is applied, i.e.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p>
    <w:p w14:paraId="77C30F9B" w14:textId="77777777" w:rsidR="00BE4565" w:rsidRDefault="00000000">
      <w:r>
        <w:t xml:space="preserve">After reaching theoretical saturation (see Table 3), the point where new data no longer yields new insights (Charmaz, 2014), the memos and categories will be utilized to write the concrete arguments that form the basis for the new theoretical contribution (Charmaz, 2014). </w:t>
      </w:r>
    </w:p>
    <w:p w14:paraId="6BF06B19" w14:textId="508775E7" w:rsidR="006425F9" w:rsidRDefault="00000000" w:rsidP="00BE4565">
      <w:pPr>
        <w:pStyle w:val="Heading3"/>
      </w:pPr>
      <w:r>
        <w:lastRenderedPageBreak/>
        <w:t>3.2.1.</w:t>
      </w:r>
      <w:r>
        <w:tab/>
        <w:t>Researcher’s Bias</w:t>
      </w:r>
    </w:p>
    <w:p w14:paraId="0149893C" w14:textId="77777777" w:rsidR="006425F9" w:rsidRDefault="00000000">
      <w:commentRangeStart w:id="145"/>
      <w:commentRangeStart w:id="146"/>
      <w:commentRangeStart w:id="147"/>
      <w:r>
        <w:t>TODO</w:t>
      </w:r>
      <w:commentRangeEnd w:id="147"/>
      <w:r>
        <w:rPr>
          <w:rStyle w:val="CommentReference"/>
          <w:sz w:val="22"/>
          <w:szCs w:val="22"/>
        </w:rPr>
        <w:commentReference w:id="147"/>
      </w:r>
      <w:commentRangeEnd w:id="146"/>
      <w:r>
        <w:rPr>
          <w:rStyle w:val="CommentReference"/>
          <w:sz w:val="22"/>
          <w:szCs w:val="22"/>
        </w:rPr>
        <w:commentReference w:id="146"/>
      </w:r>
      <w:commentRangeEnd w:id="145"/>
      <w:r>
        <w:rPr>
          <w:rStyle w:val="CommentReference"/>
          <w:sz w:val="22"/>
          <w:szCs w:val="22"/>
        </w:rPr>
        <w:commentReference w:id="145"/>
      </w:r>
    </w:p>
    <w:p w14:paraId="7D226CAE" w14:textId="77777777" w:rsidR="006425F9" w:rsidRDefault="00000000">
      <w:pPr>
        <w:pStyle w:val="Heading2"/>
        <w:spacing w:before="80"/>
      </w:pPr>
      <w:bookmarkStart w:id="148" w:name="_s5mzxyxu5jog" w:colFirst="0" w:colLast="0"/>
      <w:bookmarkEnd w:id="148"/>
      <w:r>
        <w:t>3.3.</w:t>
      </w:r>
      <w:r>
        <w:tab/>
      </w:r>
      <w:commentRangeStart w:id="149"/>
      <w:commentRangeStart w:id="150"/>
      <w:r>
        <w:t>Intended sample and sample size</w:t>
      </w:r>
      <w:commentRangeEnd w:id="150"/>
      <w:r>
        <w:rPr>
          <w:rStyle w:val="CommentReference"/>
          <w:sz w:val="22"/>
          <w:szCs w:val="22"/>
        </w:rPr>
        <w:commentReference w:id="150"/>
      </w:r>
      <w:commentRangeEnd w:id="149"/>
      <w:r>
        <w:rPr>
          <w:rStyle w:val="CommentReference"/>
          <w:sz w:val="22"/>
          <w:szCs w:val="22"/>
        </w:rPr>
        <w:commentReference w:id="149"/>
      </w:r>
    </w:p>
    <w:p w14:paraId="2CB03DA8" w14:textId="77777777" w:rsidR="006425F9" w:rsidRDefault="00000000">
      <w:r>
        <w:t>In pursuit of the research question, top managers and experts in the field are interviewed. To find relevant candidates for the first group, the marketing managers</w:t>
      </w:r>
      <w:r>
        <w:rPr>
          <w:i/>
          <w:iCs/>
        </w:rPr>
        <w:t>,</w:t>
      </w:r>
      <w:r>
        <w:t xml:space="preserve"> a slightly wider scope than just those with the formal title is chosen: we focus on those who have a clear managerial role in the marketing team, e.g. a CMO or marketing manager, but also those who 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003A3160" w14:textId="77777777" w:rsidR="006425F9" w:rsidRDefault="00000000">
      <w:r>
        <w:t xml:space="preserve">To find sufficient participants, a combination of purposive </w:t>
      </w:r>
      <w:commentRangeStart w:id="151"/>
      <w:commentRangeStart w:id="152"/>
      <w:commentRangeStart w:id="153"/>
      <w:r>
        <w:t>sampling</w:t>
      </w:r>
      <w:commentRangeEnd w:id="153"/>
      <w:r>
        <w:rPr>
          <w:rStyle w:val="CommentReference"/>
          <w:sz w:val="22"/>
          <w:szCs w:val="22"/>
        </w:rPr>
        <w:commentReference w:id="153"/>
      </w:r>
      <w:commentRangeEnd w:id="152"/>
      <w:r>
        <w:rPr>
          <w:rStyle w:val="CommentReference"/>
          <w:sz w:val="22"/>
          <w:szCs w:val="22"/>
        </w:rPr>
        <w:commentReference w:id="152"/>
      </w:r>
      <w:commentRangeEnd w:id="151"/>
      <w:r>
        <w:rPr>
          <w:rStyle w:val="CommentReference"/>
          <w:sz w:val="22"/>
          <w:szCs w:val="22"/>
        </w:rPr>
        <w:commentReference w:id="151"/>
      </w:r>
      <w:r>
        <w:t xml:space="preserve"> (Patton, 2014) and snowball sampling (</w:t>
      </w:r>
      <w:r>
        <w:rPr>
          <w:highlight w:val="white"/>
        </w:rPr>
        <w:t>Parker et al., 2019</w:t>
      </w:r>
      <w:r>
        <w:t>) to identify interview participants is used. The sampling starts with the personal network of the researcher</w:t>
      </w:r>
      <w:commentRangeStart w:id="154"/>
      <w:commentRangeStart w:id="155"/>
      <w:r>
        <w:t>, relying mainly on LinkedIn</w:t>
      </w:r>
      <w:commentRangeEnd w:id="155"/>
      <w:r>
        <w:rPr>
          <w:rStyle w:val="CommentReference"/>
          <w:sz w:val="22"/>
          <w:szCs w:val="22"/>
        </w:rPr>
        <w:commentReference w:id="155"/>
      </w:r>
      <w:commentRangeEnd w:id="154"/>
      <w:r>
        <w:rPr>
          <w:rStyle w:val="CommentReference"/>
          <w:sz w:val="22"/>
          <w:szCs w:val="22"/>
        </w:rPr>
        <w:commentReference w:id="154"/>
      </w:r>
      <w:r>
        <w:t>; candidates were selected when their role matched the selection criteria. Candidates are selected based on their Since the sampling universe is already narrow and access might be limited, n</w:t>
      </w:r>
      <w:commentRangeStart w:id="156"/>
      <w:commentRangeStart w:id="157"/>
      <w:commentRangeStart w:id="158"/>
      <w:commentRangeStart w:id="159"/>
      <w:commentRangeStart w:id="160"/>
      <w:r>
        <w:t>o further selection criteria are applied to potential participants.</w:t>
      </w:r>
      <w:commentRangeEnd w:id="160"/>
      <w:r>
        <w:rPr>
          <w:rStyle w:val="CommentReference"/>
          <w:sz w:val="22"/>
          <w:szCs w:val="22"/>
        </w:rPr>
        <w:commentReference w:id="160"/>
      </w:r>
      <w:commentRangeEnd w:id="159"/>
      <w:r>
        <w:rPr>
          <w:rStyle w:val="CommentReference"/>
          <w:sz w:val="22"/>
          <w:szCs w:val="22"/>
        </w:rPr>
        <w:commentReference w:id="159"/>
      </w:r>
      <w:commentRangeEnd w:id="158"/>
      <w:r>
        <w:rPr>
          <w:rStyle w:val="CommentReference"/>
          <w:sz w:val="22"/>
          <w:szCs w:val="22"/>
        </w:rPr>
        <w:commentReference w:id="158"/>
      </w:r>
      <w:commentRangeEnd w:id="157"/>
      <w:r>
        <w:rPr>
          <w:rStyle w:val="CommentReference"/>
          <w:sz w:val="22"/>
          <w:szCs w:val="22"/>
        </w:rPr>
        <w:commentReference w:id="157"/>
      </w:r>
      <w:commentRangeEnd w:id="156"/>
      <w:r>
        <w:rPr>
          <w:rStyle w:val="CommentReference"/>
          <w:sz w:val="22"/>
          <w:szCs w:val="22"/>
        </w:rPr>
        <w:commentReference w:id="156"/>
      </w:r>
      <w:r>
        <w:t xml:space="preserve"> However, key properties</w:t>
      </w:r>
      <w:r>
        <w:rPr>
          <w:vertAlign w:val="superscript"/>
        </w:rPr>
        <w:footnoteReference w:id="1"/>
      </w:r>
      <w:r>
        <w:t xml:space="preserve"> about the participant's role and organization are noted to allow analysis of insights and potential limitations that can be derived from the sample distribution. </w:t>
      </w:r>
    </w:p>
    <w:p w14:paraId="5384CD19" w14:textId="77777777" w:rsidR="006425F9" w:rsidRDefault="00000000">
      <w:r>
        <w:lastRenderedPageBreak/>
        <w:t xml:space="preserve">In line with the concept of theoretical saturation (Charmaz, </w:t>
      </w:r>
      <w:r>
        <w:rPr>
          <w:color w:val="222222"/>
          <w:highlight w:val="white"/>
        </w:rPr>
        <w:t>2014</w:t>
      </w:r>
      <w:r>
        <w:t xml:space="preserve">), we only stop gathering data when new data no longer yields new theoretical insights. As noted before, data gathering will be steered by theoretical sampling, which relies on the circular process of administering interviews, writing memos, and coding data into relevant categories (Charmaz, </w:t>
      </w:r>
      <w:r>
        <w:rPr>
          <w:color w:val="222222"/>
          <w:highlight w:val="white"/>
        </w:rPr>
        <w:t>2014</w:t>
      </w:r>
      <w:r>
        <w:t>).</w:t>
      </w:r>
    </w:p>
    <w:p w14:paraId="28BD0BC8" w14:textId="72BF3AEF" w:rsidR="006425F9" w:rsidRDefault="00000000" w:rsidP="00D36881">
      <w:r>
        <w:t>Table 1 contains an anonymized overview of the candidates, including their background, role and type of company.</w:t>
      </w:r>
      <w:r w:rsidR="00954704">
        <w:t xml:space="preserve"> In our sample only interviewee 3 and 8 work at the same organization. </w:t>
      </w:r>
      <w:r w:rsidR="00D36881">
        <w:t>All  interviews tool place between February and May of 2026</w:t>
      </w:r>
      <w:r w:rsidR="00D36881">
        <w:t>.</w:t>
      </w:r>
    </w:p>
    <w:p w14:paraId="47966947" w14:textId="2246F357" w:rsidR="00D36881" w:rsidRDefault="00954704" w:rsidP="00D36881">
      <w:r>
        <w:t xml:space="preserve">The regions that were sampled aligns with the network of the researcher and the research institution. This has resulted in a situation where most interviewees reside in the Netherlands. Only 6 </w:t>
      </w:r>
      <w:r w:rsidR="00D36881">
        <w:t xml:space="preserve">out of the 17 interviewees have careers that are mainly linked to other countries, mainly the United States. </w:t>
      </w:r>
    </w:p>
    <w:p w14:paraId="16F207D5" w14:textId="77777777" w:rsidR="00D36881" w:rsidRDefault="00D36881">
      <w:r>
        <w:br w:type="page"/>
      </w:r>
    </w:p>
    <w:p w14:paraId="1330D74F" w14:textId="77777777" w:rsidR="006425F9" w:rsidRDefault="00000000">
      <w:pPr>
        <w:ind w:firstLine="0"/>
        <w:rPr>
          <w:b/>
          <w:bCs/>
        </w:rPr>
      </w:pPr>
      <w:r>
        <w:rPr>
          <w:b/>
          <w:bCs/>
        </w:rPr>
        <w:lastRenderedPageBreak/>
        <w:t>Table 1.</w:t>
      </w:r>
    </w:p>
    <w:p w14:paraId="53C0AFAA" w14:textId="77777777" w:rsidR="006425F9" w:rsidRDefault="00000000">
      <w:pPr>
        <w:ind w:firstLine="0"/>
        <w:rPr>
          <w:i/>
          <w:iCs/>
        </w:rPr>
      </w:pPr>
      <w:r>
        <w:rPr>
          <w:i/>
          <w:iCs/>
        </w:rPr>
        <w:t>Overview of participants.</w:t>
      </w:r>
    </w:p>
    <w:tbl>
      <w:tblPr>
        <w:tblStyle w:val="a0"/>
        <w:tblW w:w="12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6425F9" w14:paraId="29848291" w14:textId="77777777">
        <w:trPr>
          <w:trHeight w:val="285"/>
        </w:trPr>
        <w:tc>
          <w:tcPr>
            <w:tcW w:w="1455" w:type="dxa"/>
            <w:tcBorders>
              <w:top w:val="single" w:sz="7" w:space="0" w:color="000000"/>
              <w:left w:val="nil"/>
              <w:bottom w:val="nil"/>
              <w:right w:val="single" w:sz="8" w:space="0" w:color="D9D9D9"/>
            </w:tcBorders>
            <w:tcMar>
              <w:top w:w="0" w:type="dxa"/>
              <w:left w:w="100" w:type="dxa"/>
              <w:bottom w:w="0" w:type="dxa"/>
              <w:right w:w="100" w:type="dxa"/>
            </w:tcMar>
            <w:vAlign w:val="bottom"/>
          </w:tcPr>
          <w:p w14:paraId="221FEEEB" w14:textId="77777777" w:rsidR="006425F9" w:rsidRDefault="00000000">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left w:val="single" w:sz="8" w:space="0" w:color="D9D9D9"/>
              <w:bottom w:val="nil"/>
              <w:right w:val="nil"/>
            </w:tcBorders>
            <w:tcMar>
              <w:top w:w="0" w:type="dxa"/>
              <w:left w:w="100" w:type="dxa"/>
              <w:bottom w:w="0" w:type="dxa"/>
              <w:right w:w="100" w:type="dxa"/>
            </w:tcMar>
            <w:vAlign w:val="bottom"/>
          </w:tcPr>
          <w:p w14:paraId="3E1D5EE6" w14:textId="77777777" w:rsidR="006425F9" w:rsidRDefault="00000000">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left w:val="single" w:sz="8" w:space="0" w:color="D9D9D9"/>
              <w:bottom w:val="nil"/>
              <w:right w:val="nil"/>
            </w:tcBorders>
            <w:tcMar>
              <w:top w:w="0" w:type="dxa"/>
              <w:left w:w="100" w:type="dxa"/>
              <w:bottom w:w="0" w:type="dxa"/>
              <w:right w:w="100" w:type="dxa"/>
            </w:tcMar>
            <w:vAlign w:val="bottom"/>
          </w:tcPr>
          <w:p w14:paraId="07CE79DF" w14:textId="77777777" w:rsidR="006425F9" w:rsidRDefault="00000000">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left w:val="single" w:sz="8" w:space="0" w:color="D9D9D9"/>
              <w:bottom w:val="nil"/>
              <w:right w:val="nil"/>
            </w:tcBorders>
            <w:tcMar>
              <w:top w:w="0" w:type="dxa"/>
              <w:left w:w="100" w:type="dxa"/>
              <w:bottom w:w="0" w:type="dxa"/>
              <w:right w:w="100" w:type="dxa"/>
            </w:tcMar>
            <w:vAlign w:val="bottom"/>
          </w:tcPr>
          <w:p w14:paraId="17260B19" w14:textId="77777777" w:rsidR="006425F9" w:rsidRDefault="00000000">
            <w:pPr>
              <w:spacing w:line="360" w:lineRule="auto"/>
              <w:ind w:firstLine="0"/>
              <w:jc w:val="center"/>
              <w:rPr>
                <w:b/>
                <w:bCs/>
                <w:sz w:val="20"/>
                <w:szCs w:val="20"/>
              </w:rPr>
            </w:pPr>
            <w:r>
              <w:rPr>
                <w:b/>
                <w:bCs/>
                <w:sz w:val="20"/>
                <w:szCs w:val="20"/>
              </w:rPr>
              <w:t>Company type</w:t>
            </w:r>
          </w:p>
        </w:tc>
      </w:tr>
      <w:tr w:rsidR="006425F9" w14:paraId="5826153D" w14:textId="77777777">
        <w:trPr>
          <w:trHeight w:val="285"/>
        </w:trPr>
        <w:tc>
          <w:tcPr>
            <w:tcW w:w="1455"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5B91CF43" w14:textId="77777777" w:rsidR="006425F9" w:rsidRDefault="00000000">
            <w:pPr>
              <w:spacing w:line="360" w:lineRule="auto"/>
              <w:ind w:firstLine="0"/>
              <w:jc w:val="center"/>
              <w:rPr>
                <w:sz w:val="20"/>
                <w:szCs w:val="20"/>
              </w:rPr>
            </w:pPr>
            <w:r>
              <w:rPr>
                <w:sz w:val="20"/>
                <w:szCs w:val="20"/>
              </w:rPr>
              <w:t>number</w:t>
            </w:r>
          </w:p>
        </w:tc>
        <w:tc>
          <w:tcPr>
            <w:tcW w:w="108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03C92E56" w14:textId="77777777" w:rsidR="006425F9" w:rsidRDefault="00000000">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right w:val="nil"/>
            </w:tcBorders>
            <w:tcMar>
              <w:top w:w="0" w:type="dxa"/>
              <w:left w:w="100" w:type="dxa"/>
              <w:bottom w:w="0" w:type="dxa"/>
              <w:right w:w="100" w:type="dxa"/>
            </w:tcMar>
            <w:vAlign w:val="bottom"/>
          </w:tcPr>
          <w:p w14:paraId="5803496C" w14:textId="77777777" w:rsidR="006425F9" w:rsidRDefault="00000000">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11248636" w14:textId="77777777" w:rsidR="006425F9" w:rsidRDefault="00000000">
            <w:pPr>
              <w:spacing w:line="360" w:lineRule="auto"/>
              <w:ind w:firstLine="0"/>
              <w:jc w:val="center"/>
              <w:rPr>
                <w:sz w:val="20"/>
                <w:szCs w:val="20"/>
              </w:rPr>
            </w:pPr>
            <w:r>
              <w:rPr>
                <w:sz w:val="20"/>
                <w:szCs w:val="20"/>
              </w:rPr>
              <w:t>Marketing</w:t>
            </w:r>
          </w:p>
        </w:tc>
        <w:tc>
          <w:tcPr>
            <w:tcW w:w="117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413D6E27" w14:textId="77777777" w:rsidR="006425F9" w:rsidRDefault="00000000">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right w:val="nil"/>
            </w:tcBorders>
            <w:tcMar>
              <w:top w:w="0" w:type="dxa"/>
              <w:left w:w="100" w:type="dxa"/>
              <w:bottom w:w="0" w:type="dxa"/>
              <w:right w:w="100" w:type="dxa"/>
            </w:tcMar>
            <w:vAlign w:val="bottom"/>
          </w:tcPr>
          <w:p w14:paraId="6CB7B245" w14:textId="77777777" w:rsidR="006425F9" w:rsidRDefault="00000000">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5E3EF4AE" w14:textId="77777777" w:rsidR="006425F9" w:rsidRDefault="00000000">
            <w:pPr>
              <w:spacing w:line="360" w:lineRule="auto"/>
              <w:ind w:firstLine="0"/>
              <w:jc w:val="center"/>
              <w:rPr>
                <w:sz w:val="20"/>
                <w:szCs w:val="20"/>
              </w:rPr>
            </w:pPr>
            <w:r>
              <w:rPr>
                <w:sz w:val="20"/>
                <w:szCs w:val="20"/>
              </w:rPr>
              <w:t>External AI advisor</w:t>
            </w:r>
          </w:p>
        </w:tc>
        <w:tc>
          <w:tcPr>
            <w:tcW w:w="192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303D9B8B" w14:textId="77777777" w:rsidR="006425F9" w:rsidRDefault="00000000">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right w:val="nil"/>
            </w:tcBorders>
            <w:tcMar>
              <w:top w:w="0" w:type="dxa"/>
              <w:left w:w="100" w:type="dxa"/>
              <w:bottom w:w="0" w:type="dxa"/>
              <w:right w:w="100" w:type="dxa"/>
            </w:tcMar>
            <w:vAlign w:val="bottom"/>
          </w:tcPr>
          <w:p w14:paraId="4684DF4A" w14:textId="77777777" w:rsidR="006425F9" w:rsidRDefault="00000000">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right w:val="nil"/>
            </w:tcBorders>
            <w:tcMar>
              <w:top w:w="0" w:type="dxa"/>
              <w:left w:w="100" w:type="dxa"/>
              <w:bottom w:w="0" w:type="dxa"/>
              <w:right w:w="100" w:type="dxa"/>
            </w:tcMar>
            <w:vAlign w:val="bottom"/>
          </w:tcPr>
          <w:p w14:paraId="7276F1C5" w14:textId="77777777" w:rsidR="006425F9" w:rsidRDefault="00000000">
            <w:pPr>
              <w:spacing w:line="360" w:lineRule="auto"/>
              <w:ind w:firstLine="0"/>
              <w:jc w:val="center"/>
              <w:rPr>
                <w:sz w:val="20"/>
                <w:szCs w:val="20"/>
              </w:rPr>
            </w:pPr>
            <w:r>
              <w:rPr>
                <w:sz w:val="20"/>
                <w:szCs w:val="20"/>
              </w:rPr>
              <w:t>Other advisory role</w:t>
            </w:r>
          </w:p>
        </w:tc>
      </w:tr>
      <w:tr w:rsidR="006425F9" w14:paraId="696D20F5"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4809BCF8" w14:textId="77777777" w:rsidR="006425F9" w:rsidRDefault="00000000">
            <w:pPr>
              <w:spacing w:line="360" w:lineRule="auto"/>
              <w:ind w:firstLine="0"/>
              <w:jc w:val="center"/>
              <w:rPr>
                <w:sz w:val="20"/>
                <w:szCs w:val="20"/>
              </w:rPr>
            </w:pPr>
            <w:r>
              <w:rPr>
                <w:sz w:val="20"/>
                <w:szCs w:val="20"/>
              </w:rPr>
              <w:t>1</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38A360F1" w14:textId="77777777" w:rsidR="006425F9" w:rsidRDefault="006425F9">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ECAD823" w14:textId="77777777" w:rsidR="006425F9" w:rsidRDefault="00000000">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76D2A7B4" w14:textId="77777777" w:rsidR="006425F9" w:rsidRDefault="006425F9">
            <w:pPr>
              <w:spacing w:line="360" w:lineRule="auto"/>
              <w:jc w:val="center"/>
              <w:rPr>
                <w:sz w:val="20"/>
                <w:szCs w:val="20"/>
              </w:rPr>
            </w:pP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0A78A14D" w14:textId="77777777" w:rsidR="006425F9" w:rsidRDefault="006425F9">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50D0B2A8" w14:textId="77777777" w:rsidR="006425F9" w:rsidRDefault="006425F9">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7162ACE5" w14:textId="77777777" w:rsidR="006425F9"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718FD389" w14:textId="77777777" w:rsidR="006425F9"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5B322D6" w14:textId="77777777" w:rsidR="006425F9" w:rsidRDefault="006425F9">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344C2D28" w14:textId="77777777" w:rsidR="006425F9" w:rsidRDefault="006425F9">
            <w:pPr>
              <w:spacing w:line="360" w:lineRule="auto"/>
              <w:jc w:val="center"/>
              <w:rPr>
                <w:sz w:val="20"/>
                <w:szCs w:val="20"/>
              </w:rPr>
            </w:pPr>
          </w:p>
        </w:tc>
      </w:tr>
      <w:tr w:rsidR="006425F9" w14:paraId="4059C29A"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1A965782" w14:textId="77777777" w:rsidR="006425F9" w:rsidRDefault="00000000">
            <w:pPr>
              <w:spacing w:line="360" w:lineRule="auto"/>
              <w:ind w:firstLine="0"/>
              <w:jc w:val="center"/>
              <w:rPr>
                <w:sz w:val="20"/>
                <w:szCs w:val="20"/>
              </w:rPr>
            </w:pPr>
            <w:r>
              <w:rPr>
                <w:sz w:val="20"/>
                <w:szCs w:val="20"/>
              </w:rPr>
              <w:t>2</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14A7DD69" w14:textId="77777777" w:rsidR="006425F9" w:rsidRDefault="006425F9">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6E5CE0E" w14:textId="77777777" w:rsidR="006425F9" w:rsidRDefault="006425F9">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391E9872" w14:textId="77777777" w:rsidR="006425F9"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65CB3171" w14:textId="77777777" w:rsidR="006425F9" w:rsidRDefault="00000000">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3F34A8B2" w14:textId="77777777" w:rsidR="006425F9" w:rsidRDefault="006425F9">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62389D0A" w14:textId="77777777" w:rsidR="006425F9" w:rsidRDefault="006425F9">
            <w:pPr>
              <w:spacing w:line="360" w:lineRule="auto"/>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30ED6372" w14:textId="77777777" w:rsidR="006425F9" w:rsidRDefault="006425F9">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1E0CEBF3" w14:textId="77777777" w:rsidR="006425F9" w:rsidRDefault="00000000">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0C49374" w14:textId="77777777" w:rsidR="006425F9" w:rsidRDefault="006425F9">
            <w:pPr>
              <w:spacing w:line="360" w:lineRule="auto"/>
              <w:jc w:val="center"/>
              <w:rPr>
                <w:sz w:val="20"/>
                <w:szCs w:val="20"/>
              </w:rPr>
            </w:pPr>
          </w:p>
        </w:tc>
      </w:tr>
      <w:tr w:rsidR="006425F9" w14:paraId="6A4F3785"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4E8B525B" w14:textId="77777777" w:rsidR="006425F9" w:rsidRDefault="00000000">
            <w:pPr>
              <w:spacing w:line="360" w:lineRule="auto"/>
              <w:ind w:firstLine="0"/>
              <w:jc w:val="center"/>
              <w:rPr>
                <w:sz w:val="20"/>
                <w:szCs w:val="20"/>
              </w:rPr>
            </w:pPr>
            <w:r>
              <w:rPr>
                <w:sz w:val="20"/>
                <w:szCs w:val="20"/>
              </w:rPr>
              <w:t>3</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51E340AE" w14:textId="77777777" w:rsidR="006425F9" w:rsidRDefault="00000000">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163521F7" w14:textId="77777777" w:rsidR="006425F9" w:rsidRDefault="006425F9">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0F64B08A" w14:textId="77777777" w:rsidR="006425F9"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24D54D44" w14:textId="77777777" w:rsidR="006425F9" w:rsidRDefault="00000000">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2601E6D9" w14:textId="77777777" w:rsidR="006425F9" w:rsidRDefault="006425F9">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3201CEB3" w14:textId="77777777" w:rsidR="006425F9"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0A6387E4" w14:textId="77777777" w:rsidR="006425F9" w:rsidRDefault="006425F9">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760E7A8" w14:textId="77777777" w:rsidR="006425F9" w:rsidRDefault="00000000">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BA3E9DA" w14:textId="77777777" w:rsidR="006425F9" w:rsidRDefault="006425F9">
            <w:pPr>
              <w:spacing w:line="360" w:lineRule="auto"/>
              <w:jc w:val="center"/>
              <w:rPr>
                <w:sz w:val="20"/>
                <w:szCs w:val="20"/>
              </w:rPr>
            </w:pPr>
          </w:p>
        </w:tc>
      </w:tr>
      <w:tr w:rsidR="006425F9" w14:paraId="021F64C4"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7C11D5A9" w14:textId="77777777" w:rsidR="006425F9" w:rsidRDefault="00000000">
            <w:pPr>
              <w:spacing w:line="360" w:lineRule="auto"/>
              <w:ind w:firstLine="0"/>
              <w:jc w:val="center"/>
              <w:rPr>
                <w:sz w:val="20"/>
                <w:szCs w:val="20"/>
              </w:rPr>
            </w:pPr>
            <w:r>
              <w:rPr>
                <w:sz w:val="20"/>
                <w:szCs w:val="20"/>
              </w:rPr>
              <w:t>4</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533EA742" w14:textId="77777777" w:rsidR="006425F9" w:rsidRDefault="006425F9">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5A37A5A" w14:textId="77777777" w:rsidR="006425F9" w:rsidRDefault="006425F9">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0B998D57" w14:textId="77777777" w:rsidR="006425F9"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1CCFF064" w14:textId="77777777" w:rsidR="006425F9" w:rsidRDefault="006425F9">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45DF20" w14:textId="77777777" w:rsidR="006425F9" w:rsidRDefault="006425F9">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438DD4AC" w14:textId="77777777" w:rsidR="006425F9"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3324A2AD" w14:textId="77777777" w:rsidR="006425F9" w:rsidRDefault="006425F9">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1F8198AC" w14:textId="77777777" w:rsidR="006425F9" w:rsidRDefault="00000000">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CABF72" w14:textId="77777777" w:rsidR="006425F9" w:rsidRDefault="006425F9">
            <w:pPr>
              <w:spacing w:line="360" w:lineRule="auto"/>
              <w:jc w:val="center"/>
              <w:rPr>
                <w:sz w:val="20"/>
                <w:szCs w:val="20"/>
              </w:rPr>
            </w:pPr>
          </w:p>
        </w:tc>
      </w:tr>
      <w:tr w:rsidR="006425F9" w14:paraId="2D2AFB9A"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09695958" w14:textId="77777777" w:rsidR="006425F9" w:rsidRDefault="00000000">
            <w:pPr>
              <w:spacing w:line="360" w:lineRule="auto"/>
              <w:ind w:firstLine="0"/>
              <w:jc w:val="center"/>
              <w:rPr>
                <w:sz w:val="20"/>
                <w:szCs w:val="20"/>
              </w:rPr>
            </w:pPr>
            <w:r>
              <w:rPr>
                <w:sz w:val="20"/>
                <w:szCs w:val="20"/>
              </w:rPr>
              <w:t>5</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299549E8" w14:textId="77777777" w:rsidR="006425F9" w:rsidRDefault="00000000">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5F4117F2" w14:textId="77777777" w:rsidR="006425F9" w:rsidRDefault="006425F9">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5F40853A" w14:textId="77777777" w:rsidR="006425F9" w:rsidRDefault="006425F9">
            <w:pPr>
              <w:spacing w:line="360" w:lineRule="auto"/>
              <w:jc w:val="center"/>
              <w:rPr>
                <w:sz w:val="20"/>
                <w:szCs w:val="20"/>
              </w:rPr>
            </w:pP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4943F037" w14:textId="77777777" w:rsidR="006425F9" w:rsidRDefault="006425F9">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E634845" w14:textId="77777777" w:rsidR="006425F9"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51D8542F" w14:textId="77777777" w:rsidR="006425F9" w:rsidRDefault="006425F9">
            <w:pPr>
              <w:spacing w:line="360" w:lineRule="auto"/>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73227619" w14:textId="77777777" w:rsidR="006425F9" w:rsidRDefault="006425F9">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C1993EC" w14:textId="77777777" w:rsidR="006425F9" w:rsidRDefault="00000000">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C4C7B82" w14:textId="77777777" w:rsidR="006425F9" w:rsidRDefault="006425F9">
            <w:pPr>
              <w:spacing w:line="360" w:lineRule="auto"/>
              <w:jc w:val="center"/>
              <w:rPr>
                <w:sz w:val="20"/>
                <w:szCs w:val="20"/>
              </w:rPr>
            </w:pPr>
          </w:p>
        </w:tc>
      </w:tr>
      <w:tr w:rsidR="006425F9" w14:paraId="00504BE4"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65030076" w14:textId="77777777" w:rsidR="006425F9" w:rsidRDefault="00000000">
            <w:pPr>
              <w:spacing w:line="360" w:lineRule="auto"/>
              <w:ind w:firstLine="0"/>
              <w:jc w:val="center"/>
              <w:rPr>
                <w:sz w:val="20"/>
                <w:szCs w:val="20"/>
              </w:rPr>
            </w:pPr>
            <w:r>
              <w:rPr>
                <w:sz w:val="20"/>
                <w:szCs w:val="20"/>
              </w:rPr>
              <w:t>6</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3F358D94" w14:textId="77777777" w:rsidR="006425F9" w:rsidRDefault="006425F9">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4853106" w14:textId="77777777" w:rsidR="006425F9" w:rsidRDefault="006425F9">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04B666E2" w14:textId="77777777" w:rsidR="006425F9"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6495AC50" w14:textId="77777777" w:rsidR="006425F9" w:rsidRDefault="00000000">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5D006C73" w14:textId="77777777" w:rsidR="006425F9" w:rsidRDefault="006425F9">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744D6D7D" w14:textId="77777777" w:rsidR="006425F9" w:rsidRDefault="006425F9">
            <w:pPr>
              <w:spacing w:line="360" w:lineRule="auto"/>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596E3BF6" w14:textId="77777777" w:rsidR="006425F9" w:rsidRDefault="006425F9">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74FF2767" w14:textId="77777777" w:rsidR="006425F9" w:rsidRDefault="00000000">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B978EDA" w14:textId="77777777" w:rsidR="006425F9" w:rsidRDefault="006425F9">
            <w:pPr>
              <w:spacing w:line="360" w:lineRule="auto"/>
              <w:jc w:val="center"/>
              <w:rPr>
                <w:sz w:val="20"/>
                <w:szCs w:val="20"/>
              </w:rPr>
            </w:pPr>
          </w:p>
        </w:tc>
      </w:tr>
      <w:tr w:rsidR="006425F9" w14:paraId="14F410C8"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237C25B3" w14:textId="77777777" w:rsidR="006425F9" w:rsidRDefault="00000000">
            <w:pPr>
              <w:spacing w:line="360" w:lineRule="auto"/>
              <w:ind w:firstLine="0"/>
              <w:jc w:val="center"/>
              <w:rPr>
                <w:sz w:val="20"/>
                <w:szCs w:val="20"/>
              </w:rPr>
            </w:pPr>
            <w:r>
              <w:rPr>
                <w:sz w:val="20"/>
                <w:szCs w:val="20"/>
              </w:rPr>
              <w:t>7</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6CBEFC86" w14:textId="77777777" w:rsidR="006425F9" w:rsidRDefault="006425F9">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5EA8741" w14:textId="77777777" w:rsidR="006425F9" w:rsidRDefault="006425F9">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4153BC14" w14:textId="77777777" w:rsidR="006425F9" w:rsidRDefault="006425F9">
            <w:pPr>
              <w:spacing w:line="360" w:lineRule="auto"/>
              <w:jc w:val="center"/>
              <w:rPr>
                <w:sz w:val="20"/>
                <w:szCs w:val="20"/>
              </w:rPr>
            </w:pP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446321A8" w14:textId="77777777" w:rsidR="006425F9" w:rsidRDefault="006425F9">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A0F146E" w14:textId="77777777" w:rsidR="006425F9" w:rsidRDefault="006425F9">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1F8F971B" w14:textId="77777777" w:rsidR="006425F9"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62A4A3CC" w14:textId="77777777" w:rsidR="006425F9" w:rsidRDefault="006425F9">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12CC3C4" w14:textId="77777777" w:rsidR="006425F9" w:rsidRDefault="006425F9">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0D5F1D4F" w14:textId="77777777" w:rsidR="006425F9" w:rsidRDefault="00000000">
            <w:pPr>
              <w:spacing w:line="360" w:lineRule="auto"/>
              <w:ind w:firstLine="0"/>
              <w:jc w:val="center"/>
              <w:rPr>
                <w:sz w:val="20"/>
                <w:szCs w:val="20"/>
              </w:rPr>
            </w:pPr>
            <w:r>
              <w:rPr>
                <w:sz w:val="20"/>
                <w:szCs w:val="20"/>
              </w:rPr>
              <w:t>x</w:t>
            </w:r>
          </w:p>
        </w:tc>
      </w:tr>
      <w:tr w:rsidR="006425F9" w14:paraId="263C2BB4"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72347B28" w14:textId="77777777" w:rsidR="006425F9" w:rsidRDefault="00000000">
            <w:pPr>
              <w:spacing w:line="360" w:lineRule="auto"/>
              <w:ind w:firstLine="0"/>
              <w:jc w:val="center"/>
              <w:rPr>
                <w:sz w:val="20"/>
                <w:szCs w:val="20"/>
              </w:rPr>
            </w:pPr>
            <w:r>
              <w:rPr>
                <w:sz w:val="20"/>
                <w:szCs w:val="20"/>
              </w:rPr>
              <w:t>8</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626597B4" w14:textId="77777777" w:rsidR="006425F9" w:rsidRDefault="006425F9">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E79BD10" w14:textId="77777777" w:rsidR="006425F9" w:rsidRDefault="006425F9">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4F570580" w14:textId="77777777" w:rsidR="006425F9"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587ACE8C" w14:textId="77777777" w:rsidR="006425F9" w:rsidRDefault="006425F9">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A52C2E6" w14:textId="77777777" w:rsidR="006425F9"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540BDCED" w14:textId="77777777" w:rsidR="006425F9" w:rsidRDefault="006425F9">
            <w:pPr>
              <w:spacing w:line="360" w:lineRule="auto"/>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6627552D" w14:textId="77777777" w:rsidR="006425F9" w:rsidRDefault="006425F9">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DFB7A77" w14:textId="77777777" w:rsidR="006425F9" w:rsidRDefault="00000000">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395D5EA" w14:textId="77777777" w:rsidR="006425F9" w:rsidRDefault="006425F9">
            <w:pPr>
              <w:spacing w:line="360" w:lineRule="auto"/>
              <w:jc w:val="center"/>
              <w:rPr>
                <w:sz w:val="20"/>
                <w:szCs w:val="20"/>
              </w:rPr>
            </w:pPr>
          </w:p>
        </w:tc>
      </w:tr>
      <w:tr w:rsidR="006425F9" w14:paraId="403D89B3"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6D656CFB" w14:textId="77777777" w:rsidR="006425F9" w:rsidRDefault="00000000">
            <w:pPr>
              <w:spacing w:line="360" w:lineRule="auto"/>
              <w:ind w:firstLine="0"/>
              <w:jc w:val="center"/>
              <w:rPr>
                <w:sz w:val="20"/>
                <w:szCs w:val="20"/>
              </w:rPr>
            </w:pPr>
            <w:r>
              <w:rPr>
                <w:sz w:val="20"/>
                <w:szCs w:val="20"/>
              </w:rPr>
              <w:t>9</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6712DC28" w14:textId="77777777" w:rsidR="006425F9" w:rsidRDefault="006425F9">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994D7DA" w14:textId="77777777" w:rsidR="006425F9" w:rsidRDefault="006425F9">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3E29A08F" w14:textId="77777777" w:rsidR="006425F9"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5E016A09" w14:textId="77777777" w:rsidR="006425F9" w:rsidRDefault="006425F9">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4DBE2C" w14:textId="77777777" w:rsidR="006425F9"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7C859531" w14:textId="77777777" w:rsidR="006425F9" w:rsidRDefault="006425F9">
            <w:pPr>
              <w:spacing w:line="360" w:lineRule="auto"/>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2BB978B4" w14:textId="77777777" w:rsidR="006425F9"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5586DA2" w14:textId="77777777" w:rsidR="006425F9" w:rsidRDefault="006425F9">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C7283F8" w14:textId="77777777" w:rsidR="006425F9" w:rsidRDefault="006425F9">
            <w:pPr>
              <w:spacing w:line="360" w:lineRule="auto"/>
              <w:jc w:val="center"/>
              <w:rPr>
                <w:sz w:val="20"/>
                <w:szCs w:val="20"/>
              </w:rPr>
            </w:pPr>
          </w:p>
        </w:tc>
      </w:tr>
      <w:tr w:rsidR="006425F9" w14:paraId="0AB639AA"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13D8723E" w14:textId="77777777" w:rsidR="006425F9" w:rsidRDefault="00000000">
            <w:pPr>
              <w:spacing w:line="360" w:lineRule="auto"/>
              <w:ind w:firstLine="0"/>
              <w:jc w:val="center"/>
              <w:rPr>
                <w:sz w:val="20"/>
                <w:szCs w:val="20"/>
              </w:rPr>
            </w:pPr>
            <w:r>
              <w:rPr>
                <w:sz w:val="20"/>
                <w:szCs w:val="20"/>
              </w:rPr>
              <w:t>10</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71A382AC" w14:textId="77777777" w:rsidR="006425F9" w:rsidRDefault="006425F9">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8D8EBA2" w14:textId="77777777" w:rsidR="006425F9" w:rsidRDefault="006425F9">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24D4761A" w14:textId="77777777" w:rsidR="006425F9"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05C38B88" w14:textId="77777777" w:rsidR="006425F9" w:rsidRDefault="006425F9">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9CC89D8" w14:textId="77777777" w:rsidR="006425F9" w:rsidRDefault="006425F9">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76D0E81A" w14:textId="77777777" w:rsidR="006425F9"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476515F8" w14:textId="77777777" w:rsidR="006425F9"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C08B3EC" w14:textId="77777777" w:rsidR="006425F9" w:rsidRDefault="006425F9">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4EB1CA2" w14:textId="77777777" w:rsidR="006425F9" w:rsidRDefault="006425F9">
            <w:pPr>
              <w:spacing w:line="360" w:lineRule="auto"/>
              <w:jc w:val="center"/>
              <w:rPr>
                <w:sz w:val="20"/>
                <w:szCs w:val="20"/>
              </w:rPr>
            </w:pPr>
          </w:p>
        </w:tc>
      </w:tr>
      <w:tr w:rsidR="006425F9" w14:paraId="63F5CD58"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0BCED4D3" w14:textId="77777777" w:rsidR="006425F9" w:rsidRDefault="00000000">
            <w:pPr>
              <w:spacing w:line="360" w:lineRule="auto"/>
              <w:ind w:firstLine="0"/>
              <w:jc w:val="center"/>
              <w:rPr>
                <w:sz w:val="20"/>
                <w:szCs w:val="20"/>
              </w:rPr>
            </w:pPr>
            <w:r>
              <w:rPr>
                <w:sz w:val="20"/>
                <w:szCs w:val="20"/>
              </w:rPr>
              <w:t>11</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18C7609F" w14:textId="77777777" w:rsidR="006425F9" w:rsidRDefault="006425F9">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D26F8E" w14:textId="77777777" w:rsidR="006425F9" w:rsidRDefault="006425F9">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2B0E727A" w14:textId="77777777" w:rsidR="006425F9"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644A8EA1" w14:textId="77777777" w:rsidR="006425F9" w:rsidRDefault="006425F9">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B4EAE4D" w14:textId="77777777" w:rsidR="006425F9" w:rsidRDefault="006425F9">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34818475" w14:textId="77777777" w:rsidR="006425F9"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67C35717" w14:textId="77777777" w:rsidR="006425F9"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BF0FE59" w14:textId="77777777" w:rsidR="006425F9" w:rsidRDefault="006425F9">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775A72DF" w14:textId="77777777" w:rsidR="006425F9" w:rsidRDefault="006425F9">
            <w:pPr>
              <w:spacing w:line="360" w:lineRule="auto"/>
              <w:jc w:val="center"/>
              <w:rPr>
                <w:sz w:val="20"/>
                <w:szCs w:val="20"/>
              </w:rPr>
            </w:pPr>
          </w:p>
        </w:tc>
      </w:tr>
      <w:tr w:rsidR="006425F9" w14:paraId="36FF9D1C"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67D39E61" w14:textId="77777777" w:rsidR="006425F9" w:rsidRDefault="00000000">
            <w:pPr>
              <w:spacing w:line="360" w:lineRule="auto"/>
              <w:ind w:firstLine="0"/>
              <w:jc w:val="center"/>
              <w:rPr>
                <w:sz w:val="20"/>
                <w:szCs w:val="20"/>
              </w:rPr>
            </w:pPr>
            <w:r>
              <w:rPr>
                <w:sz w:val="20"/>
                <w:szCs w:val="20"/>
              </w:rPr>
              <w:t>12</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3C6FE148" w14:textId="77777777" w:rsidR="006425F9" w:rsidRDefault="006425F9">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B224C2B" w14:textId="77777777" w:rsidR="006425F9" w:rsidRDefault="006425F9">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5DD0CC42" w14:textId="77777777" w:rsidR="006425F9"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2E38FA7C" w14:textId="77777777" w:rsidR="006425F9" w:rsidRDefault="006425F9">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5AEE4036" w14:textId="77777777" w:rsidR="006425F9" w:rsidRDefault="006425F9">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0122374E" w14:textId="77777777" w:rsidR="006425F9"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18B05D17" w14:textId="77777777" w:rsidR="006425F9"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0F00636" w14:textId="77777777" w:rsidR="006425F9" w:rsidRDefault="006425F9">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32B1634" w14:textId="77777777" w:rsidR="006425F9" w:rsidRDefault="006425F9">
            <w:pPr>
              <w:spacing w:line="360" w:lineRule="auto"/>
              <w:jc w:val="center"/>
              <w:rPr>
                <w:sz w:val="20"/>
                <w:szCs w:val="20"/>
              </w:rPr>
            </w:pPr>
          </w:p>
        </w:tc>
      </w:tr>
      <w:tr w:rsidR="006425F9" w14:paraId="2E12C29C"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073B1B4F" w14:textId="77777777" w:rsidR="006425F9" w:rsidRDefault="00000000">
            <w:pPr>
              <w:spacing w:line="360" w:lineRule="auto"/>
              <w:ind w:firstLine="0"/>
              <w:jc w:val="center"/>
              <w:rPr>
                <w:sz w:val="20"/>
                <w:szCs w:val="20"/>
              </w:rPr>
            </w:pPr>
            <w:r>
              <w:rPr>
                <w:sz w:val="20"/>
                <w:szCs w:val="20"/>
              </w:rPr>
              <w:t>13</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01935AE7" w14:textId="77777777" w:rsidR="006425F9" w:rsidRDefault="00000000">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0D13020C" w14:textId="77777777" w:rsidR="006425F9" w:rsidRDefault="00000000">
            <w:pPr>
              <w:spacing w:line="360" w:lineRule="auto"/>
              <w:jc w:val="center"/>
              <w:rPr>
                <w:sz w:val="20"/>
                <w:szCs w:val="20"/>
              </w:rPr>
            </w:pPr>
            <w:r>
              <w:rPr>
                <w:sz w:val="20"/>
                <w:szCs w:val="20"/>
              </w:rPr>
              <w:t>x</w:t>
            </w: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2D424DB2" w14:textId="77777777" w:rsidR="006425F9" w:rsidRDefault="00000000">
            <w:pPr>
              <w:spacing w:line="360" w:lineRule="auto"/>
              <w:ind w:firstLine="0"/>
              <w:jc w:val="center"/>
              <w:rPr>
                <w:sz w:val="20"/>
                <w:szCs w:val="20"/>
              </w:rPr>
            </w:pPr>
            <w:r>
              <w:rPr>
                <w:sz w:val="20"/>
                <w:szCs w:val="20"/>
              </w:rPr>
              <w:t xml:space="preserve"> </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63AB61A4" w14:textId="77777777" w:rsidR="006425F9" w:rsidRDefault="00000000">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40CDCD12" w14:textId="77777777" w:rsidR="006425F9" w:rsidRDefault="00000000">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324110B2" w14:textId="77777777" w:rsidR="006425F9"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052A3863" w14:textId="77777777" w:rsidR="006425F9"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FC1D886" w14:textId="77777777" w:rsidR="006425F9" w:rsidRDefault="00000000">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0A9C6D1E" w14:textId="77777777" w:rsidR="006425F9" w:rsidRDefault="00000000">
            <w:pPr>
              <w:spacing w:line="360" w:lineRule="auto"/>
              <w:jc w:val="center"/>
              <w:rPr>
                <w:sz w:val="20"/>
                <w:szCs w:val="20"/>
              </w:rPr>
            </w:pPr>
            <w:r>
              <w:rPr>
                <w:sz w:val="20"/>
                <w:szCs w:val="20"/>
              </w:rPr>
              <w:t xml:space="preserve"> </w:t>
            </w:r>
          </w:p>
        </w:tc>
      </w:tr>
      <w:tr w:rsidR="006425F9" w14:paraId="1813CDFB"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20C0A2AE" w14:textId="77777777" w:rsidR="006425F9" w:rsidRDefault="00000000">
            <w:pPr>
              <w:spacing w:line="360" w:lineRule="auto"/>
              <w:ind w:firstLine="0"/>
              <w:jc w:val="center"/>
              <w:rPr>
                <w:sz w:val="20"/>
                <w:szCs w:val="20"/>
              </w:rPr>
            </w:pPr>
            <w:r>
              <w:rPr>
                <w:sz w:val="20"/>
                <w:szCs w:val="20"/>
              </w:rPr>
              <w:t>14</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192DB60B" w14:textId="77777777" w:rsidR="006425F9" w:rsidRDefault="006425F9">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9AD8CC1" w14:textId="77777777" w:rsidR="006425F9" w:rsidRDefault="006425F9">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61FD89E6" w14:textId="77777777" w:rsidR="006425F9"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56A028D3" w14:textId="77777777" w:rsidR="006425F9" w:rsidRDefault="006425F9">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594B128C" w14:textId="77777777" w:rsidR="006425F9" w:rsidRDefault="006425F9">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30137447" w14:textId="77777777" w:rsidR="006425F9"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7560A573" w14:textId="77777777" w:rsidR="006425F9"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7B82EEE" w14:textId="77777777" w:rsidR="006425F9" w:rsidRDefault="006425F9">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0FED2792" w14:textId="77777777" w:rsidR="006425F9" w:rsidRDefault="006425F9">
            <w:pPr>
              <w:spacing w:line="360" w:lineRule="auto"/>
              <w:jc w:val="center"/>
              <w:rPr>
                <w:sz w:val="20"/>
                <w:szCs w:val="20"/>
              </w:rPr>
            </w:pPr>
          </w:p>
        </w:tc>
      </w:tr>
      <w:tr w:rsidR="006425F9" w14:paraId="3DA9DA0C" w14:textId="77777777">
        <w:trPr>
          <w:trHeight w:val="32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4AD1C3AA" w14:textId="77777777" w:rsidR="006425F9" w:rsidRDefault="00000000">
            <w:pPr>
              <w:spacing w:line="360" w:lineRule="auto"/>
              <w:ind w:firstLine="0"/>
              <w:jc w:val="center"/>
              <w:rPr>
                <w:sz w:val="20"/>
                <w:szCs w:val="20"/>
              </w:rPr>
            </w:pPr>
            <w:r>
              <w:rPr>
                <w:sz w:val="20"/>
                <w:szCs w:val="20"/>
              </w:rPr>
              <w:t>15</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6C4C3469" w14:textId="77777777" w:rsidR="006425F9" w:rsidRDefault="006425F9">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2839050" w14:textId="77777777" w:rsidR="006425F9" w:rsidRDefault="006425F9">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4C4423C1" w14:textId="77777777" w:rsidR="006425F9"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6D1C8305" w14:textId="77777777" w:rsidR="006425F9" w:rsidRDefault="00000000">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9DB43D5" w14:textId="77777777" w:rsidR="006425F9" w:rsidRDefault="006425F9">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6BC64DAB" w14:textId="77777777" w:rsidR="006425F9" w:rsidRDefault="006425F9">
            <w:pPr>
              <w:spacing w:line="360" w:lineRule="auto"/>
              <w:ind w:firstLine="0"/>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319E8CBD" w14:textId="77777777" w:rsidR="006425F9" w:rsidRDefault="006425F9">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A89ECA1" w14:textId="77777777" w:rsidR="006425F9" w:rsidRDefault="00000000">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8479849" w14:textId="77777777" w:rsidR="006425F9" w:rsidRDefault="006425F9">
            <w:pPr>
              <w:spacing w:line="360" w:lineRule="auto"/>
              <w:jc w:val="center"/>
              <w:rPr>
                <w:sz w:val="20"/>
                <w:szCs w:val="20"/>
              </w:rPr>
            </w:pPr>
          </w:p>
        </w:tc>
      </w:tr>
      <w:tr w:rsidR="006425F9" w14:paraId="0968D9F6"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381EDAAC" w14:textId="77777777" w:rsidR="006425F9" w:rsidRDefault="00000000">
            <w:pPr>
              <w:spacing w:line="360" w:lineRule="auto"/>
              <w:ind w:firstLine="0"/>
              <w:jc w:val="center"/>
              <w:rPr>
                <w:sz w:val="20"/>
                <w:szCs w:val="20"/>
              </w:rPr>
            </w:pPr>
            <w:r>
              <w:rPr>
                <w:sz w:val="20"/>
                <w:szCs w:val="20"/>
              </w:rPr>
              <w:t>16</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12B7C9EF" w14:textId="77777777" w:rsidR="006425F9" w:rsidRDefault="00000000">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2FCA9A4F" w14:textId="77777777" w:rsidR="006425F9" w:rsidRDefault="00000000">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0A8EA34B" w14:textId="77777777" w:rsidR="006425F9"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1D1B1884" w14:textId="77777777" w:rsidR="006425F9" w:rsidRDefault="006425F9">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3883022" w14:textId="77777777" w:rsidR="006425F9" w:rsidRDefault="00000000">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0AAB5A54" w14:textId="77777777" w:rsidR="006425F9" w:rsidRDefault="006425F9">
            <w:pPr>
              <w:spacing w:line="360" w:lineRule="auto"/>
              <w:ind w:firstLine="0"/>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6AB4F10D" w14:textId="77777777" w:rsidR="006425F9" w:rsidRDefault="006425F9">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3A9063D4" w14:textId="77777777" w:rsidR="006425F9" w:rsidRDefault="00000000">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0528944" w14:textId="77777777" w:rsidR="006425F9" w:rsidRDefault="006425F9">
            <w:pPr>
              <w:spacing w:line="360" w:lineRule="auto"/>
              <w:jc w:val="center"/>
              <w:rPr>
                <w:sz w:val="20"/>
                <w:szCs w:val="20"/>
              </w:rPr>
            </w:pPr>
          </w:p>
        </w:tc>
      </w:tr>
      <w:tr w:rsidR="006425F9" w14:paraId="33063A6A" w14:textId="77777777">
        <w:trPr>
          <w:trHeight w:val="285"/>
        </w:trPr>
        <w:tc>
          <w:tcPr>
            <w:tcW w:w="1455"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167E6732" w14:textId="77777777" w:rsidR="006425F9" w:rsidRDefault="00000000">
            <w:pPr>
              <w:spacing w:line="360" w:lineRule="auto"/>
              <w:ind w:firstLine="0"/>
              <w:jc w:val="center"/>
              <w:rPr>
                <w:sz w:val="20"/>
                <w:szCs w:val="20"/>
              </w:rPr>
            </w:pPr>
            <w:r>
              <w:rPr>
                <w:sz w:val="20"/>
                <w:szCs w:val="20"/>
              </w:rPr>
              <w:t>17</w:t>
            </w:r>
          </w:p>
        </w:tc>
        <w:tc>
          <w:tcPr>
            <w:tcW w:w="108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0A499ED1" w14:textId="77777777" w:rsidR="006425F9" w:rsidRDefault="006425F9">
            <w:pPr>
              <w:spacing w:line="360" w:lineRule="auto"/>
              <w:ind w:firstLine="0"/>
              <w:jc w:val="center"/>
              <w:rPr>
                <w:sz w:val="20"/>
                <w:szCs w:val="20"/>
              </w:rPr>
            </w:pPr>
          </w:p>
        </w:tc>
        <w:tc>
          <w:tcPr>
            <w:tcW w:w="1083" w:type="dxa"/>
            <w:tcBorders>
              <w:top w:val="nil"/>
              <w:left w:val="nil"/>
              <w:bottom w:val="single" w:sz="7" w:space="0" w:color="000000"/>
              <w:right w:val="nil"/>
            </w:tcBorders>
            <w:tcMar>
              <w:top w:w="0" w:type="dxa"/>
              <w:left w:w="100" w:type="dxa"/>
              <w:bottom w:w="0" w:type="dxa"/>
              <w:right w:w="100" w:type="dxa"/>
            </w:tcMar>
            <w:vAlign w:val="bottom"/>
          </w:tcPr>
          <w:p w14:paraId="455E6D80" w14:textId="77777777" w:rsidR="006425F9" w:rsidRDefault="006425F9">
            <w:pPr>
              <w:spacing w:line="360" w:lineRule="auto"/>
              <w:ind w:firstLine="0"/>
              <w:jc w:val="center"/>
              <w:rPr>
                <w:sz w:val="20"/>
                <w:szCs w:val="20"/>
              </w:rPr>
            </w:pPr>
          </w:p>
        </w:tc>
        <w:tc>
          <w:tcPr>
            <w:tcW w:w="1136"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529B9C78" w14:textId="77777777" w:rsidR="006425F9" w:rsidRDefault="00000000">
            <w:pPr>
              <w:spacing w:line="360" w:lineRule="auto"/>
              <w:ind w:firstLine="0"/>
              <w:jc w:val="center"/>
              <w:rPr>
                <w:sz w:val="20"/>
                <w:szCs w:val="20"/>
              </w:rPr>
            </w:pPr>
            <w:r>
              <w:rPr>
                <w:sz w:val="20"/>
                <w:szCs w:val="20"/>
              </w:rPr>
              <w:t>x</w:t>
            </w:r>
          </w:p>
        </w:tc>
        <w:tc>
          <w:tcPr>
            <w:tcW w:w="117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36CE80AF" w14:textId="77777777" w:rsidR="006425F9" w:rsidRDefault="006425F9">
            <w:pPr>
              <w:spacing w:line="360" w:lineRule="auto"/>
              <w:ind w:firstLine="0"/>
              <w:jc w:val="center"/>
              <w:rPr>
                <w:sz w:val="20"/>
                <w:szCs w:val="20"/>
              </w:rPr>
            </w:pPr>
          </w:p>
        </w:tc>
        <w:tc>
          <w:tcPr>
            <w:tcW w:w="1155" w:type="dxa"/>
            <w:tcBorders>
              <w:top w:val="nil"/>
              <w:left w:val="nil"/>
              <w:bottom w:val="single" w:sz="7" w:space="0" w:color="000000"/>
              <w:right w:val="nil"/>
            </w:tcBorders>
            <w:tcMar>
              <w:top w:w="0" w:type="dxa"/>
              <w:left w:w="100" w:type="dxa"/>
              <w:bottom w:w="0" w:type="dxa"/>
              <w:right w:w="100" w:type="dxa"/>
            </w:tcMar>
            <w:vAlign w:val="bottom"/>
          </w:tcPr>
          <w:p w14:paraId="2B2B924A" w14:textId="77777777" w:rsidR="006425F9" w:rsidRDefault="006425F9">
            <w:pPr>
              <w:spacing w:line="360" w:lineRule="auto"/>
              <w:ind w:firstLine="0"/>
              <w:jc w:val="center"/>
              <w:rPr>
                <w:sz w:val="20"/>
                <w:szCs w:val="20"/>
              </w:rPr>
            </w:pPr>
          </w:p>
        </w:tc>
        <w:tc>
          <w:tcPr>
            <w:tcW w:w="1245"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4197FD1F" w14:textId="77777777" w:rsidR="006425F9" w:rsidRDefault="00000000">
            <w:pPr>
              <w:spacing w:line="360" w:lineRule="auto"/>
              <w:ind w:firstLine="0"/>
              <w:jc w:val="center"/>
              <w:rPr>
                <w:sz w:val="20"/>
                <w:szCs w:val="20"/>
              </w:rPr>
            </w:pPr>
            <w:r>
              <w:rPr>
                <w:sz w:val="20"/>
                <w:szCs w:val="20"/>
              </w:rPr>
              <w:t>x</w:t>
            </w:r>
          </w:p>
        </w:tc>
        <w:tc>
          <w:tcPr>
            <w:tcW w:w="192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7ED658BD" w14:textId="77777777" w:rsidR="006425F9" w:rsidRDefault="00000000">
            <w:pPr>
              <w:spacing w:line="360" w:lineRule="auto"/>
              <w:ind w:firstLine="0"/>
              <w:jc w:val="center"/>
              <w:rPr>
                <w:sz w:val="20"/>
                <w:szCs w:val="20"/>
              </w:rPr>
            </w:pPr>
            <w:r>
              <w:rPr>
                <w:sz w:val="20"/>
                <w:szCs w:val="20"/>
              </w:rPr>
              <w:t>x</w:t>
            </w:r>
          </w:p>
        </w:tc>
        <w:tc>
          <w:tcPr>
            <w:tcW w:w="1245" w:type="dxa"/>
            <w:tcBorders>
              <w:top w:val="nil"/>
              <w:left w:val="nil"/>
              <w:bottom w:val="single" w:sz="7" w:space="0" w:color="000000"/>
              <w:right w:val="nil"/>
            </w:tcBorders>
            <w:tcMar>
              <w:top w:w="0" w:type="dxa"/>
              <w:left w:w="100" w:type="dxa"/>
              <w:bottom w:w="0" w:type="dxa"/>
              <w:right w:w="100" w:type="dxa"/>
            </w:tcMar>
            <w:vAlign w:val="bottom"/>
          </w:tcPr>
          <w:p w14:paraId="001739A2" w14:textId="77777777" w:rsidR="006425F9" w:rsidRDefault="006425F9">
            <w:pPr>
              <w:spacing w:line="360" w:lineRule="auto"/>
              <w:ind w:firstLine="0"/>
              <w:jc w:val="center"/>
              <w:rPr>
                <w:sz w:val="20"/>
                <w:szCs w:val="20"/>
              </w:rPr>
            </w:pPr>
          </w:p>
        </w:tc>
        <w:tc>
          <w:tcPr>
            <w:tcW w:w="1485" w:type="dxa"/>
            <w:tcBorders>
              <w:top w:val="nil"/>
              <w:left w:val="nil"/>
              <w:bottom w:val="single" w:sz="7" w:space="0" w:color="000000"/>
              <w:right w:val="nil"/>
            </w:tcBorders>
            <w:tcMar>
              <w:top w:w="0" w:type="dxa"/>
              <w:left w:w="100" w:type="dxa"/>
              <w:bottom w:w="0" w:type="dxa"/>
              <w:right w:w="100" w:type="dxa"/>
            </w:tcMar>
            <w:vAlign w:val="bottom"/>
          </w:tcPr>
          <w:p w14:paraId="160AAFC8" w14:textId="77777777" w:rsidR="006425F9" w:rsidRDefault="006425F9">
            <w:pPr>
              <w:spacing w:line="360" w:lineRule="auto"/>
              <w:ind w:firstLine="0"/>
              <w:jc w:val="center"/>
              <w:rPr>
                <w:sz w:val="20"/>
                <w:szCs w:val="20"/>
              </w:rPr>
            </w:pPr>
          </w:p>
        </w:tc>
      </w:tr>
    </w:tbl>
    <w:p w14:paraId="10FBC2D4" w14:textId="77777777" w:rsidR="006425F9" w:rsidRDefault="00000000" w:rsidP="00ED6E3E">
      <w:pPr>
        <w:sectPr w:rsidR="006425F9">
          <w:headerReference w:type="default" r:id="rId15"/>
          <w:pgSz w:w="15840" w:h="12240" w:orient="landscape"/>
          <w:pgMar w:top="1440" w:right="1440" w:bottom="1440" w:left="1440" w:header="720" w:footer="720" w:gutter="0"/>
          <w:cols w:space="708"/>
        </w:sectPr>
      </w:pPr>
      <w:bookmarkStart w:id="161" w:name="_jewz4ftnfnae" w:colFirst="0" w:colLast="0"/>
      <w:bookmarkEnd w:id="161"/>
      <w:r>
        <w:t xml:space="preserve"> </w:t>
      </w:r>
    </w:p>
    <w:p w14:paraId="6FD097E5" w14:textId="2904C236" w:rsidR="00F455D7" w:rsidRDefault="00000000">
      <w:pPr>
        <w:pStyle w:val="Heading2"/>
      </w:pPr>
      <w:r>
        <w:lastRenderedPageBreak/>
        <w:t>3.4.</w:t>
      </w:r>
      <w:r>
        <w:tab/>
      </w:r>
      <w:r w:rsidR="00ED6E3E">
        <w:t>T</w:t>
      </w:r>
      <w:r>
        <w:t>rustworthiness</w:t>
      </w:r>
    </w:p>
    <w:p w14:paraId="268C731D" w14:textId="70ABDE35" w:rsidR="007D0887" w:rsidRPr="00ED6E3E" w:rsidRDefault="00ED6E3E" w:rsidP="00C3101D">
      <w:r>
        <w:t>We also evaluate the trustworthiness of this study according to the principles as proposed by Shenton (2004).</w:t>
      </w:r>
      <w:r w:rsidR="00C3101D">
        <w:t xml:space="preserve"> An overview is provided in table </w:t>
      </w:r>
      <w:r w:rsidR="00515D5D">
        <w:t>2</w:t>
      </w:r>
      <w:r w:rsidR="00C3101D">
        <w:t>.</w:t>
      </w:r>
    </w:p>
    <w:p w14:paraId="705B2110" w14:textId="41DA4581" w:rsidR="00F455D7" w:rsidRPr="00C3101D" w:rsidRDefault="00000000" w:rsidP="00ED6E3E">
      <w:pPr>
        <w:ind w:firstLine="0"/>
        <w:rPr>
          <w:b/>
          <w:bCs/>
        </w:rPr>
      </w:pPr>
      <w:r w:rsidRPr="00C3101D">
        <w:rPr>
          <w:b/>
          <w:bCs/>
        </w:rPr>
        <w:t xml:space="preserve">Table </w:t>
      </w:r>
      <w:r w:rsidR="00515D5D">
        <w:rPr>
          <w:b/>
          <w:bCs/>
        </w:rPr>
        <w:t>2</w:t>
      </w:r>
      <w:r w:rsidRPr="00C3101D">
        <w:rPr>
          <w:b/>
          <w:bCs/>
        </w:rPr>
        <w:t>.</w:t>
      </w:r>
    </w:p>
    <w:p w14:paraId="73105227" w14:textId="77777777" w:rsidR="00F455D7" w:rsidRPr="00C3101D" w:rsidRDefault="00000000" w:rsidP="00ED6E3E">
      <w:pPr>
        <w:ind w:firstLine="0"/>
        <w:rPr>
          <w:i/>
          <w:iCs/>
        </w:rPr>
      </w:pPr>
      <w:r w:rsidRPr="00C3101D">
        <w:rPr>
          <w:i/>
          <w:iCs/>
        </w:rPr>
        <w:t>Trustworthiness assessment.</w:t>
      </w:r>
    </w:p>
    <w:tbl>
      <w:tblPr>
        <w:tblW w:w="0" w:type="auto"/>
        <w:tblLayout w:type="fixed"/>
        <w:tblLook w:val="04A0" w:firstRow="1" w:lastRow="0" w:firstColumn="1" w:lastColumn="0" w:noHBand="0" w:noVBand="1"/>
      </w:tblPr>
      <w:tblGrid>
        <w:gridCol w:w="3119"/>
        <w:gridCol w:w="6241"/>
      </w:tblGrid>
      <w:tr w:rsidR="00F455D7" w14:paraId="25A380B6" w14:textId="77777777" w:rsidTr="00ED6E3E">
        <w:tc>
          <w:tcPr>
            <w:tcW w:w="3119" w:type="dxa"/>
            <w:tcBorders>
              <w:top w:val="single" w:sz="8" w:space="0" w:color="auto"/>
              <w:bottom w:val="single" w:sz="8" w:space="0" w:color="auto"/>
            </w:tcBorders>
          </w:tcPr>
          <w:p w14:paraId="542C9F5F" w14:textId="77777777" w:rsidR="00F455D7" w:rsidRPr="00906AA6" w:rsidRDefault="00000000" w:rsidP="00906AA6">
            <w:pPr>
              <w:pStyle w:val="NoSpacing"/>
              <w:rPr>
                <w:b/>
                <w:bCs/>
                <w:szCs w:val="20"/>
              </w:rPr>
            </w:pPr>
            <w:r w:rsidRPr="00906AA6">
              <w:rPr>
                <w:b/>
                <w:bCs/>
                <w:szCs w:val="20"/>
              </w:rPr>
              <w:t>Criteria of trustworthiness</w:t>
            </w:r>
          </w:p>
        </w:tc>
        <w:tc>
          <w:tcPr>
            <w:tcW w:w="6241" w:type="dxa"/>
            <w:tcBorders>
              <w:top w:val="single" w:sz="8" w:space="0" w:color="auto"/>
              <w:bottom w:val="single" w:sz="8" w:space="0" w:color="auto"/>
            </w:tcBorders>
          </w:tcPr>
          <w:p w14:paraId="4EEAED6E" w14:textId="77777777" w:rsidR="00F455D7" w:rsidRPr="00906AA6" w:rsidRDefault="00000000" w:rsidP="00906AA6">
            <w:pPr>
              <w:pStyle w:val="NoSpacing"/>
              <w:rPr>
                <w:b/>
                <w:bCs/>
                <w:szCs w:val="20"/>
              </w:rPr>
            </w:pPr>
            <w:r w:rsidRPr="00906AA6">
              <w:rPr>
                <w:b/>
                <w:bCs/>
                <w:szCs w:val="20"/>
              </w:rPr>
              <w:t>How addressed</w:t>
            </w:r>
          </w:p>
        </w:tc>
      </w:tr>
      <w:tr w:rsidR="00ED6E3E" w14:paraId="3335D577" w14:textId="77777777" w:rsidTr="00ED6E3E">
        <w:tc>
          <w:tcPr>
            <w:tcW w:w="3119" w:type="dxa"/>
            <w:tcBorders>
              <w:top w:val="single" w:sz="8" w:space="0" w:color="auto"/>
            </w:tcBorders>
          </w:tcPr>
          <w:p w14:paraId="7F68A2D1" w14:textId="6C2A3951" w:rsidR="00ED6E3E" w:rsidRPr="00C3101D" w:rsidRDefault="00ED6E3E" w:rsidP="00C3101D">
            <w:pPr>
              <w:pStyle w:val="NoSpacing"/>
            </w:pPr>
            <w:r w:rsidRPr="00C3101D">
              <w:rPr>
                <w:b/>
                <w:bCs/>
                <w:szCs w:val="20"/>
              </w:rPr>
              <w:t>Credibility</w:t>
            </w:r>
            <w:r w:rsidRPr="00C3101D">
              <w:rPr>
                <w:szCs w:val="20"/>
              </w:rPr>
              <w:t xml:space="preserve"> </w:t>
            </w:r>
            <w:r w:rsidR="00324072" w:rsidRPr="00C3101D">
              <w:rPr>
                <w:szCs w:val="20"/>
              </w:rPr>
              <w:t>is concerned with the congruency between the</w:t>
            </w:r>
            <w:r w:rsidR="00324072" w:rsidRPr="00C3101D">
              <w:rPr>
                <w:szCs w:val="20"/>
              </w:rPr>
              <w:t xml:space="preserve"> findings </w:t>
            </w:r>
            <w:r w:rsidR="00324072" w:rsidRPr="00C3101D">
              <w:rPr>
                <w:szCs w:val="20"/>
              </w:rPr>
              <w:t xml:space="preserve">and </w:t>
            </w:r>
            <w:r w:rsidR="00324072" w:rsidRPr="00C3101D">
              <w:rPr>
                <w:szCs w:val="20"/>
              </w:rPr>
              <w:t>reality (Merriam 1998)</w:t>
            </w:r>
          </w:p>
        </w:tc>
        <w:tc>
          <w:tcPr>
            <w:tcW w:w="6241" w:type="dxa"/>
            <w:tcBorders>
              <w:top w:val="single" w:sz="8" w:space="0" w:color="auto"/>
            </w:tcBorders>
          </w:tcPr>
          <w:p w14:paraId="6C3B1F8A" w14:textId="49879CFC" w:rsidR="00ED6E3E" w:rsidRPr="00906AA6" w:rsidRDefault="00ED6E3E" w:rsidP="00ED6E3E">
            <w:pPr>
              <w:pStyle w:val="NoSpacing"/>
              <w:rPr>
                <w:szCs w:val="20"/>
              </w:rPr>
            </w:pPr>
            <w:r w:rsidRPr="00906AA6">
              <w:rPr>
                <w:szCs w:val="20"/>
              </w:rPr>
              <w:t xml:space="preserve">The study applied constructivist grounded theory (Charmaz, 2014) with iterative interviewing, memo writing, and coding (Appendix C). Credibility was strengthened through triangulation across marketing practitioners and AI experts; iterative initial and focused coding (Table </w:t>
            </w:r>
            <w:r w:rsidR="00515D5D">
              <w:rPr>
                <w:szCs w:val="20"/>
              </w:rPr>
              <w:t>3</w:t>
            </w:r>
            <w:r w:rsidRPr="00906AA6">
              <w:rPr>
                <w:szCs w:val="20"/>
              </w:rPr>
              <w:t xml:space="preserve">); theoretical sampling; retention of negative and paradoxical accounts; </w:t>
            </w:r>
            <w:r w:rsidR="00C3101D">
              <w:rPr>
                <w:szCs w:val="20"/>
              </w:rPr>
              <w:t xml:space="preserve">the researcher had </w:t>
            </w:r>
            <w:r w:rsidRPr="00906AA6">
              <w:rPr>
                <w:szCs w:val="20"/>
              </w:rPr>
              <w:t xml:space="preserve">prior </w:t>
            </w:r>
            <w:r w:rsidR="00C3101D">
              <w:rPr>
                <w:szCs w:val="20"/>
              </w:rPr>
              <w:t xml:space="preserve">familiarity with the </w:t>
            </w:r>
            <w:r w:rsidRPr="00906AA6">
              <w:rPr>
                <w:szCs w:val="20"/>
              </w:rPr>
              <w:t>field</w:t>
            </w:r>
            <w:r w:rsidR="00BE4565">
              <w:rPr>
                <w:szCs w:val="20"/>
              </w:rPr>
              <w:t xml:space="preserve"> and applied</w:t>
            </w:r>
            <w:r w:rsidRPr="00906AA6">
              <w:rPr>
                <w:szCs w:val="20"/>
              </w:rPr>
              <w:t xml:space="preserve"> reflexivity (Section 3.2.1); and thesis-supervisor peer scrutiny of emerging categories. Theoretical saturation was assessed during data collection: later interviews chiefly densified existing categories rather than introducing new top-level concepts, with seventeen interviews completed (Table 1).</w:t>
            </w:r>
          </w:p>
        </w:tc>
      </w:tr>
      <w:tr w:rsidR="00ED6E3E" w14:paraId="44246E11" w14:textId="77777777" w:rsidTr="00ED6E3E">
        <w:tc>
          <w:tcPr>
            <w:tcW w:w="3119" w:type="dxa"/>
          </w:tcPr>
          <w:p w14:paraId="0C8D813D" w14:textId="1BE70E32" w:rsidR="00ED6E3E" w:rsidRPr="00906AA6" w:rsidRDefault="00ED6E3E" w:rsidP="00ED6E3E">
            <w:pPr>
              <w:pStyle w:val="NoSpacing"/>
              <w:rPr>
                <w:szCs w:val="20"/>
              </w:rPr>
            </w:pPr>
            <w:r w:rsidRPr="00AD456C">
              <w:rPr>
                <w:b/>
                <w:bCs/>
                <w:szCs w:val="20"/>
              </w:rPr>
              <w:t>Transferability</w:t>
            </w:r>
            <w:r w:rsidRPr="00906AA6">
              <w:rPr>
                <w:szCs w:val="20"/>
              </w:rPr>
              <w:t xml:space="preserve"> concerns whether findings </w:t>
            </w:r>
            <w:r w:rsidR="00515D5D">
              <w:rPr>
                <w:szCs w:val="20"/>
              </w:rPr>
              <w:t>apply to a wider population</w:t>
            </w:r>
            <w:r w:rsidRPr="00906AA6">
              <w:rPr>
                <w:szCs w:val="20"/>
              </w:rPr>
              <w:t xml:space="preserve"> (Shenton, 2004)</w:t>
            </w:r>
          </w:p>
        </w:tc>
        <w:tc>
          <w:tcPr>
            <w:tcW w:w="6241" w:type="dxa"/>
          </w:tcPr>
          <w:p w14:paraId="2BA3C0B3" w14:textId="3D70D67A" w:rsidR="00ED6E3E" w:rsidRPr="00906AA6" w:rsidRDefault="00954704" w:rsidP="00ED6E3E">
            <w:pPr>
              <w:pStyle w:val="NoSpacing"/>
              <w:rPr>
                <w:szCs w:val="20"/>
              </w:rPr>
            </w:pPr>
            <w:r>
              <w:rPr>
                <w:szCs w:val="20"/>
              </w:rPr>
              <w:t>In line with Shenton (2004), information regarding the sampling method, participants, data collection methods and time period are provided in this chapter.</w:t>
            </w:r>
          </w:p>
        </w:tc>
      </w:tr>
      <w:tr w:rsidR="00ED6E3E" w14:paraId="77AFCF2D" w14:textId="77777777" w:rsidTr="00AD456C">
        <w:tc>
          <w:tcPr>
            <w:tcW w:w="3119" w:type="dxa"/>
          </w:tcPr>
          <w:p w14:paraId="449F5040" w14:textId="683A4235" w:rsidR="00ED6E3E" w:rsidRPr="00906AA6" w:rsidRDefault="00ED6E3E" w:rsidP="00ED6E3E">
            <w:pPr>
              <w:pStyle w:val="NoSpacing"/>
              <w:rPr>
                <w:szCs w:val="20"/>
              </w:rPr>
            </w:pPr>
            <w:r w:rsidRPr="00AD456C">
              <w:rPr>
                <w:b/>
                <w:bCs/>
                <w:szCs w:val="20"/>
              </w:rPr>
              <w:t>Dependability</w:t>
            </w:r>
            <w:r w:rsidRPr="00906AA6">
              <w:rPr>
                <w:szCs w:val="20"/>
              </w:rPr>
              <w:t xml:space="preserve"> requires a consistent, auditable inquiry process (Shenton, 2004), including transparent reporting of what was done in the field.</w:t>
            </w:r>
          </w:p>
        </w:tc>
        <w:tc>
          <w:tcPr>
            <w:tcW w:w="6241" w:type="dxa"/>
          </w:tcPr>
          <w:p w14:paraId="2ED68B6E" w14:textId="56E62A40" w:rsidR="00ED6E3E" w:rsidRPr="00906AA6" w:rsidRDefault="00ED7E04" w:rsidP="00ED6E3E">
            <w:pPr>
              <w:pStyle w:val="NoSpacing"/>
              <w:rPr>
                <w:szCs w:val="20"/>
              </w:rPr>
            </w:pPr>
            <w:r>
              <w:rPr>
                <w:szCs w:val="20"/>
              </w:rPr>
              <w:t xml:space="preserve">The </w:t>
            </w:r>
            <w:r w:rsidR="00ED6E3E">
              <w:rPr>
                <w:szCs w:val="20"/>
              </w:rPr>
              <w:t>Interviews were transcribed and transcriptions, memos and models were evaluated together with a supervising researcher. Anonymized transcripts</w:t>
            </w:r>
            <w:r w:rsidR="00ED6E3E" w:rsidRPr="00906AA6">
              <w:rPr>
                <w:szCs w:val="20"/>
              </w:rPr>
              <w:t xml:space="preserve"> </w:t>
            </w:r>
            <w:r w:rsidR="00ED6E3E">
              <w:rPr>
                <w:szCs w:val="20"/>
              </w:rPr>
              <w:t>have been shared for validation with the research institution. The research process is well documented in chapter 3 and appendix A. Additionally</w:t>
            </w:r>
            <w:r w:rsidR="00ED6E3E" w:rsidRPr="00906AA6">
              <w:rPr>
                <w:szCs w:val="20"/>
              </w:rPr>
              <w:t xml:space="preserve"> the code structure </w:t>
            </w:r>
            <w:r w:rsidR="00ED6E3E">
              <w:rPr>
                <w:szCs w:val="20"/>
              </w:rPr>
              <w:t xml:space="preserve">is described </w:t>
            </w:r>
            <w:r w:rsidR="00ED6E3E" w:rsidRPr="00906AA6">
              <w:rPr>
                <w:szCs w:val="20"/>
              </w:rPr>
              <w:t xml:space="preserve">in Table </w:t>
            </w:r>
            <w:r w:rsidR="00515D5D">
              <w:rPr>
                <w:szCs w:val="20"/>
              </w:rPr>
              <w:t>3</w:t>
            </w:r>
            <w:r w:rsidR="00ED6E3E">
              <w:rPr>
                <w:szCs w:val="20"/>
              </w:rPr>
              <w:t>.</w:t>
            </w:r>
          </w:p>
        </w:tc>
      </w:tr>
      <w:tr w:rsidR="00ED6E3E" w14:paraId="147AEC45" w14:textId="77777777" w:rsidTr="00AD456C">
        <w:tc>
          <w:tcPr>
            <w:tcW w:w="3119" w:type="dxa"/>
          </w:tcPr>
          <w:p w14:paraId="2EABF7D8" w14:textId="77777777" w:rsidR="00ED6E3E" w:rsidRPr="00906AA6" w:rsidRDefault="00ED6E3E" w:rsidP="00ED6E3E">
            <w:pPr>
              <w:pStyle w:val="NoSpacing"/>
              <w:rPr>
                <w:szCs w:val="20"/>
              </w:rPr>
            </w:pPr>
            <w:r w:rsidRPr="00AD456C">
              <w:rPr>
                <w:b/>
                <w:bCs/>
                <w:szCs w:val="20"/>
              </w:rPr>
              <w:t>Confirmability</w:t>
            </w:r>
            <w:r w:rsidRPr="00906AA6">
              <w:rPr>
                <w:szCs w:val="20"/>
              </w:rPr>
              <w:t xml:space="preserve"> requires that interpretations are supported by the data rather than researcher preference alone (Lincoln &amp; Guba, 1985; Shenton, 2004).</w:t>
            </w:r>
          </w:p>
        </w:tc>
        <w:tc>
          <w:tcPr>
            <w:tcW w:w="6241" w:type="dxa"/>
          </w:tcPr>
          <w:p w14:paraId="164FF51C" w14:textId="02AE2119" w:rsidR="00ED6E3E" w:rsidRPr="00906AA6" w:rsidRDefault="00ED6E3E" w:rsidP="00ED6E3E">
            <w:pPr>
              <w:pStyle w:val="NoSpacing"/>
              <w:rPr>
                <w:szCs w:val="20"/>
              </w:rPr>
            </w:pPr>
            <w:r>
              <w:rPr>
                <w:szCs w:val="20"/>
              </w:rPr>
              <w:t xml:space="preserve">In line with Shenton (2004) </w:t>
            </w:r>
            <w:r w:rsidRPr="00906AA6">
              <w:rPr>
                <w:szCs w:val="20"/>
              </w:rPr>
              <w:t>Analytic memos recorded reasoning separately from transcript text. Findings claims are anchored in participant quotations; supporting excerpts are collated in Appendix D. Reflexive documentation of the researcher's marketing and AI background appears in Section 3.2.1.</w:t>
            </w:r>
          </w:p>
        </w:tc>
      </w:tr>
      <w:tr w:rsidR="00ED6E3E" w14:paraId="1AF2EC0D" w14:textId="77777777" w:rsidTr="00AD456C">
        <w:tc>
          <w:tcPr>
            <w:tcW w:w="3119" w:type="dxa"/>
          </w:tcPr>
          <w:p w14:paraId="4AC6D647" w14:textId="07143663" w:rsidR="00ED6E3E" w:rsidRPr="00906AA6" w:rsidRDefault="00ED6E3E" w:rsidP="00ED6E3E">
            <w:pPr>
              <w:pStyle w:val="NoSpacing"/>
              <w:rPr>
                <w:szCs w:val="20"/>
              </w:rPr>
            </w:pPr>
          </w:p>
        </w:tc>
        <w:tc>
          <w:tcPr>
            <w:tcW w:w="6241" w:type="dxa"/>
          </w:tcPr>
          <w:p w14:paraId="49173902" w14:textId="1C551506" w:rsidR="00ED6E3E" w:rsidRPr="00906AA6" w:rsidRDefault="00ED6E3E" w:rsidP="00ED6E3E">
            <w:pPr>
              <w:pStyle w:val="NoSpacing"/>
              <w:rPr>
                <w:szCs w:val="20"/>
              </w:rPr>
            </w:pPr>
          </w:p>
        </w:tc>
      </w:tr>
      <w:tr w:rsidR="00ED6E3E" w14:paraId="328CBA1E" w14:textId="77777777" w:rsidTr="00AD456C">
        <w:tc>
          <w:tcPr>
            <w:tcW w:w="3119" w:type="dxa"/>
            <w:tcBorders>
              <w:bottom w:val="single" w:sz="8" w:space="0" w:color="auto"/>
            </w:tcBorders>
          </w:tcPr>
          <w:p w14:paraId="74567EE5" w14:textId="77777777" w:rsidR="00ED6E3E" w:rsidRPr="00906AA6" w:rsidRDefault="00ED6E3E" w:rsidP="00ED6E3E">
            <w:pPr>
              <w:pStyle w:val="NoSpacing"/>
              <w:rPr>
                <w:szCs w:val="20"/>
              </w:rPr>
            </w:pPr>
            <w:r w:rsidRPr="00AD456C">
              <w:rPr>
                <w:b/>
                <w:bCs/>
                <w:szCs w:val="20"/>
              </w:rPr>
              <w:t>Integrity</w:t>
            </w:r>
            <w:r w:rsidRPr="00906AA6">
              <w:rPr>
                <w:szCs w:val="20"/>
              </w:rPr>
              <w:t xml:space="preserve"> concerns whether interpretations are impaired by </w:t>
            </w:r>
            <w:r w:rsidRPr="00906AA6">
              <w:rPr>
                <w:szCs w:val="20"/>
              </w:rPr>
              <w:lastRenderedPageBreak/>
              <w:t>misinformation from informants while recognizing that data never perfectly reflect phenomena studied (Wallendorf &amp; Belk, 1989).</w:t>
            </w:r>
          </w:p>
        </w:tc>
        <w:tc>
          <w:tcPr>
            <w:tcW w:w="6241" w:type="dxa"/>
            <w:tcBorders>
              <w:bottom w:val="single" w:sz="8" w:space="0" w:color="auto"/>
            </w:tcBorders>
          </w:tcPr>
          <w:p w14:paraId="354EFEAB" w14:textId="77777777" w:rsidR="00ED6E3E" w:rsidRPr="00906AA6" w:rsidRDefault="00ED6E3E" w:rsidP="00ED6E3E">
            <w:pPr>
              <w:pStyle w:val="NoSpacing"/>
              <w:rPr>
                <w:szCs w:val="20"/>
              </w:rPr>
            </w:pPr>
            <w:r w:rsidRPr="00906AA6">
              <w:rPr>
                <w:szCs w:val="20"/>
              </w:rPr>
              <w:lastRenderedPageBreak/>
              <w:t xml:space="preserve">Interviews were semi-structured, confidential, and conducted to build rapport in a non-threatening manner. Table 1 reports </w:t>
            </w:r>
            <w:r w:rsidRPr="00906AA6">
              <w:rPr>
                <w:szCs w:val="20"/>
              </w:rPr>
              <w:lastRenderedPageBreak/>
              <w:t>participants in anonymized form; Findings use interviewee labels tied to verbatim transcript evidence.</w:t>
            </w:r>
          </w:p>
        </w:tc>
      </w:tr>
    </w:tbl>
    <w:p w14:paraId="256E09DF" w14:textId="77777777" w:rsidR="006425F9" w:rsidRDefault="00000000">
      <w:pPr>
        <w:pStyle w:val="Heading1"/>
      </w:pPr>
      <w:bookmarkStart w:id="162" w:name="_81ng021tuy7p" w:colFirst="0" w:colLast="0"/>
      <w:bookmarkEnd w:id="162"/>
      <w:r>
        <w:lastRenderedPageBreak/>
        <w:t xml:space="preserve">4. </w:t>
      </w:r>
      <w:r>
        <w:tab/>
        <w:t>Findings</w:t>
      </w:r>
    </w:p>
    <w:p w14:paraId="097D7519" w14:textId="77777777" w:rsidR="006425F9" w:rsidRDefault="00000000">
      <w:r>
        <w:t>The findings indicate a wide range of applications and use cases of agentic AI in the marketing field. Additionally, a clear pattern of managerial behaviors are identified that enable and stimulate adoption of agentic AI and mediate the value creation from the agentic use cases. Furthermore we observe notable impact stemming from the organizational context (internal and external) on the adoption of agentic AI and the value creation from agentic AI.</w:t>
      </w:r>
    </w:p>
    <w:p w14:paraId="2D0205B1" w14:textId="60A7995F" w:rsidR="006425F9" w:rsidRDefault="00000000">
      <w:pPr>
        <w:ind w:firstLine="0"/>
        <w:rPr>
          <w:b/>
          <w:bCs/>
        </w:rPr>
      </w:pPr>
      <w:r>
        <w:rPr>
          <w:b/>
          <w:bCs/>
        </w:rPr>
        <w:t xml:space="preserve">Table </w:t>
      </w:r>
      <w:r w:rsidR="00515D5D">
        <w:rPr>
          <w:b/>
          <w:bCs/>
        </w:rPr>
        <w:t>3</w:t>
      </w:r>
    </w:p>
    <w:p w14:paraId="41A12753" w14:textId="77777777" w:rsidR="006425F9" w:rsidRDefault="00000000">
      <w:pPr>
        <w:ind w:firstLine="0"/>
        <w:rPr>
          <w:i/>
          <w:iCs/>
        </w:rPr>
      </w:pPr>
      <w:r>
        <w:rPr>
          <w:i/>
          <w:iCs/>
        </w:rPr>
        <w:t>Overview of code development</w:t>
      </w: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40"/>
        <w:gridCol w:w="2985"/>
      </w:tblGrid>
      <w:tr w:rsidR="006425F9" w14:paraId="41E4B3C0" w14:textId="77777777">
        <w:trPr>
          <w:trHeight w:val="315"/>
        </w:trPr>
        <w:tc>
          <w:tcPr>
            <w:tcW w:w="2970" w:type="dxa"/>
            <w:tcBorders>
              <w:top w:val="single" w:sz="7" w:space="0" w:color="000000"/>
              <w:left w:val="nil"/>
              <w:bottom w:val="single" w:sz="7" w:space="0" w:color="000000"/>
              <w:right w:val="nil"/>
            </w:tcBorders>
            <w:tcMar>
              <w:top w:w="0" w:type="dxa"/>
              <w:left w:w="100" w:type="dxa"/>
              <w:bottom w:w="0" w:type="dxa"/>
              <w:right w:w="100" w:type="dxa"/>
            </w:tcMar>
          </w:tcPr>
          <w:p w14:paraId="5E6E74B1" w14:textId="77777777" w:rsidR="006425F9" w:rsidRDefault="00000000">
            <w:pPr>
              <w:spacing w:line="360" w:lineRule="auto"/>
              <w:ind w:firstLine="0"/>
              <w:rPr>
                <w:b/>
                <w:bCs/>
                <w:sz w:val="20"/>
                <w:szCs w:val="20"/>
              </w:rPr>
            </w:pPr>
            <w:r>
              <w:rPr>
                <w:b/>
                <w:bCs/>
                <w:sz w:val="20"/>
                <w:szCs w:val="20"/>
              </w:rPr>
              <w:t>Descriptive coding</w:t>
            </w:r>
          </w:p>
        </w:tc>
        <w:tc>
          <w:tcPr>
            <w:tcW w:w="2940" w:type="dxa"/>
            <w:tcBorders>
              <w:top w:val="single" w:sz="7" w:space="0" w:color="000000"/>
              <w:left w:val="nil"/>
              <w:bottom w:val="single" w:sz="7" w:space="0" w:color="000000"/>
              <w:right w:val="nil"/>
            </w:tcBorders>
            <w:tcMar>
              <w:top w:w="0" w:type="dxa"/>
              <w:left w:w="100" w:type="dxa"/>
              <w:bottom w:w="0" w:type="dxa"/>
              <w:right w:w="100" w:type="dxa"/>
            </w:tcMar>
          </w:tcPr>
          <w:p w14:paraId="4E7F8676" w14:textId="77777777" w:rsidR="006425F9" w:rsidRDefault="00000000">
            <w:pPr>
              <w:spacing w:line="360" w:lineRule="auto"/>
              <w:ind w:firstLine="0"/>
              <w:rPr>
                <w:b/>
                <w:bCs/>
                <w:sz w:val="20"/>
                <w:szCs w:val="20"/>
              </w:rPr>
            </w:pPr>
            <w:r>
              <w:rPr>
                <w:b/>
                <w:bCs/>
                <w:sz w:val="20"/>
                <w:szCs w:val="20"/>
              </w:rPr>
              <w:t>Interpretive coding</w:t>
            </w:r>
          </w:p>
        </w:tc>
        <w:tc>
          <w:tcPr>
            <w:tcW w:w="2985" w:type="dxa"/>
            <w:tcBorders>
              <w:top w:val="single" w:sz="7" w:space="0" w:color="000000"/>
              <w:left w:val="nil"/>
              <w:bottom w:val="single" w:sz="7" w:space="0" w:color="000000"/>
              <w:right w:val="nil"/>
            </w:tcBorders>
            <w:tcMar>
              <w:top w:w="0" w:type="dxa"/>
              <w:left w:w="100" w:type="dxa"/>
              <w:bottom w:w="0" w:type="dxa"/>
              <w:right w:w="100" w:type="dxa"/>
            </w:tcMar>
          </w:tcPr>
          <w:p w14:paraId="0D5646BF" w14:textId="77777777" w:rsidR="006425F9" w:rsidRDefault="00000000">
            <w:pPr>
              <w:spacing w:line="360" w:lineRule="auto"/>
              <w:ind w:firstLine="0"/>
              <w:rPr>
                <w:b/>
                <w:bCs/>
                <w:sz w:val="20"/>
                <w:szCs w:val="20"/>
              </w:rPr>
            </w:pPr>
            <w:r>
              <w:rPr>
                <w:b/>
                <w:bCs/>
                <w:sz w:val="20"/>
                <w:szCs w:val="20"/>
              </w:rPr>
              <w:t>Aggregated codes</w:t>
            </w:r>
          </w:p>
        </w:tc>
      </w:tr>
      <w:tr w:rsidR="006425F9" w14:paraId="2FE1344B" w14:textId="77777777">
        <w:trPr>
          <w:trHeight w:val="315"/>
        </w:trPr>
        <w:tc>
          <w:tcPr>
            <w:tcW w:w="2970" w:type="dxa"/>
            <w:tcBorders>
              <w:top w:val="nil"/>
              <w:left w:val="nil"/>
              <w:bottom w:val="nil"/>
              <w:right w:val="nil"/>
            </w:tcBorders>
            <w:tcMar>
              <w:top w:w="0" w:type="dxa"/>
              <w:left w:w="100" w:type="dxa"/>
              <w:bottom w:w="0" w:type="dxa"/>
              <w:right w:w="100" w:type="dxa"/>
            </w:tcMar>
          </w:tcPr>
          <w:p w14:paraId="7DD0A696" w14:textId="77777777" w:rsidR="006425F9" w:rsidRDefault="00000000">
            <w:pPr>
              <w:spacing w:line="360" w:lineRule="auto"/>
              <w:ind w:firstLine="0"/>
              <w:rPr>
                <w:sz w:val="20"/>
                <w:szCs w:val="20"/>
              </w:rPr>
            </w:pPr>
            <w:r>
              <w:rPr>
                <w:sz w:val="20"/>
                <w:szCs w:val="20"/>
              </w:rPr>
              <w:t>Experimenting</w:t>
            </w:r>
          </w:p>
        </w:tc>
        <w:tc>
          <w:tcPr>
            <w:tcW w:w="2940" w:type="dxa"/>
            <w:tcBorders>
              <w:top w:val="nil"/>
              <w:left w:val="nil"/>
              <w:bottom w:val="nil"/>
              <w:right w:val="nil"/>
            </w:tcBorders>
            <w:tcMar>
              <w:top w:w="0" w:type="dxa"/>
              <w:left w:w="100" w:type="dxa"/>
              <w:bottom w:w="0" w:type="dxa"/>
              <w:right w:w="100" w:type="dxa"/>
            </w:tcMar>
          </w:tcPr>
          <w:p w14:paraId="4893C087" w14:textId="77777777" w:rsidR="006425F9" w:rsidRDefault="00000000">
            <w:pPr>
              <w:spacing w:line="360" w:lineRule="auto"/>
              <w:ind w:firstLine="0"/>
              <w:rPr>
                <w:sz w:val="20"/>
                <w:szCs w:val="20"/>
              </w:rPr>
            </w:pPr>
            <w:r>
              <w:rPr>
                <w:rFonts w:ascii="Cardo" w:eastAsia="Cardo" w:hAnsi="Cardo" w:cs="Cardo"/>
                <w:sz w:val="20"/>
                <w:szCs w:val="20"/>
              </w:rPr>
              <w:t>→  Experimenting</w:t>
            </w:r>
          </w:p>
        </w:tc>
        <w:tc>
          <w:tcPr>
            <w:tcW w:w="2985" w:type="dxa"/>
            <w:tcBorders>
              <w:top w:val="nil"/>
              <w:left w:val="nil"/>
              <w:bottom w:val="nil"/>
              <w:right w:val="nil"/>
            </w:tcBorders>
            <w:tcMar>
              <w:top w:w="0" w:type="dxa"/>
              <w:left w:w="100" w:type="dxa"/>
              <w:bottom w:w="0" w:type="dxa"/>
              <w:right w:w="100" w:type="dxa"/>
            </w:tcMar>
          </w:tcPr>
          <w:p w14:paraId="674DD495" w14:textId="77777777" w:rsidR="006425F9" w:rsidRDefault="00000000">
            <w:pPr>
              <w:spacing w:line="360" w:lineRule="auto"/>
              <w:ind w:firstLine="0"/>
              <w:rPr>
                <w:sz w:val="20"/>
                <w:szCs w:val="20"/>
              </w:rPr>
            </w:pPr>
            <w:r>
              <w:rPr>
                <w:rFonts w:ascii="Cardo" w:eastAsia="Cardo" w:hAnsi="Cardo" w:cs="Cardo"/>
                <w:sz w:val="20"/>
                <w:szCs w:val="20"/>
              </w:rPr>
              <w:t>→  Enabling behavior</w:t>
            </w:r>
          </w:p>
        </w:tc>
      </w:tr>
      <w:tr w:rsidR="006425F9" w14:paraId="1AC2F69C" w14:textId="77777777">
        <w:trPr>
          <w:trHeight w:val="600"/>
        </w:trPr>
        <w:tc>
          <w:tcPr>
            <w:tcW w:w="2970" w:type="dxa"/>
            <w:tcBorders>
              <w:top w:val="nil"/>
              <w:left w:val="nil"/>
              <w:bottom w:val="nil"/>
              <w:right w:val="nil"/>
            </w:tcBorders>
            <w:tcMar>
              <w:top w:w="0" w:type="dxa"/>
              <w:left w:w="100" w:type="dxa"/>
              <w:bottom w:w="0" w:type="dxa"/>
              <w:right w:w="100" w:type="dxa"/>
            </w:tcMar>
          </w:tcPr>
          <w:p w14:paraId="6D9FE4C1" w14:textId="77777777" w:rsidR="006425F9" w:rsidRDefault="00000000">
            <w:pPr>
              <w:spacing w:line="360" w:lineRule="auto"/>
              <w:ind w:firstLine="0"/>
              <w:rPr>
                <w:sz w:val="20"/>
                <w:szCs w:val="20"/>
              </w:rPr>
            </w:pPr>
            <w:r>
              <w:rPr>
                <w:sz w:val="20"/>
                <w:szCs w:val="20"/>
              </w:rPr>
              <w:t>Creating a safe learning environment</w:t>
            </w:r>
          </w:p>
        </w:tc>
        <w:tc>
          <w:tcPr>
            <w:tcW w:w="2940" w:type="dxa"/>
            <w:tcBorders>
              <w:top w:val="nil"/>
              <w:left w:val="nil"/>
              <w:bottom w:val="nil"/>
              <w:right w:val="nil"/>
            </w:tcBorders>
            <w:tcMar>
              <w:top w:w="0" w:type="dxa"/>
              <w:left w:w="100" w:type="dxa"/>
              <w:bottom w:w="0" w:type="dxa"/>
              <w:right w:w="100" w:type="dxa"/>
            </w:tcMar>
          </w:tcPr>
          <w:p w14:paraId="2A17B334"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6A42ABBA" w14:textId="77777777" w:rsidR="006425F9" w:rsidRDefault="00000000">
            <w:pPr>
              <w:spacing w:line="360" w:lineRule="auto"/>
              <w:ind w:firstLine="0"/>
              <w:rPr>
                <w:sz w:val="20"/>
                <w:szCs w:val="20"/>
              </w:rPr>
            </w:pPr>
            <w:r>
              <w:rPr>
                <w:sz w:val="20"/>
                <w:szCs w:val="20"/>
              </w:rPr>
              <w:t xml:space="preserve"> </w:t>
            </w:r>
          </w:p>
        </w:tc>
      </w:tr>
      <w:tr w:rsidR="006425F9" w14:paraId="674C4520" w14:textId="77777777">
        <w:trPr>
          <w:trHeight w:val="300"/>
        </w:trPr>
        <w:tc>
          <w:tcPr>
            <w:tcW w:w="2970" w:type="dxa"/>
            <w:tcBorders>
              <w:top w:val="nil"/>
              <w:left w:val="nil"/>
              <w:bottom w:val="nil"/>
              <w:right w:val="nil"/>
            </w:tcBorders>
            <w:tcMar>
              <w:top w:w="0" w:type="dxa"/>
              <w:left w:w="100" w:type="dxa"/>
              <w:bottom w:w="0" w:type="dxa"/>
              <w:right w:w="100" w:type="dxa"/>
            </w:tcMar>
          </w:tcPr>
          <w:p w14:paraId="447B71B3" w14:textId="77777777" w:rsidR="006425F9" w:rsidRDefault="00000000">
            <w:pPr>
              <w:spacing w:line="360" w:lineRule="auto"/>
              <w:ind w:firstLine="0"/>
              <w:rPr>
                <w:sz w:val="20"/>
                <w:szCs w:val="20"/>
              </w:rPr>
            </w:pPr>
            <w:r>
              <w:rPr>
                <w:sz w:val="20"/>
                <w:szCs w:val="20"/>
              </w:rPr>
              <w:t>Training</w:t>
            </w:r>
          </w:p>
        </w:tc>
        <w:tc>
          <w:tcPr>
            <w:tcW w:w="2940" w:type="dxa"/>
            <w:tcBorders>
              <w:top w:val="nil"/>
              <w:left w:val="nil"/>
              <w:bottom w:val="nil"/>
              <w:right w:val="nil"/>
            </w:tcBorders>
            <w:tcMar>
              <w:top w:w="0" w:type="dxa"/>
              <w:left w:w="100" w:type="dxa"/>
              <w:bottom w:w="0" w:type="dxa"/>
              <w:right w:w="100" w:type="dxa"/>
            </w:tcMar>
          </w:tcPr>
          <w:p w14:paraId="4EC5AE40"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10BABF5E" w14:textId="77777777" w:rsidR="006425F9" w:rsidRDefault="00000000">
            <w:pPr>
              <w:spacing w:line="360" w:lineRule="auto"/>
              <w:ind w:firstLine="0"/>
              <w:rPr>
                <w:sz w:val="20"/>
                <w:szCs w:val="20"/>
              </w:rPr>
            </w:pPr>
            <w:r>
              <w:rPr>
                <w:sz w:val="20"/>
                <w:szCs w:val="20"/>
              </w:rPr>
              <w:t xml:space="preserve"> </w:t>
            </w:r>
          </w:p>
        </w:tc>
      </w:tr>
      <w:tr w:rsidR="006425F9" w14:paraId="76EC370E" w14:textId="77777777">
        <w:trPr>
          <w:trHeight w:val="300"/>
        </w:trPr>
        <w:tc>
          <w:tcPr>
            <w:tcW w:w="2970" w:type="dxa"/>
            <w:tcBorders>
              <w:top w:val="nil"/>
              <w:left w:val="nil"/>
              <w:bottom w:val="nil"/>
              <w:right w:val="nil"/>
            </w:tcBorders>
            <w:tcMar>
              <w:top w:w="0" w:type="dxa"/>
              <w:left w:w="100" w:type="dxa"/>
              <w:bottom w:w="0" w:type="dxa"/>
              <w:right w:w="100" w:type="dxa"/>
            </w:tcMar>
          </w:tcPr>
          <w:p w14:paraId="7404BD81" w14:textId="77777777" w:rsidR="006425F9" w:rsidRDefault="00000000">
            <w:pPr>
              <w:spacing w:line="360" w:lineRule="auto"/>
              <w:ind w:firstLine="0"/>
              <w:rPr>
                <w:sz w:val="20"/>
                <w:szCs w:val="20"/>
              </w:rPr>
            </w:pPr>
            <w:r>
              <w:rPr>
                <w:sz w:val="20"/>
                <w:szCs w:val="20"/>
              </w:rPr>
              <w:t>Seeking product-market-fit</w:t>
            </w:r>
          </w:p>
        </w:tc>
        <w:tc>
          <w:tcPr>
            <w:tcW w:w="2940" w:type="dxa"/>
            <w:tcBorders>
              <w:top w:val="nil"/>
              <w:left w:val="nil"/>
              <w:bottom w:val="nil"/>
              <w:right w:val="nil"/>
            </w:tcBorders>
            <w:tcMar>
              <w:top w:w="0" w:type="dxa"/>
              <w:left w:w="100" w:type="dxa"/>
              <w:bottom w:w="0" w:type="dxa"/>
              <w:right w:w="100" w:type="dxa"/>
            </w:tcMar>
          </w:tcPr>
          <w:p w14:paraId="74E6F8BE"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5BE18D07" w14:textId="77777777" w:rsidR="006425F9" w:rsidRDefault="00000000">
            <w:pPr>
              <w:spacing w:line="360" w:lineRule="auto"/>
              <w:ind w:firstLine="0"/>
              <w:rPr>
                <w:sz w:val="20"/>
                <w:szCs w:val="20"/>
              </w:rPr>
            </w:pPr>
            <w:r>
              <w:rPr>
                <w:sz w:val="20"/>
                <w:szCs w:val="20"/>
              </w:rPr>
              <w:t xml:space="preserve"> </w:t>
            </w:r>
          </w:p>
        </w:tc>
      </w:tr>
      <w:tr w:rsidR="006425F9" w14:paraId="1011083E" w14:textId="77777777">
        <w:trPr>
          <w:trHeight w:val="300"/>
        </w:trPr>
        <w:tc>
          <w:tcPr>
            <w:tcW w:w="2970" w:type="dxa"/>
            <w:tcBorders>
              <w:top w:val="nil"/>
              <w:left w:val="nil"/>
              <w:bottom w:val="nil"/>
              <w:right w:val="nil"/>
            </w:tcBorders>
            <w:tcMar>
              <w:top w:w="0" w:type="dxa"/>
              <w:left w:w="100" w:type="dxa"/>
              <w:bottom w:w="0" w:type="dxa"/>
              <w:right w:w="100" w:type="dxa"/>
            </w:tcMar>
          </w:tcPr>
          <w:p w14:paraId="5F091B68" w14:textId="77777777" w:rsidR="006425F9" w:rsidRDefault="00000000">
            <w:pPr>
              <w:spacing w:line="360" w:lineRule="auto"/>
              <w:ind w:firstLine="0"/>
              <w:rPr>
                <w:sz w:val="20"/>
                <w:szCs w:val="20"/>
              </w:rPr>
            </w:pPr>
            <w:r>
              <w:rPr>
                <w:sz w:val="20"/>
                <w:szCs w:val="20"/>
              </w:rPr>
              <w:t>Bringing people along</w:t>
            </w:r>
          </w:p>
        </w:tc>
        <w:tc>
          <w:tcPr>
            <w:tcW w:w="2940" w:type="dxa"/>
            <w:tcBorders>
              <w:top w:val="nil"/>
              <w:left w:val="nil"/>
              <w:bottom w:val="nil"/>
              <w:right w:val="nil"/>
            </w:tcBorders>
            <w:tcMar>
              <w:top w:w="0" w:type="dxa"/>
              <w:left w:w="100" w:type="dxa"/>
              <w:bottom w:w="0" w:type="dxa"/>
              <w:right w:w="100" w:type="dxa"/>
            </w:tcMar>
          </w:tcPr>
          <w:p w14:paraId="7B6D406A" w14:textId="77777777" w:rsidR="006425F9" w:rsidRDefault="00000000">
            <w:pPr>
              <w:spacing w:line="360" w:lineRule="auto"/>
              <w:ind w:firstLine="0"/>
              <w:rPr>
                <w:sz w:val="20"/>
                <w:szCs w:val="20"/>
              </w:rPr>
            </w:pPr>
            <w:r>
              <w:rPr>
                <w:rFonts w:ascii="Cardo" w:eastAsia="Cardo" w:hAnsi="Cardo" w:cs="Cardo"/>
                <w:sz w:val="20"/>
                <w:szCs w:val="20"/>
              </w:rPr>
              <w:t>→  Guiding</w:t>
            </w:r>
          </w:p>
        </w:tc>
        <w:tc>
          <w:tcPr>
            <w:tcW w:w="2985" w:type="dxa"/>
            <w:tcBorders>
              <w:top w:val="nil"/>
              <w:left w:val="nil"/>
              <w:bottom w:val="nil"/>
              <w:right w:val="nil"/>
            </w:tcBorders>
            <w:tcMar>
              <w:top w:w="0" w:type="dxa"/>
              <w:left w:w="100" w:type="dxa"/>
              <w:bottom w:w="0" w:type="dxa"/>
              <w:right w:w="100" w:type="dxa"/>
            </w:tcMar>
          </w:tcPr>
          <w:p w14:paraId="294D2855" w14:textId="77777777" w:rsidR="006425F9" w:rsidRDefault="00000000">
            <w:pPr>
              <w:spacing w:line="360" w:lineRule="auto"/>
              <w:ind w:firstLine="0"/>
              <w:rPr>
                <w:sz w:val="20"/>
                <w:szCs w:val="20"/>
              </w:rPr>
            </w:pPr>
            <w:r>
              <w:rPr>
                <w:sz w:val="20"/>
                <w:szCs w:val="20"/>
              </w:rPr>
              <w:t xml:space="preserve"> </w:t>
            </w:r>
          </w:p>
        </w:tc>
      </w:tr>
      <w:tr w:rsidR="006425F9" w14:paraId="5030E816" w14:textId="77777777">
        <w:trPr>
          <w:trHeight w:val="300"/>
        </w:trPr>
        <w:tc>
          <w:tcPr>
            <w:tcW w:w="2970" w:type="dxa"/>
            <w:tcBorders>
              <w:top w:val="nil"/>
              <w:left w:val="nil"/>
              <w:bottom w:val="nil"/>
              <w:right w:val="nil"/>
            </w:tcBorders>
            <w:tcMar>
              <w:top w:w="0" w:type="dxa"/>
              <w:left w:w="100" w:type="dxa"/>
              <w:bottom w:w="0" w:type="dxa"/>
              <w:right w:w="100" w:type="dxa"/>
            </w:tcMar>
          </w:tcPr>
          <w:p w14:paraId="7875F14F" w14:textId="77777777" w:rsidR="006425F9" w:rsidRDefault="00000000">
            <w:pPr>
              <w:spacing w:line="360" w:lineRule="auto"/>
              <w:ind w:firstLine="0"/>
              <w:rPr>
                <w:sz w:val="20"/>
                <w:szCs w:val="20"/>
              </w:rPr>
            </w:pPr>
            <w:r>
              <w:rPr>
                <w:sz w:val="20"/>
                <w:szCs w:val="20"/>
              </w:rPr>
              <w:t>Accepting risk</w:t>
            </w:r>
          </w:p>
        </w:tc>
        <w:tc>
          <w:tcPr>
            <w:tcW w:w="2940" w:type="dxa"/>
            <w:tcBorders>
              <w:top w:val="nil"/>
              <w:left w:val="nil"/>
              <w:bottom w:val="nil"/>
              <w:right w:val="nil"/>
            </w:tcBorders>
            <w:tcMar>
              <w:top w:w="0" w:type="dxa"/>
              <w:left w:w="100" w:type="dxa"/>
              <w:bottom w:w="0" w:type="dxa"/>
              <w:right w:w="100" w:type="dxa"/>
            </w:tcMar>
          </w:tcPr>
          <w:p w14:paraId="5FB76C24"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1ABC9871" w14:textId="77777777" w:rsidR="006425F9" w:rsidRDefault="00000000">
            <w:pPr>
              <w:spacing w:line="360" w:lineRule="auto"/>
              <w:ind w:firstLine="0"/>
              <w:rPr>
                <w:sz w:val="20"/>
                <w:szCs w:val="20"/>
              </w:rPr>
            </w:pPr>
            <w:r>
              <w:rPr>
                <w:sz w:val="20"/>
                <w:szCs w:val="20"/>
              </w:rPr>
              <w:t xml:space="preserve"> </w:t>
            </w:r>
          </w:p>
        </w:tc>
      </w:tr>
      <w:tr w:rsidR="006425F9" w14:paraId="2C410D72" w14:textId="77777777">
        <w:trPr>
          <w:trHeight w:val="300"/>
        </w:trPr>
        <w:tc>
          <w:tcPr>
            <w:tcW w:w="2970" w:type="dxa"/>
            <w:tcBorders>
              <w:top w:val="nil"/>
              <w:left w:val="nil"/>
              <w:bottom w:val="nil"/>
              <w:right w:val="nil"/>
            </w:tcBorders>
            <w:tcMar>
              <w:top w:w="0" w:type="dxa"/>
              <w:left w:w="100" w:type="dxa"/>
              <w:bottom w:w="0" w:type="dxa"/>
              <w:right w:w="100" w:type="dxa"/>
            </w:tcMar>
          </w:tcPr>
          <w:p w14:paraId="7F44874E" w14:textId="77777777" w:rsidR="006425F9" w:rsidRDefault="00000000">
            <w:pPr>
              <w:spacing w:line="360" w:lineRule="auto"/>
              <w:ind w:firstLine="0"/>
              <w:rPr>
                <w:sz w:val="20"/>
                <w:szCs w:val="20"/>
              </w:rPr>
            </w:pPr>
            <w:r>
              <w:rPr>
                <w:sz w:val="20"/>
                <w:szCs w:val="20"/>
              </w:rPr>
              <w:t>Providing clarity</w:t>
            </w:r>
          </w:p>
        </w:tc>
        <w:tc>
          <w:tcPr>
            <w:tcW w:w="2940" w:type="dxa"/>
            <w:tcBorders>
              <w:top w:val="nil"/>
              <w:left w:val="nil"/>
              <w:bottom w:val="nil"/>
              <w:right w:val="nil"/>
            </w:tcBorders>
            <w:tcMar>
              <w:top w:w="0" w:type="dxa"/>
              <w:left w:w="100" w:type="dxa"/>
              <w:bottom w:w="0" w:type="dxa"/>
              <w:right w:w="100" w:type="dxa"/>
            </w:tcMar>
          </w:tcPr>
          <w:p w14:paraId="0307AA16"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5814AD16" w14:textId="77777777" w:rsidR="006425F9" w:rsidRDefault="00000000">
            <w:pPr>
              <w:spacing w:line="360" w:lineRule="auto"/>
              <w:ind w:firstLine="0"/>
              <w:rPr>
                <w:sz w:val="20"/>
                <w:szCs w:val="20"/>
              </w:rPr>
            </w:pPr>
            <w:r>
              <w:rPr>
                <w:sz w:val="20"/>
                <w:szCs w:val="20"/>
              </w:rPr>
              <w:t xml:space="preserve"> </w:t>
            </w:r>
          </w:p>
        </w:tc>
      </w:tr>
      <w:tr w:rsidR="006425F9" w14:paraId="261448CC" w14:textId="77777777">
        <w:trPr>
          <w:trHeight w:val="300"/>
        </w:trPr>
        <w:tc>
          <w:tcPr>
            <w:tcW w:w="2970" w:type="dxa"/>
            <w:tcBorders>
              <w:top w:val="nil"/>
              <w:left w:val="nil"/>
              <w:bottom w:val="nil"/>
              <w:right w:val="nil"/>
            </w:tcBorders>
            <w:tcMar>
              <w:top w:w="0" w:type="dxa"/>
              <w:left w:w="100" w:type="dxa"/>
              <w:bottom w:w="0" w:type="dxa"/>
              <w:right w:w="100" w:type="dxa"/>
            </w:tcMar>
          </w:tcPr>
          <w:p w14:paraId="56ADA0D6" w14:textId="77777777" w:rsidR="006425F9" w:rsidRDefault="00000000">
            <w:pPr>
              <w:spacing w:line="360" w:lineRule="auto"/>
              <w:ind w:firstLine="0"/>
              <w:rPr>
                <w:sz w:val="20"/>
                <w:szCs w:val="20"/>
              </w:rPr>
            </w:pPr>
            <w:r>
              <w:rPr>
                <w:sz w:val="20"/>
                <w:szCs w:val="20"/>
              </w:rPr>
              <w:t>Championing AI</w:t>
            </w:r>
          </w:p>
        </w:tc>
        <w:tc>
          <w:tcPr>
            <w:tcW w:w="2940" w:type="dxa"/>
            <w:tcBorders>
              <w:top w:val="nil"/>
              <w:left w:val="nil"/>
              <w:bottom w:val="nil"/>
              <w:right w:val="nil"/>
            </w:tcBorders>
            <w:tcMar>
              <w:top w:w="0" w:type="dxa"/>
              <w:left w:w="100" w:type="dxa"/>
              <w:bottom w:w="0" w:type="dxa"/>
              <w:right w:w="100" w:type="dxa"/>
            </w:tcMar>
          </w:tcPr>
          <w:p w14:paraId="5E000416"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41A9B1BC" w14:textId="77777777" w:rsidR="006425F9" w:rsidRDefault="00000000">
            <w:pPr>
              <w:spacing w:line="360" w:lineRule="auto"/>
              <w:ind w:firstLine="0"/>
              <w:rPr>
                <w:sz w:val="20"/>
                <w:szCs w:val="20"/>
              </w:rPr>
            </w:pPr>
            <w:r>
              <w:rPr>
                <w:sz w:val="20"/>
                <w:szCs w:val="20"/>
              </w:rPr>
              <w:t xml:space="preserve"> </w:t>
            </w:r>
          </w:p>
        </w:tc>
      </w:tr>
      <w:tr w:rsidR="006425F9" w14:paraId="0F8E0A3A" w14:textId="77777777">
        <w:trPr>
          <w:trHeight w:val="300"/>
        </w:trPr>
        <w:tc>
          <w:tcPr>
            <w:tcW w:w="2970" w:type="dxa"/>
            <w:tcBorders>
              <w:top w:val="nil"/>
              <w:left w:val="nil"/>
              <w:bottom w:val="nil"/>
              <w:right w:val="nil"/>
            </w:tcBorders>
            <w:tcMar>
              <w:top w:w="0" w:type="dxa"/>
              <w:left w:w="100" w:type="dxa"/>
              <w:bottom w:w="0" w:type="dxa"/>
              <w:right w:w="100" w:type="dxa"/>
            </w:tcMar>
          </w:tcPr>
          <w:p w14:paraId="7339893B" w14:textId="77777777" w:rsidR="006425F9" w:rsidRDefault="00000000">
            <w:pPr>
              <w:spacing w:line="360" w:lineRule="auto"/>
              <w:ind w:firstLine="0"/>
              <w:rPr>
                <w:sz w:val="20"/>
                <w:szCs w:val="20"/>
              </w:rPr>
            </w:pPr>
            <w:r>
              <w:rPr>
                <w:sz w:val="20"/>
                <w:szCs w:val="20"/>
              </w:rPr>
              <w:t>Supporting</w:t>
            </w:r>
          </w:p>
        </w:tc>
        <w:tc>
          <w:tcPr>
            <w:tcW w:w="2940" w:type="dxa"/>
            <w:tcBorders>
              <w:top w:val="nil"/>
              <w:left w:val="nil"/>
              <w:bottom w:val="nil"/>
              <w:right w:val="nil"/>
            </w:tcBorders>
            <w:tcMar>
              <w:top w:w="0" w:type="dxa"/>
              <w:left w:w="100" w:type="dxa"/>
              <w:bottom w:w="0" w:type="dxa"/>
              <w:right w:w="100" w:type="dxa"/>
            </w:tcMar>
          </w:tcPr>
          <w:p w14:paraId="01529572"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583BF760" w14:textId="77777777" w:rsidR="006425F9" w:rsidRDefault="00000000">
            <w:pPr>
              <w:spacing w:line="360" w:lineRule="auto"/>
              <w:ind w:firstLine="0"/>
              <w:rPr>
                <w:sz w:val="20"/>
                <w:szCs w:val="20"/>
              </w:rPr>
            </w:pPr>
            <w:r>
              <w:rPr>
                <w:sz w:val="20"/>
                <w:szCs w:val="20"/>
              </w:rPr>
              <w:t xml:space="preserve"> </w:t>
            </w:r>
          </w:p>
        </w:tc>
      </w:tr>
      <w:tr w:rsidR="006425F9" w14:paraId="4A11E744" w14:textId="77777777">
        <w:trPr>
          <w:trHeight w:val="300"/>
        </w:trPr>
        <w:tc>
          <w:tcPr>
            <w:tcW w:w="2970" w:type="dxa"/>
            <w:tcBorders>
              <w:top w:val="nil"/>
              <w:left w:val="nil"/>
              <w:bottom w:val="nil"/>
              <w:right w:val="nil"/>
            </w:tcBorders>
            <w:tcMar>
              <w:top w:w="0" w:type="dxa"/>
              <w:left w:w="100" w:type="dxa"/>
              <w:bottom w:w="0" w:type="dxa"/>
              <w:right w:w="100" w:type="dxa"/>
            </w:tcMar>
          </w:tcPr>
          <w:p w14:paraId="572B04AC" w14:textId="77777777" w:rsidR="006425F9" w:rsidRDefault="00000000">
            <w:pPr>
              <w:spacing w:line="360" w:lineRule="auto"/>
              <w:ind w:firstLine="0"/>
              <w:rPr>
                <w:sz w:val="20"/>
                <w:szCs w:val="20"/>
              </w:rPr>
            </w:pPr>
            <w:r>
              <w:rPr>
                <w:sz w:val="20"/>
                <w:szCs w:val="20"/>
              </w:rPr>
              <w:t>Being opportunistic</w:t>
            </w:r>
          </w:p>
        </w:tc>
        <w:tc>
          <w:tcPr>
            <w:tcW w:w="2940" w:type="dxa"/>
            <w:tcBorders>
              <w:top w:val="nil"/>
              <w:left w:val="nil"/>
              <w:bottom w:val="nil"/>
              <w:right w:val="nil"/>
            </w:tcBorders>
            <w:tcMar>
              <w:top w:w="0" w:type="dxa"/>
              <w:left w:w="100" w:type="dxa"/>
              <w:bottom w:w="0" w:type="dxa"/>
              <w:right w:w="100" w:type="dxa"/>
            </w:tcMar>
          </w:tcPr>
          <w:p w14:paraId="285F1DC4"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6405B587" w14:textId="77777777" w:rsidR="006425F9" w:rsidRDefault="00000000">
            <w:pPr>
              <w:spacing w:line="360" w:lineRule="auto"/>
              <w:ind w:firstLine="0"/>
              <w:rPr>
                <w:sz w:val="20"/>
                <w:szCs w:val="20"/>
              </w:rPr>
            </w:pPr>
            <w:r>
              <w:rPr>
                <w:sz w:val="20"/>
                <w:szCs w:val="20"/>
              </w:rPr>
              <w:t xml:space="preserve"> </w:t>
            </w:r>
          </w:p>
        </w:tc>
      </w:tr>
      <w:tr w:rsidR="006425F9" w14:paraId="24F507D1" w14:textId="77777777">
        <w:trPr>
          <w:trHeight w:val="300"/>
        </w:trPr>
        <w:tc>
          <w:tcPr>
            <w:tcW w:w="2970" w:type="dxa"/>
            <w:tcBorders>
              <w:top w:val="nil"/>
              <w:left w:val="nil"/>
              <w:bottom w:val="nil"/>
              <w:right w:val="nil"/>
            </w:tcBorders>
            <w:tcMar>
              <w:top w:w="0" w:type="dxa"/>
              <w:left w:w="100" w:type="dxa"/>
              <w:bottom w:w="0" w:type="dxa"/>
              <w:right w:w="100" w:type="dxa"/>
            </w:tcMar>
          </w:tcPr>
          <w:p w14:paraId="2BE1F2C5" w14:textId="77777777" w:rsidR="006425F9" w:rsidRDefault="00000000">
            <w:pPr>
              <w:spacing w:line="360" w:lineRule="auto"/>
              <w:ind w:firstLine="0"/>
              <w:rPr>
                <w:sz w:val="20"/>
                <w:szCs w:val="20"/>
              </w:rPr>
            </w:pPr>
            <w:r>
              <w:rPr>
                <w:sz w:val="20"/>
                <w:szCs w:val="20"/>
              </w:rPr>
              <w:t>Percevering</w:t>
            </w:r>
          </w:p>
        </w:tc>
        <w:tc>
          <w:tcPr>
            <w:tcW w:w="2940" w:type="dxa"/>
            <w:tcBorders>
              <w:top w:val="nil"/>
              <w:left w:val="nil"/>
              <w:bottom w:val="nil"/>
              <w:right w:val="nil"/>
            </w:tcBorders>
            <w:tcMar>
              <w:top w:w="0" w:type="dxa"/>
              <w:left w:w="100" w:type="dxa"/>
              <w:bottom w:w="0" w:type="dxa"/>
              <w:right w:w="100" w:type="dxa"/>
            </w:tcMar>
          </w:tcPr>
          <w:p w14:paraId="162B4BF5" w14:textId="77777777" w:rsidR="006425F9" w:rsidRDefault="00000000">
            <w:pPr>
              <w:spacing w:line="360" w:lineRule="auto"/>
              <w:ind w:firstLine="0"/>
              <w:rPr>
                <w:sz w:val="20"/>
                <w:szCs w:val="20"/>
              </w:rPr>
            </w:pPr>
            <w:r>
              <w:rPr>
                <w:rFonts w:ascii="Cardo" w:eastAsia="Cardo" w:hAnsi="Cardo" w:cs="Cardo"/>
                <w:sz w:val="20"/>
                <w:szCs w:val="20"/>
              </w:rPr>
              <w:t>→  Leveraging</w:t>
            </w:r>
          </w:p>
        </w:tc>
        <w:tc>
          <w:tcPr>
            <w:tcW w:w="2985" w:type="dxa"/>
            <w:tcBorders>
              <w:top w:val="nil"/>
              <w:left w:val="nil"/>
              <w:bottom w:val="nil"/>
              <w:right w:val="nil"/>
            </w:tcBorders>
            <w:tcMar>
              <w:top w:w="0" w:type="dxa"/>
              <w:left w:w="100" w:type="dxa"/>
              <w:bottom w:w="0" w:type="dxa"/>
              <w:right w:w="100" w:type="dxa"/>
            </w:tcMar>
          </w:tcPr>
          <w:p w14:paraId="160DA80F" w14:textId="77777777" w:rsidR="006425F9" w:rsidRDefault="00000000">
            <w:pPr>
              <w:spacing w:line="360" w:lineRule="auto"/>
              <w:ind w:firstLine="0"/>
              <w:rPr>
                <w:sz w:val="20"/>
                <w:szCs w:val="20"/>
              </w:rPr>
            </w:pPr>
            <w:r>
              <w:rPr>
                <w:rFonts w:ascii="Cardo" w:eastAsia="Cardo" w:hAnsi="Cardo" w:cs="Cardo"/>
                <w:sz w:val="20"/>
                <w:szCs w:val="20"/>
              </w:rPr>
              <w:t>→  Leveraging resources</w:t>
            </w:r>
          </w:p>
        </w:tc>
      </w:tr>
      <w:tr w:rsidR="006425F9" w14:paraId="5D7B38A7" w14:textId="77777777">
        <w:trPr>
          <w:trHeight w:val="300"/>
        </w:trPr>
        <w:tc>
          <w:tcPr>
            <w:tcW w:w="2970" w:type="dxa"/>
            <w:tcBorders>
              <w:top w:val="nil"/>
              <w:left w:val="nil"/>
              <w:bottom w:val="nil"/>
              <w:right w:val="nil"/>
            </w:tcBorders>
            <w:tcMar>
              <w:top w:w="0" w:type="dxa"/>
              <w:left w:w="100" w:type="dxa"/>
              <w:bottom w:w="0" w:type="dxa"/>
              <w:right w:w="100" w:type="dxa"/>
            </w:tcMar>
          </w:tcPr>
          <w:p w14:paraId="67399186" w14:textId="77777777" w:rsidR="006425F9" w:rsidRDefault="00000000">
            <w:pPr>
              <w:spacing w:line="360" w:lineRule="auto"/>
              <w:ind w:firstLine="0"/>
              <w:rPr>
                <w:sz w:val="20"/>
                <w:szCs w:val="20"/>
              </w:rPr>
            </w:pPr>
            <w:r>
              <w:rPr>
                <w:sz w:val="20"/>
                <w:szCs w:val="20"/>
              </w:rPr>
              <w:t>Obtaining resources</w:t>
            </w:r>
          </w:p>
        </w:tc>
        <w:tc>
          <w:tcPr>
            <w:tcW w:w="2940" w:type="dxa"/>
            <w:tcBorders>
              <w:top w:val="nil"/>
              <w:left w:val="nil"/>
              <w:bottom w:val="nil"/>
              <w:right w:val="nil"/>
            </w:tcBorders>
            <w:tcMar>
              <w:top w:w="0" w:type="dxa"/>
              <w:left w:w="100" w:type="dxa"/>
              <w:bottom w:w="0" w:type="dxa"/>
              <w:right w:w="100" w:type="dxa"/>
            </w:tcMar>
          </w:tcPr>
          <w:p w14:paraId="2690AF27"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179C2D1C" w14:textId="77777777" w:rsidR="006425F9" w:rsidRDefault="00000000">
            <w:pPr>
              <w:spacing w:line="360" w:lineRule="auto"/>
              <w:ind w:firstLine="0"/>
              <w:rPr>
                <w:sz w:val="20"/>
                <w:szCs w:val="20"/>
              </w:rPr>
            </w:pPr>
            <w:r>
              <w:rPr>
                <w:sz w:val="20"/>
                <w:szCs w:val="20"/>
              </w:rPr>
              <w:t xml:space="preserve"> </w:t>
            </w:r>
          </w:p>
        </w:tc>
      </w:tr>
      <w:tr w:rsidR="006425F9" w14:paraId="2DA3F0B4" w14:textId="77777777">
        <w:trPr>
          <w:trHeight w:val="300"/>
        </w:trPr>
        <w:tc>
          <w:tcPr>
            <w:tcW w:w="2970" w:type="dxa"/>
            <w:tcBorders>
              <w:top w:val="nil"/>
              <w:left w:val="nil"/>
              <w:bottom w:val="nil"/>
              <w:right w:val="nil"/>
            </w:tcBorders>
            <w:tcMar>
              <w:top w:w="0" w:type="dxa"/>
              <w:left w:w="100" w:type="dxa"/>
              <w:bottom w:w="0" w:type="dxa"/>
              <w:right w:w="100" w:type="dxa"/>
            </w:tcMar>
          </w:tcPr>
          <w:p w14:paraId="5B394252" w14:textId="77777777" w:rsidR="006425F9" w:rsidRDefault="00000000">
            <w:pPr>
              <w:spacing w:line="360" w:lineRule="auto"/>
              <w:ind w:firstLine="0"/>
              <w:rPr>
                <w:sz w:val="20"/>
                <w:szCs w:val="20"/>
              </w:rPr>
            </w:pPr>
            <w:r>
              <w:rPr>
                <w:sz w:val="20"/>
                <w:szCs w:val="20"/>
              </w:rPr>
              <w:t>Having data availability</w:t>
            </w:r>
          </w:p>
        </w:tc>
        <w:tc>
          <w:tcPr>
            <w:tcW w:w="2940" w:type="dxa"/>
            <w:tcBorders>
              <w:top w:val="nil"/>
              <w:left w:val="nil"/>
              <w:bottom w:val="nil"/>
              <w:right w:val="nil"/>
            </w:tcBorders>
            <w:tcMar>
              <w:top w:w="0" w:type="dxa"/>
              <w:left w:w="100" w:type="dxa"/>
              <w:bottom w:w="0" w:type="dxa"/>
              <w:right w:w="100" w:type="dxa"/>
            </w:tcMar>
          </w:tcPr>
          <w:p w14:paraId="3EB233F5" w14:textId="77777777" w:rsidR="006425F9" w:rsidRDefault="00000000">
            <w:pPr>
              <w:spacing w:line="360" w:lineRule="auto"/>
              <w:ind w:firstLine="0"/>
              <w:rPr>
                <w:sz w:val="20"/>
                <w:szCs w:val="20"/>
              </w:rPr>
            </w:pPr>
            <w:r>
              <w:rPr>
                <w:rFonts w:ascii="Cardo" w:eastAsia="Cardo" w:hAnsi="Cardo" w:cs="Cardo"/>
                <w:sz w:val="20"/>
                <w:szCs w:val="20"/>
              </w:rPr>
              <w:t>→  Leveraging hard resources</w:t>
            </w:r>
          </w:p>
        </w:tc>
        <w:tc>
          <w:tcPr>
            <w:tcW w:w="2985" w:type="dxa"/>
            <w:tcBorders>
              <w:top w:val="nil"/>
              <w:left w:val="nil"/>
              <w:bottom w:val="nil"/>
              <w:right w:val="nil"/>
            </w:tcBorders>
            <w:tcMar>
              <w:top w:w="0" w:type="dxa"/>
              <w:left w:w="100" w:type="dxa"/>
              <w:bottom w:w="0" w:type="dxa"/>
              <w:right w:w="100" w:type="dxa"/>
            </w:tcMar>
          </w:tcPr>
          <w:p w14:paraId="5580149F" w14:textId="77777777" w:rsidR="006425F9" w:rsidRDefault="00000000">
            <w:pPr>
              <w:spacing w:line="360" w:lineRule="auto"/>
              <w:ind w:firstLine="0"/>
              <w:rPr>
                <w:sz w:val="20"/>
                <w:szCs w:val="20"/>
              </w:rPr>
            </w:pPr>
            <w:r>
              <w:rPr>
                <w:sz w:val="20"/>
                <w:szCs w:val="20"/>
              </w:rPr>
              <w:t xml:space="preserve"> </w:t>
            </w:r>
          </w:p>
        </w:tc>
      </w:tr>
      <w:tr w:rsidR="006425F9" w14:paraId="7A176AFE" w14:textId="77777777">
        <w:trPr>
          <w:trHeight w:val="300"/>
        </w:trPr>
        <w:tc>
          <w:tcPr>
            <w:tcW w:w="2970" w:type="dxa"/>
            <w:tcBorders>
              <w:top w:val="nil"/>
              <w:left w:val="nil"/>
              <w:bottom w:val="nil"/>
              <w:right w:val="nil"/>
            </w:tcBorders>
            <w:tcMar>
              <w:top w:w="0" w:type="dxa"/>
              <w:left w:w="100" w:type="dxa"/>
              <w:bottom w:w="0" w:type="dxa"/>
              <w:right w:w="100" w:type="dxa"/>
            </w:tcMar>
          </w:tcPr>
          <w:p w14:paraId="0555F42C" w14:textId="77777777" w:rsidR="006425F9" w:rsidRDefault="00000000">
            <w:pPr>
              <w:spacing w:line="360" w:lineRule="auto"/>
              <w:ind w:firstLine="0"/>
              <w:rPr>
                <w:sz w:val="20"/>
                <w:szCs w:val="20"/>
              </w:rPr>
            </w:pPr>
            <w:r>
              <w:rPr>
                <w:sz w:val="20"/>
                <w:szCs w:val="20"/>
              </w:rPr>
              <w:t>Having the right tooling</w:t>
            </w:r>
          </w:p>
        </w:tc>
        <w:tc>
          <w:tcPr>
            <w:tcW w:w="2940" w:type="dxa"/>
            <w:tcBorders>
              <w:top w:val="nil"/>
              <w:left w:val="nil"/>
              <w:bottom w:val="nil"/>
              <w:right w:val="nil"/>
            </w:tcBorders>
            <w:tcMar>
              <w:top w:w="0" w:type="dxa"/>
              <w:left w:w="100" w:type="dxa"/>
              <w:bottom w:w="0" w:type="dxa"/>
              <w:right w:w="100" w:type="dxa"/>
            </w:tcMar>
          </w:tcPr>
          <w:p w14:paraId="4D84FA19"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017B812E" w14:textId="77777777" w:rsidR="006425F9" w:rsidRDefault="00000000">
            <w:pPr>
              <w:spacing w:line="360" w:lineRule="auto"/>
              <w:ind w:firstLine="0"/>
              <w:rPr>
                <w:sz w:val="20"/>
                <w:szCs w:val="20"/>
              </w:rPr>
            </w:pPr>
            <w:r>
              <w:rPr>
                <w:sz w:val="20"/>
                <w:szCs w:val="20"/>
              </w:rPr>
              <w:t xml:space="preserve"> </w:t>
            </w:r>
          </w:p>
        </w:tc>
      </w:tr>
      <w:tr w:rsidR="006425F9" w14:paraId="4C8D73BC" w14:textId="77777777">
        <w:trPr>
          <w:trHeight w:val="600"/>
        </w:trPr>
        <w:tc>
          <w:tcPr>
            <w:tcW w:w="2970" w:type="dxa"/>
            <w:tcBorders>
              <w:top w:val="nil"/>
              <w:left w:val="nil"/>
              <w:bottom w:val="nil"/>
              <w:right w:val="nil"/>
            </w:tcBorders>
            <w:tcMar>
              <w:top w:w="0" w:type="dxa"/>
              <w:left w:w="100" w:type="dxa"/>
              <w:bottom w:w="0" w:type="dxa"/>
              <w:right w:w="100" w:type="dxa"/>
            </w:tcMar>
          </w:tcPr>
          <w:p w14:paraId="6F7095B2" w14:textId="77777777" w:rsidR="006425F9" w:rsidRDefault="00000000">
            <w:pPr>
              <w:spacing w:line="360" w:lineRule="auto"/>
              <w:ind w:firstLine="0"/>
              <w:rPr>
                <w:sz w:val="20"/>
                <w:szCs w:val="20"/>
              </w:rPr>
            </w:pPr>
            <w:r>
              <w:rPr>
                <w:sz w:val="20"/>
                <w:szCs w:val="20"/>
              </w:rPr>
              <w:t>Having skills and competencies to execute</w:t>
            </w:r>
          </w:p>
        </w:tc>
        <w:tc>
          <w:tcPr>
            <w:tcW w:w="2940" w:type="dxa"/>
            <w:tcBorders>
              <w:top w:val="nil"/>
              <w:left w:val="nil"/>
              <w:bottom w:val="nil"/>
              <w:right w:val="nil"/>
            </w:tcBorders>
            <w:tcMar>
              <w:top w:w="0" w:type="dxa"/>
              <w:left w:w="100" w:type="dxa"/>
              <w:bottom w:w="0" w:type="dxa"/>
              <w:right w:w="100" w:type="dxa"/>
            </w:tcMar>
          </w:tcPr>
          <w:p w14:paraId="4D2BC9F8"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23F0161F" w14:textId="77777777" w:rsidR="006425F9" w:rsidRDefault="00000000">
            <w:pPr>
              <w:spacing w:line="360" w:lineRule="auto"/>
              <w:ind w:firstLine="0"/>
              <w:rPr>
                <w:sz w:val="20"/>
                <w:szCs w:val="20"/>
              </w:rPr>
            </w:pPr>
            <w:r>
              <w:rPr>
                <w:sz w:val="20"/>
                <w:szCs w:val="20"/>
              </w:rPr>
              <w:t xml:space="preserve"> </w:t>
            </w:r>
          </w:p>
        </w:tc>
      </w:tr>
      <w:tr w:rsidR="006425F9" w14:paraId="70E3BDCC" w14:textId="77777777">
        <w:trPr>
          <w:trHeight w:val="600"/>
        </w:trPr>
        <w:tc>
          <w:tcPr>
            <w:tcW w:w="2970" w:type="dxa"/>
            <w:tcBorders>
              <w:top w:val="nil"/>
              <w:left w:val="nil"/>
              <w:bottom w:val="nil"/>
              <w:right w:val="nil"/>
            </w:tcBorders>
            <w:tcMar>
              <w:top w:w="0" w:type="dxa"/>
              <w:left w:w="100" w:type="dxa"/>
              <w:bottom w:w="0" w:type="dxa"/>
              <w:right w:w="100" w:type="dxa"/>
            </w:tcMar>
          </w:tcPr>
          <w:p w14:paraId="699DD048" w14:textId="77777777" w:rsidR="006425F9" w:rsidRDefault="00000000">
            <w:pPr>
              <w:spacing w:line="360" w:lineRule="auto"/>
              <w:ind w:firstLine="0"/>
              <w:rPr>
                <w:sz w:val="20"/>
                <w:szCs w:val="20"/>
              </w:rPr>
            </w:pPr>
            <w:r>
              <w:rPr>
                <w:sz w:val="20"/>
                <w:szCs w:val="20"/>
              </w:rPr>
              <w:t>Leveraging systems of process thinking</w:t>
            </w:r>
          </w:p>
        </w:tc>
        <w:tc>
          <w:tcPr>
            <w:tcW w:w="2940" w:type="dxa"/>
            <w:tcBorders>
              <w:top w:val="nil"/>
              <w:left w:val="nil"/>
              <w:bottom w:val="nil"/>
              <w:right w:val="nil"/>
            </w:tcBorders>
            <w:tcMar>
              <w:top w:w="0" w:type="dxa"/>
              <w:left w:w="100" w:type="dxa"/>
              <w:bottom w:w="0" w:type="dxa"/>
              <w:right w:w="100" w:type="dxa"/>
            </w:tcMar>
          </w:tcPr>
          <w:p w14:paraId="664C43F4" w14:textId="77777777" w:rsidR="006425F9" w:rsidRDefault="00000000">
            <w:pPr>
              <w:spacing w:line="360" w:lineRule="auto"/>
              <w:ind w:firstLine="0"/>
              <w:rPr>
                <w:sz w:val="20"/>
                <w:szCs w:val="20"/>
              </w:rPr>
            </w:pPr>
            <w:r>
              <w:rPr>
                <w:rFonts w:ascii="Cardo" w:eastAsia="Cardo" w:hAnsi="Cardo" w:cs="Cardo"/>
                <w:sz w:val="20"/>
                <w:szCs w:val="20"/>
              </w:rPr>
              <w:t>→  Leveraging soft resources</w:t>
            </w:r>
          </w:p>
        </w:tc>
        <w:tc>
          <w:tcPr>
            <w:tcW w:w="2985" w:type="dxa"/>
            <w:tcBorders>
              <w:top w:val="nil"/>
              <w:left w:val="nil"/>
              <w:bottom w:val="nil"/>
              <w:right w:val="nil"/>
            </w:tcBorders>
            <w:tcMar>
              <w:top w:w="0" w:type="dxa"/>
              <w:left w:w="100" w:type="dxa"/>
              <w:bottom w:w="0" w:type="dxa"/>
              <w:right w:w="100" w:type="dxa"/>
            </w:tcMar>
          </w:tcPr>
          <w:p w14:paraId="16D7D3C4" w14:textId="77777777" w:rsidR="006425F9" w:rsidRDefault="00000000">
            <w:pPr>
              <w:spacing w:line="360" w:lineRule="auto"/>
              <w:ind w:firstLine="0"/>
              <w:rPr>
                <w:sz w:val="20"/>
                <w:szCs w:val="20"/>
              </w:rPr>
            </w:pPr>
            <w:r>
              <w:rPr>
                <w:sz w:val="20"/>
                <w:szCs w:val="20"/>
              </w:rPr>
              <w:t xml:space="preserve"> </w:t>
            </w:r>
          </w:p>
        </w:tc>
      </w:tr>
      <w:tr w:rsidR="006425F9" w14:paraId="218B76D0" w14:textId="77777777">
        <w:trPr>
          <w:trHeight w:val="300"/>
        </w:trPr>
        <w:tc>
          <w:tcPr>
            <w:tcW w:w="2970" w:type="dxa"/>
            <w:tcBorders>
              <w:top w:val="nil"/>
              <w:left w:val="nil"/>
              <w:bottom w:val="nil"/>
              <w:right w:val="nil"/>
            </w:tcBorders>
            <w:tcMar>
              <w:top w:w="0" w:type="dxa"/>
              <w:left w:w="100" w:type="dxa"/>
              <w:bottom w:w="0" w:type="dxa"/>
              <w:right w:w="100" w:type="dxa"/>
            </w:tcMar>
          </w:tcPr>
          <w:p w14:paraId="6BF532C4" w14:textId="77777777" w:rsidR="006425F9" w:rsidRDefault="00000000">
            <w:pPr>
              <w:spacing w:line="360" w:lineRule="auto"/>
              <w:ind w:firstLine="0"/>
              <w:rPr>
                <w:sz w:val="20"/>
                <w:szCs w:val="20"/>
              </w:rPr>
            </w:pPr>
            <w:r>
              <w:rPr>
                <w:sz w:val="20"/>
                <w:szCs w:val="20"/>
              </w:rPr>
              <w:lastRenderedPageBreak/>
              <w:t>Understanding AI</w:t>
            </w:r>
          </w:p>
        </w:tc>
        <w:tc>
          <w:tcPr>
            <w:tcW w:w="2940" w:type="dxa"/>
            <w:tcBorders>
              <w:top w:val="nil"/>
              <w:left w:val="nil"/>
              <w:bottom w:val="nil"/>
              <w:right w:val="nil"/>
            </w:tcBorders>
            <w:tcMar>
              <w:top w:w="0" w:type="dxa"/>
              <w:left w:w="100" w:type="dxa"/>
              <w:bottom w:w="0" w:type="dxa"/>
              <w:right w:w="100" w:type="dxa"/>
            </w:tcMar>
          </w:tcPr>
          <w:p w14:paraId="38A98C8E"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5B81E718" w14:textId="77777777" w:rsidR="006425F9" w:rsidRDefault="00000000">
            <w:pPr>
              <w:spacing w:line="360" w:lineRule="auto"/>
              <w:ind w:firstLine="0"/>
              <w:rPr>
                <w:sz w:val="20"/>
                <w:szCs w:val="20"/>
              </w:rPr>
            </w:pPr>
            <w:r>
              <w:rPr>
                <w:sz w:val="20"/>
                <w:szCs w:val="20"/>
              </w:rPr>
              <w:t xml:space="preserve"> </w:t>
            </w:r>
          </w:p>
        </w:tc>
      </w:tr>
      <w:tr w:rsidR="006425F9" w14:paraId="30E17C8A" w14:textId="77777777">
        <w:trPr>
          <w:trHeight w:val="300"/>
        </w:trPr>
        <w:tc>
          <w:tcPr>
            <w:tcW w:w="2970" w:type="dxa"/>
            <w:tcBorders>
              <w:top w:val="nil"/>
              <w:left w:val="nil"/>
              <w:bottom w:val="nil"/>
              <w:right w:val="nil"/>
            </w:tcBorders>
            <w:tcMar>
              <w:top w:w="0" w:type="dxa"/>
              <w:left w:w="100" w:type="dxa"/>
              <w:bottom w:w="0" w:type="dxa"/>
              <w:right w:w="100" w:type="dxa"/>
            </w:tcMar>
          </w:tcPr>
          <w:p w14:paraId="7E59BD09" w14:textId="77777777" w:rsidR="006425F9" w:rsidRDefault="00000000">
            <w:pPr>
              <w:spacing w:line="360" w:lineRule="auto"/>
              <w:ind w:firstLine="0"/>
              <w:rPr>
                <w:sz w:val="20"/>
                <w:szCs w:val="20"/>
              </w:rPr>
            </w:pPr>
            <w:r>
              <w:rPr>
                <w:sz w:val="20"/>
                <w:szCs w:val="20"/>
              </w:rPr>
              <w:t>Collaborating</w:t>
            </w:r>
          </w:p>
        </w:tc>
        <w:tc>
          <w:tcPr>
            <w:tcW w:w="2940" w:type="dxa"/>
            <w:tcBorders>
              <w:top w:val="nil"/>
              <w:left w:val="nil"/>
              <w:bottom w:val="nil"/>
              <w:right w:val="nil"/>
            </w:tcBorders>
            <w:tcMar>
              <w:top w:w="0" w:type="dxa"/>
              <w:left w:w="100" w:type="dxa"/>
              <w:bottom w:w="0" w:type="dxa"/>
              <w:right w:w="100" w:type="dxa"/>
            </w:tcMar>
          </w:tcPr>
          <w:p w14:paraId="53B5FA4E"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07505BE1" w14:textId="77777777" w:rsidR="006425F9" w:rsidRDefault="00000000">
            <w:pPr>
              <w:spacing w:line="360" w:lineRule="auto"/>
              <w:ind w:firstLine="0"/>
              <w:rPr>
                <w:sz w:val="20"/>
                <w:szCs w:val="20"/>
              </w:rPr>
            </w:pPr>
            <w:r>
              <w:rPr>
                <w:sz w:val="20"/>
                <w:szCs w:val="20"/>
              </w:rPr>
              <w:t xml:space="preserve"> </w:t>
            </w:r>
          </w:p>
        </w:tc>
      </w:tr>
      <w:tr w:rsidR="006425F9" w14:paraId="186F4B0B" w14:textId="77777777">
        <w:trPr>
          <w:trHeight w:val="600"/>
        </w:trPr>
        <w:tc>
          <w:tcPr>
            <w:tcW w:w="2970" w:type="dxa"/>
            <w:tcBorders>
              <w:top w:val="nil"/>
              <w:left w:val="nil"/>
              <w:bottom w:val="nil"/>
              <w:right w:val="nil"/>
            </w:tcBorders>
            <w:tcMar>
              <w:top w:w="0" w:type="dxa"/>
              <w:left w:w="100" w:type="dxa"/>
              <w:bottom w:w="0" w:type="dxa"/>
              <w:right w:w="100" w:type="dxa"/>
            </w:tcMar>
          </w:tcPr>
          <w:p w14:paraId="55737DA4" w14:textId="77777777" w:rsidR="006425F9" w:rsidRDefault="00000000">
            <w:pPr>
              <w:spacing w:line="360" w:lineRule="auto"/>
              <w:ind w:firstLine="0"/>
              <w:rPr>
                <w:sz w:val="20"/>
                <w:szCs w:val="20"/>
              </w:rPr>
            </w:pPr>
            <w:r>
              <w:rPr>
                <w:sz w:val="20"/>
                <w:szCs w:val="20"/>
              </w:rPr>
              <w:t>Leveraging external experts &amp; vendors</w:t>
            </w:r>
          </w:p>
        </w:tc>
        <w:tc>
          <w:tcPr>
            <w:tcW w:w="2940" w:type="dxa"/>
            <w:tcBorders>
              <w:top w:val="nil"/>
              <w:left w:val="nil"/>
              <w:bottom w:val="nil"/>
              <w:right w:val="nil"/>
            </w:tcBorders>
            <w:tcMar>
              <w:top w:w="0" w:type="dxa"/>
              <w:left w:w="100" w:type="dxa"/>
              <w:bottom w:w="0" w:type="dxa"/>
              <w:right w:w="100" w:type="dxa"/>
            </w:tcMar>
          </w:tcPr>
          <w:p w14:paraId="4AA7EFAB"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27A24CF6" w14:textId="77777777" w:rsidR="006425F9" w:rsidRDefault="00000000">
            <w:pPr>
              <w:spacing w:line="360" w:lineRule="auto"/>
              <w:ind w:firstLine="0"/>
              <w:rPr>
                <w:sz w:val="20"/>
                <w:szCs w:val="20"/>
              </w:rPr>
            </w:pPr>
            <w:r>
              <w:rPr>
                <w:sz w:val="20"/>
                <w:szCs w:val="20"/>
              </w:rPr>
              <w:t xml:space="preserve"> </w:t>
            </w:r>
          </w:p>
        </w:tc>
      </w:tr>
      <w:tr w:rsidR="006425F9" w14:paraId="0455E837" w14:textId="77777777">
        <w:trPr>
          <w:trHeight w:val="300"/>
        </w:trPr>
        <w:tc>
          <w:tcPr>
            <w:tcW w:w="2970" w:type="dxa"/>
            <w:tcBorders>
              <w:top w:val="nil"/>
              <w:left w:val="nil"/>
              <w:bottom w:val="nil"/>
              <w:right w:val="nil"/>
            </w:tcBorders>
            <w:tcMar>
              <w:top w:w="0" w:type="dxa"/>
              <w:left w:w="100" w:type="dxa"/>
              <w:bottom w:w="0" w:type="dxa"/>
              <w:right w:w="100" w:type="dxa"/>
            </w:tcMar>
          </w:tcPr>
          <w:p w14:paraId="009E9807" w14:textId="77777777" w:rsidR="006425F9" w:rsidRDefault="00000000">
            <w:pPr>
              <w:spacing w:line="360" w:lineRule="auto"/>
              <w:ind w:firstLine="0"/>
              <w:rPr>
                <w:sz w:val="20"/>
                <w:szCs w:val="20"/>
              </w:rPr>
            </w:pPr>
            <w:r>
              <w:rPr>
                <w:sz w:val="20"/>
                <w:szCs w:val="20"/>
              </w:rPr>
              <w:t>Having a culture of innovation</w:t>
            </w:r>
          </w:p>
        </w:tc>
        <w:tc>
          <w:tcPr>
            <w:tcW w:w="2940" w:type="dxa"/>
            <w:tcBorders>
              <w:top w:val="nil"/>
              <w:left w:val="nil"/>
              <w:bottom w:val="nil"/>
              <w:right w:val="nil"/>
            </w:tcBorders>
            <w:tcMar>
              <w:top w:w="0" w:type="dxa"/>
              <w:left w:w="100" w:type="dxa"/>
              <w:bottom w:w="0" w:type="dxa"/>
              <w:right w:w="100" w:type="dxa"/>
            </w:tcMar>
          </w:tcPr>
          <w:p w14:paraId="5F3AEC67"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728C1D88" w14:textId="77777777" w:rsidR="006425F9" w:rsidRDefault="00000000">
            <w:pPr>
              <w:spacing w:line="360" w:lineRule="auto"/>
              <w:ind w:firstLine="0"/>
              <w:rPr>
                <w:sz w:val="20"/>
                <w:szCs w:val="20"/>
              </w:rPr>
            </w:pPr>
            <w:r>
              <w:rPr>
                <w:sz w:val="20"/>
                <w:szCs w:val="20"/>
              </w:rPr>
              <w:t xml:space="preserve"> </w:t>
            </w:r>
          </w:p>
        </w:tc>
      </w:tr>
      <w:tr w:rsidR="006425F9" w14:paraId="2C94C045" w14:textId="77777777">
        <w:trPr>
          <w:trHeight w:val="300"/>
        </w:trPr>
        <w:tc>
          <w:tcPr>
            <w:tcW w:w="2970" w:type="dxa"/>
            <w:tcBorders>
              <w:top w:val="nil"/>
              <w:left w:val="nil"/>
              <w:bottom w:val="nil"/>
              <w:right w:val="nil"/>
            </w:tcBorders>
            <w:tcMar>
              <w:top w:w="0" w:type="dxa"/>
              <w:left w:w="100" w:type="dxa"/>
              <w:bottom w:w="0" w:type="dxa"/>
              <w:right w:w="100" w:type="dxa"/>
            </w:tcMar>
          </w:tcPr>
          <w:p w14:paraId="6EBA388E" w14:textId="77777777" w:rsidR="006425F9" w:rsidRDefault="00000000">
            <w:pPr>
              <w:spacing w:line="360" w:lineRule="auto"/>
              <w:ind w:firstLine="0"/>
              <w:rPr>
                <w:sz w:val="20"/>
                <w:szCs w:val="20"/>
              </w:rPr>
            </w:pPr>
            <w:r>
              <w:rPr>
                <w:sz w:val="20"/>
                <w:szCs w:val="20"/>
              </w:rPr>
              <w:t>Having focus</w:t>
            </w:r>
          </w:p>
        </w:tc>
        <w:tc>
          <w:tcPr>
            <w:tcW w:w="2940" w:type="dxa"/>
            <w:tcBorders>
              <w:top w:val="nil"/>
              <w:left w:val="nil"/>
              <w:bottom w:val="nil"/>
              <w:right w:val="nil"/>
            </w:tcBorders>
            <w:tcMar>
              <w:top w:w="0" w:type="dxa"/>
              <w:left w:w="100" w:type="dxa"/>
              <w:bottom w:w="0" w:type="dxa"/>
              <w:right w:w="100" w:type="dxa"/>
            </w:tcMar>
          </w:tcPr>
          <w:p w14:paraId="791890B9"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3E751433" w14:textId="77777777" w:rsidR="006425F9" w:rsidRDefault="00000000">
            <w:pPr>
              <w:spacing w:line="360" w:lineRule="auto"/>
              <w:ind w:firstLine="0"/>
              <w:rPr>
                <w:sz w:val="20"/>
                <w:szCs w:val="20"/>
              </w:rPr>
            </w:pPr>
            <w:r>
              <w:rPr>
                <w:sz w:val="20"/>
                <w:szCs w:val="20"/>
              </w:rPr>
              <w:t xml:space="preserve"> </w:t>
            </w:r>
          </w:p>
        </w:tc>
      </w:tr>
      <w:tr w:rsidR="006425F9" w14:paraId="7123411B" w14:textId="77777777">
        <w:trPr>
          <w:trHeight w:val="300"/>
        </w:trPr>
        <w:tc>
          <w:tcPr>
            <w:tcW w:w="2970" w:type="dxa"/>
            <w:tcBorders>
              <w:top w:val="nil"/>
              <w:left w:val="nil"/>
              <w:bottom w:val="nil"/>
              <w:right w:val="nil"/>
            </w:tcBorders>
            <w:tcMar>
              <w:top w:w="0" w:type="dxa"/>
              <w:left w:w="100" w:type="dxa"/>
              <w:bottom w:w="0" w:type="dxa"/>
              <w:right w:w="100" w:type="dxa"/>
            </w:tcMar>
          </w:tcPr>
          <w:p w14:paraId="61A0E571" w14:textId="77777777" w:rsidR="006425F9" w:rsidRDefault="00000000">
            <w:pPr>
              <w:spacing w:line="360" w:lineRule="auto"/>
              <w:ind w:firstLine="0"/>
              <w:rPr>
                <w:sz w:val="20"/>
                <w:szCs w:val="20"/>
              </w:rPr>
            </w:pPr>
            <w:r>
              <w:rPr>
                <w:sz w:val="20"/>
                <w:szCs w:val="20"/>
              </w:rPr>
              <w:t>Experiencing resistance</w:t>
            </w:r>
          </w:p>
        </w:tc>
        <w:tc>
          <w:tcPr>
            <w:tcW w:w="2940" w:type="dxa"/>
            <w:tcBorders>
              <w:top w:val="nil"/>
              <w:left w:val="nil"/>
              <w:bottom w:val="nil"/>
              <w:right w:val="nil"/>
            </w:tcBorders>
            <w:tcMar>
              <w:top w:w="0" w:type="dxa"/>
              <w:left w:w="100" w:type="dxa"/>
              <w:bottom w:w="0" w:type="dxa"/>
              <w:right w:w="100" w:type="dxa"/>
            </w:tcMar>
          </w:tcPr>
          <w:p w14:paraId="748EF9BD" w14:textId="77777777" w:rsidR="006425F9" w:rsidRDefault="00000000">
            <w:pPr>
              <w:spacing w:line="360" w:lineRule="auto"/>
              <w:ind w:firstLine="0"/>
              <w:rPr>
                <w:sz w:val="20"/>
                <w:szCs w:val="20"/>
              </w:rPr>
            </w:pPr>
            <w:r>
              <w:rPr>
                <w:rFonts w:ascii="Cardo" w:eastAsia="Cardo" w:hAnsi="Cardo" w:cs="Cardo"/>
                <w:sz w:val="20"/>
                <w:szCs w:val="20"/>
              </w:rPr>
              <w:t>→  Experiencing resisting</w:t>
            </w:r>
          </w:p>
        </w:tc>
        <w:tc>
          <w:tcPr>
            <w:tcW w:w="2985" w:type="dxa"/>
            <w:tcBorders>
              <w:top w:val="nil"/>
              <w:left w:val="nil"/>
              <w:bottom w:val="nil"/>
              <w:right w:val="nil"/>
            </w:tcBorders>
            <w:tcMar>
              <w:top w:w="0" w:type="dxa"/>
              <w:left w:w="100" w:type="dxa"/>
              <w:bottom w:w="0" w:type="dxa"/>
              <w:right w:w="100" w:type="dxa"/>
            </w:tcMar>
          </w:tcPr>
          <w:p w14:paraId="2C0FB1C3" w14:textId="77777777" w:rsidR="006425F9" w:rsidRDefault="00000000">
            <w:pPr>
              <w:spacing w:line="360" w:lineRule="auto"/>
              <w:ind w:firstLine="0"/>
              <w:rPr>
                <w:sz w:val="20"/>
                <w:szCs w:val="20"/>
              </w:rPr>
            </w:pPr>
            <w:r>
              <w:rPr>
                <w:rFonts w:ascii="Cardo" w:eastAsia="Cardo" w:hAnsi="Cardo" w:cs="Cardo"/>
                <w:sz w:val="20"/>
                <w:szCs w:val="20"/>
              </w:rPr>
              <w:t>→  Experiencing obstacles</w:t>
            </w:r>
          </w:p>
        </w:tc>
      </w:tr>
      <w:tr w:rsidR="006425F9" w14:paraId="22ACE2DB" w14:textId="77777777">
        <w:trPr>
          <w:trHeight w:val="600"/>
        </w:trPr>
        <w:tc>
          <w:tcPr>
            <w:tcW w:w="2970" w:type="dxa"/>
            <w:tcBorders>
              <w:top w:val="nil"/>
              <w:left w:val="nil"/>
              <w:bottom w:val="nil"/>
              <w:right w:val="nil"/>
            </w:tcBorders>
            <w:tcMar>
              <w:top w:w="0" w:type="dxa"/>
              <w:left w:w="100" w:type="dxa"/>
              <w:bottom w:w="0" w:type="dxa"/>
              <w:right w:w="100" w:type="dxa"/>
            </w:tcMar>
          </w:tcPr>
          <w:p w14:paraId="70859CA5" w14:textId="77777777" w:rsidR="006425F9" w:rsidRDefault="00000000">
            <w:pPr>
              <w:spacing w:line="360" w:lineRule="auto"/>
              <w:ind w:firstLine="0"/>
              <w:rPr>
                <w:sz w:val="20"/>
                <w:szCs w:val="20"/>
              </w:rPr>
            </w:pPr>
            <w:r>
              <w:rPr>
                <w:sz w:val="20"/>
                <w:szCs w:val="20"/>
              </w:rPr>
              <w:t>Experiencing delaying behavior</w:t>
            </w:r>
          </w:p>
        </w:tc>
        <w:tc>
          <w:tcPr>
            <w:tcW w:w="2940" w:type="dxa"/>
            <w:tcBorders>
              <w:top w:val="nil"/>
              <w:left w:val="nil"/>
              <w:bottom w:val="nil"/>
              <w:right w:val="nil"/>
            </w:tcBorders>
            <w:tcMar>
              <w:top w:w="0" w:type="dxa"/>
              <w:left w:w="100" w:type="dxa"/>
              <w:bottom w:w="0" w:type="dxa"/>
              <w:right w:w="100" w:type="dxa"/>
            </w:tcMar>
          </w:tcPr>
          <w:p w14:paraId="50D75F40"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716DF715" w14:textId="77777777" w:rsidR="006425F9" w:rsidRDefault="00000000">
            <w:pPr>
              <w:spacing w:line="360" w:lineRule="auto"/>
              <w:ind w:firstLine="0"/>
              <w:rPr>
                <w:sz w:val="20"/>
                <w:szCs w:val="20"/>
              </w:rPr>
            </w:pPr>
            <w:r>
              <w:rPr>
                <w:sz w:val="20"/>
                <w:szCs w:val="20"/>
              </w:rPr>
              <w:t xml:space="preserve"> </w:t>
            </w:r>
          </w:p>
        </w:tc>
      </w:tr>
      <w:tr w:rsidR="006425F9" w14:paraId="349CE6F6" w14:textId="77777777">
        <w:trPr>
          <w:trHeight w:val="600"/>
        </w:trPr>
        <w:tc>
          <w:tcPr>
            <w:tcW w:w="2970" w:type="dxa"/>
            <w:tcBorders>
              <w:top w:val="nil"/>
              <w:left w:val="nil"/>
              <w:bottom w:val="nil"/>
              <w:right w:val="nil"/>
            </w:tcBorders>
            <w:tcMar>
              <w:top w:w="0" w:type="dxa"/>
              <w:left w:w="100" w:type="dxa"/>
              <w:bottom w:w="0" w:type="dxa"/>
              <w:right w:w="100" w:type="dxa"/>
            </w:tcMar>
          </w:tcPr>
          <w:p w14:paraId="5D87B9B5" w14:textId="77777777" w:rsidR="006425F9" w:rsidRDefault="00000000">
            <w:pPr>
              <w:spacing w:line="360" w:lineRule="auto"/>
              <w:ind w:firstLine="0"/>
              <w:rPr>
                <w:sz w:val="20"/>
                <w:szCs w:val="20"/>
              </w:rPr>
            </w:pPr>
            <w:r>
              <w:rPr>
                <w:sz w:val="20"/>
                <w:szCs w:val="20"/>
              </w:rPr>
              <w:t>Experiencing restricting governance</w:t>
            </w:r>
          </w:p>
        </w:tc>
        <w:tc>
          <w:tcPr>
            <w:tcW w:w="2940" w:type="dxa"/>
            <w:tcBorders>
              <w:top w:val="nil"/>
              <w:left w:val="nil"/>
              <w:bottom w:val="nil"/>
              <w:right w:val="nil"/>
            </w:tcBorders>
            <w:tcMar>
              <w:top w:w="0" w:type="dxa"/>
              <w:left w:w="100" w:type="dxa"/>
              <w:bottom w:w="0" w:type="dxa"/>
              <w:right w:w="100" w:type="dxa"/>
            </w:tcMar>
          </w:tcPr>
          <w:p w14:paraId="3AEC3FE7" w14:textId="77777777" w:rsidR="006425F9" w:rsidRDefault="00000000">
            <w:pPr>
              <w:spacing w:line="360" w:lineRule="auto"/>
              <w:ind w:firstLine="0"/>
              <w:rPr>
                <w:sz w:val="20"/>
                <w:szCs w:val="20"/>
              </w:rPr>
            </w:pPr>
            <w:r>
              <w:rPr>
                <w:rFonts w:ascii="Cardo" w:eastAsia="Cardo" w:hAnsi="Cardo" w:cs="Cardo"/>
                <w:sz w:val="20"/>
                <w:szCs w:val="20"/>
              </w:rPr>
              <w:t>→  Controlling</w:t>
            </w:r>
          </w:p>
        </w:tc>
        <w:tc>
          <w:tcPr>
            <w:tcW w:w="2985" w:type="dxa"/>
            <w:tcBorders>
              <w:top w:val="nil"/>
              <w:left w:val="nil"/>
              <w:bottom w:val="nil"/>
              <w:right w:val="nil"/>
            </w:tcBorders>
            <w:tcMar>
              <w:top w:w="0" w:type="dxa"/>
              <w:left w:w="100" w:type="dxa"/>
              <w:bottom w:w="0" w:type="dxa"/>
              <w:right w:w="100" w:type="dxa"/>
            </w:tcMar>
          </w:tcPr>
          <w:p w14:paraId="145C5105" w14:textId="77777777" w:rsidR="006425F9" w:rsidRDefault="00000000">
            <w:pPr>
              <w:spacing w:line="360" w:lineRule="auto"/>
              <w:ind w:firstLine="0"/>
              <w:rPr>
                <w:sz w:val="20"/>
                <w:szCs w:val="20"/>
              </w:rPr>
            </w:pPr>
            <w:r>
              <w:rPr>
                <w:sz w:val="20"/>
                <w:szCs w:val="20"/>
              </w:rPr>
              <w:t xml:space="preserve"> </w:t>
            </w:r>
          </w:p>
        </w:tc>
      </w:tr>
      <w:tr w:rsidR="006425F9" w14:paraId="37708FC6" w14:textId="77777777">
        <w:trPr>
          <w:trHeight w:val="300"/>
        </w:trPr>
        <w:tc>
          <w:tcPr>
            <w:tcW w:w="2970" w:type="dxa"/>
            <w:tcBorders>
              <w:top w:val="nil"/>
              <w:left w:val="nil"/>
              <w:bottom w:val="nil"/>
              <w:right w:val="nil"/>
            </w:tcBorders>
            <w:tcMar>
              <w:top w:w="0" w:type="dxa"/>
              <w:left w:w="100" w:type="dxa"/>
              <w:bottom w:w="0" w:type="dxa"/>
              <w:right w:w="100" w:type="dxa"/>
            </w:tcMar>
          </w:tcPr>
          <w:p w14:paraId="02554369" w14:textId="77777777" w:rsidR="006425F9" w:rsidRDefault="00000000">
            <w:pPr>
              <w:spacing w:line="360" w:lineRule="auto"/>
              <w:ind w:firstLine="0"/>
              <w:rPr>
                <w:sz w:val="20"/>
                <w:szCs w:val="20"/>
              </w:rPr>
            </w:pPr>
            <w:r>
              <w:rPr>
                <w:sz w:val="20"/>
                <w:szCs w:val="20"/>
              </w:rPr>
              <w:t>Experiencing failure punishing</w:t>
            </w:r>
          </w:p>
        </w:tc>
        <w:tc>
          <w:tcPr>
            <w:tcW w:w="2940" w:type="dxa"/>
            <w:tcBorders>
              <w:top w:val="nil"/>
              <w:left w:val="nil"/>
              <w:bottom w:val="nil"/>
              <w:right w:val="nil"/>
            </w:tcBorders>
            <w:tcMar>
              <w:top w:w="0" w:type="dxa"/>
              <w:left w:w="100" w:type="dxa"/>
              <w:bottom w:w="0" w:type="dxa"/>
              <w:right w:w="100" w:type="dxa"/>
            </w:tcMar>
          </w:tcPr>
          <w:p w14:paraId="1C07D708"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73D1171C" w14:textId="77777777" w:rsidR="006425F9" w:rsidRDefault="00000000">
            <w:pPr>
              <w:spacing w:line="360" w:lineRule="auto"/>
              <w:ind w:firstLine="0"/>
              <w:rPr>
                <w:sz w:val="20"/>
                <w:szCs w:val="20"/>
              </w:rPr>
            </w:pPr>
            <w:r>
              <w:rPr>
                <w:sz w:val="20"/>
                <w:szCs w:val="20"/>
              </w:rPr>
              <w:t xml:space="preserve"> </w:t>
            </w:r>
          </w:p>
        </w:tc>
      </w:tr>
      <w:tr w:rsidR="006425F9" w14:paraId="5F8655D3" w14:textId="77777777">
        <w:trPr>
          <w:trHeight w:val="300"/>
        </w:trPr>
        <w:tc>
          <w:tcPr>
            <w:tcW w:w="2970" w:type="dxa"/>
            <w:tcBorders>
              <w:top w:val="nil"/>
              <w:left w:val="nil"/>
              <w:bottom w:val="nil"/>
              <w:right w:val="nil"/>
            </w:tcBorders>
            <w:tcMar>
              <w:top w:w="0" w:type="dxa"/>
              <w:left w:w="100" w:type="dxa"/>
              <w:bottom w:w="0" w:type="dxa"/>
              <w:right w:w="100" w:type="dxa"/>
            </w:tcMar>
          </w:tcPr>
          <w:p w14:paraId="7448697B" w14:textId="77777777" w:rsidR="006425F9" w:rsidRDefault="00000000">
            <w:pPr>
              <w:spacing w:line="360" w:lineRule="auto"/>
              <w:ind w:firstLine="0"/>
              <w:rPr>
                <w:sz w:val="20"/>
                <w:szCs w:val="20"/>
              </w:rPr>
            </w:pPr>
            <w:r>
              <w:rPr>
                <w:sz w:val="20"/>
                <w:szCs w:val="20"/>
              </w:rPr>
              <w:t>Lacking focus</w:t>
            </w:r>
          </w:p>
        </w:tc>
        <w:tc>
          <w:tcPr>
            <w:tcW w:w="2940" w:type="dxa"/>
            <w:tcBorders>
              <w:top w:val="nil"/>
              <w:left w:val="nil"/>
              <w:bottom w:val="nil"/>
              <w:right w:val="nil"/>
            </w:tcBorders>
            <w:tcMar>
              <w:top w:w="0" w:type="dxa"/>
              <w:left w:w="100" w:type="dxa"/>
              <w:bottom w:w="0" w:type="dxa"/>
              <w:right w:w="100" w:type="dxa"/>
            </w:tcMar>
          </w:tcPr>
          <w:p w14:paraId="190389A0" w14:textId="77777777" w:rsidR="006425F9" w:rsidRDefault="00000000">
            <w:pPr>
              <w:spacing w:line="360" w:lineRule="auto"/>
              <w:ind w:firstLine="0"/>
              <w:rPr>
                <w:sz w:val="20"/>
                <w:szCs w:val="20"/>
              </w:rPr>
            </w:pPr>
            <w:r>
              <w:rPr>
                <w:rFonts w:ascii="Cardo" w:eastAsia="Cardo" w:hAnsi="Cardo" w:cs="Cardo"/>
                <w:sz w:val="20"/>
                <w:szCs w:val="20"/>
              </w:rPr>
              <w:t>→  Lacking</w:t>
            </w:r>
          </w:p>
        </w:tc>
        <w:tc>
          <w:tcPr>
            <w:tcW w:w="2985" w:type="dxa"/>
            <w:tcBorders>
              <w:top w:val="nil"/>
              <w:left w:val="nil"/>
              <w:bottom w:val="nil"/>
              <w:right w:val="nil"/>
            </w:tcBorders>
            <w:tcMar>
              <w:top w:w="0" w:type="dxa"/>
              <w:left w:w="100" w:type="dxa"/>
              <w:bottom w:w="0" w:type="dxa"/>
              <w:right w:w="100" w:type="dxa"/>
            </w:tcMar>
          </w:tcPr>
          <w:p w14:paraId="37C36F01" w14:textId="77777777" w:rsidR="006425F9" w:rsidRDefault="00000000">
            <w:pPr>
              <w:spacing w:line="360" w:lineRule="auto"/>
              <w:ind w:firstLine="0"/>
              <w:rPr>
                <w:sz w:val="20"/>
                <w:szCs w:val="20"/>
              </w:rPr>
            </w:pPr>
            <w:r>
              <w:rPr>
                <w:sz w:val="20"/>
                <w:szCs w:val="20"/>
              </w:rPr>
              <w:t xml:space="preserve"> </w:t>
            </w:r>
          </w:p>
        </w:tc>
      </w:tr>
      <w:tr w:rsidR="006425F9" w14:paraId="70F59A10" w14:textId="77777777">
        <w:trPr>
          <w:trHeight w:val="300"/>
        </w:trPr>
        <w:tc>
          <w:tcPr>
            <w:tcW w:w="2970" w:type="dxa"/>
            <w:tcBorders>
              <w:top w:val="nil"/>
              <w:left w:val="nil"/>
              <w:bottom w:val="nil"/>
              <w:right w:val="nil"/>
            </w:tcBorders>
            <w:tcMar>
              <w:top w:w="0" w:type="dxa"/>
              <w:left w:w="100" w:type="dxa"/>
              <w:bottom w:w="0" w:type="dxa"/>
              <w:right w:w="100" w:type="dxa"/>
            </w:tcMar>
          </w:tcPr>
          <w:p w14:paraId="3F975F09" w14:textId="77777777" w:rsidR="006425F9" w:rsidRDefault="00000000">
            <w:pPr>
              <w:spacing w:line="360" w:lineRule="auto"/>
              <w:ind w:firstLine="0"/>
              <w:rPr>
                <w:sz w:val="20"/>
                <w:szCs w:val="20"/>
              </w:rPr>
            </w:pPr>
            <w:r>
              <w:rPr>
                <w:sz w:val="20"/>
                <w:szCs w:val="20"/>
              </w:rPr>
              <w:t>Lacking a process</w:t>
            </w:r>
          </w:p>
        </w:tc>
        <w:tc>
          <w:tcPr>
            <w:tcW w:w="2940" w:type="dxa"/>
            <w:tcBorders>
              <w:top w:val="nil"/>
              <w:left w:val="nil"/>
              <w:bottom w:val="nil"/>
              <w:right w:val="nil"/>
            </w:tcBorders>
            <w:tcMar>
              <w:top w:w="0" w:type="dxa"/>
              <w:left w:w="100" w:type="dxa"/>
              <w:bottom w:w="0" w:type="dxa"/>
              <w:right w:w="100" w:type="dxa"/>
            </w:tcMar>
          </w:tcPr>
          <w:p w14:paraId="2D25BEE0"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1C1872B7" w14:textId="77777777" w:rsidR="006425F9" w:rsidRDefault="00000000">
            <w:pPr>
              <w:spacing w:line="360" w:lineRule="auto"/>
              <w:ind w:firstLine="0"/>
              <w:rPr>
                <w:sz w:val="20"/>
                <w:szCs w:val="20"/>
              </w:rPr>
            </w:pPr>
            <w:r>
              <w:rPr>
                <w:sz w:val="20"/>
                <w:szCs w:val="20"/>
              </w:rPr>
              <w:t xml:space="preserve"> </w:t>
            </w:r>
          </w:p>
        </w:tc>
      </w:tr>
      <w:tr w:rsidR="006425F9" w14:paraId="53C6CCF1" w14:textId="77777777">
        <w:trPr>
          <w:trHeight w:val="600"/>
        </w:trPr>
        <w:tc>
          <w:tcPr>
            <w:tcW w:w="2970" w:type="dxa"/>
            <w:tcBorders>
              <w:top w:val="nil"/>
              <w:left w:val="nil"/>
              <w:bottom w:val="nil"/>
              <w:right w:val="nil"/>
            </w:tcBorders>
            <w:tcMar>
              <w:top w:w="0" w:type="dxa"/>
              <w:left w:w="100" w:type="dxa"/>
              <w:bottom w:w="0" w:type="dxa"/>
              <w:right w:w="100" w:type="dxa"/>
            </w:tcMar>
          </w:tcPr>
          <w:p w14:paraId="192451E0" w14:textId="77777777" w:rsidR="006425F9" w:rsidRDefault="00000000">
            <w:pPr>
              <w:spacing w:line="360" w:lineRule="auto"/>
              <w:ind w:firstLine="0"/>
              <w:rPr>
                <w:sz w:val="20"/>
                <w:szCs w:val="20"/>
              </w:rPr>
            </w:pPr>
            <w:r>
              <w:rPr>
                <w:sz w:val="20"/>
                <w:szCs w:val="20"/>
              </w:rPr>
              <w:t>Researching (incl. data analysis)</w:t>
            </w:r>
          </w:p>
        </w:tc>
        <w:tc>
          <w:tcPr>
            <w:tcW w:w="2940" w:type="dxa"/>
            <w:tcBorders>
              <w:top w:val="nil"/>
              <w:left w:val="nil"/>
              <w:bottom w:val="nil"/>
              <w:right w:val="nil"/>
            </w:tcBorders>
            <w:tcMar>
              <w:top w:w="0" w:type="dxa"/>
              <w:left w:w="100" w:type="dxa"/>
              <w:bottom w:w="0" w:type="dxa"/>
              <w:right w:w="100" w:type="dxa"/>
            </w:tcMar>
          </w:tcPr>
          <w:p w14:paraId="2165ADCF" w14:textId="77777777" w:rsidR="006425F9" w:rsidRDefault="00000000">
            <w:pPr>
              <w:spacing w:line="360" w:lineRule="auto"/>
              <w:ind w:firstLine="0"/>
              <w:rPr>
                <w:sz w:val="20"/>
                <w:szCs w:val="20"/>
              </w:rPr>
            </w:pPr>
            <w:r>
              <w:rPr>
                <w:rFonts w:ascii="Cardo" w:eastAsia="Cardo" w:hAnsi="Cardo" w:cs="Cardo"/>
                <w:sz w:val="20"/>
                <w:szCs w:val="20"/>
              </w:rPr>
              <w:t>→  Applying use cases</w:t>
            </w:r>
          </w:p>
        </w:tc>
        <w:tc>
          <w:tcPr>
            <w:tcW w:w="2985" w:type="dxa"/>
            <w:tcBorders>
              <w:top w:val="nil"/>
              <w:left w:val="nil"/>
              <w:bottom w:val="nil"/>
              <w:right w:val="nil"/>
            </w:tcBorders>
            <w:tcMar>
              <w:top w:w="0" w:type="dxa"/>
              <w:left w:w="100" w:type="dxa"/>
              <w:bottom w:w="0" w:type="dxa"/>
              <w:right w:w="100" w:type="dxa"/>
            </w:tcMar>
          </w:tcPr>
          <w:p w14:paraId="54C990DA" w14:textId="77777777" w:rsidR="006425F9" w:rsidRDefault="00000000">
            <w:pPr>
              <w:spacing w:line="360" w:lineRule="auto"/>
              <w:ind w:firstLine="0"/>
              <w:rPr>
                <w:sz w:val="20"/>
                <w:szCs w:val="20"/>
              </w:rPr>
            </w:pPr>
            <w:r>
              <w:rPr>
                <w:rFonts w:ascii="Cardo" w:eastAsia="Cardo" w:hAnsi="Cardo" w:cs="Cardo"/>
                <w:sz w:val="20"/>
                <w:szCs w:val="20"/>
              </w:rPr>
              <w:t>→  Applying AI</w:t>
            </w:r>
          </w:p>
        </w:tc>
      </w:tr>
      <w:tr w:rsidR="006425F9" w14:paraId="3723FE32" w14:textId="77777777">
        <w:trPr>
          <w:trHeight w:val="300"/>
        </w:trPr>
        <w:tc>
          <w:tcPr>
            <w:tcW w:w="2970" w:type="dxa"/>
            <w:tcBorders>
              <w:top w:val="nil"/>
              <w:left w:val="nil"/>
              <w:bottom w:val="nil"/>
              <w:right w:val="nil"/>
            </w:tcBorders>
            <w:tcMar>
              <w:top w:w="0" w:type="dxa"/>
              <w:left w:w="100" w:type="dxa"/>
              <w:bottom w:w="0" w:type="dxa"/>
              <w:right w:w="100" w:type="dxa"/>
            </w:tcMar>
          </w:tcPr>
          <w:p w14:paraId="0CB119E9" w14:textId="77777777" w:rsidR="006425F9" w:rsidRDefault="00000000">
            <w:pPr>
              <w:spacing w:line="360" w:lineRule="auto"/>
              <w:ind w:firstLine="0"/>
              <w:rPr>
                <w:sz w:val="20"/>
                <w:szCs w:val="20"/>
              </w:rPr>
            </w:pPr>
            <w:r>
              <w:rPr>
                <w:sz w:val="20"/>
                <w:szCs w:val="20"/>
              </w:rPr>
              <w:t>Creating content</w:t>
            </w:r>
          </w:p>
        </w:tc>
        <w:tc>
          <w:tcPr>
            <w:tcW w:w="2940" w:type="dxa"/>
            <w:tcBorders>
              <w:top w:val="nil"/>
              <w:left w:val="nil"/>
              <w:bottom w:val="nil"/>
              <w:right w:val="nil"/>
            </w:tcBorders>
            <w:tcMar>
              <w:top w:w="0" w:type="dxa"/>
              <w:left w:w="100" w:type="dxa"/>
              <w:bottom w:w="0" w:type="dxa"/>
              <w:right w:w="100" w:type="dxa"/>
            </w:tcMar>
          </w:tcPr>
          <w:p w14:paraId="013BC9C1"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6DB796E0" w14:textId="77777777" w:rsidR="006425F9" w:rsidRDefault="00000000">
            <w:pPr>
              <w:spacing w:line="360" w:lineRule="auto"/>
              <w:ind w:firstLine="0"/>
              <w:rPr>
                <w:sz w:val="20"/>
                <w:szCs w:val="20"/>
              </w:rPr>
            </w:pPr>
            <w:r>
              <w:rPr>
                <w:sz w:val="20"/>
                <w:szCs w:val="20"/>
              </w:rPr>
              <w:t xml:space="preserve"> </w:t>
            </w:r>
          </w:p>
        </w:tc>
      </w:tr>
      <w:tr w:rsidR="006425F9" w14:paraId="40FAF459" w14:textId="77777777">
        <w:trPr>
          <w:trHeight w:val="600"/>
        </w:trPr>
        <w:tc>
          <w:tcPr>
            <w:tcW w:w="2970" w:type="dxa"/>
            <w:tcBorders>
              <w:top w:val="nil"/>
              <w:left w:val="nil"/>
              <w:bottom w:val="nil"/>
              <w:right w:val="nil"/>
            </w:tcBorders>
            <w:tcMar>
              <w:top w:w="0" w:type="dxa"/>
              <w:left w:w="100" w:type="dxa"/>
              <w:bottom w:w="0" w:type="dxa"/>
              <w:right w:w="100" w:type="dxa"/>
            </w:tcMar>
          </w:tcPr>
          <w:p w14:paraId="7ADB9C0D" w14:textId="77777777" w:rsidR="006425F9" w:rsidRDefault="00000000">
            <w:pPr>
              <w:spacing w:line="360" w:lineRule="auto"/>
              <w:ind w:firstLine="0"/>
              <w:rPr>
                <w:sz w:val="20"/>
                <w:szCs w:val="20"/>
              </w:rPr>
            </w:pPr>
            <w:r>
              <w:rPr>
                <w:sz w:val="20"/>
                <w:szCs w:val="20"/>
              </w:rPr>
              <w:t>Controlling brand or messaging</w:t>
            </w:r>
          </w:p>
        </w:tc>
        <w:tc>
          <w:tcPr>
            <w:tcW w:w="2940" w:type="dxa"/>
            <w:tcBorders>
              <w:top w:val="nil"/>
              <w:left w:val="nil"/>
              <w:bottom w:val="nil"/>
              <w:right w:val="nil"/>
            </w:tcBorders>
            <w:tcMar>
              <w:top w:w="0" w:type="dxa"/>
              <w:left w:w="100" w:type="dxa"/>
              <w:bottom w:w="0" w:type="dxa"/>
              <w:right w:w="100" w:type="dxa"/>
            </w:tcMar>
          </w:tcPr>
          <w:p w14:paraId="55FEA166"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24829781" w14:textId="77777777" w:rsidR="006425F9" w:rsidRDefault="00000000">
            <w:pPr>
              <w:spacing w:line="360" w:lineRule="auto"/>
              <w:ind w:firstLine="0"/>
              <w:rPr>
                <w:sz w:val="20"/>
                <w:szCs w:val="20"/>
              </w:rPr>
            </w:pPr>
            <w:r>
              <w:rPr>
                <w:sz w:val="20"/>
                <w:szCs w:val="20"/>
              </w:rPr>
              <w:t xml:space="preserve"> </w:t>
            </w:r>
          </w:p>
        </w:tc>
      </w:tr>
      <w:tr w:rsidR="006425F9" w14:paraId="3D9EE27D" w14:textId="77777777">
        <w:trPr>
          <w:trHeight w:val="300"/>
        </w:trPr>
        <w:tc>
          <w:tcPr>
            <w:tcW w:w="2970" w:type="dxa"/>
            <w:tcBorders>
              <w:top w:val="nil"/>
              <w:left w:val="nil"/>
              <w:bottom w:val="nil"/>
              <w:right w:val="nil"/>
            </w:tcBorders>
            <w:tcMar>
              <w:top w:w="0" w:type="dxa"/>
              <w:left w:w="100" w:type="dxa"/>
              <w:bottom w:w="0" w:type="dxa"/>
              <w:right w:w="100" w:type="dxa"/>
            </w:tcMar>
          </w:tcPr>
          <w:p w14:paraId="767CD4EB" w14:textId="77777777" w:rsidR="006425F9" w:rsidRDefault="00000000">
            <w:pPr>
              <w:spacing w:line="360" w:lineRule="auto"/>
              <w:ind w:firstLine="0"/>
              <w:rPr>
                <w:sz w:val="20"/>
                <w:szCs w:val="20"/>
              </w:rPr>
            </w:pPr>
            <w:r>
              <w:rPr>
                <w:sz w:val="20"/>
                <w:szCs w:val="20"/>
              </w:rPr>
              <w:t>Creating campaigns</w:t>
            </w:r>
          </w:p>
        </w:tc>
        <w:tc>
          <w:tcPr>
            <w:tcW w:w="2940" w:type="dxa"/>
            <w:tcBorders>
              <w:top w:val="nil"/>
              <w:left w:val="nil"/>
              <w:bottom w:val="nil"/>
              <w:right w:val="nil"/>
            </w:tcBorders>
            <w:tcMar>
              <w:top w:w="0" w:type="dxa"/>
              <w:left w:w="100" w:type="dxa"/>
              <w:bottom w:w="0" w:type="dxa"/>
              <w:right w:w="100" w:type="dxa"/>
            </w:tcMar>
          </w:tcPr>
          <w:p w14:paraId="2E012C5D"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7E0FC253" w14:textId="77777777" w:rsidR="006425F9" w:rsidRDefault="00000000">
            <w:pPr>
              <w:spacing w:line="360" w:lineRule="auto"/>
              <w:ind w:firstLine="0"/>
              <w:rPr>
                <w:sz w:val="20"/>
                <w:szCs w:val="20"/>
              </w:rPr>
            </w:pPr>
            <w:r>
              <w:rPr>
                <w:sz w:val="20"/>
                <w:szCs w:val="20"/>
              </w:rPr>
              <w:t xml:space="preserve"> </w:t>
            </w:r>
          </w:p>
        </w:tc>
      </w:tr>
      <w:tr w:rsidR="006425F9" w14:paraId="2EDC8ABA" w14:textId="77777777">
        <w:trPr>
          <w:trHeight w:val="600"/>
        </w:trPr>
        <w:tc>
          <w:tcPr>
            <w:tcW w:w="2970" w:type="dxa"/>
            <w:tcBorders>
              <w:top w:val="nil"/>
              <w:left w:val="nil"/>
              <w:bottom w:val="nil"/>
              <w:right w:val="nil"/>
            </w:tcBorders>
            <w:tcMar>
              <w:top w:w="0" w:type="dxa"/>
              <w:left w:w="100" w:type="dxa"/>
              <w:bottom w:w="0" w:type="dxa"/>
              <w:right w:w="100" w:type="dxa"/>
            </w:tcMar>
          </w:tcPr>
          <w:p w14:paraId="1363A476" w14:textId="77777777" w:rsidR="006425F9" w:rsidRDefault="00000000">
            <w:pPr>
              <w:spacing w:line="360" w:lineRule="auto"/>
              <w:ind w:firstLine="0"/>
              <w:rPr>
                <w:sz w:val="20"/>
                <w:szCs w:val="20"/>
              </w:rPr>
            </w:pPr>
            <w:r>
              <w:rPr>
                <w:sz w:val="20"/>
                <w:szCs w:val="20"/>
              </w:rPr>
              <w:t>Developing or prototyping applications</w:t>
            </w:r>
          </w:p>
        </w:tc>
        <w:tc>
          <w:tcPr>
            <w:tcW w:w="2940" w:type="dxa"/>
            <w:tcBorders>
              <w:top w:val="nil"/>
              <w:left w:val="nil"/>
              <w:bottom w:val="nil"/>
              <w:right w:val="nil"/>
            </w:tcBorders>
            <w:tcMar>
              <w:top w:w="0" w:type="dxa"/>
              <w:left w:w="100" w:type="dxa"/>
              <w:bottom w:w="0" w:type="dxa"/>
              <w:right w:w="100" w:type="dxa"/>
            </w:tcMar>
          </w:tcPr>
          <w:p w14:paraId="70A90E8B"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209FD5DF" w14:textId="77777777" w:rsidR="006425F9" w:rsidRDefault="00000000">
            <w:pPr>
              <w:spacing w:line="360" w:lineRule="auto"/>
              <w:ind w:firstLine="0"/>
              <w:rPr>
                <w:sz w:val="20"/>
                <w:szCs w:val="20"/>
              </w:rPr>
            </w:pPr>
            <w:r>
              <w:rPr>
                <w:sz w:val="20"/>
                <w:szCs w:val="20"/>
              </w:rPr>
              <w:t xml:space="preserve"> </w:t>
            </w:r>
          </w:p>
        </w:tc>
      </w:tr>
      <w:tr w:rsidR="006425F9" w14:paraId="6201E019" w14:textId="77777777">
        <w:trPr>
          <w:trHeight w:val="300"/>
        </w:trPr>
        <w:tc>
          <w:tcPr>
            <w:tcW w:w="2970" w:type="dxa"/>
            <w:tcBorders>
              <w:top w:val="nil"/>
              <w:left w:val="nil"/>
              <w:bottom w:val="nil"/>
              <w:right w:val="nil"/>
            </w:tcBorders>
            <w:tcMar>
              <w:top w:w="0" w:type="dxa"/>
              <w:left w:w="100" w:type="dxa"/>
              <w:bottom w:w="0" w:type="dxa"/>
              <w:right w:w="100" w:type="dxa"/>
            </w:tcMar>
          </w:tcPr>
          <w:p w14:paraId="5DC2DCAE" w14:textId="77777777" w:rsidR="006425F9" w:rsidRDefault="00000000">
            <w:pPr>
              <w:spacing w:line="360" w:lineRule="auto"/>
              <w:ind w:firstLine="0"/>
              <w:rPr>
                <w:sz w:val="20"/>
                <w:szCs w:val="20"/>
              </w:rPr>
            </w:pPr>
            <w:r>
              <w:rPr>
                <w:sz w:val="20"/>
                <w:szCs w:val="20"/>
              </w:rPr>
              <w:t>Automating processes</w:t>
            </w:r>
          </w:p>
        </w:tc>
        <w:tc>
          <w:tcPr>
            <w:tcW w:w="2940" w:type="dxa"/>
            <w:tcBorders>
              <w:top w:val="nil"/>
              <w:left w:val="nil"/>
              <w:bottom w:val="nil"/>
              <w:right w:val="nil"/>
            </w:tcBorders>
            <w:tcMar>
              <w:top w:w="0" w:type="dxa"/>
              <w:left w:w="100" w:type="dxa"/>
              <w:bottom w:w="0" w:type="dxa"/>
              <w:right w:w="100" w:type="dxa"/>
            </w:tcMar>
          </w:tcPr>
          <w:p w14:paraId="1798FA9F"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62D35F74" w14:textId="77777777" w:rsidR="006425F9" w:rsidRDefault="00000000">
            <w:pPr>
              <w:spacing w:line="360" w:lineRule="auto"/>
              <w:ind w:firstLine="0"/>
              <w:rPr>
                <w:sz w:val="20"/>
                <w:szCs w:val="20"/>
              </w:rPr>
            </w:pPr>
            <w:r>
              <w:rPr>
                <w:sz w:val="20"/>
                <w:szCs w:val="20"/>
              </w:rPr>
              <w:t xml:space="preserve"> </w:t>
            </w:r>
          </w:p>
        </w:tc>
      </w:tr>
      <w:tr w:rsidR="006425F9" w14:paraId="2E2EEF95" w14:textId="77777777">
        <w:trPr>
          <w:trHeight w:val="600"/>
        </w:trPr>
        <w:tc>
          <w:tcPr>
            <w:tcW w:w="2970" w:type="dxa"/>
            <w:tcBorders>
              <w:top w:val="nil"/>
              <w:left w:val="nil"/>
              <w:bottom w:val="nil"/>
              <w:right w:val="nil"/>
            </w:tcBorders>
            <w:tcMar>
              <w:top w:w="0" w:type="dxa"/>
              <w:left w:w="100" w:type="dxa"/>
              <w:bottom w:w="0" w:type="dxa"/>
              <w:right w:w="100" w:type="dxa"/>
            </w:tcMar>
          </w:tcPr>
          <w:p w14:paraId="7CFEFBB1" w14:textId="77777777" w:rsidR="006425F9" w:rsidRDefault="00000000">
            <w:pPr>
              <w:spacing w:line="360" w:lineRule="auto"/>
              <w:ind w:firstLine="0"/>
              <w:rPr>
                <w:sz w:val="20"/>
                <w:szCs w:val="20"/>
              </w:rPr>
            </w:pPr>
            <w:r>
              <w:rPr>
                <w:sz w:val="20"/>
                <w:szCs w:val="20"/>
              </w:rPr>
              <w:t>Using agents for general purpose knowledge work</w:t>
            </w:r>
          </w:p>
        </w:tc>
        <w:tc>
          <w:tcPr>
            <w:tcW w:w="2940" w:type="dxa"/>
            <w:tcBorders>
              <w:top w:val="nil"/>
              <w:left w:val="nil"/>
              <w:bottom w:val="nil"/>
              <w:right w:val="nil"/>
            </w:tcBorders>
            <w:tcMar>
              <w:top w:w="0" w:type="dxa"/>
              <w:left w:w="100" w:type="dxa"/>
              <w:bottom w:w="0" w:type="dxa"/>
              <w:right w:w="100" w:type="dxa"/>
            </w:tcMar>
          </w:tcPr>
          <w:p w14:paraId="5D0AA29F"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7C0D8832" w14:textId="77777777" w:rsidR="006425F9" w:rsidRDefault="00000000">
            <w:pPr>
              <w:spacing w:line="360" w:lineRule="auto"/>
              <w:ind w:firstLine="0"/>
              <w:rPr>
                <w:sz w:val="20"/>
                <w:szCs w:val="20"/>
              </w:rPr>
            </w:pPr>
            <w:r>
              <w:rPr>
                <w:sz w:val="20"/>
                <w:szCs w:val="20"/>
              </w:rPr>
              <w:t xml:space="preserve"> </w:t>
            </w:r>
          </w:p>
        </w:tc>
      </w:tr>
      <w:tr w:rsidR="006425F9" w14:paraId="33EE4E3C" w14:textId="77777777">
        <w:trPr>
          <w:trHeight w:val="600"/>
        </w:trPr>
        <w:tc>
          <w:tcPr>
            <w:tcW w:w="2970" w:type="dxa"/>
            <w:tcBorders>
              <w:top w:val="nil"/>
              <w:left w:val="nil"/>
              <w:bottom w:val="nil"/>
              <w:right w:val="nil"/>
            </w:tcBorders>
            <w:tcMar>
              <w:top w:w="0" w:type="dxa"/>
              <w:left w:w="100" w:type="dxa"/>
              <w:bottom w:w="0" w:type="dxa"/>
              <w:right w:w="100" w:type="dxa"/>
            </w:tcMar>
          </w:tcPr>
          <w:p w14:paraId="59AA0610" w14:textId="77777777" w:rsidR="006425F9" w:rsidRDefault="00000000">
            <w:pPr>
              <w:spacing w:line="360" w:lineRule="auto"/>
              <w:ind w:firstLine="0"/>
              <w:rPr>
                <w:sz w:val="20"/>
                <w:szCs w:val="20"/>
              </w:rPr>
            </w:pPr>
            <w:r>
              <w:rPr>
                <w:sz w:val="20"/>
                <w:szCs w:val="20"/>
              </w:rPr>
              <w:t>Optimization &amp; personalization</w:t>
            </w:r>
          </w:p>
        </w:tc>
        <w:tc>
          <w:tcPr>
            <w:tcW w:w="2940" w:type="dxa"/>
            <w:tcBorders>
              <w:top w:val="nil"/>
              <w:left w:val="nil"/>
              <w:bottom w:val="nil"/>
              <w:right w:val="nil"/>
            </w:tcBorders>
            <w:tcMar>
              <w:top w:w="0" w:type="dxa"/>
              <w:left w:w="100" w:type="dxa"/>
              <w:bottom w:w="0" w:type="dxa"/>
              <w:right w:w="100" w:type="dxa"/>
            </w:tcMar>
          </w:tcPr>
          <w:p w14:paraId="6AB772F8"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1AC28829" w14:textId="77777777" w:rsidR="006425F9" w:rsidRDefault="00000000">
            <w:pPr>
              <w:spacing w:line="360" w:lineRule="auto"/>
              <w:ind w:firstLine="0"/>
              <w:rPr>
                <w:sz w:val="20"/>
                <w:szCs w:val="20"/>
              </w:rPr>
            </w:pPr>
            <w:r>
              <w:rPr>
                <w:sz w:val="20"/>
                <w:szCs w:val="20"/>
              </w:rPr>
              <w:t xml:space="preserve"> </w:t>
            </w:r>
          </w:p>
        </w:tc>
      </w:tr>
      <w:tr w:rsidR="006425F9" w14:paraId="4F58B885" w14:textId="77777777">
        <w:trPr>
          <w:trHeight w:val="300"/>
        </w:trPr>
        <w:tc>
          <w:tcPr>
            <w:tcW w:w="2970" w:type="dxa"/>
            <w:tcBorders>
              <w:top w:val="nil"/>
              <w:left w:val="nil"/>
              <w:bottom w:val="nil"/>
              <w:right w:val="nil"/>
            </w:tcBorders>
            <w:tcMar>
              <w:top w:w="0" w:type="dxa"/>
              <w:left w:w="100" w:type="dxa"/>
              <w:bottom w:w="0" w:type="dxa"/>
              <w:right w:w="100" w:type="dxa"/>
            </w:tcMar>
          </w:tcPr>
          <w:p w14:paraId="583C1642" w14:textId="77777777" w:rsidR="006425F9" w:rsidRDefault="00000000">
            <w:pPr>
              <w:spacing w:line="360" w:lineRule="auto"/>
              <w:ind w:firstLine="0"/>
              <w:rPr>
                <w:sz w:val="20"/>
                <w:szCs w:val="20"/>
              </w:rPr>
            </w:pPr>
            <w:r>
              <w:rPr>
                <w:sz w:val="20"/>
                <w:szCs w:val="20"/>
              </w:rPr>
              <w:t>Direct selling</w:t>
            </w:r>
          </w:p>
        </w:tc>
        <w:tc>
          <w:tcPr>
            <w:tcW w:w="2940" w:type="dxa"/>
            <w:tcBorders>
              <w:top w:val="nil"/>
              <w:left w:val="nil"/>
              <w:bottom w:val="nil"/>
              <w:right w:val="nil"/>
            </w:tcBorders>
            <w:tcMar>
              <w:top w:w="0" w:type="dxa"/>
              <w:left w:w="100" w:type="dxa"/>
              <w:bottom w:w="0" w:type="dxa"/>
              <w:right w:w="100" w:type="dxa"/>
            </w:tcMar>
          </w:tcPr>
          <w:p w14:paraId="142EC03D"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6091AAF7" w14:textId="77777777" w:rsidR="006425F9" w:rsidRDefault="00000000">
            <w:pPr>
              <w:spacing w:line="360" w:lineRule="auto"/>
              <w:ind w:firstLine="0"/>
              <w:rPr>
                <w:sz w:val="20"/>
                <w:szCs w:val="20"/>
              </w:rPr>
            </w:pPr>
            <w:r>
              <w:rPr>
                <w:sz w:val="20"/>
                <w:szCs w:val="20"/>
              </w:rPr>
              <w:t xml:space="preserve"> </w:t>
            </w:r>
          </w:p>
        </w:tc>
      </w:tr>
      <w:tr w:rsidR="006425F9" w14:paraId="1A5A78C5" w14:textId="77777777">
        <w:trPr>
          <w:trHeight w:val="600"/>
        </w:trPr>
        <w:tc>
          <w:tcPr>
            <w:tcW w:w="2970" w:type="dxa"/>
            <w:tcBorders>
              <w:top w:val="nil"/>
              <w:left w:val="nil"/>
              <w:bottom w:val="nil"/>
              <w:right w:val="nil"/>
            </w:tcBorders>
            <w:tcMar>
              <w:top w:w="0" w:type="dxa"/>
              <w:left w:w="100" w:type="dxa"/>
              <w:bottom w:w="0" w:type="dxa"/>
              <w:right w:w="100" w:type="dxa"/>
            </w:tcMar>
          </w:tcPr>
          <w:p w14:paraId="19ABAAA6" w14:textId="77777777" w:rsidR="006425F9" w:rsidRDefault="00000000">
            <w:pPr>
              <w:spacing w:line="360" w:lineRule="auto"/>
              <w:ind w:firstLine="0"/>
              <w:rPr>
                <w:sz w:val="20"/>
                <w:szCs w:val="20"/>
              </w:rPr>
            </w:pPr>
            <w:r>
              <w:rPr>
                <w:sz w:val="20"/>
                <w:szCs w:val="20"/>
              </w:rPr>
              <w:t>Creating agents that assist customer</w:t>
            </w:r>
          </w:p>
        </w:tc>
        <w:tc>
          <w:tcPr>
            <w:tcW w:w="2940" w:type="dxa"/>
            <w:tcBorders>
              <w:top w:val="nil"/>
              <w:left w:val="nil"/>
              <w:bottom w:val="nil"/>
              <w:right w:val="nil"/>
            </w:tcBorders>
            <w:tcMar>
              <w:top w:w="0" w:type="dxa"/>
              <w:left w:w="100" w:type="dxa"/>
              <w:bottom w:w="0" w:type="dxa"/>
              <w:right w:w="100" w:type="dxa"/>
            </w:tcMar>
          </w:tcPr>
          <w:p w14:paraId="69BE5E18"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472CBCF9" w14:textId="77777777" w:rsidR="006425F9" w:rsidRDefault="00000000">
            <w:pPr>
              <w:spacing w:line="360" w:lineRule="auto"/>
              <w:ind w:firstLine="0"/>
              <w:rPr>
                <w:sz w:val="20"/>
                <w:szCs w:val="20"/>
              </w:rPr>
            </w:pPr>
            <w:r>
              <w:rPr>
                <w:sz w:val="20"/>
                <w:szCs w:val="20"/>
              </w:rPr>
              <w:t xml:space="preserve"> </w:t>
            </w:r>
          </w:p>
        </w:tc>
      </w:tr>
      <w:tr w:rsidR="006425F9" w14:paraId="740339EB" w14:textId="77777777">
        <w:trPr>
          <w:trHeight w:val="300"/>
        </w:trPr>
        <w:tc>
          <w:tcPr>
            <w:tcW w:w="2970" w:type="dxa"/>
            <w:tcBorders>
              <w:top w:val="nil"/>
              <w:left w:val="nil"/>
              <w:bottom w:val="nil"/>
              <w:right w:val="nil"/>
            </w:tcBorders>
            <w:tcMar>
              <w:top w:w="0" w:type="dxa"/>
              <w:left w:w="100" w:type="dxa"/>
              <w:bottom w:w="0" w:type="dxa"/>
              <w:right w:w="100" w:type="dxa"/>
            </w:tcMar>
          </w:tcPr>
          <w:p w14:paraId="1BD7EF04" w14:textId="77777777" w:rsidR="006425F9" w:rsidRDefault="00000000">
            <w:pPr>
              <w:spacing w:line="360" w:lineRule="auto"/>
              <w:ind w:firstLine="0"/>
              <w:rPr>
                <w:sz w:val="20"/>
                <w:szCs w:val="20"/>
              </w:rPr>
            </w:pPr>
            <w:r>
              <w:rPr>
                <w:sz w:val="20"/>
                <w:szCs w:val="20"/>
              </w:rPr>
              <w:t>Leveraging integrations</w:t>
            </w:r>
          </w:p>
        </w:tc>
        <w:tc>
          <w:tcPr>
            <w:tcW w:w="2940" w:type="dxa"/>
            <w:tcBorders>
              <w:top w:val="nil"/>
              <w:left w:val="nil"/>
              <w:bottom w:val="nil"/>
              <w:right w:val="nil"/>
            </w:tcBorders>
            <w:tcMar>
              <w:top w:w="0" w:type="dxa"/>
              <w:left w:w="100" w:type="dxa"/>
              <w:bottom w:w="0" w:type="dxa"/>
              <w:right w:w="100" w:type="dxa"/>
            </w:tcMar>
          </w:tcPr>
          <w:p w14:paraId="45F930F0" w14:textId="77777777" w:rsidR="006425F9" w:rsidRDefault="00000000">
            <w:pPr>
              <w:spacing w:line="360" w:lineRule="auto"/>
              <w:ind w:firstLine="0"/>
              <w:rPr>
                <w:sz w:val="20"/>
                <w:szCs w:val="20"/>
              </w:rPr>
            </w:pPr>
            <w:r>
              <w:rPr>
                <w:rFonts w:ascii="Cardo" w:eastAsia="Cardo" w:hAnsi="Cardo" w:cs="Cardo"/>
                <w:sz w:val="20"/>
                <w:szCs w:val="20"/>
              </w:rPr>
              <w:t>→  Leveraging features</w:t>
            </w:r>
          </w:p>
        </w:tc>
        <w:tc>
          <w:tcPr>
            <w:tcW w:w="2985" w:type="dxa"/>
            <w:tcBorders>
              <w:top w:val="nil"/>
              <w:left w:val="nil"/>
              <w:bottom w:val="nil"/>
              <w:right w:val="nil"/>
            </w:tcBorders>
            <w:tcMar>
              <w:top w:w="0" w:type="dxa"/>
              <w:left w:w="100" w:type="dxa"/>
              <w:bottom w:w="0" w:type="dxa"/>
              <w:right w:w="100" w:type="dxa"/>
            </w:tcMar>
          </w:tcPr>
          <w:p w14:paraId="03D741C8" w14:textId="77777777" w:rsidR="006425F9" w:rsidRDefault="00000000">
            <w:pPr>
              <w:spacing w:line="360" w:lineRule="auto"/>
              <w:ind w:firstLine="0"/>
              <w:rPr>
                <w:sz w:val="20"/>
                <w:szCs w:val="20"/>
              </w:rPr>
            </w:pPr>
            <w:r>
              <w:rPr>
                <w:sz w:val="20"/>
                <w:szCs w:val="20"/>
              </w:rPr>
              <w:t xml:space="preserve"> </w:t>
            </w:r>
          </w:p>
        </w:tc>
      </w:tr>
      <w:tr w:rsidR="006425F9" w14:paraId="3B6B5371" w14:textId="77777777">
        <w:trPr>
          <w:trHeight w:val="600"/>
        </w:trPr>
        <w:tc>
          <w:tcPr>
            <w:tcW w:w="2970" w:type="dxa"/>
            <w:tcBorders>
              <w:top w:val="nil"/>
              <w:left w:val="nil"/>
              <w:bottom w:val="nil"/>
              <w:right w:val="nil"/>
            </w:tcBorders>
            <w:tcMar>
              <w:top w:w="0" w:type="dxa"/>
              <w:left w:w="100" w:type="dxa"/>
              <w:bottom w:w="0" w:type="dxa"/>
              <w:right w:w="100" w:type="dxa"/>
            </w:tcMar>
          </w:tcPr>
          <w:p w14:paraId="3AD1E947" w14:textId="77777777" w:rsidR="006425F9" w:rsidRDefault="00000000">
            <w:pPr>
              <w:spacing w:line="360" w:lineRule="auto"/>
              <w:ind w:firstLine="0"/>
              <w:rPr>
                <w:sz w:val="20"/>
                <w:szCs w:val="20"/>
              </w:rPr>
            </w:pPr>
            <w:r>
              <w:rPr>
                <w:sz w:val="20"/>
                <w:szCs w:val="20"/>
              </w:rPr>
              <w:t>Leveraging ability to ingest data and other context</w:t>
            </w:r>
          </w:p>
        </w:tc>
        <w:tc>
          <w:tcPr>
            <w:tcW w:w="2940" w:type="dxa"/>
            <w:tcBorders>
              <w:top w:val="nil"/>
              <w:left w:val="nil"/>
              <w:bottom w:val="nil"/>
              <w:right w:val="nil"/>
            </w:tcBorders>
            <w:tcMar>
              <w:top w:w="0" w:type="dxa"/>
              <w:left w:w="100" w:type="dxa"/>
              <w:bottom w:w="0" w:type="dxa"/>
              <w:right w:w="100" w:type="dxa"/>
            </w:tcMar>
          </w:tcPr>
          <w:p w14:paraId="21EF1AD7"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6CE57FF9" w14:textId="77777777" w:rsidR="006425F9" w:rsidRDefault="00000000">
            <w:pPr>
              <w:spacing w:line="360" w:lineRule="auto"/>
              <w:ind w:firstLine="0"/>
              <w:rPr>
                <w:sz w:val="20"/>
                <w:szCs w:val="20"/>
              </w:rPr>
            </w:pPr>
            <w:r>
              <w:rPr>
                <w:sz w:val="20"/>
                <w:szCs w:val="20"/>
              </w:rPr>
              <w:t xml:space="preserve"> </w:t>
            </w:r>
          </w:p>
        </w:tc>
      </w:tr>
      <w:tr w:rsidR="006425F9" w14:paraId="61594A34" w14:textId="77777777">
        <w:trPr>
          <w:trHeight w:val="300"/>
        </w:trPr>
        <w:tc>
          <w:tcPr>
            <w:tcW w:w="2970" w:type="dxa"/>
            <w:tcBorders>
              <w:top w:val="nil"/>
              <w:left w:val="nil"/>
              <w:bottom w:val="nil"/>
              <w:right w:val="nil"/>
            </w:tcBorders>
            <w:tcMar>
              <w:top w:w="0" w:type="dxa"/>
              <w:left w:w="100" w:type="dxa"/>
              <w:bottom w:w="0" w:type="dxa"/>
              <w:right w:w="100" w:type="dxa"/>
            </w:tcMar>
          </w:tcPr>
          <w:p w14:paraId="1F6CE3C1" w14:textId="77777777" w:rsidR="006425F9" w:rsidRDefault="00000000">
            <w:pPr>
              <w:spacing w:line="360" w:lineRule="auto"/>
              <w:ind w:firstLine="0"/>
              <w:rPr>
                <w:sz w:val="20"/>
                <w:szCs w:val="20"/>
              </w:rPr>
            </w:pPr>
            <w:r>
              <w:rPr>
                <w:sz w:val="20"/>
                <w:szCs w:val="20"/>
              </w:rPr>
              <w:t>Evaluating output</w:t>
            </w:r>
          </w:p>
        </w:tc>
        <w:tc>
          <w:tcPr>
            <w:tcW w:w="2940" w:type="dxa"/>
            <w:tcBorders>
              <w:top w:val="nil"/>
              <w:left w:val="nil"/>
              <w:bottom w:val="nil"/>
              <w:right w:val="nil"/>
            </w:tcBorders>
            <w:tcMar>
              <w:top w:w="0" w:type="dxa"/>
              <w:left w:w="100" w:type="dxa"/>
              <w:bottom w:w="0" w:type="dxa"/>
              <w:right w:w="100" w:type="dxa"/>
            </w:tcMar>
          </w:tcPr>
          <w:p w14:paraId="2F6A2474" w14:textId="77777777" w:rsidR="006425F9" w:rsidRDefault="00000000">
            <w:pPr>
              <w:spacing w:line="360" w:lineRule="auto"/>
              <w:ind w:firstLine="0"/>
              <w:rPr>
                <w:sz w:val="20"/>
                <w:szCs w:val="20"/>
              </w:rPr>
            </w:pPr>
            <w:r>
              <w:rPr>
                <w:rFonts w:ascii="Cardo" w:eastAsia="Cardo" w:hAnsi="Cardo" w:cs="Cardo"/>
                <w:sz w:val="20"/>
                <w:szCs w:val="20"/>
              </w:rPr>
              <w:t>→  Applying strategies</w:t>
            </w:r>
          </w:p>
        </w:tc>
        <w:tc>
          <w:tcPr>
            <w:tcW w:w="2985" w:type="dxa"/>
            <w:tcBorders>
              <w:top w:val="nil"/>
              <w:left w:val="nil"/>
              <w:bottom w:val="nil"/>
              <w:right w:val="nil"/>
            </w:tcBorders>
            <w:tcMar>
              <w:top w:w="0" w:type="dxa"/>
              <w:left w:w="100" w:type="dxa"/>
              <w:bottom w:w="0" w:type="dxa"/>
              <w:right w:w="100" w:type="dxa"/>
            </w:tcMar>
          </w:tcPr>
          <w:p w14:paraId="1605389B" w14:textId="77777777" w:rsidR="006425F9" w:rsidRDefault="00000000">
            <w:pPr>
              <w:spacing w:line="360" w:lineRule="auto"/>
              <w:ind w:firstLine="0"/>
              <w:rPr>
                <w:sz w:val="20"/>
                <w:szCs w:val="20"/>
              </w:rPr>
            </w:pPr>
            <w:r>
              <w:rPr>
                <w:sz w:val="20"/>
                <w:szCs w:val="20"/>
              </w:rPr>
              <w:t xml:space="preserve"> </w:t>
            </w:r>
          </w:p>
        </w:tc>
      </w:tr>
      <w:tr w:rsidR="006425F9" w14:paraId="01FBC992" w14:textId="77777777">
        <w:trPr>
          <w:trHeight w:val="300"/>
        </w:trPr>
        <w:tc>
          <w:tcPr>
            <w:tcW w:w="2970" w:type="dxa"/>
            <w:tcBorders>
              <w:top w:val="nil"/>
              <w:left w:val="nil"/>
              <w:bottom w:val="nil"/>
              <w:right w:val="nil"/>
            </w:tcBorders>
            <w:tcMar>
              <w:top w:w="0" w:type="dxa"/>
              <w:left w:w="100" w:type="dxa"/>
              <w:bottom w:w="0" w:type="dxa"/>
              <w:right w:w="100" w:type="dxa"/>
            </w:tcMar>
          </w:tcPr>
          <w:p w14:paraId="39809A10" w14:textId="77777777" w:rsidR="006425F9" w:rsidRDefault="00000000">
            <w:pPr>
              <w:spacing w:line="360" w:lineRule="auto"/>
              <w:ind w:firstLine="0"/>
              <w:rPr>
                <w:sz w:val="20"/>
                <w:szCs w:val="20"/>
              </w:rPr>
            </w:pPr>
            <w:r>
              <w:rPr>
                <w:sz w:val="20"/>
                <w:szCs w:val="20"/>
              </w:rPr>
              <w:t>Determining input</w:t>
            </w:r>
          </w:p>
        </w:tc>
        <w:tc>
          <w:tcPr>
            <w:tcW w:w="2940" w:type="dxa"/>
            <w:tcBorders>
              <w:top w:val="nil"/>
              <w:left w:val="nil"/>
              <w:bottom w:val="nil"/>
              <w:right w:val="nil"/>
            </w:tcBorders>
            <w:tcMar>
              <w:top w:w="0" w:type="dxa"/>
              <w:left w:w="100" w:type="dxa"/>
              <w:bottom w:w="0" w:type="dxa"/>
              <w:right w:w="100" w:type="dxa"/>
            </w:tcMar>
          </w:tcPr>
          <w:p w14:paraId="15A3243E"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2EB21C7E" w14:textId="77777777" w:rsidR="006425F9" w:rsidRDefault="00000000">
            <w:pPr>
              <w:spacing w:line="360" w:lineRule="auto"/>
              <w:ind w:firstLine="0"/>
              <w:rPr>
                <w:sz w:val="20"/>
                <w:szCs w:val="20"/>
              </w:rPr>
            </w:pPr>
            <w:r>
              <w:rPr>
                <w:sz w:val="20"/>
                <w:szCs w:val="20"/>
              </w:rPr>
              <w:t xml:space="preserve"> </w:t>
            </w:r>
          </w:p>
        </w:tc>
      </w:tr>
      <w:tr w:rsidR="006425F9" w14:paraId="34CDAE35" w14:textId="77777777">
        <w:trPr>
          <w:trHeight w:val="300"/>
        </w:trPr>
        <w:tc>
          <w:tcPr>
            <w:tcW w:w="2970" w:type="dxa"/>
            <w:tcBorders>
              <w:top w:val="nil"/>
              <w:left w:val="nil"/>
              <w:bottom w:val="nil"/>
              <w:right w:val="nil"/>
            </w:tcBorders>
            <w:tcMar>
              <w:top w:w="0" w:type="dxa"/>
              <w:left w:w="100" w:type="dxa"/>
              <w:bottom w:w="0" w:type="dxa"/>
              <w:right w:w="100" w:type="dxa"/>
            </w:tcMar>
          </w:tcPr>
          <w:p w14:paraId="33709791" w14:textId="77777777" w:rsidR="006425F9" w:rsidRDefault="00000000">
            <w:pPr>
              <w:spacing w:line="360" w:lineRule="auto"/>
              <w:ind w:firstLine="0"/>
              <w:rPr>
                <w:sz w:val="20"/>
                <w:szCs w:val="20"/>
              </w:rPr>
            </w:pPr>
            <w:r>
              <w:rPr>
                <w:sz w:val="20"/>
                <w:szCs w:val="20"/>
              </w:rPr>
              <w:t>Personalizing Agents</w:t>
            </w:r>
          </w:p>
        </w:tc>
        <w:tc>
          <w:tcPr>
            <w:tcW w:w="2940" w:type="dxa"/>
            <w:tcBorders>
              <w:top w:val="nil"/>
              <w:left w:val="nil"/>
              <w:bottom w:val="nil"/>
              <w:right w:val="nil"/>
            </w:tcBorders>
            <w:tcMar>
              <w:top w:w="0" w:type="dxa"/>
              <w:left w:w="100" w:type="dxa"/>
              <w:bottom w:w="0" w:type="dxa"/>
              <w:right w:w="100" w:type="dxa"/>
            </w:tcMar>
          </w:tcPr>
          <w:p w14:paraId="017371FE"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44E8DF5C" w14:textId="77777777" w:rsidR="006425F9" w:rsidRDefault="00000000">
            <w:pPr>
              <w:spacing w:line="360" w:lineRule="auto"/>
              <w:ind w:firstLine="0"/>
              <w:rPr>
                <w:sz w:val="20"/>
                <w:szCs w:val="20"/>
              </w:rPr>
            </w:pPr>
            <w:r>
              <w:rPr>
                <w:sz w:val="20"/>
                <w:szCs w:val="20"/>
              </w:rPr>
              <w:t xml:space="preserve"> </w:t>
            </w:r>
          </w:p>
        </w:tc>
      </w:tr>
      <w:tr w:rsidR="006425F9" w14:paraId="63331C88" w14:textId="77777777">
        <w:trPr>
          <w:trHeight w:val="300"/>
        </w:trPr>
        <w:tc>
          <w:tcPr>
            <w:tcW w:w="2970" w:type="dxa"/>
            <w:tcBorders>
              <w:top w:val="nil"/>
              <w:left w:val="nil"/>
              <w:bottom w:val="nil"/>
              <w:right w:val="nil"/>
            </w:tcBorders>
            <w:tcMar>
              <w:top w:w="0" w:type="dxa"/>
              <w:left w:w="100" w:type="dxa"/>
              <w:bottom w:w="0" w:type="dxa"/>
              <w:right w:w="100" w:type="dxa"/>
            </w:tcMar>
          </w:tcPr>
          <w:p w14:paraId="51A0E7C4" w14:textId="77777777" w:rsidR="006425F9" w:rsidRDefault="00000000">
            <w:pPr>
              <w:spacing w:line="360" w:lineRule="auto"/>
              <w:ind w:firstLine="0"/>
              <w:rPr>
                <w:sz w:val="20"/>
                <w:szCs w:val="20"/>
              </w:rPr>
            </w:pPr>
            <w:r>
              <w:rPr>
                <w:sz w:val="20"/>
                <w:szCs w:val="20"/>
              </w:rPr>
              <w:t>Building AI harnasses</w:t>
            </w:r>
          </w:p>
        </w:tc>
        <w:tc>
          <w:tcPr>
            <w:tcW w:w="2940" w:type="dxa"/>
            <w:tcBorders>
              <w:top w:val="nil"/>
              <w:left w:val="nil"/>
              <w:bottom w:val="nil"/>
              <w:right w:val="nil"/>
            </w:tcBorders>
            <w:tcMar>
              <w:top w:w="0" w:type="dxa"/>
              <w:left w:w="100" w:type="dxa"/>
              <w:bottom w:w="0" w:type="dxa"/>
              <w:right w:w="100" w:type="dxa"/>
            </w:tcMar>
          </w:tcPr>
          <w:p w14:paraId="24E8331B"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7AFD51AC" w14:textId="77777777" w:rsidR="006425F9" w:rsidRDefault="00000000">
            <w:pPr>
              <w:spacing w:line="360" w:lineRule="auto"/>
              <w:ind w:firstLine="0"/>
              <w:rPr>
                <w:sz w:val="20"/>
                <w:szCs w:val="20"/>
              </w:rPr>
            </w:pPr>
            <w:r>
              <w:rPr>
                <w:sz w:val="20"/>
                <w:szCs w:val="20"/>
              </w:rPr>
              <w:t xml:space="preserve"> </w:t>
            </w:r>
          </w:p>
        </w:tc>
      </w:tr>
      <w:tr w:rsidR="006425F9" w14:paraId="0B61FCDA" w14:textId="77777777">
        <w:trPr>
          <w:trHeight w:val="300"/>
        </w:trPr>
        <w:tc>
          <w:tcPr>
            <w:tcW w:w="2970" w:type="dxa"/>
            <w:tcBorders>
              <w:top w:val="nil"/>
              <w:left w:val="nil"/>
              <w:bottom w:val="nil"/>
              <w:right w:val="nil"/>
            </w:tcBorders>
            <w:tcMar>
              <w:top w:w="0" w:type="dxa"/>
              <w:left w:w="100" w:type="dxa"/>
              <w:bottom w:w="0" w:type="dxa"/>
              <w:right w:w="100" w:type="dxa"/>
            </w:tcMar>
          </w:tcPr>
          <w:p w14:paraId="3ADA80B9" w14:textId="77777777" w:rsidR="006425F9" w:rsidRDefault="00000000">
            <w:pPr>
              <w:spacing w:line="360" w:lineRule="auto"/>
              <w:ind w:firstLine="0"/>
              <w:rPr>
                <w:sz w:val="20"/>
                <w:szCs w:val="20"/>
              </w:rPr>
            </w:pPr>
            <w:r>
              <w:rPr>
                <w:sz w:val="20"/>
                <w:szCs w:val="20"/>
              </w:rPr>
              <w:lastRenderedPageBreak/>
              <w:t>Gaining increased efficiency</w:t>
            </w:r>
          </w:p>
        </w:tc>
        <w:tc>
          <w:tcPr>
            <w:tcW w:w="2940" w:type="dxa"/>
            <w:tcBorders>
              <w:top w:val="nil"/>
              <w:left w:val="nil"/>
              <w:bottom w:val="nil"/>
              <w:right w:val="nil"/>
            </w:tcBorders>
            <w:tcMar>
              <w:top w:w="0" w:type="dxa"/>
              <w:left w:w="100" w:type="dxa"/>
              <w:bottom w:w="0" w:type="dxa"/>
              <w:right w:w="100" w:type="dxa"/>
            </w:tcMar>
          </w:tcPr>
          <w:p w14:paraId="6B890196" w14:textId="77777777" w:rsidR="006425F9" w:rsidRDefault="00000000">
            <w:pPr>
              <w:spacing w:line="360" w:lineRule="auto"/>
              <w:ind w:firstLine="0"/>
              <w:rPr>
                <w:sz w:val="20"/>
                <w:szCs w:val="20"/>
              </w:rPr>
            </w:pPr>
            <w:r>
              <w:rPr>
                <w:rFonts w:ascii="Cardo" w:eastAsia="Cardo" w:hAnsi="Cardo" w:cs="Cardo"/>
                <w:sz w:val="20"/>
                <w:szCs w:val="20"/>
              </w:rPr>
              <w:t>→  Gaining benefits</w:t>
            </w:r>
          </w:p>
        </w:tc>
        <w:tc>
          <w:tcPr>
            <w:tcW w:w="2985" w:type="dxa"/>
            <w:tcBorders>
              <w:top w:val="nil"/>
              <w:left w:val="nil"/>
              <w:bottom w:val="nil"/>
              <w:right w:val="nil"/>
            </w:tcBorders>
            <w:tcMar>
              <w:top w:w="0" w:type="dxa"/>
              <w:left w:w="100" w:type="dxa"/>
              <w:bottom w:w="0" w:type="dxa"/>
              <w:right w:w="100" w:type="dxa"/>
            </w:tcMar>
          </w:tcPr>
          <w:p w14:paraId="020EC32B" w14:textId="77777777" w:rsidR="006425F9" w:rsidRDefault="00000000">
            <w:pPr>
              <w:spacing w:line="360" w:lineRule="auto"/>
              <w:ind w:firstLine="0"/>
              <w:rPr>
                <w:sz w:val="20"/>
                <w:szCs w:val="20"/>
              </w:rPr>
            </w:pPr>
            <w:r>
              <w:rPr>
                <w:rFonts w:ascii="Cardo" w:eastAsia="Cardo" w:hAnsi="Cardo" w:cs="Cardo"/>
                <w:sz w:val="20"/>
                <w:szCs w:val="20"/>
              </w:rPr>
              <w:t>→  Obtaining outcomes</w:t>
            </w:r>
          </w:p>
        </w:tc>
      </w:tr>
      <w:tr w:rsidR="006425F9" w14:paraId="3250B31F" w14:textId="77777777">
        <w:trPr>
          <w:trHeight w:val="300"/>
        </w:trPr>
        <w:tc>
          <w:tcPr>
            <w:tcW w:w="2970" w:type="dxa"/>
            <w:tcBorders>
              <w:top w:val="nil"/>
              <w:left w:val="nil"/>
              <w:bottom w:val="nil"/>
              <w:right w:val="nil"/>
            </w:tcBorders>
            <w:tcMar>
              <w:top w:w="0" w:type="dxa"/>
              <w:left w:w="100" w:type="dxa"/>
              <w:bottom w:w="0" w:type="dxa"/>
              <w:right w:w="100" w:type="dxa"/>
            </w:tcMar>
          </w:tcPr>
          <w:p w14:paraId="492DDB76" w14:textId="77777777" w:rsidR="006425F9" w:rsidRDefault="00000000">
            <w:pPr>
              <w:spacing w:line="360" w:lineRule="auto"/>
              <w:ind w:firstLine="0"/>
              <w:rPr>
                <w:sz w:val="20"/>
                <w:szCs w:val="20"/>
              </w:rPr>
            </w:pPr>
            <w:r>
              <w:rPr>
                <w:sz w:val="20"/>
                <w:szCs w:val="20"/>
              </w:rPr>
              <w:t>Gaining increased speed</w:t>
            </w:r>
          </w:p>
        </w:tc>
        <w:tc>
          <w:tcPr>
            <w:tcW w:w="2940" w:type="dxa"/>
            <w:tcBorders>
              <w:top w:val="nil"/>
              <w:left w:val="nil"/>
              <w:bottom w:val="nil"/>
              <w:right w:val="nil"/>
            </w:tcBorders>
            <w:tcMar>
              <w:top w:w="0" w:type="dxa"/>
              <w:left w:w="100" w:type="dxa"/>
              <w:bottom w:w="0" w:type="dxa"/>
              <w:right w:w="100" w:type="dxa"/>
            </w:tcMar>
          </w:tcPr>
          <w:p w14:paraId="7F492B66"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3512EE67" w14:textId="77777777" w:rsidR="006425F9" w:rsidRDefault="00000000">
            <w:pPr>
              <w:spacing w:line="360" w:lineRule="auto"/>
              <w:ind w:firstLine="0"/>
              <w:rPr>
                <w:sz w:val="20"/>
                <w:szCs w:val="20"/>
              </w:rPr>
            </w:pPr>
            <w:r>
              <w:rPr>
                <w:sz w:val="20"/>
                <w:szCs w:val="20"/>
              </w:rPr>
              <w:t xml:space="preserve"> </w:t>
            </w:r>
          </w:p>
        </w:tc>
      </w:tr>
      <w:tr w:rsidR="006425F9" w14:paraId="38ABB7CE" w14:textId="77777777">
        <w:trPr>
          <w:trHeight w:val="300"/>
        </w:trPr>
        <w:tc>
          <w:tcPr>
            <w:tcW w:w="2970" w:type="dxa"/>
            <w:tcBorders>
              <w:top w:val="nil"/>
              <w:left w:val="nil"/>
              <w:bottom w:val="nil"/>
              <w:right w:val="nil"/>
            </w:tcBorders>
            <w:tcMar>
              <w:top w:w="0" w:type="dxa"/>
              <w:left w:w="100" w:type="dxa"/>
              <w:bottom w:w="0" w:type="dxa"/>
              <w:right w:w="100" w:type="dxa"/>
            </w:tcMar>
          </w:tcPr>
          <w:p w14:paraId="5CF46D99" w14:textId="77777777" w:rsidR="006425F9" w:rsidRDefault="00000000">
            <w:pPr>
              <w:spacing w:line="360" w:lineRule="auto"/>
              <w:ind w:firstLine="0"/>
              <w:rPr>
                <w:sz w:val="20"/>
                <w:szCs w:val="20"/>
              </w:rPr>
            </w:pPr>
            <w:r>
              <w:rPr>
                <w:sz w:val="20"/>
                <w:szCs w:val="20"/>
              </w:rPr>
              <w:t>Gaining improved scalability</w:t>
            </w:r>
          </w:p>
        </w:tc>
        <w:tc>
          <w:tcPr>
            <w:tcW w:w="2940" w:type="dxa"/>
            <w:tcBorders>
              <w:top w:val="nil"/>
              <w:left w:val="nil"/>
              <w:bottom w:val="nil"/>
              <w:right w:val="nil"/>
            </w:tcBorders>
            <w:tcMar>
              <w:top w:w="0" w:type="dxa"/>
              <w:left w:w="100" w:type="dxa"/>
              <w:bottom w:w="0" w:type="dxa"/>
              <w:right w:w="100" w:type="dxa"/>
            </w:tcMar>
          </w:tcPr>
          <w:p w14:paraId="281D6F69"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0C47C70B" w14:textId="77777777" w:rsidR="006425F9" w:rsidRDefault="00000000">
            <w:pPr>
              <w:spacing w:line="360" w:lineRule="auto"/>
              <w:ind w:firstLine="0"/>
              <w:rPr>
                <w:sz w:val="20"/>
                <w:szCs w:val="20"/>
              </w:rPr>
            </w:pPr>
            <w:r>
              <w:rPr>
                <w:sz w:val="20"/>
                <w:szCs w:val="20"/>
              </w:rPr>
              <w:t xml:space="preserve"> </w:t>
            </w:r>
          </w:p>
        </w:tc>
      </w:tr>
      <w:tr w:rsidR="006425F9" w14:paraId="455B51AF" w14:textId="77777777">
        <w:trPr>
          <w:trHeight w:val="300"/>
        </w:trPr>
        <w:tc>
          <w:tcPr>
            <w:tcW w:w="2970" w:type="dxa"/>
            <w:tcBorders>
              <w:top w:val="nil"/>
              <w:left w:val="nil"/>
              <w:bottom w:val="nil"/>
              <w:right w:val="nil"/>
            </w:tcBorders>
            <w:tcMar>
              <w:top w:w="0" w:type="dxa"/>
              <w:left w:w="100" w:type="dxa"/>
              <w:bottom w:w="0" w:type="dxa"/>
              <w:right w:w="100" w:type="dxa"/>
            </w:tcMar>
          </w:tcPr>
          <w:p w14:paraId="2EB72644" w14:textId="77777777" w:rsidR="006425F9" w:rsidRDefault="00000000">
            <w:pPr>
              <w:spacing w:line="360" w:lineRule="auto"/>
              <w:ind w:firstLine="0"/>
              <w:rPr>
                <w:sz w:val="20"/>
                <w:szCs w:val="20"/>
              </w:rPr>
            </w:pPr>
            <w:r>
              <w:rPr>
                <w:sz w:val="20"/>
                <w:szCs w:val="20"/>
              </w:rPr>
              <w:t>Extending the personal skillset</w:t>
            </w:r>
          </w:p>
        </w:tc>
        <w:tc>
          <w:tcPr>
            <w:tcW w:w="2940" w:type="dxa"/>
            <w:tcBorders>
              <w:top w:val="nil"/>
              <w:left w:val="nil"/>
              <w:bottom w:val="nil"/>
              <w:right w:val="nil"/>
            </w:tcBorders>
            <w:tcMar>
              <w:top w:w="0" w:type="dxa"/>
              <w:left w:w="100" w:type="dxa"/>
              <w:bottom w:w="0" w:type="dxa"/>
              <w:right w:w="100" w:type="dxa"/>
            </w:tcMar>
          </w:tcPr>
          <w:p w14:paraId="4343BCAB"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18A9CE48" w14:textId="77777777" w:rsidR="006425F9" w:rsidRDefault="00000000">
            <w:pPr>
              <w:spacing w:line="360" w:lineRule="auto"/>
              <w:ind w:firstLine="0"/>
              <w:rPr>
                <w:sz w:val="20"/>
                <w:szCs w:val="20"/>
              </w:rPr>
            </w:pPr>
            <w:r>
              <w:rPr>
                <w:sz w:val="20"/>
                <w:szCs w:val="20"/>
              </w:rPr>
              <w:t xml:space="preserve"> </w:t>
            </w:r>
          </w:p>
        </w:tc>
      </w:tr>
      <w:tr w:rsidR="006425F9" w14:paraId="4773E45D" w14:textId="77777777">
        <w:trPr>
          <w:trHeight w:val="600"/>
        </w:trPr>
        <w:tc>
          <w:tcPr>
            <w:tcW w:w="2970" w:type="dxa"/>
            <w:tcBorders>
              <w:top w:val="nil"/>
              <w:left w:val="nil"/>
              <w:bottom w:val="nil"/>
              <w:right w:val="nil"/>
            </w:tcBorders>
            <w:tcMar>
              <w:top w:w="0" w:type="dxa"/>
              <w:left w:w="100" w:type="dxa"/>
              <w:bottom w:w="0" w:type="dxa"/>
              <w:right w:w="100" w:type="dxa"/>
            </w:tcMar>
          </w:tcPr>
          <w:p w14:paraId="5B5982E2" w14:textId="77777777" w:rsidR="006425F9" w:rsidRDefault="00000000">
            <w:pPr>
              <w:spacing w:line="360" w:lineRule="auto"/>
              <w:ind w:firstLine="0"/>
              <w:rPr>
                <w:sz w:val="20"/>
                <w:szCs w:val="20"/>
              </w:rPr>
            </w:pPr>
            <w:r>
              <w:rPr>
                <w:sz w:val="20"/>
                <w:szCs w:val="20"/>
              </w:rPr>
              <w:t>Gaining improved quality of output</w:t>
            </w:r>
          </w:p>
        </w:tc>
        <w:tc>
          <w:tcPr>
            <w:tcW w:w="2940" w:type="dxa"/>
            <w:tcBorders>
              <w:top w:val="nil"/>
              <w:left w:val="nil"/>
              <w:bottom w:val="nil"/>
              <w:right w:val="nil"/>
            </w:tcBorders>
            <w:tcMar>
              <w:top w:w="0" w:type="dxa"/>
              <w:left w:w="100" w:type="dxa"/>
              <w:bottom w:w="0" w:type="dxa"/>
              <w:right w:w="100" w:type="dxa"/>
            </w:tcMar>
          </w:tcPr>
          <w:p w14:paraId="13FF0FEA"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3B12487E" w14:textId="77777777" w:rsidR="006425F9" w:rsidRDefault="00000000">
            <w:pPr>
              <w:spacing w:line="360" w:lineRule="auto"/>
              <w:ind w:firstLine="0"/>
              <w:rPr>
                <w:sz w:val="20"/>
                <w:szCs w:val="20"/>
              </w:rPr>
            </w:pPr>
            <w:r>
              <w:rPr>
                <w:sz w:val="20"/>
                <w:szCs w:val="20"/>
              </w:rPr>
              <w:t xml:space="preserve"> </w:t>
            </w:r>
          </w:p>
        </w:tc>
      </w:tr>
      <w:tr w:rsidR="006425F9" w14:paraId="52EDB690" w14:textId="77777777">
        <w:trPr>
          <w:trHeight w:val="300"/>
        </w:trPr>
        <w:tc>
          <w:tcPr>
            <w:tcW w:w="2970" w:type="dxa"/>
            <w:tcBorders>
              <w:top w:val="nil"/>
              <w:left w:val="nil"/>
              <w:bottom w:val="nil"/>
              <w:right w:val="nil"/>
            </w:tcBorders>
            <w:tcMar>
              <w:top w:w="0" w:type="dxa"/>
              <w:left w:w="100" w:type="dxa"/>
              <w:bottom w:w="0" w:type="dxa"/>
              <w:right w:w="100" w:type="dxa"/>
            </w:tcMar>
          </w:tcPr>
          <w:p w14:paraId="440C8E6A" w14:textId="77777777" w:rsidR="006425F9" w:rsidRDefault="00000000">
            <w:pPr>
              <w:spacing w:line="360" w:lineRule="auto"/>
              <w:ind w:firstLine="0"/>
              <w:rPr>
                <w:sz w:val="20"/>
                <w:szCs w:val="20"/>
              </w:rPr>
            </w:pPr>
            <w:r>
              <w:rPr>
                <w:sz w:val="20"/>
                <w:szCs w:val="20"/>
              </w:rPr>
              <w:t>Gaining increased ease-of-use</w:t>
            </w:r>
          </w:p>
        </w:tc>
        <w:tc>
          <w:tcPr>
            <w:tcW w:w="2940" w:type="dxa"/>
            <w:tcBorders>
              <w:top w:val="nil"/>
              <w:left w:val="nil"/>
              <w:bottom w:val="nil"/>
              <w:right w:val="nil"/>
            </w:tcBorders>
            <w:tcMar>
              <w:top w:w="0" w:type="dxa"/>
              <w:left w:w="100" w:type="dxa"/>
              <w:bottom w:w="0" w:type="dxa"/>
              <w:right w:w="100" w:type="dxa"/>
            </w:tcMar>
          </w:tcPr>
          <w:p w14:paraId="30C04F0D"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5CA577B1" w14:textId="77777777" w:rsidR="006425F9" w:rsidRDefault="00000000">
            <w:pPr>
              <w:spacing w:line="360" w:lineRule="auto"/>
              <w:ind w:firstLine="0"/>
              <w:rPr>
                <w:sz w:val="20"/>
                <w:szCs w:val="20"/>
              </w:rPr>
            </w:pPr>
            <w:r>
              <w:rPr>
                <w:sz w:val="20"/>
                <w:szCs w:val="20"/>
              </w:rPr>
              <w:t xml:space="preserve"> </w:t>
            </w:r>
          </w:p>
        </w:tc>
      </w:tr>
      <w:tr w:rsidR="006425F9" w14:paraId="3E2F5C4B" w14:textId="77777777">
        <w:trPr>
          <w:trHeight w:val="300"/>
        </w:trPr>
        <w:tc>
          <w:tcPr>
            <w:tcW w:w="2970" w:type="dxa"/>
            <w:tcBorders>
              <w:top w:val="nil"/>
              <w:left w:val="nil"/>
              <w:bottom w:val="nil"/>
              <w:right w:val="nil"/>
            </w:tcBorders>
            <w:tcMar>
              <w:top w:w="0" w:type="dxa"/>
              <w:left w:w="100" w:type="dxa"/>
              <w:bottom w:w="0" w:type="dxa"/>
              <w:right w:w="100" w:type="dxa"/>
            </w:tcMar>
          </w:tcPr>
          <w:p w14:paraId="0481966C" w14:textId="77777777" w:rsidR="006425F9" w:rsidRDefault="00000000">
            <w:pPr>
              <w:spacing w:line="360" w:lineRule="auto"/>
              <w:ind w:firstLine="0"/>
              <w:rPr>
                <w:sz w:val="20"/>
                <w:szCs w:val="20"/>
              </w:rPr>
            </w:pPr>
            <w:r>
              <w:rPr>
                <w:sz w:val="20"/>
                <w:szCs w:val="20"/>
              </w:rPr>
              <w:t>Improving strategic thinking</w:t>
            </w:r>
          </w:p>
        </w:tc>
        <w:tc>
          <w:tcPr>
            <w:tcW w:w="2940" w:type="dxa"/>
            <w:tcBorders>
              <w:top w:val="nil"/>
              <w:left w:val="nil"/>
              <w:bottom w:val="nil"/>
              <w:right w:val="nil"/>
            </w:tcBorders>
            <w:tcMar>
              <w:top w:w="0" w:type="dxa"/>
              <w:left w:w="100" w:type="dxa"/>
              <w:bottom w:w="0" w:type="dxa"/>
              <w:right w:w="100" w:type="dxa"/>
            </w:tcMar>
          </w:tcPr>
          <w:p w14:paraId="7A74541E"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5BCC0D84" w14:textId="77777777" w:rsidR="006425F9" w:rsidRDefault="00000000">
            <w:pPr>
              <w:spacing w:line="360" w:lineRule="auto"/>
              <w:ind w:firstLine="0"/>
              <w:rPr>
                <w:sz w:val="20"/>
                <w:szCs w:val="20"/>
              </w:rPr>
            </w:pPr>
            <w:r>
              <w:rPr>
                <w:sz w:val="20"/>
                <w:szCs w:val="20"/>
              </w:rPr>
              <w:t xml:space="preserve"> </w:t>
            </w:r>
          </w:p>
        </w:tc>
      </w:tr>
      <w:tr w:rsidR="006425F9" w14:paraId="3DF5EECF" w14:textId="77777777">
        <w:trPr>
          <w:trHeight w:val="300"/>
        </w:trPr>
        <w:tc>
          <w:tcPr>
            <w:tcW w:w="2970" w:type="dxa"/>
            <w:tcBorders>
              <w:top w:val="nil"/>
              <w:left w:val="nil"/>
              <w:bottom w:val="nil"/>
              <w:right w:val="nil"/>
            </w:tcBorders>
            <w:tcMar>
              <w:top w:w="0" w:type="dxa"/>
              <w:left w:w="100" w:type="dxa"/>
              <w:bottom w:w="0" w:type="dxa"/>
              <w:right w:w="100" w:type="dxa"/>
            </w:tcMar>
          </w:tcPr>
          <w:p w14:paraId="39F46CD5" w14:textId="77777777" w:rsidR="006425F9" w:rsidRDefault="00000000">
            <w:pPr>
              <w:spacing w:line="360" w:lineRule="auto"/>
              <w:ind w:firstLine="0"/>
              <w:rPr>
                <w:sz w:val="20"/>
                <w:szCs w:val="20"/>
              </w:rPr>
            </w:pPr>
            <w:r>
              <w:rPr>
                <w:sz w:val="20"/>
                <w:szCs w:val="20"/>
              </w:rPr>
              <w:t>Feeling in control</w:t>
            </w:r>
          </w:p>
        </w:tc>
        <w:tc>
          <w:tcPr>
            <w:tcW w:w="2940" w:type="dxa"/>
            <w:tcBorders>
              <w:top w:val="nil"/>
              <w:left w:val="nil"/>
              <w:bottom w:val="nil"/>
              <w:right w:val="nil"/>
            </w:tcBorders>
            <w:tcMar>
              <w:top w:w="0" w:type="dxa"/>
              <w:left w:w="100" w:type="dxa"/>
              <w:bottom w:w="0" w:type="dxa"/>
              <w:right w:w="100" w:type="dxa"/>
            </w:tcMar>
          </w:tcPr>
          <w:p w14:paraId="70FFFB12"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274FDD9F" w14:textId="77777777" w:rsidR="006425F9" w:rsidRDefault="00000000">
            <w:pPr>
              <w:spacing w:line="360" w:lineRule="auto"/>
              <w:ind w:firstLine="0"/>
              <w:rPr>
                <w:sz w:val="20"/>
                <w:szCs w:val="20"/>
              </w:rPr>
            </w:pPr>
            <w:r>
              <w:rPr>
                <w:sz w:val="20"/>
                <w:szCs w:val="20"/>
              </w:rPr>
              <w:t xml:space="preserve"> </w:t>
            </w:r>
          </w:p>
        </w:tc>
      </w:tr>
      <w:tr w:rsidR="006425F9" w14:paraId="0B431A0D" w14:textId="77777777">
        <w:trPr>
          <w:trHeight w:val="600"/>
        </w:trPr>
        <w:tc>
          <w:tcPr>
            <w:tcW w:w="2970" w:type="dxa"/>
            <w:tcBorders>
              <w:top w:val="nil"/>
              <w:left w:val="nil"/>
              <w:bottom w:val="nil"/>
              <w:right w:val="nil"/>
            </w:tcBorders>
            <w:tcMar>
              <w:top w:w="0" w:type="dxa"/>
              <w:left w:w="100" w:type="dxa"/>
              <w:bottom w:w="0" w:type="dxa"/>
              <w:right w:w="100" w:type="dxa"/>
            </w:tcMar>
          </w:tcPr>
          <w:p w14:paraId="1ED75112" w14:textId="77777777" w:rsidR="006425F9" w:rsidRDefault="00000000">
            <w:pPr>
              <w:spacing w:line="360" w:lineRule="auto"/>
              <w:ind w:firstLine="0"/>
              <w:rPr>
                <w:sz w:val="20"/>
                <w:szCs w:val="20"/>
              </w:rPr>
            </w:pPr>
            <w:r>
              <w:rPr>
                <w:sz w:val="20"/>
                <w:szCs w:val="20"/>
              </w:rPr>
              <w:t>Gaining improved personalization</w:t>
            </w:r>
          </w:p>
        </w:tc>
        <w:tc>
          <w:tcPr>
            <w:tcW w:w="2940" w:type="dxa"/>
            <w:tcBorders>
              <w:top w:val="nil"/>
              <w:left w:val="nil"/>
              <w:bottom w:val="nil"/>
              <w:right w:val="nil"/>
            </w:tcBorders>
            <w:tcMar>
              <w:top w:w="0" w:type="dxa"/>
              <w:left w:w="100" w:type="dxa"/>
              <w:bottom w:w="0" w:type="dxa"/>
              <w:right w:w="100" w:type="dxa"/>
            </w:tcMar>
          </w:tcPr>
          <w:p w14:paraId="454DD929"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5690C785" w14:textId="77777777" w:rsidR="006425F9" w:rsidRDefault="00000000">
            <w:pPr>
              <w:spacing w:line="360" w:lineRule="auto"/>
              <w:ind w:firstLine="0"/>
              <w:rPr>
                <w:sz w:val="20"/>
                <w:szCs w:val="20"/>
              </w:rPr>
            </w:pPr>
            <w:r>
              <w:rPr>
                <w:sz w:val="20"/>
                <w:szCs w:val="20"/>
              </w:rPr>
              <w:t xml:space="preserve"> </w:t>
            </w:r>
          </w:p>
        </w:tc>
      </w:tr>
      <w:tr w:rsidR="006425F9" w14:paraId="6999704D" w14:textId="77777777">
        <w:trPr>
          <w:trHeight w:val="300"/>
        </w:trPr>
        <w:tc>
          <w:tcPr>
            <w:tcW w:w="2970" w:type="dxa"/>
            <w:tcBorders>
              <w:top w:val="nil"/>
              <w:left w:val="nil"/>
              <w:bottom w:val="nil"/>
              <w:right w:val="nil"/>
            </w:tcBorders>
            <w:tcMar>
              <w:top w:w="0" w:type="dxa"/>
              <w:left w:w="100" w:type="dxa"/>
              <w:bottom w:w="0" w:type="dxa"/>
              <w:right w:w="100" w:type="dxa"/>
            </w:tcMar>
          </w:tcPr>
          <w:p w14:paraId="284B2B4F" w14:textId="77777777" w:rsidR="006425F9" w:rsidRDefault="00000000">
            <w:pPr>
              <w:spacing w:line="360" w:lineRule="auto"/>
              <w:ind w:firstLine="0"/>
              <w:rPr>
                <w:sz w:val="20"/>
                <w:szCs w:val="20"/>
              </w:rPr>
            </w:pPr>
            <w:r>
              <w:rPr>
                <w:sz w:val="20"/>
                <w:szCs w:val="20"/>
              </w:rPr>
              <w:t>Investing</w:t>
            </w:r>
          </w:p>
        </w:tc>
        <w:tc>
          <w:tcPr>
            <w:tcW w:w="2940" w:type="dxa"/>
            <w:tcBorders>
              <w:top w:val="nil"/>
              <w:left w:val="nil"/>
              <w:bottom w:val="nil"/>
              <w:right w:val="nil"/>
            </w:tcBorders>
            <w:tcMar>
              <w:top w:w="0" w:type="dxa"/>
              <w:left w:w="100" w:type="dxa"/>
              <w:bottom w:w="0" w:type="dxa"/>
              <w:right w:w="100" w:type="dxa"/>
            </w:tcMar>
          </w:tcPr>
          <w:p w14:paraId="66C92D38" w14:textId="77777777" w:rsidR="006425F9" w:rsidRDefault="00000000">
            <w:pPr>
              <w:spacing w:line="360" w:lineRule="auto"/>
              <w:ind w:firstLine="0"/>
              <w:rPr>
                <w:sz w:val="20"/>
                <w:szCs w:val="20"/>
              </w:rPr>
            </w:pPr>
            <w:r>
              <w:rPr>
                <w:rFonts w:ascii="Cardo" w:eastAsia="Cardo" w:hAnsi="Cardo" w:cs="Cardo"/>
                <w:sz w:val="20"/>
                <w:szCs w:val="20"/>
              </w:rPr>
              <w:t>→  Sacrificing</w:t>
            </w:r>
          </w:p>
        </w:tc>
        <w:tc>
          <w:tcPr>
            <w:tcW w:w="2985" w:type="dxa"/>
            <w:tcBorders>
              <w:top w:val="nil"/>
              <w:left w:val="nil"/>
              <w:bottom w:val="nil"/>
              <w:right w:val="nil"/>
            </w:tcBorders>
            <w:tcMar>
              <w:top w:w="0" w:type="dxa"/>
              <w:left w:w="100" w:type="dxa"/>
              <w:bottom w:w="0" w:type="dxa"/>
              <w:right w:w="100" w:type="dxa"/>
            </w:tcMar>
          </w:tcPr>
          <w:p w14:paraId="4ED8AE09" w14:textId="77777777" w:rsidR="006425F9" w:rsidRDefault="00000000">
            <w:pPr>
              <w:spacing w:line="360" w:lineRule="auto"/>
              <w:ind w:firstLine="0"/>
              <w:rPr>
                <w:sz w:val="20"/>
                <w:szCs w:val="20"/>
              </w:rPr>
            </w:pPr>
            <w:r>
              <w:rPr>
                <w:sz w:val="20"/>
                <w:szCs w:val="20"/>
              </w:rPr>
              <w:t xml:space="preserve"> </w:t>
            </w:r>
          </w:p>
        </w:tc>
      </w:tr>
      <w:tr w:rsidR="006425F9" w14:paraId="5DAE25FB" w14:textId="77777777">
        <w:trPr>
          <w:trHeight w:val="300"/>
        </w:trPr>
        <w:tc>
          <w:tcPr>
            <w:tcW w:w="2970" w:type="dxa"/>
            <w:tcBorders>
              <w:top w:val="nil"/>
              <w:left w:val="nil"/>
              <w:bottom w:val="nil"/>
              <w:right w:val="nil"/>
            </w:tcBorders>
            <w:tcMar>
              <w:top w:w="0" w:type="dxa"/>
              <w:left w:w="100" w:type="dxa"/>
              <w:bottom w:w="0" w:type="dxa"/>
              <w:right w:w="100" w:type="dxa"/>
            </w:tcMar>
          </w:tcPr>
          <w:p w14:paraId="3E761C6E" w14:textId="77777777" w:rsidR="006425F9" w:rsidRDefault="00000000">
            <w:pPr>
              <w:spacing w:line="360" w:lineRule="auto"/>
              <w:ind w:firstLine="0"/>
              <w:rPr>
                <w:sz w:val="20"/>
                <w:szCs w:val="20"/>
              </w:rPr>
            </w:pPr>
            <w:r>
              <w:rPr>
                <w:sz w:val="20"/>
                <w:szCs w:val="20"/>
              </w:rPr>
              <w:t>Sacrificing jobs</w:t>
            </w:r>
          </w:p>
        </w:tc>
        <w:tc>
          <w:tcPr>
            <w:tcW w:w="2940" w:type="dxa"/>
            <w:tcBorders>
              <w:top w:val="nil"/>
              <w:left w:val="nil"/>
              <w:bottom w:val="nil"/>
              <w:right w:val="nil"/>
            </w:tcBorders>
            <w:tcMar>
              <w:top w:w="0" w:type="dxa"/>
              <w:left w:w="100" w:type="dxa"/>
              <w:bottom w:w="0" w:type="dxa"/>
              <w:right w:w="100" w:type="dxa"/>
            </w:tcMar>
          </w:tcPr>
          <w:p w14:paraId="542D755C"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6EFC3C9C" w14:textId="77777777" w:rsidR="006425F9" w:rsidRDefault="00000000">
            <w:pPr>
              <w:spacing w:line="360" w:lineRule="auto"/>
              <w:ind w:firstLine="0"/>
              <w:rPr>
                <w:sz w:val="20"/>
                <w:szCs w:val="20"/>
              </w:rPr>
            </w:pPr>
            <w:r>
              <w:rPr>
                <w:sz w:val="20"/>
                <w:szCs w:val="20"/>
              </w:rPr>
              <w:t xml:space="preserve"> </w:t>
            </w:r>
          </w:p>
        </w:tc>
      </w:tr>
      <w:tr w:rsidR="006425F9" w14:paraId="5D19BB91" w14:textId="77777777">
        <w:trPr>
          <w:trHeight w:val="300"/>
        </w:trPr>
        <w:tc>
          <w:tcPr>
            <w:tcW w:w="2970" w:type="dxa"/>
            <w:tcBorders>
              <w:top w:val="nil"/>
              <w:left w:val="nil"/>
              <w:bottom w:val="nil"/>
              <w:right w:val="nil"/>
            </w:tcBorders>
            <w:tcMar>
              <w:top w:w="0" w:type="dxa"/>
              <w:left w:w="100" w:type="dxa"/>
              <w:bottom w:w="0" w:type="dxa"/>
              <w:right w:w="100" w:type="dxa"/>
            </w:tcMar>
          </w:tcPr>
          <w:p w14:paraId="7CF3EB04" w14:textId="77777777" w:rsidR="006425F9" w:rsidRDefault="00000000">
            <w:pPr>
              <w:spacing w:line="360" w:lineRule="auto"/>
              <w:ind w:firstLine="0"/>
              <w:rPr>
                <w:sz w:val="20"/>
                <w:szCs w:val="20"/>
              </w:rPr>
            </w:pPr>
            <w:r>
              <w:rPr>
                <w:sz w:val="20"/>
                <w:szCs w:val="20"/>
              </w:rPr>
              <w:t>Sacrificing authenticity</w:t>
            </w:r>
          </w:p>
        </w:tc>
        <w:tc>
          <w:tcPr>
            <w:tcW w:w="2940" w:type="dxa"/>
            <w:tcBorders>
              <w:top w:val="nil"/>
              <w:left w:val="nil"/>
              <w:bottom w:val="nil"/>
              <w:right w:val="nil"/>
            </w:tcBorders>
            <w:tcMar>
              <w:top w:w="0" w:type="dxa"/>
              <w:left w:w="100" w:type="dxa"/>
              <w:bottom w:w="0" w:type="dxa"/>
              <w:right w:w="100" w:type="dxa"/>
            </w:tcMar>
          </w:tcPr>
          <w:p w14:paraId="348BFAAE"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791CB35C" w14:textId="77777777" w:rsidR="006425F9" w:rsidRDefault="00000000">
            <w:pPr>
              <w:spacing w:line="360" w:lineRule="auto"/>
              <w:ind w:firstLine="0"/>
              <w:rPr>
                <w:sz w:val="20"/>
                <w:szCs w:val="20"/>
              </w:rPr>
            </w:pPr>
            <w:r>
              <w:rPr>
                <w:sz w:val="20"/>
                <w:szCs w:val="20"/>
              </w:rPr>
              <w:t xml:space="preserve"> </w:t>
            </w:r>
          </w:p>
        </w:tc>
      </w:tr>
      <w:tr w:rsidR="006425F9" w14:paraId="29643B0B" w14:textId="77777777">
        <w:trPr>
          <w:trHeight w:val="300"/>
        </w:trPr>
        <w:tc>
          <w:tcPr>
            <w:tcW w:w="2970" w:type="dxa"/>
            <w:tcBorders>
              <w:top w:val="nil"/>
              <w:left w:val="nil"/>
              <w:bottom w:val="nil"/>
              <w:right w:val="nil"/>
            </w:tcBorders>
            <w:tcMar>
              <w:top w:w="0" w:type="dxa"/>
              <w:left w:w="100" w:type="dxa"/>
              <w:bottom w:w="0" w:type="dxa"/>
              <w:right w:w="100" w:type="dxa"/>
            </w:tcMar>
          </w:tcPr>
          <w:p w14:paraId="3F3DA04A" w14:textId="77777777" w:rsidR="006425F9" w:rsidRDefault="00000000">
            <w:pPr>
              <w:spacing w:line="360" w:lineRule="auto"/>
              <w:ind w:firstLine="0"/>
              <w:rPr>
                <w:sz w:val="20"/>
                <w:szCs w:val="20"/>
              </w:rPr>
            </w:pPr>
            <w:r>
              <w:rPr>
                <w:sz w:val="20"/>
                <w:szCs w:val="20"/>
              </w:rPr>
              <w:t>Risking hallucinations</w:t>
            </w:r>
          </w:p>
        </w:tc>
        <w:tc>
          <w:tcPr>
            <w:tcW w:w="2940" w:type="dxa"/>
            <w:tcBorders>
              <w:top w:val="nil"/>
              <w:left w:val="nil"/>
              <w:bottom w:val="nil"/>
              <w:right w:val="nil"/>
            </w:tcBorders>
            <w:tcMar>
              <w:top w:w="0" w:type="dxa"/>
              <w:left w:w="100" w:type="dxa"/>
              <w:bottom w:w="0" w:type="dxa"/>
              <w:right w:w="100" w:type="dxa"/>
            </w:tcMar>
          </w:tcPr>
          <w:p w14:paraId="3A3AFEF7" w14:textId="77777777" w:rsidR="006425F9" w:rsidRDefault="00000000">
            <w:pPr>
              <w:spacing w:line="360" w:lineRule="auto"/>
              <w:ind w:firstLine="0"/>
              <w:rPr>
                <w:sz w:val="20"/>
                <w:szCs w:val="20"/>
              </w:rPr>
            </w:pPr>
            <w:r>
              <w:rPr>
                <w:rFonts w:ascii="Cardo" w:eastAsia="Cardo" w:hAnsi="Cardo" w:cs="Cardo"/>
                <w:sz w:val="20"/>
                <w:szCs w:val="20"/>
              </w:rPr>
              <w:t>→  Risking</w:t>
            </w:r>
          </w:p>
        </w:tc>
        <w:tc>
          <w:tcPr>
            <w:tcW w:w="2985" w:type="dxa"/>
            <w:tcBorders>
              <w:top w:val="nil"/>
              <w:left w:val="nil"/>
              <w:bottom w:val="nil"/>
              <w:right w:val="nil"/>
            </w:tcBorders>
            <w:tcMar>
              <w:top w:w="0" w:type="dxa"/>
              <w:left w:w="100" w:type="dxa"/>
              <w:bottom w:w="0" w:type="dxa"/>
              <w:right w:w="100" w:type="dxa"/>
            </w:tcMar>
          </w:tcPr>
          <w:p w14:paraId="04541988" w14:textId="77777777" w:rsidR="006425F9" w:rsidRDefault="00000000">
            <w:pPr>
              <w:spacing w:line="360" w:lineRule="auto"/>
              <w:ind w:firstLine="0"/>
              <w:rPr>
                <w:sz w:val="20"/>
                <w:szCs w:val="20"/>
              </w:rPr>
            </w:pPr>
            <w:r>
              <w:rPr>
                <w:sz w:val="20"/>
                <w:szCs w:val="20"/>
              </w:rPr>
              <w:t xml:space="preserve"> </w:t>
            </w:r>
          </w:p>
        </w:tc>
      </w:tr>
      <w:tr w:rsidR="006425F9" w14:paraId="031515B6" w14:textId="77777777">
        <w:trPr>
          <w:trHeight w:val="300"/>
        </w:trPr>
        <w:tc>
          <w:tcPr>
            <w:tcW w:w="2970" w:type="dxa"/>
            <w:tcBorders>
              <w:top w:val="nil"/>
              <w:left w:val="nil"/>
              <w:bottom w:val="nil"/>
              <w:right w:val="nil"/>
            </w:tcBorders>
            <w:tcMar>
              <w:top w:w="0" w:type="dxa"/>
              <w:left w:w="100" w:type="dxa"/>
              <w:bottom w:w="0" w:type="dxa"/>
              <w:right w:w="100" w:type="dxa"/>
            </w:tcMar>
          </w:tcPr>
          <w:p w14:paraId="0539D729" w14:textId="77777777" w:rsidR="006425F9" w:rsidRDefault="00000000">
            <w:pPr>
              <w:spacing w:line="360" w:lineRule="auto"/>
              <w:ind w:firstLine="0"/>
              <w:rPr>
                <w:sz w:val="20"/>
                <w:szCs w:val="20"/>
              </w:rPr>
            </w:pPr>
            <w:r>
              <w:rPr>
                <w:sz w:val="20"/>
                <w:szCs w:val="20"/>
              </w:rPr>
              <w:t>Risking security</w:t>
            </w:r>
          </w:p>
        </w:tc>
        <w:tc>
          <w:tcPr>
            <w:tcW w:w="2940" w:type="dxa"/>
            <w:tcBorders>
              <w:top w:val="nil"/>
              <w:left w:val="nil"/>
              <w:bottom w:val="nil"/>
              <w:right w:val="nil"/>
            </w:tcBorders>
            <w:tcMar>
              <w:top w:w="0" w:type="dxa"/>
              <w:left w:w="100" w:type="dxa"/>
              <w:bottom w:w="0" w:type="dxa"/>
              <w:right w:w="100" w:type="dxa"/>
            </w:tcMar>
          </w:tcPr>
          <w:p w14:paraId="17000249"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76645B72" w14:textId="77777777" w:rsidR="006425F9" w:rsidRDefault="00000000">
            <w:pPr>
              <w:spacing w:line="360" w:lineRule="auto"/>
              <w:ind w:firstLine="0"/>
              <w:rPr>
                <w:sz w:val="20"/>
                <w:szCs w:val="20"/>
              </w:rPr>
            </w:pPr>
            <w:r>
              <w:rPr>
                <w:sz w:val="20"/>
                <w:szCs w:val="20"/>
              </w:rPr>
              <w:t xml:space="preserve"> </w:t>
            </w:r>
          </w:p>
        </w:tc>
      </w:tr>
      <w:tr w:rsidR="006425F9" w14:paraId="357DD38F" w14:textId="77777777">
        <w:trPr>
          <w:trHeight w:val="300"/>
        </w:trPr>
        <w:tc>
          <w:tcPr>
            <w:tcW w:w="2970" w:type="dxa"/>
            <w:tcBorders>
              <w:top w:val="nil"/>
              <w:left w:val="nil"/>
              <w:bottom w:val="nil"/>
              <w:right w:val="nil"/>
            </w:tcBorders>
            <w:tcMar>
              <w:top w:w="0" w:type="dxa"/>
              <w:left w:w="100" w:type="dxa"/>
              <w:bottom w:w="0" w:type="dxa"/>
              <w:right w:w="100" w:type="dxa"/>
            </w:tcMar>
          </w:tcPr>
          <w:p w14:paraId="5AEE8CCE" w14:textId="77777777" w:rsidR="006425F9" w:rsidRDefault="00000000">
            <w:pPr>
              <w:spacing w:line="360" w:lineRule="auto"/>
              <w:ind w:firstLine="0"/>
              <w:rPr>
                <w:sz w:val="20"/>
                <w:szCs w:val="20"/>
              </w:rPr>
            </w:pPr>
            <w:r>
              <w:rPr>
                <w:sz w:val="20"/>
                <w:szCs w:val="20"/>
              </w:rPr>
              <w:t>Risking privacy violation</w:t>
            </w:r>
          </w:p>
        </w:tc>
        <w:tc>
          <w:tcPr>
            <w:tcW w:w="2940" w:type="dxa"/>
            <w:tcBorders>
              <w:top w:val="nil"/>
              <w:left w:val="nil"/>
              <w:bottom w:val="nil"/>
              <w:right w:val="nil"/>
            </w:tcBorders>
            <w:tcMar>
              <w:top w:w="0" w:type="dxa"/>
              <w:left w:w="100" w:type="dxa"/>
              <w:bottom w:w="0" w:type="dxa"/>
              <w:right w:w="100" w:type="dxa"/>
            </w:tcMar>
          </w:tcPr>
          <w:p w14:paraId="0C9CA2B1"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701A2156" w14:textId="77777777" w:rsidR="006425F9" w:rsidRDefault="00000000">
            <w:pPr>
              <w:spacing w:line="360" w:lineRule="auto"/>
              <w:ind w:firstLine="0"/>
              <w:rPr>
                <w:sz w:val="20"/>
                <w:szCs w:val="20"/>
              </w:rPr>
            </w:pPr>
            <w:r>
              <w:rPr>
                <w:sz w:val="20"/>
                <w:szCs w:val="20"/>
              </w:rPr>
              <w:t xml:space="preserve"> </w:t>
            </w:r>
          </w:p>
        </w:tc>
      </w:tr>
      <w:tr w:rsidR="006425F9" w14:paraId="77E20680" w14:textId="77777777">
        <w:trPr>
          <w:trHeight w:val="300"/>
        </w:trPr>
        <w:tc>
          <w:tcPr>
            <w:tcW w:w="2970" w:type="dxa"/>
            <w:tcBorders>
              <w:top w:val="nil"/>
              <w:left w:val="nil"/>
              <w:bottom w:val="nil"/>
              <w:right w:val="nil"/>
            </w:tcBorders>
            <w:tcMar>
              <w:top w:w="0" w:type="dxa"/>
              <w:left w:w="100" w:type="dxa"/>
              <w:bottom w:w="0" w:type="dxa"/>
              <w:right w:w="100" w:type="dxa"/>
            </w:tcMar>
          </w:tcPr>
          <w:p w14:paraId="3729DD68" w14:textId="77777777" w:rsidR="006425F9" w:rsidRDefault="00000000">
            <w:pPr>
              <w:spacing w:line="360" w:lineRule="auto"/>
              <w:ind w:firstLine="0"/>
              <w:rPr>
                <w:sz w:val="20"/>
                <w:szCs w:val="20"/>
              </w:rPr>
            </w:pPr>
            <w:r>
              <w:rPr>
                <w:sz w:val="20"/>
                <w:szCs w:val="20"/>
              </w:rPr>
              <w:t>Risking negative brand impact</w:t>
            </w:r>
          </w:p>
        </w:tc>
        <w:tc>
          <w:tcPr>
            <w:tcW w:w="2940" w:type="dxa"/>
            <w:tcBorders>
              <w:top w:val="nil"/>
              <w:left w:val="nil"/>
              <w:bottom w:val="nil"/>
              <w:right w:val="nil"/>
            </w:tcBorders>
            <w:tcMar>
              <w:top w:w="0" w:type="dxa"/>
              <w:left w:w="100" w:type="dxa"/>
              <w:bottom w:w="0" w:type="dxa"/>
              <w:right w:w="100" w:type="dxa"/>
            </w:tcMar>
          </w:tcPr>
          <w:p w14:paraId="5C1FAB0F"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45F234D7" w14:textId="77777777" w:rsidR="006425F9" w:rsidRDefault="00000000">
            <w:pPr>
              <w:spacing w:line="360" w:lineRule="auto"/>
              <w:ind w:firstLine="0"/>
              <w:rPr>
                <w:sz w:val="20"/>
                <w:szCs w:val="20"/>
              </w:rPr>
            </w:pPr>
            <w:r>
              <w:rPr>
                <w:sz w:val="20"/>
                <w:szCs w:val="20"/>
              </w:rPr>
              <w:t xml:space="preserve"> </w:t>
            </w:r>
          </w:p>
        </w:tc>
      </w:tr>
      <w:tr w:rsidR="006425F9" w14:paraId="7822CDB4" w14:textId="77777777">
        <w:trPr>
          <w:trHeight w:val="600"/>
        </w:trPr>
        <w:tc>
          <w:tcPr>
            <w:tcW w:w="2970" w:type="dxa"/>
            <w:tcBorders>
              <w:top w:val="nil"/>
              <w:left w:val="nil"/>
              <w:bottom w:val="nil"/>
              <w:right w:val="nil"/>
            </w:tcBorders>
            <w:tcMar>
              <w:top w:w="0" w:type="dxa"/>
              <w:left w:w="100" w:type="dxa"/>
              <w:bottom w:w="0" w:type="dxa"/>
              <w:right w:w="100" w:type="dxa"/>
            </w:tcMar>
          </w:tcPr>
          <w:p w14:paraId="35205A02" w14:textId="77777777" w:rsidR="006425F9" w:rsidRDefault="00000000">
            <w:pPr>
              <w:spacing w:line="360" w:lineRule="auto"/>
              <w:ind w:firstLine="0"/>
              <w:rPr>
                <w:sz w:val="20"/>
                <w:szCs w:val="20"/>
              </w:rPr>
            </w:pPr>
            <w:r>
              <w:rPr>
                <w:sz w:val="20"/>
                <w:szCs w:val="20"/>
              </w:rPr>
              <w:t>Observing AIs Improvement</w:t>
            </w:r>
          </w:p>
        </w:tc>
        <w:tc>
          <w:tcPr>
            <w:tcW w:w="2940" w:type="dxa"/>
            <w:tcBorders>
              <w:top w:val="nil"/>
              <w:left w:val="nil"/>
              <w:bottom w:val="nil"/>
              <w:right w:val="nil"/>
            </w:tcBorders>
            <w:tcMar>
              <w:top w:w="0" w:type="dxa"/>
              <w:left w:w="100" w:type="dxa"/>
              <w:bottom w:w="0" w:type="dxa"/>
              <w:right w:w="100" w:type="dxa"/>
            </w:tcMar>
          </w:tcPr>
          <w:p w14:paraId="3529BBCB" w14:textId="77777777" w:rsidR="006425F9" w:rsidRDefault="00000000">
            <w:pPr>
              <w:spacing w:line="360" w:lineRule="auto"/>
              <w:ind w:firstLine="0"/>
              <w:rPr>
                <w:sz w:val="20"/>
                <w:szCs w:val="20"/>
              </w:rPr>
            </w:pPr>
            <w:r>
              <w:rPr>
                <w:rFonts w:ascii="Cardo" w:eastAsia="Cardo" w:hAnsi="Cardo" w:cs="Cardo"/>
                <w:sz w:val="20"/>
                <w:szCs w:val="20"/>
              </w:rPr>
              <w:t>→  Observing progression</w:t>
            </w:r>
          </w:p>
        </w:tc>
        <w:tc>
          <w:tcPr>
            <w:tcW w:w="2985" w:type="dxa"/>
            <w:tcBorders>
              <w:top w:val="nil"/>
              <w:left w:val="nil"/>
              <w:bottom w:val="nil"/>
              <w:right w:val="nil"/>
            </w:tcBorders>
            <w:tcMar>
              <w:top w:w="0" w:type="dxa"/>
              <w:left w:w="100" w:type="dxa"/>
              <w:bottom w:w="0" w:type="dxa"/>
              <w:right w:w="100" w:type="dxa"/>
            </w:tcMar>
          </w:tcPr>
          <w:p w14:paraId="1D163603" w14:textId="77777777" w:rsidR="006425F9" w:rsidRDefault="00000000">
            <w:pPr>
              <w:spacing w:line="360" w:lineRule="auto"/>
              <w:ind w:firstLine="0"/>
              <w:rPr>
                <w:sz w:val="20"/>
                <w:szCs w:val="20"/>
              </w:rPr>
            </w:pPr>
            <w:r>
              <w:rPr>
                <w:rFonts w:ascii="Cardo" w:eastAsia="Cardo" w:hAnsi="Cardo" w:cs="Cardo"/>
                <w:sz w:val="20"/>
                <w:szCs w:val="20"/>
              </w:rPr>
              <w:t>→  Sensing forces for change</w:t>
            </w:r>
          </w:p>
        </w:tc>
      </w:tr>
      <w:tr w:rsidR="006425F9" w14:paraId="4D13C318" w14:textId="77777777">
        <w:trPr>
          <w:trHeight w:val="300"/>
        </w:trPr>
        <w:tc>
          <w:tcPr>
            <w:tcW w:w="2970" w:type="dxa"/>
            <w:tcBorders>
              <w:top w:val="nil"/>
              <w:left w:val="nil"/>
              <w:bottom w:val="nil"/>
              <w:right w:val="nil"/>
            </w:tcBorders>
            <w:tcMar>
              <w:top w:w="0" w:type="dxa"/>
              <w:left w:w="100" w:type="dxa"/>
              <w:bottom w:w="0" w:type="dxa"/>
              <w:right w:w="100" w:type="dxa"/>
            </w:tcMar>
          </w:tcPr>
          <w:p w14:paraId="6A3A7091" w14:textId="77777777" w:rsidR="006425F9" w:rsidRDefault="00000000">
            <w:pPr>
              <w:spacing w:line="360" w:lineRule="auto"/>
              <w:ind w:firstLine="0"/>
              <w:rPr>
                <w:sz w:val="20"/>
                <w:szCs w:val="20"/>
              </w:rPr>
            </w:pPr>
            <w:r>
              <w:rPr>
                <w:sz w:val="20"/>
                <w:szCs w:val="20"/>
              </w:rPr>
              <w:t>Treating AI as future-defining</w:t>
            </w:r>
          </w:p>
        </w:tc>
        <w:tc>
          <w:tcPr>
            <w:tcW w:w="2940" w:type="dxa"/>
            <w:tcBorders>
              <w:top w:val="nil"/>
              <w:left w:val="nil"/>
              <w:bottom w:val="nil"/>
              <w:right w:val="nil"/>
            </w:tcBorders>
            <w:tcMar>
              <w:top w:w="0" w:type="dxa"/>
              <w:left w:w="100" w:type="dxa"/>
              <w:bottom w:w="0" w:type="dxa"/>
              <w:right w:w="100" w:type="dxa"/>
            </w:tcMar>
          </w:tcPr>
          <w:p w14:paraId="5EFD6661"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3A4D932C" w14:textId="77777777" w:rsidR="006425F9" w:rsidRDefault="00000000">
            <w:pPr>
              <w:spacing w:line="360" w:lineRule="auto"/>
              <w:ind w:firstLine="0"/>
              <w:rPr>
                <w:sz w:val="20"/>
                <w:szCs w:val="20"/>
              </w:rPr>
            </w:pPr>
            <w:r>
              <w:rPr>
                <w:sz w:val="20"/>
                <w:szCs w:val="20"/>
              </w:rPr>
              <w:t xml:space="preserve"> </w:t>
            </w:r>
          </w:p>
        </w:tc>
      </w:tr>
      <w:tr w:rsidR="006425F9" w14:paraId="53713F1A" w14:textId="77777777">
        <w:trPr>
          <w:trHeight w:val="600"/>
        </w:trPr>
        <w:tc>
          <w:tcPr>
            <w:tcW w:w="2970" w:type="dxa"/>
            <w:tcBorders>
              <w:top w:val="nil"/>
              <w:left w:val="nil"/>
              <w:bottom w:val="nil"/>
              <w:right w:val="nil"/>
            </w:tcBorders>
            <w:tcMar>
              <w:top w:w="0" w:type="dxa"/>
              <w:left w:w="100" w:type="dxa"/>
              <w:bottom w:w="0" w:type="dxa"/>
              <w:right w:w="100" w:type="dxa"/>
            </w:tcMar>
          </w:tcPr>
          <w:p w14:paraId="0A304DD5" w14:textId="77777777" w:rsidR="006425F9" w:rsidRDefault="00000000">
            <w:pPr>
              <w:spacing w:line="360" w:lineRule="auto"/>
              <w:ind w:firstLine="0"/>
              <w:rPr>
                <w:sz w:val="20"/>
                <w:szCs w:val="20"/>
              </w:rPr>
            </w:pPr>
            <w:r>
              <w:rPr>
                <w:sz w:val="20"/>
                <w:szCs w:val="20"/>
              </w:rPr>
              <w:t>Observing changing consumer behavior</w:t>
            </w:r>
          </w:p>
        </w:tc>
        <w:tc>
          <w:tcPr>
            <w:tcW w:w="2940" w:type="dxa"/>
            <w:tcBorders>
              <w:top w:val="nil"/>
              <w:left w:val="nil"/>
              <w:bottom w:val="nil"/>
              <w:right w:val="nil"/>
            </w:tcBorders>
            <w:tcMar>
              <w:top w:w="0" w:type="dxa"/>
              <w:left w:w="100" w:type="dxa"/>
              <w:bottom w:w="0" w:type="dxa"/>
              <w:right w:w="100" w:type="dxa"/>
            </w:tcMar>
          </w:tcPr>
          <w:p w14:paraId="7A269D3F"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366B74EB" w14:textId="77777777" w:rsidR="006425F9" w:rsidRDefault="00000000">
            <w:pPr>
              <w:spacing w:line="360" w:lineRule="auto"/>
              <w:ind w:firstLine="0"/>
              <w:rPr>
                <w:sz w:val="20"/>
                <w:szCs w:val="20"/>
              </w:rPr>
            </w:pPr>
            <w:r>
              <w:rPr>
                <w:sz w:val="20"/>
                <w:szCs w:val="20"/>
              </w:rPr>
              <w:t xml:space="preserve"> </w:t>
            </w:r>
          </w:p>
        </w:tc>
      </w:tr>
      <w:tr w:rsidR="006425F9" w14:paraId="08D8867F" w14:textId="77777777">
        <w:trPr>
          <w:trHeight w:val="600"/>
        </w:trPr>
        <w:tc>
          <w:tcPr>
            <w:tcW w:w="2970" w:type="dxa"/>
            <w:tcBorders>
              <w:top w:val="nil"/>
              <w:left w:val="nil"/>
              <w:bottom w:val="nil"/>
              <w:right w:val="nil"/>
            </w:tcBorders>
            <w:tcMar>
              <w:top w:w="0" w:type="dxa"/>
              <w:left w:w="100" w:type="dxa"/>
              <w:bottom w:w="0" w:type="dxa"/>
              <w:right w:w="100" w:type="dxa"/>
            </w:tcMar>
          </w:tcPr>
          <w:p w14:paraId="3A8E9938" w14:textId="77777777" w:rsidR="006425F9" w:rsidRDefault="00000000">
            <w:pPr>
              <w:spacing w:line="360" w:lineRule="auto"/>
              <w:ind w:firstLine="0"/>
              <w:rPr>
                <w:sz w:val="20"/>
                <w:szCs w:val="20"/>
              </w:rPr>
            </w:pPr>
            <w:r>
              <w:rPr>
                <w:sz w:val="20"/>
                <w:szCs w:val="20"/>
              </w:rPr>
              <w:t>Experiencing pressure to adopt</w:t>
            </w:r>
          </w:p>
        </w:tc>
        <w:tc>
          <w:tcPr>
            <w:tcW w:w="2940" w:type="dxa"/>
            <w:tcBorders>
              <w:top w:val="nil"/>
              <w:left w:val="nil"/>
              <w:bottom w:val="nil"/>
              <w:right w:val="nil"/>
            </w:tcBorders>
            <w:tcMar>
              <w:top w:w="0" w:type="dxa"/>
              <w:left w:w="100" w:type="dxa"/>
              <w:bottom w:w="0" w:type="dxa"/>
              <w:right w:w="100" w:type="dxa"/>
            </w:tcMar>
          </w:tcPr>
          <w:p w14:paraId="0B98CBD8" w14:textId="77777777" w:rsidR="006425F9" w:rsidRDefault="00000000">
            <w:pPr>
              <w:spacing w:line="360" w:lineRule="auto"/>
              <w:ind w:firstLine="0"/>
              <w:rPr>
                <w:sz w:val="20"/>
                <w:szCs w:val="20"/>
              </w:rPr>
            </w:pPr>
            <w:r>
              <w:rPr>
                <w:rFonts w:ascii="Cardo" w:eastAsia="Cardo" w:hAnsi="Cardo" w:cs="Cardo"/>
                <w:sz w:val="20"/>
                <w:szCs w:val="20"/>
              </w:rPr>
              <w:t>→  Experiencing pressure to adopt</w:t>
            </w:r>
          </w:p>
        </w:tc>
        <w:tc>
          <w:tcPr>
            <w:tcW w:w="2985" w:type="dxa"/>
            <w:tcBorders>
              <w:top w:val="nil"/>
              <w:left w:val="nil"/>
              <w:bottom w:val="nil"/>
              <w:right w:val="nil"/>
            </w:tcBorders>
            <w:tcMar>
              <w:top w:w="0" w:type="dxa"/>
              <w:left w:w="100" w:type="dxa"/>
              <w:bottom w:w="0" w:type="dxa"/>
              <w:right w:w="100" w:type="dxa"/>
            </w:tcMar>
          </w:tcPr>
          <w:p w14:paraId="7FD0D06B" w14:textId="77777777" w:rsidR="006425F9" w:rsidRDefault="00000000">
            <w:pPr>
              <w:spacing w:line="360" w:lineRule="auto"/>
              <w:ind w:firstLine="0"/>
              <w:rPr>
                <w:sz w:val="20"/>
                <w:szCs w:val="20"/>
              </w:rPr>
            </w:pPr>
            <w:r>
              <w:rPr>
                <w:sz w:val="20"/>
                <w:szCs w:val="20"/>
              </w:rPr>
              <w:t xml:space="preserve"> </w:t>
            </w:r>
          </w:p>
        </w:tc>
      </w:tr>
      <w:tr w:rsidR="006425F9" w14:paraId="0A2158B9" w14:textId="77777777">
        <w:trPr>
          <w:trHeight w:val="300"/>
        </w:trPr>
        <w:tc>
          <w:tcPr>
            <w:tcW w:w="2970" w:type="dxa"/>
            <w:tcBorders>
              <w:top w:val="nil"/>
              <w:left w:val="nil"/>
              <w:bottom w:val="nil"/>
              <w:right w:val="nil"/>
            </w:tcBorders>
            <w:tcMar>
              <w:top w:w="0" w:type="dxa"/>
              <w:left w:w="100" w:type="dxa"/>
              <w:bottom w:w="0" w:type="dxa"/>
              <w:right w:w="100" w:type="dxa"/>
            </w:tcMar>
          </w:tcPr>
          <w:p w14:paraId="75AC5FB8" w14:textId="77777777" w:rsidR="006425F9" w:rsidRDefault="00000000">
            <w:pPr>
              <w:spacing w:line="360" w:lineRule="auto"/>
              <w:ind w:firstLine="0"/>
              <w:rPr>
                <w:sz w:val="20"/>
                <w:szCs w:val="20"/>
              </w:rPr>
            </w:pPr>
            <w:r>
              <w:rPr>
                <w:sz w:val="20"/>
                <w:szCs w:val="20"/>
              </w:rPr>
              <w:t>Imagining future use cases</w:t>
            </w:r>
          </w:p>
        </w:tc>
        <w:tc>
          <w:tcPr>
            <w:tcW w:w="2940" w:type="dxa"/>
            <w:tcBorders>
              <w:top w:val="nil"/>
              <w:left w:val="nil"/>
              <w:bottom w:val="nil"/>
              <w:right w:val="nil"/>
            </w:tcBorders>
            <w:tcMar>
              <w:top w:w="0" w:type="dxa"/>
              <w:left w:w="100" w:type="dxa"/>
              <w:bottom w:w="0" w:type="dxa"/>
              <w:right w:w="100" w:type="dxa"/>
            </w:tcMar>
          </w:tcPr>
          <w:p w14:paraId="70E10EC6" w14:textId="77777777" w:rsidR="006425F9" w:rsidRDefault="00000000">
            <w:pPr>
              <w:spacing w:line="360" w:lineRule="auto"/>
              <w:ind w:firstLine="0"/>
              <w:rPr>
                <w:sz w:val="20"/>
                <w:szCs w:val="20"/>
              </w:rPr>
            </w:pPr>
            <w:r>
              <w:rPr>
                <w:rFonts w:ascii="Cardo" w:eastAsia="Cardo" w:hAnsi="Cardo" w:cs="Cardo"/>
                <w:sz w:val="20"/>
                <w:szCs w:val="20"/>
              </w:rPr>
              <w:t>→  Experiencing opportunity</w:t>
            </w:r>
          </w:p>
        </w:tc>
        <w:tc>
          <w:tcPr>
            <w:tcW w:w="2985" w:type="dxa"/>
            <w:tcBorders>
              <w:top w:val="nil"/>
              <w:left w:val="nil"/>
              <w:bottom w:val="nil"/>
              <w:right w:val="nil"/>
            </w:tcBorders>
            <w:tcMar>
              <w:top w:w="0" w:type="dxa"/>
              <w:left w:w="100" w:type="dxa"/>
              <w:bottom w:w="0" w:type="dxa"/>
              <w:right w:w="100" w:type="dxa"/>
            </w:tcMar>
          </w:tcPr>
          <w:p w14:paraId="0500C8BB" w14:textId="77777777" w:rsidR="006425F9" w:rsidRDefault="00000000">
            <w:pPr>
              <w:spacing w:line="360" w:lineRule="auto"/>
              <w:ind w:firstLine="0"/>
              <w:rPr>
                <w:sz w:val="20"/>
                <w:szCs w:val="20"/>
              </w:rPr>
            </w:pPr>
            <w:r>
              <w:rPr>
                <w:sz w:val="20"/>
                <w:szCs w:val="20"/>
              </w:rPr>
              <w:t xml:space="preserve"> </w:t>
            </w:r>
          </w:p>
        </w:tc>
      </w:tr>
      <w:tr w:rsidR="006425F9" w14:paraId="0C847D9F" w14:textId="77777777">
        <w:trPr>
          <w:trHeight w:val="600"/>
        </w:trPr>
        <w:tc>
          <w:tcPr>
            <w:tcW w:w="2970" w:type="dxa"/>
            <w:tcBorders>
              <w:top w:val="nil"/>
              <w:left w:val="nil"/>
              <w:bottom w:val="nil"/>
              <w:right w:val="nil"/>
            </w:tcBorders>
            <w:tcMar>
              <w:top w:w="0" w:type="dxa"/>
              <w:left w:w="100" w:type="dxa"/>
              <w:bottom w:w="0" w:type="dxa"/>
              <w:right w:w="100" w:type="dxa"/>
            </w:tcMar>
          </w:tcPr>
          <w:p w14:paraId="3C5559D2" w14:textId="77777777" w:rsidR="006425F9" w:rsidRDefault="00000000">
            <w:pPr>
              <w:spacing w:line="360" w:lineRule="auto"/>
              <w:ind w:firstLine="0"/>
              <w:rPr>
                <w:sz w:val="20"/>
                <w:szCs w:val="20"/>
              </w:rPr>
            </w:pPr>
            <w:r>
              <w:rPr>
                <w:sz w:val="20"/>
                <w:szCs w:val="20"/>
              </w:rPr>
              <w:t>Seeing transformation potential</w:t>
            </w:r>
          </w:p>
        </w:tc>
        <w:tc>
          <w:tcPr>
            <w:tcW w:w="2940" w:type="dxa"/>
            <w:tcBorders>
              <w:top w:val="nil"/>
              <w:left w:val="nil"/>
              <w:bottom w:val="nil"/>
              <w:right w:val="nil"/>
            </w:tcBorders>
            <w:tcMar>
              <w:top w:w="0" w:type="dxa"/>
              <w:left w:w="100" w:type="dxa"/>
              <w:bottom w:w="0" w:type="dxa"/>
              <w:right w:w="100" w:type="dxa"/>
            </w:tcMar>
          </w:tcPr>
          <w:p w14:paraId="31639200"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nil"/>
              <w:right w:val="nil"/>
            </w:tcBorders>
            <w:tcMar>
              <w:top w:w="0" w:type="dxa"/>
              <w:left w:w="100" w:type="dxa"/>
              <w:bottom w:w="0" w:type="dxa"/>
              <w:right w:w="100" w:type="dxa"/>
            </w:tcMar>
          </w:tcPr>
          <w:p w14:paraId="53E4D321" w14:textId="77777777" w:rsidR="006425F9" w:rsidRDefault="00000000">
            <w:pPr>
              <w:spacing w:line="360" w:lineRule="auto"/>
              <w:ind w:firstLine="0"/>
              <w:rPr>
                <w:sz w:val="20"/>
                <w:szCs w:val="20"/>
              </w:rPr>
            </w:pPr>
            <w:r>
              <w:rPr>
                <w:sz w:val="20"/>
                <w:szCs w:val="20"/>
              </w:rPr>
              <w:t xml:space="preserve"> </w:t>
            </w:r>
          </w:p>
        </w:tc>
      </w:tr>
      <w:tr w:rsidR="006425F9" w14:paraId="01A27EEA" w14:textId="77777777">
        <w:trPr>
          <w:trHeight w:val="315"/>
        </w:trPr>
        <w:tc>
          <w:tcPr>
            <w:tcW w:w="2970" w:type="dxa"/>
            <w:tcBorders>
              <w:top w:val="nil"/>
              <w:left w:val="nil"/>
              <w:bottom w:val="single" w:sz="7" w:space="0" w:color="000000"/>
              <w:right w:val="nil"/>
            </w:tcBorders>
            <w:tcMar>
              <w:top w:w="0" w:type="dxa"/>
              <w:left w:w="100" w:type="dxa"/>
              <w:bottom w:w="0" w:type="dxa"/>
              <w:right w:w="100" w:type="dxa"/>
            </w:tcMar>
          </w:tcPr>
          <w:p w14:paraId="51D3EE10" w14:textId="77777777" w:rsidR="006425F9" w:rsidRDefault="00000000">
            <w:pPr>
              <w:spacing w:line="360" w:lineRule="auto"/>
              <w:ind w:firstLine="0"/>
              <w:rPr>
                <w:sz w:val="20"/>
                <w:szCs w:val="20"/>
              </w:rPr>
            </w:pPr>
            <w:r>
              <w:rPr>
                <w:sz w:val="20"/>
                <w:szCs w:val="20"/>
              </w:rPr>
              <w:t>Feeling intrinsic motivation</w:t>
            </w:r>
          </w:p>
        </w:tc>
        <w:tc>
          <w:tcPr>
            <w:tcW w:w="2940" w:type="dxa"/>
            <w:tcBorders>
              <w:top w:val="nil"/>
              <w:left w:val="nil"/>
              <w:bottom w:val="single" w:sz="7" w:space="0" w:color="000000"/>
              <w:right w:val="nil"/>
            </w:tcBorders>
            <w:tcMar>
              <w:top w:w="0" w:type="dxa"/>
              <w:left w:w="100" w:type="dxa"/>
              <w:bottom w:w="0" w:type="dxa"/>
              <w:right w:w="100" w:type="dxa"/>
            </w:tcMar>
          </w:tcPr>
          <w:p w14:paraId="4A60C995" w14:textId="77777777" w:rsidR="006425F9" w:rsidRDefault="00000000">
            <w:pPr>
              <w:spacing w:line="360" w:lineRule="auto"/>
              <w:ind w:firstLine="0"/>
              <w:rPr>
                <w:sz w:val="20"/>
                <w:szCs w:val="20"/>
              </w:rPr>
            </w:pPr>
            <w:r>
              <w:rPr>
                <w:sz w:val="20"/>
                <w:szCs w:val="20"/>
              </w:rPr>
              <w:t xml:space="preserve"> </w:t>
            </w:r>
          </w:p>
        </w:tc>
        <w:tc>
          <w:tcPr>
            <w:tcW w:w="2985" w:type="dxa"/>
            <w:tcBorders>
              <w:top w:val="nil"/>
              <w:left w:val="nil"/>
              <w:bottom w:val="single" w:sz="7" w:space="0" w:color="000000"/>
              <w:right w:val="nil"/>
            </w:tcBorders>
            <w:tcMar>
              <w:top w:w="0" w:type="dxa"/>
              <w:left w:w="100" w:type="dxa"/>
              <w:bottom w:w="0" w:type="dxa"/>
              <w:right w:w="100" w:type="dxa"/>
            </w:tcMar>
          </w:tcPr>
          <w:p w14:paraId="7E2236F0" w14:textId="77777777" w:rsidR="006425F9" w:rsidRDefault="00000000">
            <w:pPr>
              <w:spacing w:line="360" w:lineRule="auto"/>
              <w:ind w:firstLine="0"/>
              <w:rPr>
                <w:sz w:val="20"/>
                <w:szCs w:val="20"/>
              </w:rPr>
            </w:pPr>
            <w:r>
              <w:rPr>
                <w:sz w:val="20"/>
                <w:szCs w:val="20"/>
              </w:rPr>
              <w:t xml:space="preserve"> </w:t>
            </w:r>
          </w:p>
        </w:tc>
      </w:tr>
    </w:tbl>
    <w:p w14:paraId="51EB95DF" w14:textId="77777777" w:rsidR="006425F9" w:rsidRDefault="00000000">
      <w:r>
        <w:t xml:space="preserve"> </w:t>
      </w:r>
    </w:p>
    <w:p w14:paraId="55E17510" w14:textId="77777777" w:rsidR="006425F9" w:rsidRDefault="00000000">
      <w:pPr>
        <w:spacing w:after="200"/>
        <w:ind w:firstLine="0"/>
        <w:rPr>
          <w:b/>
          <w:bCs/>
        </w:rPr>
      </w:pPr>
      <w:r>
        <w:br w:type="page"/>
      </w:r>
    </w:p>
    <w:p w14:paraId="4554BF14" w14:textId="77777777" w:rsidR="006425F9" w:rsidRDefault="00000000">
      <w:pPr>
        <w:spacing w:after="200"/>
        <w:ind w:firstLine="0"/>
        <w:rPr>
          <w:b/>
          <w:bCs/>
        </w:rPr>
      </w:pPr>
      <w:r>
        <w:rPr>
          <w:b/>
          <w:bCs/>
        </w:rPr>
        <w:lastRenderedPageBreak/>
        <w:t>Figure 1.</w:t>
      </w:r>
    </w:p>
    <w:p w14:paraId="5F333B0E" w14:textId="77777777" w:rsidR="006425F9" w:rsidRDefault="00000000">
      <w:pPr>
        <w:spacing w:after="200"/>
        <w:ind w:firstLine="0"/>
        <w:rPr>
          <w:i/>
          <w:iCs/>
        </w:rPr>
      </w:pPr>
      <w:r>
        <w:rPr>
          <w:i/>
          <w:iCs/>
        </w:rPr>
        <w:t>Value creation with agentic AI from an organizational perspective</w:t>
      </w:r>
    </w:p>
    <w:p w14:paraId="4B6D6B4A" w14:textId="77777777" w:rsidR="006425F9" w:rsidRDefault="00000000">
      <w:r>
        <w:rPr>
          <w:noProof/>
        </w:rPr>
        <w:drawing>
          <wp:inline distT="114300" distB="114300" distL="114300" distR="114300" wp14:anchorId="2EF0DFB0" wp14:editId="69C23A00">
            <wp:extent cx="3683294" cy="2259087"/>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683294" cy="2259087"/>
                    </a:xfrm>
                    <a:prstGeom prst="rect">
                      <a:avLst/>
                    </a:prstGeom>
                    <a:ln/>
                  </pic:spPr>
                </pic:pic>
              </a:graphicData>
            </a:graphic>
          </wp:inline>
        </w:drawing>
      </w:r>
    </w:p>
    <w:p w14:paraId="3FB9E29B" w14:textId="77777777" w:rsidR="006425F9" w:rsidRDefault="00000000">
      <w:pPr>
        <w:spacing w:after="200"/>
        <w:ind w:firstLine="0"/>
        <w:rPr>
          <w:b/>
          <w:bCs/>
        </w:rPr>
      </w:pPr>
      <w:r>
        <w:rPr>
          <w:b/>
          <w:bCs/>
        </w:rPr>
        <w:t>Figure 2.</w:t>
      </w:r>
    </w:p>
    <w:p w14:paraId="59371D4A" w14:textId="77777777" w:rsidR="006425F9" w:rsidRDefault="00000000">
      <w:pPr>
        <w:spacing w:after="200"/>
        <w:ind w:firstLine="0"/>
        <w:rPr>
          <w:i/>
          <w:iCs/>
        </w:rPr>
      </w:pPr>
      <w:r>
        <w:rPr>
          <w:i/>
          <w:iCs/>
        </w:rPr>
        <w:t>Managerial interventions</w:t>
      </w:r>
    </w:p>
    <w:p w14:paraId="326B7693" w14:textId="77777777" w:rsidR="006425F9" w:rsidRDefault="00000000">
      <w:pPr>
        <w:spacing w:after="200"/>
        <w:ind w:firstLine="0"/>
        <w:rPr>
          <w:i/>
          <w:iCs/>
        </w:rPr>
      </w:pPr>
      <w:r>
        <w:rPr>
          <w:i/>
          <w:iCs/>
          <w:noProof/>
        </w:rPr>
        <w:drawing>
          <wp:inline distT="114300" distB="114300" distL="114300" distR="114300" wp14:anchorId="5B3814C0" wp14:editId="1180E22B">
            <wp:extent cx="3843454" cy="293975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3843454" cy="2939752"/>
                    </a:xfrm>
                    <a:prstGeom prst="rect">
                      <a:avLst/>
                    </a:prstGeom>
                    <a:ln/>
                  </pic:spPr>
                </pic:pic>
              </a:graphicData>
            </a:graphic>
          </wp:inline>
        </w:drawing>
      </w:r>
    </w:p>
    <w:p w14:paraId="5FB0C54F" w14:textId="77777777" w:rsidR="006425F9" w:rsidRDefault="00000000">
      <w:r>
        <w:br w:type="page"/>
      </w:r>
    </w:p>
    <w:p w14:paraId="1B8E54B9" w14:textId="77777777" w:rsidR="006425F9" w:rsidRDefault="00000000">
      <w:pPr>
        <w:spacing w:after="200"/>
        <w:ind w:firstLine="0"/>
        <w:rPr>
          <w:b/>
          <w:bCs/>
        </w:rPr>
      </w:pPr>
      <w:r>
        <w:rPr>
          <w:b/>
          <w:bCs/>
        </w:rPr>
        <w:lastRenderedPageBreak/>
        <w:t>Figure 3.</w:t>
      </w:r>
    </w:p>
    <w:p w14:paraId="3E54FBB3" w14:textId="77777777" w:rsidR="006425F9" w:rsidRDefault="00000000">
      <w:pPr>
        <w:spacing w:after="200"/>
        <w:ind w:firstLine="0"/>
        <w:rPr>
          <w:i/>
          <w:iCs/>
        </w:rPr>
      </w:pPr>
      <w:r>
        <w:rPr>
          <w:i/>
          <w:iCs/>
        </w:rPr>
        <w:t>Managerial interventions from a dynamic capabilities perspective</w:t>
      </w:r>
    </w:p>
    <w:p w14:paraId="5D48C83C" w14:textId="77777777" w:rsidR="006425F9" w:rsidRDefault="00000000">
      <w:r>
        <w:rPr>
          <w:i/>
          <w:iCs/>
          <w:noProof/>
        </w:rPr>
        <w:drawing>
          <wp:inline distT="114300" distB="114300" distL="114300" distR="114300" wp14:anchorId="18714BFD" wp14:editId="4D7CDD82">
            <wp:extent cx="5053013" cy="29152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053013" cy="2915200"/>
                    </a:xfrm>
                    <a:prstGeom prst="rect">
                      <a:avLst/>
                    </a:prstGeom>
                    <a:ln/>
                  </pic:spPr>
                </pic:pic>
              </a:graphicData>
            </a:graphic>
          </wp:inline>
        </w:drawing>
      </w:r>
    </w:p>
    <w:p w14:paraId="4C368734" w14:textId="77777777" w:rsidR="006425F9" w:rsidRDefault="00000000">
      <w:pPr>
        <w:pStyle w:val="Heading2"/>
      </w:pPr>
      <w:bookmarkStart w:id="163" w:name="_2q0exaqbamrg" w:colFirst="0" w:colLast="0"/>
      <w:bookmarkEnd w:id="163"/>
      <w:r>
        <w:t>4.1</w:t>
      </w:r>
      <w:r>
        <w:tab/>
        <w:t>Forces for Change</w:t>
      </w:r>
    </w:p>
    <w:p w14:paraId="62EDB4D3" w14:textId="77777777" w:rsidR="006425F9" w:rsidRDefault="00000000">
      <w:pPr>
        <w:pStyle w:val="Heading3"/>
      </w:pPr>
      <w:bookmarkStart w:id="164" w:name="_tby37rr2rzz9" w:colFirst="0" w:colLast="0"/>
      <w:bookmarkEnd w:id="164"/>
      <w:r>
        <w:t>4.1.1</w:t>
      </w:r>
      <w:r>
        <w:tab/>
        <w:t>Contextual input</w:t>
      </w:r>
    </w:p>
    <w:p w14:paraId="543EE1CF" w14:textId="77777777" w:rsidR="006425F9" w:rsidRDefault="00000000">
      <w:r>
        <w:t>Three categories of external contextual input drive marketing managers to engage with agentic AI: competitive and market pressure, shifting consumer behavior as consumers themselves begin deploying AI agents, and vendor releases that progressively supply new capabilities as off-the-shelf affordances.</w:t>
      </w:r>
    </w:p>
    <w:p w14:paraId="0B69B644" w14:textId="77777777" w:rsidR="006425F9" w:rsidRDefault="00000000">
      <w:r>
        <w:t>Competitive pressure is the most pervasive driver. Across interviews, participants described organizations feeling compelled to demonstrate AI capability — primarily to avoid the perception of falling behind rather than to generate novel value. The dominant managerial posture is defensive rather than offensive. Interviewee 8, who maintains an active AI practice in e-commerce and digital marketing, captured the organizational reaction to new AI initiatives:</w:t>
      </w:r>
    </w:p>
    <w:p w14:paraId="7182100A" w14:textId="77777777" w:rsidR="006425F9" w:rsidRDefault="00000000">
      <w:pPr>
        <w:ind w:left="720" w:firstLine="0"/>
        <w:rPr>
          <w:i/>
          <w:iCs/>
        </w:rPr>
      </w:pPr>
      <w:r>
        <w:rPr>
          <w:i/>
          <w:iCs/>
        </w:rPr>
        <w:t>Almost everyone’s been very positive about it because they want to not be left behind, you know?</w:t>
      </w:r>
    </w:p>
    <w:p w14:paraId="25AE3876" w14:textId="77777777" w:rsidR="006425F9" w:rsidRDefault="00000000">
      <w:pPr>
        <w:ind w:left="720" w:firstLine="0"/>
      </w:pPr>
      <w:r>
        <w:lastRenderedPageBreak/>
        <w:t>— Interviewee 8</w:t>
      </w:r>
    </w:p>
    <w:p w14:paraId="27B8BED7" w14:textId="77777777" w:rsidR="006425F9" w:rsidRDefault="00000000">
      <w:r>
        <w:t>This fear-of-missing-out dynamic generates movement but not necessarily direction. Interviewee 9, working across a large agency network, described the result candidly: organizations are primarily trying “to get to parity in the present with what they’re saying they can do.” The implication is that early agentic AI adoption in marketing is as much a signalling exercise as a value-creation exercise, and that competitive pressure alone does not translate into a coherent use-case strategy.</w:t>
      </w:r>
    </w:p>
    <w:p w14:paraId="757E0BE1" w14:textId="77777777" w:rsidR="006425F9" w:rsidRDefault="00000000">
      <w:r>
        <w:t>A second source of contextual input is shifting consumer behavior. Consumers are increasingly deploying AI agents of their own — tools that conduct research, compare products, and route purchase decisions on their behalf. Interviewee 12 described consumer-owned agents as the most structurally disruptive development for marketers: they act on the customer’s behalf and bypass the firm’s traditional points of engagement. Most organizations in the data have not yet encountered this shift at scale, but it is widely anticipated and is already prompting early investment in new channel design.</w:t>
      </w:r>
    </w:p>
    <w:p w14:paraId="7F9AA567" w14:textId="77777777" w:rsidR="006425F9" w:rsidRDefault="00000000">
      <w:r>
        <w:t>A third channel is vendor strategy. New technical standards — particularly MCP-compatible connectors and integrations — are routinely turning abstract AI capability into immediately deployable use cases. Several participants described a specific vendor release as the proximate trigger for a new agentic initiative. Interviewee 15 described how a newly available connector enabled Claude to read and action orders directly from the company’s webshop catalogue, creating a genuinely new customer channel: “Look, you can couple connectors to Claude… I see that as the future, so to speak. It’s a new channel, we need to facilitate that.” In this pattern, vendors do not merely provide tools — they also define which use cases become organizationally legible as ‘agentic.’</w:t>
      </w:r>
    </w:p>
    <w:p w14:paraId="6AC86B8F" w14:textId="77777777" w:rsidR="006425F9" w:rsidRDefault="00000000">
      <w:pPr>
        <w:pStyle w:val="Heading3"/>
      </w:pPr>
      <w:bookmarkStart w:id="165" w:name="_py9fbdig9ru4" w:colFirst="0" w:colLast="0"/>
      <w:bookmarkStart w:id="166" w:name="_4.1.2_AI_progression"/>
      <w:bookmarkEnd w:id="165"/>
      <w:bookmarkEnd w:id="166"/>
      <w:r>
        <w:t>4.1.2</w:t>
      </w:r>
      <w:r>
        <w:tab/>
        <w:t>AI progression</w:t>
      </w:r>
    </w:p>
    <w:p w14:paraId="25D332A1" w14:textId="77777777" w:rsidR="006425F9" w:rsidRDefault="00000000">
      <w:r>
        <w:t xml:space="preserve">Marketing managers and AI experts consistently describe agentic AI not as a stable product category but as a fast-moving capability shift. Models are released, superseded, and </w:t>
      </w:r>
      <w:r>
        <w:lastRenderedPageBreak/>
        <w:t>repositioned within weeks; standards such as MCP and Skills protocols shift the boundary of what is off-the-shelf versus custom-built. The dominant experience across interviews is of a technology that advances faster than organizations can evaluate or adopt it.</w:t>
      </w:r>
    </w:p>
    <w:p w14:paraId="324A10B2" w14:textId="77777777" w:rsidR="006425F9" w:rsidRDefault="00000000">
      <w:r>
        <w:t>The pace of model improvement is felt most immediately in day-to-day practice. Interviewee 14, an AI advisor and marketing strategist, captured the dynamic with a hockey-stick metaphor:</w:t>
      </w:r>
    </w:p>
    <w:p w14:paraId="5E6F5E12" w14:textId="77777777" w:rsidR="006425F9" w:rsidRDefault="00000000">
      <w:pPr>
        <w:ind w:left="720" w:firstLine="0"/>
        <w:rPr>
          <w:i/>
          <w:iCs/>
        </w:rPr>
      </w:pPr>
      <w:r>
        <w:rPr>
          <w:i/>
          <w:iCs/>
        </w:rPr>
        <w:t>Because these developments are going so fast, they really go in a, in a hockey stick. Um, yes, ultimately, right — what was spectacular all at once within Gemini tomorrow is, uh, taken over all at once by Claude the day after, and the week after that we’re, uh, two steps further with ChatGPT. So I, I mean, you know, it goes so incredibly fast.</w:t>
      </w:r>
    </w:p>
    <w:p w14:paraId="7178B778" w14:textId="77777777" w:rsidR="006425F9" w:rsidRDefault="00000000">
      <w:pPr>
        <w:ind w:left="720" w:firstLine="0"/>
      </w:pPr>
      <w:r>
        <w:t>— Interviewee 14</w:t>
      </w:r>
    </w:p>
    <w:p w14:paraId="3F237C1E" w14:textId="77777777" w:rsidR="006425F9" w:rsidRDefault="00000000">
      <w:r>
        <w:t>Interviewee 8, who builds agentic systems and explicitly tracks model performance, described having abandoned systematic model comparison as a practical necessity: “What I originally used to do was test every single model that would come out. You know, the, the, the iteration was slow enough that it could be done. Now I c— I can’t even keep up.” This experience — of capability advancing faster than evaluation capacity — is shared across participant types and organization sizes.</w:t>
      </w:r>
    </w:p>
    <w:p w14:paraId="4F5D58C0" w14:textId="77777777" w:rsidR="006425F9" w:rsidRDefault="00000000">
      <w:r>
        <w:t>The definitional blurring is not merely a conceptual inconvenience. Interviewee 12, who advises organizations across the marketing technology landscape, named it directly:</w:t>
      </w:r>
    </w:p>
    <w:p w14:paraId="4B228D06" w14:textId="77777777" w:rsidR="006425F9" w:rsidRDefault="00000000">
      <w:pPr>
        <w:ind w:left="720" w:firstLine="0"/>
        <w:rPr>
          <w:i/>
          <w:iCs/>
        </w:rPr>
      </w:pPr>
      <w:r>
        <w:rPr>
          <w:i/>
          <w:iCs/>
        </w:rPr>
        <w:t>People call things agents that you could debate and say, “I don’t know, is that really an agent? How agentic is it?” You know, how much autonomy, how much decision-making? It, it’s, it’s become almost a marketing term, uh, more so than a technical definition.</w:t>
      </w:r>
    </w:p>
    <w:p w14:paraId="0788FFC4" w14:textId="77777777" w:rsidR="006425F9" w:rsidRDefault="00000000">
      <w:pPr>
        <w:ind w:left="720" w:firstLine="0"/>
      </w:pPr>
      <w:r>
        <w:t>— Interviewee 12</w:t>
      </w:r>
    </w:p>
    <w:p w14:paraId="2DC8BADA" w14:textId="77777777" w:rsidR="006425F9" w:rsidRDefault="00000000">
      <w:r>
        <w:t xml:space="preserve">A structural consequence of this pace is definitional instability. The category of ‘agentic AI’ blurs continuously with broader AI capability. Participants who work closely with the </w:t>
      </w:r>
      <w:r>
        <w:lastRenderedPageBreak/>
        <w:t>technology frequently noted that it is difficult to distinguish a genuinely agentic deployment from a well-structured prompt workflow. Managers therefore cannot optimize for the current state of AI; they can only design practices — experimentation habits, modular architectures, vendor-agnostic builds — that survive model transitions. This adaptability imperative is returned to in §4.2.1.</w:t>
      </w:r>
    </w:p>
    <w:p w14:paraId="08B4FCF7" w14:textId="77777777" w:rsidR="006425F9" w:rsidRDefault="00000000">
      <w:pPr>
        <w:pStyle w:val="Heading2"/>
      </w:pPr>
      <w:bookmarkStart w:id="167" w:name="_8m85geiwfpne" w:colFirst="0" w:colLast="0"/>
      <w:bookmarkEnd w:id="167"/>
      <w:r>
        <w:t>4.2</w:t>
      </w:r>
      <w:r>
        <w:tab/>
        <w:t>Affecting change</w:t>
      </w:r>
    </w:p>
    <w:p w14:paraId="225932F3" w14:textId="77777777" w:rsidR="006425F9" w:rsidRDefault="00000000">
      <w:pPr>
        <w:pStyle w:val="Heading3"/>
      </w:pPr>
      <w:bookmarkStart w:id="168" w:name="_7cwbll15xsxd" w:colFirst="0" w:colLast="0"/>
      <w:bookmarkEnd w:id="168"/>
      <w:r>
        <w:t>4.2.1</w:t>
      </w:r>
      <w:r>
        <w:tab/>
        <w:t>Finding value through learning &amp; experimentation</w:t>
      </w:r>
    </w:p>
    <w:p w14:paraId="530455FD" w14:textId="77777777" w:rsidR="006425F9" w:rsidRDefault="00000000">
      <w:r>
        <w:t>Experimenting is the primary mode through which marketing managers discover where agentic AI creates value. Three patterns recur across the data: bounded ‘lighthouse’ projects designed to prove a use case before scaling; continuous personal experimentation that builds tacit capability; and structured training programmes that lift teams from basic prompt use to workflow integration.</w:t>
      </w:r>
    </w:p>
    <w:p w14:paraId="6863B036" w14:textId="77777777" w:rsidR="006425F9" w:rsidRDefault="00000000">
      <w:r>
        <w:t>The lighthouse project pattern is the most deliberately designed. By limiting scope to a single data set or a clearly bounded workflow, a lighthouse project avoids triggering multi-committee approval processes (discussed in §4.2.4) while generating the concrete evidence that leadership and compliance require before authorizing broader rollout. Interviewee 13, an external AI advisor working extensively with German enterprises, described the approach:</w:t>
      </w:r>
    </w:p>
    <w:p w14:paraId="536BF7A2" w14:textId="77777777" w:rsidR="006425F9" w:rsidRDefault="00000000">
      <w:pPr>
        <w:ind w:left="720" w:firstLine="0"/>
        <w:rPr>
          <w:i/>
          <w:iCs/>
        </w:rPr>
      </w:pPr>
      <w:r>
        <w:rPr>
          <w:i/>
          <w:iCs/>
        </w:rPr>
        <w:t>I typically try to do y— lighthouse projects, right? … So don’t do anything, uh, with all the data at the company. Don’t put it to the whole IT, security, legal stuff. Just go to legal, say, ‘Hey, we have this data set, and with this kind of data, we want to do something.’ … And usually before that, I need to get the buy-in from the stakeholder, from the people in the company, but they usually get me because they want to build something like this.</w:t>
      </w:r>
    </w:p>
    <w:p w14:paraId="7007F0E5" w14:textId="77777777" w:rsidR="006425F9" w:rsidRDefault="00000000">
      <w:pPr>
        <w:ind w:left="720" w:firstLine="0"/>
      </w:pPr>
      <w:r>
        <w:t>— Interviewee 13</w:t>
      </w:r>
    </w:p>
    <w:p w14:paraId="7BB1625F" w14:textId="77777777" w:rsidR="006425F9" w:rsidRDefault="00000000">
      <w:r>
        <w:t xml:space="preserve">Personal experimentation is the most prevalent form across all participant types. Participants who report the strongest results describe daily hands-on use as the primary source </w:t>
      </w:r>
      <w:r>
        <w:lastRenderedPageBreak/>
        <w:t>of practical capability. Interviewee 7, an AI advisor who works across multiple sectors, captured the decisive disposition:</w:t>
      </w:r>
    </w:p>
    <w:p w14:paraId="5F17C6FA" w14:textId="77777777" w:rsidR="006425F9" w:rsidRDefault="00000000">
      <w:pPr>
        <w:ind w:left="720" w:firstLine="0"/>
        <w:rPr>
          <w:i/>
          <w:iCs/>
        </w:rPr>
      </w:pPr>
      <w:r>
        <w:rPr>
          <w:i/>
          <w:iCs/>
        </w:rPr>
        <w:t>those who are really flying with AI, and I would think you are part of it, is when you’re dealing with AI, the, the answer of the AI might not be the last answer. You say, “No, I don’t like this answer, let’s move on.” And then it becomes a communication until you get what you want.</w:t>
      </w:r>
    </w:p>
    <w:p w14:paraId="2E395763" w14:textId="77777777" w:rsidR="006425F9" w:rsidRDefault="00000000">
      <w:pPr>
        <w:ind w:left="720" w:firstLine="0"/>
      </w:pPr>
      <w:r>
        <w:t>— Interviewee 7</w:t>
      </w:r>
    </w:p>
    <w:p w14:paraId="68DA4063" w14:textId="77777777" w:rsidR="006425F9" w:rsidRDefault="00000000">
      <w:r>
        <w:t>This iterative back-and-forth is both a skill and a disposition, one that training can introduce but only practice can entrench.</w:t>
      </w:r>
    </w:p>
    <w:p w14:paraId="17E5047D" w14:textId="77777777" w:rsidR="006425F9" w:rsidRDefault="00000000">
      <w:r>
        <w:t>Training programs are the organizational complement to individual experimentation. Several participants described structured learning as essential to moving teams beyond one-off prompt use toward repeatable, embedded workflows. Interviewee 1 noted that the appetite for foundational AI education is high but that it needs to be grounded in specific organizational contexts rather than generic tool tutorials: “a lot of it has to do with the baseline understanding … there’s a huge appetite for what AI is or what AI does that needs to be clarified before any further engagement.”</w:t>
      </w:r>
    </w:p>
    <w:p w14:paraId="47E9DFD0" w14:textId="77777777" w:rsidR="006425F9" w:rsidRDefault="00000000">
      <w:r>
        <w:t>A recurring obstacle in the experimenting phase is the difficulty of finding product-market fit for AI solutions. Interviewee 5 described this in consumer-facing AI: the hardest constraint is not what the technology can do but what customers actually want, and whether the right customer data is even collectible. Finding the specific use case that is both technically feasible and genuinely valued requires the same market-sensing work as any other product development process — and often takes longer than the technology itself.</w:t>
      </w:r>
    </w:p>
    <w:p w14:paraId="723C1570" w14:textId="77777777" w:rsidR="006425F9" w:rsidRDefault="00000000">
      <w:pPr>
        <w:pStyle w:val="Heading3"/>
      </w:pPr>
      <w:bookmarkStart w:id="169" w:name="_68gfvopvsda8" w:colFirst="0" w:colLast="0"/>
      <w:bookmarkEnd w:id="169"/>
      <w:r>
        <w:t>4.2.2</w:t>
      </w:r>
      <w:r>
        <w:tab/>
        <w:t>Steering the organization</w:t>
      </w:r>
    </w:p>
    <w:p w14:paraId="060F5297" w14:textId="77777777" w:rsidR="006425F9" w:rsidRDefault="00000000">
      <w:del w:id="170" w:author="Claude" w:date="2026-05-31T00:00:00Z">
        <w:r>
          <w:delText xml:space="preserve">Steering the organization involves four interconnected managerial behaviors: providing clarity about direction and expectations; actively bringing people along through communication </w:delText>
        </w:r>
        <w:r>
          <w:lastRenderedPageBreak/>
          <w:delText>and training; securing and sustaining leadership support; and, in many cases, relying on dedicated AI champions who absorb the organizational friction that formal processes cannot.</w:delText>
        </w:r>
      </w:del>
    </w:p>
    <w:p w14:paraId="00000901" w14:textId="77777777" w:rsidR="00F455D7" w:rsidRDefault="00000000">
      <w:pPr>
        <w:rPr>
          <w:ins w:id="171" w:author="Claude" w:date="2026-05-31T00:00:00Z"/>
        </w:rPr>
      </w:pPr>
      <w:ins w:id="172" w:author="Claude" w:date="2026-05-31T00:00:00Z">
        <w:r>
          <w:t>Steering the organization involves four interconnected managerial behaviors: providing clarity about strategic direction and expectations; actively bringing people along through communication and training; securing and sustaining leadership support; and mobilizing AI champions who demonstrate what is possible and carry proven patterns into the wider organization.</w:t>
        </w:r>
      </w:ins>
    </w:p>
    <w:p w14:paraId="14E029B9" w14:textId="77777777" w:rsidR="006425F9" w:rsidRDefault="00000000">
      <w:del w:id="173" w:author="Claude" w:date="2026-05-31T00:00:00Z">
        <w:r>
          <w:delText>Clarity is foundational. Without a clear direction from leadership, teams experiment idiosyncratically and the resulting knowledge cannot be consolidated or compared. Interviewee 1, an AI advisor with board-level experience across multiple organizations, identified clarity as a precondition for execution: “I think it’s easier to think about automation if things are clear and you know exactly how to do it.” Where that clarity is absent, ambition diffuses across incompatible experiments rather than accumulating into organizational capability.</w:delText>
        </w:r>
      </w:del>
    </w:p>
    <w:p w14:paraId="00000902" w14:textId="77777777" w:rsidR="00F455D7" w:rsidRDefault="00000000">
      <w:pPr>
        <w:rPr>
          <w:ins w:id="174" w:author="Claude" w:date="2026-05-31T00:00:00Z"/>
        </w:rPr>
      </w:pPr>
      <w:ins w:id="175" w:author="Claude" w:date="2026-05-31T00:00:00Z">
        <w:r>
          <w:t>Clarity is foundational, but in the data it refers primarily to strategic direction and purpose rather than step-by-step implementation know-how. Without a shared sense of where the organization is headed and what AI is meant to achieve, teams experiment idiosyncratically and the resulting knowledge cannot be consolidated or compared. Interviewee 4, an external AI advisor and former CMO, argued that aspiration remains distinctly human: leadership must “set goals” and “aspire people to believe in where you’re going,” because “nobody yet will listen to an AI voice and be inspired for a common goal.” Interviewee 1 made a related point from an execution perspective: “if you don’t have clarity, jumping into execution will only surface a lot of problems.” Where strategic clarity is absent, ambition diffuses across incompatible experiments rather than accumulating into organizational capability.</w:t>
        </w:r>
      </w:ins>
    </w:p>
    <w:p w14:paraId="76AD60E4" w14:textId="77777777" w:rsidR="006425F9" w:rsidRDefault="00000000">
      <w:r>
        <w:t>Bringing people along — active change management rather than passive communication — is the most labor-intensive steering behavior in the data. Interviewee 9, who leads AI transformation across an agency network, described the operationalization burden plainly:</w:t>
      </w:r>
    </w:p>
    <w:p w14:paraId="746AFDFD" w14:textId="77777777" w:rsidR="006425F9" w:rsidRDefault="00000000">
      <w:pPr>
        <w:ind w:left="720" w:firstLine="0"/>
        <w:rPr>
          <w:i/>
          <w:iCs/>
        </w:rPr>
      </w:pPr>
      <w:r>
        <w:rPr>
          <w:i/>
          <w:iCs/>
        </w:rPr>
        <w:lastRenderedPageBreak/>
        <w:t>People don’t know it, so they just kinda go back to doing their own thing until someone puts it right in front of them and says, ‘This is what it is. This is how you use it in your day-to-day.’ Um, so I think that’s honestly my role.</w:t>
      </w:r>
    </w:p>
    <w:p w14:paraId="479EDA28" w14:textId="77777777" w:rsidR="006425F9" w:rsidRDefault="00000000">
      <w:pPr>
        <w:ind w:left="720" w:firstLine="0"/>
      </w:pPr>
      <w:r>
        <w:t>— Interviewee 9</w:t>
      </w:r>
    </w:p>
    <w:p w14:paraId="34240520" w14:textId="77777777" w:rsidR="006425F9" w:rsidRDefault="00000000">
      <w:del w:id="176" w:author="Claude" w:date="2026-05-31T00:00:00Z">
        <w:r>
          <w:delText>Leadership support functions both as a resource and as a signal. Where leaders actively champion AI initiatives, teams describe materially stronger adoption than the technology alone predicts. Interviewee 6 captured the champion posture in a single sentence: “No, this is the vision. This is where we’re going. Help me get there.” This stance creates the psychological safety that allows teams to experiment without fear of failure, directly counteracting the punishing-failure obstacle described in §4.2.4.</w:delText>
        </w:r>
      </w:del>
    </w:p>
    <w:p w14:paraId="00000903" w14:textId="77777777" w:rsidR="00F455D7" w:rsidRDefault="00000000">
      <w:pPr>
        <w:rPr>
          <w:ins w:id="177" w:author="Claude" w:date="2026-05-31T00:00:00Z"/>
        </w:rPr>
      </w:pPr>
      <w:ins w:id="178" w:author="Claude" w:date="2026-05-31T00:00:00Z">
        <w:r>
          <w:t>Leadership support functions both as a resource and as a signal. Where leaders actively champion AI initiatives, teams describe materially stronger adoption than the technology alone predicts. Interviewee 6 captured the champion posture in a single sentence: “No, this is the vision. This is where we’re going. Help me get there.” This stance creates conditions in which teams can experiment without fear of failure—directly counteracting the punishing-failure obstacle described in §4.2.4. Interviewee 4 linked this to the pace of change: people “are drinking from a fire hose” and need leadership that affirms “their importance, they’re part of the team, and their work matters.” Interviewee 17 described alignment between leadership mandate, employee capability, and willingness to experiment as the precondition for implementation, including “the feeling that they’re allowed to experiment and that they’re allowed to do things in a safe environment.”</w:t>
        </w:r>
      </w:ins>
    </w:p>
    <w:p w14:paraId="64E5793C" w14:textId="77777777" w:rsidR="006425F9" w:rsidRDefault="00000000">
      <w:del w:id="179" w:author="Claude" w:date="2026-05-31T00:00:00Z">
        <w:r>
          <w:delText xml:space="preserve">Where formal governance is slow, individual AI champions fill the gap. Champions are described across multiple interviews as people whose formal role does not include AI adoption but who push initiatives forward through informal channels, lobbying, and the absorption of political cost. Several participants occupy this role themselves; in organizations where the </w:delText>
        </w:r>
        <w:r>
          <w:lastRenderedPageBreak/>
          <w:delText>champion function is absent, adoption tends to stall at early proof-of-concept stages regardless of technical feasibility.</w:delText>
        </w:r>
      </w:del>
    </w:p>
    <w:p w14:paraId="00000904" w14:textId="77777777" w:rsidR="00F455D7" w:rsidRDefault="00000000">
      <w:pPr>
        <w:rPr>
          <w:ins w:id="180" w:author="Claude" w:date="2026-05-31T00:00:00Z"/>
        </w:rPr>
      </w:pPr>
      <w:ins w:id="181" w:author="Claude" w:date="2026-05-31T00:00:00Z">
        <w:r>
          <w:t>AI champions in the data rarely appear as informal substitutes for absent governance. More often, they show what is possible through concrete solutions, earn leadership backing for what works, and then help the organization adopt proven patterns. Interviewee 8 described building agents, running sessions to show colleagues what could be built with tools they already had access to, and then securing organizational buy-in: after quickly testing a new capability, “I then try to get buy-in”—a sequence that is straightforward when the immediate group owns the deployment and slower when other divisions must cooperate. Interviewee 9 pointed to how one individual demonstration can catalyze organizational investment: a global creative director who “dabbles in dev” created Affinity Hub alone; it “blown up,” and “now there’s millions of dollars of funding behind it.” The pattern is not necessarily bottom-up lobbying against formal process, but proof-first leadership—sometimes from a marketing or transformation role, sometimes from a technical specialist—that gives leadership something credible to endorse.</w:t>
        </w:r>
      </w:ins>
    </w:p>
    <w:p w14:paraId="00000905" w14:textId="77777777" w:rsidR="00F455D7" w:rsidRDefault="00000000">
      <w:pPr>
        <w:rPr>
          <w:ins w:id="182" w:author="Claude" w:date="2026-05-31T00:00:00Z"/>
        </w:rPr>
      </w:pPr>
      <w:ins w:id="183" w:author="Claude" w:date="2026-05-31T00:00:00Z">
        <w:r>
          <w:t xml:space="preserve">Once a pattern is proven, champions also function as the primary mechanism by which experimental learnings cross team and function boundaries. Interviewee 8 described actively evangelizing AI capability by running training sessions for coworkers, demonstrating agents in development, and showing colleagues what could be built with tools they already had access to. This is the organizational learning loop that individual experimentation alone cannot close: without deliberate transfer, acquired capability stays personal. The most pronounced example of this scaling dynamic in the data is Interviewee 6, who after proving commercial and service value from AI in marketing, took it upon herself to extend the same approach company-wide: “I’m now taking it on for the whole company… I’m now launching initiatives in facility management. So I’m launching an AI bot that is actually handling all of the facility tickets. I’m launching one that’s actually handling all of the supplier requests.” This willingness to redeploy </w:t>
        </w:r>
        <w:r>
          <w:lastRenderedPageBreak/>
          <w:t>a proven pattern beyond its original domain—with leadership backing already secured—is a defining characteristic of effective AI championship.</w:t>
        </w:r>
      </w:ins>
    </w:p>
    <w:p w14:paraId="5268E01E" w14:textId="77777777" w:rsidR="006425F9" w:rsidRDefault="00000000">
      <w:pPr>
        <w:pStyle w:val="Heading3"/>
      </w:pPr>
      <w:bookmarkStart w:id="184" w:name="_cdxxkpwxglk8" w:colFirst="0" w:colLast="0"/>
      <w:bookmarkEnd w:id="184"/>
      <w:r>
        <w:t>4.2.3</w:t>
      </w:r>
      <w:r>
        <w:tab/>
        <w:t>Leveraging internal resources</w:t>
      </w:r>
    </w:p>
    <w:p w14:paraId="1C6AB944" w14:textId="77777777" w:rsidR="006425F9" w:rsidRDefault="00000000">
      <w:r>
        <w:t>Internal resources that enable agentic AI adoption fall into two broad categories: hard resources — data infrastructure, tooling, technical skills, and budget — and soft resources — process thinking, innovation culture, external expert networks, and organizational focus. Both categories are necessary; the absence of either tends to limit adoption even where the other is in good supply.</w:t>
      </w:r>
    </w:p>
    <w:p w14:paraId="45521B6D" w14:textId="77777777" w:rsidR="006425F9" w:rsidRDefault="00000000">
      <w:r>
        <w:t>Data availability and quality is the most frequently cited hard resource. Without accessible, well-structured data, even nominally AI-capable tools remain unused. Interviewee 13 described a pattern he encounters repeatedly across marketing clients: platforms that include AI features — including well-known marketing automation tools — lie dormant because the underlying data infrastructure is not ready:</w:t>
      </w:r>
    </w:p>
    <w:p w14:paraId="79F30780" w14:textId="77777777" w:rsidR="006425F9" w:rsidRDefault="00000000">
      <w:pPr>
        <w:ind w:left="720" w:firstLine="0"/>
        <w:rPr>
          <w:i/>
          <w:iCs/>
        </w:rPr>
      </w:pPr>
      <w:r>
        <w:rPr>
          <w:i/>
          <w:iCs/>
        </w:rPr>
        <w:t>if I look at my customers, there’s now tools that have AI use cases like Emarsys, Braze and so on, but people still don’t use this because there’s no time to put the right data in from the data warehouse. There’s like a long list of backlog, and there’s no one in the team itself that understands how to really bring their marketing knowledge and this IT data knowledge together.</w:t>
      </w:r>
    </w:p>
    <w:p w14:paraId="7B73B0B5" w14:textId="77777777" w:rsidR="006425F9" w:rsidRDefault="00000000">
      <w:pPr>
        <w:ind w:left="720" w:firstLine="0"/>
      </w:pPr>
      <w:r>
        <w:t>— Interviewee 13</w:t>
      </w:r>
    </w:p>
    <w:p w14:paraId="204F0FA9" w14:textId="77777777" w:rsidR="006425F9" w:rsidRDefault="00000000">
      <w:r>
        <w:t>Technical skills form a closely related constraint. Skill gaps appear at both ends of the workflow: at the technical end, no one can wire up integrations or evaluate model output; at the marketing end, no one can specify what good output looks like. Interviewee 13 gave the failure mode a precise label: ‘unoperationalized tool effectiveness’ — buying tools that no one has the skills or accountability to actually embed in working practice.</w:t>
      </w:r>
    </w:p>
    <w:p w14:paraId="14187C45" w14:textId="77777777" w:rsidR="006425F9" w:rsidRDefault="00000000">
      <w:r>
        <w:t xml:space="preserve">Process thinking is the most analytically consequential soft resource. The ability to decompose a workflow into its data, decision, and action layers determines whether an </w:t>
      </w:r>
      <w:r>
        <w:lastRenderedPageBreak/>
        <w:t>organization can specify viable use cases at all. Organizations that lack process thinking tend to approach AI with vague ambitions (‘we need AI’) rather than concrete use-case specifications. The relationship between CMO and CTO is a specific expression of this resource: where these roles are aligned, marketing gains earlier access to data infrastructure, faster deployment pipelines, and more flexibility in vendor choices. Interviewee 6 made the structural dependency explicit: “The next CMO needs to be CTO’s best friend … without the technology, I wouldn’t be able to.”</w:t>
      </w:r>
    </w:p>
    <w:p w14:paraId="0A642D8C" w14:textId="77777777" w:rsidR="006425F9" w:rsidRDefault="00000000">
      <w:r>
        <w:t>Culture of innovation and organizational focus round out the soft resource set. Organizations with a culture that tolerates fast failure and rewards learning iterate more quickly through the experimentation cycle described in §4.2.1. Focus — choosing a small number of specific use cases and resourcing them adequately — is described by several participants as the factor that distinguishes organizations that make progress from those that accumulate a long list of stalled experiments.</w:t>
      </w:r>
    </w:p>
    <w:p w14:paraId="40341C77" w14:textId="77777777" w:rsidR="006425F9" w:rsidRDefault="00000000">
      <w:pPr>
        <w:pStyle w:val="Heading3"/>
      </w:pPr>
      <w:bookmarkStart w:id="185" w:name="_xj809dj7ss2e" w:colFirst="0" w:colLast="0"/>
      <w:bookmarkEnd w:id="185"/>
      <w:r>
        <w:t>4.2.4</w:t>
      </w:r>
      <w:r>
        <w:tab/>
        <w:t>Navigating Obstacles</w:t>
      </w:r>
    </w:p>
    <w:p w14:paraId="2A34DB72" w14:textId="77777777" w:rsidR="006425F9" w:rsidRDefault="00000000">
      <w:r>
        <w:t>Four obstacle categories recur across the data: individual and team resistance driven by loss aversion; high bureaucratic governance that delays or blocks initiatives; delaying behaviors such as analysis paralysis and forced reliance on existing capabilities; and a structural lack of AI understanding at key decision-making levels. A fifth obstacle is implicit throughout: the absence of the internal resources described in §4.2.3. When data, process thinking, or cross-functional alignment is missing, it operates as a barrier as concrete as active resistance.</w:t>
      </w:r>
    </w:p>
    <w:p w14:paraId="48D37290" w14:textId="77777777" w:rsidR="006425F9" w:rsidRDefault="00000000">
      <w:r>
        <w:t>Resistance is the most densely coded obstacle across the corpus. It rarely takes the form of explicit opposition to AI; more often it manifests as loss aversion — a fear that successful automation will reduce role relevance or team size. Interviewee 13 offered a characterization that several other participants echoed independently, and that also captures the governance dynamic that follows:</w:t>
      </w:r>
    </w:p>
    <w:p w14:paraId="72DEE975" w14:textId="77777777" w:rsidR="006425F9" w:rsidRDefault="00000000">
      <w:pPr>
        <w:ind w:left="720" w:firstLine="0"/>
        <w:rPr>
          <w:i/>
          <w:iCs/>
        </w:rPr>
      </w:pPr>
      <w:r>
        <w:rPr>
          <w:i/>
          <w:iCs/>
        </w:rPr>
        <w:lastRenderedPageBreak/>
        <w:t>“Germans are not risk averse. Germans are loss averse.” And I think there’s also this like, “Oh, if it’s not automated, what, what is my team doing?” So that’s like, it’s always stupid discussions about this. And at this customer, even when we made it, it took, uh, three different committees to go through. I mean, this was a stupid tool just to, hey, this is Google Analytics, get me the data. So it needed to go through the IT committee, to the cloud committee, to the AI committee,</w:t>
      </w:r>
    </w:p>
    <w:p w14:paraId="6CAF23F7" w14:textId="77777777" w:rsidR="006425F9" w:rsidRDefault="00000000">
      <w:pPr>
        <w:ind w:left="720" w:firstLine="0"/>
      </w:pPr>
      <w:r>
        <w:t>— Interviewee 13</w:t>
      </w:r>
    </w:p>
    <w:p w14:paraId="16039B51" w14:textId="77777777" w:rsidR="006425F9" w:rsidRDefault="00000000">
      <w:r>
        <w:t>High bureaucratic governance is described as both necessary and paralyzing. Approval processes designed to manage AI risk frequently apply the same scrutiny to standard data integrations, delaying deployments by months. The organizational paradox is that the same formal caution is rarely applied to unsanctioned consumer-grade AI tools that employees run on their own desktops — creating a shadow AI layer outside any governance at all.</w:t>
      </w:r>
    </w:p>
    <w:p w14:paraId="236A2B26" w14:textId="77777777" w:rsidR="006425F9" w:rsidRDefault="00000000">
      <w:r>
        <w:t>Delaying behaviors — analysis paralysis, forcing exhaustive evaluation of existing capabilities before any new tool is approved, and general organizational caution — are identified by several participants as distinct from active resistance but equally obstructive. Interviewee 12 named the asymmetry directly: in a fast-moving field, standing still is itself a form of risk-taking, not a conservative default. Interviewee 6 illustrated this in the context of a chatbot initiative, where an internal preference to build in-house rather than buy a third-party solution imposed a two-year wait for IT backlog capacity.</w:t>
      </w:r>
    </w:p>
    <w:p w14:paraId="3B06178A" w14:textId="77777777" w:rsidR="006425F9" w:rsidRDefault="00000000">
      <w:r>
        <w:t>A fourth and structurally distinct obstacle is a lack of AI understanding at key decision levels. This is not the same as resistance; it describes a configuration in which leadership supports AI adoption without the conceptual grounding to govern it. Interviewee 1, who regularly engages with boards on AI strategy, observed:</w:t>
      </w:r>
    </w:p>
    <w:p w14:paraId="73C1CE97" w14:textId="77777777" w:rsidR="006425F9" w:rsidRDefault="00000000">
      <w:pPr>
        <w:ind w:left="720" w:firstLine="0"/>
        <w:rPr>
          <w:i/>
          <w:iCs/>
        </w:rPr>
      </w:pPr>
      <w:r>
        <w:rPr>
          <w:i/>
          <w:iCs/>
        </w:rPr>
        <w:t>comfort that boards have, and executive in general have with the topic of AI in my books, does not necessarily reflect their understanding.</w:t>
      </w:r>
    </w:p>
    <w:p w14:paraId="6D1F5F4E" w14:textId="77777777" w:rsidR="006425F9" w:rsidRDefault="00000000">
      <w:pPr>
        <w:ind w:left="720" w:firstLine="0"/>
      </w:pPr>
      <w:r>
        <w:t>— Interviewee 1</w:t>
      </w:r>
    </w:p>
    <w:p w14:paraId="67981544" w14:textId="77777777" w:rsidR="006425F9" w:rsidRDefault="00000000">
      <w:r>
        <w:lastRenderedPageBreak/>
        <w:t>The consequence is an organization that is formally committed to AI while structurally unable to have calibrated conversations about risk, pace, or investment — a configuration that amplifies every other obstacle in this section.</w:t>
      </w:r>
    </w:p>
    <w:p w14:paraId="5074BB20" w14:textId="77777777" w:rsidR="006425F9" w:rsidRDefault="00000000">
      <w:pPr>
        <w:pStyle w:val="Heading2"/>
      </w:pPr>
      <w:bookmarkStart w:id="186" w:name="_6dvmivc9dc93" w:colFirst="0" w:colLast="0"/>
      <w:bookmarkEnd w:id="186"/>
      <w:r>
        <w:t>4.3</w:t>
      </w:r>
      <w:r>
        <w:tab/>
        <w:t>Applying AI</w:t>
      </w:r>
    </w:p>
    <w:p w14:paraId="293BAA45" w14:textId="77777777" w:rsidR="006425F9" w:rsidRDefault="00000000">
      <w:pPr>
        <w:pStyle w:val="Heading3"/>
      </w:pPr>
      <w:bookmarkStart w:id="187" w:name="_6fqgo01tppc0" w:colFirst="0" w:colLast="0"/>
      <w:bookmarkStart w:id="188" w:name="_4.3.1_Use_Cases"/>
      <w:bookmarkEnd w:id="187"/>
      <w:bookmarkEnd w:id="188"/>
      <w:r>
        <w:t>4.3.1</w:t>
      </w:r>
      <w:r>
        <w:tab/>
        <w:t>Use Cases</w:t>
      </w:r>
    </w:p>
    <w:p w14:paraId="70FFE544" w14:textId="77777777" w:rsidR="006425F9" w:rsidRDefault="00000000">
      <w:r>
        <w:t>Four use-case archetypes account for the majority of current agentic AI application in marketing: analysing data and generating insights (39 code applications, 15 documents), creating and validating content and campaigns (28, 12), automating manual processes (21, 12), and general-purpose personal assistants (15, 9). Two further archetypes — customer-facing agents and building or prototyping solutions — appear with lower frequency but are described with high commercial significance where they do appear.</w:t>
      </w:r>
    </w:p>
    <w:p w14:paraId="240B577E" w14:textId="77777777" w:rsidR="006425F9" w:rsidRDefault="00000000">
      <w:pPr>
        <w:pStyle w:val="Heading4"/>
      </w:pPr>
      <w:r>
        <w:t>Generic and personal-productivity use cases</w:t>
      </w:r>
    </w:p>
    <w:p w14:paraId="622844ED" w14:textId="77777777" w:rsidR="006425F9" w:rsidRDefault="00000000">
      <w:r>
        <w:t>Generic and personal-productivity use cases are the most broadly adopted. Data analysis is the dominant entry point: AI is used to interrogate marketing mix data, generate competitor intelligence, monitor performance across sources, and produce insights that previously required a dedicated analyst or a multi-week research cycle. Workflow automation is closely related and is where the term ‘agentic’ begins to do real work in participants’ descriptions. Interviewee 13 described a steering-committee preparation workflow in which a chained agent pulls meeting transcriptions, synthesizes action items, and drafts the next agenda automatically:</w:t>
      </w:r>
    </w:p>
    <w:p w14:paraId="3DE9353A" w14:textId="77777777" w:rsidR="006425F9" w:rsidRDefault="00000000">
      <w:pPr>
        <w:ind w:left="720" w:firstLine="0"/>
        <w:rPr>
          <w:i/>
          <w:iCs/>
        </w:rPr>
      </w:pPr>
      <w:r>
        <w:rPr>
          <w:i/>
          <w:iCs/>
        </w:rPr>
        <w:t>what I usually have is, uh, a transcribing tool which then Claude goes to and, for example, I have steering committees every two weeks. That means on a Monday afternoon, Claude goes into my t—transcription tools, gets all the different, uh, transcriptions of meetings for this one customer and starts writing down what I should talk about in the steering committee.</w:t>
      </w:r>
    </w:p>
    <w:p w14:paraId="36ABD8F3" w14:textId="77777777" w:rsidR="006425F9" w:rsidRDefault="00000000">
      <w:pPr>
        <w:ind w:left="720" w:firstLine="0"/>
      </w:pPr>
      <w:r>
        <w:t>— Interviewee 13</w:t>
      </w:r>
    </w:p>
    <w:p w14:paraId="79AEA4CF" w14:textId="77777777" w:rsidR="006425F9" w:rsidRDefault="00000000">
      <w:r>
        <w:lastRenderedPageBreak/>
        <w:t>Content creation and campaign management are the most visible use cases to outside observers but, by participants’ own accounts, among the least transformative. The dominant pattern is augmenting existing copywriting, briefing, and creative workflows rather than redesigning them. Interviewee 4 described the highest-productivity configuration in the data: a personal stack combining Obsidian as a memory layer, Claude Code as the execution engine, GitHub for file synchronisation, and per-client vaults for context isolation: “I have persistent memory using, um, Obsidian. And I just… My productivity just went 10X.” The key driver is not the model itself but the surrounding architecture that provides consistent, long-lived context.</w:t>
      </w:r>
    </w:p>
    <w:p w14:paraId="3BF5A4CB" w14:textId="77777777" w:rsidR="006425F9" w:rsidRDefault="00000000">
      <w:r>
        <w:t>Brand governance is an adjacent use case in this generic-productivity cluster. Interviewee 3, working in a marketing team with strong leadership encouragement to experiment, described an assistant trained on the company’s brand guidelines and persona documents that evaluates whether new content is brand-aligned before publication — collapsing what had been a long approval chain into a real-time check.</w:t>
      </w:r>
    </w:p>
    <w:p w14:paraId="59BFC282" w14:textId="77777777" w:rsidR="006425F9" w:rsidRDefault="00000000">
      <w:pPr>
        <w:pStyle w:val="Heading4"/>
      </w:pPr>
      <w:r>
        <w:t>Customer-facing agents</w:t>
      </w:r>
    </w:p>
    <w:p w14:paraId="2C95C8FF" w14:textId="77777777" w:rsidR="006425F9" w:rsidRDefault="00000000">
      <w:r>
        <w:t>Customer-facing use cases are fewer in number but higher in commercial stakes. Customer-service and sales-assistant agents that handle routine queries and recognize commercial moments — upsells, membership changes, re-orders — are described as the most commercially compelling agentic deployments. Interviewee 12 noted that these agents have, over the past two years, crossed a quality threshold they previously never reached: “they’ve actually gotten really good because they’re leveraging the conversational capabilities of these LLMs.” Interviewee 6 described a chatbot programme that combines customer-experience improvement with direct commercial outcomes — the same agent that handles a membership question can identify an upgrade opportunity and execute it.</w:t>
      </w:r>
    </w:p>
    <w:p w14:paraId="094CBB54" w14:textId="77777777" w:rsidR="006425F9" w:rsidRDefault="00000000">
      <w:r>
        <w:t xml:space="preserve">Advertising optimization agents form a second customer-facing archetype. These agents operate autonomously within ad platforms, adjusting bids, targeting parameters, and budget </w:t>
      </w:r>
      <w:r>
        <w:lastRenderedPageBreak/>
        <w:t>allocation against a specified ROAS target without per-decision human approval. Interviewee 8 described measurable outcomes from such a deployment:</w:t>
      </w:r>
    </w:p>
    <w:p w14:paraId="5FBB2D13" w14:textId="77777777" w:rsidR="006425F9" w:rsidRDefault="00000000">
      <w:pPr>
        <w:ind w:left="720" w:firstLine="0"/>
        <w:rPr>
          <w:i/>
          <w:iCs/>
        </w:rPr>
      </w:pPr>
      <w:r>
        <w:rPr>
          <w:i/>
          <w:iCs/>
        </w:rPr>
        <w:t>we spend a lot of money on ads… there’s also waste. … an agent who really will help us become [more precise]… we’ve seen a point five per— point five, uh, ROAS increase.</w:t>
      </w:r>
    </w:p>
    <w:p w14:paraId="2ABD2E82" w14:textId="77777777" w:rsidR="006425F9" w:rsidRDefault="00000000">
      <w:pPr>
        <w:ind w:left="720" w:firstLine="0"/>
      </w:pPr>
      <w:r>
        <w:t>— Interviewee 8</w:t>
      </w:r>
    </w:p>
    <w:p w14:paraId="36AE0DB0" w14:textId="77777777" w:rsidR="006425F9" w:rsidRDefault="00000000">
      <w:pPr>
        <w:pStyle w:val="Heading4"/>
      </w:pPr>
      <w:r>
        <w:t>Internal process automation</w:t>
      </w:r>
    </w:p>
    <w:p w14:paraId="4E4FF852" w14:textId="77777777" w:rsidR="006425F9" w:rsidRDefault="00000000">
      <w:r>
        <w:t>Internal process automation is the archetype where human-AI collaboration is most clearly structured. Workflows that previously required a human to run scheduled queries, review outputs, populate reports, and compose communications are executed by chained AI tools with human oversight only at the output stage. Interviewee 15 described the emerging connector-based model in the context of agentic customer re-ordering, while Interviewee 10 noted that AI has effectively eliminated the capacity constraint on plugging analyst-equivalent intelligence into decision points across marketing operations: “I can plug in a data analyst almost anywhere to support what I’m doing.”</w:t>
      </w:r>
    </w:p>
    <w:p w14:paraId="6CF64464" w14:textId="77777777" w:rsidR="006425F9" w:rsidRDefault="00000000">
      <w:r>
        <w:t>The internal automation archetype extends beyond commercial marketing contexts. Interviewee 2, working at a national sports federation, described an initiative to apply agentic AI to volunteer scheduling — matching volunteers to club roles, shifts, and locations across hundreds of member clubs — as an illustration of how process automation addresses coordination costs that commercial metrics do not easily capture.</w:t>
      </w:r>
    </w:p>
    <w:p w14:paraId="3EAAB208" w14:textId="77777777" w:rsidR="006425F9" w:rsidRDefault="00000000">
      <w:r>
        <w:t>Across the interviews, a consistent gap emerges between how agentic AI is positioned — in proposals, pitches, and internal leadership communications — and what is actually running in production. Participants describe demonstrations and narratives in which agentic AI features prominently while in practice the same workflow remains manual, scripted, or at most partially automated. This gap appears across organization types: large agencies, in-house marketing teams, and scale-ups all exhibit it to some degree.</w:t>
      </w:r>
    </w:p>
    <w:p w14:paraId="357CA091" w14:textId="77777777" w:rsidR="006425F9" w:rsidRDefault="00000000">
      <w:r>
        <w:lastRenderedPageBreak/>
        <w:t>The dynamics are illustrated by an experiment described by Interviewee 15. A team deployed AI-generated BDR emails and positioned them as personalized outreach; customers recognized the automation almost immediately:</w:t>
      </w:r>
    </w:p>
    <w:p w14:paraId="0928B558" w14:textId="77777777" w:rsidR="006425F9" w:rsidRDefault="00000000">
      <w:pPr>
        <w:ind w:left="720" w:firstLine="0"/>
        <w:rPr>
          <w:i/>
          <w:iCs/>
        </w:rPr>
      </w:pPr>
      <w:r>
        <w:rPr>
          <w:i/>
          <w:iCs/>
        </w:rPr>
        <w:t>There was also an experiment done with generating emails from a BDR to customers. Well, the customer sees through that pretty quickly: nice that you still want to be personal and now you’re sending me this, so, just a bit too much of a shortcut with this use case.</w:t>
      </w:r>
    </w:p>
    <w:p w14:paraId="79C19C33" w14:textId="77777777" w:rsidR="006425F9" w:rsidRDefault="00000000">
      <w:pPr>
        <w:ind w:left="720" w:firstLine="0"/>
      </w:pPr>
      <w:r>
        <w:t>— Interviewee 15</w:t>
      </w:r>
    </w:p>
    <w:p w14:paraId="13924951" w14:textId="77777777" w:rsidR="006425F9" w:rsidRDefault="00000000">
      <w:r>
        <w:t>The optics gap has two organizational implications. First, it creates confusion about what AI actually does. When employees hear that the organization is ‘using agentic AI’ in pitches and leadership communications but see no corresponding change in their own workflows, the result is either skepticism about AI’s practical utility or inflated expectations that become obstacles when real deployments are less impressive than the narrative. Second, it distorts accountability: if stated capability does not correspond to operational reality, it becomes difficult to measure progress, identify blockers, or allocate investment accurately. Several participants noted that organizations claiming the most advanced AI capability were among those where operational adoption was hardest to verify in practice.</w:t>
      </w:r>
    </w:p>
    <w:p w14:paraId="6E135468" w14:textId="77777777" w:rsidR="006425F9" w:rsidRDefault="00000000">
      <w:pPr>
        <w:pStyle w:val="Heading3"/>
      </w:pPr>
      <w:bookmarkStart w:id="189" w:name="_dq4kqhg6tpjp" w:colFirst="0" w:colLast="0"/>
      <w:bookmarkEnd w:id="189"/>
      <w:r>
        <w:t>4.3.2</w:t>
      </w:r>
      <w:r>
        <w:tab/>
        <w:t>Leveraging Feature &amp; Applying strategies</w:t>
      </w:r>
    </w:p>
    <w:p w14:paraId="769A0B85" w14:textId="77777777" w:rsidR="006425F9" w:rsidRDefault="00000000">
      <w:r>
        <w:t>The manner in which AI is implemented determines, in large part, what value is produced. Two feature categories and four strategic patterns emerge across the data as particularly consequential for value realization.</w:t>
      </w:r>
    </w:p>
    <w:p w14:paraId="0EB8E355" w14:textId="77777777" w:rsidR="006425F9" w:rsidRDefault="00000000">
      <w:r>
        <w:t xml:space="preserve">On the feature side, tool calling and integrations (11 code applications) and accessing the entire database as context (14) are the enabling features most closely tied to value creation. Tool calling allows an agent to interact with external systems — retrieving data, writing records, triggering workflows — rather than remaining confined to a conversational interface. Database-as-context allows the agent to reason over the full set of relevant information rather than only </w:t>
      </w:r>
      <w:r>
        <w:lastRenderedPageBreak/>
        <w:t>what the user provides in a single prompt. Interviewee 6 framed the context argument by contrasting her AI-powered customer-service agent with the outsourced human agents it had partly replaced:</w:t>
      </w:r>
    </w:p>
    <w:p w14:paraId="65F5EAA6" w14:textId="77777777" w:rsidR="006425F9" w:rsidRDefault="00000000">
      <w:pPr>
        <w:ind w:left="720" w:firstLine="0"/>
        <w:rPr>
          <w:i/>
          <w:iCs/>
        </w:rPr>
      </w:pPr>
      <w:r>
        <w:rPr>
          <w:i/>
          <w:iCs/>
        </w:rPr>
        <w:t>I already dare to claim that the quality is much higher, than even if an agent does it, because we have all of our agents outsourced in Madagascar. They’re amazing, they’re fantastic people, but they are not always as aware as a database, obviously. Like, they don’t have the whole database in their head.</w:t>
      </w:r>
    </w:p>
    <w:p w14:paraId="2637DA0B" w14:textId="77777777" w:rsidR="006425F9" w:rsidRDefault="00000000">
      <w:pPr>
        <w:ind w:left="720" w:firstLine="0"/>
      </w:pPr>
      <w:r>
        <w:t>— Interviewee 6</w:t>
      </w:r>
    </w:p>
    <w:p w14:paraId="47B49583" w14:textId="77777777" w:rsidR="006425F9" w:rsidRDefault="00000000">
      <w:r>
        <w:t>On the strategy side, four patterns recur. Evaluating output — maintaining human judgment over the quality, accuracy, and brand-fit of AI-generated material — is described across virtually every interview as the primary risk management strategy. Interviewee 10 argued that evaluative capacity becomes more, not less, important as AI takes on more of the production work: “interpretation becomes more important: what’s good, what’s not, what fits us, what doesn’t … that requires deep domain expertise.” Determining input — the discipline of specifying data, context, and instructions carefully — is the complementary discipline. Interviewee 14 captured the dependency plainly: “what you put into it ultimately determines what comes out.”</w:t>
      </w:r>
    </w:p>
    <w:p w14:paraId="75D8A14C" w14:textId="77777777" w:rsidR="006425F9" w:rsidRDefault="00000000">
      <w:r>
        <w:t>Personalizing agents — configuring system prompts, personas, and knowledge bases to match the specific use case, brand voice, and data environment — is described as the factor that most distinguishes high-performing deployments from generic ones. Building a solid harness (context engineering) is the most technically demanding strategy: the deliberate design of the data, memory, tool access, and planning logic that surrounds the model. Interviewee 5 used the term ‘harness’ explicitly: “the big change of agentic AI right now is … very depending on who finds the right harness around the AI.” These four strategies are not independent; the highest-performing configurations in the data combine all four.</w:t>
      </w:r>
    </w:p>
    <w:p w14:paraId="12B0D13B" w14:textId="77777777" w:rsidR="006425F9" w:rsidRDefault="00000000">
      <w:pPr>
        <w:pStyle w:val="Heading2"/>
      </w:pPr>
      <w:bookmarkStart w:id="190" w:name="_j1h4kahibu0" w:colFirst="0" w:colLast="0"/>
      <w:bookmarkEnd w:id="190"/>
      <w:r>
        <w:lastRenderedPageBreak/>
        <w:t>4.4</w:t>
      </w:r>
      <w:r>
        <w:tab/>
        <w:t>Value Creation</w:t>
      </w:r>
    </w:p>
    <w:p w14:paraId="24577836" w14:textId="77777777" w:rsidR="006425F9" w:rsidRDefault="00000000">
      <w:r>
        <w:t>Value creation through agentic AI is not a single outcome but a portfolio of effects. The data reveal consistent patterns of benefit — efficiency, quality, and personalization — alongside equally consistent patterns of sacrifice and risk. Which part of the portfolio is captured depends heavily on the managerial behaviors described in §4.2. Organizations where experimentation is active, steering is deliberate, resources are available, and obstacles are managed tend to realize benefits while containing risks. Organizations where one or more of these conditions is absent tend to find that AI deployments amplify existing weaknesses rather than generating new strengths.</w:t>
      </w:r>
    </w:p>
    <w:p w14:paraId="4AAB76CC" w14:textId="77777777" w:rsidR="006425F9" w:rsidRDefault="00000000">
      <w:r>
        <w:t>The data make the mediating role of managerial behavior visible in a specific way: participants with near-identical technology access report divergent outcomes, and the differentiating factors are consistently organizational rather than technical. The quality of the data, the clarity of the use case, the investment in change management, and the design of governance together determine which part of the value portfolio is captured and which is lost. This is the chapter’s central finding: value creation with agentic AI is an inside-out process, shaped more by what organizations do with the technology than by which technology they choose. The three subsections that follow detail the benefit, sacrifice, and risk families; the cross-cutting implications are taken up in Chapter 5.</w:t>
      </w:r>
    </w:p>
    <w:p w14:paraId="2EF95F61" w14:textId="77777777" w:rsidR="006425F9" w:rsidRDefault="00000000">
      <w:pPr>
        <w:pStyle w:val="Heading3"/>
      </w:pPr>
      <w:bookmarkStart w:id="191" w:name="_9g7fs65722me" w:colFirst="0" w:colLast="0"/>
      <w:bookmarkEnd w:id="191"/>
      <w:r>
        <w:t>4.4.1</w:t>
      </w:r>
      <w:r>
        <w:tab/>
        <w:t>Benefits</w:t>
      </w:r>
    </w:p>
    <w:p w14:paraId="2FCCDBF7" w14:textId="77777777" w:rsidR="006425F9" w:rsidRDefault="00000000">
      <w:r>
        <w:t>Benefits from agentic AI in marketing cluster around five themes: efficiency and speed, scalability beyond human capacity, extension of personal and team skillsets, improvement in the quality and depth of outputs, and improved personalization at scale.</w:t>
      </w:r>
    </w:p>
    <w:p w14:paraId="611F5065" w14:textId="77777777" w:rsidR="006425F9" w:rsidRDefault="00000000">
      <w:r>
        <w:t xml:space="preserve">Efficiency and speed form the largest and most consistently described benefit family (42 and 25 code applications respectively). This is rarely framed as headcount reduction; more often it appears as the reallocation of capacity — saving time on routine tasks to redirect attention to </w:t>
      </w:r>
      <w:r>
        <w:lastRenderedPageBreak/>
        <w:t>higher-leverage work. Interviewee 13 gave a precisely calibrated formulation of the analyst-equivalent value:</w:t>
      </w:r>
    </w:p>
    <w:p w14:paraId="095C1F57" w14:textId="77777777" w:rsidR="006425F9" w:rsidRDefault="00000000">
      <w:pPr>
        <w:ind w:left="720" w:firstLine="0"/>
        <w:rPr>
          <w:i/>
          <w:iCs/>
        </w:rPr>
      </w:pPr>
      <w:r>
        <w:rPr>
          <w:i/>
          <w:iCs/>
        </w:rPr>
        <w:t>you can always build something very quickly that gives you the same information as if you would have an analyst sitting there or some kind of a controller or whatever, because the same work is done in there. It’s not as good as if you would have a great analyst or great controller, but it’s pretty much the same as if you have a mediocre one and, uh, still have to sense check what comes out of it.</w:t>
      </w:r>
    </w:p>
    <w:p w14:paraId="2E2B0E9E" w14:textId="77777777" w:rsidR="006425F9" w:rsidRDefault="00000000">
      <w:pPr>
        <w:ind w:left="720" w:firstLine="0"/>
      </w:pPr>
      <w:r>
        <w:t>— Interviewee 13</w:t>
      </w:r>
    </w:p>
    <w:p w14:paraId="44DC9E36" w14:textId="77777777" w:rsidR="006425F9" w:rsidRDefault="00000000">
      <w:r>
        <w:t>Scale is the benefit most clearly impossible without AI. Generating large numbers of product-page variants, monitoring sentiment across many competitor channels simultaneously, or personalizing communications at the individual rather than the segment level are not viable at human labor cost. Extending the personal skillset is the benefit described with most enthusiasm across interviews. Participants repeatedly described AI enabling work they could not previously do: coding without being a developer, analyzing without being a data scientist, writing in a language without being fluent.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w:t>
      </w:r>
    </w:p>
    <w:p w14:paraId="5EAE5D26" w14:textId="77777777" w:rsidR="006425F9" w:rsidRDefault="00000000">
      <w:r>
        <w:t>The scale benefit is perhaps most vividly expressed in content production. Interviewee 11, an external AI advisor working with clients on content strategy, described a fully automated pipeline built for a recruitment client:</w:t>
      </w:r>
    </w:p>
    <w:p w14:paraId="62386B58" w14:textId="77777777" w:rsidR="006425F9" w:rsidRDefault="00000000">
      <w:pPr>
        <w:ind w:left="720" w:firstLine="0"/>
        <w:rPr>
          <w:i/>
          <w:iCs/>
        </w:rPr>
      </w:pPr>
      <w:r>
        <w:rPr>
          <w:i/>
          <w:iCs/>
        </w:rPr>
        <w:t>So we created something about thousand web pages fully automated.</w:t>
      </w:r>
    </w:p>
    <w:p w14:paraId="297B086E" w14:textId="77777777" w:rsidR="006425F9" w:rsidRDefault="00000000">
      <w:pPr>
        <w:ind w:left="720" w:firstLine="0"/>
      </w:pPr>
      <w:r>
        <w:t>— Interviewee 11</w:t>
      </w:r>
    </w:p>
    <w:p w14:paraId="6FFF284B" w14:textId="77777777" w:rsidR="006425F9" w:rsidRDefault="00000000">
      <w:r>
        <w:t xml:space="preserve">Work of this volume and specificity would have been prohibitively expensive at human authoring rates. The ability to generate, populate, and publish at this scale without proportional </w:t>
      </w:r>
      <w:r>
        <w:lastRenderedPageBreak/>
        <w:t>headcount represents a qualitatively new production capacity rather than an incremental efficiency gain.</w:t>
      </w:r>
    </w:p>
    <w:p w14:paraId="2AB9B843" w14:textId="77777777" w:rsidR="006425F9" w:rsidRDefault="00000000">
      <w:r>
        <w:t>The most concrete commercial benefit figure in the data comes from Interviewee 6, who was asked directly about the return on investment from a multi-vendor chatbot programme that handles membership queries and drives commercial conversions:</w:t>
      </w:r>
    </w:p>
    <w:p w14:paraId="31DEB549" w14:textId="77777777" w:rsidR="006425F9" w:rsidRDefault="00000000">
      <w:pPr>
        <w:ind w:left="720" w:firstLine="0"/>
        <w:rPr>
          <w:i/>
          <w:iCs/>
        </w:rPr>
      </w:pPr>
      <w:r>
        <w:rPr>
          <w:i/>
          <w:iCs/>
        </w:rPr>
        <w:t>Yeah, I would say 10X. Let’s say 10X. Because it’s not two and it’s also not 200.</w:t>
      </w:r>
    </w:p>
    <w:p w14:paraId="47DD8E48" w14:textId="77777777" w:rsidR="006425F9" w:rsidRDefault="00000000">
      <w:pPr>
        <w:ind w:left="720" w:firstLine="0"/>
      </w:pPr>
      <w:r>
        <w:t>— Interviewee 6</w:t>
      </w:r>
    </w:p>
    <w:p w14:paraId="19A8350D" w14:textId="77777777" w:rsidR="006425F9" w:rsidRDefault="00000000">
      <w:r>
        <w:t>Improving the depth and quality of insights, and improving personalization, round out the benefit portfolio. The insight improvement benefit is closely connected to the database-as-context feature described in §4.3.2: when AI can reason over a full customer record rather than a summary, the quality of the resulting recommendation or response is materially different from what a human could produce within the same time constraint. Personalization at individual level, previously economically infeasible at scale, becomes operationally straightforward once the underlying data is accessible.</w:t>
      </w:r>
    </w:p>
    <w:p w14:paraId="650805D8" w14:textId="77777777" w:rsidR="006425F9" w:rsidRDefault="00000000">
      <w:pPr>
        <w:pStyle w:val="Heading3"/>
      </w:pPr>
      <w:bookmarkStart w:id="192" w:name="_xwep4h6yu389" w:colFirst="0" w:colLast="0"/>
      <w:bookmarkEnd w:id="192"/>
      <w:r>
        <w:t>4.4.2</w:t>
      </w:r>
      <w:r>
        <w:tab/>
        <w:t>Sacrifices</w:t>
      </w:r>
    </w:p>
    <w:p w14:paraId="7FD50C4D" w14:textId="77777777" w:rsidR="006425F9" w:rsidRDefault="00000000">
      <w:r>
        <w:t>Alongside benefits, participants describe a set of accepted costs and trade-offs — things that are knowingly given up or altered as a consequence of AI adoption. Three categories recur: financial investment and operating cost, job displacement and role change, and the erosion of humanness or authenticity in customer interactions.</w:t>
      </w:r>
    </w:p>
    <w:p w14:paraId="2B45E833" w14:textId="77777777" w:rsidR="006425F9" w:rsidRDefault="00000000">
      <w:r>
        <w:t xml:space="preserve">AI is not cheap. Infrastructure costs, API usage, vendor licensing, and the organizational time required to implement and maintain AI systems are consistently identified as real costs. Interviewee 7 noted that cloud costs are frequently underestimated: “AI is also very expensive. That’s something that we don’t take into consideration. It’s not cheap. The cloud cost is not cheap.” Interviewee 9 described a structural constraint in the agency context: AI investment cannot be unlocked until it generates net new revenue, but it cannot generate net new revenue </w:t>
      </w:r>
      <w:r>
        <w:lastRenderedPageBreak/>
        <w:t>without prior investment. Budget cycles and AI-value timelines are mismatched in both directions.</w:t>
      </w:r>
    </w:p>
    <w:p w14:paraId="33E9BAAE" w14:textId="77777777" w:rsidR="006425F9" w:rsidRDefault="00000000">
      <w:r>
        <w:t>Job replacement and role change are acknowledged across interviews, though almost never as an immediate intention. The more common framing is gradual role evolution as AI absorbs certain task types and the remaining human work shifts toward judgment, evaluation, and relationship management. Interviewee 13 described the communication that makes this transition manageable:</w:t>
      </w:r>
    </w:p>
    <w:p w14:paraId="28AB69FF" w14:textId="77777777" w:rsidR="006425F9" w:rsidRDefault="00000000">
      <w:pPr>
        <w:ind w:left="720" w:firstLine="0"/>
        <w:rPr>
          <w:i/>
          <w:iCs/>
        </w:rPr>
      </w:pPr>
      <w:r>
        <w:rPr>
          <w:i/>
          <w:iCs/>
        </w:rPr>
        <w:t>For Germans, or at least for most of the Germans I, I, I work with on these kind of things, it’s feeling secure that this doesn’t impact their livelihood. … If the C level is there and helps you and tells you, ‘Hey, yes, we will automate these kind of things, but that still means someone needs to look over this automation. You can learn to do this.’ … I think this is really something that, uh, is very, very important.</w:t>
      </w:r>
    </w:p>
    <w:p w14:paraId="530E2BBC" w14:textId="77777777" w:rsidR="006425F9" w:rsidRDefault="00000000">
      <w:pPr>
        <w:ind w:left="720" w:firstLine="0"/>
      </w:pPr>
      <w:r>
        <w:t>— Interviewee 13</w:t>
      </w:r>
    </w:p>
    <w:p w14:paraId="61B0ABCE" w14:textId="77777777" w:rsidR="006425F9" w:rsidRDefault="00000000">
      <w:r>
        <w:t>Authenticity is a more subtle sacrifice. AI-generated content — particularly in outreach and customer communications — can be recognized as artificial, and that recognition damages trust. Interviewee 16 drew a deliberate line between creative and automated work: “I want to keep the creative work human. I think that keeps our authenticity, at least for now.” The implication is that authenticity functions not only as a brand value but as a functional constraint on which use cases are viable.</w:t>
      </w:r>
    </w:p>
    <w:p w14:paraId="51BBD5E0" w14:textId="77777777" w:rsidR="006425F9" w:rsidRDefault="00000000">
      <w:pPr>
        <w:pStyle w:val="Heading3"/>
        <w:rPr>
          <w:highlight w:val="yellow"/>
        </w:rPr>
      </w:pPr>
      <w:bookmarkStart w:id="193" w:name="_pc93l9mklevp" w:colFirst="0" w:colLast="0"/>
      <w:bookmarkEnd w:id="193"/>
      <w:r>
        <w:t>4.4.3</w:t>
      </w:r>
      <w:r>
        <w:tab/>
        <w:t>Risks</w:t>
      </w:r>
    </w:p>
    <w:p w14:paraId="2E08DCA0" w14:textId="77777777" w:rsidR="006425F9" w:rsidRDefault="00000000">
      <w:r>
        <w:t>Risks differ from sacrifices in that they represent potential rather than certain negative outcomes, contingent on how AI is deployed and governed. Four risk categories are prominent: hallucination and output error, security exposure, privacy violation, and negative brand impact.</w:t>
      </w:r>
    </w:p>
    <w:p w14:paraId="2504AF55" w14:textId="77777777" w:rsidR="006425F9" w:rsidRDefault="00000000">
      <w:r>
        <w:t xml:space="preserve">Hallucination — the generation of plausible but factually incorrect content — is the most universally acknowledged risk (11 code applications, 7 documents). Its practical significance varies by use case: in research and internal analysis, hallucinations are typically caught by </w:t>
      </w:r>
      <w:r>
        <w:lastRenderedPageBreak/>
        <w:t>human review before they cause harm; in customer-facing communications or automated workflows, they can reach customers before they are detected. Interviewee 12 offered a framework for containing the risk: hallucination is manageable within domains where the user possesses the domain expertise to evaluate output, and dangerous where they do not. This framing makes human oversight (see §4.3.2) structurally necessary rather than optional.</w:t>
      </w:r>
    </w:p>
    <w:p w14:paraId="3FC7151D" w14:textId="77777777" w:rsidR="006425F9" w:rsidRDefault="00000000">
      <w:r>
        <w:t>Security and data exposure are among the most consistently named risks (12 code applications). The concern centres on data that enters AI systems rather than on AI outputs: business-sensitive information, personally identifiable data, and proprietary analytics may be processed by third-party AI services in ways that create compliance exposure. Interviewee 13 described the privacy risk as amplified in agentic contexts:</w:t>
      </w:r>
    </w:p>
    <w:p w14:paraId="5381CD14" w14:textId="77777777" w:rsidR="006425F9" w:rsidRDefault="00000000">
      <w:pPr>
        <w:ind w:left="720" w:firstLine="0"/>
        <w:rPr>
          <w:i/>
          <w:iCs/>
        </w:rPr>
      </w:pPr>
      <w:r>
        <w:rPr>
          <w:i/>
          <w:iCs/>
        </w:rPr>
        <w:t>Companies are already afraid to use certain tools because how does it look on the GDPR side? Do we really — Are we allowed to track data from our customers? And this is the first step. I think the agentic level, taking like two or three tools where you’re already not, uh, where you’re already afraid to use them, and then giving it to an agent — that’s, that’s three, four levels more difficult.</w:t>
      </w:r>
    </w:p>
    <w:p w14:paraId="35A56669" w14:textId="77777777" w:rsidR="006425F9" w:rsidRDefault="00000000">
      <w:pPr>
        <w:ind w:left="720" w:firstLine="0"/>
      </w:pPr>
      <w:r>
        <w:t>— Interviewee 13</w:t>
      </w:r>
    </w:p>
    <w:p w14:paraId="2556A46F" w14:textId="77777777" w:rsidR="006425F9" w:rsidRDefault="00000000">
      <w:r>
        <w:t>Brand risk is the final category (11 code applications). AI can generate content that is off-brand, tonally inappropriate, or culturally misjudged, and in automated workflows it can do so at scale before human review catches it. Interviewee 6 named brand control as the primary governance concern for her marketing use cases: “it’s mainly brand control, I would say. It’s also going to say some stupid stuff, and that is a very important … one.” The mitigation strategies are identical to those described in §4.3.2: evaluating output before customer exposure, embedding brand voice in the system prompt, and restricting autonomous action to validated use-case categories.</w:t>
      </w:r>
    </w:p>
    <w:p w14:paraId="3AE1E16F" w14:textId="599E4EAC" w:rsidR="005A5CEB" w:rsidRDefault="005A5CEB" w:rsidP="005A5CEB">
      <w:pPr>
        <w:pStyle w:val="Heading2"/>
      </w:pPr>
      <w:r>
        <w:lastRenderedPageBreak/>
        <w:t xml:space="preserve">4.5 </w:t>
      </w:r>
      <w:r>
        <w:tab/>
        <w:t>Paradoxes</w:t>
      </w:r>
    </w:p>
    <w:p w14:paraId="00000701" w14:textId="77777777" w:rsidR="00F455D7" w:rsidRDefault="00000000">
      <w:r>
        <w:t>Running through the data, a recurring structural pattern emerges: the same capability that creates a risk also provides the means to address it. Agentic AI threatens brand coherence, and agentic AI is deployed to enforce brand guidelines. Hallucinations undermine output quality, and agentic review workflows are used to catch errors before they propagate. AI reduces the need for junior execution roles, yet AI-native junior talent may be exactly what organizations need to build the next wave of capability. This pattern — where the technology is simultaneously the source of a problem and a candidate for its resolution — is not incidental. It reflects the dual character of a general-purpose technology: one whose value depends on configuration, governance, and the judgment of the humans who deploy it.</w:t>
      </w:r>
    </w:p>
    <w:p w14:paraId="00000702" w14:textId="77777777" w:rsidR="00F455D7" w:rsidRDefault="00000000">
      <w:r>
        <w:t>The five paradoxes identified below are not logical contradictions that must be resolved before adoption can proceed. They are design tensions that marketing managers must actively navigate. In each case, the data show practitioners on both sides of the tension simultaneously: aware of the risk, deploying compensating mechanisms, and accepting residual uncertainty. Naming these tensions explicitly is analytically useful because it directs attention away from the question ‘is agentic AI beneficial?’ toward the more tractable question ‘under what conditions does it create net benefit?’</w:t>
      </w:r>
    </w:p>
    <w:p w14:paraId="77F79A0C" w14:textId="1CE29653" w:rsidR="005A5CEB" w:rsidRDefault="005A5CEB" w:rsidP="005A5CEB">
      <w:pPr>
        <w:pStyle w:val="Heading3"/>
      </w:pPr>
      <w:r>
        <w:t>4.5.1</w:t>
      </w:r>
      <w:r>
        <w:tab/>
        <w:t>Branding Paradox</w:t>
      </w:r>
    </w:p>
    <w:p w14:paraId="00000703" w14:textId="77777777" w:rsidR="00F455D7" w:rsidRDefault="00000000">
      <w:r>
        <w:t xml:space="preserve">AI-generated content introduces brand risk in two ways: it may produce off-brand tone, imagery, or claims, and at scale it may homogenize output across organizations using similar models and prompts. Several participants named brand control as their primary governance concern. Interviewee 6 described it as the foremost drawback of agentic customer communication. Interviewee 11 noted that for aspirational, emotionally resonant brand content, AI “still falls very, very short” and that human creativity remains the appropriate input. Interviewee 14 described the risk at a market level: when every firm uses similar models and </w:t>
      </w:r>
      <w:r>
        <w:lastRenderedPageBreak/>
        <w:t>prompts, the strategic response may be to deliberately leave human imperfections in content as a differentiator.</w:t>
      </w:r>
    </w:p>
    <w:p w14:paraId="00000704" w14:textId="77777777" w:rsidR="00F455D7" w:rsidRDefault="00000000">
      <w:r>
        <w:t>Yet the same organizations raising brand risk are also deploying agentic AI as a brand governance tool. Interviewee 3 described an assistant trained on brand guidelines and persona documents that evaluates content for brand alignment before publication, collapsing a multi-stage approval process into a real-time check. Interviewee 8 described an agentic workflow that screens images for content inappropriate to the brand’s professional context before they appear on social channels. Interviewee 16 described governance agents that ensure generated content adheres to tone-of-voice and visual brand standards at scale — a volume of output no human review team could sustain.</w:t>
      </w:r>
    </w:p>
    <w:p w14:paraId="00000705" w14:textId="77777777" w:rsidR="00F455D7" w:rsidRDefault="00000000">
      <w:r>
        <w:t>The paradox is structural: the speed and scale that make AI content generation valuable also make manual brand governance infeasible, which in turn makes agentic brand governance necessary. The organizations most exposed to AI-driven brand risk are therefore also the ones with the strongest incentive to invest in AI-driven brand control. The design question is not whether to use AI for brand governance but how to configure the governance agent so that the guardrails are specific, current, and maintainable.</w:t>
      </w:r>
    </w:p>
    <w:p w14:paraId="227B5BD9" w14:textId="2A052E71" w:rsidR="005A5CEB" w:rsidRDefault="005A5CEB" w:rsidP="005A5CEB">
      <w:pPr>
        <w:pStyle w:val="Heading3"/>
      </w:pPr>
      <w:r>
        <w:t>4.5.2</w:t>
      </w:r>
      <w:r>
        <w:tab/>
        <w:t>Hallucinating Paradox</w:t>
      </w:r>
    </w:p>
    <w:p w14:paraId="00000706" w14:textId="77777777" w:rsidR="00F455D7" w:rsidRDefault="00000000">
      <w:r>
        <w:t>Hallucination — the generation of plausible but factually incorrect content — is the most frequently cited AI risk in the data, yet it occupies an ambiguous position when held against the accuracy of the human processes it replaces. Interviewee 11 offered a calibrated view: hallucination happens “a little bit” but “never on crucial things,” and the more common failure mode is mild inconsistency rather than egregious fabrication. Interviewee 10 went further, arguing that invoking hallucination as an adoption barrier is “often an excuse not to start” and that it is “not your biggest blocker right now.”</w:t>
      </w:r>
    </w:p>
    <w:p w14:paraId="00000707" w14:textId="77777777" w:rsidR="00F455D7" w:rsidRDefault="00000000">
      <w:r>
        <w:t xml:space="preserve">The comparison with human accuracy is underexplored in practice but analytically significant. Human analysts exhibit their own forms of ‘hallucination’: motivated reasoning, </w:t>
      </w:r>
      <w:r>
        <w:lastRenderedPageBreak/>
        <w:t>confirmation bias, selective attention to data that supports existing hypotheses. Interviewee 3 noted that human data analysis sometimes involves finding data points to prove a point rather than being objective about what the data says. Interviewee 13’s characterization of agentic AI as equivalent to “a mediocre analyst that you still have to sense check” implies a standard where some level of error is accepted as normal and managed through review — the same standard already applied to human junior analysts.</w:t>
      </w:r>
    </w:p>
    <w:p w14:paraId="00000708" w14:textId="77777777" w:rsidR="00F455D7" w:rsidRDefault="00000000">
      <w:r>
        <w:t>The genuine risk is domain-specific: where the user lacks the expertise to evaluate the output, a hallucination reaches the customer unchecked. Interviewee 12 named this as the structural condition under which hallucination becomes dangerous rather than merely inconvenient. The practical implication is that hallucination risk is best managed through deployment design — restricting autonomous AI action to domains where the human supervisor can detect errors — rather than through a blanket pause on AI adoption. The question is not whether AI or humans are more accurate in absolute terms, but in which specific decision contexts each is the more reliable operator.</w:t>
      </w:r>
    </w:p>
    <w:p w14:paraId="31D015DD" w14:textId="3FD3386E" w:rsidR="005A5CEB" w:rsidRDefault="005A5CEB" w:rsidP="005A5CEB">
      <w:pPr>
        <w:pStyle w:val="Heading3"/>
      </w:pPr>
      <w:r>
        <w:t>4.5.3</w:t>
      </w:r>
      <w:r>
        <w:tab/>
        <w:t>Implementation Paradox</w:t>
      </w:r>
    </w:p>
    <w:p w14:paraId="00000709" w14:textId="77777777" w:rsidR="00F455D7" w:rsidRDefault="00000000">
      <w:r>
        <w:t>Agentic AI tools are, for many participants, genuinely easy to start with. Connecting an LLM to a data source, building a prototype workflow, or creating a first custom agent can be accomplished in hours by a single person with moderate technical fluency. The low barrier to entry is real and is part of what drives the broad experimentation documented in §4.2.1. Yet the path from a working prototype to an operationalized, value-creating deployment at organizational scale is substantially longer and harder than the early experiment suggests. Interviewee 13 captured this gap precisely with the label ‘unoperationalized tool effectiveness’ — tools are bought and first experiments succeed, but no one is accountable for embedding the capability in working practice.</w:t>
      </w:r>
    </w:p>
    <w:p w14:paraId="0000070A" w14:textId="77777777" w:rsidR="00F455D7" w:rsidRDefault="00000000">
      <w:r>
        <w:t xml:space="preserve">The optics-versus-reality pattern identified in §4.3.1 is the organizational expression of this paradox. Organizations report agentic capability in pitches and internal communications </w:t>
      </w:r>
      <w:r>
        <w:lastRenderedPageBreak/>
        <w:t>long before that capability is operationally present. Interviewee 12 described this dynamic through what he has called Martech’s Law: technology changes exponentially, but organizations change logarithmically. The experiment that proves a concept in an afternoon may require months of data preparation, governance approval, change management, and integration work before it creates consistent value for the organization. The participants who describe the strongest returns — Interviewees 4, 6, 13 — are precisely those who invested systematically in this operationalization work rather than treating the prototype as the endpoint.</w:t>
      </w:r>
    </w:p>
    <w:p w14:paraId="0000070B" w14:textId="77777777" w:rsidR="00F455D7" w:rsidRDefault="00000000">
      <w:r>
        <w:t>The practical implication is that the cost of agentic AI is front-loaded not in the technology itself but in the organizational work surrounding it. This reframes the decision facing marketing managers: the question is not whether to start — the tools are accessible and the experiments are inexpensive — but whether the organization is willing to invest the process, skills, governance, and change management required to move from a working prototype to a reliable, measurable deployment.</w:t>
      </w:r>
    </w:p>
    <w:p w14:paraId="7C1AABCB" w14:textId="77777777" w:rsidR="005A5CEB" w:rsidRDefault="005A5CEB" w:rsidP="005A5CEB">
      <w:pPr>
        <w:pStyle w:val="Heading3"/>
        <w:rPr>
          <w:b/>
          <w:bCs/>
          <w:lang w:val="en-US"/>
        </w:rPr>
      </w:pPr>
      <w:r>
        <w:t>4.5.4</w:t>
      </w:r>
      <w:r>
        <w:tab/>
      </w:r>
      <w:r>
        <w:rPr>
          <w:lang w:val="en-US"/>
        </w:rPr>
        <w:t xml:space="preserve">The </w:t>
      </w:r>
      <w:r>
        <w:t>autonomy</w:t>
      </w:r>
      <w:r>
        <w:rPr>
          <w:lang w:val="en-US"/>
        </w:rPr>
        <w:t>-control paradox</w:t>
      </w:r>
    </w:p>
    <w:p w14:paraId="0000070C" w14:textId="77777777" w:rsidR="00F455D7" w:rsidRDefault="00000000">
      <w:r>
        <w:t>Agentic AI is defined by its capacity to act autonomously across multi-step workflows without per-action human instruction. Yet the more autonomously an agent operates, the more explicitly its task boundaries, decision rules, and escalation conditions must be specified in advance. Interviewee 5 described all AI-assisted route content as having been “actually driven by someone” — a human expert — before publication, even in a context where the generative process itself was fully automated. Interviewee 7 described a campaigning workflow where an agentic system handled research and sending, but a human still reviewed every response before the next action was triggered: “we cannot agentize everything.”</w:t>
      </w:r>
    </w:p>
    <w:p w14:paraId="0000070D" w14:textId="77777777" w:rsidR="00F455D7" w:rsidRDefault="00000000">
      <w:r>
        <w:t xml:space="preserve">This pattern is not a failure of AI capability but a rational governance response to the consequences of error. The higher the stakes of a mistake — a customer communication, a financial transaction, a brand-sensitive publication — the more important it becomes to define exactly where the agent’s authority ends and human judgment begins. Interviewee 1 described </w:t>
      </w:r>
      <w:r>
        <w:lastRenderedPageBreak/>
        <w:t>this as the coexistence design problem: organizations are not choosing between human and agent work but designing the boundary between them. The paradox is that designing this boundary well requires more explicit process specification than the pre-agentic workflow it replaces — more thought, not less, about what humans are responsible for.</w:t>
      </w:r>
    </w:p>
    <w:p w14:paraId="0000070E" w14:textId="77777777" w:rsidR="00F455D7" w:rsidRDefault="00000000">
      <w:r>
        <w:t>Interviewee 12’s taxonomy of agent types (agents for marketers, agents for customers, agents of customers) maps directly onto this tension. Internal copilot agents operate within a context where the human principal is always present and can course-correct. Customer-facing agents operate in a context where errors are immediately visible to external audiences. Consumer-owned agents dissolve the firm’s control boundary entirely. The appropriate level of autonomy — and the corresponding investment in control infrastructure — scales with the visibility and reversibility of the agent’s actions.</w:t>
      </w:r>
    </w:p>
    <w:p w14:paraId="398730AD" w14:textId="1B71CC85" w:rsidR="005A5CEB" w:rsidRDefault="005A5CEB" w:rsidP="005A5CEB">
      <w:pPr>
        <w:pStyle w:val="Heading3"/>
        <w:rPr>
          <w:b/>
          <w:bCs/>
          <w:lang w:val="en-US"/>
        </w:rPr>
      </w:pPr>
      <w:r>
        <w:t>4.5.5</w:t>
      </w:r>
      <w:r>
        <w:tab/>
      </w:r>
      <w:r>
        <w:rPr>
          <w:lang w:val="en-US"/>
        </w:rPr>
        <w:t xml:space="preserve">The </w:t>
      </w:r>
      <w:r>
        <w:t>junior</w:t>
      </w:r>
      <w:r>
        <w:rPr>
          <w:lang w:val="en-US"/>
        </w:rPr>
        <w:t xml:space="preserve"> paradox</w:t>
      </w:r>
    </w:p>
    <w:p w14:paraId="0000070F" w14:textId="77777777" w:rsidR="00F455D7" w:rsidRDefault="00000000">
      <w:r>
        <w:t>Agentic AI is widely expected to compress the demand for entry-level execution roles. The economic logic is straightforward: a single experienced professional supported by an AI stack can produce the outputs that previously required a small team of junior analysts, copywriters, or coordinators. Interviewee 7 captured this in a business-case formulation: “if you have a business case now, like, ‘Hey, I don’t need two of those guys, I need one, a junior, and he can do the same thing’—it’s a fabulous business case.” The same participant went further: “agents are the new interns,” noting that within his own organization the question of how to sustain a talent pipeline had become an active concern.</w:t>
      </w:r>
    </w:p>
    <w:p w14:paraId="00000710" w14:textId="77777777" w:rsidR="00F455D7" w:rsidRDefault="00000000">
      <w:r>
        <w:t xml:space="preserve">The opposing pole of the paradox is that young professionals entering the workforce today are substantially more AI-native than the senior practitioners who currently lead marketing organizations. Interviewee 10 observed that juniors “improve extremely quickly when given AI tools; they don’t repeat mistakes,” while simultaneously warning that if organizations deploy AI first on junior tasks, they will “no longer develop juniors into seniors” — eliminating the talent pipeline at the precise moment when AI-fluent senior talent is most valuable. </w:t>
      </w:r>
      <w:r>
        <w:lastRenderedPageBreak/>
        <w:t>Interviewee 7 noted that while junior-dominant AI-native companies can move quickly, AI-native young people entering established organizations often face cultural resistance from senior colleagues who view AI through a lens of privacy, control, and IP risk.</w:t>
      </w:r>
    </w:p>
    <w:p w14:paraId="00000711" w14:textId="77777777" w:rsidR="00F455D7" w:rsidRDefault="00000000">
      <w:r>
        <w:t>The resolution suggested by the data is not to choose between protecting junior roles and capturing AI efficiency gains, but to restructure how juniors contribute. Organizations that are already navigating this successfully tend to use AI to absorb the most routine, low-judgment execution tasks — freeing junior professionals to develop the evaluative, interpretive, and briefing skills that are increasingly the scarce complement to AI capability. Interviewee 10 argued that briefing and reviewing will remain the two most critical marketing capabilities precisely because they cannot be automated: they require domain expertise, market judgment, and the ability to recognize when technically correct output is strategically wrong.</w:t>
      </w:r>
    </w:p>
    <w:p w14:paraId="07EF0B72" w14:textId="77777777" w:rsidR="006425F9" w:rsidRDefault="00000000">
      <w:pPr>
        <w:pStyle w:val="Heading2"/>
        <w:rPr>
          <w:color w:val="980000"/>
        </w:rPr>
      </w:pPr>
      <w:bookmarkStart w:id="194" w:name="_7zui1wujrjbj" w:colFirst="0" w:colLast="0"/>
      <w:bookmarkEnd w:id="194"/>
      <w:r>
        <w:rPr>
          <w:color w:val="980000"/>
        </w:rPr>
        <w:t>4.x.</w:t>
      </w:r>
      <w:r>
        <w:rPr>
          <w:color w:val="980000"/>
        </w:rPr>
        <w:tab/>
        <w:t>Placeholder for coding table and trustworthiness indication.</w:t>
      </w:r>
    </w:p>
    <w:p w14:paraId="7896D513" w14:textId="77777777" w:rsidR="006425F9" w:rsidRDefault="00000000">
      <w:pPr>
        <w:rPr>
          <w:color w:val="980000"/>
        </w:rPr>
      </w:pPr>
      <w:r>
        <w:rPr>
          <w:color w:val="980000"/>
        </w:rPr>
        <w:t>(</w:t>
      </w:r>
      <w:hyperlink r:id="rId19">
        <w:r w:rsidR="006425F9">
          <w:rPr>
            <w:color w:val="980000"/>
            <w:u w:val="single"/>
          </w:rPr>
          <w:t>example paper</w:t>
        </w:r>
      </w:hyperlink>
      <w:r>
        <w:rPr>
          <w:color w:val="980000"/>
        </w:rPr>
        <w:t xml:space="preserve">)... seek additional </w:t>
      </w:r>
      <w:commentRangeStart w:id="195"/>
      <w:r>
        <w:rPr>
          <w:color w:val="980000"/>
        </w:rPr>
        <w:t>data</w:t>
      </w:r>
      <w:commentRangeEnd w:id="195"/>
      <w:r>
        <w:rPr>
          <w:rStyle w:val="CommentReference"/>
          <w:color w:val="980000"/>
          <w:sz w:val="22"/>
          <w:szCs w:val="22"/>
        </w:rPr>
        <w:commentReference w:id="195"/>
      </w:r>
    </w:p>
    <w:p w14:paraId="3C17FC86" w14:textId="77777777" w:rsidR="007366B6" w:rsidRDefault="007366B6">
      <w:pPr>
        <w:rPr>
          <w:b/>
          <w:bCs/>
        </w:rPr>
      </w:pPr>
      <w:bookmarkStart w:id="196" w:name="_hu809dpkm7a5" w:colFirst="0" w:colLast="0"/>
      <w:bookmarkEnd w:id="196"/>
      <w:r>
        <w:br w:type="page"/>
      </w:r>
    </w:p>
    <w:p w14:paraId="4D7930BD" w14:textId="2568AF40" w:rsidR="006425F9" w:rsidRDefault="00000000">
      <w:pPr>
        <w:pStyle w:val="Heading1"/>
      </w:pPr>
      <w:r>
        <w:lastRenderedPageBreak/>
        <w:t>5.</w:t>
      </w:r>
      <w:r>
        <w:tab/>
        <w:t>Discussion</w:t>
      </w:r>
    </w:p>
    <w:p w14:paraId="5D259F8D" w14:textId="77777777" w:rsidR="00F455D7" w:rsidRDefault="00000000">
      <w:r>
        <w:t xml:space="preserve">This chapter interprets the findings against the literature reviewed in Chapter 2 and draws out what they contribute to theory and practice. Chapter 4 established </w:t>
      </w:r>
      <w:r>
        <w:rPr>
          <w:i/>
        </w:rPr>
        <w:t>what</w:t>
      </w:r>
      <w:r>
        <w:t xml:space="preserve"> marketing managers and AI experts do when they work with agentic AI: they observe a fast-moving technological and market backdrop (§4.1), affect change through experimentation, steering, resource leverage, and obstacle navigation (§4.2), translate possibilities into bounded use cases and deployment strategies (§4.3), and manage a portfolio of benefits, sacrifices, and risks (§4.4)—often while sitting inside structural paradoxes where the same capability both creates and mitigates a problem (§4.5). The discussion does not re-describe those patterns. Instead, it asks what they mean for how agentic AI value creation should be understood, where they extend or qualify existing theory, and what they imply for marketing managers deciding how to invest, govern, and measure agentic systems.</w:t>
      </w:r>
    </w:p>
    <w:p w14:paraId="0766BB98" w14:textId="77777777" w:rsidR="00F455D7" w:rsidRDefault="00000000">
      <w:r>
        <w:t xml:space="preserve">Three interpretive threads run through the chapter. First, value creation with agentic AI is best understood as a </w:t>
      </w:r>
      <w:r>
        <w:rPr>
          <w:b/>
        </w:rPr>
        <w:t>capability-translation process</w:t>
      </w:r>
      <w:r>
        <w:t xml:space="preserve"> rather than a discrete adoption event—a reading that aligns the empirical categories with dynamic capabilities and digital-transformation literatures but also qualifies them. Second, several findings cut against common assumptions in both practitioner and academic discourse: definitional instability is not a nuisance but a managerial variable; efficiency gains may not constitute durable advantage; and reported ROI can coexist with persistent budget friction. Third, the paradoxes identified in §4.5 are not obstacles to be resolved before proceeding; they are </w:t>
      </w:r>
      <w:r>
        <w:rPr>
          <w:b/>
        </w:rPr>
        <w:t>design tensions</w:t>
      </w:r>
      <w:r>
        <w:t xml:space="preserve"> that marketing managers must configure around. Each thread is developed below before the chapter turns to explicit theoretical contributions, practical implications, and limitations.</w:t>
      </w:r>
    </w:p>
    <w:p w14:paraId="0B3761C1" w14:textId="77777777" w:rsidR="00F455D7" w:rsidRDefault="00000000">
      <w:pPr>
        <w:pStyle w:val="Heading2"/>
      </w:pPr>
      <w:r>
        <w:t>5.1. Contributions to theory</w:t>
      </w:r>
    </w:p>
    <w:p w14:paraId="66ADF10B" w14:textId="77777777" w:rsidR="00F455D7" w:rsidRDefault="00000000">
      <w:pPr>
        <w:pStyle w:val="Heading3"/>
      </w:pPr>
      <w:r>
        <w:t>5.1.1. From adoption to capability translation</w:t>
      </w:r>
    </w:p>
    <w:p w14:paraId="3A051B39" w14:textId="77777777" w:rsidR="00F455D7" w:rsidRDefault="00000000">
      <w:r>
        <w:t>The central research question—</w:t>
      </w:r>
      <w:r>
        <w:rPr>
          <w:i/>
        </w:rPr>
        <w:t>how do marketing managers create value with agentic AI?</w:t>
      </w:r>
      <w:r>
        <w:t xml:space="preserve">—is answered in the findings as a process of iterative translation. Marketing managers </w:t>
      </w:r>
      <w:r>
        <w:lastRenderedPageBreak/>
        <w:t>convert a shifting external backdrop (AI progression, market pressure, vendor communication) into bounded use cases, conditional on the data infrastructure, skills, change capacity, and governance they can assemble internally. External conditions legitimise action and set the vocabulary in which AI initiatives are discussed, but they do not determine outcomes: the empirical weight of the study sits on managerial behaviors and internal enablers. Participants who report the strongest returns are those who invested systematically in operationalization—data preparation, workflow redesign, governance, and change management—rather than those who stopped at a successful prototype.</w:t>
      </w:r>
    </w:p>
    <w:p w14:paraId="70F22695" w14:textId="77777777" w:rsidR="00F455D7" w:rsidRDefault="00000000">
      <w:r>
        <w:t xml:space="preserve">This inside-out logic extends dynamic capabilities theory (Teece et al., 1997) and its application to digital transformation (Warner &amp; Wäger, 2019; Verhoef et al., 2021). The literature already frames digital transformation as requiring sensing (identifying where technology addresses meaningful problems), seizing (selecting opportunities, allocating resources, designing governance), and reconfiguring (changing roles, workflows, metrics, and vendor relationships). The findings map cleanly onto that framework but add specificity for agentic AI in marketing. </w:t>
      </w:r>
      <w:r>
        <w:rPr>
          <w:i/>
        </w:rPr>
        <w:t>Sensing</w:t>
      </w:r>
      <w:r>
        <w:t xml:space="preserve"> appears as personal experimentation, lighthouse projects, and peer learning rather than formal market research alone. </w:t>
      </w:r>
      <w:r>
        <w:rPr>
          <w:i/>
        </w:rPr>
        <w:t>Seizing</w:t>
      </w:r>
      <w:r>
        <w:t xml:space="preserve"> involves steering behaviors—championing, obtaining budget, providing clarity, accepting risk—that convert tacit individual learning into organizational authorization. </w:t>
      </w:r>
      <w:r>
        <w:rPr>
          <w:i/>
        </w:rPr>
        <w:t>Reconfiguring</w:t>
      </w:r>
      <w:r>
        <w:t xml:space="preserve"> spans both technical work (integrations, context engineering, multi-vendor architectures) and social work (training, bringing people along, navigating resistance).</w:t>
      </w:r>
    </w:p>
    <w:p w14:paraId="14BF09E8" w14:textId="77777777" w:rsidR="00F455D7" w:rsidRDefault="00000000">
      <w:r>
        <w:t xml:space="preserve">Two qualifications are important. First, the findings suggest that </w:t>
      </w:r>
      <w:r>
        <w:rPr>
          <w:b/>
        </w:rPr>
        <w:t>learning velocity</w:t>
      </w:r>
      <w:r>
        <w:t xml:space="preserve">—compressed time from question to insight—is often treated by participants as a distinct form of value, not merely a precursor to operational efficiency. Agentic systems that shorten analytical cycles accelerate the broader sense–seize–reconfigure loop itself. Existing marketing metrics centred on campaign outcomes may therefore under-specify what managers actually treat as evidence that agentic AI is working, especially in early deployment phases. Second, the gap </w:t>
      </w:r>
      <w:r>
        <w:lastRenderedPageBreak/>
        <w:t xml:space="preserve">between optics and operational reality (§4.3.1) implies that sensing is frequently distorted: organizations may </w:t>
      </w:r>
      <w:r>
        <w:rPr>
          <w:i/>
        </w:rPr>
        <w:t>believe</w:t>
      </w:r>
      <w:r>
        <w:t xml:space="preserve"> they have sensed an opportunity because a vendor demo or internal pitch makes a capability legible, while the complementary assets required to seize and reconfigure it are not yet in place. Dynamic capabilities frameworks that treat sensing as unproblematic may need to account for this </w:t>
      </w:r>
      <w:r>
        <w:rPr>
          <w:b/>
        </w:rPr>
        <w:t>optics-mediated sensing</w:t>
      </w:r>
      <w:r>
        <w:t xml:space="preserve"> in fast-moving technology domains.</w:t>
      </w:r>
    </w:p>
    <w:p w14:paraId="7FEBD2C8" w14:textId="77777777" w:rsidR="00F455D7" w:rsidRDefault="00000000">
      <w:pPr>
        <w:pStyle w:val="Heading3"/>
      </w:pPr>
      <w:r>
        <w:t>5.1.2. Definitional instability as a managerial variable</w:t>
      </w:r>
    </w:p>
    <w:p w14:paraId="15024A21" w14:textId="77777777" w:rsidR="00F455D7" w:rsidRDefault="00000000">
      <w:r>
        <w:t xml:space="preserve">A recurring finding is that </w:t>
      </w:r>
      <w:r>
        <w:rPr>
          <w:i/>
        </w:rPr>
        <w:t>agentic AI</w:t>
      </w:r>
      <w:r>
        <w:t xml:space="preserve"> is unstable in practice. Participants apply the term to retrieval-augmented assistants, conditional workflow scripts, multi-step automations, and genuinely autonomous customer-facing agents—often on a continuum they themselves describe as "more or less agentic" (§4.1.2). Review literature similarly notes fragmented definitions and marketing-driven labeling (Bandi et al., 2025). The discussion contribution is not to adjudicate a correct technical definition but to argue that </w:t>
      </w:r>
      <w:r>
        <w:rPr>
          <w:b/>
        </w:rPr>
        <w:t>definitional instability is managerially consequential</w:t>
      </w:r>
      <w:r>
        <w:t>.</w:t>
      </w:r>
    </w:p>
    <w:p w14:paraId="13E2970D" w14:textId="77777777" w:rsidR="00F455D7" w:rsidRDefault="00000000">
      <w:r>
        <w:t xml:space="preserve">When a capability is labeled "agentic," it triggers a distinct set of organizational responses: higher governance scrutiny, different budget categories, altered client-facing narratives, and expectations of autonomy that may exceed what the underlying system delivers. Conversely, mature deployments that are genuinely multi-step and tool-using may be under-labeled—treated as "just automation"—and therefore miss the governance attention they require. The hype-versus-reality pattern documented across the sample is not only a matter of overstated pitches; it reflects a category in flux where </w:t>
      </w:r>
      <w:r>
        <w:rPr>
          <w:b/>
        </w:rPr>
        <w:t>the label shapes the organizational treatment</w:t>
      </w:r>
      <w:r>
        <w:t xml:space="preserve"> as much as the underlying architecture.</w:t>
      </w:r>
    </w:p>
    <w:p w14:paraId="76C99700" w14:textId="77777777" w:rsidR="00F455D7" w:rsidRDefault="00000000">
      <w:r>
        <w:t xml:space="preserve">This extends constructivist grounded theory's emphasis on participant-defined categories (Charmaz, 2014): what counts as agentic is negotiated in practice, and those negotiations affect resource flows. It also qualifies technology-determinist readings of AI </w:t>
      </w:r>
      <w:r>
        <w:lastRenderedPageBreak/>
        <w:t>adoption. The question is not simply whether agentic AI "works," but under what definitional and governance frame a given configuration is allowed to operate, be measured, and be scaled.</w:t>
      </w:r>
    </w:p>
    <w:p w14:paraId="2EB2CD91" w14:textId="77777777" w:rsidR="00F455D7" w:rsidRDefault="00000000">
      <w:pPr>
        <w:pStyle w:val="Heading3"/>
      </w:pPr>
      <w:r>
        <w:t>5.1.3. AI hygiene, AI leadership, and the limits of efficiency</w:t>
      </w:r>
    </w:p>
    <w:p w14:paraId="1C85032D" w14:textId="77777777" w:rsidR="00F455D7" w:rsidRDefault="00000000">
      <w:r>
        <w:t xml:space="preserve">Analytical memos and cross-case comparison suggest a further distinction—between </w:t>
      </w:r>
      <w:r>
        <w:rPr>
          <w:b/>
        </w:rPr>
        <w:t>AI hygiene</w:t>
      </w:r>
      <w:r>
        <w:t xml:space="preserve"> and </w:t>
      </w:r>
      <w:r>
        <w:rPr>
          <w:b/>
        </w:rPr>
        <w:t>AI leadership</w:t>
      </w:r>
      <w:r>
        <w:t>—that is not visible at the level of individual codes but emerges when cases are read comparatively. Most adoption in the sample involves executing proven patterns efficiently: chatbots, content-assist workflows, analytics copilots, vendor-provided agents. These hygiene moves are valuable—participants report real efficiency gains, improved service quality, and faster insight cycles—but they converge. As one expert participant observed, when everyone uses the same models for the same use cases, efficiency benefits are widely available and therefore unlikely to sustain competitive advantage. Agency practitioners similarly described striving for parity with competitors rather than differentiation.</w:t>
      </w:r>
    </w:p>
    <w:p w14:paraId="35D7A479" w14:textId="77777777" w:rsidR="00F455D7" w:rsidRDefault="00000000">
      <w:r>
        <w:t xml:space="preserve">Interpreting this through dynamic capabilities suggests that hygiene corresponds to </w:t>
      </w:r>
      <w:r>
        <w:rPr>
          <w:b/>
        </w:rPr>
        <w:t>dynamic improvement within existing marketing logic</w:t>
      </w:r>
      <w:r>
        <w:t xml:space="preserve">, while leadership requires reconfiguring what marketing work consists of—new channels (e.g., agent-accessible catalogues), multi-vendor experimentation architectures, or individually built data-and-insight stacks that combine qualitative and quantitative sources in ways previously impractical. The findings do not imply that every organization should pursue leadership; in resistant or resource-constrained contexts, hygiene may be the rational strategic choice. They do imply that </w:t>
      </w:r>
      <w:r>
        <w:rPr>
          <w:b/>
        </w:rPr>
        <w:t>confusing hygiene with leadership</w:t>
      </w:r>
      <w:r>
        <w:t>—treating parity adoption as strategic transformation—is a predictable failure mode in the current hype cycle.</w:t>
      </w:r>
    </w:p>
    <w:p w14:paraId="2CCD889B" w14:textId="77777777" w:rsidR="00F455D7" w:rsidRDefault="00000000">
      <w:r>
        <w:t>This connects to the digital-paradox literature (Ancillai et al., 2023; Enholm et al., 2022): complementary assets, not model access alone, differentiate outcomes. Agentic AI intensifies that paradox because the surface barrier to experimentation is low while the complementary assets required for reliable deployment—data quality, process knowledge, evaluation harnesses, brand governance—remain costly.</w:t>
      </w:r>
    </w:p>
    <w:p w14:paraId="63FE6332" w14:textId="77777777" w:rsidR="00F455D7" w:rsidRDefault="00000000">
      <w:pPr>
        <w:pStyle w:val="Heading3"/>
      </w:pPr>
      <w:r>
        <w:lastRenderedPageBreak/>
        <w:t>5.1.4. Value as a configured socio-technical stack</w:t>
      </w:r>
    </w:p>
    <w:p w14:paraId="31305A8B" w14:textId="77777777" w:rsidR="00F455D7" w:rsidRDefault="00000000">
      <w:r>
        <w:t xml:space="preserve">Participants only occasionally articulated this explicitly, yet the cases support a </w:t>
      </w:r>
      <w:r>
        <w:rPr>
          <w:b/>
        </w:rPr>
        <w:t>full-stack</w:t>
      </w:r>
      <w:r>
        <w:t xml:space="preserve"> interpretation of AI performance: value depends on the joint configuration of data, prompts, tool access, planning and memory structures, model choice, and human review—not on any single layer. One participant's use of an evaluation harness to benchmark AI output against human quality scores exemplifies a mature stack mindset; most others described outcomes without naming the underlying configuration, even when their deployments implicitly relied on one.</w:t>
      </w:r>
    </w:p>
    <w:p w14:paraId="270E571F" w14:textId="77777777" w:rsidR="00F455D7" w:rsidRDefault="00000000">
      <w:r>
        <w:t xml:space="preserve">Theoretically, this aligns with complementarity-based accounts of technology value and with recent agentic-AI architecture reviews that decompose systems into perception, planning, action, and learning components (Bandi et al., 2025). The marketing-specific contribution is to show that managers experience the stack </w:t>
      </w:r>
      <w:r>
        <w:rPr>
          <w:b/>
        </w:rPr>
        <w:t>socio-technically</w:t>
      </w:r>
      <w:r>
        <w:t xml:space="preserve">: process knowledge and systems thinking are repeatedly named as obstacles (§4.2.4), and the "unoperationalized tool effectiveness" label captures what happens when a technical prototype lacks the surrounding organizational layers. Future AI-readiness constructs should therefore treat readiness as </w:t>
      </w:r>
      <w:r>
        <w:rPr>
          <w:b/>
        </w:rPr>
        <w:t>stack readiness</w:t>
      </w:r>
      <w:r>
        <w:t>—data, skills, governance, and workflow embeddability—rather than as binary adoption of a platform feature.</w:t>
      </w:r>
    </w:p>
    <w:p w14:paraId="6C3104D2" w14:textId="77777777" w:rsidR="00F455D7" w:rsidRDefault="00000000">
      <w:pPr>
        <w:pStyle w:val="Heading3"/>
      </w:pPr>
      <w:r>
        <w:t>5.1.5. Paradoxes as structural design problems</w:t>
      </w:r>
    </w:p>
    <w:p w14:paraId="2F92CDD9" w14:textId="77777777" w:rsidR="00F455D7" w:rsidRDefault="00000000">
      <w:r>
        <w:t xml:space="preserve">Section 4.5 documented five paradoxes—branding, hallucination, implementation, autonomy-control, and junior talent—in which the same technology simultaneously creates a problem and supplies tools to mitigate it. Interpreted against the risk and capability literatures, these are not contradictions that invalidate adoption. They are </w:t>
      </w:r>
      <w:r>
        <w:rPr>
          <w:b/>
        </w:rPr>
        <w:t>persistent design tensions</w:t>
      </w:r>
      <w:r>
        <w:t>.</w:t>
      </w:r>
    </w:p>
    <w:p w14:paraId="2DEFC47E" w14:textId="77777777" w:rsidR="00F455D7" w:rsidRDefault="00000000">
      <w:r>
        <w:t xml:space="preserve">The hallucination-and-vibe-coding tension is especially illustrative. Participants name hallucination as a serious risk and warn against deploying AI outside one's domain of expertise, yet many also describe building production-adjacent solutions through iterative AI-assisted coding in domains where they cannot fully validate outputs. The paradox resolves not by </w:t>
      </w:r>
      <w:r>
        <w:lastRenderedPageBreak/>
        <w:t xml:space="preserve">choosing sides but by </w:t>
      </w:r>
      <w:r>
        <w:rPr>
          <w:b/>
        </w:rPr>
        <w:t>deployment design</w:t>
      </w:r>
      <w:r>
        <w:t>: restricting autonomous action to contexts where supervisors can detect errors, pairing generative action with evaluation agents, and accepting that "good enough with review" may still outperform unaided human processes in speed-sensitive contexts—while remaining dangerous where stakes and expertise are misaligned.</w:t>
      </w:r>
    </w:p>
    <w:p w14:paraId="6251D443" w14:textId="77777777" w:rsidR="00F455D7" w:rsidRDefault="00000000">
      <w:r>
        <w:t xml:space="preserve">The branding paradox connects to Doshi and Hauser's (2024) finding that generative AI can improve individual creative performance while reducing collective novelty. Participants who raised homogeneity concerns did not simply reject AI content; some deployed brand-governance agents at scale, while one suggested deliberately retaining human imperfection as a differentiator. The theoretical implication is that </w:t>
      </w:r>
      <w:r>
        <w:rPr>
          <w:b/>
        </w:rPr>
        <w:t>authenticity and automation are coupled strategic variables</w:t>
      </w:r>
      <w:r>
        <w:t>: the more organizations rely on similar models and prompts, the more authenticity becomes an explicit design choice rather than a default property of human production.</w:t>
      </w:r>
    </w:p>
    <w:p w14:paraId="7848FAE8" w14:textId="77777777" w:rsidR="00F455D7" w:rsidRDefault="00000000">
      <w:r>
        <w:t>The implementation paradox reframes the low barrier to entry as misleading. Easy prototypes shift the locus of cost from software acquisition to organizational embeddability—a finding consistent with Martech's Law as invoked in the data (technology changes faster than organizations). The autonomy-control and junior paradoxes extend this: greater autonomy demands more explicit boundary specification, and greater efficiency at junior task layers may erode the talent pipeline required for the evaluative skills AI cannot replace.</w:t>
      </w:r>
    </w:p>
    <w:p w14:paraId="22CE9E0E" w14:textId="77777777" w:rsidR="00F455D7" w:rsidRDefault="00000000">
      <w:r>
        <w:t xml:space="preserve">Together, the paradoxes support a shift from binary evaluative questions ("Is agentic AI good or bad for marketing?") to </w:t>
      </w:r>
      <w:r>
        <w:rPr>
          <w:b/>
        </w:rPr>
        <w:t>conditional questions</w:t>
      </w:r>
      <w:r>
        <w:t xml:space="preserve"> ("Under what configuration, governance, and skill assumptions does net value emerge?").</w:t>
      </w:r>
    </w:p>
    <w:p w14:paraId="6B9237A8" w14:textId="77777777" w:rsidR="00F455D7" w:rsidRDefault="00000000">
      <w:pPr>
        <w:pStyle w:val="Heading2"/>
      </w:pPr>
      <w:r>
        <w:t>5.2. Practical implications</w:t>
      </w:r>
    </w:p>
    <w:p w14:paraId="636E0730" w14:textId="77777777" w:rsidR="00F455D7" w:rsidRDefault="00000000">
      <w:r>
        <w:t>The findings and the interpretations above yield several implications for marketing managers and the organizations that support them.</w:t>
      </w:r>
    </w:p>
    <w:p w14:paraId="0F16B0A8" w14:textId="77777777" w:rsidR="00F455D7" w:rsidRDefault="00000000">
      <w:r>
        <w:rPr>
          <w:b/>
        </w:rPr>
        <w:t>Treat agentic AI as an organizational change programme, not a tool rollout.</w:t>
      </w:r>
      <w:r>
        <w:t xml:space="preserve"> The strongest returns in the sample accrued to participants who budgeted time for data </w:t>
      </w:r>
      <w:r>
        <w:lastRenderedPageBreak/>
        <w:t>preparation, integration, training, and governance—not only for licenses or prototypes. Managers should expect front-loaded organizational cost even when technical experimentation is cheap.</w:t>
      </w:r>
    </w:p>
    <w:p w14:paraId="7483C5F0" w14:textId="77777777" w:rsidR="00F455D7" w:rsidRDefault="00000000">
      <w:r>
        <w:rPr>
          <w:b/>
        </w:rPr>
        <w:t>Invest in experimentation infrastructure before scale.</w:t>
      </w:r>
      <w:r>
        <w:t xml:space="preserve"> Lighthouse projects, safe learning environments, and personal daily use were the primary discovery mechanisms. Organizations that restrict experimentation to IT-led programmes without individual practitioner latitude appear to learn more slowly. Conversely, organizations should pair experimentation freedom with clear escalation paths so successful lighthouses can convert into funded operational deployments.</w:t>
      </w:r>
    </w:p>
    <w:p w14:paraId="7E4D8F21" w14:textId="77777777" w:rsidR="00F455D7" w:rsidRDefault="00000000">
      <w:r>
        <w:rPr>
          <w:b/>
        </w:rPr>
        <w:t>Name and govern the stack, not just the model.</w:t>
      </w:r>
      <w:r>
        <w:t xml:space="preserve"> Marketing leaders should ask explicitly what data, tools, prompts, review steps, and metrics constitute a deployment—not whether a vendor feature is "on." Evaluation agents, human quality benchmarks, and brand-governance assistants were recurring mitigations for risks that raw generation could not solve alone.</w:t>
      </w:r>
    </w:p>
    <w:p w14:paraId="0078EA71" w14:textId="77777777" w:rsidR="00F455D7" w:rsidRDefault="00000000">
      <w:r>
        <w:rPr>
          <w:b/>
        </w:rPr>
        <w:t>Separate hygiene from leadership goals.</w:t>
      </w:r>
      <w:r>
        <w:t xml:space="preserve"> Parity adoption of chatbots, copilots, and vendor agents may be necessary but is unlikely to differentiate. Managers should decide deliberately whether a given initiative aims at efficiency parity or at reconfigured marketing logic (new channels, hybrid insight workflows, multi-vendor architectures) and allocate governance and budget accordingly.</w:t>
      </w:r>
    </w:p>
    <w:p w14:paraId="39C6917F" w14:textId="77777777" w:rsidR="00F455D7" w:rsidRDefault="00000000">
      <w:r>
        <w:rPr>
          <w:b/>
        </w:rPr>
        <w:t>Budget for champions and narrative work.</w:t>
      </w:r>
      <w:r>
        <w:t xml:space="preserve"> Individual champions and clear messaging repeatedly unlocked initiatives that technical feasibility alone did not. "Bringing people along" was not ancillary change management but part of value creation—especially where stakeholders could not evaluate AI until they saw a concrete workflow.</w:t>
      </w:r>
    </w:p>
    <w:p w14:paraId="11C88191" w14:textId="77777777" w:rsidR="00F455D7" w:rsidRDefault="00000000">
      <w:r>
        <w:rPr>
          <w:b/>
        </w:rPr>
        <w:t>Design for paradoxes rather than waiting for certainty.</w:t>
      </w:r>
      <w:r>
        <w:t xml:space="preserve"> Brand, hallucination, and autonomy risks were managed through configuration—human-in-the-loop checkpoints, scoped autonomy, governance agents—not through deferral. Marketing organizations should </w:t>
      </w:r>
      <w:r>
        <w:lastRenderedPageBreak/>
        <w:t>assume residual error and design visibility and reversibility into customer-facing agents in proportion to stakes.</w:t>
      </w:r>
    </w:p>
    <w:p w14:paraId="541F611B" w14:textId="77777777" w:rsidR="00F455D7" w:rsidRDefault="00000000">
      <w:r>
        <w:rPr>
          <w:b/>
        </w:rPr>
        <w:t>Protect evaluative skills while automating execution.</w:t>
      </w:r>
      <w:r>
        <w:t xml:space="preserve"> The junior paradox suggests that automating routine tasks without restructuring junior roles may save cost while damaging long-term capability. Briefing, reviewing, and domain judgment were described as increasingly scarce complements to AI execution; workforce planning should treat them as core marketing skills.</w:t>
      </w:r>
    </w:p>
    <w:p w14:paraId="52DD22F2" w14:textId="77777777" w:rsidR="00F455D7" w:rsidRDefault="00000000">
      <w:r>
        <w:rPr>
          <w:b/>
        </w:rPr>
        <w:t>Maintain skepticism toward optics.</w:t>
      </w:r>
      <w:r>
        <w:t xml:space="preserve"> Client pitches, internal demos, and vendor roadmaps were often ahead of operational reality. Decision-makers should require evidence of embeddability—data access, approval paths, owners, metrics—before treating a capability as deployed.</w:t>
      </w:r>
    </w:p>
    <w:p w14:paraId="08928B77" w14:textId="77777777" w:rsidR="00F455D7" w:rsidRDefault="00000000">
      <w:pPr>
        <w:pStyle w:val="Heading2"/>
      </w:pPr>
      <w:r>
        <w:t>5.3. Limitations and future research</w:t>
      </w:r>
    </w:p>
    <w:p w14:paraId="78FCF6C5" w14:textId="77777777" w:rsidR="00F455D7" w:rsidRDefault="00000000">
      <w:r>
        <w:t xml:space="preserve">Two interrelated limitations concern the scope and verifiability of what is being studied. First, the category of </w:t>
      </w:r>
      <w:r>
        <w:rPr>
          <w:i/>
        </w:rPr>
        <w:t>agentic AI</w:t>
      </w:r>
      <w:r>
        <w:t xml:space="preserve"> is unstable in practice, even when the researcher supplied a consistent definition across interviews. Participants regularly applied the term to RAG pipelines, conditional workflow scripts, and well-configured assistants—a pattern Interviewee 12 named explicitly in §4.1.2 ("it's become almost a marketing term"). The optics-versus-reality gap identified in §4.3.1 compounds this: stated capability in pitches and internal communications frequently outruns what is operationally deployed, and interview data cannot cleanly separate genuine adoption accounts from aspirational ones. Second, because all data are interview-derived, reported benefits—including specific figures such as the 10× ROI estimate in §4.4.1—reflect participant perception rather than verified performance measurement. The constructivist grounded theory design treats these accounts as analytically meaningful in their own right, but it constrains the strength of any causal or comparative claim about what agentic AI "actually" produces.</w:t>
      </w:r>
    </w:p>
    <w:p w14:paraId="1B93D9A8" w14:textId="77777777" w:rsidR="00F455D7" w:rsidRDefault="00000000">
      <w:r>
        <w:lastRenderedPageBreak/>
        <w:t>Two further limitations deserve brief acknowledgement. The sample is skewed toward external AI advisors and consultants (nine of seventeen participants; Table 1), who may systematically present AI opportunity more positively than internal practitioners would. Additionally, sampling drew primarily from the researcher's professional network in the Netherlands and surrounding geographies, and several observable patterns—including the weight given to GDPR-related obstacles and organizational caution—may be culturally specific. Both factors limit how far the empirical details generalize beyond this sample.</w:t>
      </w:r>
    </w:p>
    <w:p w14:paraId="1211BFB3" w14:textId="77777777" w:rsidR="00F455D7" w:rsidRDefault="00000000">
      <w:r>
        <w:t>A more fundamental limitation is temporal. Agentic AI capabilities are advancing at a pace that Interviewee 14 characterized as a hockey stick (§4.1.2): models supersede one another within weeks, vendor standards shift, and the boundary of what is off-the-shelf versus custom-built moves continuously. Tool-specific references, capability descriptions, and individual use-case accounts in this study should be read as snapshots of practice in approximately mid-2025. Some findings—particularly those around the availability of MCP connectors (§4.1.3), the quality threshold crossed by customer-service agents (§4.3.1), and the definitional status of agentic AI (§4.1.2)—may require revisiting within twelve to eighteen months. The higher-order analytical categories developed through this study—experimenting, steering, leveraging resources, navigating obstacles, value as a portfolio—are expected to prove more durable than the illustrative empirical specifics, precisely because they describe managerial responses to a moving technology rather than the technology itself.</w:t>
      </w:r>
    </w:p>
    <w:p w14:paraId="4DF3FC4F" w14:textId="77777777" w:rsidR="00F455D7" w:rsidRDefault="00000000">
      <w:r>
        <w:t xml:space="preserve">The study relies exclusively on interview data. No documentary analysis of actual AI deployments, no observation of workflows in practice, and no performance audit was conducted. This is consistent with the constructivist grounded theory design and with the early, exploratory stage of the phenomenon—organizations are themselves still assembling the evidence base, and independent performance data is rarely available. However, it means the study cannot adjudicate between participants who report high returns and those who report difficulty: both accounts are taken at face value. Future research that triangulates interview data with </w:t>
      </w:r>
      <w:r>
        <w:lastRenderedPageBreak/>
        <w:t>observational methods, workflow documentation, or objectively measured performance indicators would substantially strengthen the empirical grounding of the theory developed here, and would be better positioned to assess where the inside-out logic identified in Chapter 4 actually produces the value creation it describes.</w:t>
      </w:r>
    </w:p>
    <w:p w14:paraId="24234B14" w14:textId="77777777" w:rsidR="00F455D7" w:rsidRDefault="00000000">
      <w:r>
        <w:t xml:space="preserve">Several topics surfaced too thinly to support findings claims but warrant future inquiry. Participants mentioned </w:t>
      </w:r>
      <w:r>
        <w:rPr>
          <w:b/>
        </w:rPr>
        <w:t>generative engine optimisation</w:t>
      </w:r>
      <w:r>
        <w:t xml:space="preserve"> (GEO)—the visibility of brands in LLM-mediated discovery—without describing mature solutions. </w:t>
      </w:r>
      <w:r>
        <w:rPr>
          <w:b/>
        </w:rPr>
        <w:t>Agent-to-agent communication</w:t>
      </w:r>
      <w:r>
        <w:t xml:space="preserve"> and large-scale </w:t>
      </w:r>
      <w:r>
        <w:rPr>
          <w:b/>
        </w:rPr>
        <w:t>reorganization around human–agent coexistence</w:t>
      </w:r>
      <w:r>
        <w:t xml:space="preserve"> appeared as speculative futures rather than current practice. Longitudinal studies that track the same organizations across capability generations, and comparative work across industries with different regulatory or brand-risk profiles, would test whether the capability-translation process identified here holds beyond the present sample and moment in the technology cycle.</w:t>
      </w:r>
    </w:p>
    <w:p w14:paraId="419FB007" w14:textId="77777777" w:rsidR="006425F9" w:rsidRDefault="00000000">
      <w:pPr>
        <w:pStyle w:val="Heading1"/>
      </w:pPr>
      <w:bookmarkStart w:id="197" w:name="_dd6zel2y4t5x" w:colFirst="0" w:colLast="0"/>
      <w:bookmarkEnd w:id="197"/>
      <w:r>
        <w:t>6.</w:t>
      </w:r>
      <w:r>
        <w:tab/>
        <w:t>Conclusion</w:t>
      </w:r>
    </w:p>
    <w:p w14:paraId="2630E419" w14:textId="77777777" w:rsidR="006425F9" w:rsidRDefault="00000000">
      <w:pPr>
        <w:pStyle w:val="Heading1"/>
      </w:pPr>
      <w:bookmarkStart w:id="198" w:name="_9375lqp6ztft" w:colFirst="0" w:colLast="0"/>
      <w:bookmarkEnd w:id="198"/>
      <w:r>
        <w:br w:type="page"/>
      </w:r>
    </w:p>
    <w:p w14:paraId="3CAB479B" w14:textId="77777777" w:rsidR="006425F9" w:rsidRDefault="00000000">
      <w:pPr>
        <w:pStyle w:val="Heading1"/>
        <w:rPr>
          <w:color w:val="222222"/>
          <w:highlight w:val="white"/>
        </w:rPr>
      </w:pPr>
      <w:bookmarkStart w:id="199" w:name="_kgmnd1ymad1c" w:colFirst="0" w:colLast="0"/>
      <w:bookmarkEnd w:id="199"/>
      <w:r>
        <w:lastRenderedPageBreak/>
        <w:t>7.</w:t>
      </w:r>
      <w:r>
        <w:tab/>
        <w:t>References (not all papers are currently used…)</w:t>
      </w:r>
    </w:p>
    <w:p w14:paraId="11E6EBD0" w14:textId="77777777" w:rsidR="006425F9" w:rsidRDefault="00000000">
      <w:pPr>
        <w:spacing w:line="360" w:lineRule="auto"/>
        <w:ind w:left="720" w:hanging="720"/>
        <w:rPr>
          <w:highlight w:val="white"/>
        </w:rPr>
      </w:pPr>
      <w:r>
        <w:rPr>
          <w:highlight w:val="white"/>
        </w:rPr>
        <w:t xml:space="preserve">Acharya et al., D. B., Kuppan, K., &amp; Divya, B. (2025). Agentic ai: Autonomous intelligence for complex goals–a comprehensive survey. </w:t>
      </w:r>
      <w:r>
        <w:rPr>
          <w:i/>
          <w:iCs/>
          <w:highlight w:val="white"/>
        </w:rPr>
        <w:t>IEEe Access</w:t>
      </w:r>
      <w:r>
        <w:rPr>
          <w:highlight w:val="white"/>
        </w:rPr>
        <w:t>.</w:t>
      </w:r>
    </w:p>
    <w:p w14:paraId="62F1509E" w14:textId="77777777" w:rsidR="006425F9" w:rsidRDefault="00000000">
      <w:pPr>
        <w:spacing w:line="360" w:lineRule="auto"/>
        <w:ind w:left="720" w:hanging="720"/>
        <w:rPr>
          <w:highlight w:val="white"/>
        </w:rPr>
      </w:pPr>
      <w:r>
        <w:rPr>
          <w:highlight w:val="white"/>
        </w:rPr>
        <w:t xml:space="preserve">Almquist, E., Senior, J., &amp; Bloch, N. (2016). The elements of value. </w:t>
      </w:r>
      <w:r>
        <w:rPr>
          <w:i/>
          <w:iCs/>
          <w:highlight w:val="white"/>
        </w:rPr>
        <w:t>Harvard business review</w:t>
      </w:r>
      <w:r>
        <w:rPr>
          <w:highlight w:val="white"/>
        </w:rPr>
        <w:t xml:space="preserve">, </w:t>
      </w:r>
      <w:r>
        <w:rPr>
          <w:i/>
          <w:iCs/>
          <w:highlight w:val="white"/>
        </w:rPr>
        <w:t>94</w:t>
      </w:r>
      <w:r>
        <w:rPr>
          <w:highlight w:val="white"/>
        </w:rPr>
        <w:t>(9), 47-53.</w:t>
      </w:r>
    </w:p>
    <w:p w14:paraId="5EAEB73B" w14:textId="77777777" w:rsidR="006425F9" w:rsidRDefault="00000000">
      <w:pPr>
        <w:spacing w:line="360" w:lineRule="auto"/>
        <w:ind w:left="720" w:hanging="720"/>
        <w:rPr>
          <w:highlight w:val="white"/>
        </w:rPr>
      </w:pPr>
      <w:r>
        <w:rPr>
          <w:highlight w:val="white"/>
        </w:rPr>
        <w:t xml:space="preserve">Anthropic. (2024, November 25). </w:t>
      </w:r>
      <w:r>
        <w:rPr>
          <w:i/>
          <w:iCs/>
          <w:highlight w:val="white"/>
        </w:rPr>
        <w:t>Introducing the Model Context Protocol</w:t>
      </w:r>
      <w:r>
        <w:rPr>
          <w:highlight w:val="white"/>
        </w:rPr>
        <w:t xml:space="preserve">. Anthropic. </w:t>
      </w:r>
      <w:hyperlink r:id="rId20">
        <w:r w:rsidR="006425F9">
          <w:rPr>
            <w:color w:val="1155CC"/>
            <w:highlight w:val="white"/>
            <w:u w:val="single"/>
          </w:rPr>
          <w:t>https://www.anthropic.com/news/model-context-protocol</w:t>
        </w:r>
      </w:hyperlink>
    </w:p>
    <w:p w14:paraId="6FB8399B" w14:textId="77777777" w:rsidR="006425F9" w:rsidRDefault="00000000">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21">
        <w:r w:rsidR="006425F9">
          <w:rPr>
            <w:color w:val="1155CC"/>
            <w:highlight w:val="white"/>
            <w:u w:val="single"/>
          </w:rPr>
          <w:t>https://www.anthropic.com/engineering/equipping-agents-for-the-real-world-with-agent-skills</w:t>
        </w:r>
      </w:hyperlink>
    </w:p>
    <w:p w14:paraId="0986F416" w14:textId="77777777" w:rsidR="006425F9" w:rsidRDefault="00000000">
      <w:pPr>
        <w:spacing w:line="360" w:lineRule="auto"/>
        <w:ind w:left="720" w:hanging="720"/>
        <w:rPr>
          <w:highlight w:val="white"/>
        </w:rPr>
      </w:pPr>
      <w:r>
        <w:rPr>
          <w:highlight w:val="white"/>
          <w:lang w:val="it-IT"/>
        </w:rPr>
        <w:t xml:space="preserve">Bandi, A., Kongari, B., Naguru, R., Pasnoor, S., &amp; Vilipala, S. V. (2025). </w:t>
      </w:r>
      <w:r>
        <w:rPr>
          <w:highlight w:val="white"/>
        </w:rPr>
        <w:t xml:space="preserve">The rise of agentic ai: A review of definitions, frameworks, architectures, applications, evaluation metrics, and challenges. </w:t>
      </w:r>
      <w:r>
        <w:rPr>
          <w:i/>
          <w:iCs/>
          <w:highlight w:val="white"/>
        </w:rPr>
        <w:t>Future Internet</w:t>
      </w:r>
      <w:r>
        <w:rPr>
          <w:highlight w:val="white"/>
        </w:rPr>
        <w:t xml:space="preserve">, </w:t>
      </w:r>
      <w:r>
        <w:rPr>
          <w:i/>
          <w:iCs/>
          <w:highlight w:val="white"/>
        </w:rPr>
        <w:t>17</w:t>
      </w:r>
      <w:r>
        <w:rPr>
          <w:highlight w:val="white"/>
        </w:rPr>
        <w:t>(9), 404.</w:t>
      </w:r>
    </w:p>
    <w:p w14:paraId="194E9E60" w14:textId="77777777" w:rsidR="006425F9" w:rsidRDefault="00000000">
      <w:pPr>
        <w:spacing w:line="360" w:lineRule="auto"/>
        <w:ind w:left="720" w:hanging="720"/>
        <w:rPr>
          <w:highlight w:val="white"/>
        </w:rPr>
      </w:pPr>
      <w:r>
        <w:rPr>
          <w:highlight w:val="white"/>
        </w:rPr>
        <w:t xml:space="preserve">Bauer, J., &amp; Jannach, D. (2021). Improved customer lifetime value prediction with sequence-to-sequence learning and feature-based models. </w:t>
      </w:r>
      <w:r>
        <w:rPr>
          <w:i/>
          <w:iCs/>
          <w:highlight w:val="white"/>
        </w:rPr>
        <w:t>ACM Transactions on Knowledge Discovery from Data (TKDD)</w:t>
      </w:r>
      <w:r>
        <w:rPr>
          <w:highlight w:val="white"/>
        </w:rPr>
        <w:t xml:space="preserve">, </w:t>
      </w:r>
      <w:r>
        <w:rPr>
          <w:i/>
          <w:iCs/>
          <w:highlight w:val="white"/>
        </w:rPr>
        <w:t>15</w:t>
      </w:r>
      <w:r>
        <w:rPr>
          <w:highlight w:val="white"/>
        </w:rPr>
        <w:t xml:space="preserve">(5), 1-37.  </w:t>
      </w:r>
    </w:p>
    <w:p w14:paraId="781E8D0F" w14:textId="77777777" w:rsidR="006425F9" w:rsidRDefault="00000000">
      <w:pPr>
        <w:spacing w:line="360" w:lineRule="auto"/>
        <w:ind w:left="720" w:hanging="720"/>
        <w:rPr>
          <w:highlight w:val="white"/>
        </w:rPr>
      </w:pPr>
      <w:r>
        <w:t xml:space="preserve">Blumer, H. (1969) </w:t>
      </w:r>
      <w:r>
        <w:rPr>
          <w:i/>
          <w:iCs/>
        </w:rPr>
        <w:t>Symbolic interactionism: Perspective and method.</w:t>
      </w:r>
      <w:r>
        <w:t xml:space="preserve"> Englewood Cliffs, NJ: Prentice Hall.</w:t>
      </w:r>
    </w:p>
    <w:p w14:paraId="47165D87" w14:textId="77777777" w:rsidR="006425F9" w:rsidRDefault="00000000">
      <w:pPr>
        <w:ind w:left="720" w:hanging="720"/>
      </w:pPr>
      <w:r>
        <w:t>Brinker, S., &amp; Riemersma, F. (2025). The state of martech 2025. Chiefmartec, MartechTribe.</w:t>
      </w:r>
    </w:p>
    <w:p w14:paraId="400EDF3B" w14:textId="77777777" w:rsidR="006425F9" w:rsidRDefault="00000000">
      <w:pPr>
        <w:ind w:left="720" w:hanging="720"/>
        <w:rPr>
          <w:highlight w:val="white"/>
        </w:rPr>
      </w:pPr>
      <w:r>
        <w:rPr>
          <w:highlight w:val="white"/>
        </w:rPr>
        <w:t xml:space="preserve">Brown, T., Mann, B., Ryder, N., Subbiah, M., Kaplan, J. D., Dhariwal, P., ... &amp; Amodei, D. (2020). Language models are few-shot learners. </w:t>
      </w:r>
      <w:r>
        <w:rPr>
          <w:i/>
          <w:iCs/>
          <w:highlight w:val="white"/>
        </w:rPr>
        <w:t>Advances in neural information processing systems</w:t>
      </w:r>
      <w:r>
        <w:rPr>
          <w:highlight w:val="white"/>
        </w:rPr>
        <w:t xml:space="preserve">, </w:t>
      </w:r>
      <w:r>
        <w:rPr>
          <w:i/>
          <w:iCs/>
          <w:highlight w:val="white"/>
        </w:rPr>
        <w:t>33</w:t>
      </w:r>
      <w:r>
        <w:rPr>
          <w:highlight w:val="white"/>
        </w:rPr>
        <w:t>, 1877-1901.</w:t>
      </w:r>
    </w:p>
    <w:p w14:paraId="1596B673" w14:textId="77777777" w:rsidR="006425F9" w:rsidRDefault="00000000">
      <w:pPr>
        <w:ind w:left="720" w:hanging="720"/>
        <w:rPr>
          <w:highlight w:val="white"/>
        </w:rPr>
      </w:pPr>
      <w:r>
        <w:rPr>
          <w:highlight w:val="white"/>
        </w:rPr>
        <w:t xml:space="preserve">Burkhardt, S., &amp; Rieder, B. (2024). Foundation models are platform models: Prompting and the political economy of AI. </w:t>
      </w:r>
      <w:r>
        <w:rPr>
          <w:i/>
          <w:iCs/>
          <w:highlight w:val="white"/>
        </w:rPr>
        <w:t>Big Data &amp; Society</w:t>
      </w:r>
      <w:r>
        <w:rPr>
          <w:highlight w:val="white"/>
        </w:rPr>
        <w:t xml:space="preserve">, </w:t>
      </w:r>
      <w:r>
        <w:rPr>
          <w:i/>
          <w:iCs/>
          <w:highlight w:val="white"/>
        </w:rPr>
        <w:t>11</w:t>
      </w:r>
      <w:r>
        <w:rPr>
          <w:highlight w:val="white"/>
        </w:rPr>
        <w:t xml:space="preserve">(2), 20539517241247839. </w:t>
      </w:r>
    </w:p>
    <w:p w14:paraId="51E20F5A" w14:textId="77777777" w:rsidR="006425F9" w:rsidRDefault="00000000">
      <w:pPr>
        <w:ind w:left="720" w:hanging="720"/>
        <w:rPr>
          <w:highlight w:val="white"/>
        </w:rPr>
      </w:pPr>
      <w:r>
        <w:rPr>
          <w:highlight w:val="white"/>
        </w:rPr>
        <w:t xml:space="preserve">Claude. (2025, October 16). </w:t>
      </w:r>
      <w:r>
        <w:rPr>
          <w:i/>
          <w:iCs/>
          <w:highlight w:val="white"/>
        </w:rPr>
        <w:t>Introducing Agent Skills</w:t>
      </w:r>
      <w:r>
        <w:rPr>
          <w:highlight w:val="white"/>
        </w:rPr>
        <w:t xml:space="preserve">. Claude. </w:t>
      </w:r>
      <w:hyperlink r:id="rId22">
        <w:r w:rsidR="006425F9">
          <w:rPr>
            <w:color w:val="1155CC"/>
            <w:highlight w:val="white"/>
            <w:u w:val="single"/>
          </w:rPr>
          <w:t>https://claude.com/blog/skills</w:t>
        </w:r>
      </w:hyperlink>
    </w:p>
    <w:p w14:paraId="6873C4A9" w14:textId="77777777" w:rsidR="006425F9" w:rsidRDefault="00000000">
      <w:pPr>
        <w:ind w:left="720" w:hanging="720"/>
        <w:rPr>
          <w:highlight w:val="white"/>
        </w:rPr>
      </w:pPr>
      <w:r>
        <w:rPr>
          <w:highlight w:val="white"/>
        </w:rPr>
        <w:t xml:space="preserve">Charmaz, K. (2006). </w:t>
      </w:r>
      <w:r>
        <w:rPr>
          <w:i/>
          <w:iCs/>
          <w:highlight w:val="white"/>
        </w:rPr>
        <w:t>Constructing grounded theory: A practical guide through qualitative analysis</w:t>
      </w:r>
      <w:r>
        <w:rPr>
          <w:highlight w:val="white"/>
        </w:rPr>
        <w:t>. Sage.</w:t>
      </w:r>
    </w:p>
    <w:p w14:paraId="3C4C86D9" w14:textId="77777777" w:rsidR="006425F9" w:rsidRDefault="00000000">
      <w:pPr>
        <w:ind w:left="720" w:hanging="720"/>
        <w:rPr>
          <w:highlight w:val="white"/>
        </w:rPr>
      </w:pPr>
      <w:r>
        <w:rPr>
          <w:highlight w:val="white"/>
        </w:rPr>
        <w:t xml:space="preserve">ChatGPT. (2026, April 25). </w:t>
      </w:r>
      <w:r>
        <w:rPr>
          <w:i/>
          <w:iCs/>
          <w:highlight w:val="white"/>
        </w:rPr>
        <w:t>Skills in ChatGPT.</w:t>
      </w:r>
      <w:r>
        <w:rPr>
          <w:highlight w:val="white"/>
        </w:rPr>
        <w:t xml:space="preserve"> ChatGPT. </w:t>
      </w:r>
      <w:hyperlink r:id="rId23">
        <w:r w:rsidR="006425F9">
          <w:rPr>
            <w:color w:val="1155CC"/>
            <w:highlight w:val="white"/>
            <w:u w:val="single"/>
          </w:rPr>
          <w:t>https://help.openai.com/en/articles/20001066-skills-in-chatgpt</w:t>
        </w:r>
      </w:hyperlink>
    </w:p>
    <w:p w14:paraId="5EDE0B8C" w14:textId="77777777" w:rsidR="006425F9" w:rsidRDefault="00000000">
      <w:pPr>
        <w:ind w:left="720" w:hanging="720"/>
        <w:rPr>
          <w:strike/>
          <w:sz w:val="20"/>
          <w:szCs w:val="20"/>
          <w:highlight w:val="white"/>
        </w:rPr>
      </w:pPr>
      <w:commentRangeStart w:id="200"/>
      <w:r>
        <w:rPr>
          <w:strike/>
          <w:color w:val="18181B"/>
          <w:highlight w:val="white"/>
          <w:lang w:val="it-IT"/>
        </w:rPr>
        <w:lastRenderedPageBreak/>
        <w:t xml:space="preserve">Chawla, C., Chatterjee, S., Gadadinni, S., Verma, P., &amp; Banerjee, S. (2024). </w:t>
      </w:r>
      <w:r>
        <w:rPr>
          <w:strike/>
          <w:color w:val="18181B"/>
          <w:highlight w:val="white"/>
        </w:rPr>
        <w:t xml:space="preserve">Agentic AI: The building blocks of sophisticated AI business applications. </w:t>
      </w:r>
      <w:r>
        <w:rPr>
          <w:i/>
          <w:iCs/>
          <w:strike/>
          <w:color w:val="18181B"/>
          <w:highlight w:val="white"/>
        </w:rPr>
        <w:t>Journal of AI, Robotics &amp; Workplace Automation</w:t>
      </w:r>
      <w:r>
        <w:rPr>
          <w:strike/>
          <w:color w:val="18181B"/>
          <w:highlight w:val="white"/>
        </w:rPr>
        <w:t xml:space="preserve">. </w:t>
      </w:r>
      <w:hyperlink r:id="rId24">
        <w:r w:rsidR="006425F9">
          <w:rPr>
            <w:strike/>
            <w:color w:val="068EF1"/>
            <w:highlight w:val="white"/>
            <w:u w:val="single"/>
          </w:rPr>
          <w:t>https://doi.org/10.69554/xehz1946</w:t>
        </w:r>
      </w:hyperlink>
      <w:r>
        <w:rPr>
          <w:strike/>
          <w:color w:val="18181B"/>
          <w:highlight w:val="white"/>
        </w:rPr>
        <w:t>.</w:t>
      </w:r>
      <w:r>
        <w:rPr>
          <w:strike/>
          <w:sz w:val="20"/>
          <w:szCs w:val="20"/>
          <w:highlight w:val="white"/>
        </w:rPr>
        <w:t xml:space="preserve"> </w:t>
      </w:r>
      <w:commentRangeEnd w:id="200"/>
      <w:r>
        <w:rPr>
          <w:rStyle w:val="CommentReference"/>
          <w:strike/>
          <w:sz w:val="20"/>
          <w:szCs w:val="20"/>
          <w:highlight w:val="white"/>
        </w:rPr>
        <w:commentReference w:id="200"/>
      </w:r>
    </w:p>
    <w:p w14:paraId="076DD61A" w14:textId="77777777" w:rsidR="006425F9" w:rsidRDefault="00000000">
      <w:pPr>
        <w:ind w:left="720" w:hanging="720"/>
        <w:rPr>
          <w:strike/>
          <w:sz w:val="20"/>
          <w:szCs w:val="20"/>
          <w:highlight w:val="white"/>
        </w:rPr>
      </w:pPr>
      <w:commentRangeStart w:id="201"/>
      <w:r>
        <w:rPr>
          <w:strike/>
          <w:highlight w:val="white"/>
          <w:lang w:val="it-IT"/>
        </w:rPr>
        <w:t xml:space="preserve">Chintalapati, S., &amp; Pandey, S. K. (2022). </w:t>
      </w:r>
      <w:r>
        <w:rPr>
          <w:strike/>
          <w:highlight w:val="white"/>
        </w:rPr>
        <w:t xml:space="preserve">Artificial intelligence in marketing: A systematic literature review. </w:t>
      </w:r>
      <w:r>
        <w:rPr>
          <w:i/>
          <w:iCs/>
          <w:strike/>
          <w:highlight w:val="white"/>
        </w:rPr>
        <w:t>International Journal of Market Research</w:t>
      </w:r>
      <w:r>
        <w:rPr>
          <w:strike/>
          <w:highlight w:val="white"/>
        </w:rPr>
        <w:t xml:space="preserve">, </w:t>
      </w:r>
      <w:r>
        <w:rPr>
          <w:i/>
          <w:iCs/>
          <w:strike/>
          <w:highlight w:val="white"/>
        </w:rPr>
        <w:t>64</w:t>
      </w:r>
      <w:r>
        <w:rPr>
          <w:strike/>
          <w:highlight w:val="white"/>
        </w:rPr>
        <w:t xml:space="preserve">(1), 38-68. </w:t>
      </w:r>
      <w:commentRangeEnd w:id="201"/>
      <w:r>
        <w:rPr>
          <w:rStyle w:val="CommentReference"/>
          <w:strike/>
          <w:sz w:val="20"/>
          <w:szCs w:val="20"/>
          <w:highlight w:val="white"/>
        </w:rPr>
        <w:commentReference w:id="201"/>
      </w:r>
    </w:p>
    <w:p w14:paraId="1BBB4790" w14:textId="77777777" w:rsidR="006425F9" w:rsidRDefault="00000000">
      <w:pPr>
        <w:ind w:left="720" w:hanging="720"/>
        <w:rPr>
          <w:highlight w:val="white"/>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5">
        <w:r w:rsidR="006425F9">
          <w:rPr>
            <w:color w:val="1155CC"/>
            <w:highlight w:val="white"/>
            <w:u w:val="single"/>
          </w:rPr>
          <w:t>https://doi.org/10.48550/arXiv.2405.21015</w:t>
        </w:r>
      </w:hyperlink>
    </w:p>
    <w:p w14:paraId="7AB527EA" w14:textId="77777777" w:rsidR="006425F9" w:rsidRDefault="00000000">
      <w:pPr>
        <w:ind w:left="720" w:hanging="720"/>
        <w:rPr>
          <w:strike/>
          <w:highlight w:val="white"/>
        </w:rPr>
      </w:pPr>
      <w:r>
        <w:rPr>
          <w:strike/>
          <w:highlight w:val="white"/>
        </w:rPr>
        <w:t xml:space="preserve">Desai, V., &amp; Vidyapeeth, B. (2019). Digital marketing: A review. </w:t>
      </w:r>
      <w:r>
        <w:rPr>
          <w:i/>
          <w:iCs/>
          <w:strike/>
          <w:highlight w:val="white"/>
        </w:rPr>
        <w:t>International Journal of Trend in Scientific Research and Development</w:t>
      </w:r>
      <w:r>
        <w:rPr>
          <w:strike/>
          <w:highlight w:val="white"/>
        </w:rPr>
        <w:t xml:space="preserve">, </w:t>
      </w:r>
      <w:r>
        <w:rPr>
          <w:i/>
          <w:iCs/>
          <w:strike/>
          <w:highlight w:val="white"/>
        </w:rPr>
        <w:t>5</w:t>
      </w:r>
      <w:r>
        <w:rPr>
          <w:strike/>
          <w:highlight w:val="white"/>
        </w:rPr>
        <w:t>(5), 196-200.</w:t>
      </w:r>
    </w:p>
    <w:p w14:paraId="12C93C96" w14:textId="77777777" w:rsidR="006425F9" w:rsidRDefault="00000000">
      <w:pPr>
        <w:ind w:left="720" w:hanging="720"/>
        <w:rPr>
          <w:highlight w:val="white"/>
        </w:rPr>
      </w:pPr>
      <w:r>
        <w:rPr>
          <w:highlight w:val="white"/>
        </w:rPr>
        <w:t xml:space="preserve">Devlin, J., Chang, M. W., Lee, K., &amp; Toutanova, K. (2019, June). Bert: Pre-training of deep bidirectional transformers for language understanding. In </w:t>
      </w:r>
      <w:r>
        <w:rPr>
          <w:i/>
          <w:iCs/>
          <w:highlight w:val="white"/>
        </w:rPr>
        <w:t>Proceedings of the 2019 conference of the North American chapter of the association for computational linguistics: human language technologies, volume 1 (long and short papers)</w:t>
      </w:r>
      <w:r>
        <w:rPr>
          <w:highlight w:val="white"/>
        </w:rPr>
        <w:t xml:space="preserve"> (pp. 4171-4186).</w:t>
      </w:r>
    </w:p>
    <w:p w14:paraId="4D2614A4" w14:textId="77777777" w:rsidR="006425F9" w:rsidRDefault="00000000">
      <w:pPr>
        <w:ind w:left="720" w:hanging="720"/>
        <w:rPr>
          <w:highlight w:val="white"/>
        </w:rPr>
      </w:pPr>
      <w:r>
        <w:rPr>
          <w:highlight w:val="white"/>
        </w:rPr>
        <w:t xml:space="preserve">Duarte, V., Zuniga-Jara, S., &amp; Contreras, S. (2022). Machine learning and marketing: A systematic literature review. </w:t>
      </w:r>
      <w:r>
        <w:rPr>
          <w:i/>
          <w:iCs/>
          <w:highlight w:val="white"/>
        </w:rPr>
        <w:t>IEEE Access</w:t>
      </w:r>
      <w:r>
        <w:rPr>
          <w:highlight w:val="white"/>
        </w:rPr>
        <w:t xml:space="preserve">, </w:t>
      </w:r>
      <w:r>
        <w:rPr>
          <w:i/>
          <w:iCs/>
          <w:highlight w:val="white"/>
        </w:rPr>
        <w:t>10</w:t>
      </w:r>
      <w:r>
        <w:rPr>
          <w:highlight w:val="white"/>
        </w:rPr>
        <w:t xml:space="preserve">, 93273-93288. </w:t>
      </w:r>
    </w:p>
    <w:p w14:paraId="48F2C2BA" w14:textId="77777777" w:rsidR="006425F9" w:rsidRDefault="00000000">
      <w:pPr>
        <w:ind w:left="720" w:hanging="720"/>
        <w:rPr>
          <w:highlight w:val="white"/>
        </w:rPr>
      </w:pPr>
      <w:r>
        <w:rPr>
          <w:highlight w:val="white"/>
        </w:rPr>
        <w:t xml:space="preserve">Dutta, S., Assem, H., &amp; Burgin, E. (2021). Sequence-to-sequence learning on keywords for efficient FAQ retrieval. </w:t>
      </w:r>
      <w:r>
        <w:rPr>
          <w:i/>
          <w:iCs/>
          <w:highlight w:val="white"/>
        </w:rPr>
        <w:t>arXiv preprint arXiv:2108.10019</w:t>
      </w:r>
      <w:r>
        <w:rPr>
          <w:highlight w:val="white"/>
        </w:rPr>
        <w:t xml:space="preserve">. </w:t>
      </w:r>
    </w:p>
    <w:p w14:paraId="242529AC" w14:textId="77777777" w:rsidR="006425F9" w:rsidRDefault="00000000">
      <w:pPr>
        <w:ind w:left="720" w:hanging="720"/>
        <w:rPr>
          <w:highlight w:val="white"/>
        </w:rPr>
      </w:pPr>
      <w:r>
        <w:rPr>
          <w:highlight w:val="white"/>
        </w:rPr>
        <w:t xml:space="preserve">Abou Elgheit, E. (2025). Generative AI as a disruptive innovation: implications for marketing strategic transformations. </w:t>
      </w:r>
      <w:r>
        <w:rPr>
          <w:i/>
          <w:iCs/>
          <w:highlight w:val="white"/>
        </w:rPr>
        <w:t>Foresight and STI Governance</w:t>
      </w:r>
      <w:r>
        <w:rPr>
          <w:highlight w:val="white"/>
        </w:rPr>
        <w:t xml:space="preserve">, </w:t>
      </w:r>
      <w:r>
        <w:rPr>
          <w:i/>
          <w:iCs/>
          <w:highlight w:val="white"/>
        </w:rPr>
        <w:t>19</w:t>
      </w:r>
      <w:r>
        <w:rPr>
          <w:highlight w:val="white"/>
        </w:rPr>
        <w:t xml:space="preserve">(1), 6-15. </w:t>
      </w:r>
    </w:p>
    <w:p w14:paraId="40BC65A1" w14:textId="77777777" w:rsidR="006425F9" w:rsidRDefault="00000000">
      <w:pPr>
        <w:ind w:left="720" w:hanging="720"/>
        <w:rPr>
          <w:highlight w:val="white"/>
        </w:rPr>
      </w:pPr>
      <w:r>
        <w:rPr>
          <w:highlight w:val="white"/>
        </w:rPr>
        <w:t xml:space="preserve">Gao, Y., Xiong, Y., Gao, X., Jia, K., Pan, J., Bi, Y., ... &amp; Wang, H. (2023). Retrieval-augmented generation for large language models: A survey. </w:t>
      </w:r>
      <w:r>
        <w:rPr>
          <w:i/>
          <w:iCs/>
          <w:highlight w:val="white"/>
        </w:rPr>
        <w:t>arXiv preprint arXiv:2312.10997</w:t>
      </w:r>
      <w:r>
        <w:rPr>
          <w:highlight w:val="white"/>
        </w:rPr>
        <w:t xml:space="preserve">, </w:t>
      </w:r>
      <w:r>
        <w:rPr>
          <w:i/>
          <w:iCs/>
          <w:highlight w:val="white"/>
        </w:rPr>
        <w:t>2</w:t>
      </w:r>
      <w:r>
        <w:rPr>
          <w:highlight w:val="white"/>
        </w:rPr>
        <w:t xml:space="preserve">(1), 32. </w:t>
      </w:r>
    </w:p>
    <w:p w14:paraId="1693A988" w14:textId="77777777" w:rsidR="006425F9" w:rsidRDefault="00000000">
      <w:pPr>
        <w:ind w:left="720" w:hanging="720"/>
        <w:rPr>
          <w:highlight w:val="white"/>
        </w:rPr>
      </w:pPr>
      <w:r>
        <w:rPr>
          <w:highlight w:val="white"/>
          <w:lang w:val="it-IT"/>
        </w:rPr>
        <w:t xml:space="preserve">Grewal, D., Satornino, C. B., Davenport, T., &amp; Guha, A. (2025). </w:t>
      </w:r>
      <w:r>
        <w:rPr>
          <w:highlight w:val="white"/>
        </w:rPr>
        <w:t xml:space="preserve">How generative AI is shaping the future of marketing. </w:t>
      </w:r>
      <w:r>
        <w:rPr>
          <w:i/>
          <w:iCs/>
          <w:highlight w:val="white"/>
        </w:rPr>
        <w:t>Journal of the Academy of Marketing Science</w:t>
      </w:r>
      <w:r>
        <w:rPr>
          <w:highlight w:val="white"/>
        </w:rPr>
        <w:t xml:space="preserve">, </w:t>
      </w:r>
      <w:r>
        <w:rPr>
          <w:i/>
          <w:iCs/>
          <w:highlight w:val="white"/>
        </w:rPr>
        <w:t>53</w:t>
      </w:r>
      <w:r>
        <w:rPr>
          <w:highlight w:val="white"/>
        </w:rPr>
        <w:t xml:space="preserve">(3), 702-722. </w:t>
      </w:r>
    </w:p>
    <w:p w14:paraId="39DB8A4B" w14:textId="77777777" w:rsidR="006425F9" w:rsidRDefault="00000000">
      <w:pPr>
        <w:ind w:left="720" w:hanging="720"/>
        <w:rPr>
          <w:highlight w:val="white"/>
        </w:rPr>
      </w:pPr>
      <w:r>
        <w:rPr>
          <w:highlight w:val="white"/>
        </w:rPr>
        <w:lastRenderedPageBreak/>
        <w:t xml:space="preserve">Guercini, S. (2022). Scope of heuristics and digitalization: the case of marketing automation. </w:t>
      </w:r>
      <w:r>
        <w:rPr>
          <w:i/>
          <w:iCs/>
          <w:highlight w:val="white"/>
        </w:rPr>
        <w:t>Mind &amp; Society</w:t>
      </w:r>
      <w:r>
        <w:rPr>
          <w:highlight w:val="white"/>
        </w:rPr>
        <w:t xml:space="preserve">, </w:t>
      </w:r>
      <w:r>
        <w:rPr>
          <w:i/>
          <w:iCs/>
          <w:highlight w:val="white"/>
        </w:rPr>
        <w:t>21</w:t>
      </w:r>
      <w:r>
        <w:rPr>
          <w:highlight w:val="white"/>
        </w:rPr>
        <w:t xml:space="preserve">(2), 151-164. </w:t>
      </w:r>
    </w:p>
    <w:p w14:paraId="36552874" w14:textId="77777777" w:rsidR="006425F9" w:rsidRPr="005A5CEB" w:rsidRDefault="00000000">
      <w:pPr>
        <w:ind w:left="720" w:hanging="720"/>
        <w:rPr>
          <w:highlight w:val="white"/>
          <w:lang w:val="de-DE"/>
        </w:rPr>
      </w:pPr>
      <w:r>
        <w:rPr>
          <w:highlight w:val="white"/>
        </w:rPr>
        <w:t xml:space="preserve">Guercini, S. (2023). Marketing automation and the scope of marketers' heuristics. </w:t>
      </w:r>
      <w:r>
        <w:rPr>
          <w:i/>
          <w:iCs/>
          <w:highlight w:val="white"/>
          <w:lang w:val="de-DE"/>
        </w:rPr>
        <w:t>Management Decision</w:t>
      </w:r>
      <w:r>
        <w:rPr>
          <w:highlight w:val="white"/>
          <w:lang w:val="de-DE"/>
        </w:rPr>
        <w:t xml:space="preserve">, </w:t>
      </w:r>
      <w:r>
        <w:rPr>
          <w:i/>
          <w:iCs/>
          <w:highlight w:val="white"/>
          <w:lang w:val="de-DE"/>
        </w:rPr>
        <w:t>61</w:t>
      </w:r>
      <w:r>
        <w:rPr>
          <w:highlight w:val="white"/>
          <w:lang w:val="de-DE"/>
        </w:rPr>
        <w:t xml:space="preserve">(13), 295-320. </w:t>
      </w:r>
    </w:p>
    <w:p w14:paraId="7BFDAF5F" w14:textId="77777777" w:rsidR="006425F9" w:rsidRDefault="00000000">
      <w:pPr>
        <w:ind w:left="720" w:hanging="720"/>
        <w:rPr>
          <w:highlight w:val="white"/>
        </w:rPr>
      </w:pPr>
      <w:r>
        <w:rPr>
          <w:highlight w:val="white"/>
          <w:lang w:val="de-DE"/>
        </w:rPr>
        <w:t xml:space="preserve">Gupta, S., Lehmann, D. R., &amp; Stuart, J. A. (2004). </w:t>
      </w:r>
      <w:r>
        <w:rPr>
          <w:highlight w:val="white"/>
        </w:rPr>
        <w:t xml:space="preserve">Valuing customers. </w:t>
      </w:r>
      <w:r>
        <w:rPr>
          <w:i/>
          <w:iCs/>
          <w:highlight w:val="white"/>
        </w:rPr>
        <w:t>Journal of marketing research</w:t>
      </w:r>
      <w:r>
        <w:rPr>
          <w:highlight w:val="white"/>
        </w:rPr>
        <w:t xml:space="preserve">, </w:t>
      </w:r>
      <w:r>
        <w:rPr>
          <w:i/>
          <w:iCs/>
          <w:highlight w:val="white"/>
        </w:rPr>
        <w:t>41</w:t>
      </w:r>
      <w:r>
        <w:rPr>
          <w:highlight w:val="white"/>
        </w:rPr>
        <w:t xml:space="preserve">(1), 7-18. </w:t>
      </w:r>
    </w:p>
    <w:p w14:paraId="4E3DC96B" w14:textId="77777777" w:rsidR="006425F9" w:rsidRDefault="00000000">
      <w:pPr>
        <w:ind w:left="720" w:hanging="720"/>
      </w:pPr>
      <w:r>
        <w:t>Holmström, J. (2022). From AI to digital transformation: The AI readiness framework. Business Horizons, 65(3), 329–339.</w:t>
      </w:r>
      <w:hyperlink r:id="rId26">
        <w:r w:rsidR="006425F9">
          <w:rPr>
            <w:u w:val="single"/>
          </w:rPr>
          <w:t xml:space="preserve"> </w:t>
        </w:r>
      </w:hyperlink>
      <w:hyperlink r:id="rId27">
        <w:r w:rsidR="006425F9">
          <w:rPr>
            <w:color w:val="1155CC"/>
            <w:u w:val="single"/>
          </w:rPr>
          <w:t>https://doi.org/10.1016/j.bushor.2021.03.006</w:t>
        </w:r>
      </w:hyperlink>
    </w:p>
    <w:p w14:paraId="3364FC17" w14:textId="77777777" w:rsidR="006425F9" w:rsidRDefault="00000000">
      <w:pPr>
        <w:ind w:left="720" w:hanging="720"/>
        <w:rPr>
          <w:strike/>
        </w:rPr>
      </w:pPr>
      <w:commentRangeStart w:id="202"/>
      <w:r>
        <w:rPr>
          <w:strike/>
          <w:color w:val="18181B"/>
          <w:highlight w:val="white"/>
        </w:rPr>
        <w:t xml:space="preserve">Huang, M., &amp; Rust, R. (2020). A strategic framework for artificial intelligence in marketing. </w:t>
      </w:r>
      <w:r>
        <w:rPr>
          <w:i/>
          <w:iCs/>
          <w:strike/>
          <w:color w:val="18181B"/>
          <w:highlight w:val="white"/>
        </w:rPr>
        <w:t>Journal of the Academy of Marketing Science, 49</w:t>
      </w:r>
      <w:r>
        <w:rPr>
          <w:strike/>
          <w:color w:val="18181B"/>
          <w:highlight w:val="white"/>
        </w:rPr>
        <w:t xml:space="preserve">, 30 - 50. </w:t>
      </w:r>
      <w:hyperlink r:id="rId28">
        <w:r w:rsidR="006425F9">
          <w:rPr>
            <w:strike/>
            <w:color w:val="068EF1"/>
            <w:highlight w:val="white"/>
            <w:u w:val="single"/>
          </w:rPr>
          <w:t>https://doi.org/10.1007/s11747-020-00749-9</w:t>
        </w:r>
      </w:hyperlink>
      <w:r>
        <w:rPr>
          <w:strike/>
          <w:color w:val="18181B"/>
          <w:highlight w:val="white"/>
        </w:rPr>
        <w:t>.</w:t>
      </w:r>
      <w:r>
        <w:rPr>
          <w:strike/>
        </w:rPr>
        <w:t xml:space="preserve"> </w:t>
      </w:r>
      <w:commentRangeEnd w:id="202"/>
      <w:r>
        <w:rPr>
          <w:rStyle w:val="CommentReference"/>
          <w:strike/>
          <w:sz w:val="22"/>
          <w:szCs w:val="22"/>
        </w:rPr>
        <w:commentReference w:id="202"/>
      </w:r>
    </w:p>
    <w:p w14:paraId="4427DF9D" w14:textId="77777777" w:rsidR="006425F9" w:rsidRDefault="00000000">
      <w:pPr>
        <w:ind w:left="720" w:hanging="720"/>
      </w:pPr>
      <w:r>
        <w:rPr>
          <w:highlight w:val="white"/>
        </w:rPr>
        <w:t xml:space="preserve">Hughes, L., Dwivedi, Y. K., Malik, T., Shawosh, M., Albashrawi, M. A., Jeon, I., ... &amp; Walton, P. (2025). AI agents and agentic systems: A multi-expert analysis. </w:t>
      </w:r>
      <w:r>
        <w:rPr>
          <w:i/>
          <w:iCs/>
          <w:highlight w:val="white"/>
        </w:rPr>
        <w:t>Journal of Computer Information Systems</w:t>
      </w:r>
      <w:r>
        <w:rPr>
          <w:highlight w:val="white"/>
        </w:rPr>
        <w:t xml:space="preserve">, </w:t>
      </w:r>
      <w:r>
        <w:rPr>
          <w:i/>
          <w:iCs/>
          <w:highlight w:val="white"/>
        </w:rPr>
        <w:t>65</w:t>
      </w:r>
      <w:r>
        <w:rPr>
          <w:highlight w:val="white"/>
        </w:rPr>
        <w:t>(4), 489-517.</w:t>
      </w:r>
      <w:r>
        <w:t xml:space="preserve"> </w:t>
      </w:r>
    </w:p>
    <w:p w14:paraId="48BA5B08" w14:textId="77777777" w:rsidR="006425F9" w:rsidRDefault="00000000">
      <w:pPr>
        <w:spacing w:line="360" w:lineRule="auto"/>
        <w:ind w:left="720" w:hanging="720"/>
        <w:rPr>
          <w:highlight w:val="white"/>
        </w:rPr>
      </w:pPr>
      <w:r>
        <w:rPr>
          <w:highlight w:val="white"/>
        </w:rPr>
        <w:t xml:space="preserve">Jain, V., Wadhwani, K., &amp; Eastman, J. K. (2024). Artificial intelligence consumer behavior: A hybrid review and research agenda. </w:t>
      </w:r>
      <w:r>
        <w:rPr>
          <w:i/>
          <w:iCs/>
          <w:highlight w:val="white"/>
        </w:rPr>
        <w:t>Journal of consumer behaviour</w:t>
      </w:r>
      <w:r>
        <w:rPr>
          <w:highlight w:val="white"/>
        </w:rPr>
        <w:t xml:space="preserve">, </w:t>
      </w:r>
      <w:r>
        <w:rPr>
          <w:i/>
          <w:iCs/>
          <w:highlight w:val="white"/>
        </w:rPr>
        <w:t>23</w:t>
      </w:r>
      <w:r>
        <w:rPr>
          <w:highlight w:val="white"/>
        </w:rPr>
        <w:t>(2), 676-697.</w:t>
      </w:r>
    </w:p>
    <w:p w14:paraId="3043294F" w14:textId="77777777" w:rsidR="006425F9" w:rsidRDefault="00000000">
      <w:pPr>
        <w:spacing w:line="360" w:lineRule="auto"/>
        <w:ind w:left="720" w:hanging="720"/>
        <w:rPr>
          <w:highlight w:val="white"/>
        </w:rPr>
      </w:pPr>
      <w:r>
        <w:rPr>
          <w:highlight w:val="white"/>
        </w:rPr>
        <w:t xml:space="preserve">Järvinen, J., &amp; Taiminen, H. (2016). Harnessing marketing automation for B2B content marketing. </w:t>
      </w:r>
      <w:r>
        <w:rPr>
          <w:i/>
          <w:iCs/>
          <w:highlight w:val="white"/>
        </w:rPr>
        <w:t>Industrial marketing management</w:t>
      </w:r>
      <w:r>
        <w:rPr>
          <w:highlight w:val="white"/>
        </w:rPr>
        <w:t xml:space="preserve">, </w:t>
      </w:r>
      <w:r>
        <w:rPr>
          <w:i/>
          <w:iCs/>
          <w:highlight w:val="white"/>
        </w:rPr>
        <w:t>54</w:t>
      </w:r>
      <w:r>
        <w:rPr>
          <w:highlight w:val="white"/>
        </w:rPr>
        <w:t xml:space="preserve">, 164-175. </w:t>
      </w:r>
    </w:p>
    <w:p w14:paraId="1B9488A7" w14:textId="77777777" w:rsidR="006425F9" w:rsidRDefault="00000000">
      <w:pPr>
        <w:ind w:left="720" w:hanging="720"/>
        <w:rPr>
          <w:highlight w:val="white"/>
        </w:rPr>
      </w:pPr>
      <w:r>
        <w:rPr>
          <w:highlight w:val="white"/>
        </w:rPr>
        <w:t xml:space="preserve">Kastner, J. K., &amp; Hong, S. J. (1984). A review of expert systems. </w:t>
      </w:r>
      <w:r>
        <w:rPr>
          <w:i/>
          <w:iCs/>
          <w:highlight w:val="white"/>
        </w:rPr>
        <w:t>European journal of operational research</w:t>
      </w:r>
      <w:r>
        <w:rPr>
          <w:highlight w:val="white"/>
        </w:rPr>
        <w:t xml:space="preserve">, </w:t>
      </w:r>
      <w:r>
        <w:rPr>
          <w:i/>
          <w:iCs/>
          <w:highlight w:val="white"/>
        </w:rPr>
        <w:t>18</w:t>
      </w:r>
      <w:r>
        <w:rPr>
          <w:highlight w:val="white"/>
        </w:rPr>
        <w:t>(3), 285-292.</w:t>
      </w:r>
    </w:p>
    <w:p w14:paraId="2C4B370D" w14:textId="77777777" w:rsidR="006425F9" w:rsidRDefault="00000000">
      <w:pPr>
        <w:ind w:left="720" w:hanging="720"/>
        <w:rPr>
          <w:highlight w:val="white"/>
        </w:rPr>
      </w:pPr>
      <w:r>
        <w:rPr>
          <w:highlight w:val="white"/>
        </w:rPr>
        <w:t xml:space="preserve">Kohavi, R., Longbotham, R., Sommerfield, D., &amp; Henne, R. M. (2009). Controlled experiments on the web: survey and practical guide. </w:t>
      </w:r>
      <w:r>
        <w:rPr>
          <w:i/>
          <w:iCs/>
          <w:highlight w:val="white"/>
        </w:rPr>
        <w:t>Data mining and knowledge discovery</w:t>
      </w:r>
      <w:r>
        <w:rPr>
          <w:highlight w:val="white"/>
        </w:rPr>
        <w:t xml:space="preserve">, </w:t>
      </w:r>
      <w:r>
        <w:rPr>
          <w:i/>
          <w:iCs/>
          <w:highlight w:val="white"/>
        </w:rPr>
        <w:t>18</w:t>
      </w:r>
      <w:r>
        <w:rPr>
          <w:highlight w:val="white"/>
        </w:rPr>
        <w:t xml:space="preserve">(1), 140-181. </w:t>
      </w:r>
    </w:p>
    <w:p w14:paraId="5C8BB308" w14:textId="77777777" w:rsidR="006425F9" w:rsidRDefault="00000000">
      <w:pPr>
        <w:spacing w:line="360" w:lineRule="auto"/>
        <w:ind w:left="720" w:hanging="720"/>
        <w:rPr>
          <w:highlight w:val="white"/>
        </w:rPr>
      </w:pPr>
      <w:r>
        <w:rPr>
          <w:highlight w:val="white"/>
        </w:rPr>
        <w:t xml:space="preserve">Kim, J. (2025). Advertising in the Age of Agentic AI: Call for Research. </w:t>
      </w:r>
      <w:r>
        <w:rPr>
          <w:i/>
          <w:iCs/>
          <w:highlight w:val="white"/>
        </w:rPr>
        <w:t>Journal of Interactive Advertising</w:t>
      </w:r>
      <w:r>
        <w:rPr>
          <w:highlight w:val="white"/>
        </w:rPr>
        <w:t xml:space="preserve">, </w:t>
      </w:r>
      <w:r>
        <w:rPr>
          <w:i/>
          <w:iCs/>
          <w:highlight w:val="white"/>
        </w:rPr>
        <w:t>25</w:t>
      </w:r>
      <w:r>
        <w:rPr>
          <w:highlight w:val="white"/>
        </w:rPr>
        <w:t>(3), 215-221.</w:t>
      </w:r>
    </w:p>
    <w:p w14:paraId="7660146B" w14:textId="77777777" w:rsidR="006425F9" w:rsidRDefault="00000000">
      <w:pPr>
        <w:ind w:left="720" w:hanging="720"/>
        <w:rPr>
          <w:highlight w:val="white"/>
        </w:rPr>
      </w:pPr>
      <w:r>
        <w:rPr>
          <w:highlight w:val="white"/>
        </w:rPr>
        <w:lastRenderedPageBreak/>
        <w:t xml:space="preserve">Krizhevsky, Alex, Ilya Sutskever, and Geoffrey E. Hinton. "Imagenet classification with deep convolutional neural networks." </w:t>
      </w:r>
      <w:r>
        <w:rPr>
          <w:i/>
          <w:iCs/>
          <w:highlight w:val="white"/>
        </w:rPr>
        <w:t>Advances in neural information processing systems</w:t>
      </w:r>
      <w:r>
        <w:rPr>
          <w:highlight w:val="white"/>
        </w:rPr>
        <w:t xml:space="preserve"> 25 (2012).</w:t>
      </w:r>
    </w:p>
    <w:p w14:paraId="5EFC36E5" w14:textId="77777777" w:rsidR="006425F9" w:rsidRDefault="00000000">
      <w:pPr>
        <w:ind w:left="720" w:hanging="720"/>
      </w:pPr>
      <w:r>
        <w:t>Lewis, P., Perez, E., Piktus, A., Petroni, F., Karpukhin, V., Goyal, N., Küttler, H., Lewis, M., Yih, W., Rocktäschel, T., et al. (2020). Retrieval-augmented generation for knowledge-intensive nlp tasks. Advances in Neural Information Processing Systems, 33, 9459–9474.</w:t>
      </w:r>
    </w:p>
    <w:p w14:paraId="0CD2C9EF" w14:textId="77777777" w:rsidR="006425F9" w:rsidRDefault="00000000">
      <w:pPr>
        <w:ind w:left="720" w:hanging="720"/>
        <w:rPr>
          <w:highlight w:val="white"/>
        </w:rPr>
      </w:pPr>
      <w:r>
        <w:rPr>
          <w:highlight w:val="white"/>
          <w:lang w:val="it-IT"/>
        </w:rPr>
        <w:t xml:space="preserve">Li, M., Guo, S., &amp; Liu, R. (2025). </w:t>
      </w:r>
      <w:r>
        <w:rPr>
          <w:highlight w:val="white"/>
        </w:rPr>
        <w:t xml:space="preserve">BERT-based Consumer Sentiment Analysis for Personalized Marketing Strategies. </w:t>
      </w:r>
      <w:r>
        <w:rPr>
          <w:i/>
          <w:iCs/>
          <w:highlight w:val="white"/>
        </w:rPr>
        <w:t>Informatica</w:t>
      </w:r>
      <w:r>
        <w:rPr>
          <w:highlight w:val="white"/>
        </w:rPr>
        <w:t xml:space="preserve">, </w:t>
      </w:r>
      <w:r>
        <w:rPr>
          <w:i/>
          <w:iCs/>
          <w:highlight w:val="white"/>
        </w:rPr>
        <w:t>49</w:t>
      </w:r>
      <w:r>
        <w:rPr>
          <w:highlight w:val="white"/>
        </w:rPr>
        <w:t>(28).</w:t>
      </w:r>
    </w:p>
    <w:p w14:paraId="5BB7B530" w14:textId="0D5E06C3" w:rsidR="00AD456C" w:rsidRDefault="00AD456C">
      <w:pPr>
        <w:ind w:left="720" w:hanging="720"/>
        <w:rPr>
          <w:highlight w:val="white"/>
        </w:rPr>
      </w:pPr>
      <w:r w:rsidRPr="00AD456C">
        <w:rPr>
          <w:highlight w:val="white"/>
        </w:rPr>
        <w:t>Lincoln, Y. S. (1985). </w:t>
      </w:r>
      <w:r w:rsidRPr="00AD456C">
        <w:rPr>
          <w:i/>
          <w:iCs/>
          <w:highlight w:val="white"/>
        </w:rPr>
        <w:t>Naturalistic inquiry</w:t>
      </w:r>
      <w:r w:rsidRPr="00AD456C">
        <w:rPr>
          <w:highlight w:val="white"/>
        </w:rPr>
        <w:t> (Vol. 75). sage.</w:t>
      </w:r>
    </w:p>
    <w:p w14:paraId="0D998808" w14:textId="77777777" w:rsidR="006425F9" w:rsidRDefault="00000000">
      <w:pPr>
        <w:ind w:left="720" w:hanging="720"/>
        <w:rPr>
          <w:highlight w:val="white"/>
        </w:rPr>
      </w:pPr>
      <w:r>
        <w:rPr>
          <w:highlight w:val="white"/>
        </w:rPr>
        <w:t xml:space="preserve">Little, J. D. (1979). Decision support systems for marketing managers. </w:t>
      </w:r>
      <w:r>
        <w:rPr>
          <w:i/>
          <w:iCs/>
          <w:highlight w:val="white"/>
        </w:rPr>
        <w:t>Journal of marketing</w:t>
      </w:r>
      <w:r>
        <w:rPr>
          <w:highlight w:val="white"/>
        </w:rPr>
        <w:t xml:space="preserve">, </w:t>
      </w:r>
      <w:r>
        <w:rPr>
          <w:i/>
          <w:iCs/>
          <w:highlight w:val="white"/>
        </w:rPr>
        <w:t>43</w:t>
      </w:r>
      <w:r>
        <w:rPr>
          <w:highlight w:val="white"/>
        </w:rPr>
        <w:t xml:space="preserve">(3), 9-26. </w:t>
      </w:r>
    </w:p>
    <w:p w14:paraId="560442D8" w14:textId="77777777" w:rsidR="006425F9" w:rsidRDefault="00000000">
      <w:pPr>
        <w:ind w:left="720" w:hanging="720"/>
        <w:rPr>
          <w:strike/>
          <w:highlight w:val="white"/>
        </w:rPr>
      </w:pPr>
      <w:commentRangeStart w:id="203"/>
      <w:r>
        <w:rPr>
          <w:strike/>
          <w:highlight w:val="white"/>
        </w:rPr>
        <w:t xml:space="preserve">Luo, X., Tong, S., Fang, Z., &amp; Qu, Z. (2019). Machines versus humans: the impact of AI chatbot disclosure on customer purchases. </w:t>
      </w:r>
      <w:r>
        <w:rPr>
          <w:i/>
          <w:iCs/>
          <w:strike/>
          <w:highlight w:val="white"/>
        </w:rPr>
        <w:t>Luo, X, Tong S, Fang Z, Qu</w:t>
      </w:r>
      <w:r>
        <w:rPr>
          <w:strike/>
          <w:highlight w:val="white"/>
        </w:rPr>
        <w:t>, (2019), 20-33.</w:t>
      </w:r>
      <w:commentRangeEnd w:id="203"/>
      <w:r>
        <w:rPr>
          <w:rStyle w:val="CommentReference"/>
          <w:strike/>
          <w:sz w:val="22"/>
          <w:szCs w:val="22"/>
          <w:highlight w:val="white"/>
        </w:rPr>
        <w:commentReference w:id="203"/>
      </w:r>
    </w:p>
    <w:p w14:paraId="7C852B30" w14:textId="77777777" w:rsidR="006425F9" w:rsidRDefault="00000000">
      <w:pPr>
        <w:ind w:left="720" w:hanging="720"/>
      </w:pPr>
      <w:r>
        <w:t>Mayer, H., Yee, L., Chui, M., &amp; Roberts, R. (2025). AI in the workplace: A report for 2025. McKinsey &amp; Company.</w:t>
      </w:r>
      <w:hyperlink r:id="rId29">
        <w:r w:rsidR="006425F9">
          <w:rPr>
            <w:u w:val="single"/>
          </w:rPr>
          <w:t xml:space="preserve"> </w:t>
        </w:r>
      </w:hyperlink>
      <w:hyperlink r:id="rId30">
        <w:r w:rsidR="006425F9">
          <w:rPr>
            <w:color w:val="1155CC"/>
            <w:u w:val="single"/>
          </w:rPr>
          <w:t>https://www.mckinsey.com/capabilities/mckinsey-digital/our-insights/superagency-in-the-workplace-empowering-people-to-unlock-ais-full-potential-at-work</w:t>
        </w:r>
      </w:hyperlink>
    </w:p>
    <w:p w14:paraId="68C4A906" w14:textId="318DF738" w:rsidR="00ED6E3E" w:rsidRDefault="00ED6E3E">
      <w:pPr>
        <w:ind w:left="720" w:hanging="720"/>
      </w:pPr>
      <w:r w:rsidRPr="00ED6E3E">
        <w:t>Merriam, S. B. (1998). </w:t>
      </w:r>
      <w:r w:rsidRPr="00ED6E3E">
        <w:rPr>
          <w:i/>
          <w:iCs/>
        </w:rPr>
        <w:t>Qualitative Research and Case Study Applications in Education. Revised and Expanded from" Case Study Research in Education."</w:t>
      </w:r>
      <w:r w:rsidRPr="00ED6E3E">
        <w:t>. Jossey-Bass Publishers, 350 Sansome St, San Francisco, CA 94104.</w:t>
      </w:r>
    </w:p>
    <w:p w14:paraId="1BD6BEA9" w14:textId="77777777" w:rsidR="006425F9" w:rsidRDefault="00000000">
      <w:pPr>
        <w:ind w:left="720" w:hanging="720"/>
        <w:rPr>
          <w:highlight w:val="white"/>
        </w:rPr>
      </w:pPr>
      <w:r>
        <w:rPr>
          <w:highlight w:val="white"/>
        </w:rPr>
        <w:t xml:space="preserve">Mikolov, T., Sutskever, I., Chen, K., Corrado, G. S., &amp; Dean, J. (2013). Distributed representations of words and phrases and their compositionality. </w:t>
      </w:r>
      <w:r>
        <w:rPr>
          <w:i/>
          <w:iCs/>
          <w:highlight w:val="white"/>
        </w:rPr>
        <w:t>Advances in neural information processing systems</w:t>
      </w:r>
      <w:r>
        <w:rPr>
          <w:highlight w:val="white"/>
        </w:rPr>
        <w:t xml:space="preserve">, </w:t>
      </w:r>
      <w:r>
        <w:rPr>
          <w:i/>
          <w:iCs/>
          <w:highlight w:val="white"/>
        </w:rPr>
        <w:t>26</w:t>
      </w:r>
      <w:r>
        <w:rPr>
          <w:highlight w:val="white"/>
        </w:rPr>
        <w:t>.</w:t>
      </w:r>
    </w:p>
    <w:p w14:paraId="185D145E" w14:textId="77777777" w:rsidR="006425F9" w:rsidRDefault="00000000">
      <w:pPr>
        <w:ind w:left="720" w:hanging="720"/>
        <w:rPr>
          <w:highlight w:val="white"/>
        </w:rPr>
      </w:pPr>
      <w:r>
        <w:rPr>
          <w:highlight w:val="white"/>
        </w:rPr>
        <w:t xml:space="preserve">Mitchell, A. A., Russo, J. E., &amp; Wittink, D. R. (1991). Issues in the development and use of expert systems for marketing decisions. </w:t>
      </w:r>
      <w:r>
        <w:rPr>
          <w:i/>
          <w:iCs/>
          <w:highlight w:val="white"/>
        </w:rPr>
        <w:t>International Journal of Research in Marketing</w:t>
      </w:r>
      <w:r>
        <w:rPr>
          <w:highlight w:val="white"/>
        </w:rPr>
        <w:t xml:space="preserve">, </w:t>
      </w:r>
      <w:r>
        <w:rPr>
          <w:i/>
          <w:iCs/>
          <w:highlight w:val="white"/>
        </w:rPr>
        <w:t>8</w:t>
      </w:r>
      <w:r>
        <w:rPr>
          <w:highlight w:val="white"/>
        </w:rPr>
        <w:t xml:space="preserve">(1), 41-50. </w:t>
      </w:r>
    </w:p>
    <w:p w14:paraId="45E30BC0" w14:textId="77777777" w:rsidR="006425F9" w:rsidRDefault="00000000">
      <w:pPr>
        <w:spacing w:line="360" w:lineRule="auto"/>
        <w:ind w:left="720" w:hanging="720"/>
        <w:rPr>
          <w:highlight w:val="white"/>
        </w:rPr>
      </w:pPr>
      <w:r>
        <w:rPr>
          <w:highlight w:val="white"/>
        </w:rPr>
        <w:lastRenderedPageBreak/>
        <w:t xml:space="preserve">Mogaji, E., &amp; Jain, V. (2024). How generative AI is (will) change consumer behaviour: Postulating the potential impact and implications for research, practice, and policy. </w:t>
      </w:r>
      <w:r>
        <w:rPr>
          <w:i/>
          <w:iCs/>
          <w:highlight w:val="white"/>
        </w:rPr>
        <w:t>Journal of consumer behaviour</w:t>
      </w:r>
      <w:r>
        <w:rPr>
          <w:highlight w:val="white"/>
        </w:rPr>
        <w:t xml:space="preserve">, </w:t>
      </w:r>
      <w:r>
        <w:rPr>
          <w:i/>
          <w:iCs/>
          <w:highlight w:val="white"/>
        </w:rPr>
        <w:t>23</w:t>
      </w:r>
      <w:r>
        <w:rPr>
          <w:highlight w:val="white"/>
        </w:rPr>
        <w:t>(5), 2379-2389.</w:t>
      </w:r>
    </w:p>
    <w:p w14:paraId="3246A808" w14:textId="77777777" w:rsidR="006425F9" w:rsidRDefault="00000000">
      <w:pPr>
        <w:spacing w:line="360" w:lineRule="auto"/>
        <w:ind w:left="720" w:hanging="720"/>
      </w:pPr>
      <w:r>
        <w:rPr>
          <w:highlight w:val="white"/>
        </w:rPr>
        <w:t xml:space="preserve">Moralles, C., Da Costa, L. A. L., Rigo, S. J., Kunst, R., De Souza, V. C., Silva, E. P., ... &amp; Roehrs, A. (2026). A Systematic Literature Review of Agentic AI: Definitions, Architectures, and Challenges. </w:t>
      </w:r>
      <w:r>
        <w:rPr>
          <w:i/>
          <w:iCs/>
          <w:highlight w:val="white"/>
        </w:rPr>
        <w:t>IEEE Access</w:t>
      </w:r>
      <w:r>
        <w:rPr>
          <w:highlight w:val="white"/>
        </w:rPr>
        <w:t xml:space="preserve">. </w:t>
      </w:r>
    </w:p>
    <w:p w14:paraId="5BA9083B" w14:textId="77777777" w:rsidR="006425F9" w:rsidRDefault="00000000">
      <w:pPr>
        <w:ind w:left="720" w:hanging="720"/>
      </w:pPr>
      <w:r>
        <w:t xml:space="preserve">OpenAI. (2022, November 30). </w:t>
      </w:r>
      <w:r>
        <w:rPr>
          <w:i/>
          <w:iCs/>
        </w:rPr>
        <w:t>Introducing ChatGPT</w:t>
      </w:r>
      <w:r>
        <w:t xml:space="preserve">.  </w:t>
      </w:r>
      <w:hyperlink r:id="rId31">
        <w:r w:rsidR="006425F9">
          <w:rPr>
            <w:color w:val="1155CC"/>
            <w:u w:val="single"/>
          </w:rPr>
          <w:t>https://openai.com/index/chatgpt/</w:t>
        </w:r>
      </w:hyperlink>
    </w:p>
    <w:p w14:paraId="7EADAAA7" w14:textId="77777777" w:rsidR="006425F9" w:rsidRDefault="00000000">
      <w:pPr>
        <w:ind w:left="720" w:hanging="720"/>
        <w:rPr>
          <w:highlight w:val="white"/>
        </w:rPr>
      </w:pPr>
      <w:r>
        <w:t xml:space="preserve">OpenAI. (2023, June 13). </w:t>
      </w:r>
      <w:r>
        <w:rPr>
          <w:i/>
          <w:iCs/>
        </w:rPr>
        <w:t>Function calling and other API updates</w:t>
      </w:r>
      <w:r>
        <w:t xml:space="preserve">. OpenAI.  </w:t>
      </w:r>
      <w:hyperlink r:id="rId32">
        <w:r w:rsidR="006425F9">
          <w:rPr>
            <w:color w:val="1155CC"/>
            <w:u w:val="single"/>
          </w:rPr>
          <w:t>https://openai.com/index/function-calling-and-other-api-updates/</w:t>
        </w:r>
      </w:hyperlink>
    </w:p>
    <w:p w14:paraId="6778C619" w14:textId="77777777" w:rsidR="006425F9" w:rsidRDefault="00000000">
      <w:pPr>
        <w:ind w:left="720" w:hanging="720"/>
        <w:rPr>
          <w:highlight w:val="white"/>
        </w:rPr>
      </w:pPr>
      <w:r>
        <w:rPr>
          <w:highlight w:val="white"/>
        </w:rPr>
        <w:t xml:space="preserve">Patton, M. Q. (2014). </w:t>
      </w:r>
      <w:r>
        <w:rPr>
          <w:i/>
          <w:iCs/>
          <w:highlight w:val="white"/>
        </w:rPr>
        <w:t>Qualitative research &amp; evaluation methods: Integrating theory and practice</w:t>
      </w:r>
      <w:r>
        <w:rPr>
          <w:highlight w:val="white"/>
        </w:rPr>
        <w:t>. Sage publications.</w:t>
      </w:r>
    </w:p>
    <w:p w14:paraId="1F54899F" w14:textId="77777777" w:rsidR="006425F9" w:rsidRDefault="00000000">
      <w:pPr>
        <w:ind w:left="720" w:hanging="720"/>
        <w:rPr>
          <w:strike/>
          <w:highlight w:val="white"/>
        </w:rPr>
      </w:pPr>
      <w:commentRangeStart w:id="204"/>
      <w:r>
        <w:rPr>
          <w:strike/>
          <w:highlight w:val="white"/>
        </w:rPr>
        <w:t xml:space="preserve">Parker, C., Scott, S., &amp; Geddes, A. (2019). Snowball sampling. </w:t>
      </w:r>
      <w:r>
        <w:rPr>
          <w:i/>
          <w:iCs/>
          <w:strike/>
          <w:highlight w:val="white"/>
        </w:rPr>
        <w:t>SAGE research methods foundations</w:t>
      </w:r>
      <w:r>
        <w:rPr>
          <w:strike/>
          <w:highlight w:val="white"/>
        </w:rPr>
        <w:t>.</w:t>
      </w:r>
      <w:commentRangeEnd w:id="204"/>
      <w:r>
        <w:rPr>
          <w:rStyle w:val="CommentReference"/>
          <w:strike/>
          <w:sz w:val="22"/>
          <w:szCs w:val="22"/>
          <w:highlight w:val="white"/>
        </w:rPr>
        <w:commentReference w:id="204"/>
      </w:r>
    </w:p>
    <w:p w14:paraId="093058C1" w14:textId="77777777" w:rsidR="006425F9" w:rsidRDefault="00000000">
      <w:pPr>
        <w:ind w:left="720" w:hanging="720"/>
        <w:rPr>
          <w:highlight w:val="white"/>
        </w:rPr>
      </w:pPr>
      <w:r>
        <w:rPr>
          <w:highlight w:val="white"/>
        </w:rPr>
        <w:t xml:space="preserve">Schafer, J. B., Konstan, J. A., &amp; Riedl, J. (2001). E-commerce recommendation applications. </w:t>
      </w:r>
      <w:r>
        <w:rPr>
          <w:i/>
          <w:iCs/>
          <w:highlight w:val="white"/>
        </w:rPr>
        <w:t>Data mining and knowledge discovery</w:t>
      </w:r>
      <w:r>
        <w:rPr>
          <w:highlight w:val="white"/>
        </w:rPr>
        <w:t xml:space="preserve">, </w:t>
      </w:r>
      <w:r>
        <w:rPr>
          <w:i/>
          <w:iCs/>
          <w:highlight w:val="white"/>
        </w:rPr>
        <w:t>5</w:t>
      </w:r>
      <w:r>
        <w:rPr>
          <w:highlight w:val="white"/>
        </w:rPr>
        <w:t xml:space="preserve">(1), 115-153. </w:t>
      </w:r>
    </w:p>
    <w:p w14:paraId="1EC99C3D" w14:textId="77777777" w:rsidR="006425F9" w:rsidRDefault="00000000">
      <w:pPr>
        <w:ind w:left="720" w:hanging="720"/>
        <w:rPr>
          <w:highlight w:val="white"/>
        </w:rPr>
      </w:pPr>
      <w:r>
        <w:rPr>
          <w:highlight w:val="white"/>
        </w:rPr>
        <w:t xml:space="preserve">Shinde, P. P., &amp; Shah, S. (2018, August). A review of machine learning and deep learning applications. In </w:t>
      </w:r>
      <w:r>
        <w:rPr>
          <w:i/>
          <w:iCs/>
          <w:highlight w:val="white"/>
        </w:rPr>
        <w:t>2018 Fourth international conference on computing communication control and automation (ICCUBEA)</w:t>
      </w:r>
      <w:r>
        <w:rPr>
          <w:highlight w:val="white"/>
        </w:rPr>
        <w:t xml:space="preserve"> (pp. 1-6). IEEE.</w:t>
      </w:r>
    </w:p>
    <w:p w14:paraId="377B8583" w14:textId="77777777" w:rsidR="006425F9" w:rsidRDefault="00000000">
      <w:pPr>
        <w:ind w:left="720" w:hanging="720"/>
      </w:pPr>
      <w:r>
        <w:t>Sidorchuk, R. (2015). The concept of "value" in the theory of marketing. Asian Social Science, 11(9), 320–325.</w:t>
      </w:r>
      <w:hyperlink r:id="rId33">
        <w:r w:rsidR="006425F9">
          <w:rPr>
            <w:u w:val="single"/>
          </w:rPr>
          <w:t xml:space="preserve"> </w:t>
        </w:r>
      </w:hyperlink>
      <w:hyperlink r:id="rId34">
        <w:r w:rsidR="006425F9">
          <w:rPr>
            <w:color w:val="1155CC"/>
            <w:u w:val="single"/>
          </w:rPr>
          <w:t>https://doi.org/10.5539/ass.v11n9p320</w:t>
        </w:r>
      </w:hyperlink>
    </w:p>
    <w:p w14:paraId="18BDB2A8" w14:textId="77777777" w:rsidR="006425F9" w:rsidRDefault="00000000">
      <w:pPr>
        <w:ind w:left="720" w:hanging="720"/>
      </w:pPr>
      <w:r>
        <w:t>Teece, D., Pisano, G., &amp; Shuen, A. (1997). Dynamic capabilities and strategic management. Strategic Management Journal, 18(7), 509–533.</w:t>
      </w:r>
      <w:hyperlink r:id="rId35">
        <w:r w:rsidR="006425F9">
          <w:rPr>
            <w:u w:val="single"/>
          </w:rPr>
          <w:t xml:space="preserve"> </w:t>
        </w:r>
      </w:hyperlink>
      <w:hyperlink r:id="rId36">
        <w:r w:rsidR="006425F9">
          <w:rPr>
            <w:color w:val="1155CC"/>
            <w:u w:val="single"/>
          </w:rPr>
          <w:t>https://doi.org/10.1002/(SICI)1097-0266(199708)18:7&lt;509::AID-SMJ882&gt;3.0.CO;2-Z</w:t>
        </w:r>
      </w:hyperlink>
    </w:p>
    <w:p w14:paraId="407B961F" w14:textId="77777777" w:rsidR="006425F9" w:rsidRDefault="00000000">
      <w:pPr>
        <w:ind w:left="720" w:hanging="720"/>
        <w:rPr>
          <w:highlight w:val="white"/>
        </w:rPr>
      </w:pPr>
      <w:r>
        <w:rPr>
          <w:highlight w:val="white"/>
        </w:rPr>
        <w:t xml:space="preserve">Vaswani, A., Shazeer, N., Parmar, N., Uszkoreit, J., Jones, L., Gomez, A. N., ... &amp; Polosukhin, I. (2017). Attention is all you need. </w:t>
      </w:r>
      <w:r>
        <w:rPr>
          <w:i/>
          <w:iCs/>
          <w:highlight w:val="white"/>
        </w:rPr>
        <w:t>Advances in neural information processing systems</w:t>
      </w:r>
      <w:r>
        <w:rPr>
          <w:highlight w:val="white"/>
        </w:rPr>
        <w:t xml:space="preserve">, </w:t>
      </w:r>
      <w:r>
        <w:rPr>
          <w:i/>
          <w:iCs/>
          <w:highlight w:val="white"/>
        </w:rPr>
        <w:t>30</w:t>
      </w:r>
      <w:r>
        <w:rPr>
          <w:highlight w:val="white"/>
        </w:rPr>
        <w:t>.</w:t>
      </w:r>
    </w:p>
    <w:p w14:paraId="603AFADA" w14:textId="77777777" w:rsidR="006425F9" w:rsidRDefault="00000000">
      <w:pPr>
        <w:ind w:left="720" w:hanging="720"/>
        <w:rPr>
          <w:strike/>
        </w:rPr>
      </w:pPr>
      <w:commentRangeStart w:id="205"/>
      <w:r>
        <w:rPr>
          <w:strike/>
          <w:lang w:val="it-IT"/>
        </w:rPr>
        <w:lastRenderedPageBreak/>
        <w:t xml:space="preserve">Vidal, J. F., Perotti, F. A., Gonzalez, R., &amp; Gasco, J. (2022). </w:t>
      </w:r>
      <w:r>
        <w:rPr>
          <w:strike/>
        </w:rPr>
        <w:t>Managing digital transformation: The view from the top. Journal of Business Research, 152, 29–41.</w:t>
      </w:r>
      <w:hyperlink r:id="rId37">
        <w:r w:rsidR="006425F9">
          <w:rPr>
            <w:strike/>
            <w:u w:val="single"/>
          </w:rPr>
          <w:t xml:space="preserve"> </w:t>
        </w:r>
      </w:hyperlink>
      <w:hyperlink r:id="rId38">
        <w:r w:rsidR="006425F9">
          <w:rPr>
            <w:strike/>
            <w:color w:val="1155CC"/>
            <w:u w:val="single"/>
          </w:rPr>
          <w:t>https://doi.org/10.1016/j.jbusres.2022.07.0200</w:t>
        </w:r>
      </w:hyperlink>
      <w:commentRangeEnd w:id="205"/>
      <w:r>
        <w:rPr>
          <w:rStyle w:val="CommentReference"/>
          <w:strike/>
          <w:sz w:val="22"/>
          <w:szCs w:val="22"/>
        </w:rPr>
        <w:commentReference w:id="205"/>
      </w:r>
    </w:p>
    <w:p w14:paraId="51B663FF" w14:textId="77777777" w:rsidR="006425F9" w:rsidRDefault="00000000">
      <w:pPr>
        <w:spacing w:line="360" w:lineRule="auto"/>
        <w:ind w:left="720" w:hanging="720"/>
        <w:rPr>
          <w:highlight w:val="white"/>
        </w:rPr>
      </w:pPr>
      <w:r>
        <w:rPr>
          <w:highlight w:val="white"/>
        </w:rPr>
        <w:t xml:space="preserve">Wahid, R., Mero, J., &amp; Ritala, P. (2023). Written by ChatGPT, illustrated by Midjourney: generative AI for content marketing. </w:t>
      </w:r>
      <w:r>
        <w:rPr>
          <w:i/>
          <w:iCs/>
          <w:highlight w:val="white"/>
        </w:rPr>
        <w:t>Asia Pacific Journal of Marketing and Logistics</w:t>
      </w:r>
      <w:r>
        <w:rPr>
          <w:highlight w:val="white"/>
        </w:rPr>
        <w:t xml:space="preserve">, </w:t>
      </w:r>
      <w:r>
        <w:rPr>
          <w:i/>
          <w:iCs/>
          <w:highlight w:val="white"/>
        </w:rPr>
        <w:t>35</w:t>
      </w:r>
      <w:r>
        <w:rPr>
          <w:highlight w:val="white"/>
        </w:rPr>
        <w:t xml:space="preserve">(8), 1813-1822. </w:t>
      </w:r>
    </w:p>
    <w:p w14:paraId="5D270F91" w14:textId="77777777" w:rsidR="006425F9" w:rsidRDefault="00000000">
      <w:pPr>
        <w:spacing w:line="360" w:lineRule="auto"/>
        <w:ind w:left="720" w:hanging="720"/>
        <w:rPr>
          <w:highlight w:val="white"/>
        </w:rPr>
      </w:pPr>
      <w:r>
        <w:rPr>
          <w:highlight w:val="white"/>
        </w:rPr>
        <w:t xml:space="preserve">Woodside, A. G., Golfetto, F., &amp; Gibbert, M. (2008). Customer value: theory, research, and practice. In </w:t>
      </w:r>
      <w:r>
        <w:rPr>
          <w:i/>
          <w:iCs/>
          <w:highlight w:val="white"/>
        </w:rPr>
        <w:t>Creating and managing superior customer value</w:t>
      </w:r>
      <w:r>
        <w:rPr>
          <w:highlight w:val="white"/>
        </w:rPr>
        <w:t xml:space="preserve"> (pp. 3-25). Emerald Group Publishing Limited.</w:t>
      </w:r>
    </w:p>
    <w:p w14:paraId="3E8D1706" w14:textId="77777777" w:rsidR="006425F9" w:rsidRDefault="00000000">
      <w:pPr>
        <w:ind w:left="720" w:hanging="720"/>
      </w:pPr>
      <w:r>
        <w:rPr>
          <w:highlight w:val="white"/>
        </w:rPr>
        <w:t xml:space="preserve">Xu, Y., Liu, X., Cao, X., Huang, C., Liu, E., Qian, S., ... &amp; Zhang, J. (2021). Artificial intelligence: A powerful paradigm for scientific research. </w:t>
      </w:r>
      <w:r>
        <w:rPr>
          <w:i/>
          <w:iCs/>
          <w:highlight w:val="white"/>
        </w:rPr>
        <w:t>The Innovation</w:t>
      </w:r>
      <w:r>
        <w:rPr>
          <w:highlight w:val="white"/>
        </w:rPr>
        <w:t xml:space="preserve">, </w:t>
      </w:r>
      <w:r>
        <w:rPr>
          <w:i/>
          <w:iCs/>
          <w:highlight w:val="white"/>
        </w:rPr>
        <w:t>2</w:t>
      </w:r>
      <w:r>
        <w:rPr>
          <w:highlight w:val="white"/>
        </w:rPr>
        <w:t>(4).</w:t>
      </w:r>
      <w:r>
        <w:br w:type="page"/>
      </w:r>
    </w:p>
    <w:p w14:paraId="45B929DB" w14:textId="77777777" w:rsidR="006425F9" w:rsidRDefault="00000000">
      <w:pPr>
        <w:pStyle w:val="Heading1"/>
      </w:pPr>
      <w:bookmarkStart w:id="206" w:name="_icpp6ljm25yc" w:colFirst="0" w:colLast="0"/>
      <w:bookmarkEnd w:id="206"/>
      <w:r>
        <w:lastRenderedPageBreak/>
        <w:t>Appendix A. Interview Guide and Protocol</w:t>
      </w:r>
    </w:p>
    <w:p w14:paraId="6B8786E1" w14:textId="77777777" w:rsidR="006425F9" w:rsidRDefault="00000000">
      <w:r>
        <w:t xml:space="preserve">To ensure relevant topics are discussed, a list of questions and an interview protocol are utilized. </w:t>
      </w:r>
    </w:p>
    <w:p w14:paraId="494E5B27" w14:textId="77777777" w:rsidR="006425F9" w:rsidRDefault="00000000">
      <w:pPr>
        <w:pStyle w:val="Heading2"/>
      </w:pPr>
      <w:bookmarkStart w:id="207" w:name="_yaxctkjupl5f" w:colFirst="0" w:colLast="0"/>
      <w:bookmarkEnd w:id="207"/>
      <w:r>
        <w:t>A.1.</w:t>
      </w:r>
      <w:r>
        <w:tab/>
        <w:t>Interview Guide</w:t>
      </w:r>
    </w:p>
    <w:p w14:paraId="5E0BB2EB" w14:textId="77777777" w:rsidR="006425F9" w:rsidRDefault="00000000">
      <w:pPr>
        <w:pStyle w:val="Heading3"/>
      </w:pPr>
      <w:bookmarkStart w:id="208" w:name="_fso8dir40043" w:colFirst="0" w:colLast="0"/>
      <w:bookmarkEnd w:id="208"/>
      <w:r>
        <w:t>A.1.1.</w:t>
      </w:r>
      <w:r>
        <w:tab/>
        <w:t>Primary questions</w:t>
      </w:r>
    </w:p>
    <w:p w14:paraId="01DBD3B7" w14:textId="77777777" w:rsidR="006425F9" w:rsidRDefault="00000000">
      <w:pPr>
        <w:numPr>
          <w:ilvl w:val="0"/>
          <w:numId w:val="5"/>
        </w:numPr>
      </w:pPr>
      <w:r>
        <w:t>Background of interviewee:</w:t>
      </w:r>
    </w:p>
    <w:p w14:paraId="6955CDFF" w14:textId="77777777" w:rsidR="006425F9" w:rsidRDefault="00000000">
      <w:pPr>
        <w:numPr>
          <w:ilvl w:val="1"/>
          <w:numId w:val="5"/>
        </w:numPr>
      </w:pPr>
      <w:r>
        <w:t xml:space="preserve">What is your role within the organization? </w:t>
      </w:r>
      <w:r>
        <w:rPr>
          <w:i/>
          <w:iCs/>
        </w:rPr>
        <w:t>(key responsibilities)</w:t>
      </w:r>
    </w:p>
    <w:p w14:paraId="1BCCAA86" w14:textId="77777777" w:rsidR="006425F9" w:rsidRDefault="00000000">
      <w:pPr>
        <w:numPr>
          <w:ilvl w:val="0"/>
          <w:numId w:val="5"/>
        </w:numPr>
      </w:pPr>
      <w:r>
        <w:t>Openers to establish common ground:</w:t>
      </w:r>
    </w:p>
    <w:p w14:paraId="15B69CF7" w14:textId="77777777" w:rsidR="006425F9" w:rsidRDefault="00000000">
      <w:pPr>
        <w:numPr>
          <w:ilvl w:val="1"/>
          <w:numId w:val="6"/>
        </w:numPr>
      </w:pPr>
      <w:r>
        <w:t>What does generative AI mean to you?</w:t>
      </w:r>
    </w:p>
    <w:p w14:paraId="19B071BF" w14:textId="77777777" w:rsidR="006425F9" w:rsidRDefault="00000000">
      <w:pPr>
        <w:numPr>
          <w:ilvl w:val="1"/>
          <w:numId w:val="6"/>
        </w:numPr>
      </w:pPr>
      <w:r>
        <w:t>What does agentic AI mean to you?</w:t>
      </w:r>
    </w:p>
    <w:p w14:paraId="210860D7" w14:textId="77777777" w:rsidR="006425F9" w:rsidRDefault="00000000">
      <w:pPr>
        <w:numPr>
          <w:ilvl w:val="0"/>
          <w:numId w:val="6"/>
        </w:numPr>
      </w:pPr>
      <w:r>
        <w:t>How are you already using agentic AI, if at all?</w:t>
      </w:r>
    </w:p>
    <w:p w14:paraId="5977D146" w14:textId="77777777" w:rsidR="006425F9" w:rsidRDefault="00000000">
      <w:pPr>
        <w:numPr>
          <w:ilvl w:val="1"/>
          <w:numId w:val="6"/>
        </w:numPr>
      </w:pPr>
      <w:r>
        <w:t>What are the benefits of this usage, if any?</w:t>
      </w:r>
    </w:p>
    <w:p w14:paraId="64A45AF8" w14:textId="77777777" w:rsidR="006425F9" w:rsidRDefault="00000000">
      <w:pPr>
        <w:numPr>
          <w:ilvl w:val="1"/>
          <w:numId w:val="6"/>
        </w:numPr>
      </w:pPr>
      <w:r>
        <w:t xml:space="preserve">What are the drawbacks of this usage, if any? </w:t>
      </w:r>
      <w:r>
        <w:rPr>
          <w:i/>
          <w:iCs/>
        </w:rPr>
        <w:t>(financial, hours, negative side-effects etc.)</w:t>
      </w:r>
    </w:p>
    <w:p w14:paraId="1042D58E" w14:textId="77777777" w:rsidR="006425F9" w:rsidRDefault="00000000">
      <w:pPr>
        <w:numPr>
          <w:ilvl w:val="1"/>
          <w:numId w:val="6"/>
        </w:numPr>
      </w:pPr>
      <w:r>
        <w:t>What are the risks of this usage, if any?</w:t>
      </w:r>
    </w:p>
    <w:p w14:paraId="6F076CEB" w14:textId="77777777" w:rsidR="006425F9" w:rsidRDefault="00000000">
      <w:pPr>
        <w:numPr>
          <w:ilvl w:val="1"/>
          <w:numId w:val="6"/>
        </w:numPr>
      </w:pPr>
      <w:r>
        <w:t>What steps were taken to deploy Agentic AI in the organization?</w:t>
      </w:r>
    </w:p>
    <w:p w14:paraId="0AEA6664" w14:textId="77777777" w:rsidR="006425F9" w:rsidRDefault="00000000">
      <w:pPr>
        <w:numPr>
          <w:ilvl w:val="1"/>
          <w:numId w:val="6"/>
        </w:numPr>
      </w:pPr>
      <w:r>
        <w:t>What obstacles, if any, were faced whilst deploying Agentic AI?</w:t>
      </w:r>
    </w:p>
    <w:p w14:paraId="5D66B6E9" w14:textId="77777777" w:rsidR="006425F9" w:rsidRDefault="00000000">
      <w:pPr>
        <w:numPr>
          <w:ilvl w:val="1"/>
          <w:numId w:val="6"/>
        </w:numPr>
      </w:pPr>
      <w:r>
        <w:t xml:space="preserve">What did you need to deploy Agentic AI?  </w:t>
      </w:r>
      <w:r>
        <w:rPr>
          <w:i/>
          <w:iCs/>
        </w:rPr>
        <w:t>(infrastructure, advice, other resources)</w:t>
      </w:r>
    </w:p>
    <w:p w14:paraId="4883E568" w14:textId="77777777" w:rsidR="006425F9" w:rsidRDefault="00000000">
      <w:pPr>
        <w:numPr>
          <w:ilvl w:val="0"/>
          <w:numId w:val="6"/>
        </w:numPr>
      </w:pPr>
      <w:r>
        <w:t>What agentic AI solutions is your organization looking to implement in the near future, if any?</w:t>
      </w:r>
    </w:p>
    <w:p w14:paraId="07049BAE" w14:textId="77777777" w:rsidR="006425F9" w:rsidRDefault="00000000">
      <w:pPr>
        <w:numPr>
          <w:ilvl w:val="1"/>
          <w:numId w:val="6"/>
        </w:numPr>
      </w:pPr>
      <w:r>
        <w:t>What are the benefits that you are looking for?</w:t>
      </w:r>
    </w:p>
    <w:p w14:paraId="56D50DF8" w14:textId="77777777" w:rsidR="006425F9" w:rsidRDefault="00000000">
      <w:pPr>
        <w:numPr>
          <w:ilvl w:val="1"/>
          <w:numId w:val="6"/>
        </w:numPr>
      </w:pPr>
      <w:r>
        <w:t>What are the drawbacks of this usage, if any?</w:t>
      </w:r>
    </w:p>
    <w:p w14:paraId="4685BFEE" w14:textId="77777777" w:rsidR="006425F9" w:rsidRDefault="00000000">
      <w:pPr>
        <w:numPr>
          <w:ilvl w:val="1"/>
          <w:numId w:val="6"/>
        </w:numPr>
      </w:pPr>
      <w:r>
        <w:t>What are the risks of this usage, if any?</w:t>
      </w:r>
    </w:p>
    <w:p w14:paraId="1420E953" w14:textId="77777777" w:rsidR="006425F9" w:rsidRDefault="00000000">
      <w:pPr>
        <w:numPr>
          <w:ilvl w:val="1"/>
          <w:numId w:val="6"/>
        </w:numPr>
      </w:pPr>
      <w:r>
        <w:t>What obstacles, if any, do you expect to face in implementing Agentic AI?</w:t>
      </w:r>
    </w:p>
    <w:p w14:paraId="4DA3E327" w14:textId="77777777" w:rsidR="006425F9" w:rsidRDefault="00000000">
      <w:pPr>
        <w:numPr>
          <w:ilvl w:val="1"/>
          <w:numId w:val="6"/>
        </w:numPr>
      </w:pPr>
      <w:r>
        <w:t>What tailwinds, if any, do you expect to face whilst implementing agentic AI?</w:t>
      </w:r>
    </w:p>
    <w:p w14:paraId="234E2C61" w14:textId="77777777" w:rsidR="006425F9" w:rsidRDefault="00000000">
      <w:pPr>
        <w:numPr>
          <w:ilvl w:val="0"/>
          <w:numId w:val="6"/>
        </w:numPr>
      </w:pPr>
      <w:r>
        <w:lastRenderedPageBreak/>
        <w:t>(Optional) What are your strategic goals for the next year that will leverage Agentic AI?</w:t>
      </w:r>
    </w:p>
    <w:p w14:paraId="09095D95" w14:textId="77777777" w:rsidR="006425F9" w:rsidRDefault="00000000">
      <w:pPr>
        <w:numPr>
          <w:ilvl w:val="1"/>
          <w:numId w:val="6"/>
        </w:numPr>
      </w:pPr>
      <w:r>
        <w:t>What benefits do you expect to create using these initiatives?</w:t>
      </w:r>
    </w:p>
    <w:p w14:paraId="4757D686" w14:textId="77777777" w:rsidR="006425F9" w:rsidRDefault="00000000">
      <w:pPr>
        <w:numPr>
          <w:ilvl w:val="1"/>
          <w:numId w:val="6"/>
        </w:numPr>
      </w:pPr>
      <w:r>
        <w:t>What drawbacks do you expect to face during these initiatives?</w:t>
      </w:r>
    </w:p>
    <w:p w14:paraId="0FCDB1C4" w14:textId="77777777" w:rsidR="006425F9" w:rsidRDefault="00000000">
      <w:pPr>
        <w:pStyle w:val="Heading3"/>
      </w:pPr>
      <w:bookmarkStart w:id="209" w:name="_xu7tl6fyia16" w:colFirst="0" w:colLast="0"/>
      <w:bookmarkEnd w:id="209"/>
      <w:r>
        <w:t>A.1.2.</w:t>
      </w:r>
      <w:r>
        <w:tab/>
        <w:t>Potential backup questions:</w:t>
      </w:r>
    </w:p>
    <w:p w14:paraId="612972EF" w14:textId="77777777" w:rsidR="006425F9" w:rsidRDefault="00000000">
      <w:pPr>
        <w:numPr>
          <w:ilvl w:val="0"/>
          <w:numId w:val="6"/>
        </w:numPr>
      </w:pPr>
      <w:r>
        <w:t>What is the impact of agentic AI on your team?</w:t>
      </w:r>
    </w:p>
    <w:p w14:paraId="0E2B26A6" w14:textId="77777777" w:rsidR="006425F9" w:rsidRDefault="00000000">
      <w:pPr>
        <w:numPr>
          <w:ilvl w:val="0"/>
          <w:numId w:val="6"/>
        </w:numPr>
      </w:pPr>
      <w:r>
        <w:t xml:space="preserve">You mentioned </w:t>
      </w:r>
      <w:r>
        <w:rPr>
          <w:i/>
          <w:iCs/>
        </w:rPr>
        <w:t>[subject x]</w:t>
      </w:r>
      <w:r>
        <w:t xml:space="preserve"> can you elaborate on that?</w:t>
      </w:r>
    </w:p>
    <w:p w14:paraId="28767065" w14:textId="77777777" w:rsidR="006425F9" w:rsidRDefault="00000000">
      <w:pPr>
        <w:numPr>
          <w:ilvl w:val="0"/>
          <w:numId w:val="6"/>
        </w:numPr>
      </w:pPr>
      <w:r>
        <w:t xml:space="preserve">Did your organization experience </w:t>
      </w:r>
      <w:r>
        <w:rPr>
          <w:i/>
          <w:iCs/>
        </w:rPr>
        <w:t>[element y]</w:t>
      </w:r>
      <w:r>
        <w:t>?</w:t>
      </w:r>
    </w:p>
    <w:p w14:paraId="62C28E1C" w14:textId="77777777" w:rsidR="006425F9" w:rsidRDefault="00000000">
      <w:pPr>
        <w:pStyle w:val="Heading3"/>
      </w:pPr>
      <w:bookmarkStart w:id="210" w:name="_uslcrode5spj" w:colFirst="0" w:colLast="0"/>
      <w:bookmarkEnd w:id="210"/>
      <w:r>
        <w:t>A.1.3.</w:t>
      </w:r>
      <w:r>
        <w:tab/>
        <w:t>From other interviews (unrefined)</w:t>
      </w:r>
    </w:p>
    <w:p w14:paraId="5CD2A395" w14:textId="77777777" w:rsidR="006425F9" w:rsidRDefault="00000000">
      <w:pPr>
        <w:numPr>
          <w:ilvl w:val="0"/>
          <w:numId w:val="10"/>
        </w:numPr>
        <w:shd w:val="clear" w:color="auto" w:fill="FFFFFF"/>
        <w:spacing w:after="240" w:line="300" w:lineRule="auto"/>
        <w:ind w:left="720"/>
      </w:pPr>
      <w:r>
        <w:t>Validate Emerging Themes</w:t>
      </w:r>
    </w:p>
    <w:p w14:paraId="17DA7C0C" w14:textId="77777777" w:rsidR="006425F9" w:rsidRDefault="00000000">
      <w:pPr>
        <w:numPr>
          <w:ilvl w:val="1"/>
          <w:numId w:val="4"/>
        </w:numPr>
        <w:ind w:left="1440"/>
      </w:pPr>
      <w:r>
        <w:t>Is analytics the primary gateway to agentic AI in other organizations, or is this specific to Merck's data-heavy ecommerce context?</w:t>
      </w:r>
    </w:p>
    <w:p w14:paraId="33D5A7EF" w14:textId="77777777" w:rsidR="006425F9" w:rsidRDefault="00000000">
      <w:pPr>
        <w:numPr>
          <w:ilvl w:val="1"/>
          <w:numId w:val="4"/>
        </w:numPr>
        <w:ind w:left="1440"/>
      </w:pPr>
      <w:r>
        <w:t>Does the "governance as enabler" pattern hold in organizations with less mature compliance frameworks?</w:t>
      </w:r>
    </w:p>
    <w:p w14:paraId="269851EB" w14:textId="77777777" w:rsidR="006425F9" w:rsidRDefault="00000000">
      <w:pPr>
        <w:numPr>
          <w:ilvl w:val="1"/>
          <w:numId w:val="4"/>
        </w:numPr>
        <w:ind w:left="1440"/>
      </w:pPr>
      <w:r>
        <w:t>Do other organizations also experience the "organizational lag" — where structures haven't caught up with AI speed?</w:t>
      </w:r>
    </w:p>
    <w:p w14:paraId="3C8B72E5" w14:textId="77777777" w:rsidR="006425F9" w:rsidRDefault="00000000">
      <w:pPr>
        <w:numPr>
          <w:ilvl w:val="0"/>
          <w:numId w:val="4"/>
        </w:numPr>
        <w:ind w:left="720"/>
      </w:pPr>
      <w:r>
        <w:t>Explore Gaps</w:t>
      </w:r>
    </w:p>
    <w:p w14:paraId="4CC3A2D1" w14:textId="77777777" w:rsidR="006425F9" w:rsidRDefault="00000000">
      <w:pPr>
        <w:numPr>
          <w:ilvl w:val="1"/>
          <w:numId w:val="4"/>
        </w:numPr>
        <w:ind w:left="1440"/>
      </w:pPr>
      <w:r>
        <w:t>How do organizations without centralized AI cost absorption approach AI adoption? Does the cost model matter as much as Jon suggests?</w:t>
      </w:r>
    </w:p>
    <w:p w14:paraId="084A0DC9" w14:textId="77777777" w:rsidR="006425F9" w:rsidRDefault="00000000">
      <w:pPr>
        <w:numPr>
          <w:ilvl w:val="1"/>
          <w:numId w:val="4"/>
        </w:numPr>
        <w:ind w:left="1440"/>
      </w:pPr>
      <w:r>
        <w:t>What does AI measurement look like in organizations further along the maturity curve? Are there established KPIs?</w:t>
      </w:r>
    </w:p>
    <w:p w14:paraId="1BFF940A" w14:textId="77777777" w:rsidR="006425F9" w:rsidRDefault="00000000">
      <w:pPr>
        <w:numPr>
          <w:ilvl w:val="1"/>
          <w:numId w:val="4"/>
        </w:numPr>
        <w:ind w:left="1440"/>
      </w:pPr>
      <w:r>
        <w:t>How do organizations handle the "blurring of role boundaries" in terms of hiring, training, and career development?</w:t>
      </w:r>
    </w:p>
    <w:p w14:paraId="36DF0A11" w14:textId="77777777" w:rsidR="006425F9" w:rsidRDefault="00000000">
      <w:pPr>
        <w:numPr>
          <w:ilvl w:val="0"/>
          <w:numId w:val="4"/>
        </w:numPr>
        <w:ind w:left="720"/>
      </w:pPr>
      <w:r>
        <w:t>Test Divergences</w:t>
      </w:r>
    </w:p>
    <w:p w14:paraId="2591FE20" w14:textId="77777777" w:rsidR="006425F9" w:rsidRDefault="00000000">
      <w:pPr>
        <w:numPr>
          <w:ilvl w:val="1"/>
          <w:numId w:val="4"/>
        </w:numPr>
        <w:ind w:left="1440"/>
      </w:pPr>
      <w:r>
        <w:t>Is the "model deprecation risk" a universal concern, or is it specific to teams building production workflows (like Jon's)?</w:t>
      </w:r>
    </w:p>
    <w:p w14:paraId="6CCEE432" w14:textId="77777777" w:rsidR="006425F9" w:rsidRDefault="00000000">
      <w:pPr>
        <w:numPr>
          <w:ilvl w:val="1"/>
          <w:numId w:val="4"/>
        </w:numPr>
        <w:ind w:left="1440"/>
      </w:pPr>
      <w:r>
        <w:lastRenderedPageBreak/>
        <w:t>Do marketing leaders in other organizations also have a "leadership understanding gap" where they encourage AI use without deeply understanding it?</w:t>
      </w:r>
    </w:p>
    <w:p w14:paraId="58153272" w14:textId="77777777" w:rsidR="006425F9" w:rsidRDefault="00000000">
      <w:pPr>
        <w:numPr>
          <w:ilvl w:val="1"/>
          <w:numId w:val="4"/>
        </w:numPr>
        <w:ind w:left="1440"/>
      </w:pPr>
      <w:r>
        <w:t>Is the discomfort with creative AI (Berfun) widespread among marketing professionals, or is it a personal perspective?</w:t>
      </w:r>
    </w:p>
    <w:p w14:paraId="403D28FD" w14:textId="77777777" w:rsidR="006425F9" w:rsidRDefault="00000000">
      <w:pPr>
        <w:pStyle w:val="Heading2"/>
      </w:pPr>
      <w:bookmarkStart w:id="211" w:name="_4i48gt7nuy87" w:colFirst="0" w:colLast="0"/>
      <w:bookmarkEnd w:id="211"/>
      <w:r>
        <w:t>A.2.</w:t>
      </w:r>
      <w:r>
        <w:tab/>
        <w:t>Interview protocol</w:t>
      </w:r>
    </w:p>
    <w:p w14:paraId="055A4921" w14:textId="77777777" w:rsidR="006425F9" w:rsidRDefault="00000000">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3B43AF2" w14:textId="77777777" w:rsidR="006425F9" w:rsidRDefault="00000000">
      <w: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64464C73" w14:textId="77777777" w:rsidR="006425F9" w:rsidRDefault="006425F9">
      <w:pPr>
        <w:pStyle w:val="Heading1"/>
        <w:ind w:firstLine="0"/>
        <w:jc w:val="left"/>
        <w:sectPr w:rsidR="006425F9">
          <w:pgSz w:w="12240" w:h="15840"/>
          <w:pgMar w:top="1440" w:right="1440" w:bottom="1440" w:left="1440" w:header="720" w:footer="720" w:gutter="0"/>
          <w:cols w:space="708"/>
        </w:sectPr>
      </w:pPr>
      <w:bookmarkStart w:id="212" w:name="_i4eri4z2mseg" w:colFirst="0" w:colLast="0"/>
      <w:bookmarkEnd w:id="212"/>
    </w:p>
    <w:p w14:paraId="77EFBF66" w14:textId="77777777" w:rsidR="006425F9" w:rsidRDefault="00000000">
      <w:pPr>
        <w:pStyle w:val="Heading1"/>
      </w:pPr>
      <w:bookmarkStart w:id="213" w:name="_n4q94a2ei39t" w:colFirst="0" w:colLast="0"/>
      <w:bookmarkEnd w:id="213"/>
      <w:r>
        <w:lastRenderedPageBreak/>
        <w:t>Appendix C. The process of constructive grounded theory</w:t>
      </w:r>
    </w:p>
    <w:p w14:paraId="438EB446" w14:textId="77777777" w:rsidR="006425F9" w:rsidRDefault="00000000">
      <w:pPr>
        <w:spacing w:line="360" w:lineRule="auto"/>
        <w:rPr>
          <w:b/>
          <w:bCs/>
        </w:rPr>
      </w:pPr>
      <w:r>
        <w:rPr>
          <w:b/>
          <w:bCs/>
        </w:rPr>
        <w:t>Figure B1.</w:t>
      </w:r>
    </w:p>
    <w:p w14:paraId="54A6C3F6" w14:textId="77777777" w:rsidR="006425F9" w:rsidRDefault="00000000">
      <w:pPr>
        <w:spacing w:line="360" w:lineRule="auto"/>
        <w:rPr>
          <w:i/>
          <w:iCs/>
        </w:rPr>
      </w:pPr>
      <w:r>
        <w:rPr>
          <w:i/>
          <w:iCs/>
        </w:rPr>
        <w:t>The process of constructive grounded theory.</w:t>
      </w:r>
    </w:p>
    <w:p w14:paraId="1CB888BD" w14:textId="77777777" w:rsidR="006425F9" w:rsidRDefault="00000000">
      <w:pPr>
        <w:spacing w:line="360" w:lineRule="auto"/>
      </w:pPr>
      <w:r>
        <w:rPr>
          <w:noProof/>
        </w:rPr>
        <w:drawing>
          <wp:inline distT="114300" distB="114300" distL="114300" distR="114300" wp14:anchorId="4A4AB1B2" wp14:editId="2E8FE1F7">
            <wp:extent cx="4305300" cy="302895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4305300" cy="3028950"/>
                    </a:xfrm>
                    <a:prstGeom prst="rect">
                      <a:avLst/>
                    </a:prstGeom>
                    <a:ln/>
                  </pic:spPr>
                </pic:pic>
              </a:graphicData>
            </a:graphic>
          </wp:inline>
        </w:drawing>
      </w:r>
    </w:p>
    <w:p w14:paraId="6E62825D" w14:textId="77777777" w:rsidR="006425F9" w:rsidRDefault="00000000">
      <w:pPr>
        <w:spacing w:line="360" w:lineRule="auto"/>
      </w:pPr>
      <w:r>
        <w:rPr>
          <w:i/>
          <w:iCs/>
        </w:rPr>
        <w:t xml:space="preserve">Note: </w:t>
      </w:r>
      <w:r>
        <w:t>Figure taken from Charmaz (2014)</w:t>
      </w:r>
    </w:p>
    <w:p w14:paraId="54302378" w14:textId="77777777" w:rsidR="006425F9" w:rsidRDefault="00000000">
      <w:pPr>
        <w:pStyle w:val="Heading1"/>
      </w:pPr>
      <w:bookmarkStart w:id="214" w:name="_z0nzv114icat" w:colFirst="0" w:colLast="0"/>
      <w:bookmarkEnd w:id="214"/>
      <w:r>
        <w:br w:type="page"/>
      </w:r>
    </w:p>
    <w:p w14:paraId="55CD8BD5" w14:textId="77777777" w:rsidR="006425F9" w:rsidRDefault="00000000">
      <w:pPr>
        <w:pStyle w:val="Heading1"/>
      </w:pPr>
      <w:bookmarkStart w:id="215" w:name="_8iomnw571gh6" w:colFirst="0" w:colLast="0"/>
      <w:bookmarkEnd w:id="215"/>
      <w:r>
        <w:lastRenderedPageBreak/>
        <w:t>Appendix D. Supporting Quotes</w:t>
      </w:r>
    </w:p>
    <w:p w14:paraId="497A5108" w14:textId="77777777" w:rsidR="006425F9" w:rsidRDefault="00000000">
      <w:r>
        <w:t>Placeholder (</w:t>
      </w:r>
      <w:hyperlink r:id="rId40">
        <w:r w:rsidR="006425F9">
          <w:rPr>
            <w:color w:val="1155CC"/>
            <w:u w:val="single"/>
          </w:rPr>
          <w:t>example paper</w:t>
        </w:r>
      </w:hyperlink>
      <w:r>
        <w:t>)</w:t>
      </w:r>
    </w:p>
    <w:p w14:paraId="748373E6" w14:textId="77777777" w:rsidR="006425F9" w:rsidRDefault="00000000">
      <w:r>
        <w:br w:type="page"/>
      </w:r>
    </w:p>
    <w:p w14:paraId="72023025" w14:textId="77777777" w:rsidR="006425F9" w:rsidRDefault="00000000">
      <w:pPr>
        <w:pStyle w:val="Heading1"/>
        <w:ind w:firstLine="0"/>
      </w:pPr>
      <w:bookmarkStart w:id="216" w:name="_a7k3h3b6oqi2" w:colFirst="0" w:colLast="0"/>
      <w:bookmarkEnd w:id="216"/>
      <w:r>
        <w:lastRenderedPageBreak/>
        <w:t>Appendix E. What to include?</w:t>
      </w:r>
    </w:p>
    <w:p w14:paraId="58FDE35E" w14:textId="77777777" w:rsidR="006425F9" w:rsidRDefault="00000000">
      <w:r>
        <w:t>List from lecture is probably different for grounded theory…</w:t>
      </w:r>
    </w:p>
    <w:p w14:paraId="1F086498" w14:textId="77777777" w:rsidR="006425F9" w:rsidRDefault="00000000">
      <w:pPr>
        <w:numPr>
          <w:ilvl w:val="0"/>
          <w:numId w:val="8"/>
        </w:numPr>
      </w:pPr>
      <w:r>
        <w:t>Interview protocol</w:t>
      </w:r>
    </w:p>
    <w:p w14:paraId="2007CDB9" w14:textId="77777777" w:rsidR="006425F9" w:rsidRDefault="00000000">
      <w:pPr>
        <w:numPr>
          <w:ilvl w:val="0"/>
          <w:numId w:val="8"/>
        </w:numPr>
      </w:pPr>
      <w:r>
        <w:t>Consent form - template</w:t>
      </w:r>
    </w:p>
    <w:p w14:paraId="666BF604" w14:textId="77777777" w:rsidR="006425F9" w:rsidRDefault="00000000">
      <w:pPr>
        <w:numPr>
          <w:ilvl w:val="0"/>
          <w:numId w:val="8"/>
        </w:numPr>
      </w:pPr>
      <w:r>
        <w:rPr>
          <w:rFonts w:ascii="Cardo" w:eastAsia="Cardo" w:hAnsi="Cardo" w:cs="Cardo"/>
        </w:rPr>
        <w:t>Sample ← Statistics about interviewees</w:t>
      </w:r>
    </w:p>
    <w:p w14:paraId="56C9E00D" w14:textId="77777777" w:rsidR="006425F9" w:rsidRDefault="00000000">
      <w:pPr>
        <w:numPr>
          <w:ilvl w:val="0"/>
          <w:numId w:val="8"/>
        </w:numPr>
        <w:rPr>
          <w:strike/>
        </w:rPr>
      </w:pPr>
      <w:r>
        <w:rPr>
          <w:strike/>
        </w:rPr>
        <w:t>A priori list</w:t>
      </w:r>
    </w:p>
    <w:p w14:paraId="19A54272" w14:textId="77777777" w:rsidR="006425F9" w:rsidRDefault="00000000">
      <w:pPr>
        <w:numPr>
          <w:ilvl w:val="0"/>
          <w:numId w:val="8"/>
        </w:numPr>
      </w:pPr>
      <w:r>
        <w:t>Initial template</w:t>
      </w:r>
    </w:p>
    <w:p w14:paraId="73F2BC38" w14:textId="77777777" w:rsidR="006425F9" w:rsidRDefault="00000000">
      <w:pPr>
        <w:numPr>
          <w:ilvl w:val="0"/>
          <w:numId w:val="8"/>
        </w:numPr>
      </w:pPr>
      <w:r>
        <w:t>Final template</w:t>
      </w:r>
    </w:p>
    <w:sectPr w:rsidR="006425F9">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an Luttik" w:date="2026-01-15T11:42:00Z" w:initials="">
    <w:p w14:paraId="60DC9493"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5" w:author="Stefanie B." w:date="2026-05-11T12:30:00Z" w:initials="">
    <w:p w14:paraId="093CAF10"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avoid sub-headings in Introduction as it breaks up the flow</w:t>
      </w:r>
    </w:p>
  </w:comment>
  <w:comment w:id="4" w:author="Stefanie B." w:date="2026-05-11T12:37:00Z" w:initials="">
    <w:p w14:paraId="78149C40"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unless the requirements say you need to? I don't think so. If not, then I want to give you a specific five-paragraph structure you can follow for the thesis introduction section.</w:t>
      </w:r>
    </w:p>
  </w:comment>
  <w:comment w:id="7" w:author="Stefanie B." w:date="2026-05-11T12:29:00Z" w:initials="">
    <w:p w14:paraId="49BB403B"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a definition of generative AI here</w:t>
      </w:r>
    </w:p>
  </w:comment>
  <w:comment w:id="8" w:author="Stefanie B." w:date="2026-05-11T12:28:00Z" w:initials="">
    <w:p w14:paraId="2F9BF060"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ensure to spell out the words entirely (and suggest to avoid using jargon - so can here use market value, if appropriate</w:t>
      </w:r>
    </w:p>
  </w:comment>
  <w:comment w:id="9" w:author="Stefanie B." w:date="2026-05-11T12:29:00Z" w:initials="">
    <w:p w14:paraId="0C615DA8"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here a cited overview of what aspects genAI is suppose to be used by marketing...</w:t>
      </w:r>
    </w:p>
  </w:comment>
  <w:comment w:id="13" w:author="Stefanie B." w:date="2026-05-11T12:29:00Z" w:initials="">
    <w:p w14:paraId="0E52B426"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only need page number if direction quotations</w:t>
      </w:r>
    </w:p>
  </w:comment>
  <w:comment w:id="14" w:author="Stefanie B." w:date="2026-05-11T12:33:00Z" w:initials="">
    <w:p w14:paraId="15D5DF89"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17" w:author="Stefanie B." w:date="2026-05-11T12:31:00Z" w:initials="">
    <w:p w14:paraId="48ED5A6B"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While it is important to note that this is missing, why would we need this kind of research in the domain of marketing? Why do we need research on agentic AI? Why on marketing and agentic AI?</w:t>
      </w:r>
    </w:p>
  </w:comment>
  <w:comment w:id="18" w:author="Stefanie B." w:date="2026-05-11T12:30:00Z" w:initials="">
    <w:p w14:paraId="54B297EE"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 exceptions to this? then they should be cited here</w:t>
      </w:r>
    </w:p>
  </w:comment>
  <w:comment w:id="19" w:author="Stefanie B." w:date="2026-01-20T11:38:00Z" w:initials="">
    <w:p w14:paraId="627B763A"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20" w:author="Stefanie B." w:date="2026-05-11T12:32:00Z" w:initials="">
    <w:p w14:paraId="35737712"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We need to be very careful with ensuring that we simplify these as much as possible and ensure all terms are defined (e..g, what is a 'marketing practice'? Can we use a simpler term? (e.g., marketing)? etc)</w:t>
      </w:r>
    </w:p>
  </w:comment>
  <w:comment w:id="21" w:author="Stefanie B." w:date="2026-05-11T12:32:00Z" w:initials="">
    <w:p w14:paraId="29ABCBE0"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24" w:author="Stefanie B." w:date="2026-05-11T12:33:00Z" w:initials="">
    <w:p w14:paraId="3EB91E27"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22" w:author="Stefanie B." w:date="2026-01-20T11:41:00Z" w:initials="">
    <w:p w14:paraId="5EC68679"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28" w:author="Stefanie B." w:date="2026-05-11T12:35:00Z" w:initials="">
    <w:p w14:paraId="0121B4AA"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cited.</w:t>
      </w:r>
    </w:p>
  </w:comment>
  <w:comment w:id="29" w:author="Stefanie B." w:date="2026-05-11T12:35:00Z" w:initials="">
    <w:p w14:paraId="051C9608"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30" w:author="Stefanie B." w:date="2026-05-11T12:35:00Z" w:initials="">
    <w:p w14:paraId="34B47432"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cited</w:t>
      </w:r>
    </w:p>
  </w:comment>
  <w:comment w:id="32" w:author="Stefanie B." w:date="2026-05-11T12:36:00Z" w:initials="">
    <w:p w14:paraId="09DA657C"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updated once we know the findings</w:t>
      </w:r>
    </w:p>
  </w:comment>
  <w:comment w:id="36" w:author="Stefanie B." w:date="2025-12-02T10:02:00Z" w:initials="">
    <w:p w14:paraId="1A740CE5"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Did you create this? Looks good - doesn't genAI also have machine learning aspects? And deep learning. Is GenAI separate from GPT? I had seen they are often described as one and the ame</w:t>
      </w:r>
    </w:p>
  </w:comment>
  <w:comment w:id="35" w:author="Daan Luttik" w:date="2026-05-03T13:59:00Z" w:initials="">
    <w:p w14:paraId="711F69EB"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I'll update the diagram when Im done writing the literature review)</w:t>
      </w:r>
    </w:p>
  </w:comment>
  <w:comment w:id="40" w:author="Stefanie B." w:date="2026-05-11T12:38:00Z" w:initials="">
    <w:p w14:paraId="5D2F51D2"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41" w:author="Stefanie B." w:date="2026-05-11T12:38:00Z" w:initials="">
    <w:p w14:paraId="7B62C7AB"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42" w:author="Stefanie B." w:date="2026-05-11T12:39:00Z" w:initials="">
    <w:p w14:paraId="1792D7EB"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suggest to remove this to avoid introducing too many terms - stick to expert systems here</w:t>
      </w:r>
    </w:p>
  </w:comment>
  <w:comment w:id="46" w:author="Stefanie B." w:date="2026-05-11T12:39:00Z" w:initials="">
    <w:p w14:paraId="77722251"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47" w:author="Stefanie B." w:date="2026-05-11T12:40:00Z" w:initials="">
    <w:p w14:paraId="709B765B"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48" w:author="Stefanie B." w:date="2026-05-11T12:40:00Z" w:initials="">
    <w:p w14:paraId="171887DB"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51" w:author="Stefanie B." w:date="2026-05-11T12:41:00Z" w:initials="">
    <w:p w14:paraId="2320ADB5"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 or connect to next sentence</w:t>
      </w:r>
    </w:p>
  </w:comment>
  <w:comment w:id="52" w:author="Stefanie B." w:date="2026-05-11T12:41:00Z" w:initials="">
    <w:p w14:paraId="37B4C7BB"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53" w:author="Stefanie B." w:date="2026-05-11T12:42:00Z" w:initials="">
    <w:p w14:paraId="2D5F15A5"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54" w:author="Stefanie B." w:date="2026-05-11T12:42:00Z" w:initials="">
    <w:p w14:paraId="33CE2413"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55" w:author="Stefanie B." w:date="2026-05-11T12:43:00Z" w:initials="">
    <w:p w14:paraId="064AAB2C"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59" w:author="Stefanie B." w:date="2026-05-11T12:43:00Z" w:initials="">
    <w:p w14:paraId="79956849"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explain in simple terms what this involved?</w:t>
      </w:r>
    </w:p>
  </w:comment>
  <w:comment w:id="58" w:author="Stefanie B." w:date="2026-05-11T12:43:00Z" w:initials="">
    <w:p w14:paraId="73CEA649"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also spell this out</w:t>
      </w:r>
    </w:p>
  </w:comment>
  <w:comment w:id="63" w:author="Stefanie B." w:date="2026-05-11T12:44:00Z" w:initials="">
    <w:p w14:paraId="59CE42C4"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62" w:author="Stefanie B." w:date="2026-05-11T12:52:00Z" w:initials="">
    <w:p w14:paraId="58E449F8"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64" w:author="Stefanie B." w:date="2026-05-11T12:44:00Z" w:initials="">
    <w:p w14:paraId="48F69718"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explain, even in a sentence, what pretraining involves?</w:t>
      </w:r>
    </w:p>
  </w:comment>
  <w:comment w:id="65" w:author="Stefanie B." w:date="2026-05-11T12:44:00Z" w:initials="">
    <w:p w14:paraId="370F520E"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66" w:author="Stefanie B." w:date="2026-05-11T12:45:00Z" w:initials="">
    <w:p w14:paraId="61CBB0DC"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Try to avoid having "This" by itself, by always specifying what 'this' refers to - in this case, "This development"</w:t>
      </w:r>
    </w:p>
  </w:comment>
  <w:comment w:id="68" w:author="Stefanie B." w:date="2026-05-11T12:52:00Z" w:initials="">
    <w:p w14:paraId="5E4CD697"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69" w:author="Stefanie B." w:date="2026-05-11T12:53:00Z" w:initials="">
    <w:p w14:paraId="44D1438F"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74" w:author="Stefanie B." w:date="2026-05-11T12:54:00Z" w:initials="">
    <w:p w14:paraId="2B19A396"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77" w:author="Stefanie B." w:date="2026-05-11T12:54:00Z" w:initials="">
    <w:p w14:paraId="11A574C8"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85" w:author="Stefanie B." w:date="2026-05-11T13:05:00Z" w:initials="">
    <w:p w14:paraId="137DD47B"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above is a great and easy to follow overview of the progression of AIs and relating it to marketing. To help readers feel the same for the text following this, try to provide more definitions and also to link it directly to marketing in a clear way</w:t>
      </w:r>
    </w:p>
  </w:comment>
  <w:comment w:id="84" w:author="Stefanie B." w:date="2026-05-11T12:55:00Z" w:initials="">
    <w:p w14:paraId="5D4D3285"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also provide a sentence that says "In other words, RAG allows companies to xxx" to just make it more concrete for the readers who lack information.</w:t>
      </w:r>
    </w:p>
  </w:comment>
  <w:comment w:id="89" w:author="Stefanie B." w:date="2026-05-11T12:56:00Z" w:initials="">
    <w:p w14:paraId="75980F3A"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this the right word? Do you mean the RAG part?</w:t>
      </w:r>
    </w:p>
  </w:comment>
  <w:comment w:id="90" w:author="Stefanie B." w:date="2026-05-11T12:58:00Z" w:initials="">
    <w:p w14:paraId="658D0806"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91" w:author="Stefanie B." w:date="2026-05-11T13:00:00Z" w:initials="">
    <w:p w14:paraId="6E79B401"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87" w:author="Stefanie B." w:date="2026-05-11T13:00:00Z" w:initials="">
    <w:p w14:paraId="4DFB84CC"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96" w:author="Stefanie B." w:date="2026-05-11T13:04:00Z" w:initials="">
    <w:p w14:paraId="45225875"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97" w:author="Stefanie B." w:date="2026-05-11T13:06:00Z" w:initials="">
    <w:p w14:paraId="51A84BE2"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98" w:author="Stefanie B." w:date="2026-05-11T13:06:00Z" w:initials="">
    <w:p w14:paraId="4073EC9A"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99" w:author="Stefanie B." w:date="2026-05-11T13:06:00Z" w:initials="">
    <w:p w14:paraId="3A489F12"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100" w:author="Stefanie B." w:date="2026-05-11T13:07:00Z" w:initials="">
    <w:p w14:paraId="0F0B4830"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102" w:author="Stefanie B." w:date="2026-05-11T13:07:00Z" w:initials="">
    <w:p w14:paraId="3EDD1A53"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104" w:author="Stefanie B." w:date="2026-05-11T13:08:00Z" w:initials="">
    <w:p w14:paraId="4347C788"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105" w:author="Stefanie B." w:date="2026-05-11T13:08:00Z" w:initials="">
    <w:p w14:paraId="33BE7D08"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this sentence isn't needed</w:t>
      </w:r>
    </w:p>
  </w:comment>
  <w:comment w:id="106" w:author="Stefanie B." w:date="2026-05-11T13:08:00Z" w:initials="">
    <w:p w14:paraId="2DCF6078"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can consider shortening this to GenAI?</w:t>
      </w:r>
    </w:p>
  </w:comment>
  <w:comment w:id="107" w:author="Stefanie B." w:date="2026-05-11T13:33:00Z" w:initials="">
    <w:p w14:paraId="07B496CA"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109" w:author="Stefanie B." w:date="2026-05-11T14:41:00Z" w:initials="">
    <w:p w14:paraId="360989E4"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would be important to cite this</w:t>
      </w:r>
    </w:p>
  </w:comment>
  <w:comment w:id="108" w:author="Stefanie B." w:date="2026-05-11T14:42:00Z" w:initials="">
    <w:p w14:paraId="26FBC6BF"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shifts the discussion a bit - it might be a separate section on value is needed, or if this can be worked into the text above or can be part of the subsection that follows. It would be important to include mostly only cited sentences.</w:t>
      </w:r>
    </w:p>
  </w:comment>
  <w:comment w:id="112" w:author="Stefanie B." w:date="2026-05-11T14:43:00Z" w:initials="">
    <w:p w14:paraId="24045BD7"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111" w:author="Stefanie B." w:date="2026-05-11T14:45:00Z" w:initials="">
    <w:p w14:paraId="56440166"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could be condensed/shortened quite a bit - the core takeaway of these two paragraphs is the Verhoef + Holmstrom citations which basically you say you will focus on the digital transformation. See if you can shorten this into one paragraph</w:t>
      </w:r>
    </w:p>
  </w:comment>
  <w:comment w:id="113" w:author="Stefanie B." w:date="2026-05-11T14:47:00Z" w:initials="">
    <w:p w14:paraId="09F68C09"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I'm a bit concerned here about introducing so many different concepts, most of which are not defined or described in detail...</w:t>
      </w:r>
    </w:p>
  </w:comment>
  <w:comment w:id="115" w:author="Daan Luttik" w:date="2026-05-03T19:50:00Z" w:initials="">
    <w:p w14:paraId="5266F0E9"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not logical to draw conclusions on the impact on AI in marketing yet...</w:t>
      </w:r>
    </w:p>
  </w:comment>
  <w:comment w:id="114" w:author="Stefanie B." w:date="2026-05-11T14:45:00Z" w:initials="">
    <w:p w14:paraId="52350AF6"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likely something for Section 5</w:t>
      </w:r>
    </w:p>
  </w:comment>
  <w:comment w:id="116" w:author="Stefanie B." w:date="2026-05-11T14:58:00Z" w:initials="">
    <w:p w14:paraId="57F263EB"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 this can probably be the core focus. There is also paradox literature on marketing - maybe can bring that in can help contextualize this - Pedersen, C. L. (2023). The paradoxical marketer: Interpretations, illustrations, and implications. Business Horizons, 66(6), 765-776.</w:t>
      </w:r>
    </w:p>
  </w:comment>
  <w:comment w:id="117" w:author="Stefanie B." w:date="2026-05-11T14:58:00Z" w:initials="">
    <w:p w14:paraId="08F02570"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118" w:author="Stefanie B." w:date="2026-05-11T14:59:00Z" w:initials="">
    <w:p w14:paraId="7FD8DED9"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made more condensed</w:t>
      </w:r>
    </w:p>
  </w:comment>
  <w:comment w:id="120" w:author="Stefanie B." w:date="2026-05-11T15:00:00Z" w:initials="">
    <w:p w14:paraId="3DEA2EA2"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121" w:author="Stefanie B." w:date="2026-05-11T15:01:00Z" w:initials="">
    <w:p w14:paraId="5C0BC3CF"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such as? It would be good to clarify woodside as saying benefits-costs=value (and go into more detail here)</w:t>
      </w:r>
    </w:p>
  </w:comment>
  <w:comment w:id="122" w:author="Stefanie B." w:date="2026-05-11T15:01:00Z" w:initials="">
    <w:p w14:paraId="4A63B690"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read alongside Woodside, it is about customer benefits, so maybe not necessarily relevant to this study</w:t>
      </w:r>
    </w:p>
  </w:comment>
  <w:comment w:id="123" w:author="Stefanie B." w:date="2026-05-11T15:02:00Z" w:initials="">
    <w:p w14:paraId="6E5F8E66"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it's still research based and in peer-reviewed journal, so no need to state this</w:t>
      </w:r>
    </w:p>
  </w:comment>
  <w:comment w:id="124" w:author="Stefanie B." w:date="2026-05-11T15:02:00Z" w:initials="">
    <w:p w14:paraId="62E6C1F5"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goes into the methodology when we discuss this</w:t>
      </w:r>
    </w:p>
  </w:comment>
  <w:comment w:id="125" w:author="Stefanie B." w:date="2026-05-11T15:03:00Z" w:initials="">
    <w:p w14:paraId="49ABCB37"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getting into hypothesizing or guessing what will be found - I would remove. this section needs to be focused on cited academic literature</w:t>
      </w:r>
    </w:p>
  </w:comment>
  <w:comment w:id="126" w:author="Stefanie B." w:date="2026-05-11T15:03:00Z" w:initials="">
    <w:p w14:paraId="5E9FD671"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defined</w:t>
      </w:r>
    </w:p>
  </w:comment>
  <w:comment w:id="128" w:author="Stefanie B." w:date="2026-05-11T15:03:00Z" w:initials="">
    <w:p w14:paraId="34F2A89C"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129" w:author="Stefanie B." w:date="2026-05-11T15:04:00Z" w:initials="">
    <w:p w14:paraId="5C3B304D"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getting into guessing/hypothesizing and methodology aspects</w:t>
      </w:r>
    </w:p>
  </w:comment>
  <w:comment w:id="130" w:author="Stefanie B." w:date="2026-05-11T15:04:00Z" w:initials="">
    <w:p w14:paraId="65B8ECB0"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thought. these aspects need to be cited as to the impacts of GenAI</w:t>
      </w:r>
    </w:p>
  </w:comment>
  <w:comment w:id="131" w:author="Stefanie B." w:date="2026-05-11T15:05:00Z" w:initials="">
    <w:p w14:paraId="025CF94D"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We move between GenAI and Agentic AI, and we need more consistency throughout the paper as to how to handle that</w:t>
      </w:r>
    </w:p>
  </w:comment>
  <w:comment w:id="132" w:author="Stefanie B." w:date="2026-05-11T15:05:00Z" w:initials="">
    <w:p w14:paraId="43D4BEE3"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I'll send you our updated working paper on Agentic AI, you can cite it as a working paper; it fits in this value stuff, as our reviewer named various types of value we had to include in our latest revision</w:t>
      </w:r>
    </w:p>
  </w:comment>
  <w:comment w:id="133" w:author="Stefanie B." w:date="2026-05-11T15:09:00Z" w:initials="">
    <w:p w14:paraId="53ABE1FC"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goes into the methodology</w:t>
      </w:r>
    </w:p>
  </w:comment>
  <w:comment w:id="135" w:author="Stefanie B." w:date="2026-05-11T15:10:00Z" w:initials="">
    <w:p w14:paraId="04095106"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136" w:author="Stefanie B." w:date="2026-05-11T15:10:00Z" w:initials="">
    <w:p w14:paraId="747609CD"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137" w:author="Stefanie B." w:date="2026-05-11T15:10:00Z" w:initials="">
    <w:p w14:paraId="6F62E745"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these four bullet points add more repetition - the text above is sufficient I believe</w:t>
      </w:r>
    </w:p>
  </w:comment>
  <w:comment w:id="138" w:author="Stefanie B." w:date="2026-05-11T15:10:00Z" w:initials="">
    <w:p w14:paraId="404F2E30"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methodology</w:t>
      </w:r>
    </w:p>
  </w:comment>
  <w:comment w:id="141" w:author="Stefanie B." w:date="2025-12-02T09:45:00Z" w:initials="">
    <w:p w14:paraId="38ABC579"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142" w:author="Daan Luttik" w:date="2026-01-15T10:17:00Z" w:initials="">
    <w:p w14:paraId="30C38B39"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Remove after making it concrete</w:t>
      </w:r>
    </w:p>
  </w:comment>
  <w:comment w:id="147" w:author="Daan Luttik" w:date="2026-01-15T14:03:00Z" w:initials="">
    <w:p w14:paraId="58C0E27F"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TODO</w:t>
      </w:r>
    </w:p>
  </w:comment>
  <w:comment w:id="146" w:author="Daan Luttik" w:date="2026-04-27T16:00:00Z" w:initials="">
    <w:p w14:paraId="7ABE0557"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@stefaniebeninger@gmail.com I know we talked about noting your own biases, but I am not seeing this back in literature. Does it even make sense to add this, or was that just an exercise to become aware of your own presuppositions?</w:t>
      </w:r>
    </w:p>
  </w:comment>
  <w:comment w:id="145" w:author="Stefanie B." w:date="2026-05-11T15:11:00Z" w:initials="">
    <w:p w14:paraId="66DFC753"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It's called being 'reflexive'. Can you put this in near memos usually</w:t>
      </w:r>
    </w:p>
  </w:comment>
  <w:comment w:id="150" w:author="Daan Luttik" w:date="2026-01-14T17:59:00Z" w:initials="">
    <w:p w14:paraId="31EEAA92"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149" w:author="Daan Luttik" w:date="2026-05-03T19:25:00Z" w:initials="">
    <w:p w14:paraId="2C1280B3"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153" w:author="Stefanie B." w:date="2025-12-02T09:35:00Z" w:initials="">
    <w:p w14:paraId="5CE02ED0"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152" w:author="Daan Luttik" w:date="2026-05-03T19:33:00Z" w:initials="">
    <w:p w14:paraId="1F70CEF6"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151" w:author="Stefanie B." w:date="2026-05-11T15:12:00Z" w:initials="">
    <w:p w14:paraId="45C06E56"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155" w:author="Daan Luttik" w:date="2026-04-27T16:03:00Z" w:initials="">
    <w:p w14:paraId="0255B136"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too specific?</w:t>
      </w:r>
    </w:p>
  </w:comment>
  <w:comment w:id="154" w:author="Stefanie B." w:date="2026-05-11T15:12:00Z" w:initials="">
    <w:p w14:paraId="2C7C2189"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would be good to specify that recruitment was done also via LinkedIn posts to provide clarity</w:t>
      </w:r>
    </w:p>
  </w:comment>
  <w:comment w:id="160" w:author="Stefanie B." w:date="2025-12-02T09:33:00Z" w:initials="">
    <w:p w14:paraId="311F5219"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59" w:author="Daan Luttik" w:date="2026-01-14T17:53:00Z" w:initials="">
    <w:p w14:paraId="199D64F2"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463665EA" w14:textId="77777777" w:rsidR="006425F9" w:rsidRDefault="006425F9">
      <w:pPr>
        <w:widowControl w:val="0"/>
        <w:pBdr>
          <w:top w:val="nil"/>
          <w:left w:val="nil"/>
          <w:bottom w:val="nil"/>
          <w:right w:val="nil"/>
          <w:between w:val="nil"/>
        </w:pBdr>
        <w:spacing w:line="240" w:lineRule="auto"/>
        <w:ind w:firstLine="0"/>
        <w:rPr>
          <w:rFonts w:ascii="Arial" w:eastAsia="Arial" w:hAnsi="Arial" w:cs="Arial"/>
          <w:color w:val="000000"/>
        </w:rPr>
      </w:pPr>
    </w:p>
    <w:p w14:paraId="2FF09F38" w14:textId="77777777" w:rsidR="006425F9" w:rsidRDefault="00000000">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3D18FFAF" w14:textId="77777777" w:rsidR="006425F9" w:rsidRDefault="006425F9">
      <w:pPr>
        <w:widowControl w:val="0"/>
        <w:pBdr>
          <w:top w:val="nil"/>
          <w:left w:val="nil"/>
          <w:bottom w:val="nil"/>
          <w:right w:val="nil"/>
          <w:between w:val="nil"/>
        </w:pBdr>
        <w:spacing w:line="240" w:lineRule="auto"/>
        <w:ind w:firstLine="0"/>
        <w:rPr>
          <w:rFonts w:ascii="Arial" w:eastAsia="Arial" w:hAnsi="Arial" w:cs="Arial"/>
          <w:color w:val="000000"/>
        </w:rPr>
      </w:pPr>
    </w:p>
    <w:p w14:paraId="0315BC56" w14:textId="77777777" w:rsidR="006425F9" w:rsidRDefault="00000000">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73E6E7F6" w14:textId="77777777" w:rsidR="006425F9" w:rsidRDefault="006425F9">
      <w:pPr>
        <w:widowControl w:val="0"/>
        <w:pBdr>
          <w:top w:val="nil"/>
          <w:left w:val="nil"/>
          <w:bottom w:val="nil"/>
          <w:right w:val="nil"/>
          <w:between w:val="nil"/>
        </w:pBdr>
        <w:spacing w:line="240" w:lineRule="auto"/>
        <w:ind w:firstLine="0"/>
        <w:rPr>
          <w:rFonts w:ascii="Arial" w:eastAsia="Arial" w:hAnsi="Arial" w:cs="Arial"/>
          <w:color w:val="000000"/>
        </w:rPr>
      </w:pPr>
    </w:p>
    <w:p w14:paraId="7C5DB576" w14:textId="77777777" w:rsidR="006425F9" w:rsidRDefault="00000000">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58" w:author="Daan Luttik" w:date="2026-04-27T16:29:00Z" w:initials="">
    <w:p w14:paraId="320772C5"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57" w:author="Daan Luttik" w:date="2026-04-27T16:30:00Z" w:initials="">
    <w:p w14:paraId="62CAAFA1"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56" w:author="Stefanie B." w:date="2026-05-11T15:13:00Z" w:initials="">
    <w:p w14:paraId="14C098F2"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95" w:author="Stefanie B." w:date="2025-12-02T09:43:00Z" w:initials="">
    <w:p w14:paraId="23A8A4E2"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You will want to include a trustworthiness details, e.g., Shenton 2004 (which I use a lot) or Guba &amp; Lincoln, 1989 (which Yasmina suggests), but ideally both. This can also be a table form (see Table 3 - https://www.sciencedirect.com/science/article/pii/S0148296320305816?casa_token=-TZnYSiJItAAAAAA:2TosN3zZkh8TzkAafxZI0TgvzAI9n52IVpDxicnCelZ6WeQl9xhDpmvVVY0ewWM_RntdOMqccns)</w:t>
      </w:r>
    </w:p>
  </w:comment>
  <w:comment w:id="200" w:author="Daan Luttik" w:date="2026-05-03T19:36:00Z" w:initials="">
    <w:p w14:paraId="17CA2DAC"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interesting, I requested a copy through linkedin. @stefaniebeninger@gmail.com, If you do have access, Id love a pdf 😉</w:t>
      </w:r>
    </w:p>
  </w:comment>
  <w:comment w:id="201" w:author="Daan Luttik" w:date="2026-05-03T19:41:00Z" w:initials="">
    <w:p w14:paraId="4246E278"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also interesting</w:t>
      </w:r>
    </w:p>
  </w:comment>
  <w:comment w:id="202" w:author="Daan Luttik" w:date="2026-05-03T19:38:00Z" w:initials="">
    <w:p w14:paraId="346AFE45"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think I removed this quotation... maybe look at it again.</w:t>
      </w:r>
    </w:p>
  </w:comment>
  <w:comment w:id="203" w:author="Daan Luttik" w:date="2026-05-03T19:40:00Z" w:initials="">
    <w:p w14:paraId="07A96D65"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not interesting enough to include.</w:t>
      </w:r>
    </w:p>
  </w:comment>
  <w:comment w:id="204" w:author="Daan Luttik" w:date="2026-05-03T19:43:00Z" w:initials="">
    <w:p w14:paraId="09D66462"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to be removed, since, while we tried it, it did not affect the research.</w:t>
      </w:r>
    </w:p>
  </w:comment>
  <w:comment w:id="205" w:author="Daan Luttik" w:date="2026-05-03T19:44:00Z" w:initials="">
    <w:p w14:paraId="00D5A8EC" w14:textId="77777777" w:rsidR="006425F9" w:rsidRDefault="005A5CE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used anymore. But this paper was inspirational to me, maybe include it somewhere in the literature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DC9493" w15:done="0"/>
  <w15:commentEx w15:paraId="093CAF10" w15:done="0"/>
  <w15:commentEx w15:paraId="78149C40" w15:done="0"/>
  <w15:commentEx w15:paraId="49BB403B" w15:done="0"/>
  <w15:commentEx w15:paraId="2F9BF060" w15:done="0"/>
  <w15:commentEx w15:paraId="0C615DA8" w15:done="0"/>
  <w15:commentEx w15:paraId="0E52B426" w15:done="0"/>
  <w15:commentEx w15:paraId="15D5DF89" w15:done="0"/>
  <w15:commentEx w15:paraId="48ED5A6B" w15:done="0"/>
  <w15:commentEx w15:paraId="54B297EE" w15:done="0"/>
  <w15:commentEx w15:paraId="627B763A" w15:done="0"/>
  <w15:commentEx w15:paraId="35737712" w15:done="0"/>
  <w15:commentEx w15:paraId="29ABCBE0" w15:done="0"/>
  <w15:commentEx w15:paraId="3EB91E27" w15:done="0"/>
  <w15:commentEx w15:paraId="5EC68679" w15:done="0"/>
  <w15:commentEx w15:paraId="0121B4AA" w15:done="0"/>
  <w15:commentEx w15:paraId="051C9608" w15:done="0"/>
  <w15:commentEx w15:paraId="34B47432" w15:done="0"/>
  <w15:commentEx w15:paraId="09DA657C" w15:done="0"/>
  <w15:commentEx w15:paraId="1A740CE5" w15:done="0"/>
  <w15:commentEx w15:paraId="711F69EB" w15:done="0"/>
  <w15:commentEx w15:paraId="5D2F51D2" w15:done="0"/>
  <w15:commentEx w15:paraId="7B62C7AB" w15:done="0"/>
  <w15:commentEx w15:paraId="1792D7EB" w15:done="0"/>
  <w15:commentEx w15:paraId="77722251" w15:done="0"/>
  <w15:commentEx w15:paraId="709B765B" w15:done="0"/>
  <w15:commentEx w15:paraId="171887DB" w15:done="0"/>
  <w15:commentEx w15:paraId="2320ADB5" w15:done="0"/>
  <w15:commentEx w15:paraId="37B4C7BB" w15:done="0"/>
  <w15:commentEx w15:paraId="2D5F15A5" w15:done="0"/>
  <w15:commentEx w15:paraId="33CE2413" w15:done="0"/>
  <w15:commentEx w15:paraId="064AAB2C" w15:done="0"/>
  <w15:commentEx w15:paraId="79956849" w15:done="0"/>
  <w15:commentEx w15:paraId="73CEA649" w15:done="0"/>
  <w15:commentEx w15:paraId="59CE42C4" w15:done="0"/>
  <w15:commentEx w15:paraId="58E449F8" w15:done="0"/>
  <w15:commentEx w15:paraId="48F69718" w15:done="0"/>
  <w15:commentEx w15:paraId="370F520E" w15:done="0"/>
  <w15:commentEx w15:paraId="61CBB0DC" w15:done="0"/>
  <w15:commentEx w15:paraId="5E4CD697" w15:done="0"/>
  <w15:commentEx w15:paraId="44D1438F" w15:done="0"/>
  <w15:commentEx w15:paraId="2B19A396" w15:done="0"/>
  <w15:commentEx w15:paraId="11A574C8" w15:done="0"/>
  <w15:commentEx w15:paraId="137DD47B" w15:done="0"/>
  <w15:commentEx w15:paraId="5D4D3285" w15:done="0"/>
  <w15:commentEx w15:paraId="75980F3A" w15:done="0"/>
  <w15:commentEx w15:paraId="658D0806" w15:done="0"/>
  <w15:commentEx w15:paraId="6E79B401" w15:done="0"/>
  <w15:commentEx w15:paraId="4DFB84CC" w15:done="0"/>
  <w15:commentEx w15:paraId="45225875" w15:done="0"/>
  <w15:commentEx w15:paraId="51A84BE2" w15:done="0"/>
  <w15:commentEx w15:paraId="4073EC9A" w15:done="0"/>
  <w15:commentEx w15:paraId="3A489F12" w15:done="0"/>
  <w15:commentEx w15:paraId="0F0B4830" w15:done="0"/>
  <w15:commentEx w15:paraId="3EDD1A53" w15:done="0"/>
  <w15:commentEx w15:paraId="4347C788" w15:done="0"/>
  <w15:commentEx w15:paraId="33BE7D08" w15:done="0"/>
  <w15:commentEx w15:paraId="2DCF6078" w15:done="0"/>
  <w15:commentEx w15:paraId="07B496CA" w15:done="0"/>
  <w15:commentEx w15:paraId="360989E4" w15:done="0"/>
  <w15:commentEx w15:paraId="26FBC6BF" w15:done="0"/>
  <w15:commentEx w15:paraId="24045BD7" w15:done="0"/>
  <w15:commentEx w15:paraId="56440166" w15:done="0"/>
  <w15:commentEx w15:paraId="09F68C09" w15:done="0"/>
  <w15:commentEx w15:paraId="5266F0E9" w15:done="0"/>
  <w15:commentEx w15:paraId="52350AF6" w15:done="0"/>
  <w15:commentEx w15:paraId="57F263EB" w15:done="0"/>
  <w15:commentEx w15:paraId="08F02570" w15:done="0"/>
  <w15:commentEx w15:paraId="7FD8DED9" w15:done="0"/>
  <w15:commentEx w15:paraId="3DEA2EA2" w15:done="0"/>
  <w15:commentEx w15:paraId="5C0BC3CF" w15:done="0"/>
  <w15:commentEx w15:paraId="4A63B690" w15:done="0"/>
  <w15:commentEx w15:paraId="6E5F8E66" w15:done="0"/>
  <w15:commentEx w15:paraId="62E6C1F5" w15:done="0"/>
  <w15:commentEx w15:paraId="49ABCB37" w15:done="0"/>
  <w15:commentEx w15:paraId="5E9FD671" w15:done="0"/>
  <w15:commentEx w15:paraId="34F2A89C" w15:done="0"/>
  <w15:commentEx w15:paraId="5C3B304D" w15:done="0"/>
  <w15:commentEx w15:paraId="65B8ECB0" w15:done="0"/>
  <w15:commentEx w15:paraId="025CF94D" w15:done="0"/>
  <w15:commentEx w15:paraId="43D4BEE3" w15:done="0"/>
  <w15:commentEx w15:paraId="53ABE1FC" w15:done="0"/>
  <w15:commentEx w15:paraId="04095106" w15:done="0"/>
  <w15:commentEx w15:paraId="747609CD" w15:done="0"/>
  <w15:commentEx w15:paraId="6F62E745" w15:done="0"/>
  <w15:commentEx w15:paraId="404F2E30" w15:done="0"/>
  <w15:commentEx w15:paraId="38ABC579" w15:done="0"/>
  <w15:commentEx w15:paraId="30C38B39" w15:done="0"/>
  <w15:commentEx w15:paraId="58C0E27F" w15:done="0"/>
  <w15:commentEx w15:paraId="7ABE0557" w15:done="0"/>
  <w15:commentEx w15:paraId="66DFC753" w15:done="0"/>
  <w15:commentEx w15:paraId="31EEAA92" w15:done="0"/>
  <w15:commentEx w15:paraId="2C1280B3" w15:done="0"/>
  <w15:commentEx w15:paraId="5CE02ED0" w15:done="0"/>
  <w15:commentEx w15:paraId="1F70CEF6" w15:done="0"/>
  <w15:commentEx w15:paraId="45C06E56" w15:done="0"/>
  <w15:commentEx w15:paraId="0255B136" w15:done="0"/>
  <w15:commentEx w15:paraId="2C7C2189" w15:done="0"/>
  <w15:commentEx w15:paraId="311F5219" w15:done="0"/>
  <w15:commentEx w15:paraId="7C5DB576" w15:done="0"/>
  <w15:commentEx w15:paraId="320772C5" w15:done="0"/>
  <w15:commentEx w15:paraId="62CAAFA1" w15:done="0"/>
  <w15:commentEx w15:paraId="14C098F2" w15:done="0"/>
  <w15:commentEx w15:paraId="23A8A4E2" w15:done="0"/>
  <w15:commentEx w15:paraId="17CA2DAC" w15:done="0"/>
  <w15:commentEx w15:paraId="4246E278" w15:done="0"/>
  <w15:commentEx w15:paraId="346AFE45" w15:done="0"/>
  <w15:commentEx w15:paraId="07A96D65" w15:done="0"/>
  <w15:commentEx w15:paraId="09D66462" w15:done="0"/>
  <w15:commentEx w15:paraId="00D5A8E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DC9493" w16cid:durableId="4168621B"/>
  <w16cid:commentId w16cid:paraId="093CAF10" w16cid:durableId="39A6DB3B"/>
  <w16cid:commentId w16cid:paraId="78149C40" w16cid:durableId="1AE02D3B"/>
  <w16cid:commentId w16cid:paraId="49BB403B" w16cid:durableId="0EAD6084"/>
  <w16cid:commentId w16cid:paraId="2F9BF060" w16cid:durableId="0109DA62"/>
  <w16cid:commentId w16cid:paraId="0C615DA8" w16cid:durableId="01A59A7A"/>
  <w16cid:commentId w16cid:paraId="0E52B426" w16cid:durableId="27523584"/>
  <w16cid:commentId w16cid:paraId="15D5DF89" w16cid:durableId="32DD03D2"/>
  <w16cid:commentId w16cid:paraId="48ED5A6B" w16cid:durableId="0EC5BA7B"/>
  <w16cid:commentId w16cid:paraId="54B297EE" w16cid:durableId="18958858"/>
  <w16cid:commentId w16cid:paraId="627B763A" w16cid:durableId="500257DD"/>
  <w16cid:commentId w16cid:paraId="35737712" w16cid:durableId="05BDE21C"/>
  <w16cid:commentId w16cid:paraId="29ABCBE0" w16cid:durableId="36849241"/>
  <w16cid:commentId w16cid:paraId="3EB91E27" w16cid:durableId="3319E06A"/>
  <w16cid:commentId w16cid:paraId="5EC68679" w16cid:durableId="44076550"/>
  <w16cid:commentId w16cid:paraId="0121B4AA" w16cid:durableId="6F8AE09E"/>
  <w16cid:commentId w16cid:paraId="051C9608" w16cid:durableId="5E0855A3"/>
  <w16cid:commentId w16cid:paraId="34B47432" w16cid:durableId="168D47EC"/>
  <w16cid:commentId w16cid:paraId="09DA657C" w16cid:durableId="385617FE"/>
  <w16cid:commentId w16cid:paraId="1A740CE5" w16cid:durableId="55DA2D06"/>
  <w16cid:commentId w16cid:paraId="711F69EB" w16cid:durableId="41FAAF73"/>
  <w16cid:commentId w16cid:paraId="5D2F51D2" w16cid:durableId="240895C8"/>
  <w16cid:commentId w16cid:paraId="7B62C7AB" w16cid:durableId="563E0163"/>
  <w16cid:commentId w16cid:paraId="1792D7EB" w16cid:durableId="21B9831C"/>
  <w16cid:commentId w16cid:paraId="77722251" w16cid:durableId="1E757325"/>
  <w16cid:commentId w16cid:paraId="709B765B" w16cid:durableId="45AC44A9"/>
  <w16cid:commentId w16cid:paraId="171887DB" w16cid:durableId="2A38B980"/>
  <w16cid:commentId w16cid:paraId="2320ADB5" w16cid:durableId="2013614B"/>
  <w16cid:commentId w16cid:paraId="37B4C7BB" w16cid:durableId="5415A6ED"/>
  <w16cid:commentId w16cid:paraId="2D5F15A5" w16cid:durableId="14196814"/>
  <w16cid:commentId w16cid:paraId="33CE2413" w16cid:durableId="75F95C12"/>
  <w16cid:commentId w16cid:paraId="064AAB2C" w16cid:durableId="63DA6F33"/>
  <w16cid:commentId w16cid:paraId="79956849" w16cid:durableId="2B4C59F5"/>
  <w16cid:commentId w16cid:paraId="73CEA649" w16cid:durableId="69C2915D"/>
  <w16cid:commentId w16cid:paraId="59CE42C4" w16cid:durableId="4EA8BDED"/>
  <w16cid:commentId w16cid:paraId="58E449F8" w16cid:durableId="3F9DD5B1"/>
  <w16cid:commentId w16cid:paraId="48F69718" w16cid:durableId="4EF0A18E"/>
  <w16cid:commentId w16cid:paraId="370F520E" w16cid:durableId="6835F46F"/>
  <w16cid:commentId w16cid:paraId="61CBB0DC" w16cid:durableId="62FF76EB"/>
  <w16cid:commentId w16cid:paraId="5E4CD697" w16cid:durableId="003CC80B"/>
  <w16cid:commentId w16cid:paraId="44D1438F" w16cid:durableId="52D53489"/>
  <w16cid:commentId w16cid:paraId="2B19A396" w16cid:durableId="7C8F7304"/>
  <w16cid:commentId w16cid:paraId="11A574C8" w16cid:durableId="7CB04CC5"/>
  <w16cid:commentId w16cid:paraId="137DD47B" w16cid:durableId="3451B707"/>
  <w16cid:commentId w16cid:paraId="5D4D3285" w16cid:durableId="2F5AA057"/>
  <w16cid:commentId w16cid:paraId="75980F3A" w16cid:durableId="7B87F6DE"/>
  <w16cid:commentId w16cid:paraId="658D0806" w16cid:durableId="36FFB8F8"/>
  <w16cid:commentId w16cid:paraId="6E79B401" w16cid:durableId="02480926"/>
  <w16cid:commentId w16cid:paraId="4DFB84CC" w16cid:durableId="59539582"/>
  <w16cid:commentId w16cid:paraId="45225875" w16cid:durableId="3E0A1B82"/>
  <w16cid:commentId w16cid:paraId="51A84BE2" w16cid:durableId="41C7D183"/>
  <w16cid:commentId w16cid:paraId="4073EC9A" w16cid:durableId="0969A59D"/>
  <w16cid:commentId w16cid:paraId="3A489F12" w16cid:durableId="06B26D9F"/>
  <w16cid:commentId w16cid:paraId="0F0B4830" w16cid:durableId="5C08A6AE"/>
  <w16cid:commentId w16cid:paraId="3EDD1A53" w16cid:durableId="240A717A"/>
  <w16cid:commentId w16cid:paraId="4347C788" w16cid:durableId="052E0DD0"/>
  <w16cid:commentId w16cid:paraId="33BE7D08" w16cid:durableId="5C5485E3"/>
  <w16cid:commentId w16cid:paraId="2DCF6078" w16cid:durableId="4F59E5B7"/>
  <w16cid:commentId w16cid:paraId="07B496CA" w16cid:durableId="7212A904"/>
  <w16cid:commentId w16cid:paraId="360989E4" w16cid:durableId="2EED8A1B"/>
  <w16cid:commentId w16cid:paraId="26FBC6BF" w16cid:durableId="1BF7E59B"/>
  <w16cid:commentId w16cid:paraId="24045BD7" w16cid:durableId="1AB278C0"/>
  <w16cid:commentId w16cid:paraId="56440166" w16cid:durableId="7D532E2B"/>
  <w16cid:commentId w16cid:paraId="09F68C09" w16cid:durableId="030D8DD0"/>
  <w16cid:commentId w16cid:paraId="5266F0E9" w16cid:durableId="4FC3B5E1"/>
  <w16cid:commentId w16cid:paraId="52350AF6" w16cid:durableId="179E466A"/>
  <w16cid:commentId w16cid:paraId="57F263EB" w16cid:durableId="08F33AB9"/>
  <w16cid:commentId w16cid:paraId="08F02570" w16cid:durableId="1736D835"/>
  <w16cid:commentId w16cid:paraId="7FD8DED9" w16cid:durableId="520C38C3"/>
  <w16cid:commentId w16cid:paraId="3DEA2EA2" w16cid:durableId="0E8B9F17"/>
  <w16cid:commentId w16cid:paraId="5C0BC3CF" w16cid:durableId="45230EBF"/>
  <w16cid:commentId w16cid:paraId="4A63B690" w16cid:durableId="47B7A682"/>
  <w16cid:commentId w16cid:paraId="6E5F8E66" w16cid:durableId="751E4278"/>
  <w16cid:commentId w16cid:paraId="62E6C1F5" w16cid:durableId="07094761"/>
  <w16cid:commentId w16cid:paraId="49ABCB37" w16cid:durableId="4037A441"/>
  <w16cid:commentId w16cid:paraId="5E9FD671" w16cid:durableId="162ABF9C"/>
  <w16cid:commentId w16cid:paraId="34F2A89C" w16cid:durableId="3D40D6CD"/>
  <w16cid:commentId w16cid:paraId="5C3B304D" w16cid:durableId="168EA7CA"/>
  <w16cid:commentId w16cid:paraId="65B8ECB0" w16cid:durableId="33A81EB0"/>
  <w16cid:commentId w16cid:paraId="025CF94D" w16cid:durableId="7D0DE190"/>
  <w16cid:commentId w16cid:paraId="43D4BEE3" w16cid:durableId="55CE74EA"/>
  <w16cid:commentId w16cid:paraId="53ABE1FC" w16cid:durableId="485643D1"/>
  <w16cid:commentId w16cid:paraId="04095106" w16cid:durableId="79F127FD"/>
  <w16cid:commentId w16cid:paraId="747609CD" w16cid:durableId="40FBEF6E"/>
  <w16cid:commentId w16cid:paraId="6F62E745" w16cid:durableId="654F236B"/>
  <w16cid:commentId w16cid:paraId="404F2E30" w16cid:durableId="2BA1D390"/>
  <w16cid:commentId w16cid:paraId="38ABC579" w16cid:durableId="2708142F"/>
  <w16cid:commentId w16cid:paraId="30C38B39" w16cid:durableId="36B6829B"/>
  <w16cid:commentId w16cid:paraId="58C0E27F" w16cid:durableId="745C6730"/>
  <w16cid:commentId w16cid:paraId="7ABE0557" w16cid:durableId="760238CE"/>
  <w16cid:commentId w16cid:paraId="66DFC753" w16cid:durableId="131830DB"/>
  <w16cid:commentId w16cid:paraId="31EEAA92" w16cid:durableId="1182BB05"/>
  <w16cid:commentId w16cid:paraId="2C1280B3" w16cid:durableId="7997AE00"/>
  <w16cid:commentId w16cid:paraId="5CE02ED0" w16cid:durableId="24180A04"/>
  <w16cid:commentId w16cid:paraId="1F70CEF6" w16cid:durableId="1914F7AA"/>
  <w16cid:commentId w16cid:paraId="45C06E56" w16cid:durableId="1D3CEF41"/>
  <w16cid:commentId w16cid:paraId="0255B136" w16cid:durableId="66F38A29"/>
  <w16cid:commentId w16cid:paraId="2C7C2189" w16cid:durableId="15C3BDC9"/>
  <w16cid:commentId w16cid:paraId="311F5219" w16cid:durableId="0E15D522"/>
  <w16cid:commentId w16cid:paraId="7C5DB576" w16cid:durableId="11CC5ED6"/>
  <w16cid:commentId w16cid:paraId="320772C5" w16cid:durableId="1FE77C53"/>
  <w16cid:commentId w16cid:paraId="62CAAFA1" w16cid:durableId="24B61B88"/>
  <w16cid:commentId w16cid:paraId="14C098F2" w16cid:durableId="4CCD7F02"/>
  <w16cid:commentId w16cid:paraId="23A8A4E2" w16cid:durableId="17A535B2"/>
  <w16cid:commentId w16cid:paraId="17CA2DAC" w16cid:durableId="05F76A99"/>
  <w16cid:commentId w16cid:paraId="4246E278" w16cid:durableId="16492A55"/>
  <w16cid:commentId w16cid:paraId="346AFE45" w16cid:durableId="72FD442C"/>
  <w16cid:commentId w16cid:paraId="07A96D65" w16cid:durableId="29B20C72"/>
  <w16cid:commentId w16cid:paraId="09D66462" w16cid:durableId="12FDFC00"/>
  <w16cid:commentId w16cid:paraId="00D5A8EC" w16cid:durableId="16CA95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6AA0C" w14:textId="77777777" w:rsidR="00F561FC" w:rsidRDefault="00F561FC">
      <w:pPr>
        <w:spacing w:line="240" w:lineRule="auto"/>
      </w:pPr>
      <w:r>
        <w:separator/>
      </w:r>
    </w:p>
  </w:endnote>
  <w:endnote w:type="continuationSeparator" w:id="0">
    <w:p w14:paraId="0D573F4B" w14:textId="77777777" w:rsidR="00F561FC" w:rsidRDefault="00F561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8B76E589-FD5A-4D64-81A7-8BAFAAB8B708}"/>
    <w:embedBold r:id="rId2" w:fontKey="{B1D5E99E-C566-4B4A-B55D-F34A65AF6C31}"/>
    <w:embedItalic r:id="rId3" w:fontKey="{1B394A4B-3D30-4D3A-AC16-FEE3693A2236}"/>
    <w:embedBoldItalic r:id="rId4" w:fontKey="{AC2DCB20-DE72-47E0-86AE-F452DEA37845}"/>
  </w:font>
  <w:font w:name="EB Garamond SemiBold">
    <w:charset w:val="00"/>
    <w:family w:val="auto"/>
    <w:pitch w:val="variable"/>
    <w:sig w:usb0="E00002FF" w:usb1="02000413" w:usb2="00000000" w:usb3="00000000" w:csb0="0000019F" w:csb1="00000000"/>
    <w:embedRegular r:id="rId5" w:fontKey="{172A952D-AAF5-44D9-84E1-E2F52E33C786}"/>
  </w:font>
  <w:font w:name="EB Garamond Medium">
    <w:charset w:val="00"/>
    <w:family w:val="auto"/>
    <w:pitch w:val="variable"/>
    <w:sig w:usb0="E00002FF" w:usb1="02000413" w:usb2="00000000" w:usb3="00000000" w:csb0="0000019F" w:csb1="00000000"/>
    <w:embedRegular r:id="rId6" w:fontKey="{07A0BE69-0414-4069-B250-4D7853B47878}"/>
  </w:font>
  <w:font w:name="Cardo">
    <w:charset w:val="00"/>
    <w:family w:val="auto"/>
    <w:pitch w:val="default"/>
    <w:embedRegular r:id="rId7" w:fontKey="{C4F80A73-2E4E-4A79-AE78-82BC411743D9}"/>
  </w:font>
  <w:font w:name="Calibri">
    <w:panose1 w:val="020F0502020204030204"/>
    <w:charset w:val="00"/>
    <w:family w:val="swiss"/>
    <w:pitch w:val="variable"/>
    <w:sig w:usb0="E4002EFF" w:usb1="C200247B" w:usb2="00000009" w:usb3="00000000" w:csb0="000001FF" w:csb1="00000000"/>
    <w:embedRegular r:id="rId8" w:fontKey="{E08D4114-E454-4104-B3D3-EEC5AB026B63}"/>
  </w:font>
  <w:font w:name="Cambria">
    <w:panose1 w:val="02040503050406030204"/>
    <w:charset w:val="00"/>
    <w:family w:val="roman"/>
    <w:pitch w:val="variable"/>
    <w:sig w:usb0="E00006FF" w:usb1="420024FF" w:usb2="02000000" w:usb3="00000000" w:csb0="0000019F" w:csb1="00000000"/>
    <w:embedRegular r:id="rId9" w:fontKey="{5DC6C865-F0E8-4746-B66F-5D872915F4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27A3C" w14:textId="77777777" w:rsidR="006425F9" w:rsidRDefault="006425F9">
    <w:pPr>
      <w:spacing w:line="240" w:lineRule="auto"/>
      <w:rPr>
        <w:sz w:val="20"/>
        <w:szCs w:val="20"/>
      </w:rPr>
    </w:pPr>
  </w:p>
  <w:p w14:paraId="4F582CEF" w14:textId="77777777" w:rsidR="006425F9" w:rsidRDefault="006425F9">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C6445" w14:textId="77777777" w:rsidR="00F561FC" w:rsidRDefault="00F561FC">
      <w:pPr>
        <w:spacing w:line="240" w:lineRule="auto"/>
      </w:pPr>
      <w:r>
        <w:separator/>
      </w:r>
    </w:p>
  </w:footnote>
  <w:footnote w:type="continuationSeparator" w:id="0">
    <w:p w14:paraId="5A2411C5" w14:textId="77777777" w:rsidR="00F561FC" w:rsidRDefault="00F561FC">
      <w:pPr>
        <w:spacing w:line="240" w:lineRule="auto"/>
      </w:pPr>
      <w:r>
        <w:continuationSeparator/>
      </w:r>
    </w:p>
  </w:footnote>
  <w:footnote w:id="1">
    <w:p w14:paraId="3DEB962F" w14:textId="77777777" w:rsidR="006425F9" w:rsidRDefault="00000000">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0F765" w14:textId="77777777" w:rsidR="006425F9" w:rsidRDefault="006425F9">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38FF6" w14:textId="52215D02" w:rsidR="006425F9" w:rsidRDefault="00000000">
    <w:pPr>
      <w:jc w:val="right"/>
    </w:pPr>
    <w:r>
      <w:fldChar w:fldCharType="begin"/>
    </w:r>
    <w:r>
      <w:instrText>PAGE</w:instrText>
    </w:r>
    <w:r>
      <w:fldChar w:fldCharType="separate"/>
    </w:r>
    <w:r w:rsidR="005A5CE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943DB"/>
    <w:multiLevelType w:val="multilevel"/>
    <w:tmpl w:val="EC24E5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A02400B"/>
    <w:multiLevelType w:val="multilevel"/>
    <w:tmpl w:val="4956DE8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F7F6806"/>
    <w:multiLevelType w:val="multilevel"/>
    <w:tmpl w:val="14A0B2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1B35D8E"/>
    <w:multiLevelType w:val="multilevel"/>
    <w:tmpl w:val="CFCA19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2F2605"/>
    <w:multiLevelType w:val="multilevel"/>
    <w:tmpl w:val="8A7E6B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7D3DFC"/>
    <w:multiLevelType w:val="multilevel"/>
    <w:tmpl w:val="62FE4A9E"/>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C6E6D21"/>
    <w:multiLevelType w:val="multilevel"/>
    <w:tmpl w:val="D7B283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5DED17B2"/>
    <w:multiLevelType w:val="multilevel"/>
    <w:tmpl w:val="9708BDC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653E50C9"/>
    <w:multiLevelType w:val="multilevel"/>
    <w:tmpl w:val="D766E2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F81093A"/>
    <w:multiLevelType w:val="multilevel"/>
    <w:tmpl w:val="532E79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BF361B0"/>
    <w:multiLevelType w:val="multilevel"/>
    <w:tmpl w:val="C54A4C2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481505090">
    <w:abstractNumId w:val="0"/>
  </w:num>
  <w:num w:numId="2" w16cid:durableId="796728270">
    <w:abstractNumId w:val="1"/>
  </w:num>
  <w:num w:numId="3" w16cid:durableId="1760516629">
    <w:abstractNumId w:val="7"/>
  </w:num>
  <w:num w:numId="4" w16cid:durableId="1237745078">
    <w:abstractNumId w:val="5"/>
  </w:num>
  <w:num w:numId="5" w16cid:durableId="1090155613">
    <w:abstractNumId w:val="9"/>
  </w:num>
  <w:num w:numId="6" w16cid:durableId="345592754">
    <w:abstractNumId w:val="3"/>
  </w:num>
  <w:num w:numId="7" w16cid:durableId="836458956">
    <w:abstractNumId w:val="2"/>
  </w:num>
  <w:num w:numId="8" w16cid:durableId="1905140065">
    <w:abstractNumId w:val="8"/>
  </w:num>
  <w:num w:numId="9" w16cid:durableId="1789857329">
    <w:abstractNumId w:val="4"/>
  </w:num>
  <w:num w:numId="10" w16cid:durableId="586622164">
    <w:abstractNumId w:val="10"/>
  </w:num>
  <w:num w:numId="11" w16cid:durableId="3904640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5F9"/>
    <w:rsid w:val="00043696"/>
    <w:rsid w:val="00324072"/>
    <w:rsid w:val="00515D5D"/>
    <w:rsid w:val="005A5CEB"/>
    <w:rsid w:val="005A62C3"/>
    <w:rsid w:val="006425F9"/>
    <w:rsid w:val="00663453"/>
    <w:rsid w:val="007366B6"/>
    <w:rsid w:val="007D0887"/>
    <w:rsid w:val="00906AA6"/>
    <w:rsid w:val="00954704"/>
    <w:rsid w:val="00AD456C"/>
    <w:rsid w:val="00B03BD8"/>
    <w:rsid w:val="00BE4565"/>
    <w:rsid w:val="00BE5B9F"/>
    <w:rsid w:val="00C3101D"/>
    <w:rsid w:val="00C50B57"/>
    <w:rsid w:val="00D36881"/>
    <w:rsid w:val="00E6598A"/>
    <w:rsid w:val="00EA1FDB"/>
    <w:rsid w:val="00ED6E3E"/>
    <w:rsid w:val="00ED7E04"/>
    <w:rsid w:val="00F455D7"/>
    <w:rsid w:val="00F561FC"/>
    <w:rsid w:val="00F73436"/>
    <w:rsid w:val="00F9465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DC313"/>
  <w15:docId w15:val="{87BA5282-C887-4EAB-B1DD-B67AB585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CEB"/>
  </w:style>
  <w:style w:type="paragraph" w:styleId="Heading1">
    <w:name w:val="heading 1"/>
    <w:basedOn w:val="Normal"/>
    <w:next w:val="Normal"/>
    <w:uiPriority w:val="9"/>
    <w:qFormat/>
    <w:pPr>
      <w:keepNext/>
      <w:keepLines/>
      <w:jc w:val="center"/>
      <w:outlineLvl w:val="0"/>
    </w:pPr>
    <w:rPr>
      <w:b/>
      <w:bCs/>
    </w:rPr>
  </w:style>
  <w:style w:type="paragraph" w:styleId="Heading2">
    <w:name w:val="heading 2"/>
    <w:basedOn w:val="Normal"/>
    <w:next w:val="Normal"/>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uiPriority w:val="9"/>
    <w:semiHidden/>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5A5CEB"/>
    <w:rPr>
      <w:color w:val="0000FF" w:themeColor="hyperlink"/>
      <w:u w:val="single"/>
    </w:rPr>
  </w:style>
  <w:style w:type="character" w:styleId="UnresolvedMention">
    <w:name w:val="Unresolved Mention"/>
    <w:basedOn w:val="DefaultParagraphFont"/>
    <w:uiPriority w:val="99"/>
    <w:semiHidden/>
    <w:unhideWhenUsed/>
    <w:rsid w:val="005A5CEB"/>
    <w:rPr>
      <w:color w:val="605E5C"/>
      <w:shd w:val="clear" w:color="auto" w:fill="E1DFDD"/>
    </w:rPr>
  </w:style>
  <w:style w:type="character" w:customStyle="1" w:styleId="Heading3Char">
    <w:name w:val="Heading 3 Char"/>
    <w:basedOn w:val="DefaultParagraphFont"/>
    <w:link w:val="Heading3"/>
    <w:uiPriority w:val="9"/>
    <w:rsid w:val="005A5CEB"/>
    <w:rPr>
      <w:i/>
      <w:iCs/>
    </w:rPr>
  </w:style>
  <w:style w:type="paragraph" w:styleId="NoSpacing">
    <w:name w:val="No Spacing"/>
    <w:uiPriority w:val="1"/>
    <w:qFormat/>
    <w:rsid w:val="00C3101D"/>
    <w:pPr>
      <w:spacing w:line="360" w:lineRule="auto"/>
      <w:ind w:firstLine="0"/>
    </w:pPr>
    <w:rPr>
      <w:sz w:val="20"/>
    </w:rPr>
  </w:style>
  <w:style w:type="paragraph" w:styleId="Header">
    <w:name w:val="header"/>
    <w:basedOn w:val="Normal"/>
    <w:link w:val="HeaderChar"/>
    <w:uiPriority w:val="99"/>
    <w:unhideWhenUsed/>
    <w:rsid w:val="00ED6E3E"/>
    <w:pPr>
      <w:tabs>
        <w:tab w:val="center" w:pos="4513"/>
        <w:tab w:val="right" w:pos="9026"/>
      </w:tabs>
      <w:spacing w:line="240" w:lineRule="auto"/>
    </w:pPr>
  </w:style>
  <w:style w:type="character" w:customStyle="1" w:styleId="HeaderChar">
    <w:name w:val="Header Char"/>
    <w:basedOn w:val="DefaultParagraphFont"/>
    <w:link w:val="Header"/>
    <w:uiPriority w:val="99"/>
    <w:rsid w:val="00ED6E3E"/>
  </w:style>
  <w:style w:type="paragraph" w:styleId="Footer">
    <w:name w:val="footer"/>
    <w:basedOn w:val="Normal"/>
    <w:link w:val="FooterChar"/>
    <w:uiPriority w:val="99"/>
    <w:unhideWhenUsed/>
    <w:rsid w:val="00ED6E3E"/>
    <w:pPr>
      <w:tabs>
        <w:tab w:val="center" w:pos="4513"/>
        <w:tab w:val="right" w:pos="9026"/>
      </w:tabs>
      <w:spacing w:line="240" w:lineRule="auto"/>
    </w:pPr>
  </w:style>
  <w:style w:type="character" w:customStyle="1" w:styleId="FooterChar">
    <w:name w:val="Footer Char"/>
    <w:basedOn w:val="DefaultParagraphFont"/>
    <w:link w:val="Footer"/>
    <w:uiPriority w:val="99"/>
    <w:rsid w:val="00ED6E3E"/>
  </w:style>
  <w:style w:type="paragraph" w:styleId="CommentSubject">
    <w:name w:val="annotation subject"/>
    <w:basedOn w:val="CommentText"/>
    <w:next w:val="CommentText"/>
    <w:link w:val="CommentSubjectChar"/>
    <w:uiPriority w:val="99"/>
    <w:semiHidden/>
    <w:unhideWhenUsed/>
    <w:rsid w:val="00515D5D"/>
    <w:rPr>
      <w:b/>
      <w:bCs/>
    </w:rPr>
  </w:style>
  <w:style w:type="character" w:customStyle="1" w:styleId="CommentSubjectChar">
    <w:name w:val="Comment Subject Char"/>
    <w:basedOn w:val="CommentTextChar"/>
    <w:link w:val="CommentSubject"/>
    <w:uiPriority w:val="99"/>
    <w:semiHidden/>
    <w:rsid w:val="00515D5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hyperlink" Target="https://doi.org/10.1016/j.bushor.2021.03.006" TargetMode="External"/><Relationship Id="rId39" Type="http://schemas.openxmlformats.org/officeDocument/2006/relationships/image" Target="media/image6.png"/><Relationship Id="rId21" Type="http://schemas.openxmlformats.org/officeDocument/2006/relationships/hyperlink" Target="https://www.anthropic.com/engineering/equipping-agents-for-the-real-world-with-agent-skills" TargetMode="External"/><Relationship Id="rId34" Type="http://schemas.openxmlformats.org/officeDocument/2006/relationships/hyperlink" Target="https://doi.org/10.5539/ass.v11n9p320"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anthropic.com/news/model-context-protocol" TargetMode="External"/><Relationship Id="rId29" Type="http://schemas.openxmlformats.org/officeDocument/2006/relationships/hyperlink" Target="https://www.mckinsey.com/capabilities/mckinsey-digital/our-insights/superagency-in-the-workplace-empowering-people-to-unlock-ais-full-potential-at-work"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doi.org/10.69554/xehz1946" TargetMode="External"/><Relationship Id="rId32" Type="http://schemas.openxmlformats.org/officeDocument/2006/relationships/hyperlink" Target="https://openai.com/index/function-calling-and-other-api-updates/" TargetMode="External"/><Relationship Id="rId37" Type="http://schemas.openxmlformats.org/officeDocument/2006/relationships/hyperlink" Target="https://doi.org/10.1016/j.jbusres.2022.07.020" TargetMode="External"/><Relationship Id="rId40" Type="http://schemas.openxmlformats.org/officeDocument/2006/relationships/hyperlink" Target="https://www.sciencedirect.com/science/article/pii/S0148296320305816?casa_token=-TZnYSiJItAAAAAA:2TosN3zZkh8TzkAafxZI0TgvzAI9n52IVpDxicnCelZ6WeQl9xhDpmvVVY0ewWM_RntdOMqccns"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help.openai.com/en/articles/20001066-skills-in-chatgpt" TargetMode="External"/><Relationship Id="rId28" Type="http://schemas.openxmlformats.org/officeDocument/2006/relationships/hyperlink" Target="https://doi.org/10.1007/s11747-020-00749-9" TargetMode="External"/><Relationship Id="rId36" Type="http://schemas.openxmlformats.org/officeDocument/2006/relationships/hyperlink" Target="https://doi.org/10.1002/(SICI)1097-0266(199708)18:7%3c509::AID-SMJ882%3e3.0.CO;2-Z" TargetMode="External"/><Relationship Id="rId10" Type="http://schemas.openxmlformats.org/officeDocument/2006/relationships/footer" Target="footer1.xml"/><Relationship Id="rId19" Type="http://schemas.openxmlformats.org/officeDocument/2006/relationships/hyperlink" Target="https://www.google.com/url?q=https://www.sciencedirect.com/science/article/pii/S0148296320305816?casa_token%3D-TZnYSiJItAAAAAA:2TosN3zZkh8TzkAafxZI0TgvzAI9n52IVpDxicnCelZ6WeQl9xhDpmvVVY0ewWM_RntdOMqccns&amp;sa=D&amp;source=docs&amp;ust=1768414247401101&amp;usg=AOvVaw0lPN8NP3_JCBCfSf7Lio8Y" TargetMode="External"/><Relationship Id="rId31" Type="http://schemas.openxmlformats.org/officeDocument/2006/relationships/hyperlink" Target="https://openai.com/index/chatgp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g"/><Relationship Id="rId22" Type="http://schemas.openxmlformats.org/officeDocument/2006/relationships/hyperlink" Target="https://claude.com/blog/skills" TargetMode="External"/><Relationship Id="rId27" Type="http://schemas.openxmlformats.org/officeDocument/2006/relationships/hyperlink" Target="https://doi.org/10.1016/j.bushor.2021.03.006" TargetMode="External"/><Relationship Id="rId30" Type="http://schemas.openxmlformats.org/officeDocument/2006/relationships/hyperlink" Target="https://www.mckinsey.com/capabilities/mckinsey-digital/our-insights/superagency-in-the-workplace-empowering-people-to-unlock-ais-full-potential-at-work" TargetMode="External"/><Relationship Id="rId35" Type="http://schemas.openxmlformats.org/officeDocument/2006/relationships/hyperlink" Target="https://doi.org/10.1002/(SICI)1097-0266(199708)18:7%3c509::AID-SMJ882%3e3.0.CO;2-Z" TargetMode="External"/><Relationship Id="rId8" Type="http://schemas.openxmlformats.org/officeDocument/2006/relationships/image" Target="media/image1.jp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hyperlink" Target="https://doi.org/10.48550/arXiv.2405.21015" TargetMode="External"/><Relationship Id="rId33" Type="http://schemas.openxmlformats.org/officeDocument/2006/relationships/hyperlink" Target="https://doi.org/10.5539/ass.v11n9p320" TargetMode="External"/><Relationship Id="rId38" Type="http://schemas.openxmlformats.org/officeDocument/2006/relationships/hyperlink" Target="https://doi.org/10.1016/j.jbusres.2022.07.020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20927</Words>
  <Characters>115101</Characters>
  <Application>Microsoft Office Word</Application>
  <DocSecurity>0</DocSecurity>
  <Lines>959</Lines>
  <Paragraphs>271</Paragraphs>
  <ScaleCrop>false</ScaleCrop>
  <Company/>
  <LinksUpToDate>false</LinksUpToDate>
  <CharactersWithSpaces>135757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Luttik, Daan</cp:lastModifiedBy>
  <cp:revision>17</cp:revision>
  <dcterms:created xsi:type="dcterms:W3CDTF">2026-05-25T13:12:00Z</dcterms:created>
  <dcterms:modified xsi:type="dcterms:W3CDTF">2026-05-31T13:41:00Z</dcterms:modified>
</cp:coreProperties>
</file>