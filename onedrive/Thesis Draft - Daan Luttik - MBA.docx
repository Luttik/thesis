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70F0" w14:textId="77777777" w:rsidR="00401741" w:rsidRDefault="00401741">
      <w:pPr>
        <w:rPr>
          <w:b/>
          <w:bCs/>
        </w:rPr>
      </w:pPr>
    </w:p>
    <w:p w14:paraId="206C6F45" w14:textId="77777777" w:rsidR="00401741" w:rsidRDefault="00B55EB8">
      <w:pPr>
        <w:jc w:val="center"/>
      </w:pPr>
      <w:r>
        <w:rPr>
          <w:noProof/>
        </w:rPr>
        <w:drawing>
          <wp:inline distT="0" distB="0" distL="114300" distR="114300" wp14:anchorId="7AC2690E" wp14:editId="0F45476F">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AF579DD" w14:textId="77777777" w:rsidR="00401741" w:rsidRDefault="00401741"/>
    <w:p w14:paraId="3650FE49" w14:textId="77777777" w:rsidR="00401741" w:rsidRDefault="00401741"/>
    <w:p w14:paraId="5C37F8AE" w14:textId="77777777" w:rsidR="00401741" w:rsidRDefault="00401741"/>
    <w:p w14:paraId="6A4C13F5" w14:textId="77777777" w:rsidR="00401741" w:rsidRDefault="00401741"/>
    <w:p w14:paraId="03A69BAA" w14:textId="77777777" w:rsidR="00401741" w:rsidRDefault="00401741"/>
    <w:p w14:paraId="29AE6D53" w14:textId="77777777" w:rsidR="00401741" w:rsidRDefault="00B55EB8">
      <w:pPr>
        <w:jc w:val="center"/>
        <w:rPr>
          <w:b/>
          <w:bCs/>
        </w:rPr>
      </w:pPr>
      <w:r>
        <w:rPr>
          <w:b/>
          <w:bCs/>
        </w:rPr>
        <w:t>Thesis Draft</w:t>
      </w:r>
    </w:p>
    <w:p w14:paraId="23A4D535" w14:textId="77777777" w:rsidR="00401741" w:rsidRDefault="00401741">
      <w:pPr>
        <w:jc w:val="center"/>
        <w:rPr>
          <w:b/>
          <w:bCs/>
        </w:rPr>
      </w:pPr>
    </w:p>
    <w:p w14:paraId="059413BF" w14:textId="77777777" w:rsidR="00401741" w:rsidRDefault="00B55EB8">
      <w:pPr>
        <w:jc w:val="center"/>
        <w:rPr>
          <w:b/>
          <w:bCs/>
        </w:rPr>
      </w:pPr>
      <w:r>
        <w:rPr>
          <w:b/>
          <w:bCs/>
        </w:rPr>
        <w:t>Executive MBA 22, 2024 – 2026</w:t>
      </w:r>
    </w:p>
    <w:p w14:paraId="1CC6306D" w14:textId="77777777" w:rsidR="00401741" w:rsidRDefault="00401741"/>
    <w:p w14:paraId="7A3C7540" w14:textId="77777777" w:rsidR="00401741" w:rsidRDefault="00401741"/>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401741" w14:paraId="7E6A5692" w14:textId="77777777">
        <w:trPr>
          <w:jc w:val="center"/>
        </w:trPr>
        <w:tc>
          <w:tcPr>
            <w:tcW w:w="4605" w:type="dxa"/>
            <w:tcBorders>
              <w:top w:val="nil"/>
              <w:left w:val="nil"/>
              <w:bottom w:val="nil"/>
              <w:right w:val="nil"/>
            </w:tcBorders>
            <w:tcMar>
              <w:top w:w="28" w:type="dxa"/>
              <w:left w:w="28" w:type="dxa"/>
              <w:bottom w:w="28" w:type="dxa"/>
              <w:right w:w="28" w:type="dxa"/>
            </w:tcMar>
          </w:tcPr>
          <w:p w14:paraId="7C6B062B" w14:textId="77777777" w:rsidR="00401741" w:rsidRDefault="00B55EB8">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0D88B72" w14:textId="77777777" w:rsidR="00401741" w:rsidRDefault="00B55EB8">
            <w:pPr>
              <w:spacing w:line="240" w:lineRule="auto"/>
              <w:ind w:firstLine="0"/>
            </w:pPr>
            <w:r>
              <w:t xml:space="preserve"> D.T. (Daan) Luttik</w:t>
            </w:r>
          </w:p>
        </w:tc>
      </w:tr>
      <w:tr w:rsidR="00401741" w14:paraId="4DC9EA89" w14:textId="77777777">
        <w:trPr>
          <w:jc w:val="center"/>
        </w:trPr>
        <w:tc>
          <w:tcPr>
            <w:tcW w:w="4605" w:type="dxa"/>
            <w:tcBorders>
              <w:top w:val="nil"/>
              <w:left w:val="nil"/>
              <w:bottom w:val="nil"/>
              <w:right w:val="nil"/>
            </w:tcBorders>
            <w:tcMar>
              <w:top w:w="28" w:type="dxa"/>
              <w:left w:w="28" w:type="dxa"/>
              <w:bottom w:w="28" w:type="dxa"/>
              <w:right w:w="28" w:type="dxa"/>
            </w:tcMar>
          </w:tcPr>
          <w:p w14:paraId="50882E27" w14:textId="77777777" w:rsidR="00401741" w:rsidRDefault="00B55EB8">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135F659D" w14:textId="77777777" w:rsidR="00401741" w:rsidRDefault="00B55EB8">
            <w:pPr>
              <w:spacing w:line="240" w:lineRule="auto"/>
              <w:ind w:firstLine="0"/>
            </w:pPr>
            <w:r>
              <w:t xml:space="preserve"> 230001004</w:t>
            </w:r>
          </w:p>
        </w:tc>
      </w:tr>
      <w:tr w:rsidR="00401741" w14:paraId="31361A86" w14:textId="77777777">
        <w:trPr>
          <w:jc w:val="center"/>
        </w:trPr>
        <w:tc>
          <w:tcPr>
            <w:tcW w:w="4605" w:type="dxa"/>
            <w:tcBorders>
              <w:top w:val="nil"/>
              <w:left w:val="nil"/>
              <w:bottom w:val="nil"/>
              <w:right w:val="nil"/>
            </w:tcBorders>
            <w:tcMar>
              <w:top w:w="28" w:type="dxa"/>
              <w:left w:w="28" w:type="dxa"/>
              <w:bottom w:w="28" w:type="dxa"/>
              <w:right w:w="28" w:type="dxa"/>
            </w:tcMar>
          </w:tcPr>
          <w:p w14:paraId="563773F1" w14:textId="77777777" w:rsidR="00401741" w:rsidRDefault="00B55EB8">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2867CD27" w14:textId="77777777" w:rsidR="00401741" w:rsidRDefault="00B55EB8">
            <w:pPr>
              <w:spacing w:line="240" w:lineRule="auto"/>
              <w:ind w:firstLine="0"/>
            </w:pPr>
            <w:bookmarkStart w:id="0" w:name="_gjdgxs" w:colFirst="0" w:colLast="0"/>
            <w:bookmarkEnd w:id="0"/>
            <w:r>
              <w:t xml:space="preserve"> d.luttik@my.nyenrode.nl</w:t>
            </w:r>
          </w:p>
        </w:tc>
      </w:tr>
    </w:tbl>
    <w:p w14:paraId="03A459DB" w14:textId="77777777" w:rsidR="00401741" w:rsidRDefault="00B55EB8">
      <w:r>
        <w:br w:type="page"/>
      </w:r>
    </w:p>
    <w:p w14:paraId="5317CB7F" w14:textId="77777777" w:rsidR="00401741" w:rsidRDefault="00B55EB8">
      <w:pPr>
        <w:jc w:val="center"/>
        <w:rPr>
          <w:b/>
          <w:bCs/>
        </w:rPr>
      </w:pPr>
      <w:r>
        <w:rPr>
          <w:b/>
          <w:bCs/>
        </w:rPr>
        <w:lastRenderedPageBreak/>
        <w:t>DECLARATION</w:t>
      </w:r>
    </w:p>
    <w:p w14:paraId="52E6B608" w14:textId="77777777" w:rsidR="00401741" w:rsidRDefault="00B55EB8">
      <w: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77E22426" w14:textId="77777777" w:rsidR="00401741" w:rsidRDefault="00B55EB8">
      <w:pPr>
        <w:numPr>
          <w:ilvl w:val="0"/>
          <w:numId w:val="10"/>
        </w:numPr>
      </w:pPr>
      <w:r>
        <w:t>Plagiarism: I understand the rules with regard to referencing and use of content that is contained in either hard or soft copy sources, including the internet or any other electronic medium.</w:t>
      </w:r>
    </w:p>
    <w:p w14:paraId="3991BE71" w14:textId="77777777" w:rsidR="00401741" w:rsidRDefault="00B55EB8">
      <w:pPr>
        <w:numPr>
          <w:ilvl w:val="0"/>
          <w:numId w:val="10"/>
        </w:numPr>
      </w:pPr>
      <w:r>
        <w:t>Repetition of content: I understand the rules regarding the extent to which I may resubmit content that I have already submitted as part of any other academic assignment.</w:t>
      </w:r>
    </w:p>
    <w:p w14:paraId="2743B99D" w14:textId="77777777" w:rsidR="00401741" w:rsidRDefault="00B55EB8">
      <w: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br w:type="page"/>
      </w:r>
    </w:p>
    <w:sdt>
      <w:sdtPr>
        <w:rPr>
          <w:rFonts w:eastAsia="Georgia" w:cs="Georgia"/>
          <w:b w:val="0"/>
          <w:sz w:val="22"/>
          <w:szCs w:val="22"/>
          <w:lang w:val="en" w:eastAsia="nl-NL"/>
        </w:rPr>
        <w:id w:val="-319654408"/>
        <w:docPartObj>
          <w:docPartGallery w:val="Table of Contents"/>
          <w:docPartUnique/>
        </w:docPartObj>
      </w:sdtPr>
      <w:sdtEndPr>
        <w:rPr>
          <w:bCs/>
          <w:noProof/>
        </w:rPr>
      </w:sdtEndPr>
      <w:sdtContent>
        <w:p w14:paraId="229F9B5B" w14:textId="07878EB1" w:rsidR="007C20CF" w:rsidRDefault="007C20CF">
          <w:pPr>
            <w:pStyle w:val="TOCHeading"/>
          </w:pPr>
          <w:r>
            <w:t>Contents</w:t>
          </w:r>
        </w:p>
        <w:p w14:paraId="36E0153A" w14:textId="0855A75B" w:rsidR="007C20CF" w:rsidRDefault="007C20C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762137" w:history="1">
            <w:r w:rsidRPr="00E277B0">
              <w:rPr>
                <w:rStyle w:val="Hyperlink"/>
                <w:noProof/>
              </w:rPr>
              <w:t>1.       Introduction</w:t>
            </w:r>
            <w:r>
              <w:rPr>
                <w:noProof/>
                <w:webHidden/>
              </w:rPr>
              <w:tab/>
            </w:r>
            <w:r>
              <w:rPr>
                <w:noProof/>
                <w:webHidden/>
              </w:rPr>
              <w:fldChar w:fldCharType="begin"/>
            </w:r>
            <w:r>
              <w:rPr>
                <w:noProof/>
                <w:webHidden/>
              </w:rPr>
              <w:instrText xml:space="preserve"> PAGEREF _Toc231762137 \h </w:instrText>
            </w:r>
            <w:r>
              <w:rPr>
                <w:noProof/>
                <w:webHidden/>
              </w:rPr>
            </w:r>
            <w:r>
              <w:rPr>
                <w:noProof/>
                <w:webHidden/>
              </w:rPr>
              <w:fldChar w:fldCharType="separate"/>
            </w:r>
            <w:r>
              <w:rPr>
                <w:noProof/>
                <w:webHidden/>
              </w:rPr>
              <w:t>1</w:t>
            </w:r>
            <w:r>
              <w:rPr>
                <w:noProof/>
                <w:webHidden/>
              </w:rPr>
              <w:fldChar w:fldCharType="end"/>
            </w:r>
          </w:hyperlink>
        </w:p>
        <w:p w14:paraId="4D9B2F0E" w14:textId="3B9616CD"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38" w:history="1">
            <w:r w:rsidRPr="00E277B0">
              <w:rPr>
                <w:rStyle w:val="Hyperlink"/>
                <w:noProof/>
              </w:rPr>
              <w:t>1.4.</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Structure of the Thesis</w:t>
            </w:r>
            <w:r>
              <w:rPr>
                <w:noProof/>
                <w:webHidden/>
              </w:rPr>
              <w:tab/>
            </w:r>
            <w:r>
              <w:rPr>
                <w:noProof/>
                <w:webHidden/>
              </w:rPr>
              <w:fldChar w:fldCharType="begin"/>
            </w:r>
            <w:r>
              <w:rPr>
                <w:noProof/>
                <w:webHidden/>
              </w:rPr>
              <w:instrText xml:space="preserve"> PAGEREF _Toc231762138 \h </w:instrText>
            </w:r>
            <w:r>
              <w:rPr>
                <w:noProof/>
                <w:webHidden/>
              </w:rPr>
            </w:r>
            <w:r>
              <w:rPr>
                <w:noProof/>
                <w:webHidden/>
              </w:rPr>
              <w:fldChar w:fldCharType="separate"/>
            </w:r>
            <w:r>
              <w:rPr>
                <w:noProof/>
                <w:webHidden/>
              </w:rPr>
              <w:t>3</w:t>
            </w:r>
            <w:r>
              <w:rPr>
                <w:noProof/>
                <w:webHidden/>
              </w:rPr>
              <w:fldChar w:fldCharType="end"/>
            </w:r>
          </w:hyperlink>
        </w:p>
        <w:p w14:paraId="556915E2" w14:textId="731E39B0" w:rsidR="007C20CF" w:rsidRDefault="007C20C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39" w:history="1">
            <w:r w:rsidRPr="00E277B0">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Literature Review (~4k words)</w:t>
            </w:r>
            <w:r>
              <w:rPr>
                <w:noProof/>
                <w:webHidden/>
              </w:rPr>
              <w:tab/>
            </w:r>
            <w:r>
              <w:rPr>
                <w:noProof/>
                <w:webHidden/>
              </w:rPr>
              <w:fldChar w:fldCharType="begin"/>
            </w:r>
            <w:r>
              <w:rPr>
                <w:noProof/>
                <w:webHidden/>
              </w:rPr>
              <w:instrText xml:space="preserve"> PAGEREF _Toc231762139 \h </w:instrText>
            </w:r>
            <w:r>
              <w:rPr>
                <w:noProof/>
                <w:webHidden/>
              </w:rPr>
            </w:r>
            <w:r>
              <w:rPr>
                <w:noProof/>
                <w:webHidden/>
              </w:rPr>
              <w:fldChar w:fldCharType="separate"/>
            </w:r>
            <w:r>
              <w:rPr>
                <w:noProof/>
                <w:webHidden/>
              </w:rPr>
              <w:t>4</w:t>
            </w:r>
            <w:r>
              <w:rPr>
                <w:noProof/>
                <w:webHidden/>
              </w:rPr>
              <w:fldChar w:fldCharType="end"/>
            </w:r>
          </w:hyperlink>
        </w:p>
        <w:p w14:paraId="3B796B39" w14:textId="0947C513"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0" w:history="1">
            <w:r w:rsidRPr="00E277B0">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The historical development of AI</w:t>
            </w:r>
            <w:r>
              <w:rPr>
                <w:noProof/>
                <w:webHidden/>
              </w:rPr>
              <w:tab/>
            </w:r>
            <w:r>
              <w:rPr>
                <w:noProof/>
                <w:webHidden/>
              </w:rPr>
              <w:fldChar w:fldCharType="begin"/>
            </w:r>
            <w:r>
              <w:rPr>
                <w:noProof/>
                <w:webHidden/>
              </w:rPr>
              <w:instrText xml:space="preserve"> PAGEREF _Toc231762140 \h </w:instrText>
            </w:r>
            <w:r>
              <w:rPr>
                <w:noProof/>
                <w:webHidden/>
              </w:rPr>
            </w:r>
            <w:r>
              <w:rPr>
                <w:noProof/>
                <w:webHidden/>
              </w:rPr>
              <w:fldChar w:fldCharType="separate"/>
            </w:r>
            <w:r>
              <w:rPr>
                <w:noProof/>
                <w:webHidden/>
              </w:rPr>
              <w:t>4</w:t>
            </w:r>
            <w:r>
              <w:rPr>
                <w:noProof/>
                <w:webHidden/>
              </w:rPr>
              <w:fldChar w:fldCharType="end"/>
            </w:r>
          </w:hyperlink>
        </w:p>
        <w:p w14:paraId="3C1347AB" w14:textId="7FA1806A"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1" w:history="1">
            <w:r w:rsidRPr="00E277B0">
              <w:rPr>
                <w:rStyle w:val="Hyperlink"/>
                <w:noProof/>
              </w:rPr>
              <w:t>2.2. AI in the marketing context</w:t>
            </w:r>
            <w:r>
              <w:rPr>
                <w:noProof/>
                <w:webHidden/>
              </w:rPr>
              <w:tab/>
            </w:r>
            <w:r>
              <w:rPr>
                <w:noProof/>
                <w:webHidden/>
              </w:rPr>
              <w:fldChar w:fldCharType="begin"/>
            </w:r>
            <w:r>
              <w:rPr>
                <w:noProof/>
                <w:webHidden/>
              </w:rPr>
              <w:instrText xml:space="preserve"> PAGEREF _Toc231762141 \h </w:instrText>
            </w:r>
            <w:r>
              <w:rPr>
                <w:noProof/>
                <w:webHidden/>
              </w:rPr>
            </w:r>
            <w:r>
              <w:rPr>
                <w:noProof/>
                <w:webHidden/>
              </w:rPr>
              <w:fldChar w:fldCharType="separate"/>
            </w:r>
            <w:r>
              <w:rPr>
                <w:noProof/>
                <w:webHidden/>
              </w:rPr>
              <w:t>8</w:t>
            </w:r>
            <w:r>
              <w:rPr>
                <w:noProof/>
                <w:webHidden/>
              </w:rPr>
              <w:fldChar w:fldCharType="end"/>
            </w:r>
          </w:hyperlink>
        </w:p>
        <w:p w14:paraId="4AB13C6B" w14:textId="30010BF8"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2" w:history="1">
            <w:r w:rsidRPr="00E277B0">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Value theory and value creation with agentic AI</w:t>
            </w:r>
            <w:r>
              <w:rPr>
                <w:noProof/>
                <w:webHidden/>
              </w:rPr>
              <w:tab/>
            </w:r>
            <w:r>
              <w:rPr>
                <w:noProof/>
                <w:webHidden/>
              </w:rPr>
              <w:fldChar w:fldCharType="begin"/>
            </w:r>
            <w:r>
              <w:rPr>
                <w:noProof/>
                <w:webHidden/>
              </w:rPr>
              <w:instrText xml:space="preserve"> PAGEREF _Toc231762142 \h </w:instrText>
            </w:r>
            <w:r>
              <w:rPr>
                <w:noProof/>
                <w:webHidden/>
              </w:rPr>
            </w:r>
            <w:r>
              <w:rPr>
                <w:noProof/>
                <w:webHidden/>
              </w:rPr>
              <w:fldChar w:fldCharType="separate"/>
            </w:r>
            <w:r>
              <w:rPr>
                <w:noProof/>
                <w:webHidden/>
              </w:rPr>
              <w:t>9</w:t>
            </w:r>
            <w:r>
              <w:rPr>
                <w:noProof/>
                <w:webHidden/>
              </w:rPr>
              <w:fldChar w:fldCharType="end"/>
            </w:r>
          </w:hyperlink>
        </w:p>
        <w:p w14:paraId="0C67B1C9" w14:textId="14A45227"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3" w:history="1">
            <w:r w:rsidRPr="00E277B0">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_Toc231762143 \h </w:instrText>
            </w:r>
            <w:r>
              <w:rPr>
                <w:noProof/>
                <w:webHidden/>
              </w:rPr>
            </w:r>
            <w:r>
              <w:rPr>
                <w:noProof/>
                <w:webHidden/>
              </w:rPr>
              <w:fldChar w:fldCharType="separate"/>
            </w:r>
            <w:r>
              <w:rPr>
                <w:noProof/>
                <w:webHidden/>
              </w:rPr>
              <w:t>11</w:t>
            </w:r>
            <w:r>
              <w:rPr>
                <w:noProof/>
                <w:webHidden/>
              </w:rPr>
              <w:fldChar w:fldCharType="end"/>
            </w:r>
          </w:hyperlink>
        </w:p>
        <w:p w14:paraId="011C287E" w14:textId="6757127D"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4" w:history="1">
            <w:r w:rsidRPr="00E277B0">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_Toc231762144 \h </w:instrText>
            </w:r>
            <w:r>
              <w:rPr>
                <w:noProof/>
                <w:webHidden/>
              </w:rPr>
            </w:r>
            <w:r>
              <w:rPr>
                <w:noProof/>
                <w:webHidden/>
              </w:rPr>
              <w:fldChar w:fldCharType="separate"/>
            </w:r>
            <w:r>
              <w:rPr>
                <w:noProof/>
                <w:webHidden/>
              </w:rPr>
              <w:t>12</w:t>
            </w:r>
            <w:r>
              <w:rPr>
                <w:noProof/>
                <w:webHidden/>
              </w:rPr>
              <w:fldChar w:fldCharType="end"/>
            </w:r>
          </w:hyperlink>
        </w:p>
        <w:p w14:paraId="304A0D4A" w14:textId="00FE18C9" w:rsidR="007C20CF" w:rsidRDefault="007C20C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5" w:history="1">
            <w:r w:rsidRPr="00E277B0">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lang w:val="en-US"/>
              </w:rPr>
              <w:t>Methodology (10-12 pages)</w:t>
            </w:r>
            <w:r>
              <w:rPr>
                <w:noProof/>
                <w:webHidden/>
              </w:rPr>
              <w:tab/>
            </w:r>
            <w:r>
              <w:rPr>
                <w:noProof/>
                <w:webHidden/>
              </w:rPr>
              <w:fldChar w:fldCharType="begin"/>
            </w:r>
            <w:r>
              <w:rPr>
                <w:noProof/>
                <w:webHidden/>
              </w:rPr>
              <w:instrText xml:space="preserve"> PAGEREF _Toc231762145 \h </w:instrText>
            </w:r>
            <w:r>
              <w:rPr>
                <w:noProof/>
                <w:webHidden/>
              </w:rPr>
            </w:r>
            <w:r>
              <w:rPr>
                <w:noProof/>
                <w:webHidden/>
              </w:rPr>
              <w:fldChar w:fldCharType="separate"/>
            </w:r>
            <w:r>
              <w:rPr>
                <w:noProof/>
                <w:webHidden/>
              </w:rPr>
              <w:t>13</w:t>
            </w:r>
            <w:r>
              <w:rPr>
                <w:noProof/>
                <w:webHidden/>
              </w:rPr>
              <w:fldChar w:fldCharType="end"/>
            </w:r>
          </w:hyperlink>
        </w:p>
        <w:p w14:paraId="23ECAD79" w14:textId="1C9735DD"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6" w:history="1">
            <w:r w:rsidRPr="00E277B0">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Research approach</w:t>
            </w:r>
            <w:r>
              <w:rPr>
                <w:noProof/>
                <w:webHidden/>
              </w:rPr>
              <w:tab/>
            </w:r>
            <w:r>
              <w:rPr>
                <w:noProof/>
                <w:webHidden/>
              </w:rPr>
              <w:fldChar w:fldCharType="begin"/>
            </w:r>
            <w:r>
              <w:rPr>
                <w:noProof/>
                <w:webHidden/>
              </w:rPr>
              <w:instrText xml:space="preserve"> PAGEREF _Toc231762146 \h </w:instrText>
            </w:r>
            <w:r>
              <w:rPr>
                <w:noProof/>
                <w:webHidden/>
              </w:rPr>
            </w:r>
            <w:r>
              <w:rPr>
                <w:noProof/>
                <w:webHidden/>
              </w:rPr>
              <w:fldChar w:fldCharType="separate"/>
            </w:r>
            <w:r>
              <w:rPr>
                <w:noProof/>
                <w:webHidden/>
              </w:rPr>
              <w:t>13</w:t>
            </w:r>
            <w:r>
              <w:rPr>
                <w:noProof/>
                <w:webHidden/>
              </w:rPr>
              <w:fldChar w:fldCharType="end"/>
            </w:r>
          </w:hyperlink>
        </w:p>
        <w:p w14:paraId="49C7B4EA" w14:textId="69ACCD8E"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7" w:history="1">
            <w:r w:rsidRPr="00E277B0">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Data collection</w:t>
            </w:r>
            <w:r>
              <w:rPr>
                <w:noProof/>
                <w:webHidden/>
              </w:rPr>
              <w:tab/>
            </w:r>
            <w:r>
              <w:rPr>
                <w:noProof/>
                <w:webHidden/>
              </w:rPr>
              <w:fldChar w:fldCharType="begin"/>
            </w:r>
            <w:r>
              <w:rPr>
                <w:noProof/>
                <w:webHidden/>
              </w:rPr>
              <w:instrText xml:space="preserve"> PAGEREF _Toc231762147 \h </w:instrText>
            </w:r>
            <w:r>
              <w:rPr>
                <w:noProof/>
                <w:webHidden/>
              </w:rPr>
            </w:r>
            <w:r>
              <w:rPr>
                <w:noProof/>
                <w:webHidden/>
              </w:rPr>
              <w:fldChar w:fldCharType="separate"/>
            </w:r>
            <w:r>
              <w:rPr>
                <w:noProof/>
                <w:webHidden/>
              </w:rPr>
              <w:t>13</w:t>
            </w:r>
            <w:r>
              <w:rPr>
                <w:noProof/>
                <w:webHidden/>
              </w:rPr>
              <w:fldChar w:fldCharType="end"/>
            </w:r>
          </w:hyperlink>
        </w:p>
        <w:p w14:paraId="0D744ED0" w14:textId="08DBFD57"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8" w:history="1">
            <w:r w:rsidRPr="00E277B0">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Intended sample and sample size</w:t>
            </w:r>
            <w:r>
              <w:rPr>
                <w:noProof/>
                <w:webHidden/>
              </w:rPr>
              <w:tab/>
            </w:r>
            <w:r>
              <w:rPr>
                <w:noProof/>
                <w:webHidden/>
              </w:rPr>
              <w:fldChar w:fldCharType="begin"/>
            </w:r>
            <w:r>
              <w:rPr>
                <w:noProof/>
                <w:webHidden/>
              </w:rPr>
              <w:instrText xml:space="preserve"> PAGEREF _Toc231762148 \h </w:instrText>
            </w:r>
            <w:r>
              <w:rPr>
                <w:noProof/>
                <w:webHidden/>
              </w:rPr>
            </w:r>
            <w:r>
              <w:rPr>
                <w:noProof/>
                <w:webHidden/>
              </w:rPr>
              <w:fldChar w:fldCharType="separate"/>
            </w:r>
            <w:r>
              <w:rPr>
                <w:noProof/>
                <w:webHidden/>
              </w:rPr>
              <w:t>15</w:t>
            </w:r>
            <w:r>
              <w:rPr>
                <w:noProof/>
                <w:webHidden/>
              </w:rPr>
              <w:fldChar w:fldCharType="end"/>
            </w:r>
          </w:hyperlink>
        </w:p>
        <w:p w14:paraId="42003C9B" w14:textId="65BE1386"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49" w:history="1">
            <w:r w:rsidRPr="00E277B0">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Trustworthiness</w:t>
            </w:r>
            <w:r>
              <w:rPr>
                <w:noProof/>
                <w:webHidden/>
              </w:rPr>
              <w:tab/>
            </w:r>
            <w:r>
              <w:rPr>
                <w:noProof/>
                <w:webHidden/>
              </w:rPr>
              <w:fldChar w:fldCharType="begin"/>
            </w:r>
            <w:r>
              <w:rPr>
                <w:noProof/>
                <w:webHidden/>
              </w:rPr>
              <w:instrText xml:space="preserve"> PAGEREF _Toc231762149 \h </w:instrText>
            </w:r>
            <w:r>
              <w:rPr>
                <w:noProof/>
                <w:webHidden/>
              </w:rPr>
            </w:r>
            <w:r>
              <w:rPr>
                <w:noProof/>
                <w:webHidden/>
              </w:rPr>
              <w:fldChar w:fldCharType="separate"/>
            </w:r>
            <w:r>
              <w:rPr>
                <w:noProof/>
                <w:webHidden/>
              </w:rPr>
              <w:t>18</w:t>
            </w:r>
            <w:r>
              <w:rPr>
                <w:noProof/>
                <w:webHidden/>
              </w:rPr>
              <w:fldChar w:fldCharType="end"/>
            </w:r>
          </w:hyperlink>
        </w:p>
        <w:p w14:paraId="1E21E53F" w14:textId="414F6BB5" w:rsidR="007C20CF" w:rsidRDefault="007C20C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0" w:history="1">
            <w:r w:rsidRPr="00E277B0">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Findings</w:t>
            </w:r>
            <w:r>
              <w:rPr>
                <w:noProof/>
                <w:webHidden/>
              </w:rPr>
              <w:tab/>
            </w:r>
            <w:r>
              <w:rPr>
                <w:noProof/>
                <w:webHidden/>
              </w:rPr>
              <w:fldChar w:fldCharType="begin"/>
            </w:r>
            <w:r>
              <w:rPr>
                <w:noProof/>
                <w:webHidden/>
              </w:rPr>
              <w:instrText xml:space="preserve"> PAGEREF _Toc231762150 \h </w:instrText>
            </w:r>
            <w:r>
              <w:rPr>
                <w:noProof/>
                <w:webHidden/>
              </w:rPr>
            </w:r>
            <w:r>
              <w:rPr>
                <w:noProof/>
                <w:webHidden/>
              </w:rPr>
              <w:fldChar w:fldCharType="separate"/>
            </w:r>
            <w:r>
              <w:rPr>
                <w:noProof/>
                <w:webHidden/>
              </w:rPr>
              <w:t>20</w:t>
            </w:r>
            <w:r>
              <w:rPr>
                <w:noProof/>
                <w:webHidden/>
              </w:rPr>
              <w:fldChar w:fldCharType="end"/>
            </w:r>
          </w:hyperlink>
        </w:p>
        <w:p w14:paraId="15645AAF" w14:textId="246C62BD"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1" w:history="1">
            <w:r w:rsidRPr="00E277B0">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Observing</w:t>
            </w:r>
            <w:r>
              <w:rPr>
                <w:noProof/>
                <w:webHidden/>
              </w:rPr>
              <w:tab/>
            </w:r>
            <w:r>
              <w:rPr>
                <w:noProof/>
                <w:webHidden/>
              </w:rPr>
              <w:fldChar w:fldCharType="begin"/>
            </w:r>
            <w:r>
              <w:rPr>
                <w:noProof/>
                <w:webHidden/>
              </w:rPr>
              <w:instrText xml:space="preserve"> PAGEREF _Toc231762151 \h </w:instrText>
            </w:r>
            <w:r>
              <w:rPr>
                <w:noProof/>
                <w:webHidden/>
              </w:rPr>
            </w:r>
            <w:r>
              <w:rPr>
                <w:noProof/>
                <w:webHidden/>
              </w:rPr>
              <w:fldChar w:fldCharType="separate"/>
            </w:r>
            <w:r>
              <w:rPr>
                <w:noProof/>
                <w:webHidden/>
              </w:rPr>
              <w:t>23</w:t>
            </w:r>
            <w:r>
              <w:rPr>
                <w:noProof/>
                <w:webHidden/>
              </w:rPr>
              <w:fldChar w:fldCharType="end"/>
            </w:r>
          </w:hyperlink>
        </w:p>
        <w:p w14:paraId="45F7B946" w14:textId="4FFBFA96"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2" w:history="1">
            <w:r w:rsidRPr="00E277B0">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The organizational context</w:t>
            </w:r>
            <w:r>
              <w:rPr>
                <w:noProof/>
                <w:webHidden/>
              </w:rPr>
              <w:tab/>
            </w:r>
            <w:r>
              <w:rPr>
                <w:noProof/>
                <w:webHidden/>
              </w:rPr>
              <w:fldChar w:fldCharType="begin"/>
            </w:r>
            <w:r>
              <w:rPr>
                <w:noProof/>
                <w:webHidden/>
              </w:rPr>
              <w:instrText xml:space="preserve"> PAGEREF _Toc231762152 \h </w:instrText>
            </w:r>
            <w:r>
              <w:rPr>
                <w:noProof/>
                <w:webHidden/>
              </w:rPr>
            </w:r>
            <w:r>
              <w:rPr>
                <w:noProof/>
                <w:webHidden/>
              </w:rPr>
              <w:fldChar w:fldCharType="separate"/>
            </w:r>
            <w:r>
              <w:rPr>
                <w:noProof/>
                <w:webHidden/>
              </w:rPr>
              <w:t>28</w:t>
            </w:r>
            <w:r>
              <w:rPr>
                <w:noProof/>
                <w:webHidden/>
              </w:rPr>
              <w:fldChar w:fldCharType="end"/>
            </w:r>
          </w:hyperlink>
        </w:p>
        <w:p w14:paraId="4B8B9A21" w14:textId="1190C861"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3" w:history="1">
            <w:r w:rsidRPr="00E277B0">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Applying agentic AI</w:t>
            </w:r>
            <w:r>
              <w:rPr>
                <w:noProof/>
                <w:webHidden/>
              </w:rPr>
              <w:tab/>
            </w:r>
            <w:r>
              <w:rPr>
                <w:noProof/>
                <w:webHidden/>
              </w:rPr>
              <w:fldChar w:fldCharType="begin"/>
            </w:r>
            <w:r>
              <w:rPr>
                <w:noProof/>
                <w:webHidden/>
              </w:rPr>
              <w:instrText xml:space="preserve"> PAGEREF _Toc231762153 \h </w:instrText>
            </w:r>
            <w:r>
              <w:rPr>
                <w:noProof/>
                <w:webHidden/>
              </w:rPr>
            </w:r>
            <w:r>
              <w:rPr>
                <w:noProof/>
                <w:webHidden/>
              </w:rPr>
              <w:fldChar w:fldCharType="separate"/>
            </w:r>
            <w:r>
              <w:rPr>
                <w:noProof/>
                <w:webHidden/>
              </w:rPr>
              <w:t>37</w:t>
            </w:r>
            <w:r>
              <w:rPr>
                <w:noProof/>
                <w:webHidden/>
              </w:rPr>
              <w:fldChar w:fldCharType="end"/>
            </w:r>
          </w:hyperlink>
        </w:p>
        <w:p w14:paraId="45A4CCD0" w14:textId="669D42E4"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4" w:history="1">
            <w:r w:rsidRPr="00E277B0">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Value Outcomes</w:t>
            </w:r>
            <w:r>
              <w:rPr>
                <w:noProof/>
                <w:webHidden/>
              </w:rPr>
              <w:tab/>
            </w:r>
            <w:r>
              <w:rPr>
                <w:noProof/>
                <w:webHidden/>
              </w:rPr>
              <w:fldChar w:fldCharType="begin"/>
            </w:r>
            <w:r>
              <w:rPr>
                <w:noProof/>
                <w:webHidden/>
              </w:rPr>
              <w:instrText xml:space="preserve"> PAGEREF _Toc231762154 \h </w:instrText>
            </w:r>
            <w:r>
              <w:rPr>
                <w:noProof/>
                <w:webHidden/>
              </w:rPr>
            </w:r>
            <w:r>
              <w:rPr>
                <w:noProof/>
                <w:webHidden/>
              </w:rPr>
              <w:fldChar w:fldCharType="separate"/>
            </w:r>
            <w:r>
              <w:rPr>
                <w:noProof/>
                <w:webHidden/>
              </w:rPr>
              <w:t>42</w:t>
            </w:r>
            <w:r>
              <w:rPr>
                <w:noProof/>
                <w:webHidden/>
              </w:rPr>
              <w:fldChar w:fldCharType="end"/>
            </w:r>
          </w:hyperlink>
        </w:p>
        <w:p w14:paraId="5E5225D2" w14:textId="60D1A319"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5" w:history="1">
            <w:r w:rsidRPr="00E277B0">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Paradoxes</w:t>
            </w:r>
            <w:r>
              <w:rPr>
                <w:noProof/>
                <w:webHidden/>
              </w:rPr>
              <w:tab/>
            </w:r>
            <w:r>
              <w:rPr>
                <w:noProof/>
                <w:webHidden/>
              </w:rPr>
              <w:fldChar w:fldCharType="begin"/>
            </w:r>
            <w:r>
              <w:rPr>
                <w:noProof/>
                <w:webHidden/>
              </w:rPr>
              <w:instrText xml:space="preserve"> PAGEREF _Toc231762155 \h </w:instrText>
            </w:r>
            <w:r>
              <w:rPr>
                <w:noProof/>
                <w:webHidden/>
              </w:rPr>
            </w:r>
            <w:r>
              <w:rPr>
                <w:noProof/>
                <w:webHidden/>
              </w:rPr>
              <w:fldChar w:fldCharType="separate"/>
            </w:r>
            <w:r>
              <w:rPr>
                <w:noProof/>
                <w:webHidden/>
              </w:rPr>
              <w:t>47</w:t>
            </w:r>
            <w:r>
              <w:rPr>
                <w:noProof/>
                <w:webHidden/>
              </w:rPr>
              <w:fldChar w:fldCharType="end"/>
            </w:r>
          </w:hyperlink>
        </w:p>
        <w:p w14:paraId="1081D676" w14:textId="5251ED62" w:rsidR="007C20CF" w:rsidRDefault="007C20C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6" w:history="1">
            <w:r w:rsidRPr="00E277B0">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Discussion</w:t>
            </w:r>
            <w:r>
              <w:rPr>
                <w:noProof/>
                <w:webHidden/>
              </w:rPr>
              <w:tab/>
            </w:r>
            <w:r>
              <w:rPr>
                <w:noProof/>
                <w:webHidden/>
              </w:rPr>
              <w:fldChar w:fldCharType="begin"/>
            </w:r>
            <w:r>
              <w:rPr>
                <w:noProof/>
                <w:webHidden/>
              </w:rPr>
              <w:instrText xml:space="preserve"> PAGEREF _Toc231762156 \h </w:instrText>
            </w:r>
            <w:r>
              <w:rPr>
                <w:noProof/>
                <w:webHidden/>
              </w:rPr>
            </w:r>
            <w:r>
              <w:rPr>
                <w:noProof/>
                <w:webHidden/>
              </w:rPr>
              <w:fldChar w:fldCharType="separate"/>
            </w:r>
            <w:r>
              <w:rPr>
                <w:noProof/>
                <w:webHidden/>
              </w:rPr>
              <w:t>51</w:t>
            </w:r>
            <w:r>
              <w:rPr>
                <w:noProof/>
                <w:webHidden/>
              </w:rPr>
              <w:fldChar w:fldCharType="end"/>
            </w:r>
          </w:hyperlink>
        </w:p>
        <w:p w14:paraId="600D394B" w14:textId="7B701E57"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7" w:history="1">
            <w:r w:rsidRPr="00E277B0">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Contributions to Theory</w:t>
            </w:r>
            <w:r>
              <w:rPr>
                <w:noProof/>
                <w:webHidden/>
              </w:rPr>
              <w:tab/>
            </w:r>
            <w:r>
              <w:rPr>
                <w:noProof/>
                <w:webHidden/>
              </w:rPr>
              <w:fldChar w:fldCharType="begin"/>
            </w:r>
            <w:r>
              <w:rPr>
                <w:noProof/>
                <w:webHidden/>
              </w:rPr>
              <w:instrText xml:space="preserve"> PAGEREF _Toc231762157 \h </w:instrText>
            </w:r>
            <w:r>
              <w:rPr>
                <w:noProof/>
                <w:webHidden/>
              </w:rPr>
            </w:r>
            <w:r>
              <w:rPr>
                <w:noProof/>
                <w:webHidden/>
              </w:rPr>
              <w:fldChar w:fldCharType="separate"/>
            </w:r>
            <w:r>
              <w:rPr>
                <w:noProof/>
                <w:webHidden/>
              </w:rPr>
              <w:t>51</w:t>
            </w:r>
            <w:r>
              <w:rPr>
                <w:noProof/>
                <w:webHidden/>
              </w:rPr>
              <w:fldChar w:fldCharType="end"/>
            </w:r>
          </w:hyperlink>
        </w:p>
        <w:p w14:paraId="765BD692" w14:textId="641EEA34"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8" w:history="1">
            <w:r w:rsidRPr="00E277B0">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Practical implications</w:t>
            </w:r>
            <w:r>
              <w:rPr>
                <w:noProof/>
                <w:webHidden/>
              </w:rPr>
              <w:tab/>
            </w:r>
            <w:r>
              <w:rPr>
                <w:noProof/>
                <w:webHidden/>
              </w:rPr>
              <w:fldChar w:fldCharType="begin"/>
            </w:r>
            <w:r>
              <w:rPr>
                <w:noProof/>
                <w:webHidden/>
              </w:rPr>
              <w:instrText xml:space="preserve"> PAGEREF _Toc231762158 \h </w:instrText>
            </w:r>
            <w:r>
              <w:rPr>
                <w:noProof/>
                <w:webHidden/>
              </w:rPr>
            </w:r>
            <w:r>
              <w:rPr>
                <w:noProof/>
                <w:webHidden/>
              </w:rPr>
              <w:fldChar w:fldCharType="separate"/>
            </w:r>
            <w:r>
              <w:rPr>
                <w:noProof/>
                <w:webHidden/>
              </w:rPr>
              <w:t>55</w:t>
            </w:r>
            <w:r>
              <w:rPr>
                <w:noProof/>
                <w:webHidden/>
              </w:rPr>
              <w:fldChar w:fldCharType="end"/>
            </w:r>
          </w:hyperlink>
        </w:p>
        <w:p w14:paraId="3C43A78F" w14:textId="093E6C22"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59" w:history="1">
            <w:r w:rsidRPr="00E277B0">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Limitations &amp; Future research</w:t>
            </w:r>
            <w:r>
              <w:rPr>
                <w:noProof/>
                <w:webHidden/>
              </w:rPr>
              <w:tab/>
            </w:r>
            <w:r>
              <w:rPr>
                <w:noProof/>
                <w:webHidden/>
              </w:rPr>
              <w:fldChar w:fldCharType="begin"/>
            </w:r>
            <w:r>
              <w:rPr>
                <w:noProof/>
                <w:webHidden/>
              </w:rPr>
              <w:instrText xml:space="preserve"> PAGEREF _Toc231762159 \h </w:instrText>
            </w:r>
            <w:r>
              <w:rPr>
                <w:noProof/>
                <w:webHidden/>
              </w:rPr>
            </w:r>
            <w:r>
              <w:rPr>
                <w:noProof/>
                <w:webHidden/>
              </w:rPr>
              <w:fldChar w:fldCharType="separate"/>
            </w:r>
            <w:r>
              <w:rPr>
                <w:noProof/>
                <w:webHidden/>
              </w:rPr>
              <w:t>58</w:t>
            </w:r>
            <w:r>
              <w:rPr>
                <w:noProof/>
                <w:webHidden/>
              </w:rPr>
              <w:fldChar w:fldCharType="end"/>
            </w:r>
          </w:hyperlink>
        </w:p>
        <w:p w14:paraId="0A7FF0FE" w14:textId="7F844D32" w:rsidR="007C20CF" w:rsidRDefault="007C20C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0" w:history="1">
            <w:r w:rsidRPr="00E277B0">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Conclusion</w:t>
            </w:r>
            <w:r>
              <w:rPr>
                <w:noProof/>
                <w:webHidden/>
              </w:rPr>
              <w:tab/>
            </w:r>
            <w:r>
              <w:rPr>
                <w:noProof/>
                <w:webHidden/>
              </w:rPr>
              <w:fldChar w:fldCharType="begin"/>
            </w:r>
            <w:r>
              <w:rPr>
                <w:noProof/>
                <w:webHidden/>
              </w:rPr>
              <w:instrText xml:space="preserve"> PAGEREF _Toc231762160 \h </w:instrText>
            </w:r>
            <w:r>
              <w:rPr>
                <w:noProof/>
                <w:webHidden/>
              </w:rPr>
            </w:r>
            <w:r>
              <w:rPr>
                <w:noProof/>
                <w:webHidden/>
              </w:rPr>
              <w:fldChar w:fldCharType="separate"/>
            </w:r>
            <w:r>
              <w:rPr>
                <w:noProof/>
                <w:webHidden/>
              </w:rPr>
              <w:t>61</w:t>
            </w:r>
            <w:r>
              <w:rPr>
                <w:noProof/>
                <w:webHidden/>
              </w:rPr>
              <w:fldChar w:fldCharType="end"/>
            </w:r>
          </w:hyperlink>
        </w:p>
        <w:p w14:paraId="694D0428" w14:textId="386220B2" w:rsidR="007C20CF" w:rsidRDefault="007C20CF">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1" w:history="1">
            <w:r w:rsidRPr="00E277B0">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References (not all papers are currently used…)</w:t>
            </w:r>
            <w:r>
              <w:rPr>
                <w:noProof/>
                <w:webHidden/>
              </w:rPr>
              <w:tab/>
            </w:r>
            <w:r>
              <w:rPr>
                <w:noProof/>
                <w:webHidden/>
              </w:rPr>
              <w:fldChar w:fldCharType="begin"/>
            </w:r>
            <w:r>
              <w:rPr>
                <w:noProof/>
                <w:webHidden/>
              </w:rPr>
              <w:instrText xml:space="preserve"> PAGEREF _Toc231762161 \h </w:instrText>
            </w:r>
            <w:r>
              <w:rPr>
                <w:noProof/>
                <w:webHidden/>
              </w:rPr>
            </w:r>
            <w:r>
              <w:rPr>
                <w:noProof/>
                <w:webHidden/>
              </w:rPr>
              <w:fldChar w:fldCharType="separate"/>
            </w:r>
            <w:r>
              <w:rPr>
                <w:noProof/>
                <w:webHidden/>
              </w:rPr>
              <w:t>63</w:t>
            </w:r>
            <w:r>
              <w:rPr>
                <w:noProof/>
                <w:webHidden/>
              </w:rPr>
              <w:fldChar w:fldCharType="end"/>
            </w:r>
          </w:hyperlink>
        </w:p>
        <w:p w14:paraId="4AA56219" w14:textId="6BE8A198" w:rsidR="007C20CF" w:rsidRDefault="007C20C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2" w:history="1">
            <w:r w:rsidRPr="00E277B0">
              <w:rPr>
                <w:rStyle w:val="Hyperlink"/>
                <w:noProof/>
              </w:rPr>
              <w:t>Appendix A. Interview Guide and Protocol</w:t>
            </w:r>
            <w:r>
              <w:rPr>
                <w:noProof/>
                <w:webHidden/>
              </w:rPr>
              <w:tab/>
            </w:r>
            <w:r>
              <w:rPr>
                <w:noProof/>
                <w:webHidden/>
              </w:rPr>
              <w:fldChar w:fldCharType="begin"/>
            </w:r>
            <w:r>
              <w:rPr>
                <w:noProof/>
                <w:webHidden/>
              </w:rPr>
              <w:instrText xml:space="preserve"> PAGEREF _Toc231762162 \h </w:instrText>
            </w:r>
            <w:r>
              <w:rPr>
                <w:noProof/>
                <w:webHidden/>
              </w:rPr>
            </w:r>
            <w:r>
              <w:rPr>
                <w:noProof/>
                <w:webHidden/>
              </w:rPr>
              <w:fldChar w:fldCharType="separate"/>
            </w:r>
            <w:r>
              <w:rPr>
                <w:noProof/>
                <w:webHidden/>
              </w:rPr>
              <w:t>73</w:t>
            </w:r>
            <w:r>
              <w:rPr>
                <w:noProof/>
                <w:webHidden/>
              </w:rPr>
              <w:fldChar w:fldCharType="end"/>
            </w:r>
          </w:hyperlink>
        </w:p>
        <w:p w14:paraId="45B144AE" w14:textId="5D3B1FA4"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3" w:history="1">
            <w:r w:rsidRPr="00E277B0">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Interview Guide</w:t>
            </w:r>
            <w:r>
              <w:rPr>
                <w:noProof/>
                <w:webHidden/>
              </w:rPr>
              <w:tab/>
            </w:r>
            <w:r>
              <w:rPr>
                <w:noProof/>
                <w:webHidden/>
              </w:rPr>
              <w:fldChar w:fldCharType="begin"/>
            </w:r>
            <w:r>
              <w:rPr>
                <w:noProof/>
                <w:webHidden/>
              </w:rPr>
              <w:instrText xml:space="preserve"> PAGEREF _Toc231762163 \h </w:instrText>
            </w:r>
            <w:r>
              <w:rPr>
                <w:noProof/>
                <w:webHidden/>
              </w:rPr>
            </w:r>
            <w:r>
              <w:rPr>
                <w:noProof/>
                <w:webHidden/>
              </w:rPr>
              <w:fldChar w:fldCharType="separate"/>
            </w:r>
            <w:r>
              <w:rPr>
                <w:noProof/>
                <w:webHidden/>
              </w:rPr>
              <w:t>73</w:t>
            </w:r>
            <w:r>
              <w:rPr>
                <w:noProof/>
                <w:webHidden/>
              </w:rPr>
              <w:fldChar w:fldCharType="end"/>
            </w:r>
          </w:hyperlink>
        </w:p>
        <w:p w14:paraId="3CA49AC2" w14:textId="7FA4F0E0" w:rsidR="007C20CF" w:rsidRDefault="007C20CF">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4" w:history="1">
            <w:r w:rsidRPr="00E277B0">
              <w:rPr>
                <w:rStyle w:val="Hyperlink"/>
                <w:noProof/>
              </w:rPr>
              <w:t>A.2.</w:t>
            </w:r>
            <w:r>
              <w:rPr>
                <w:rFonts w:asciiTheme="minorHAnsi" w:eastAsiaTheme="minorEastAsia" w:hAnsiTheme="minorHAnsi" w:cstheme="minorBidi"/>
                <w:noProof/>
                <w:kern w:val="2"/>
                <w:sz w:val="24"/>
                <w:szCs w:val="24"/>
                <w:lang w:val="nl-NL"/>
                <w14:ligatures w14:val="standardContextual"/>
              </w:rPr>
              <w:tab/>
            </w:r>
            <w:r w:rsidRPr="00E277B0">
              <w:rPr>
                <w:rStyle w:val="Hyperlink"/>
                <w:noProof/>
              </w:rPr>
              <w:t>Interview protocol</w:t>
            </w:r>
            <w:r>
              <w:rPr>
                <w:noProof/>
                <w:webHidden/>
              </w:rPr>
              <w:tab/>
            </w:r>
            <w:r>
              <w:rPr>
                <w:noProof/>
                <w:webHidden/>
              </w:rPr>
              <w:fldChar w:fldCharType="begin"/>
            </w:r>
            <w:r>
              <w:rPr>
                <w:noProof/>
                <w:webHidden/>
              </w:rPr>
              <w:instrText xml:space="preserve"> PAGEREF _Toc231762164 \h </w:instrText>
            </w:r>
            <w:r>
              <w:rPr>
                <w:noProof/>
                <w:webHidden/>
              </w:rPr>
            </w:r>
            <w:r>
              <w:rPr>
                <w:noProof/>
                <w:webHidden/>
              </w:rPr>
              <w:fldChar w:fldCharType="separate"/>
            </w:r>
            <w:r>
              <w:rPr>
                <w:noProof/>
                <w:webHidden/>
              </w:rPr>
              <w:t>75</w:t>
            </w:r>
            <w:r>
              <w:rPr>
                <w:noProof/>
                <w:webHidden/>
              </w:rPr>
              <w:fldChar w:fldCharType="end"/>
            </w:r>
          </w:hyperlink>
        </w:p>
        <w:p w14:paraId="11D1CC43" w14:textId="73B6EBC0" w:rsidR="007C20CF" w:rsidRDefault="007C20C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5" w:history="1">
            <w:r w:rsidRPr="00E277B0">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_Toc231762165 \h </w:instrText>
            </w:r>
            <w:r>
              <w:rPr>
                <w:noProof/>
                <w:webHidden/>
              </w:rPr>
            </w:r>
            <w:r>
              <w:rPr>
                <w:noProof/>
                <w:webHidden/>
              </w:rPr>
              <w:fldChar w:fldCharType="separate"/>
            </w:r>
            <w:r>
              <w:rPr>
                <w:noProof/>
                <w:webHidden/>
              </w:rPr>
              <w:t>78</w:t>
            </w:r>
            <w:r>
              <w:rPr>
                <w:noProof/>
                <w:webHidden/>
              </w:rPr>
              <w:fldChar w:fldCharType="end"/>
            </w:r>
          </w:hyperlink>
        </w:p>
        <w:p w14:paraId="3895DA44" w14:textId="687CED97"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6" w:history="1">
            <w:r w:rsidRPr="00E277B0">
              <w:rPr>
                <w:rStyle w:val="Hyperlink"/>
                <w:noProof/>
              </w:rPr>
              <w:t>Observing: sensing the changing context</w:t>
            </w:r>
            <w:r>
              <w:rPr>
                <w:noProof/>
                <w:webHidden/>
              </w:rPr>
              <w:tab/>
            </w:r>
            <w:r>
              <w:rPr>
                <w:noProof/>
                <w:webHidden/>
              </w:rPr>
              <w:fldChar w:fldCharType="begin"/>
            </w:r>
            <w:r>
              <w:rPr>
                <w:noProof/>
                <w:webHidden/>
              </w:rPr>
              <w:instrText xml:space="preserve"> PAGEREF _Toc231762166 \h </w:instrText>
            </w:r>
            <w:r>
              <w:rPr>
                <w:noProof/>
                <w:webHidden/>
              </w:rPr>
            </w:r>
            <w:r>
              <w:rPr>
                <w:noProof/>
                <w:webHidden/>
              </w:rPr>
              <w:fldChar w:fldCharType="separate"/>
            </w:r>
            <w:r>
              <w:rPr>
                <w:noProof/>
                <w:webHidden/>
              </w:rPr>
              <w:t>78</w:t>
            </w:r>
            <w:r>
              <w:rPr>
                <w:noProof/>
                <w:webHidden/>
              </w:rPr>
              <w:fldChar w:fldCharType="end"/>
            </w:r>
          </w:hyperlink>
        </w:p>
        <w:p w14:paraId="67E337D2" w14:textId="582F4C0B"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7" w:history="1">
            <w:r w:rsidRPr="00E277B0">
              <w:rPr>
                <w:rStyle w:val="Hyperlink"/>
                <w:noProof/>
              </w:rPr>
              <w:t>Conditions: auditing what enables or constrains</w:t>
            </w:r>
            <w:r>
              <w:rPr>
                <w:noProof/>
                <w:webHidden/>
              </w:rPr>
              <w:tab/>
            </w:r>
            <w:r>
              <w:rPr>
                <w:noProof/>
                <w:webHidden/>
              </w:rPr>
              <w:fldChar w:fldCharType="begin"/>
            </w:r>
            <w:r>
              <w:rPr>
                <w:noProof/>
                <w:webHidden/>
              </w:rPr>
              <w:instrText xml:space="preserve"> PAGEREF _Toc231762167 \h </w:instrText>
            </w:r>
            <w:r>
              <w:rPr>
                <w:noProof/>
                <w:webHidden/>
              </w:rPr>
            </w:r>
            <w:r>
              <w:rPr>
                <w:noProof/>
                <w:webHidden/>
              </w:rPr>
              <w:fldChar w:fldCharType="separate"/>
            </w:r>
            <w:r>
              <w:rPr>
                <w:noProof/>
                <w:webHidden/>
              </w:rPr>
              <w:t>78</w:t>
            </w:r>
            <w:r>
              <w:rPr>
                <w:noProof/>
                <w:webHidden/>
              </w:rPr>
              <w:fldChar w:fldCharType="end"/>
            </w:r>
          </w:hyperlink>
        </w:p>
        <w:p w14:paraId="12E15A52" w14:textId="74D6F7E6"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8" w:history="1">
            <w:r w:rsidRPr="00E277B0">
              <w:rPr>
                <w:rStyle w:val="Hyperlink"/>
                <w:noProof/>
              </w:rPr>
              <w:t>Steering: acting on the conditions</w:t>
            </w:r>
            <w:r>
              <w:rPr>
                <w:noProof/>
                <w:webHidden/>
              </w:rPr>
              <w:tab/>
            </w:r>
            <w:r>
              <w:rPr>
                <w:noProof/>
                <w:webHidden/>
              </w:rPr>
              <w:fldChar w:fldCharType="begin"/>
            </w:r>
            <w:r>
              <w:rPr>
                <w:noProof/>
                <w:webHidden/>
              </w:rPr>
              <w:instrText xml:space="preserve"> PAGEREF _Toc231762168 \h </w:instrText>
            </w:r>
            <w:r>
              <w:rPr>
                <w:noProof/>
                <w:webHidden/>
              </w:rPr>
            </w:r>
            <w:r>
              <w:rPr>
                <w:noProof/>
                <w:webHidden/>
              </w:rPr>
              <w:fldChar w:fldCharType="separate"/>
            </w:r>
            <w:r>
              <w:rPr>
                <w:noProof/>
                <w:webHidden/>
              </w:rPr>
              <w:t>79</w:t>
            </w:r>
            <w:r>
              <w:rPr>
                <w:noProof/>
                <w:webHidden/>
              </w:rPr>
              <w:fldChar w:fldCharType="end"/>
            </w:r>
          </w:hyperlink>
        </w:p>
        <w:p w14:paraId="6A52A5E6" w14:textId="4104307F"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69" w:history="1">
            <w:r w:rsidRPr="00E277B0">
              <w:rPr>
                <w:rStyle w:val="Hyperlink"/>
                <w:noProof/>
              </w:rPr>
              <w:t>Applying: putting agentic AI to work</w:t>
            </w:r>
            <w:r>
              <w:rPr>
                <w:noProof/>
                <w:webHidden/>
              </w:rPr>
              <w:tab/>
            </w:r>
            <w:r>
              <w:rPr>
                <w:noProof/>
                <w:webHidden/>
              </w:rPr>
              <w:fldChar w:fldCharType="begin"/>
            </w:r>
            <w:r>
              <w:rPr>
                <w:noProof/>
                <w:webHidden/>
              </w:rPr>
              <w:instrText xml:space="preserve"> PAGEREF _Toc231762169 \h </w:instrText>
            </w:r>
            <w:r>
              <w:rPr>
                <w:noProof/>
                <w:webHidden/>
              </w:rPr>
            </w:r>
            <w:r>
              <w:rPr>
                <w:noProof/>
                <w:webHidden/>
              </w:rPr>
              <w:fldChar w:fldCharType="separate"/>
            </w:r>
            <w:r>
              <w:rPr>
                <w:noProof/>
                <w:webHidden/>
              </w:rPr>
              <w:t>79</w:t>
            </w:r>
            <w:r>
              <w:rPr>
                <w:noProof/>
                <w:webHidden/>
              </w:rPr>
              <w:fldChar w:fldCharType="end"/>
            </w:r>
          </w:hyperlink>
        </w:p>
        <w:p w14:paraId="7FB3458A" w14:textId="25EF2999" w:rsidR="007C20CF" w:rsidRDefault="007C20CF">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762170" w:history="1">
            <w:r w:rsidRPr="00E277B0">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_Toc231762170 \h </w:instrText>
            </w:r>
            <w:r>
              <w:rPr>
                <w:noProof/>
                <w:webHidden/>
              </w:rPr>
            </w:r>
            <w:r>
              <w:rPr>
                <w:noProof/>
                <w:webHidden/>
              </w:rPr>
              <w:fldChar w:fldCharType="separate"/>
            </w:r>
            <w:r>
              <w:rPr>
                <w:noProof/>
                <w:webHidden/>
              </w:rPr>
              <w:t>80</w:t>
            </w:r>
            <w:r>
              <w:rPr>
                <w:noProof/>
                <w:webHidden/>
              </w:rPr>
              <w:fldChar w:fldCharType="end"/>
            </w:r>
          </w:hyperlink>
        </w:p>
        <w:p w14:paraId="6017C66D" w14:textId="1B7FA8EF" w:rsidR="007C20CF" w:rsidRDefault="007C20CF">
          <w:r>
            <w:fldChar w:fldCharType="end"/>
          </w:r>
        </w:p>
      </w:sdtContent>
    </w:sdt>
    <w:p w14:paraId="4FF61755" w14:textId="77777777" w:rsidR="00401741" w:rsidRDefault="00401741">
      <w:pPr>
        <w:sectPr w:rsidR="00401741">
          <w:headerReference w:type="default" r:id="rId9"/>
          <w:footerReference w:type="default" r:id="rId10"/>
          <w:headerReference w:type="first" r:id="rId11"/>
          <w:footerReference w:type="first" r:id="rId12"/>
          <w:pgSz w:w="12240" w:h="15840"/>
          <w:pgMar w:top="1440" w:right="1440" w:bottom="1440" w:left="1440" w:header="720" w:footer="720" w:gutter="0"/>
          <w:pgNumType w:start="0"/>
          <w:cols w:space="708"/>
          <w:titlePg/>
        </w:sectPr>
      </w:pPr>
    </w:p>
    <w:p w14:paraId="2EE9F684" w14:textId="77777777" w:rsidR="00401741" w:rsidRDefault="00B55EB8">
      <w:pPr>
        <w:pStyle w:val="Heading1"/>
      </w:pPr>
      <w:bookmarkStart w:id="1" w:name="_Toc231762137"/>
      <w:r>
        <w:lastRenderedPageBreak/>
        <w:t xml:space="preserve">1.       </w:t>
      </w:r>
      <w:commentRangeStart w:id="2"/>
      <w:r>
        <w:t>Introduction</w:t>
      </w:r>
      <w:bookmarkEnd w:id="1"/>
      <w:commentRangeEnd w:id="2"/>
      <w:r w:rsidR="007C20CF">
        <w:rPr>
          <w:rStyle w:val="CommentReference"/>
          <w:sz w:val="22"/>
          <w:szCs w:val="22"/>
        </w:rPr>
        <w:commentReference w:id="2"/>
      </w:r>
    </w:p>
    <w:p w14:paraId="0D9F4A37" w14:textId="0BE7E592" w:rsidR="00301F9E" w:rsidRDefault="00B55EB8">
      <w:r>
        <w:t xml:space="preserve">Generative Artificial Intelligence (GenAI) is often seen as the replacement for a vast array of knowledge jobs (Bessen, 2018). </w:t>
      </w:r>
      <w:commentRangeStart w:id="3"/>
      <w:r>
        <w:t>Furthermore</w:t>
      </w:r>
      <w:commentRangeEnd w:id="3"/>
      <w:r w:rsidR="007C20CF">
        <w:rPr>
          <w:rStyle w:val="CommentReference"/>
          <w:sz w:val="22"/>
          <w:szCs w:val="22"/>
        </w:rPr>
        <w:commentReference w:id="3"/>
      </w:r>
      <w:r>
        <w:t xml:space="preserve">, marketing and sales might be the largest opportunity of all, representing about one-third of the expected market </w:t>
      </w:r>
      <w:r w:rsidR="00795C3D">
        <w:t>va</w:t>
      </w:r>
      <w:r w:rsidR="00A17CD2">
        <w:t>lue</w:t>
      </w:r>
      <w:r>
        <w:t xml:space="preserve"> of AI (Mayer et al., </w:t>
      </w:r>
      <w:commentRangeStart w:id="4"/>
      <w:r>
        <w:t>2025</w:t>
      </w:r>
      <w:commentRangeEnd w:id="4"/>
      <w:r w:rsidR="007C20CF">
        <w:rPr>
          <w:rStyle w:val="CommentReference"/>
          <w:sz w:val="22"/>
          <w:szCs w:val="22"/>
        </w:rPr>
        <w:commentReference w:id="4"/>
      </w:r>
      <w:r>
        <w:t>).</w:t>
      </w:r>
    </w:p>
    <w:p w14:paraId="3352C12C" w14:textId="2E084080" w:rsidR="00401741" w:rsidRDefault="00B55EB8">
      <w:r>
        <w:t xml:space="preserve">However, in marketing (and arguably in many other domains), AI still mainly serves as a </w:t>
      </w:r>
      <w:r w:rsidR="002139D2">
        <w:t>question-and-answer</w:t>
      </w:r>
      <w:r>
        <w:t xml:space="preserve"> machine, largely focusing on brainstorming and content generation, rather than a system that can really do the work or make a meaningful contribution to a vast amount of normal daily tasks (Brinker &amp; Riemersma, 2025). </w:t>
      </w:r>
    </w:p>
    <w:p w14:paraId="08C98589" w14:textId="77777777" w:rsidR="00401741" w:rsidRDefault="00B55EB8">
      <w:r>
        <w:t>Recent and quickly evolving technologies provide AI with the relevant context and access to tools (</w:t>
      </w:r>
      <w:r>
        <w:rPr>
          <w:color w:val="222222"/>
          <w:highlight w:val="white"/>
        </w:rPr>
        <w:t>Acharya et al., 2025)</w:t>
      </w:r>
      <w:r>
        <w:t xml:space="preserve">, which should enable it to start making meaningful contributions to these daily tasks. These innovations have led to </w:t>
      </w:r>
      <w:commentRangeStart w:id="5"/>
      <w:r>
        <w:t>agentic</w:t>
      </w:r>
      <w:commentRangeEnd w:id="5"/>
      <w:r w:rsidR="007C20CF">
        <w:rPr>
          <w:rStyle w:val="CommentReference"/>
          <w:sz w:val="22"/>
          <w:szCs w:val="22"/>
        </w:rPr>
        <w:commentReference w:id="5"/>
      </w:r>
      <w: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4ED92D19" w14:textId="77777777" w:rsidR="00401741" w:rsidRDefault="00B55EB8">
      <w:r>
        <w:t>We aim to explore the question</w:t>
      </w:r>
      <w:r>
        <w:rPr>
          <w:i/>
          <w:iCs/>
        </w:rPr>
        <w:t xml:space="preserve"> “How do marketing managers create value with agentic AI?”</w:t>
      </w:r>
      <w:r>
        <w:rPr>
          <w:b/>
          <w:bCs/>
        </w:rPr>
        <w:t xml:space="preserve">  </w:t>
      </w:r>
      <w:r>
        <w:t xml:space="preserve">The potential of agentic AI within the context of marketing is largely unexplored empirically in academic </w:t>
      </w:r>
      <w:commentRangeStart w:id="6"/>
      <w:r>
        <w:t>literature</w:t>
      </w:r>
      <w:commentRangeEnd w:id="6"/>
      <w:r w:rsidR="007C20CF">
        <w:rPr>
          <w:rStyle w:val="CommentReference"/>
          <w:sz w:val="22"/>
          <w:szCs w:val="22"/>
        </w:rPr>
        <w:commentReference w:id="6"/>
      </w:r>
      <w:r>
        <w:t xml:space="preserve">, especially outside the context of content </w:t>
      </w:r>
      <w:commentRangeStart w:id="7"/>
      <w:r>
        <w:t>generation</w:t>
      </w:r>
      <w:commentRangeEnd w:id="7"/>
      <w:r w:rsidR="007C20CF">
        <w:rPr>
          <w:rStyle w:val="CommentReference"/>
          <w:sz w:val="22"/>
          <w:szCs w:val="22"/>
        </w:rPr>
        <w:commentReference w:id="7"/>
      </w:r>
      <w:r>
        <w:t>. Many researchers are making calls for research regarding agentic AI within the marketing field (Kim, 2025) or for research with a wider scope that covers this scope (Mogaji &amp; Jain, 2024; Jain &amp; Eastman, 2024). To guide the research, the following subquestions are used:</w:t>
      </w:r>
    </w:p>
    <w:p w14:paraId="7CA40493" w14:textId="0A2296E6" w:rsidR="00401741" w:rsidRDefault="00B55EB8">
      <w:pPr>
        <w:numPr>
          <w:ilvl w:val="0"/>
          <w:numId w:val="3"/>
        </w:numPr>
      </w:pPr>
      <w:r>
        <w:t>How do marketing manager</w:t>
      </w:r>
      <w:commentRangeStart w:id="8"/>
      <w:r>
        <w:t>s identify and translate agentic</w:t>
      </w:r>
      <w:commentRangeEnd w:id="8"/>
      <w:r w:rsidR="007C20CF">
        <w:rPr>
          <w:rStyle w:val="CommentReference"/>
          <w:sz w:val="22"/>
          <w:szCs w:val="22"/>
        </w:rPr>
        <w:commentReference w:id="8"/>
      </w:r>
      <w:r>
        <w:t xml:space="preserve"> AI opportunities into value-creating </w:t>
      </w:r>
      <w:r w:rsidR="00D854C1">
        <w:t xml:space="preserve">implementations for </w:t>
      </w:r>
      <w:r>
        <w:t>marketing?</w:t>
      </w:r>
    </w:p>
    <w:p w14:paraId="3B507C34" w14:textId="77777777" w:rsidR="00401741" w:rsidRDefault="00B55EB8">
      <w:pPr>
        <w:numPr>
          <w:ilvl w:val="0"/>
          <w:numId w:val="3"/>
        </w:numPr>
      </w:pPr>
      <w:r>
        <w:t>How do marketing managers enable adoption of agentic AI solutions?</w:t>
      </w:r>
    </w:p>
    <w:p w14:paraId="19B9BA06" w14:textId="77777777" w:rsidR="00401741" w:rsidRDefault="00B55EB8">
      <w:pPr>
        <w:numPr>
          <w:ilvl w:val="0"/>
          <w:numId w:val="3"/>
        </w:numPr>
      </w:pPr>
      <w:r>
        <w:lastRenderedPageBreak/>
        <w:t xml:space="preserve">How do marketing managers navigate obstacles and risks in the process of creating value through agentic </w:t>
      </w:r>
      <w:commentRangeStart w:id="9"/>
      <w:commentRangeStart w:id="10"/>
      <w:r>
        <w:t>AI</w:t>
      </w:r>
      <w:commentRangeEnd w:id="9"/>
      <w:r w:rsidR="007C20CF">
        <w:rPr>
          <w:rStyle w:val="CommentReference"/>
          <w:sz w:val="22"/>
          <w:szCs w:val="22"/>
        </w:rPr>
        <w:commentReference w:id="9"/>
      </w:r>
      <w:commentRangeEnd w:id="10"/>
      <w:r w:rsidR="00D854C1">
        <w:rPr>
          <w:rStyle w:val="CommentReference"/>
          <w:sz w:val="22"/>
          <w:szCs w:val="22"/>
        </w:rPr>
        <w:commentReference w:id="10"/>
      </w:r>
      <w:r>
        <w:t>?</w:t>
      </w:r>
    </w:p>
    <w:p w14:paraId="05223793" w14:textId="351FCE28" w:rsidR="00401741" w:rsidRDefault="00B55EB8">
      <w:commentRangeStart w:id="11"/>
      <w:r>
        <w:t xml:space="preserve">By focusing specifically on agentic AI systems, this research seeks to move beyond the frequent focus on Generative AI and specific associated tasks (e.g., content </w:t>
      </w:r>
      <w:commentRangeStart w:id="12"/>
      <w:commentRangeStart w:id="13"/>
      <w:r>
        <w:t>generation</w:t>
      </w:r>
      <w:commentRangeEnd w:id="12"/>
      <w:r w:rsidR="007C20CF">
        <w:rPr>
          <w:rStyle w:val="CommentReference"/>
          <w:sz w:val="22"/>
          <w:szCs w:val="22"/>
        </w:rPr>
        <w:commentReference w:id="12"/>
      </w:r>
      <w:commentRangeEnd w:id="13"/>
      <w:r w:rsidR="009E5D50">
        <w:rPr>
          <w:rStyle w:val="CommentReference"/>
          <w:sz w:val="22"/>
          <w:szCs w:val="22"/>
        </w:rPr>
        <w:commentReference w:id="13"/>
      </w:r>
      <w:ins w:id="14" w:author="Stefanie B." w:date="2026-01-20T11:40:00Z">
        <w:r>
          <w:t>)</w:t>
        </w:r>
      </w:ins>
      <w:r>
        <w:t xml:space="preserve"> to examine the broader spectrum of value creation related to the emerging, and more complex, technology of Agentic AI</w:t>
      </w:r>
      <w:commentRangeEnd w:id="11"/>
      <w:r w:rsidR="007C20CF">
        <w:rPr>
          <w:rStyle w:val="CommentReference"/>
          <w:sz w:val="22"/>
          <w:szCs w:val="22"/>
        </w:rPr>
        <w:commentReference w:id="11"/>
      </w:r>
      <w:r>
        <w:t>. The question is deliberately exploratory in nature, acknowledging that the field is still emerging and that both theoretical understanding and practical guidance are largely underdeveloped but valuable to the field.</w:t>
      </w:r>
    </w:p>
    <w:p w14:paraId="0CBAA925" w14:textId="10893BA3" w:rsidR="00401741" w:rsidRDefault="00B55EB8">
      <w:r>
        <w:t xml:space="preserve">Despite the significant attention paid to GenAI in both academic literature and practitioner </w:t>
      </w:r>
      <w:commentRangeStart w:id="15"/>
      <w:r>
        <w:t>discourse</w:t>
      </w:r>
      <w:commentRangeEnd w:id="15"/>
      <w:r w:rsidR="007C20CF">
        <w:rPr>
          <w:rStyle w:val="CommentReference"/>
          <w:sz w:val="22"/>
          <w:szCs w:val="22"/>
        </w:rPr>
        <w:commentReference w:id="15"/>
      </w:r>
      <w: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16"/>
      <w:r>
        <w:t>processes</w:t>
      </w:r>
      <w:commentRangeEnd w:id="16"/>
      <w:r w:rsidR="007C20CF">
        <w:rPr>
          <w:rStyle w:val="CommentReference"/>
          <w:sz w:val="22"/>
          <w:szCs w:val="22"/>
        </w:rPr>
        <w:commentReference w:id="16"/>
      </w:r>
      <w:r>
        <w:t>.</w:t>
      </w:r>
    </w:p>
    <w:p w14:paraId="6FF7A065" w14:textId="77777777" w:rsidR="00401741" w:rsidRDefault="00B55EB8">
      <w: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09D12620" w14:textId="42ED8048" w:rsidR="00401741" w:rsidRDefault="00B55EB8">
      <w:r>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01C42D89" w14:textId="77777777" w:rsidR="00401741" w:rsidRDefault="00B55EB8">
      <w:commentRangeStart w:id="17"/>
      <w:r>
        <w:t>This research makes several important contributions to both academic knowledge and management practice.</w:t>
      </w:r>
    </w:p>
    <w:p w14:paraId="5E138E1A" w14:textId="77777777" w:rsidR="00401741" w:rsidRDefault="00B55EB8">
      <w:r>
        <w:t xml:space="preserve">Academic contributions include: </w:t>
      </w:r>
    </w:p>
    <w:p w14:paraId="2F3F512B" w14:textId="77777777" w:rsidR="00401741" w:rsidRDefault="00B55EB8">
      <w:pPr>
        <w:numPr>
          <w:ilvl w:val="0"/>
          <w:numId w:val="1"/>
        </w:numPr>
      </w:pPr>
      <w:r>
        <w:lastRenderedPageBreak/>
        <w:t>Addressing the gap in literature regarding GenAI applications in marketing beyond content generation</w:t>
      </w:r>
    </w:p>
    <w:p w14:paraId="4E938F6B" w14:textId="77777777" w:rsidR="00F91AB1" w:rsidRDefault="00B55EB8" w:rsidP="00F91AB1">
      <w:pPr>
        <w:numPr>
          <w:ilvl w:val="0"/>
          <w:numId w:val="1"/>
        </w:numPr>
      </w:pPr>
      <w:r>
        <w:t xml:space="preserve">Providing empirical insights into the emerging domain of agentic AI systems in marketing contexts </w:t>
      </w:r>
    </w:p>
    <w:p w14:paraId="7D41AF4E" w14:textId="6E1C4BC4" w:rsidR="00401741" w:rsidRDefault="00B55EB8" w:rsidP="00F91AB1">
      <w:pPr>
        <w:numPr>
          <w:ilvl w:val="0"/>
          <w:numId w:val="1"/>
        </w:numPr>
      </w:pPr>
      <w:r>
        <w:t>Contributing to the broader discourse on digital transformation by examining a new technological wave</w:t>
      </w:r>
    </w:p>
    <w:p w14:paraId="5BEF3740" w14:textId="77777777" w:rsidR="00401741" w:rsidRDefault="00B55EB8">
      <w:r>
        <w:t>Practical contributions include:</w:t>
      </w:r>
    </w:p>
    <w:p w14:paraId="03276C18" w14:textId="77777777" w:rsidR="00401741" w:rsidRDefault="00B55EB8">
      <w:pPr>
        <w:numPr>
          <w:ilvl w:val="0"/>
          <w:numId w:val="8"/>
        </w:numPr>
      </w:pPr>
      <w:r>
        <w:t>Providing marketing managers with frameworks and insights to identify valuable GenAI opportunities</w:t>
      </w:r>
    </w:p>
    <w:p w14:paraId="1A6A8008" w14:textId="77777777" w:rsidR="00401741" w:rsidRDefault="00B55EB8">
      <w:pPr>
        <w:numPr>
          <w:ilvl w:val="0"/>
          <w:numId w:val="8"/>
        </w:numPr>
      </w:pPr>
      <w:r>
        <w:t>Offering guidance on best practices for implementing and scaling GenAI initiatives in marketing organizations</w:t>
      </w:r>
    </w:p>
    <w:p w14:paraId="02BE65F0" w14:textId="77777777" w:rsidR="00401741" w:rsidRDefault="00B55EB8">
      <w:pPr>
        <w:numPr>
          <w:ilvl w:val="0"/>
          <w:numId w:val="8"/>
        </w:numPr>
      </w:pPr>
      <w:r>
        <w:t>Supporting more informed decision-making regarding marketing technology investments and organizational change</w:t>
      </w:r>
    </w:p>
    <w:p w14:paraId="5D59670D" w14:textId="77777777" w:rsidR="00401741" w:rsidRDefault="00B55EB8">
      <w:pPr>
        <w:numPr>
          <w:ilvl w:val="0"/>
          <w:numId w:val="8"/>
        </w:numPr>
      </w:pPr>
      <w:r>
        <w:t xml:space="preserve">Enabling marketing departments to operate more efficiently and create greater value through strategic GenAI </w:t>
      </w:r>
      <w:commentRangeStart w:id="18"/>
      <w:r>
        <w:t>adoption</w:t>
      </w:r>
      <w:commentRangeEnd w:id="18"/>
      <w:r w:rsidR="007C20CF">
        <w:rPr>
          <w:rStyle w:val="CommentReference"/>
          <w:sz w:val="22"/>
          <w:szCs w:val="22"/>
        </w:rPr>
        <w:commentReference w:id="18"/>
      </w:r>
      <w:commentRangeEnd w:id="17"/>
      <w:r w:rsidR="007C20CF">
        <w:rPr>
          <w:rStyle w:val="CommentReference"/>
          <w:sz w:val="22"/>
          <w:szCs w:val="22"/>
        </w:rPr>
        <w:commentReference w:id="17"/>
      </w:r>
    </w:p>
    <w:p w14:paraId="49D346C6" w14:textId="6E9B6387" w:rsidR="00401741" w:rsidRDefault="00B55EB8">
      <w:pPr>
        <w:pStyle w:val="Heading2"/>
      </w:pPr>
      <w:bookmarkStart w:id="19" w:name="_Toc231762138"/>
      <w:commentRangeStart w:id="20"/>
      <w:r w:rsidRPr="007C20CF">
        <w:rPr>
          <w:color w:val="9BBB59" w:themeColor="accent3"/>
        </w:rPr>
        <w:t>1.4.</w:t>
      </w:r>
      <w:r w:rsidR="00F13EB1" w:rsidRPr="007C20CF">
        <w:rPr>
          <w:color w:val="9BBB59" w:themeColor="accent3"/>
        </w:rPr>
        <w:tab/>
      </w:r>
      <w:r w:rsidRPr="007C20CF">
        <w:rPr>
          <w:color w:val="9BBB59" w:themeColor="accent3"/>
        </w:rPr>
        <w:t>Structure of the Thesis</w:t>
      </w:r>
      <w:bookmarkEnd w:id="19"/>
      <w:commentRangeEnd w:id="20"/>
      <w:r w:rsidR="007C20CF">
        <w:rPr>
          <w:rStyle w:val="CommentReference"/>
          <w:sz w:val="22"/>
          <w:szCs w:val="22"/>
        </w:rPr>
        <w:commentReference w:id="20"/>
      </w:r>
      <w:r>
        <w:br w:type="page"/>
      </w:r>
    </w:p>
    <w:p w14:paraId="7668ED09" w14:textId="0CEE0839" w:rsidR="00401741" w:rsidRDefault="00B55EB8" w:rsidP="00C01920">
      <w:pPr>
        <w:pStyle w:val="Heading1"/>
      </w:pPr>
      <w:bookmarkStart w:id="21" w:name="_Toc231762139"/>
      <w:r>
        <w:lastRenderedPageBreak/>
        <w:t xml:space="preserve">2. </w:t>
      </w:r>
      <w:r>
        <w:tab/>
        <w:t>Literature Review (~4k words)</w:t>
      </w:r>
      <w:bookmarkEnd w:id="21"/>
    </w:p>
    <w:p w14:paraId="512E9191" w14:textId="0529B11E" w:rsidR="00401741" w:rsidRPr="00C01920" w:rsidRDefault="00B55EB8" w:rsidP="00C01920">
      <w:pPr>
        <w:pStyle w:val="Heading2"/>
        <w:rPr>
          <w:b w:val="0"/>
          <w:bCs w:val="0"/>
          <w:i/>
          <w:iCs/>
        </w:rPr>
      </w:pPr>
      <w:bookmarkStart w:id="22" w:name="_Toc231762140"/>
      <w:r>
        <w:t xml:space="preserve">2.1. </w:t>
      </w:r>
      <w:r>
        <w:tab/>
        <w:t>The historical development of AI</w:t>
      </w:r>
      <w:bookmarkEnd w:id="22"/>
    </w:p>
    <w:p w14:paraId="0293395A" w14:textId="77777777" w:rsidR="00401741" w:rsidRDefault="00B55EB8">
      <w:r>
        <w:t xml:space="preserve">The term Artificial Intelligence (AI) has been around since the 1950s to describe “intelligent </w:t>
      </w:r>
      <w:commentRangeStart w:id="23"/>
      <w:r>
        <w:t>machines</w:t>
      </w:r>
      <w:commentRangeEnd w:id="23"/>
      <w:r w:rsidR="007C20CF">
        <w:rPr>
          <w:rStyle w:val="CommentReference"/>
          <w:sz w:val="22"/>
          <w:szCs w:val="22"/>
        </w:rPr>
        <w:commentReference w:id="23"/>
      </w:r>
      <w:r>
        <w:t>”, it is often associated with systems that perform tasks that are typically associated with human cognition (Xu et al., 2021). AI can be broadly categorized into two categories:</w:t>
      </w:r>
    </w:p>
    <w:p w14:paraId="650BE4B8" w14:textId="51F60EE8" w:rsidR="00401741" w:rsidRDefault="00B55EB8">
      <w:pPr>
        <w:numPr>
          <w:ilvl w:val="0"/>
          <w:numId w:val="2"/>
        </w:numPr>
      </w:pPr>
      <w:r>
        <w:t>Expert systems: Where rules and heuristics written by humans define the output of the system (</w:t>
      </w:r>
      <w:r>
        <w:rPr>
          <w:highlight w:val="white"/>
        </w:rPr>
        <w:t>Kastner &amp; Hong, 1984)</w:t>
      </w:r>
      <w:r>
        <w:t xml:space="preserve">. An example of this </w:t>
      </w:r>
      <w:r w:rsidR="00E67F08">
        <w:t>can be seen in early games where playing against the computer was noted as playing against the AI</w:t>
      </w:r>
      <w:commentRangeStart w:id="24"/>
      <w:r>
        <w:t>.</w:t>
      </w:r>
      <w:commentRangeEnd w:id="24"/>
      <w:r w:rsidR="007C20CF">
        <w:rPr>
          <w:rStyle w:val="CommentReference"/>
          <w:sz w:val="22"/>
          <w:szCs w:val="22"/>
        </w:rPr>
        <w:commentReference w:id="24"/>
      </w:r>
    </w:p>
    <w:p w14:paraId="14525B70" w14:textId="77777777" w:rsidR="00401741" w:rsidRDefault="00B55EB8">
      <w:pPr>
        <w:numPr>
          <w:ilvl w:val="0"/>
          <w:numId w:val="2"/>
        </w:numPr>
      </w:pPr>
      <w:r>
        <w:t>Machine learning: Where data is used to train a model (</w:t>
      </w:r>
      <w:r>
        <w:rPr>
          <w:highlight w:val="white"/>
        </w:rPr>
        <w:t>Shinde &amp; Shah, 2018)</w:t>
      </w:r>
      <w:r>
        <w:t>.</w:t>
      </w:r>
    </w:p>
    <w:p w14:paraId="368A9415" w14:textId="57D466A1" w:rsidR="00401741" w:rsidRDefault="00B55EB8">
      <w: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5"/>
      <w:r>
        <w:t>qualification</w:t>
      </w:r>
      <w:commentRangeEnd w:id="25"/>
      <w:r w:rsidR="007C20CF">
        <w:rPr>
          <w:rStyle w:val="CommentReference"/>
          <w:sz w:val="22"/>
          <w:szCs w:val="22"/>
        </w:rPr>
        <w:commentReference w:id="25"/>
      </w:r>
      <w:r>
        <w:t xml:space="preserve"> (Heimbach et al., 2015; Järvinen &amp; Taiminen, 2016; Guercini, 2022; Guercini, 2023). </w:t>
      </w:r>
    </w:p>
    <w:p w14:paraId="7D5FAC89" w14:textId="77777777" w:rsidR="00401741" w:rsidRDefault="00B55EB8">
      <w:r>
        <w:t xml:space="preserve">Machine learning is also widely used in marketing, particularly for customer segmentation, forecasting, recommender systems, consumer-behavior prediction, and content analysis (Duarte et al., </w:t>
      </w:r>
      <w:commentRangeStart w:id="26"/>
      <w:commentRangeStart w:id="27"/>
      <w:r>
        <w:t>2022</w:t>
      </w:r>
      <w:commentRangeEnd w:id="26"/>
      <w:r w:rsidR="007C20CF">
        <w:rPr>
          <w:rStyle w:val="CommentReference"/>
          <w:sz w:val="22"/>
          <w:szCs w:val="22"/>
        </w:rPr>
        <w:commentReference w:id="26"/>
      </w:r>
      <w:commentRangeEnd w:id="27"/>
      <w:r w:rsidR="00CE1493">
        <w:rPr>
          <w:rStyle w:val="CommentReference"/>
          <w:sz w:val="22"/>
          <w:szCs w:val="22"/>
        </w:rPr>
        <w:commentReference w:id="27"/>
      </w:r>
      <w: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5A6B0BD7" w14:textId="67145D8B" w:rsidR="00401741" w:rsidRDefault="00B55EB8">
      <w:r>
        <w:lastRenderedPageBreak/>
        <w:t xml:space="preserve">Deep learning is a specific form of machine learning that uses neural networks consisting of multiple </w:t>
      </w:r>
      <w:commentRangeStart w:id="28"/>
      <w:r>
        <w:t>layers</w:t>
      </w:r>
      <w:commentRangeEnd w:id="28"/>
      <w:r w:rsidR="007C20CF">
        <w:rPr>
          <w:rStyle w:val="CommentReference"/>
          <w:sz w:val="22"/>
          <w:szCs w:val="22"/>
        </w:rPr>
        <w:commentReference w:id="28"/>
      </w:r>
      <w:r>
        <w:t xml:space="preserve"> (</w:t>
      </w:r>
      <w:r>
        <w:rPr>
          <w:highlight w:val="white"/>
          <w:lang w:val="en-US"/>
        </w:rPr>
        <w:t>LeCun</w:t>
      </w:r>
      <w:r>
        <w:rPr>
          <w:lang w:val="en-US"/>
        </w:rPr>
        <w:t xml:space="preserve"> et al., 2015)</w:t>
      </w:r>
      <w:r>
        <w:t xml:space="preserve">. </w:t>
      </w:r>
      <w:r w:rsidR="00CE1493">
        <w:t>This approach became more prevalent after the groundbreaking performance of</w:t>
      </w:r>
      <w:r>
        <w:t xml:space="preserve"> A</w:t>
      </w:r>
      <w:commentRangeStart w:id="29"/>
      <w:r>
        <w:t>lexNet (Krizhevsky et al., 2012)</w:t>
      </w:r>
      <w:r w:rsidR="00CE1493">
        <w:t xml:space="preserve"> within the domain of image reconition</w:t>
      </w:r>
      <w:commentRangeEnd w:id="29"/>
      <w:r w:rsidR="007C20CF">
        <w:rPr>
          <w:rStyle w:val="CommentReference"/>
          <w:sz w:val="22"/>
          <w:szCs w:val="22"/>
        </w:rPr>
        <w:commentReference w:id="29"/>
      </w:r>
      <w:r w:rsidR="00CE1493">
        <w:t xml:space="preserve"> </w:t>
      </w:r>
      <w:r>
        <w:t xml:space="preserve">Probably the best-known early applications of deep learning in marketing revolve around </w:t>
      </w:r>
      <w:commentRangeStart w:id="30"/>
      <w:r>
        <w:t>chatbots</w:t>
      </w:r>
      <w:commentRangeEnd w:id="30"/>
      <w:r w:rsidR="007C20CF">
        <w:rPr>
          <w:rStyle w:val="CommentReference"/>
          <w:sz w:val="22"/>
          <w:szCs w:val="22"/>
        </w:rPr>
        <w:commentReference w:id="30"/>
      </w:r>
      <w:r>
        <w:t xml:space="preserve">. After </w:t>
      </w:r>
      <w:commentRangeStart w:id="31"/>
      <w:commentRangeStart w:id="32"/>
      <w:r>
        <w:t>word2vec</w:t>
      </w:r>
      <w:commentRangeEnd w:id="31"/>
      <w:r w:rsidR="007C20CF">
        <w:rPr>
          <w:rStyle w:val="CommentReference"/>
          <w:sz w:val="22"/>
          <w:szCs w:val="22"/>
        </w:rPr>
        <w:commentReference w:id="31"/>
      </w:r>
      <w:commentRangeEnd w:id="32"/>
      <w:r w:rsidR="00CE1493">
        <w:rPr>
          <w:rStyle w:val="CommentReference"/>
          <w:sz w:val="22"/>
          <w:szCs w:val="22"/>
        </w:rPr>
        <w:commentReference w:id="32"/>
      </w:r>
      <w:r>
        <w:t xml:space="preserve"> (Mikolov et al., 2013), which gave a numerical representation of words, it became possible to match user questions to question-and-answer sets that were explicitly collected. This gave rise to early chatbots, which could answer </w:t>
      </w:r>
      <w:r w:rsidR="00D84575">
        <w:t>well-documented</w:t>
      </w:r>
      <w:commentRangeStart w:id="33"/>
      <w:r>
        <w:t xml:space="preserve"> </w:t>
      </w:r>
      <w:commentRangeEnd w:id="33"/>
      <w:r w:rsidR="007C20CF">
        <w:rPr>
          <w:rStyle w:val="CommentReference"/>
          <w:sz w:val="22"/>
          <w:szCs w:val="22"/>
        </w:rPr>
        <w:commentReference w:id="33"/>
      </w:r>
      <w:r>
        <w:t>questions (</w:t>
      </w:r>
      <w:r>
        <w:rPr>
          <w:highlight w:val="white"/>
        </w:rPr>
        <w:t>Dutta et al., 2021)</w:t>
      </w:r>
      <w:r>
        <w:t>.</w:t>
      </w:r>
    </w:p>
    <w:p w14:paraId="57B20B8C" w14:textId="77777777" w:rsidR="00401741" w:rsidRDefault="00B55EB8">
      <w:pPr>
        <w:pStyle w:val="Heading3"/>
      </w:pPr>
      <w:r>
        <w:t>2.1.1.</w:t>
      </w:r>
      <w:r>
        <w:tab/>
        <w:t>The Rise of the LLM</w:t>
      </w:r>
    </w:p>
    <w:p w14:paraId="6471EEE5" w14:textId="61356EAC" w:rsidR="00401741" w:rsidRDefault="00B55EB8">
      <w:pPr>
        <w:rPr>
          <w:del w:id="34" w:author="Stefanie B." w:date="2026-05-11T12:43:00Z"/>
        </w:rPr>
      </w:pPr>
      <w:r>
        <w:t>But the real breakthrough came with the paper “Attention is All You Need” (</w:t>
      </w:r>
      <w:r w:rsidR="00CE1493">
        <w:t>Vaswani</w:t>
      </w:r>
      <w:r>
        <w:t xml:space="preserve"> et al., 2017), which introduced the Transformer model</w:t>
      </w:r>
      <w:r w:rsidR="006F0866">
        <w:t xml:space="preserve"> </w:t>
      </w:r>
      <w:r w:rsidR="00CE1493">
        <w:t>a new technique that made AI much better at analyzing text</w:t>
      </w:r>
      <w:r>
        <w:t xml:space="preserve">. </w:t>
      </w:r>
      <w:r w:rsidR="006F0866">
        <w:t xml:space="preserve">The later term GPT is a technically descriptive name; it stands for generative pretrained transformer (Radford et al., </w:t>
      </w:r>
      <w:commentRangeStart w:id="35"/>
      <w:commentRangeStart w:id="36"/>
      <w:r w:rsidR="006F0866">
        <w:t>2018</w:t>
      </w:r>
      <w:commentRangeEnd w:id="36"/>
      <w:r w:rsidR="007C20CF">
        <w:rPr>
          <w:rStyle w:val="CommentReference"/>
          <w:sz w:val="22"/>
          <w:szCs w:val="22"/>
        </w:rPr>
        <w:commentReference w:id="36"/>
      </w:r>
      <w:commentRangeEnd w:id="35"/>
      <w:r w:rsidR="007C20CF">
        <w:rPr>
          <w:rStyle w:val="CommentReference"/>
          <w:sz w:val="22"/>
          <w:szCs w:val="22"/>
        </w:rPr>
        <w:commentReference w:id="35"/>
      </w:r>
      <w:r w:rsidR="006F0866">
        <w:t xml:space="preserve">) and refers to this technique. </w:t>
      </w:r>
      <w:r>
        <w:t>Training these systems became costly (</w:t>
      </w:r>
      <w:r>
        <w:rPr>
          <w:highlight w:val="white"/>
        </w:rPr>
        <w:t>Cottier, 2024</w:t>
      </w:r>
      <w:r>
        <w:t>) and pretrained models became more prevalent. One of the best-known models from before ChatGPT was BERT in 2018 (Devlin et al., 2019), this model was often applied to categorize text or apply sentiment analysis (</w:t>
      </w:r>
      <w:r>
        <w:rPr>
          <w:highlight w:val="white"/>
        </w:rPr>
        <w:t>Li et al., 2025</w:t>
      </w:r>
      <w:r>
        <w:t>). Within the realm of marketing, this was highly valuable to analyze customer support conversations or product reviews.</w:t>
      </w:r>
      <w:ins w:id="37" w:author="Stefanie B." w:date="2026-05-11T12:43:00Z">
        <w:r>
          <w:t xml:space="preserve"> </w:t>
        </w:r>
      </w:ins>
    </w:p>
    <w:p w14:paraId="70F1F23D" w14:textId="77777777" w:rsidR="006F0866" w:rsidRDefault="00B55EB8">
      <w:r>
        <w:t xml:space="preserve">At the same time, OpenAI worked toward increasingly larger models, starting with GPT-1 (Radford et al., 2018) and becoming widely known with GPT3 (Brown et al., 2020) and ChatGPT (OpenAI, 2022). </w:t>
      </w:r>
    </w:p>
    <w:p w14:paraId="0BE411BB" w14:textId="2BB2D8F9" w:rsidR="00401741" w:rsidRDefault="006F0866">
      <w:r>
        <w:t>Models had</w:t>
      </w:r>
      <w:r w:rsidR="00C7371E">
        <w:t xml:space="preserve"> become generally applicable and can therefore be trained before deciding on a specific application, hence the term </w:t>
      </w:r>
      <w:r>
        <w:t>“</w:t>
      </w:r>
      <w:r w:rsidR="00C7371E">
        <w:t>pretrained</w:t>
      </w:r>
      <w:r>
        <w:t>”</w:t>
      </w:r>
      <w:r w:rsidR="00C7371E">
        <w:t xml:space="preserve">. </w:t>
      </w:r>
      <w:r>
        <w:t>The pretrained nature drastically changes the economic model (</w:t>
      </w:r>
      <w:r>
        <w:rPr>
          <w:highlight w:val="white"/>
        </w:rPr>
        <w:t>Burkhardt &amp; Rieder, 2024)</w:t>
      </w:r>
      <w:r>
        <w:t xml:space="preserve">. Rather than requiring vast amounts of data and having to recoup the cost of training, organizations can now directly start experimenting with the application of </w:t>
      </w:r>
      <w:commentRangeStart w:id="38"/>
      <w:r>
        <w:t>models</w:t>
      </w:r>
      <w:commentRangeEnd w:id="38"/>
      <w:r w:rsidR="007C20CF">
        <w:rPr>
          <w:rStyle w:val="CommentReference"/>
          <w:sz w:val="22"/>
          <w:szCs w:val="22"/>
        </w:rPr>
        <w:commentReference w:id="38"/>
      </w:r>
      <w:r>
        <w:t xml:space="preserve"> (</w:t>
      </w:r>
      <w:r>
        <w:rPr>
          <w:highlight w:val="white"/>
        </w:rPr>
        <w:t>Burkhardt &amp; Rieder, 2024)</w:t>
      </w:r>
      <w:r>
        <w:t xml:space="preserve">. Using pretrained models shifts the </w:t>
      </w:r>
      <w:r>
        <w:lastRenderedPageBreak/>
        <w:t xml:space="preserve">costs from being up-front to usage-based costs, </w:t>
      </w:r>
      <w:r w:rsidR="00175FB5">
        <w:t>making</w:t>
      </w:r>
      <w:r>
        <w:t xml:space="preserve"> AI much more applicable for</w:t>
      </w:r>
      <w:r w:rsidR="00175FB5">
        <w:t>, amongst others,</w:t>
      </w:r>
      <w:r>
        <w:t xml:space="preserve"> small-scale use cases and quick experimentation (</w:t>
      </w:r>
      <w:r>
        <w:rPr>
          <w:highlight w:val="white"/>
        </w:rPr>
        <w:t xml:space="preserve">Burkhardt &amp; Rieder, </w:t>
      </w:r>
      <w:commentRangeStart w:id="39"/>
      <w:r>
        <w:rPr>
          <w:highlight w:val="white"/>
        </w:rPr>
        <w:t>2024</w:t>
      </w:r>
      <w:commentRangeEnd w:id="39"/>
      <w:r w:rsidR="007C20CF">
        <w:rPr>
          <w:rStyle w:val="CommentReference"/>
          <w:sz w:val="22"/>
          <w:szCs w:val="22"/>
          <w:highlight w:val="white"/>
        </w:rPr>
        <w:commentReference w:id="39"/>
      </w:r>
      <w:r>
        <w:rPr>
          <w:highlight w:val="white"/>
        </w:rPr>
        <w:t>)</w:t>
      </w:r>
      <w:r>
        <w:t>.</w:t>
      </w:r>
    </w:p>
    <w:p w14:paraId="4788EFB4" w14:textId="77777777" w:rsidR="00401741" w:rsidRDefault="00B55EB8">
      <w:pPr>
        <w:rPr>
          <w:b/>
          <w:bCs/>
        </w:rPr>
      </w:pPr>
      <w:r>
        <w:t xml:space="preserve">Furthermore, while BERT focused on classification (Devlin et al., 2019), GPT focuses on generation; the ability to generate </w:t>
      </w:r>
      <w:commentRangeStart w:id="40"/>
      <w:r>
        <w:t xml:space="preserve">text </w:t>
      </w:r>
      <w:commentRangeEnd w:id="40"/>
      <w:r w:rsidR="007C20CF">
        <w:rPr>
          <w:rStyle w:val="CommentReference"/>
          <w:sz w:val="22"/>
          <w:szCs w:val="22"/>
        </w:rPr>
        <w:commentReference w:id="40"/>
      </w:r>
      <w:r>
        <w:t>makes the model more widely applicable since it is no longer scoped to one specific task (</w:t>
      </w:r>
      <w:r>
        <w:rPr>
          <w:highlight w:val="white"/>
        </w:rPr>
        <w:t>Burkhardt &amp; Rieder, 2024</w:t>
      </w:r>
      <w:r>
        <w:t>)</w:t>
      </w:r>
      <w:r>
        <w:rPr>
          <w:highlight w:val="white"/>
        </w:rPr>
        <w:t>.</w:t>
      </w:r>
    </w:p>
    <w:p w14:paraId="6B60A2C5" w14:textId="77777777" w:rsidR="00401741" w:rsidRDefault="00B55EB8">
      <w:pPr>
        <w:pStyle w:val="Heading3"/>
      </w:pPr>
      <w:r>
        <w:t>2.1.2.</w:t>
      </w:r>
      <w:r>
        <w:tab/>
        <w:t>The impact of ChatGPT</w:t>
      </w:r>
    </w:p>
    <w:p w14:paraId="7551610A" w14:textId="2898C4DE" w:rsidR="00401741" w:rsidRDefault="00B55EB8">
      <w: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w:t>
      </w:r>
      <w:r w:rsidR="002859B7">
        <w:t xml:space="preserve">Abou </w:t>
      </w:r>
      <w:r>
        <w:t xml:space="preserve">Elgheit, </w:t>
      </w:r>
      <w:commentRangeStart w:id="41"/>
      <w:r>
        <w:t>2025</w:t>
      </w:r>
      <w:commentRangeEnd w:id="41"/>
      <w:r w:rsidR="007C20CF">
        <w:rPr>
          <w:rStyle w:val="CommentReference"/>
          <w:sz w:val="22"/>
          <w:szCs w:val="22"/>
        </w:rPr>
        <w:commentReference w:id="41"/>
      </w:r>
      <w:r>
        <w:t xml:space="preserve">). </w:t>
      </w:r>
    </w:p>
    <w:p w14:paraId="4E04B80A" w14:textId="77777777" w:rsidR="00401741" w:rsidRDefault="00B55EB8">
      <w:pPr>
        <w:pStyle w:val="Heading3"/>
      </w:pPr>
      <w:r>
        <w:t>2.1.3.</w:t>
      </w:r>
      <w:r>
        <w:tab/>
        <w:t>The Move to Agentic</w:t>
      </w:r>
    </w:p>
    <w:p w14:paraId="261537C5" w14:textId="24DE15F5" w:rsidR="00401741" w:rsidRDefault="00B55EB8">
      <w:r>
        <w:t xml:space="preserve">Just before the release of ChatGPT, the concept of Retrieval Augmented Generation (RAG) was introduced (Lewis et al., </w:t>
      </w:r>
      <w:commentRangeStart w:id="42"/>
      <w:r>
        <w:t>2020</w:t>
      </w:r>
      <w:commentRangeEnd w:id="42"/>
      <w:r w:rsidR="007C20CF">
        <w:rPr>
          <w:rStyle w:val="CommentReference"/>
          <w:sz w:val="22"/>
          <w:szCs w:val="22"/>
        </w:rPr>
        <w:commentReference w:id="42"/>
      </w:r>
      <w:r>
        <w:t xml:space="preserve">). RAG supplements a model’s input with relevant text retrieved from an external knowledge </w:t>
      </w:r>
      <w:r w:rsidR="007864A1">
        <w:t>sources</w:t>
      </w:r>
      <w:r>
        <w:t xml:space="preserve"> </w:t>
      </w:r>
      <w:r w:rsidR="007864A1">
        <w:t xml:space="preserve">(Lewis et al., </w:t>
      </w:r>
      <w:commentRangeStart w:id="43"/>
      <w:r w:rsidR="007864A1">
        <w:t>2020</w:t>
      </w:r>
      <w:commentRangeEnd w:id="43"/>
      <w:r w:rsidR="007C20CF">
        <w:rPr>
          <w:rStyle w:val="CommentReference"/>
          <w:sz w:val="22"/>
          <w:szCs w:val="22"/>
        </w:rPr>
        <w:commentReference w:id="43"/>
      </w:r>
      <w:r w:rsidR="007864A1">
        <w:t>).</w:t>
      </w:r>
      <w:r w:rsidR="00266B47">
        <w:t xml:space="preserve"> </w:t>
      </w:r>
      <w:r>
        <w:t xml:space="preserve">This development was immediately relevant for </w:t>
      </w:r>
      <w:r w:rsidR="002859B7">
        <w:t>businesses</w:t>
      </w:r>
      <w:r>
        <w:t xml:space="preserve"> to put</w:t>
      </w:r>
      <w:r w:rsidR="004E304B">
        <w:t xml:space="preserve"> </w:t>
      </w:r>
      <w:r>
        <w:t xml:space="preserve">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2020; Gao et al., </w:t>
      </w:r>
      <w:commentRangeStart w:id="44"/>
      <w:commentRangeStart w:id="45"/>
      <w:r>
        <w:t>2023</w:t>
      </w:r>
      <w:commentRangeEnd w:id="45"/>
      <w:r w:rsidR="007C20CF">
        <w:rPr>
          <w:rStyle w:val="CommentReference"/>
          <w:sz w:val="22"/>
          <w:szCs w:val="22"/>
        </w:rPr>
        <w:commentReference w:id="45"/>
      </w:r>
      <w:commentRangeEnd w:id="44"/>
      <w:r w:rsidR="007C20CF">
        <w:rPr>
          <w:rStyle w:val="CommentReference"/>
          <w:sz w:val="22"/>
          <w:szCs w:val="22"/>
        </w:rPr>
        <w:commentReference w:id="44"/>
      </w:r>
      <w:r>
        <w:t>)</w:t>
      </w:r>
      <w:r w:rsidR="00412E44">
        <w:t>, this allows GenAI systems to answer questions using the information from your organization.</w:t>
      </w:r>
    </w:p>
    <w:p w14:paraId="170935C5" w14:textId="681EB5DC" w:rsidR="00401741" w:rsidRDefault="00412E44">
      <w:r>
        <w:t>The</w:t>
      </w:r>
      <w:commentRangeStart w:id="46"/>
      <w:r>
        <w:t xml:space="preserve"> ability to act was a vital next step in the</w:t>
      </w:r>
      <w:commentRangeStart w:id="47"/>
      <w:r>
        <w:t xml:space="preserve"> development of agentic AI. </w:t>
      </w:r>
      <w:commentRangeEnd w:id="47"/>
      <w:r w:rsidR="007C20CF">
        <w:rPr>
          <w:rStyle w:val="CommentReference"/>
          <w:sz w:val="22"/>
          <w:szCs w:val="22"/>
        </w:rPr>
        <w:commentReference w:id="47"/>
      </w:r>
      <w:r>
        <w:t xml:space="preserve">A key conceptual step was the </w:t>
      </w:r>
      <w:commentRangeStart w:id="48"/>
      <w:r>
        <w:t>ReAct</w:t>
      </w:r>
      <w:commentRangeEnd w:id="48"/>
      <w:r w:rsidR="007C20CF">
        <w:rPr>
          <w:rStyle w:val="CommentReference"/>
          <w:sz w:val="22"/>
          <w:szCs w:val="22"/>
        </w:rPr>
        <w:commentReference w:id="48"/>
      </w:r>
      <w:r>
        <w:t xml:space="preserve"> framework, introduced by Yao et al. (2023), which showed how LLMs could </w:t>
      </w:r>
      <w:r>
        <w:lastRenderedPageBreak/>
        <w:t>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w:t>
      </w:r>
      <w:r w:rsidR="00864CE6">
        <w:t>). This ability to act</w:t>
      </w:r>
      <w:r>
        <w:t xml:space="preserve"> results in a situation where an AI agent can work within systems at the behest of the user (Hughes et al., 2025). </w:t>
      </w:r>
      <w:commentRangeEnd w:id="46"/>
      <w:r w:rsidR="007C20CF">
        <w:rPr>
          <w:rStyle w:val="CommentReference"/>
          <w:sz w:val="22"/>
          <w:szCs w:val="22"/>
        </w:rPr>
        <w:commentReference w:id="46"/>
      </w:r>
    </w:p>
    <w:p w14:paraId="576078B1" w14:textId="77777777" w:rsidR="00401741" w:rsidRDefault="00B55EB8">
      <w:r>
        <w:t>After the ReAct framework, many innovations, standards, and implementations that have built on this concept have improved the quality and availability of</w:t>
      </w:r>
      <w:commentRangeStart w:id="49"/>
      <w:r>
        <w:t xml:space="preserve"> AI agents. </w:t>
      </w:r>
      <w:commentRangeEnd w:id="49"/>
      <w:r w:rsidR="007C20CF">
        <w:rPr>
          <w:rStyle w:val="CommentReference"/>
          <w:sz w:val="22"/>
          <w:szCs w:val="22"/>
        </w:rPr>
        <w:commentReference w:id="49"/>
      </w:r>
      <w:r>
        <w:t>This includes technical means like planning and external memory, early implementations like function calling in OpenAI (OpenAI, 2023), and the release of standards like the Model Context Protocol (MCP) (</w:t>
      </w:r>
      <w:r>
        <w:rPr>
          <w:highlight w:val="white"/>
        </w:rPr>
        <w:t xml:space="preserve">Anthropic, 2024) </w:t>
      </w:r>
      <w:r>
        <w:t>and Skills standards (</w:t>
      </w:r>
      <w:r>
        <w:rPr>
          <w:highlight w:val="white"/>
        </w:rPr>
        <w:t>Anthropic, 2025)</w:t>
      </w:r>
      <w:r>
        <w:t xml:space="preserve">. These standards have created a situation where specific agentic capabilities, like task execution, have become common in consumer-grade AI </w:t>
      </w:r>
      <w:commentRangeStart w:id="50"/>
      <w:r>
        <w:t>software</w:t>
      </w:r>
      <w:commentRangeEnd w:id="50"/>
      <w:r w:rsidR="007C20CF">
        <w:rPr>
          <w:rStyle w:val="CommentReference"/>
          <w:sz w:val="22"/>
          <w:szCs w:val="22"/>
        </w:rPr>
        <w:commentReference w:id="50"/>
      </w:r>
      <w:r>
        <w:t>. For instance, the skills standard is now supported in tools like Claude and ChatGPT (</w:t>
      </w:r>
      <w:r>
        <w:rPr>
          <w:highlight w:val="white"/>
        </w:rPr>
        <w:t>Claude, 2025; ChatGPT, 2026</w:t>
      </w:r>
      <w:r>
        <w:t>).</w:t>
      </w:r>
    </w:p>
    <w:p w14:paraId="2B030BFF" w14:textId="41AD647D" w:rsidR="00401741" w:rsidRDefault="00B96CB5">
      <w:r>
        <w:t xml:space="preserve">The ability to interact with other systems, often referred to as </w:t>
      </w:r>
      <w:r w:rsidRPr="00B96CB5">
        <w:rPr>
          <w:i/>
          <w:iCs/>
        </w:rPr>
        <w:t xml:space="preserve">tool </w:t>
      </w:r>
      <w:commentRangeStart w:id="51"/>
      <w:r w:rsidRPr="00B96CB5">
        <w:rPr>
          <w:i/>
          <w:iCs/>
        </w:rPr>
        <w:t>calling</w:t>
      </w:r>
      <w:commentRangeEnd w:id="51"/>
      <w:r w:rsidR="007C20CF">
        <w:rPr>
          <w:rStyle w:val="CommentReference"/>
          <w:sz w:val="22"/>
          <w:szCs w:val="22"/>
        </w:rPr>
        <w:commentReference w:id="51"/>
      </w:r>
      <w:r>
        <w:t xml:space="preserve">, is the foundation for both AI agents and agentic AI. </w:t>
      </w:r>
      <w:r w:rsidR="00341420">
        <w:t>It</w:t>
      </w:r>
      <w:r>
        <w:t xml:space="preserve"> allows for AI to perform a much broader set of activities (Hughes et al., 2025). Nowadays</w:t>
      </w:r>
      <w:r w:rsidR="00341420">
        <w:t>,</w:t>
      </w:r>
      <w:r>
        <w:t xml:space="preserve"> AI is capable of setting goals, planning to achieve these goals, and performing the steps of the plan (Hughes et al., 2025). This includes retrying and changing the plan when hurdles or unexpected input are found.</w:t>
      </w:r>
    </w:p>
    <w:p w14:paraId="2EF00C7B" w14:textId="7E1F2E1E" w:rsidR="00401741" w:rsidRDefault="00B55EB8">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w:t>
      </w:r>
      <w:r w:rsidR="00341420">
        <w:t>customer relationship management</w:t>
      </w:r>
      <w:commentRangeStart w:id="52"/>
      <w:r>
        <w:t xml:space="preserve"> </w:t>
      </w:r>
      <w:commentRangeEnd w:id="52"/>
      <w:r w:rsidR="007C20CF">
        <w:rPr>
          <w:rStyle w:val="CommentReference"/>
          <w:sz w:val="22"/>
          <w:szCs w:val="22"/>
        </w:rPr>
        <w:commentReference w:id="52"/>
      </w:r>
      <w:r>
        <w:t xml:space="preserve">systems, and the like (Hughes et al., </w:t>
      </w:r>
      <w:commentRangeStart w:id="53"/>
      <w:r>
        <w:t>2025</w:t>
      </w:r>
      <w:commentRangeEnd w:id="53"/>
      <w:r w:rsidR="007C20CF">
        <w:rPr>
          <w:rStyle w:val="CommentReference"/>
          <w:sz w:val="22"/>
          <w:szCs w:val="22"/>
        </w:rPr>
        <w:commentReference w:id="53"/>
      </w:r>
      <w:r>
        <w:t>).</w:t>
      </w:r>
    </w:p>
    <w:p w14:paraId="4A1B922A" w14:textId="77777777" w:rsidR="00401741" w:rsidRDefault="00B55EB8">
      <w:pPr>
        <w:pStyle w:val="Heading3"/>
      </w:pPr>
      <w:r>
        <w:t>2.1.4.</w:t>
      </w:r>
      <w:r>
        <w:tab/>
        <w:t>Definition of Agentic AI</w:t>
      </w:r>
    </w:p>
    <w:p w14:paraId="678DCC00" w14:textId="77777777" w:rsidR="005954B3" w:rsidRDefault="00B55EB8">
      <w:r>
        <w:t xml:space="preserve">While the technological progress towards agentic AI is highly concrete, the definition of agentic AI varies. </w:t>
      </w:r>
      <w:r>
        <w:rPr>
          <w:highlight w:val="white"/>
        </w:rPr>
        <w:t xml:space="preserve">Bandi et al. (2025) identified 12 aspects where agentic AI might differ from </w:t>
      </w:r>
      <w:r>
        <w:rPr>
          <w:highlight w:val="white"/>
        </w:rPr>
        <w:lastRenderedPageBreak/>
        <w:t xml:space="preserve">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54"/>
      <w:r>
        <w:rPr>
          <w:highlight w:val="white"/>
        </w:rPr>
        <w:t>interprets</w:t>
      </w:r>
      <w:commentRangeEnd w:id="54"/>
      <w:r w:rsidR="007C20CF">
        <w:rPr>
          <w:rStyle w:val="CommentReference"/>
          <w:sz w:val="22"/>
          <w:szCs w:val="22"/>
          <w:highlight w:val="white"/>
        </w:rPr>
        <w:commentReference w:id="54"/>
      </w:r>
      <w:r>
        <w:rPr>
          <w:highlight w:val="white"/>
        </w:rPr>
        <w:t>.”</w:t>
      </w:r>
      <w:r w:rsidR="006C56B1">
        <w:t xml:space="preserve"> </w:t>
      </w:r>
    </w:p>
    <w:p w14:paraId="1EC33A0A" w14:textId="77ADF49B" w:rsidR="00401741" w:rsidRDefault="006C56B1">
      <w:commentRangeStart w:id="55"/>
      <w:r>
        <w:t xml:space="preserve">In our research, we follow the definition from Moralles et al. (2026), which we have simplified in our communications with interviewees to two key points: 1. The ability to act and 2. the ability to take steps in pursuit of an objective.   </w:t>
      </w:r>
      <w:commentRangeEnd w:id="55"/>
      <w:r w:rsidR="007C20CF">
        <w:rPr>
          <w:rStyle w:val="CommentReference"/>
          <w:sz w:val="22"/>
          <w:szCs w:val="22"/>
        </w:rPr>
        <w:commentReference w:id="55"/>
      </w:r>
    </w:p>
    <w:p w14:paraId="429650DF" w14:textId="77777777" w:rsidR="00401741" w:rsidRPr="00BE413B" w:rsidRDefault="00B55EB8">
      <w:pPr>
        <w:pStyle w:val="Heading2"/>
        <w:rPr>
          <w:color w:val="76923C" w:themeColor="accent3" w:themeShade="BF"/>
        </w:rPr>
      </w:pPr>
      <w:bookmarkStart w:id="56" w:name="_Toc231762141"/>
      <w:r w:rsidRPr="00BE413B">
        <w:rPr>
          <w:color w:val="76923C" w:themeColor="accent3" w:themeShade="BF"/>
        </w:rPr>
        <w:t>2.2. AI in the marketing context</w:t>
      </w:r>
      <w:bookmarkEnd w:id="56"/>
    </w:p>
    <w:p w14:paraId="1BA9608B" w14:textId="77777777" w:rsidR="00401741" w:rsidRPr="00BE413B" w:rsidRDefault="00B55EB8">
      <w:pPr>
        <w:rPr>
          <w:color w:val="76923C" w:themeColor="accent3" w:themeShade="BF"/>
        </w:rPr>
      </w:pPr>
      <w:r w:rsidRPr="00BE413B">
        <w:rPr>
          <w:color w:val="76923C" w:themeColor="accent3" w:themeShade="BF"/>
        </w:rPr>
        <w:t xml:space="preserve">Marketing is a particularly relevant context for AI adoption because marketing departments already operate at the boundary between data, technology, creativity, customer interaction, and commercial </w:t>
      </w:r>
      <w:commentRangeStart w:id="57"/>
      <w:r w:rsidRPr="00BE413B">
        <w:rPr>
          <w:color w:val="76923C" w:themeColor="accent3" w:themeShade="BF"/>
        </w:rPr>
        <w:t>performance (Huang &amp; Rust, 2021)</w:t>
      </w:r>
      <w:commentRangeEnd w:id="57"/>
      <w:r w:rsidR="007C20CF" w:rsidRPr="00BE413B">
        <w:rPr>
          <w:rStyle w:val="CommentReference"/>
          <w:color w:val="76923C" w:themeColor="accent3" w:themeShade="BF"/>
          <w:sz w:val="22"/>
          <w:szCs w:val="22"/>
        </w:rPr>
        <w:commentReference w:id="57"/>
      </w:r>
      <w:r w:rsidRPr="00BE413B">
        <w:rPr>
          <w:color w:val="76923C" w:themeColor="accent3" w:themeShade="BF"/>
        </w:rPr>
        <w:t xml:space="preserve">. The AI marketing literature shows that AI can contribute across the marketing process rather than only within </w:t>
      </w:r>
      <w:commentRangeStart w:id="58"/>
      <w:r w:rsidRPr="00BE413B">
        <w:rPr>
          <w:color w:val="76923C" w:themeColor="accent3" w:themeShade="BF"/>
        </w:rPr>
        <w:t>communications (Vaid et al., 2025; Prasanna &amp; Kushwaha, 2025)</w:t>
      </w:r>
      <w:commentRangeEnd w:id="58"/>
      <w:r w:rsidR="007C20CF" w:rsidRPr="00BE413B">
        <w:rPr>
          <w:rStyle w:val="CommentReference"/>
          <w:color w:val="76923C" w:themeColor="accent3" w:themeShade="BF"/>
          <w:sz w:val="22"/>
          <w:szCs w:val="22"/>
        </w:rPr>
        <w:commentReference w:id="58"/>
      </w:r>
      <w:r w:rsidRPr="00BE413B">
        <w:rPr>
          <w:color w:val="76923C" w:themeColor="accent3" w:themeShade="BF"/>
        </w:rPr>
        <w:t>.</w:t>
      </w:r>
    </w:p>
    <w:p w14:paraId="4BE96CB1" w14:textId="77777777" w:rsidR="00401741" w:rsidRPr="00BE413B" w:rsidRDefault="00B55EB8">
      <w:pPr>
        <w:rPr>
          <w:color w:val="76923C" w:themeColor="accent3" w:themeShade="BF"/>
        </w:rPr>
      </w:pPr>
      <w:r w:rsidRPr="00BE413B">
        <w:rPr>
          <w:color w:val="76923C" w:themeColor="accent3" w:themeShade="BF"/>
        </w:rPr>
        <w:t xml:space="preserve">Generative </w:t>
      </w:r>
      <w:commentRangeStart w:id="59"/>
      <w:r w:rsidRPr="00BE413B">
        <w:rPr>
          <w:color w:val="76923C" w:themeColor="accent3" w:themeShade="BF"/>
        </w:rPr>
        <w:t>AI</w:t>
      </w:r>
      <w:commentRangeEnd w:id="59"/>
      <w:r w:rsidR="007C20CF" w:rsidRPr="00BE413B">
        <w:rPr>
          <w:rStyle w:val="CommentReference"/>
          <w:color w:val="76923C" w:themeColor="accent3" w:themeShade="BF"/>
          <w:sz w:val="22"/>
          <w:szCs w:val="22"/>
        </w:rPr>
        <w:commentReference w:id="59"/>
      </w:r>
      <w:r w:rsidRPr="00BE413B">
        <w:rPr>
          <w:color w:val="76923C" w:themeColor="accent3" w:themeShade="BF"/>
        </w:rPr>
        <w:t xml:space="preserve"> adds a new layer to this literature.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60"/>
      <w:r w:rsidRPr="00BE413B">
        <w:rPr>
          <w:color w:val="76923C" w:themeColor="accent3" w:themeShade="BF"/>
        </w:rPr>
        <w:t>how marketing managers create value with agentic systems beyond content generation.</w:t>
      </w:r>
      <w:commentRangeEnd w:id="60"/>
      <w:r w:rsidR="007C20CF" w:rsidRPr="00BE413B">
        <w:rPr>
          <w:rStyle w:val="CommentReference"/>
          <w:color w:val="76923C" w:themeColor="accent3" w:themeShade="BF"/>
          <w:sz w:val="22"/>
          <w:szCs w:val="22"/>
        </w:rPr>
        <w:commentReference w:id="60"/>
      </w:r>
    </w:p>
    <w:p w14:paraId="54FBA4FB" w14:textId="77777777" w:rsidR="00401741" w:rsidRPr="00BE413B" w:rsidRDefault="00B55EB8">
      <w:pPr>
        <w:rPr>
          <w:color w:val="76923C" w:themeColor="accent3" w:themeShade="BF"/>
        </w:rPr>
      </w:pPr>
      <w:commentRangeStart w:id="61"/>
      <w:r w:rsidRPr="00BE413B">
        <w:rPr>
          <w:color w:val="76923C" w:themeColor="accent3" w:themeShade="BF"/>
        </w:rPr>
        <w:t xml:space="preserve">The marketing context also makes the concept of value ambiguous. A marketing manager may define value as lower cost per campaign, faster execution, higher quality creative work, better customer experience, more accurate targeting, higher revenue, better learning velocity, stronger brand consistency, or improved employee </w:t>
      </w:r>
      <w:commentRangeStart w:id="62"/>
      <w:r w:rsidRPr="00BE413B">
        <w:rPr>
          <w:color w:val="76923C" w:themeColor="accent3" w:themeShade="BF"/>
        </w:rPr>
        <w:t>productivity (Brynjolfsson et al., 2025)</w:t>
      </w:r>
      <w:commentRangeEnd w:id="62"/>
      <w:r w:rsidR="007C20CF" w:rsidRPr="00BE413B">
        <w:rPr>
          <w:rStyle w:val="CommentReference"/>
          <w:color w:val="76923C" w:themeColor="accent3" w:themeShade="BF"/>
          <w:sz w:val="22"/>
          <w:szCs w:val="22"/>
        </w:rPr>
        <w:commentReference w:id="62"/>
      </w:r>
      <w:r w:rsidRPr="00BE413B">
        <w:rPr>
          <w:color w:val="76923C" w:themeColor="accent3" w:themeShade="BF"/>
        </w:rPr>
        <w:t xml:space="preserve">. Agentic AI may contribute to several of these outcomes simultaneously, but it may also </w:t>
      </w:r>
      <w:r w:rsidRPr="00BE413B">
        <w:rPr>
          <w:color w:val="76923C" w:themeColor="accent3" w:themeShade="BF"/>
        </w:rPr>
        <w:lastRenderedPageBreak/>
        <w:t>create tensions among them. For example, greater automation may reduce operational cost but increase governance burden. More personalization may increase relevance but create privacy and trust concerns. Faster content generation may increase throughput but reduce distinctiveness if many firms use similar models and prompts. Therefore, the literature suggests that value creation with agentic AI should be examined as a situated managerial process rather than as a purely technical effect.</w:t>
      </w:r>
    </w:p>
    <w:p w14:paraId="54F5137D" w14:textId="326F0043" w:rsidR="00401741" w:rsidRPr="00BE413B" w:rsidRDefault="00B55EB8">
      <w:pPr>
        <w:rPr>
          <w:color w:val="76923C" w:themeColor="accent3" w:themeShade="BF"/>
        </w:rPr>
      </w:pPr>
      <w:r w:rsidRPr="00BE413B">
        <w:rPr>
          <w:color w:val="76923C" w:themeColor="accent3" w:themeShade="BF"/>
        </w:rPr>
        <w:t>The organizational adoption literature reinforces this point. Generative AI adoption is shaped by technological factors such as perceived usefulness, data availability, integration complexity, and security; organizational factors such as leadership support, skills, resources, and governance; and environmental factors such as competitive pressure and institutional expectations (Prasad Agrawal, 2023). Strategic reviews of AI and business value similarly emphasize that AI creates value when it is aligned with organizational strategy, knowledge management, decision-making, and service innovation rather than treated as an isolated technology project (Enholm et al., 2022; Kitsios &amp; Kamariotou, 2021). For marketing managers, this implies that agentic AI value creation requires translation work: they must convert a broad technological possibility into a bounded use case, a workflow, a governance model, a measurement approach, and an adoption story that makes sense to their team.</w:t>
      </w:r>
      <w:commentRangeEnd w:id="61"/>
      <w:r w:rsidR="007C20CF" w:rsidRPr="00BE413B">
        <w:rPr>
          <w:rStyle w:val="CommentReference"/>
          <w:color w:val="76923C" w:themeColor="accent3" w:themeShade="BF"/>
          <w:sz w:val="22"/>
          <w:szCs w:val="22"/>
        </w:rPr>
        <w:commentReference w:id="61"/>
      </w:r>
      <w:r w:rsidRPr="00BE413B">
        <w:rPr>
          <w:color w:val="76923C" w:themeColor="accent3" w:themeShade="BF"/>
        </w:rPr>
        <w:t xml:space="preserve"> More recent work locates the decisive factors in organizational readiness and capability: employee resistance to change can undermine AI readiness (Cieslak &amp; Valor, 2025), and realizing value depends on building the organizational capabilities for AI implementation and on navigating the drivers and barriers of adoption (Weber et al., 2023; Romeo &amp; Lacko, 2026).</w:t>
      </w:r>
    </w:p>
    <w:p w14:paraId="742EE997" w14:textId="7B5AD08F" w:rsidR="00401741" w:rsidRPr="00EC6AA1" w:rsidRDefault="00B55EB8" w:rsidP="00EC6AA1">
      <w:pPr>
        <w:pStyle w:val="Heading2"/>
      </w:pPr>
      <w:bookmarkStart w:id="63" w:name="_Toc231762142"/>
      <w:r w:rsidRPr="00EC6AA1">
        <w:t>2.</w:t>
      </w:r>
      <w:r w:rsidR="003178AD" w:rsidRPr="00EC6AA1">
        <w:t>3</w:t>
      </w:r>
      <w:r w:rsidRPr="00EC6AA1">
        <w:t>.</w:t>
      </w:r>
      <w:r w:rsidRPr="00EC6AA1">
        <w:tab/>
        <w:t>Value theory and value creation with agentic AI</w:t>
      </w:r>
      <w:bookmarkEnd w:id="63"/>
    </w:p>
    <w:p w14:paraId="30A88291" w14:textId="77777777" w:rsidR="0010459D" w:rsidRDefault="00B55EB8" w:rsidP="00B40B2D">
      <w:r w:rsidRPr="003400E6">
        <w:t xml:space="preserve">Because the central research question asks how marketing managers create value, the thesis requires a clear but flexible understanding of value. </w:t>
      </w:r>
      <w:commentRangeStart w:id="64"/>
      <w:r w:rsidRPr="003400E6">
        <w:t>Marketing</w:t>
      </w:r>
      <w:commentRangeEnd w:id="64"/>
      <w:r w:rsidR="007C20CF" w:rsidRPr="003400E6">
        <w:rPr>
          <w:rStyle w:val="CommentReference"/>
          <w:sz w:val="22"/>
          <w:szCs w:val="22"/>
        </w:rPr>
        <w:commentReference w:id="64"/>
      </w:r>
      <w:r w:rsidRPr="003400E6">
        <w:t xml:space="preserve"> theory treats value as a multidimensional construct. Woodside et al. (2008) emphasize that customer value </w:t>
      </w:r>
      <w:r w:rsidR="00E3100F" w:rsidRPr="003400E6">
        <w:t xml:space="preserve">is </w:t>
      </w:r>
      <w:r w:rsidR="00BD2536" w:rsidRPr="003400E6">
        <w:t xml:space="preserve">composed of multiple </w:t>
      </w:r>
      <w:r w:rsidR="00174094" w:rsidRPr="003400E6">
        <w:t xml:space="preserve">components; one of the </w:t>
      </w:r>
      <w:r w:rsidR="003400E6" w:rsidRPr="003400E6">
        <w:t>formulae</w:t>
      </w:r>
      <w:r w:rsidR="00174094" w:rsidRPr="003400E6">
        <w:t xml:space="preserve"> that they provide defines value as </w:t>
      </w:r>
      <w:r w:rsidR="00FE419E" w:rsidRPr="003400E6">
        <w:t xml:space="preserve">the </w:t>
      </w:r>
      <w:r w:rsidR="00174094" w:rsidRPr="003400E6">
        <w:t>“</w:t>
      </w:r>
      <w:r w:rsidR="00FE419E" w:rsidRPr="003400E6">
        <w:t xml:space="preserve">relative sum </w:t>
      </w:r>
      <w:r w:rsidR="00FE419E" w:rsidRPr="003400E6">
        <w:lastRenderedPageBreak/>
        <w:t>of total weighted benefits perceived – relative total costs perceived</w:t>
      </w:r>
      <w:r w:rsidR="003400E6">
        <w:t>.</w:t>
      </w:r>
      <w:r w:rsidR="00FE419E" w:rsidRPr="003400E6">
        <w:t>”</w:t>
      </w:r>
      <w:r w:rsidRPr="003400E6">
        <w:t xml:space="preserve"> </w:t>
      </w:r>
      <w:r w:rsidR="003400E6">
        <w:t xml:space="preserve">This indicates </w:t>
      </w:r>
      <w:r w:rsidR="008C789B">
        <w:t xml:space="preserve">that value is (1) a balance between benefits and costs, and (2) is based on perception. </w:t>
      </w:r>
    </w:p>
    <w:p w14:paraId="78DF1566" w14:textId="2BD3CEB6" w:rsidR="008C789B" w:rsidRDefault="0010459D" w:rsidP="00B40B2D">
      <w:r>
        <w:t xml:space="preserve">Furthermore, </w:t>
      </w:r>
      <w:r w:rsidRPr="003400E6">
        <w:t xml:space="preserve">Woodside et al. (2008) </w:t>
      </w:r>
      <w:r>
        <w:t>show that benefits and costs can take multiple forms, like “product benefits”</w:t>
      </w:r>
      <w:r w:rsidR="008043A4">
        <w:t xml:space="preserve"> or “emotional benefits”</w:t>
      </w:r>
      <w:r w:rsidR="00D33E35">
        <w:t xml:space="preserve">. </w:t>
      </w:r>
      <w:r w:rsidR="00AD7975">
        <w:t xml:space="preserve">Almquist et al. (2016) </w:t>
      </w:r>
      <w:r w:rsidR="005F2833">
        <w:t>expand</w:t>
      </w:r>
      <w:r w:rsidR="00AD7975">
        <w:t xml:space="preserve"> this perspective and </w:t>
      </w:r>
      <w:r w:rsidR="00DE0869">
        <w:t>provide</w:t>
      </w:r>
      <w:r w:rsidR="00AD7975">
        <w:t xml:space="preserve"> an overview with </w:t>
      </w:r>
      <w:r w:rsidR="00E000BA">
        <w:t xml:space="preserve">30 different </w:t>
      </w:r>
      <w:r w:rsidR="005F2833">
        <w:t>forms</w:t>
      </w:r>
      <w:r w:rsidR="00E000BA">
        <w:t xml:space="preserve"> of value grouped in the categories</w:t>
      </w:r>
      <w:r w:rsidR="005F2833">
        <w:t>,</w:t>
      </w:r>
      <w:r w:rsidR="00E000BA">
        <w:t xml:space="preserve"> </w:t>
      </w:r>
      <w:r w:rsidR="005F2833">
        <w:t xml:space="preserve">one of which is functional, which includes values like “saves time” and “reduces </w:t>
      </w:r>
      <w:r w:rsidR="00DB6555">
        <w:t>effort</w:t>
      </w:r>
      <w:r w:rsidR="005F2833">
        <w:t xml:space="preserve">”. Other </w:t>
      </w:r>
      <w:r w:rsidR="00D86623">
        <w:t>categories address different kinds of needs</w:t>
      </w:r>
      <w:r w:rsidR="00BC6C9A">
        <w:t>;</w:t>
      </w:r>
      <w:r w:rsidR="00AB3CBA">
        <w:t xml:space="preserve"> for example, the “emotional” category </w:t>
      </w:r>
      <w:r w:rsidR="00BC6C9A">
        <w:t>contains “entertainment” and the “life changing” category contains “self-actualization”</w:t>
      </w:r>
      <w:r w:rsidR="00BB136E">
        <w:t xml:space="preserve"> (</w:t>
      </w:r>
      <w:r w:rsidR="00BB136E" w:rsidRPr="003400E6">
        <w:t>Woodside et al.</w:t>
      </w:r>
      <w:r w:rsidR="00BB136E">
        <w:t xml:space="preserve">, </w:t>
      </w:r>
      <w:r w:rsidR="00BB136E" w:rsidRPr="003400E6">
        <w:t>2008)</w:t>
      </w:r>
      <w:r w:rsidR="00BC6C9A">
        <w:t>.</w:t>
      </w:r>
    </w:p>
    <w:p w14:paraId="03B3063C" w14:textId="06AFB754" w:rsidR="00401741" w:rsidRPr="00BE413B" w:rsidRDefault="00B55EB8" w:rsidP="00B40B2D">
      <w:pPr>
        <w:rPr>
          <w:color w:val="76923C" w:themeColor="accent3" w:themeShade="BF"/>
        </w:rPr>
      </w:pPr>
      <w:r w:rsidRPr="00BE413B">
        <w:rPr>
          <w:color w:val="76923C" w:themeColor="accent3" w:themeShade="BF"/>
        </w:rPr>
        <w:t>Value co-creation literature adds perspective because AI systems increasingly participate in service and marketing interactions. Service-dominant logic provides the foundational lens here: value is co-created by multiple actors</w:t>
      </w:r>
      <w:r w:rsidR="005F7BC2" w:rsidRPr="00BE413B">
        <w:rPr>
          <w:color w:val="76923C" w:themeColor="accent3" w:themeShade="BF"/>
        </w:rPr>
        <w:t xml:space="preserve"> (</w:t>
      </w:r>
      <w:r w:rsidRPr="00BE413B">
        <w:rPr>
          <w:color w:val="76923C" w:themeColor="accent3" w:themeShade="BF"/>
        </w:rPr>
        <w:t>including the beneficiary</w:t>
      </w:r>
      <w:r w:rsidR="005F7BC2" w:rsidRPr="00BE413B">
        <w:rPr>
          <w:color w:val="76923C" w:themeColor="accent3" w:themeShade="BF"/>
        </w:rPr>
        <w:t xml:space="preserve">) </w:t>
      </w:r>
      <w:r w:rsidRPr="00BE413B">
        <w:rPr>
          <w:color w:val="76923C" w:themeColor="accent3" w:themeShade="BF"/>
        </w:rPr>
        <w:t>through the integration of operant resources, and is determined in use and in context rather than embedded in a product or delivered by a single firm (Vargo &amp; Lusch, 2017). Kaartemo and Helkkula (2018) argue that AI and robots should be understood withi</w:t>
      </w:r>
      <w:commentRangeStart w:id="65"/>
      <w:r w:rsidRPr="00BE413B">
        <w:rPr>
          <w:color w:val="76923C" w:themeColor="accent3" w:themeShade="BF"/>
        </w:rPr>
        <w:t xml:space="preserve">n value co-creation </w:t>
      </w:r>
      <w:commentRangeEnd w:id="65"/>
      <w:r w:rsidR="007C20CF" w:rsidRPr="00BE413B">
        <w:rPr>
          <w:rStyle w:val="CommentReference"/>
          <w:color w:val="76923C" w:themeColor="accent3" w:themeShade="BF"/>
          <w:sz w:val="22"/>
          <w:szCs w:val="22"/>
        </w:rPr>
        <w:commentReference w:id="65"/>
      </w:r>
      <w:r w:rsidRPr="00BE413B">
        <w:rPr>
          <w:color w:val="76923C" w:themeColor="accent3" w:themeShade="BF"/>
        </w:rPr>
        <w:t>because technology can support providers, enable resource integration between providers and beneficiaries, and influence beneficiary well-being. Leone et al. (2021) similarly show that AI can enable value co-creation in B2B settings by connecting technology providers, customers, and end users through iterative loops of knowledge and operational improvement. In agentic AI, the role of technology potentially becomes even more pronounced because the system may not merely support a human actor but perform actions in the value creation process itself.</w:t>
      </w:r>
    </w:p>
    <w:p w14:paraId="396FB8C1" w14:textId="77777777" w:rsidR="00401741" w:rsidRPr="00BE413B" w:rsidRDefault="00B55EB8">
      <w:pPr>
        <w:rPr>
          <w:color w:val="76923C" w:themeColor="accent3" w:themeShade="BF"/>
        </w:rPr>
      </w:pPr>
      <w:r w:rsidRPr="00BE413B">
        <w:rPr>
          <w:color w:val="76923C" w:themeColor="accent3" w:themeShade="BF"/>
        </w:rPr>
        <w:t xml:space="preserve">However, value creation has a mirror image: value destruction. In marketing, value can be destroyed when AI produces </w:t>
      </w:r>
      <w:commentRangeStart w:id="66"/>
      <w:r w:rsidRPr="00BE413B">
        <w:rPr>
          <w:color w:val="76923C" w:themeColor="accent3" w:themeShade="BF"/>
        </w:rPr>
        <w:t>incorrect information, violates privacy expectations, biases decisions, reduces trust, weakens brand distinctiveness, or creates employee resistance. Generative AI may also increase content homogeneity (Kumar et al., 2025)</w:t>
      </w:r>
      <w:commentRangeEnd w:id="66"/>
      <w:r w:rsidR="007C20CF" w:rsidRPr="00BE413B">
        <w:rPr>
          <w:rStyle w:val="CommentReference"/>
          <w:color w:val="76923C" w:themeColor="accent3" w:themeShade="BF"/>
          <w:sz w:val="22"/>
          <w:szCs w:val="22"/>
        </w:rPr>
        <w:commentReference w:id="66"/>
      </w:r>
      <w:r w:rsidRPr="00BE413B">
        <w:rPr>
          <w:color w:val="76923C" w:themeColor="accent3" w:themeShade="BF"/>
        </w:rPr>
        <w:t xml:space="preserve">. Doshi and Hauser (2024), for example, find that generative AI can improve individual creative outputs while </w:t>
      </w:r>
      <w:r w:rsidRPr="00BE413B">
        <w:rPr>
          <w:color w:val="76923C" w:themeColor="accent3" w:themeShade="BF"/>
        </w:rPr>
        <w:lastRenderedPageBreak/>
        <w:t xml:space="preserve">reducing collective novelty. For marketing managers, this creates a strategic tension. Agentic </w:t>
      </w:r>
      <w:commentRangeStart w:id="67"/>
      <w:r w:rsidRPr="00BE413B">
        <w:rPr>
          <w:color w:val="76923C" w:themeColor="accent3" w:themeShade="BF"/>
        </w:rPr>
        <w:t>AI</w:t>
      </w:r>
      <w:commentRangeEnd w:id="67"/>
      <w:r w:rsidR="007C20CF" w:rsidRPr="00BE413B">
        <w:rPr>
          <w:rStyle w:val="CommentReference"/>
          <w:color w:val="76923C" w:themeColor="accent3" w:themeShade="BF"/>
          <w:sz w:val="22"/>
          <w:szCs w:val="22"/>
        </w:rPr>
        <w:commentReference w:id="67"/>
      </w:r>
      <w:r w:rsidRPr="00BE413B">
        <w:rPr>
          <w:color w:val="76923C" w:themeColor="accent3" w:themeShade="BF"/>
        </w:rPr>
        <w:t xml:space="preserve"> may increase speed and efficiency, but if every firm uses similar systems to generate similar campaigns, the long-term effect may be weaker </w:t>
      </w:r>
      <w:commentRangeStart w:id="68"/>
      <w:r w:rsidRPr="00BE413B">
        <w:rPr>
          <w:color w:val="76923C" w:themeColor="accent3" w:themeShade="BF"/>
        </w:rPr>
        <w:t>differentiation</w:t>
      </w:r>
      <w:commentRangeEnd w:id="68"/>
      <w:r w:rsidR="007C20CF" w:rsidRPr="00BE413B">
        <w:rPr>
          <w:rStyle w:val="CommentReference"/>
          <w:color w:val="76923C" w:themeColor="accent3" w:themeShade="BF"/>
          <w:sz w:val="22"/>
          <w:szCs w:val="22"/>
        </w:rPr>
        <w:commentReference w:id="68"/>
      </w:r>
      <w:r w:rsidRPr="00BE413B">
        <w:rPr>
          <w:color w:val="76923C" w:themeColor="accent3" w:themeShade="BF"/>
        </w:rPr>
        <w:t>. Value creation therefore requires attention to both immediate productivity and longer-term brand, customer, and capability effects.</w:t>
      </w:r>
    </w:p>
    <w:p w14:paraId="35D359B5" w14:textId="79A8FC27" w:rsidR="00BF144A" w:rsidRPr="00234300" w:rsidRDefault="00BF144A" w:rsidP="00BF144A">
      <w:pPr>
        <w:pStyle w:val="Heading2"/>
        <w:rPr>
          <w:color w:val="auto"/>
        </w:rPr>
      </w:pPr>
      <w:bookmarkStart w:id="69" w:name="_Toc231762143"/>
      <w:bookmarkStart w:id="70" w:name="OLE_LINK10"/>
      <w:commentRangeStart w:id="71"/>
      <w:r w:rsidRPr="00234300">
        <w:rPr>
          <w:color w:val="auto"/>
        </w:rPr>
        <w:t>2.</w:t>
      </w:r>
      <w:r w:rsidR="00CA642F" w:rsidRPr="00234300">
        <w:rPr>
          <w:color w:val="auto"/>
        </w:rPr>
        <w:t>4</w:t>
      </w:r>
      <w:r w:rsidRPr="00234300">
        <w:rPr>
          <w:color w:val="auto"/>
        </w:rPr>
        <w:t>.</w:t>
      </w:r>
      <w:r w:rsidRPr="00234300">
        <w:rPr>
          <w:color w:val="auto"/>
        </w:rPr>
        <w:tab/>
        <w:t>Learnings from earlier waves of digital transformation</w:t>
      </w:r>
      <w:bookmarkEnd w:id="69"/>
      <w:commentRangeEnd w:id="71"/>
      <w:r w:rsidR="007C20CF" w:rsidRPr="00234300">
        <w:rPr>
          <w:rStyle w:val="CommentReference"/>
          <w:color w:val="auto"/>
          <w:sz w:val="22"/>
          <w:szCs w:val="22"/>
        </w:rPr>
        <w:commentReference w:id="71"/>
      </w:r>
    </w:p>
    <w:p w14:paraId="413716D1" w14:textId="74CCB98B" w:rsidR="006F0740" w:rsidRPr="00234300" w:rsidRDefault="00677DAB">
      <w:pPr>
        <w:rPr>
          <w:lang w:val="en-US"/>
        </w:rPr>
      </w:pPr>
      <w:bookmarkStart w:id="72" w:name="OLE_LINK12"/>
      <w:bookmarkEnd w:id="70"/>
      <w:r w:rsidRPr="00234300">
        <w:t>Vidal et al. (</w:t>
      </w:r>
      <w:r w:rsidRPr="00234300">
        <w:rPr>
          <w:lang w:val="en-US"/>
        </w:rPr>
        <w:t xml:space="preserve">2022) </w:t>
      </w:r>
      <w:r w:rsidR="006F0740" w:rsidRPr="00234300">
        <w:rPr>
          <w:lang w:val="en-US"/>
        </w:rPr>
        <w:t xml:space="preserve">describes the process of digital transformation, noting that it generates strategic and operational changes in companies resulting from the opportunities and threats </w:t>
      </w:r>
      <w:r>
        <w:rPr>
          <w:lang w:val="en-US"/>
        </w:rPr>
        <w:t>of</w:t>
      </w:r>
      <w:r w:rsidR="006F0740" w:rsidRPr="00234300">
        <w:rPr>
          <w:lang w:val="en-US"/>
        </w:rPr>
        <w:t xml:space="preserve"> digital technologies. Since agentic AI is a novel digital technology, it makes sense to analyze it through this lens. </w:t>
      </w:r>
    </w:p>
    <w:p w14:paraId="2041F399" w14:textId="3B1D5DFF" w:rsidR="0073194F" w:rsidRPr="00234300" w:rsidRDefault="000356C3" w:rsidP="00037F51">
      <w:r w:rsidRPr="00234300">
        <w:t xml:space="preserve">A consistent lesson is the </w:t>
      </w:r>
      <w:r w:rsidRPr="00234300">
        <w:rPr>
          <w:i/>
          <w:iCs/>
        </w:rPr>
        <w:t>digital paradox</w:t>
      </w:r>
      <w:r w:rsidRPr="00234300">
        <w:t>: organizations frequently fail to extract value from digital technologies despite heavy investment, because technology value is mediated by complementary assets</w:t>
      </w:r>
      <w:r w:rsidR="00037F51" w:rsidRPr="00234300">
        <w:t>:</w:t>
      </w:r>
      <w:r w:rsidRPr="00234300">
        <w:t xml:space="preserve"> the skills, data, processes, structure, and leadership that surround the tool </w:t>
      </w:r>
      <w:r w:rsidR="003A51E7" w:rsidRPr="00234300">
        <w:t>(Ancillai et al., 2023)</w:t>
      </w:r>
      <w:r w:rsidRPr="00234300">
        <w:t xml:space="preserve">. </w:t>
      </w:r>
      <w:r w:rsidR="001914FF" w:rsidRPr="00234300">
        <w:t xml:space="preserve">Enholm et al (2021) and </w:t>
      </w:r>
      <w:r w:rsidRPr="00234300">
        <w:t xml:space="preserve">Holmström (2022) </w:t>
      </w:r>
      <w:r w:rsidR="002D7683" w:rsidRPr="00234300">
        <w:t xml:space="preserve">explicitly </w:t>
      </w:r>
      <w:r w:rsidR="001914FF" w:rsidRPr="00234300">
        <w:t>link</w:t>
      </w:r>
      <w:r w:rsidR="002D7683" w:rsidRPr="00234300">
        <w:t xml:space="preserve"> AI adoption to digital transformation</w:t>
      </w:r>
      <w:r w:rsidR="001914FF" w:rsidRPr="00234300">
        <w:t>. Holmström (2022)</w:t>
      </w:r>
      <w:r w:rsidR="002D7683" w:rsidRPr="00234300">
        <w:t xml:space="preserve"> </w:t>
      </w:r>
      <w:r w:rsidRPr="00234300">
        <w:t xml:space="preserve">frames AI readiness as exactly this </w:t>
      </w:r>
      <w:r w:rsidR="002D7683" w:rsidRPr="00234300">
        <w:t xml:space="preserve">based on </w:t>
      </w:r>
      <w:r w:rsidR="00AF5128" w:rsidRPr="00234300">
        <w:t>similar</w:t>
      </w:r>
      <w:r w:rsidR="002D7683" w:rsidRPr="00234300">
        <w:t xml:space="preserve"> elements</w:t>
      </w:r>
      <w:r w:rsidRPr="00234300">
        <w:t>: the capabilities, data, governance, and learning practices an organization must build before AI produces value.</w:t>
      </w:r>
      <w:r w:rsidR="00037F51" w:rsidRPr="00234300">
        <w:t xml:space="preserve"> </w:t>
      </w:r>
      <w:r w:rsidR="001914FF" w:rsidRPr="00234300">
        <w:t xml:space="preserve">Enholm et al (2021) show a link between AI Capabilities and competitive value, highlighting technological, organizational, and environmental enablers and inhibitors and noting efficiency as a key first-order effect, among others. Note that both the work by Enholm et al (2021) and Holmström (2022) was done before GenAI became prevalent and well before agentic AI came into play. </w:t>
      </w:r>
    </w:p>
    <w:p w14:paraId="60F1BB35" w14:textId="6E7901AD" w:rsidR="006C56A6" w:rsidRPr="00234300" w:rsidRDefault="006C56A6" w:rsidP="00037F51">
      <w:pPr>
        <w:rPr>
          <w:lang w:val="en-US"/>
        </w:rPr>
      </w:pPr>
      <w:r w:rsidRPr="00234300">
        <w:t>Vidal et al. (</w:t>
      </w:r>
      <w:r w:rsidRPr="00234300">
        <w:rPr>
          <w:lang w:val="en-US"/>
        </w:rPr>
        <w:t>2022) describe digital transformation from the managerial perspective. While focusing mainly on the technical roles, Vidal et al. (2002) describe the importance of the role of management in creating business changes, managing technical talent,  and prioritizing learning.</w:t>
      </w:r>
    </w:p>
    <w:p w14:paraId="4A9C17A6" w14:textId="7FF8272C" w:rsidR="004F4D1D" w:rsidRPr="00234300" w:rsidRDefault="004F4D1D" w:rsidP="00037F51">
      <w:pPr>
        <w:rPr>
          <w:lang w:val="en-US"/>
        </w:rPr>
      </w:pPr>
      <w:r w:rsidRPr="00AD07D8">
        <w:rPr>
          <w:lang w:val="en-US"/>
        </w:rPr>
        <w:lastRenderedPageBreak/>
        <w:t xml:space="preserve">Gebauer et al. </w:t>
      </w:r>
      <w:r w:rsidRPr="00234300">
        <w:rPr>
          <w:lang w:val="en-US"/>
        </w:rPr>
        <w:t>(2020) describe a concerning pattern which he calls the digitalization paradox; this pattern notes that while companies often invest significantly in digital transformation, they often do not yield the expected returns.</w:t>
      </w:r>
      <w:r w:rsidR="008F3E1F" w:rsidRPr="00234300">
        <w:rPr>
          <w:lang w:val="en-US"/>
        </w:rPr>
        <w:t xml:space="preserve"> Gebauer et al. (2020) notes key traps in the process of digitization</w:t>
      </w:r>
      <w:r w:rsidR="00D401E0" w:rsidRPr="00234300">
        <w:rPr>
          <w:lang w:val="en-US"/>
        </w:rPr>
        <w:t>,</w:t>
      </w:r>
      <w:r w:rsidR="008F3E1F" w:rsidRPr="00234300">
        <w:rPr>
          <w:lang w:val="en-US"/>
        </w:rPr>
        <w:t xml:space="preserve"> like ignoring customer needs, applying incomplete accounting</w:t>
      </w:r>
      <w:r w:rsidR="00D401E0" w:rsidRPr="00234300">
        <w:rPr>
          <w:lang w:val="en-US"/>
        </w:rPr>
        <w:t>, and failing to build trust among partners</w:t>
      </w:r>
      <w:r w:rsidR="008F3E1F" w:rsidRPr="00234300">
        <w:rPr>
          <w:lang w:val="en-US"/>
        </w:rPr>
        <w:t xml:space="preserve">.  </w:t>
      </w:r>
    </w:p>
    <w:p w14:paraId="07C9AFB7" w14:textId="77777777" w:rsidR="00401741" w:rsidRPr="00190454" w:rsidRDefault="00B55EB8">
      <w:pPr>
        <w:pStyle w:val="Heading2"/>
        <w:rPr>
          <w:color w:val="auto"/>
        </w:rPr>
      </w:pPr>
      <w:bookmarkStart w:id="73" w:name="_Toc231762144"/>
      <w:bookmarkEnd w:id="72"/>
      <w:r w:rsidRPr="00190454">
        <w:rPr>
          <w:color w:val="auto"/>
        </w:rPr>
        <w:t>2.5. Synthesis: sensitizing concepts for the empirical study</w:t>
      </w:r>
      <w:bookmarkEnd w:id="73"/>
    </w:p>
    <w:p w14:paraId="3C6E209D" w14:textId="7E6C1F40" w:rsidR="008B26A2" w:rsidRDefault="00B55EB8" w:rsidP="00DC6431">
      <w:r w:rsidRPr="00190454">
        <w:t xml:space="preserve">The literature reviewed above suggests that agentic AI in marketing should be examined </w:t>
      </w:r>
      <w:r w:rsidR="00CE55EB" w:rsidRPr="00190454">
        <w:t>within the context that it operates in,</w:t>
      </w:r>
      <w:commentRangeStart w:id="74"/>
      <w:r w:rsidRPr="00190454">
        <w:t xml:space="preserve"> </w:t>
      </w:r>
      <w:commentRangeEnd w:id="74"/>
      <w:r w:rsidR="007C20CF" w:rsidRPr="00190454">
        <w:rPr>
          <w:rStyle w:val="CommentReference"/>
          <w:sz w:val="22"/>
          <w:szCs w:val="22"/>
        </w:rPr>
        <w:commentReference w:id="74"/>
      </w:r>
      <w:r w:rsidRPr="00190454">
        <w:t>rather than as a standalone technology.</w:t>
      </w:r>
      <w:commentRangeStart w:id="75"/>
      <w:r w:rsidRPr="00190454">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w:t>
      </w:r>
      <w:r w:rsidR="00AD07D8">
        <w:t>go beyond technical</w:t>
      </w:r>
      <w:r w:rsidRPr="00190454">
        <w:t xml:space="preserve"> capabilities</w:t>
      </w:r>
      <w:r w:rsidR="00AD07D8">
        <w:t xml:space="preserve">, considering contextual factors and shaping organizational factors </w:t>
      </w:r>
      <w:r w:rsidRPr="00190454">
        <w:t>before digital technologies reliably produce value. The value literature explains why the outcome is multidimensional: value may be operational, customer-related, strategic, or co-created, and it may be accompanied by value destruction.</w:t>
      </w:r>
      <w:bookmarkStart w:id="76" w:name="_squzp6x0kd2d" w:colFirst="0" w:colLast="0"/>
      <w:bookmarkEnd w:id="76"/>
      <w:commentRangeEnd w:id="75"/>
      <w:r w:rsidR="007C20CF">
        <w:rPr>
          <w:rStyle w:val="CommentReference"/>
          <w:sz w:val="22"/>
          <w:szCs w:val="22"/>
        </w:rPr>
        <w:commentReference w:id="75"/>
      </w:r>
    </w:p>
    <w:p w14:paraId="6CFA9C5A" w14:textId="77777777" w:rsidR="008B26A2" w:rsidRDefault="008B26A2">
      <w:r>
        <w:br w:type="page"/>
      </w:r>
    </w:p>
    <w:p w14:paraId="67E5F6FB" w14:textId="77777777" w:rsidR="00401741" w:rsidRPr="00366C98" w:rsidRDefault="00B55EB8">
      <w:pPr>
        <w:pStyle w:val="Heading1"/>
        <w:rPr>
          <w:lang w:val="en-US"/>
        </w:rPr>
      </w:pPr>
      <w:bookmarkStart w:id="77" w:name="_Toc231762145"/>
      <w:r w:rsidRPr="00366C98">
        <w:rPr>
          <w:lang w:val="en-US"/>
        </w:rPr>
        <w:lastRenderedPageBreak/>
        <w:t>3.</w:t>
      </w:r>
      <w:r w:rsidRPr="00366C98">
        <w:rPr>
          <w:lang w:val="en-US"/>
        </w:rPr>
        <w:tab/>
      </w:r>
      <w:commentRangeStart w:id="78"/>
      <w:r w:rsidRPr="00366C98">
        <w:rPr>
          <w:lang w:val="en-US"/>
        </w:rPr>
        <w:t>Methodology</w:t>
      </w:r>
      <w:commentRangeEnd w:id="78"/>
      <w:r w:rsidR="007C20CF" w:rsidRPr="00366C98">
        <w:rPr>
          <w:rStyle w:val="CommentReference"/>
          <w:sz w:val="22"/>
          <w:szCs w:val="22"/>
          <w:lang w:val="en-US"/>
        </w:rPr>
        <w:commentReference w:id="78"/>
      </w:r>
      <w:commentRangeStart w:id="79"/>
      <w:r w:rsidRPr="00366C98">
        <w:rPr>
          <w:lang w:val="en-US"/>
        </w:rPr>
        <w:t xml:space="preserve"> (10-12 pages)</w:t>
      </w:r>
      <w:bookmarkEnd w:id="77"/>
      <w:commentRangeEnd w:id="79"/>
      <w:r w:rsidR="007C20CF" w:rsidRPr="00366C98">
        <w:rPr>
          <w:rStyle w:val="CommentReference"/>
          <w:sz w:val="22"/>
          <w:szCs w:val="22"/>
          <w:lang w:val="en-US"/>
        </w:rPr>
        <w:commentReference w:id="79"/>
      </w:r>
    </w:p>
    <w:p w14:paraId="244C0701" w14:textId="77777777" w:rsidR="002779EF" w:rsidRDefault="002779EF" w:rsidP="002779EF">
      <w:pPr>
        <w:pStyle w:val="Heading2"/>
        <w:spacing w:before="80"/>
      </w:pPr>
      <w:bookmarkStart w:id="80" w:name="_Toc231762146"/>
      <w:r>
        <w:t>3.1.</w:t>
      </w:r>
      <w:r>
        <w:tab/>
        <w:t>Research approach</w:t>
      </w:r>
      <w:bookmarkEnd w:id="80"/>
    </w:p>
    <w:p w14:paraId="13B574E0" w14:textId="77777777" w:rsidR="002779EF" w:rsidRDefault="002779EF" w:rsidP="002779EF">
      <w:r>
        <w:t>Given the exploratory nature of the research question and the emerging character of agentic AI in marketing, constructivist grounded theory, a form of qualitative research, will be applied (</w:t>
      </w:r>
      <w:r>
        <w:rPr>
          <w:color w:val="222222"/>
          <w:highlight w:val="white"/>
        </w:rPr>
        <w:t>Charmaz, 2014</w:t>
      </w:r>
      <w: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rPr>
        <w:t>Charmaz, 2014</w:t>
      </w:r>
      <w:r>
        <w:t xml:space="preserve">). In turn, these insights will be collected and converted into theory. </w:t>
      </w:r>
    </w:p>
    <w:p w14:paraId="3351821A" w14:textId="0AE80253" w:rsidR="002779EF" w:rsidRDefault="002779EF" w:rsidP="002779EF">
      <w:r>
        <w:t>Grounded theory has the researcher iterate and switch between the collection and analysis of qualitative data; this leads to surprises and sparks of ideas (Charmaz, 20</w:t>
      </w:r>
      <w:r w:rsidR="000C32F9">
        <w:t>06</w:t>
      </w:r>
      <w:r>
        <w:t>). These surprises and sparks of ideas are especially relevant in a new and evolving field like agentic AI, where the researchers do not yet have a robust understanding of where the most relevant insights might be found.</w:t>
      </w:r>
    </w:p>
    <w:p w14:paraId="58F8F948" w14:textId="77777777" w:rsidR="002779EF" w:rsidRDefault="002779EF" w:rsidP="002779E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7BB2EA0" w14:textId="77777777" w:rsidR="00401741" w:rsidRDefault="00B55EB8">
      <w:pPr>
        <w:pStyle w:val="Heading2"/>
        <w:spacing w:before="80"/>
      </w:pPr>
      <w:bookmarkStart w:id="81" w:name="_Toc231762147"/>
      <w:r>
        <w:t>3.2.</w:t>
      </w:r>
      <w:r>
        <w:tab/>
        <w:t>Data collection</w:t>
      </w:r>
      <w:bookmarkEnd w:id="81"/>
    </w:p>
    <w:p w14:paraId="32F859F0" w14:textId="77777777" w:rsidR="00401741" w:rsidRDefault="00B55EB8">
      <w:r>
        <w:t xml:space="preserve">The process for data collection within constructivist grounded theory is flexible but well-defined (see figure B1). The process combines interviews with memo writing and coding (Charmaz, </w:t>
      </w:r>
      <w:r>
        <w:rPr>
          <w:color w:val="222222"/>
          <w:highlight w:val="white"/>
        </w:rPr>
        <w:t>2014</w:t>
      </w:r>
      <w:r>
        <w:t>)</w:t>
      </w:r>
    </w:p>
    <w:p w14:paraId="7C9F0D4C" w14:textId="77777777" w:rsidR="00401741" w:rsidRDefault="00B55EB8">
      <w: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w:t>
      </w:r>
      <w:r>
        <w:lastRenderedPageBreak/>
        <w:t xml:space="preserve">solutions. This dual perspective is chosen to get additional insights on both the technological possibilities and the current and planned use within marketing. The interaction between these perspectives can draw out insights that would otherwise be missed and further inform theory and practice. </w:t>
      </w:r>
    </w:p>
    <w:p w14:paraId="7CCE16E4" w14:textId="77777777" w:rsidR="00401741" w:rsidRDefault="00B55EB8">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09511374" w14:textId="77777777" w:rsidR="00401741" w:rsidRDefault="00B55EB8">
      <w: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06640EE7" w14:textId="77777777" w:rsidR="00401741" w:rsidRDefault="00B55EB8">
      <w: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479C6B84" w14:textId="77777777" w:rsidR="00401741" w:rsidRPr="008B26A2" w:rsidRDefault="00B55EB8">
      <w:pPr>
        <w:rPr>
          <w:i/>
          <w:iCs/>
          <w:color w:val="9BBB59" w:themeColor="accent3"/>
        </w:rPr>
      </w:pPr>
      <w: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r w:rsidRPr="008B26A2">
        <w:rPr>
          <w:i/>
          <w:iCs/>
          <w:color w:val="9BBB59" w:themeColor="accent3"/>
        </w:rPr>
        <w:t>3.2.1.</w:t>
      </w:r>
      <w:r w:rsidRPr="008B26A2">
        <w:rPr>
          <w:i/>
          <w:iCs/>
          <w:color w:val="9BBB59" w:themeColor="accent3"/>
        </w:rPr>
        <w:tab/>
        <w:t>Researcher’s Bias</w:t>
      </w:r>
    </w:p>
    <w:p w14:paraId="56D57840" w14:textId="77777777" w:rsidR="00401741" w:rsidRPr="008B26A2" w:rsidRDefault="00B55EB8">
      <w:pPr>
        <w:rPr>
          <w:color w:val="9BBB59" w:themeColor="accent3"/>
        </w:rPr>
      </w:pPr>
      <w:commentRangeStart w:id="82"/>
      <w:commentRangeStart w:id="83"/>
      <w:commentRangeStart w:id="84"/>
      <w:r w:rsidRPr="008B26A2">
        <w:rPr>
          <w:color w:val="9BBB59" w:themeColor="accent3"/>
        </w:rPr>
        <w:t>TODO</w:t>
      </w:r>
      <w:commentRangeEnd w:id="84"/>
      <w:r w:rsidR="007C20CF" w:rsidRPr="008B26A2">
        <w:rPr>
          <w:rStyle w:val="CommentReference"/>
          <w:color w:val="9BBB59" w:themeColor="accent3"/>
          <w:sz w:val="22"/>
          <w:szCs w:val="22"/>
        </w:rPr>
        <w:commentReference w:id="84"/>
      </w:r>
      <w:commentRangeEnd w:id="83"/>
      <w:r w:rsidR="007C20CF" w:rsidRPr="008B26A2">
        <w:rPr>
          <w:rStyle w:val="CommentReference"/>
          <w:color w:val="9BBB59" w:themeColor="accent3"/>
          <w:sz w:val="22"/>
          <w:szCs w:val="22"/>
        </w:rPr>
        <w:commentReference w:id="83"/>
      </w:r>
      <w:commentRangeEnd w:id="82"/>
      <w:r w:rsidR="007C20CF" w:rsidRPr="008B26A2">
        <w:rPr>
          <w:rStyle w:val="CommentReference"/>
          <w:color w:val="9BBB59" w:themeColor="accent3"/>
          <w:sz w:val="22"/>
          <w:szCs w:val="22"/>
        </w:rPr>
        <w:commentReference w:id="82"/>
      </w:r>
    </w:p>
    <w:p w14:paraId="56730C29" w14:textId="77777777" w:rsidR="00401741" w:rsidRDefault="00B55EB8">
      <w:pPr>
        <w:pStyle w:val="Heading2"/>
        <w:spacing w:before="80"/>
      </w:pPr>
      <w:bookmarkStart w:id="85" w:name="_Toc231762148"/>
      <w:r>
        <w:lastRenderedPageBreak/>
        <w:t>3.3.</w:t>
      </w:r>
      <w:r>
        <w:tab/>
      </w:r>
      <w:commentRangeStart w:id="86"/>
      <w:commentRangeStart w:id="87"/>
      <w:r>
        <w:t>Intended sample and sample size</w:t>
      </w:r>
      <w:bookmarkEnd w:id="85"/>
      <w:commentRangeEnd w:id="87"/>
      <w:r w:rsidR="007C20CF">
        <w:rPr>
          <w:rStyle w:val="CommentReference"/>
          <w:sz w:val="22"/>
          <w:szCs w:val="22"/>
        </w:rPr>
        <w:commentReference w:id="87"/>
      </w:r>
      <w:commentRangeEnd w:id="86"/>
      <w:r w:rsidR="007C20CF">
        <w:rPr>
          <w:rStyle w:val="CommentReference"/>
          <w:sz w:val="22"/>
          <w:szCs w:val="22"/>
        </w:rPr>
        <w:commentReference w:id="86"/>
      </w:r>
    </w:p>
    <w:p w14:paraId="16A663BA" w14:textId="77777777" w:rsidR="00401741" w:rsidRDefault="00B55EB8">
      <w:r>
        <w:t>In pursuit of the research question, top managers and experts in the field are interviewed. To find relevant candidates for the first group, the marketing managers</w:t>
      </w:r>
      <w:r>
        <w:rPr>
          <w:i/>
          <w:iCs/>
        </w:rPr>
        <w:t>,</w:t>
      </w:r>
      <w:r>
        <w:t xml:space="preserve"> a slightly wider scope than just those with the formal title is chosen: we focus on those who have a clear 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084CA074" w14:textId="77777777" w:rsidR="00401741" w:rsidRDefault="00B55EB8">
      <w:r>
        <w:t xml:space="preserve">To find sufficient participants, a combination of purposive </w:t>
      </w:r>
      <w:commentRangeStart w:id="88"/>
      <w:commentRangeStart w:id="89"/>
      <w:commentRangeStart w:id="90"/>
      <w:commentRangeStart w:id="91"/>
      <w:r>
        <w:t>sampling</w:t>
      </w:r>
      <w:commentRangeEnd w:id="91"/>
      <w:r w:rsidR="007C20CF">
        <w:rPr>
          <w:rStyle w:val="CommentReference"/>
          <w:sz w:val="22"/>
          <w:szCs w:val="22"/>
        </w:rPr>
        <w:commentReference w:id="91"/>
      </w:r>
      <w:commentRangeEnd w:id="90"/>
      <w:r w:rsidR="007C20CF">
        <w:rPr>
          <w:rStyle w:val="CommentReference"/>
          <w:sz w:val="22"/>
          <w:szCs w:val="22"/>
        </w:rPr>
        <w:commentReference w:id="90"/>
      </w:r>
      <w:commentRangeEnd w:id="88"/>
      <w:r w:rsidR="007C20CF">
        <w:rPr>
          <w:rStyle w:val="CommentReference"/>
          <w:sz w:val="22"/>
          <w:szCs w:val="22"/>
        </w:rPr>
        <w:commentReference w:id="88"/>
      </w:r>
      <w:commentRangeEnd w:id="89"/>
      <w:r w:rsidR="008B26A2">
        <w:rPr>
          <w:rStyle w:val="CommentReference"/>
          <w:sz w:val="22"/>
          <w:szCs w:val="22"/>
        </w:rPr>
        <w:commentReference w:id="89"/>
      </w:r>
      <w:r>
        <w:t xml:space="preserve"> (Patton, 2014) and snowball sampling (</w:t>
      </w:r>
      <w:r>
        <w:rPr>
          <w:highlight w:val="white"/>
        </w:rPr>
        <w:t>Parker et al., 2019</w:t>
      </w:r>
      <w:r>
        <w:t>) to identify interview participants is used. The sampling starts with the personal network of the researcher</w:t>
      </w:r>
      <w:commentRangeStart w:id="92"/>
      <w:commentRangeStart w:id="93"/>
      <w:r>
        <w:t>, relying mainly on LinkedIn</w:t>
      </w:r>
      <w:commentRangeEnd w:id="93"/>
      <w:r w:rsidR="007C20CF">
        <w:rPr>
          <w:rStyle w:val="CommentReference"/>
          <w:sz w:val="22"/>
          <w:szCs w:val="22"/>
        </w:rPr>
        <w:commentReference w:id="93"/>
      </w:r>
      <w:commentRangeEnd w:id="92"/>
      <w:r w:rsidR="007C20CF">
        <w:rPr>
          <w:rStyle w:val="CommentReference"/>
          <w:sz w:val="22"/>
          <w:szCs w:val="22"/>
        </w:rPr>
        <w:commentReference w:id="92"/>
      </w:r>
      <w:r>
        <w:t>; candidates were selected when their role matched the selection criteria. Candidates are selected based on their Since the sampling universe is already narrow and access might be limited, n</w:t>
      </w:r>
      <w:commentRangeStart w:id="94"/>
      <w:commentRangeStart w:id="95"/>
      <w:commentRangeStart w:id="96"/>
      <w:commentRangeStart w:id="97"/>
      <w:commentRangeStart w:id="98"/>
      <w:commentRangeStart w:id="99"/>
      <w:commentRangeStart w:id="100"/>
      <w:r>
        <w:t>o further selection criteria are applied to potential participants.</w:t>
      </w:r>
      <w:commentRangeEnd w:id="98"/>
      <w:r w:rsidR="007C20CF">
        <w:rPr>
          <w:rStyle w:val="CommentReference"/>
          <w:sz w:val="22"/>
          <w:szCs w:val="22"/>
        </w:rPr>
        <w:commentReference w:id="98"/>
      </w:r>
      <w:commentRangeEnd w:id="99"/>
      <w:r w:rsidR="008B26A2">
        <w:rPr>
          <w:rStyle w:val="CommentReference"/>
          <w:sz w:val="22"/>
          <w:szCs w:val="22"/>
        </w:rPr>
        <w:commentReference w:id="99"/>
      </w:r>
      <w:commentRangeEnd w:id="100"/>
      <w:r w:rsidR="008B26A2">
        <w:rPr>
          <w:rStyle w:val="CommentReference"/>
          <w:sz w:val="22"/>
          <w:szCs w:val="22"/>
        </w:rPr>
        <w:commentReference w:id="100"/>
      </w:r>
      <w:commentRangeEnd w:id="97"/>
      <w:r w:rsidR="007C20CF">
        <w:rPr>
          <w:rStyle w:val="CommentReference"/>
          <w:sz w:val="22"/>
          <w:szCs w:val="22"/>
        </w:rPr>
        <w:commentReference w:id="97"/>
      </w:r>
      <w:commentRangeEnd w:id="96"/>
      <w:r w:rsidR="007C20CF">
        <w:rPr>
          <w:rStyle w:val="CommentReference"/>
          <w:sz w:val="22"/>
          <w:szCs w:val="22"/>
        </w:rPr>
        <w:commentReference w:id="96"/>
      </w:r>
      <w:commentRangeEnd w:id="95"/>
      <w:r w:rsidR="007C20CF">
        <w:rPr>
          <w:rStyle w:val="CommentReference"/>
          <w:sz w:val="22"/>
          <w:szCs w:val="22"/>
        </w:rPr>
        <w:commentReference w:id="95"/>
      </w:r>
      <w:commentRangeEnd w:id="94"/>
      <w:r w:rsidR="007C20CF">
        <w:rPr>
          <w:rStyle w:val="CommentReference"/>
          <w:sz w:val="22"/>
          <w:szCs w:val="22"/>
        </w:rPr>
        <w:commentReference w:id="94"/>
      </w:r>
      <w:r>
        <w:t xml:space="preserve"> However, key properties</w:t>
      </w:r>
      <w:r>
        <w:rPr>
          <w:vertAlign w:val="superscript"/>
        </w:rPr>
        <w:footnoteReference w:id="1"/>
      </w:r>
      <w:r>
        <w:t xml:space="preserve"> about the participant’s role and organization are noted to allow analysis of insights and potential limitations that can be derived from the sample distribution. </w:t>
      </w:r>
    </w:p>
    <w:p w14:paraId="7EB4395C" w14:textId="77777777" w:rsidR="00401741" w:rsidRDefault="00B55EB8">
      <w:r>
        <w:t xml:space="preserve">In line with the concept of theoretical saturation (Charmaz, </w:t>
      </w:r>
      <w:r>
        <w:rPr>
          <w:color w:val="222222"/>
          <w:highlight w:val="white"/>
        </w:rPr>
        <w:t>2014</w:t>
      </w:r>
      <w: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rPr>
        <w:t>2014</w:t>
      </w:r>
      <w:r>
        <w:t>).</w:t>
      </w:r>
    </w:p>
    <w:p w14:paraId="6309799A" w14:textId="77777777" w:rsidR="00401741" w:rsidRDefault="00B55EB8">
      <w:r>
        <w:t>Table 1 contains an anonymized overview of the candidates, including their background, role and type of company.</w:t>
      </w:r>
    </w:p>
    <w:p w14:paraId="7D8AFA75" w14:textId="77777777" w:rsidR="00401741" w:rsidRDefault="00B55EB8">
      <w:r>
        <w:lastRenderedPageBreak/>
        <w:t>Table 1 contains an anonymized overview of the candidates, including their background, role and type of company. Due to the network of the researcher and the research institution, most of the interviewees worked mainly in the Netherlands (11 out of 17 total).</w:t>
      </w:r>
    </w:p>
    <w:p w14:paraId="57B761D3" w14:textId="77777777" w:rsidR="00401741" w:rsidRDefault="00401741">
      <w:pPr>
        <w:sectPr w:rsidR="00401741">
          <w:headerReference w:type="default" r:id="rId17"/>
          <w:pgSz w:w="12240" w:h="15840"/>
          <w:pgMar w:top="1440" w:right="1440" w:bottom="1440" w:left="1440" w:header="720" w:footer="720" w:gutter="0"/>
          <w:pgNumType w:start="1"/>
          <w:cols w:space="708"/>
        </w:sectPr>
      </w:pPr>
    </w:p>
    <w:p w14:paraId="3130B74A" w14:textId="77777777" w:rsidR="00401741" w:rsidRDefault="00B55EB8">
      <w:pPr>
        <w:ind w:firstLine="0"/>
        <w:rPr>
          <w:b/>
          <w:bCs/>
        </w:rPr>
      </w:pPr>
      <w:r>
        <w:rPr>
          <w:b/>
          <w:bCs/>
        </w:rPr>
        <w:lastRenderedPageBreak/>
        <w:t>Table 1.</w:t>
      </w:r>
    </w:p>
    <w:p w14:paraId="34F47158" w14:textId="77777777" w:rsidR="00401741" w:rsidRDefault="00B55EB8">
      <w:pPr>
        <w:ind w:firstLine="0"/>
        <w:rPr>
          <w:i/>
          <w:iCs/>
        </w:rPr>
      </w:pPr>
      <w:r>
        <w:rPr>
          <w:i/>
          <w:iCs/>
        </w:rPr>
        <w:t>Overview of participants.</w:t>
      </w:r>
    </w:p>
    <w:tbl>
      <w:tblPr>
        <w:tblStyle w:val="a0"/>
        <w:tblW w:w="12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401741" w14:paraId="49732542" w14:textId="77777777">
        <w:trPr>
          <w:trHeight w:val="285"/>
        </w:trPr>
        <w:tc>
          <w:tcPr>
            <w:tcW w:w="1455" w:type="dxa"/>
            <w:tcBorders>
              <w:top w:val="single" w:sz="7" w:space="0" w:color="000000"/>
              <w:left w:val="nil"/>
              <w:bottom w:val="nil"/>
              <w:right w:val="single" w:sz="8" w:space="0" w:color="D9D9D9"/>
            </w:tcBorders>
            <w:tcMar>
              <w:top w:w="0" w:type="dxa"/>
              <w:left w:w="100" w:type="dxa"/>
              <w:bottom w:w="0" w:type="dxa"/>
              <w:right w:w="100" w:type="dxa"/>
            </w:tcMar>
            <w:vAlign w:val="bottom"/>
          </w:tcPr>
          <w:p w14:paraId="20AD002F" w14:textId="77777777" w:rsidR="00401741" w:rsidRDefault="00B55EB8">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27ECBBEE" w14:textId="77777777" w:rsidR="00401741" w:rsidRDefault="00B55EB8">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3FF25D6C" w14:textId="77777777" w:rsidR="00401741" w:rsidRDefault="00B55EB8">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left w:val="single" w:sz="8" w:space="0" w:color="D9D9D9"/>
              <w:bottom w:val="nil"/>
              <w:right w:val="nil"/>
            </w:tcBorders>
            <w:tcMar>
              <w:top w:w="0" w:type="dxa"/>
              <w:left w:w="100" w:type="dxa"/>
              <w:bottom w:w="0" w:type="dxa"/>
              <w:right w:w="100" w:type="dxa"/>
            </w:tcMar>
            <w:vAlign w:val="bottom"/>
          </w:tcPr>
          <w:p w14:paraId="4FF6C868" w14:textId="77777777" w:rsidR="00401741" w:rsidRDefault="00B55EB8">
            <w:pPr>
              <w:spacing w:line="360" w:lineRule="auto"/>
              <w:ind w:firstLine="0"/>
              <w:jc w:val="center"/>
              <w:rPr>
                <w:b/>
                <w:bCs/>
                <w:sz w:val="20"/>
                <w:szCs w:val="20"/>
              </w:rPr>
            </w:pPr>
            <w:r>
              <w:rPr>
                <w:b/>
                <w:bCs/>
                <w:sz w:val="20"/>
                <w:szCs w:val="20"/>
              </w:rPr>
              <w:t>Company type</w:t>
            </w:r>
          </w:p>
        </w:tc>
      </w:tr>
      <w:tr w:rsidR="00401741" w14:paraId="1A18FE03" w14:textId="77777777">
        <w:trPr>
          <w:trHeight w:val="285"/>
        </w:trPr>
        <w:tc>
          <w:tcPr>
            <w:tcW w:w="145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616928E5" w14:textId="77777777" w:rsidR="00401741" w:rsidRDefault="00B55EB8">
            <w:pPr>
              <w:spacing w:line="360" w:lineRule="auto"/>
              <w:ind w:firstLine="0"/>
              <w:jc w:val="center"/>
              <w:rPr>
                <w:sz w:val="20"/>
                <w:szCs w:val="20"/>
              </w:rPr>
            </w:pPr>
            <w:r>
              <w:rPr>
                <w:sz w:val="20"/>
                <w:szCs w:val="20"/>
              </w:rPr>
              <w:t>number</w:t>
            </w:r>
          </w:p>
        </w:tc>
        <w:tc>
          <w:tcPr>
            <w:tcW w:w="108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1A52C3D1" w14:textId="77777777" w:rsidR="00401741" w:rsidRDefault="00B55EB8">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right w:val="nil"/>
            </w:tcBorders>
            <w:tcMar>
              <w:top w:w="0" w:type="dxa"/>
              <w:left w:w="100" w:type="dxa"/>
              <w:bottom w:w="0" w:type="dxa"/>
              <w:right w:w="100" w:type="dxa"/>
            </w:tcMar>
            <w:vAlign w:val="bottom"/>
          </w:tcPr>
          <w:p w14:paraId="742EEE9B" w14:textId="77777777" w:rsidR="00401741" w:rsidRDefault="00B55EB8">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4784ADAA" w14:textId="77777777" w:rsidR="00401741" w:rsidRDefault="00B55EB8">
            <w:pPr>
              <w:spacing w:line="360" w:lineRule="auto"/>
              <w:ind w:firstLine="0"/>
              <w:jc w:val="center"/>
              <w:rPr>
                <w:sz w:val="20"/>
                <w:szCs w:val="20"/>
              </w:rPr>
            </w:pPr>
            <w:r>
              <w:rPr>
                <w:sz w:val="20"/>
                <w:szCs w:val="20"/>
              </w:rPr>
              <w:t>Marketing</w:t>
            </w:r>
          </w:p>
        </w:tc>
        <w:tc>
          <w:tcPr>
            <w:tcW w:w="117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8072840" w14:textId="77777777" w:rsidR="00401741" w:rsidRDefault="00B55EB8">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right w:val="nil"/>
            </w:tcBorders>
            <w:tcMar>
              <w:top w:w="0" w:type="dxa"/>
              <w:left w:w="100" w:type="dxa"/>
              <w:bottom w:w="0" w:type="dxa"/>
              <w:right w:w="100" w:type="dxa"/>
            </w:tcMar>
            <w:vAlign w:val="bottom"/>
          </w:tcPr>
          <w:p w14:paraId="55A002C1" w14:textId="77777777" w:rsidR="00401741" w:rsidRDefault="00B55EB8">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76968857" w14:textId="77777777" w:rsidR="00401741" w:rsidRDefault="00B55EB8">
            <w:pPr>
              <w:spacing w:line="360" w:lineRule="auto"/>
              <w:ind w:firstLine="0"/>
              <w:jc w:val="center"/>
              <w:rPr>
                <w:sz w:val="20"/>
                <w:szCs w:val="20"/>
              </w:rPr>
            </w:pPr>
            <w:r>
              <w:rPr>
                <w:sz w:val="20"/>
                <w:szCs w:val="20"/>
              </w:rPr>
              <w:t>External AI advisor</w:t>
            </w:r>
          </w:p>
        </w:tc>
        <w:tc>
          <w:tcPr>
            <w:tcW w:w="192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07F976D5" w14:textId="77777777" w:rsidR="00401741" w:rsidRDefault="00B55EB8">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right w:val="nil"/>
            </w:tcBorders>
            <w:tcMar>
              <w:top w:w="0" w:type="dxa"/>
              <w:left w:w="100" w:type="dxa"/>
              <w:bottom w:w="0" w:type="dxa"/>
              <w:right w:w="100" w:type="dxa"/>
            </w:tcMar>
            <w:vAlign w:val="bottom"/>
          </w:tcPr>
          <w:p w14:paraId="08507B5C" w14:textId="77777777" w:rsidR="00401741" w:rsidRDefault="00B55EB8">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right w:val="nil"/>
            </w:tcBorders>
            <w:tcMar>
              <w:top w:w="0" w:type="dxa"/>
              <w:left w:w="100" w:type="dxa"/>
              <w:bottom w:w="0" w:type="dxa"/>
              <w:right w:w="100" w:type="dxa"/>
            </w:tcMar>
            <w:vAlign w:val="bottom"/>
          </w:tcPr>
          <w:p w14:paraId="129931D2" w14:textId="77777777" w:rsidR="00401741" w:rsidRDefault="00B55EB8">
            <w:pPr>
              <w:spacing w:line="360" w:lineRule="auto"/>
              <w:ind w:firstLine="0"/>
              <w:jc w:val="center"/>
              <w:rPr>
                <w:sz w:val="20"/>
                <w:szCs w:val="20"/>
              </w:rPr>
            </w:pPr>
            <w:r>
              <w:rPr>
                <w:sz w:val="20"/>
                <w:szCs w:val="20"/>
              </w:rPr>
              <w:t>Other advisory role</w:t>
            </w:r>
          </w:p>
        </w:tc>
      </w:tr>
      <w:tr w:rsidR="00401741" w14:paraId="62BE282E"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BD57FD2" w14:textId="77777777" w:rsidR="00401741" w:rsidRDefault="00B55EB8">
            <w:pPr>
              <w:spacing w:line="360" w:lineRule="auto"/>
              <w:ind w:firstLine="0"/>
              <w:jc w:val="center"/>
              <w:rPr>
                <w:sz w:val="20"/>
                <w:szCs w:val="20"/>
              </w:rPr>
            </w:pPr>
            <w:r>
              <w:rPr>
                <w:sz w:val="20"/>
                <w:szCs w:val="20"/>
              </w:rPr>
              <w:t>1</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5895871C"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B6D259E" w14:textId="77777777" w:rsidR="00401741" w:rsidRDefault="00B55EB8">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549268C" w14:textId="77777777" w:rsidR="00401741" w:rsidRDefault="00401741">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2587DFD"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7E5FE12"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D50C3FE"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E7BD4BE"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F9D6565"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447D4DE" w14:textId="77777777" w:rsidR="00401741" w:rsidRDefault="00401741">
            <w:pPr>
              <w:spacing w:line="360" w:lineRule="auto"/>
              <w:jc w:val="center"/>
              <w:rPr>
                <w:sz w:val="20"/>
                <w:szCs w:val="20"/>
              </w:rPr>
            </w:pPr>
          </w:p>
        </w:tc>
      </w:tr>
      <w:tr w:rsidR="00401741" w14:paraId="6ADAF057"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4185D41" w14:textId="77777777" w:rsidR="00401741" w:rsidRDefault="00B55EB8">
            <w:pPr>
              <w:spacing w:line="360" w:lineRule="auto"/>
              <w:ind w:firstLine="0"/>
              <w:jc w:val="center"/>
              <w:rPr>
                <w:sz w:val="20"/>
                <w:szCs w:val="20"/>
              </w:rPr>
            </w:pPr>
            <w:r>
              <w:rPr>
                <w:sz w:val="20"/>
                <w:szCs w:val="20"/>
              </w:rPr>
              <w:t>2</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5BE59B6"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12845F74"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7B4EB1CA"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5078B9F" w14:textId="77777777" w:rsidR="00401741" w:rsidRDefault="00B55EB8">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5D840257"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2C5AAA8F"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2D4DF975"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367B840"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D14324F" w14:textId="77777777" w:rsidR="00401741" w:rsidRDefault="00401741">
            <w:pPr>
              <w:spacing w:line="360" w:lineRule="auto"/>
              <w:jc w:val="center"/>
              <w:rPr>
                <w:sz w:val="20"/>
                <w:szCs w:val="20"/>
              </w:rPr>
            </w:pPr>
          </w:p>
        </w:tc>
      </w:tr>
      <w:tr w:rsidR="00401741" w14:paraId="3DB7C8C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C432C2B" w14:textId="77777777" w:rsidR="00401741" w:rsidRDefault="00B55EB8">
            <w:pPr>
              <w:spacing w:line="360" w:lineRule="auto"/>
              <w:ind w:firstLine="0"/>
              <w:jc w:val="center"/>
              <w:rPr>
                <w:sz w:val="20"/>
                <w:szCs w:val="20"/>
              </w:rPr>
            </w:pPr>
            <w:r>
              <w:rPr>
                <w:sz w:val="20"/>
                <w:szCs w:val="20"/>
              </w:rPr>
              <w:t>3</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802637B" w14:textId="77777777" w:rsidR="00401741" w:rsidRDefault="00B55EB8">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EAF5B3F"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684C5980"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41266A1" w14:textId="77777777" w:rsidR="00401741" w:rsidRDefault="00B55EB8">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0F8143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282D5BA0"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6F20DF71"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B28D57B"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892AB05" w14:textId="77777777" w:rsidR="00401741" w:rsidRDefault="00401741">
            <w:pPr>
              <w:spacing w:line="360" w:lineRule="auto"/>
              <w:jc w:val="center"/>
              <w:rPr>
                <w:sz w:val="20"/>
                <w:szCs w:val="20"/>
              </w:rPr>
            </w:pPr>
          </w:p>
        </w:tc>
      </w:tr>
      <w:tr w:rsidR="00401741" w14:paraId="651786D8"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4E9DDAE6" w14:textId="77777777" w:rsidR="00401741" w:rsidRDefault="00B55EB8">
            <w:pPr>
              <w:spacing w:line="360" w:lineRule="auto"/>
              <w:ind w:firstLine="0"/>
              <w:jc w:val="center"/>
              <w:rPr>
                <w:sz w:val="20"/>
                <w:szCs w:val="20"/>
              </w:rPr>
            </w:pPr>
            <w:r>
              <w:rPr>
                <w:sz w:val="20"/>
                <w:szCs w:val="20"/>
              </w:rPr>
              <w:t>4</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8E37F46"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A967279"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28B28831"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41F796B"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681F1D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22865A7"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2D0A49D"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947F8EB"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9254010" w14:textId="77777777" w:rsidR="00401741" w:rsidRDefault="00401741">
            <w:pPr>
              <w:spacing w:line="360" w:lineRule="auto"/>
              <w:jc w:val="center"/>
              <w:rPr>
                <w:sz w:val="20"/>
                <w:szCs w:val="20"/>
              </w:rPr>
            </w:pPr>
          </w:p>
        </w:tc>
      </w:tr>
      <w:tr w:rsidR="00401741" w14:paraId="7CA87A19"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529CEEEC" w14:textId="77777777" w:rsidR="00401741" w:rsidRDefault="00B55EB8">
            <w:pPr>
              <w:spacing w:line="360" w:lineRule="auto"/>
              <w:ind w:firstLine="0"/>
              <w:jc w:val="center"/>
              <w:rPr>
                <w:sz w:val="20"/>
                <w:szCs w:val="20"/>
              </w:rPr>
            </w:pPr>
            <w:r>
              <w:rPr>
                <w:sz w:val="20"/>
                <w:szCs w:val="20"/>
              </w:rPr>
              <w:t>5</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986C77F" w14:textId="77777777" w:rsidR="00401741" w:rsidRDefault="00B55EB8">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72A04553"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9907A77" w14:textId="77777777" w:rsidR="00401741" w:rsidRDefault="00401741">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6B6DDB5"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0641E41"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BE9719E"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15B87140"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DD563A"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41CED4" w14:textId="77777777" w:rsidR="00401741" w:rsidRDefault="00401741">
            <w:pPr>
              <w:spacing w:line="360" w:lineRule="auto"/>
              <w:jc w:val="center"/>
              <w:rPr>
                <w:sz w:val="20"/>
                <w:szCs w:val="20"/>
              </w:rPr>
            </w:pPr>
          </w:p>
        </w:tc>
      </w:tr>
      <w:tr w:rsidR="00401741" w14:paraId="640E0436"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6660FE2D" w14:textId="77777777" w:rsidR="00401741" w:rsidRDefault="00B55EB8">
            <w:pPr>
              <w:spacing w:line="360" w:lineRule="auto"/>
              <w:ind w:firstLine="0"/>
              <w:jc w:val="center"/>
              <w:rPr>
                <w:sz w:val="20"/>
                <w:szCs w:val="20"/>
              </w:rPr>
            </w:pPr>
            <w:r>
              <w:rPr>
                <w:sz w:val="20"/>
                <w:szCs w:val="20"/>
              </w:rPr>
              <w:t>6</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203F02C"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C218A12"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DBAB653"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4EF14333" w14:textId="77777777" w:rsidR="00401741" w:rsidRDefault="00B55EB8">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18ABEC72"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169AA0FE"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51EE001"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C8454E3"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BB97018" w14:textId="77777777" w:rsidR="00401741" w:rsidRDefault="00401741">
            <w:pPr>
              <w:spacing w:line="360" w:lineRule="auto"/>
              <w:jc w:val="center"/>
              <w:rPr>
                <w:sz w:val="20"/>
                <w:szCs w:val="20"/>
              </w:rPr>
            </w:pPr>
          </w:p>
        </w:tc>
      </w:tr>
      <w:tr w:rsidR="00401741" w14:paraId="01E44674"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8C46E00" w14:textId="77777777" w:rsidR="00401741" w:rsidRDefault="00B55EB8">
            <w:pPr>
              <w:spacing w:line="360" w:lineRule="auto"/>
              <w:ind w:firstLine="0"/>
              <w:jc w:val="center"/>
              <w:rPr>
                <w:sz w:val="20"/>
                <w:szCs w:val="20"/>
              </w:rPr>
            </w:pPr>
            <w:r>
              <w:rPr>
                <w:sz w:val="20"/>
                <w:szCs w:val="20"/>
              </w:rPr>
              <w:t>7</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72BCBC6E"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D95BE46"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4B15614" w14:textId="77777777" w:rsidR="00401741" w:rsidRDefault="00401741">
            <w:pPr>
              <w:spacing w:line="360" w:lineRule="auto"/>
              <w:jc w:val="center"/>
              <w:rPr>
                <w:sz w:val="20"/>
                <w:szCs w:val="20"/>
              </w:rPr>
            </w:pP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223FFE28"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C06038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DC2E27B"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1877739C"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399AE2DE"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05FE2529" w14:textId="77777777" w:rsidR="00401741" w:rsidRDefault="00B55EB8">
            <w:pPr>
              <w:spacing w:line="360" w:lineRule="auto"/>
              <w:ind w:firstLine="0"/>
              <w:jc w:val="center"/>
              <w:rPr>
                <w:sz w:val="20"/>
                <w:szCs w:val="20"/>
              </w:rPr>
            </w:pPr>
            <w:r>
              <w:rPr>
                <w:sz w:val="20"/>
                <w:szCs w:val="20"/>
              </w:rPr>
              <w:t>x</w:t>
            </w:r>
          </w:p>
        </w:tc>
      </w:tr>
      <w:tr w:rsidR="00401741" w14:paraId="68AAD302"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2D6F783B" w14:textId="77777777" w:rsidR="00401741" w:rsidRDefault="00B55EB8">
            <w:pPr>
              <w:spacing w:line="360" w:lineRule="auto"/>
              <w:ind w:firstLine="0"/>
              <w:jc w:val="center"/>
              <w:rPr>
                <w:sz w:val="20"/>
                <w:szCs w:val="20"/>
              </w:rPr>
            </w:pPr>
            <w:r>
              <w:rPr>
                <w:sz w:val="20"/>
                <w:szCs w:val="20"/>
              </w:rPr>
              <w:t>8</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86429BB"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5A1C18D"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98B172A"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78047108"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5D714ABF"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E4D718E"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C0A2B34" w14:textId="77777777" w:rsidR="00401741" w:rsidRDefault="00401741">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D2842D5"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C98B028" w14:textId="77777777" w:rsidR="00401741" w:rsidRDefault="00401741">
            <w:pPr>
              <w:spacing w:line="360" w:lineRule="auto"/>
              <w:jc w:val="center"/>
              <w:rPr>
                <w:sz w:val="20"/>
                <w:szCs w:val="20"/>
              </w:rPr>
            </w:pPr>
          </w:p>
        </w:tc>
      </w:tr>
      <w:tr w:rsidR="00401741" w14:paraId="67D466EE"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7C6DE3D1" w14:textId="77777777" w:rsidR="00401741" w:rsidRDefault="00B55EB8">
            <w:pPr>
              <w:spacing w:line="360" w:lineRule="auto"/>
              <w:ind w:firstLine="0"/>
              <w:jc w:val="center"/>
              <w:rPr>
                <w:sz w:val="20"/>
                <w:szCs w:val="20"/>
              </w:rPr>
            </w:pPr>
            <w:r>
              <w:rPr>
                <w:sz w:val="20"/>
                <w:szCs w:val="20"/>
              </w:rPr>
              <w:t>9</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1EC9BEF1"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CAEDA53"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1AFA7387"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52EBF90"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D77AFA9"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339AB0A6" w14:textId="77777777" w:rsidR="00401741" w:rsidRDefault="00401741">
            <w:pPr>
              <w:spacing w:line="360" w:lineRule="auto"/>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077AA5E"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9CFBEBA"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1D4B299" w14:textId="77777777" w:rsidR="00401741" w:rsidRDefault="00401741">
            <w:pPr>
              <w:spacing w:line="360" w:lineRule="auto"/>
              <w:jc w:val="center"/>
              <w:rPr>
                <w:sz w:val="20"/>
                <w:szCs w:val="20"/>
              </w:rPr>
            </w:pPr>
          </w:p>
        </w:tc>
      </w:tr>
      <w:tr w:rsidR="00401741" w14:paraId="2110DAEA"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5A7DA003" w14:textId="77777777" w:rsidR="00401741" w:rsidRDefault="00B55EB8">
            <w:pPr>
              <w:spacing w:line="360" w:lineRule="auto"/>
              <w:ind w:firstLine="0"/>
              <w:jc w:val="center"/>
              <w:rPr>
                <w:sz w:val="20"/>
                <w:szCs w:val="20"/>
              </w:rPr>
            </w:pPr>
            <w:r>
              <w:rPr>
                <w:sz w:val="20"/>
                <w:szCs w:val="20"/>
              </w:rPr>
              <w:t>10</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0706DFB"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1437F653"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41F19436"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6BCFAF16"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97CC62C"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62CB3E1B"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2A1A6D86"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2E86DBE"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9C6F77A" w14:textId="77777777" w:rsidR="00401741" w:rsidRDefault="00401741">
            <w:pPr>
              <w:spacing w:line="360" w:lineRule="auto"/>
              <w:jc w:val="center"/>
              <w:rPr>
                <w:sz w:val="20"/>
                <w:szCs w:val="20"/>
              </w:rPr>
            </w:pPr>
          </w:p>
        </w:tc>
      </w:tr>
      <w:tr w:rsidR="00401741" w14:paraId="2F24DDC9"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1EAB0373" w14:textId="77777777" w:rsidR="00401741" w:rsidRDefault="00B55EB8">
            <w:pPr>
              <w:spacing w:line="360" w:lineRule="auto"/>
              <w:ind w:firstLine="0"/>
              <w:jc w:val="center"/>
              <w:rPr>
                <w:sz w:val="20"/>
                <w:szCs w:val="20"/>
              </w:rPr>
            </w:pPr>
            <w:r>
              <w:rPr>
                <w:sz w:val="20"/>
                <w:szCs w:val="20"/>
              </w:rPr>
              <w:t>11</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21B00E59"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A232F51"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32DB1F1A"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1B44F8D9"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00B4C7D"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C821EF8"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6EAD579"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2A0C8ACE"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E35C073" w14:textId="77777777" w:rsidR="00401741" w:rsidRDefault="00401741">
            <w:pPr>
              <w:spacing w:line="360" w:lineRule="auto"/>
              <w:jc w:val="center"/>
              <w:rPr>
                <w:sz w:val="20"/>
                <w:szCs w:val="20"/>
              </w:rPr>
            </w:pPr>
          </w:p>
        </w:tc>
      </w:tr>
      <w:tr w:rsidR="00401741" w14:paraId="162F79D7"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45D31FA" w14:textId="77777777" w:rsidR="00401741" w:rsidRDefault="00B55EB8">
            <w:pPr>
              <w:spacing w:line="360" w:lineRule="auto"/>
              <w:ind w:firstLine="0"/>
              <w:jc w:val="center"/>
              <w:rPr>
                <w:sz w:val="20"/>
                <w:szCs w:val="20"/>
              </w:rPr>
            </w:pPr>
            <w:r>
              <w:rPr>
                <w:sz w:val="20"/>
                <w:szCs w:val="20"/>
              </w:rPr>
              <w:t>12</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76530202"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980FDC9"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1494F9FD"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32471CF4" w14:textId="77777777" w:rsidR="00401741" w:rsidRDefault="00401741">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6D2E7F66"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2BDA6630"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48F1C45"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13C854B"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79D25C65" w14:textId="77777777" w:rsidR="00401741" w:rsidRDefault="00401741">
            <w:pPr>
              <w:spacing w:line="360" w:lineRule="auto"/>
              <w:jc w:val="center"/>
              <w:rPr>
                <w:sz w:val="20"/>
                <w:szCs w:val="20"/>
              </w:rPr>
            </w:pPr>
          </w:p>
        </w:tc>
      </w:tr>
      <w:tr w:rsidR="00401741" w14:paraId="3B73594F"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3661FD5B" w14:textId="77777777" w:rsidR="00401741" w:rsidRDefault="00B55EB8">
            <w:pPr>
              <w:spacing w:line="360" w:lineRule="auto"/>
              <w:ind w:firstLine="0"/>
              <w:jc w:val="center"/>
              <w:rPr>
                <w:sz w:val="20"/>
                <w:szCs w:val="20"/>
              </w:rPr>
            </w:pPr>
            <w:r>
              <w:rPr>
                <w:sz w:val="20"/>
                <w:szCs w:val="20"/>
              </w:rPr>
              <w:t>13</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68415423" w14:textId="77777777" w:rsidR="00401741" w:rsidRDefault="00B55EB8">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2D45B8E1" w14:textId="77777777" w:rsidR="00401741" w:rsidRDefault="00B55EB8">
            <w:pPr>
              <w:spacing w:line="360" w:lineRule="auto"/>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66D2545F" w14:textId="77777777" w:rsidR="00401741" w:rsidRDefault="00B55EB8">
            <w:pPr>
              <w:spacing w:line="360" w:lineRule="auto"/>
              <w:ind w:firstLine="0"/>
              <w:jc w:val="center"/>
              <w:rPr>
                <w:sz w:val="20"/>
                <w:szCs w:val="20"/>
              </w:rPr>
            </w:pPr>
            <w:r>
              <w:rPr>
                <w:sz w:val="20"/>
                <w:szCs w:val="20"/>
              </w:rPr>
              <w:t xml:space="preserve"> </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2DFBA90A" w14:textId="77777777" w:rsidR="00401741" w:rsidRDefault="00B55EB8">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2A90A705" w14:textId="77777777" w:rsidR="00401741" w:rsidRDefault="00B55EB8">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A64421D"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348F71A"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13C6C7F" w14:textId="77777777" w:rsidR="00401741" w:rsidRDefault="00B55EB8">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61B2BFC" w14:textId="77777777" w:rsidR="00401741" w:rsidRDefault="00B55EB8">
            <w:pPr>
              <w:spacing w:line="360" w:lineRule="auto"/>
              <w:jc w:val="center"/>
              <w:rPr>
                <w:sz w:val="20"/>
                <w:szCs w:val="20"/>
              </w:rPr>
            </w:pPr>
            <w:r>
              <w:rPr>
                <w:sz w:val="20"/>
                <w:szCs w:val="20"/>
              </w:rPr>
              <w:t xml:space="preserve"> </w:t>
            </w:r>
          </w:p>
        </w:tc>
      </w:tr>
      <w:tr w:rsidR="00401741" w14:paraId="6C5B7387"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533601B7" w14:textId="77777777" w:rsidR="00401741" w:rsidRDefault="00B55EB8">
            <w:pPr>
              <w:spacing w:line="360" w:lineRule="auto"/>
              <w:ind w:firstLine="0"/>
              <w:jc w:val="center"/>
              <w:rPr>
                <w:sz w:val="20"/>
                <w:szCs w:val="20"/>
              </w:rPr>
            </w:pPr>
            <w:r>
              <w:rPr>
                <w:sz w:val="20"/>
                <w:szCs w:val="20"/>
              </w:rPr>
              <w:t>14</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59ECB766"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944AFCD"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0B192CF5"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FDE728B" w14:textId="77777777" w:rsidR="00401741" w:rsidRDefault="00401741">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3DD1988"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04296AD9"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43F4C4CC"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202EA845" w14:textId="77777777" w:rsidR="00401741" w:rsidRDefault="00401741">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38FA1098" w14:textId="77777777" w:rsidR="00401741" w:rsidRDefault="00401741">
            <w:pPr>
              <w:spacing w:line="360" w:lineRule="auto"/>
              <w:jc w:val="center"/>
              <w:rPr>
                <w:sz w:val="20"/>
                <w:szCs w:val="20"/>
              </w:rPr>
            </w:pPr>
          </w:p>
        </w:tc>
      </w:tr>
      <w:tr w:rsidR="00401741" w14:paraId="6DDEDF76" w14:textId="77777777">
        <w:trPr>
          <w:trHeight w:val="32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0B6BF9DB" w14:textId="77777777" w:rsidR="00401741" w:rsidRDefault="00B55EB8">
            <w:pPr>
              <w:spacing w:line="360" w:lineRule="auto"/>
              <w:ind w:firstLine="0"/>
              <w:jc w:val="center"/>
              <w:rPr>
                <w:sz w:val="20"/>
                <w:szCs w:val="20"/>
              </w:rPr>
            </w:pPr>
            <w:r>
              <w:rPr>
                <w:sz w:val="20"/>
                <w:szCs w:val="20"/>
              </w:rPr>
              <w:t>15</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485D0B1E" w14:textId="77777777" w:rsidR="00401741" w:rsidRDefault="00401741">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4805F75" w14:textId="77777777" w:rsidR="00401741" w:rsidRDefault="00401741">
            <w:pPr>
              <w:spacing w:line="360" w:lineRule="auto"/>
              <w:jc w:val="center"/>
              <w:rPr>
                <w:sz w:val="20"/>
                <w:szCs w:val="20"/>
              </w:rPr>
            </w:pP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3BDAD203"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54B79401" w14:textId="77777777" w:rsidR="00401741" w:rsidRDefault="00B55EB8">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21B5DF2E" w14:textId="77777777" w:rsidR="00401741" w:rsidRDefault="00401741">
            <w:pPr>
              <w:spacing w:line="360" w:lineRule="auto"/>
              <w:jc w:val="center"/>
              <w:rPr>
                <w:sz w:val="20"/>
                <w:szCs w:val="20"/>
              </w:rPr>
            </w:pP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593FA201" w14:textId="77777777" w:rsidR="00401741" w:rsidRDefault="00401741">
            <w:pPr>
              <w:spacing w:line="360" w:lineRule="auto"/>
              <w:ind w:firstLine="0"/>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7936E656" w14:textId="77777777" w:rsidR="00401741" w:rsidRDefault="00401741">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A2F799D"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5945FE" w14:textId="77777777" w:rsidR="00401741" w:rsidRDefault="00401741">
            <w:pPr>
              <w:spacing w:line="360" w:lineRule="auto"/>
              <w:jc w:val="center"/>
              <w:rPr>
                <w:sz w:val="20"/>
                <w:szCs w:val="20"/>
              </w:rPr>
            </w:pPr>
          </w:p>
        </w:tc>
      </w:tr>
      <w:tr w:rsidR="00401741" w14:paraId="5C9435D6" w14:textId="77777777">
        <w:trPr>
          <w:trHeight w:val="285"/>
        </w:trPr>
        <w:tc>
          <w:tcPr>
            <w:tcW w:w="1455" w:type="dxa"/>
            <w:tcBorders>
              <w:top w:val="nil"/>
              <w:left w:val="nil"/>
              <w:bottom w:val="nil"/>
              <w:right w:val="single" w:sz="8" w:space="0" w:color="D9D9D9"/>
            </w:tcBorders>
            <w:tcMar>
              <w:top w:w="0" w:type="dxa"/>
              <w:left w:w="100" w:type="dxa"/>
              <w:bottom w:w="0" w:type="dxa"/>
              <w:right w:w="100" w:type="dxa"/>
            </w:tcMar>
            <w:vAlign w:val="bottom"/>
          </w:tcPr>
          <w:p w14:paraId="1A2FA8EE" w14:textId="77777777" w:rsidR="00401741" w:rsidRDefault="00B55EB8">
            <w:pPr>
              <w:spacing w:line="360" w:lineRule="auto"/>
              <w:ind w:firstLine="0"/>
              <w:jc w:val="center"/>
              <w:rPr>
                <w:sz w:val="20"/>
                <w:szCs w:val="20"/>
              </w:rPr>
            </w:pPr>
            <w:r>
              <w:rPr>
                <w:sz w:val="20"/>
                <w:szCs w:val="20"/>
              </w:rPr>
              <w:t>16</w:t>
            </w:r>
          </w:p>
        </w:tc>
        <w:tc>
          <w:tcPr>
            <w:tcW w:w="1080" w:type="dxa"/>
            <w:tcBorders>
              <w:top w:val="nil"/>
              <w:left w:val="single" w:sz="8" w:space="0" w:color="D9D9D9"/>
              <w:bottom w:val="nil"/>
              <w:right w:val="nil"/>
            </w:tcBorders>
            <w:tcMar>
              <w:top w:w="0" w:type="dxa"/>
              <w:left w:w="100" w:type="dxa"/>
              <w:bottom w:w="0" w:type="dxa"/>
              <w:right w:w="100" w:type="dxa"/>
            </w:tcMar>
            <w:vAlign w:val="bottom"/>
          </w:tcPr>
          <w:p w14:paraId="31707E11" w14:textId="77777777" w:rsidR="00401741" w:rsidRDefault="00B55EB8">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3A11037" w14:textId="77777777" w:rsidR="00401741" w:rsidRDefault="00B55EB8">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cBorders>
            <w:tcMar>
              <w:top w:w="0" w:type="dxa"/>
              <w:left w:w="100" w:type="dxa"/>
              <w:bottom w:w="0" w:type="dxa"/>
              <w:right w:w="100" w:type="dxa"/>
            </w:tcMar>
            <w:vAlign w:val="bottom"/>
          </w:tcPr>
          <w:p w14:paraId="14F7F71C"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nil"/>
              <w:right w:val="nil"/>
            </w:tcBorders>
            <w:tcMar>
              <w:top w:w="0" w:type="dxa"/>
              <w:left w:w="100" w:type="dxa"/>
              <w:bottom w:w="0" w:type="dxa"/>
              <w:right w:w="100" w:type="dxa"/>
            </w:tcMar>
            <w:vAlign w:val="bottom"/>
          </w:tcPr>
          <w:p w14:paraId="07CF9A95" w14:textId="77777777" w:rsidR="00401741" w:rsidRDefault="00401741">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269FC74"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cBorders>
            <w:tcMar>
              <w:top w:w="0" w:type="dxa"/>
              <w:left w:w="100" w:type="dxa"/>
              <w:bottom w:w="0" w:type="dxa"/>
              <w:right w:w="100" w:type="dxa"/>
            </w:tcMar>
            <w:vAlign w:val="bottom"/>
          </w:tcPr>
          <w:p w14:paraId="7706BC10" w14:textId="77777777" w:rsidR="00401741" w:rsidRDefault="00401741">
            <w:pPr>
              <w:spacing w:line="360" w:lineRule="auto"/>
              <w:ind w:firstLine="0"/>
              <w:jc w:val="center"/>
              <w:rPr>
                <w:sz w:val="20"/>
                <w:szCs w:val="20"/>
              </w:rPr>
            </w:pPr>
          </w:p>
        </w:tc>
        <w:tc>
          <w:tcPr>
            <w:tcW w:w="1920" w:type="dxa"/>
            <w:tcBorders>
              <w:top w:val="nil"/>
              <w:left w:val="single" w:sz="8" w:space="0" w:color="D9D9D9"/>
              <w:bottom w:val="nil"/>
              <w:right w:val="nil"/>
            </w:tcBorders>
            <w:tcMar>
              <w:top w:w="0" w:type="dxa"/>
              <w:left w:w="100" w:type="dxa"/>
              <w:bottom w:w="0" w:type="dxa"/>
              <w:right w:w="100" w:type="dxa"/>
            </w:tcMar>
            <w:vAlign w:val="bottom"/>
          </w:tcPr>
          <w:p w14:paraId="5869AE6B" w14:textId="77777777" w:rsidR="00401741" w:rsidRDefault="00401741">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9551B68" w14:textId="77777777" w:rsidR="00401741" w:rsidRDefault="00B55EB8">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1094B23" w14:textId="77777777" w:rsidR="00401741" w:rsidRDefault="00401741">
            <w:pPr>
              <w:spacing w:line="360" w:lineRule="auto"/>
              <w:jc w:val="center"/>
              <w:rPr>
                <w:sz w:val="20"/>
                <w:szCs w:val="20"/>
              </w:rPr>
            </w:pPr>
          </w:p>
        </w:tc>
      </w:tr>
      <w:tr w:rsidR="00401741" w14:paraId="46DE390B" w14:textId="77777777">
        <w:trPr>
          <w:trHeight w:val="285"/>
        </w:trPr>
        <w:tc>
          <w:tcPr>
            <w:tcW w:w="145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3CE22E75" w14:textId="77777777" w:rsidR="00401741" w:rsidRDefault="00B55EB8">
            <w:pPr>
              <w:spacing w:line="360" w:lineRule="auto"/>
              <w:ind w:firstLine="0"/>
              <w:jc w:val="center"/>
              <w:rPr>
                <w:sz w:val="20"/>
                <w:szCs w:val="20"/>
              </w:rPr>
            </w:pPr>
            <w:r>
              <w:rPr>
                <w:sz w:val="20"/>
                <w:szCs w:val="20"/>
              </w:rPr>
              <w:t>17</w:t>
            </w:r>
          </w:p>
        </w:tc>
        <w:tc>
          <w:tcPr>
            <w:tcW w:w="108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C1D0A08" w14:textId="77777777" w:rsidR="00401741" w:rsidRDefault="00401741">
            <w:pPr>
              <w:spacing w:line="360" w:lineRule="auto"/>
              <w:ind w:firstLine="0"/>
              <w:jc w:val="center"/>
              <w:rPr>
                <w:sz w:val="20"/>
                <w:szCs w:val="20"/>
              </w:rPr>
            </w:pPr>
          </w:p>
        </w:tc>
        <w:tc>
          <w:tcPr>
            <w:tcW w:w="1083" w:type="dxa"/>
            <w:tcBorders>
              <w:top w:val="nil"/>
              <w:left w:val="nil"/>
              <w:bottom w:val="single" w:sz="7" w:space="0" w:color="000000"/>
              <w:right w:val="nil"/>
            </w:tcBorders>
            <w:tcMar>
              <w:top w:w="0" w:type="dxa"/>
              <w:left w:w="100" w:type="dxa"/>
              <w:bottom w:w="0" w:type="dxa"/>
              <w:right w:w="100" w:type="dxa"/>
            </w:tcMar>
            <w:vAlign w:val="bottom"/>
          </w:tcPr>
          <w:p w14:paraId="1116B258" w14:textId="77777777" w:rsidR="00401741" w:rsidRDefault="00401741">
            <w:pPr>
              <w:spacing w:line="360" w:lineRule="auto"/>
              <w:ind w:firstLine="0"/>
              <w:jc w:val="center"/>
              <w:rPr>
                <w:sz w:val="20"/>
                <w:szCs w:val="20"/>
              </w:rPr>
            </w:pPr>
          </w:p>
        </w:tc>
        <w:tc>
          <w:tcPr>
            <w:tcW w:w="1136"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2EC4A0DA" w14:textId="77777777" w:rsidR="00401741" w:rsidRDefault="00B55EB8">
            <w:pPr>
              <w:spacing w:line="360" w:lineRule="auto"/>
              <w:ind w:firstLine="0"/>
              <w:jc w:val="center"/>
              <w:rPr>
                <w:sz w:val="20"/>
                <w:szCs w:val="20"/>
              </w:rPr>
            </w:pPr>
            <w:r>
              <w:rPr>
                <w:sz w:val="20"/>
                <w:szCs w:val="20"/>
              </w:rPr>
              <w:t>x</w:t>
            </w:r>
          </w:p>
        </w:tc>
        <w:tc>
          <w:tcPr>
            <w:tcW w:w="117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485B9E97" w14:textId="77777777" w:rsidR="00401741" w:rsidRDefault="00401741">
            <w:pPr>
              <w:spacing w:line="360" w:lineRule="auto"/>
              <w:ind w:firstLine="0"/>
              <w:jc w:val="center"/>
              <w:rPr>
                <w:sz w:val="20"/>
                <w:szCs w:val="20"/>
              </w:rPr>
            </w:pPr>
          </w:p>
        </w:tc>
        <w:tc>
          <w:tcPr>
            <w:tcW w:w="1155" w:type="dxa"/>
            <w:tcBorders>
              <w:top w:val="nil"/>
              <w:left w:val="nil"/>
              <w:bottom w:val="single" w:sz="7" w:space="0" w:color="000000"/>
              <w:right w:val="nil"/>
            </w:tcBorders>
            <w:tcMar>
              <w:top w:w="0" w:type="dxa"/>
              <w:left w:w="100" w:type="dxa"/>
              <w:bottom w:w="0" w:type="dxa"/>
              <w:right w:w="100" w:type="dxa"/>
            </w:tcMar>
            <w:vAlign w:val="bottom"/>
          </w:tcPr>
          <w:p w14:paraId="7DDFE70F" w14:textId="77777777" w:rsidR="00401741" w:rsidRDefault="00401741">
            <w:pPr>
              <w:spacing w:line="360" w:lineRule="auto"/>
              <w:ind w:firstLine="0"/>
              <w:jc w:val="center"/>
              <w:rPr>
                <w:sz w:val="20"/>
                <w:szCs w:val="20"/>
              </w:rPr>
            </w:pPr>
          </w:p>
        </w:tc>
        <w:tc>
          <w:tcPr>
            <w:tcW w:w="1245" w:type="dxa"/>
            <w:tcBorders>
              <w:top w:val="nil"/>
              <w:left w:val="nil"/>
              <w:bottom w:val="single" w:sz="7" w:space="0" w:color="000000"/>
              <w:right w:val="single" w:sz="8" w:space="0" w:color="D9D9D9"/>
            </w:tcBorders>
            <w:tcMar>
              <w:top w:w="0" w:type="dxa"/>
              <w:left w:w="100" w:type="dxa"/>
              <w:bottom w:w="0" w:type="dxa"/>
              <w:right w:w="100" w:type="dxa"/>
            </w:tcMar>
            <w:vAlign w:val="bottom"/>
          </w:tcPr>
          <w:p w14:paraId="11B03359" w14:textId="77777777" w:rsidR="00401741" w:rsidRDefault="00B55EB8">
            <w:pPr>
              <w:spacing w:line="360" w:lineRule="auto"/>
              <w:ind w:firstLine="0"/>
              <w:jc w:val="center"/>
              <w:rPr>
                <w:sz w:val="20"/>
                <w:szCs w:val="20"/>
              </w:rPr>
            </w:pPr>
            <w:r>
              <w:rPr>
                <w:sz w:val="20"/>
                <w:szCs w:val="20"/>
              </w:rPr>
              <w:t>x</w:t>
            </w:r>
          </w:p>
        </w:tc>
        <w:tc>
          <w:tcPr>
            <w:tcW w:w="1920" w:type="dxa"/>
            <w:tcBorders>
              <w:top w:val="nil"/>
              <w:left w:val="single" w:sz="8" w:space="0" w:color="D9D9D9"/>
              <w:bottom w:val="single" w:sz="7" w:space="0" w:color="000000"/>
              <w:right w:val="nil"/>
            </w:tcBorders>
            <w:tcMar>
              <w:top w:w="0" w:type="dxa"/>
              <w:left w:w="100" w:type="dxa"/>
              <w:bottom w:w="0" w:type="dxa"/>
              <w:right w:w="100" w:type="dxa"/>
            </w:tcMar>
            <w:vAlign w:val="bottom"/>
          </w:tcPr>
          <w:p w14:paraId="2FAE8B6A" w14:textId="77777777" w:rsidR="00401741" w:rsidRDefault="00B55EB8">
            <w:pPr>
              <w:spacing w:line="360" w:lineRule="auto"/>
              <w:ind w:firstLine="0"/>
              <w:jc w:val="center"/>
              <w:rPr>
                <w:sz w:val="20"/>
                <w:szCs w:val="20"/>
              </w:rPr>
            </w:pPr>
            <w:r>
              <w:rPr>
                <w:sz w:val="20"/>
                <w:szCs w:val="20"/>
              </w:rPr>
              <w:t>x</w:t>
            </w:r>
          </w:p>
        </w:tc>
        <w:tc>
          <w:tcPr>
            <w:tcW w:w="1245" w:type="dxa"/>
            <w:tcBorders>
              <w:top w:val="nil"/>
              <w:left w:val="nil"/>
              <w:bottom w:val="single" w:sz="7" w:space="0" w:color="000000"/>
              <w:right w:val="nil"/>
            </w:tcBorders>
            <w:tcMar>
              <w:top w:w="0" w:type="dxa"/>
              <w:left w:w="100" w:type="dxa"/>
              <w:bottom w:w="0" w:type="dxa"/>
              <w:right w:w="100" w:type="dxa"/>
            </w:tcMar>
            <w:vAlign w:val="bottom"/>
          </w:tcPr>
          <w:p w14:paraId="5627302E" w14:textId="77777777" w:rsidR="00401741" w:rsidRDefault="00401741">
            <w:pPr>
              <w:spacing w:line="360" w:lineRule="auto"/>
              <w:ind w:firstLine="0"/>
              <w:jc w:val="center"/>
              <w:rPr>
                <w:sz w:val="20"/>
                <w:szCs w:val="20"/>
              </w:rPr>
            </w:pPr>
          </w:p>
        </w:tc>
        <w:tc>
          <w:tcPr>
            <w:tcW w:w="1485" w:type="dxa"/>
            <w:tcBorders>
              <w:top w:val="nil"/>
              <w:left w:val="nil"/>
              <w:bottom w:val="single" w:sz="7" w:space="0" w:color="000000"/>
              <w:right w:val="nil"/>
            </w:tcBorders>
            <w:tcMar>
              <w:top w:w="0" w:type="dxa"/>
              <w:left w:w="100" w:type="dxa"/>
              <w:bottom w:w="0" w:type="dxa"/>
              <w:right w:w="100" w:type="dxa"/>
            </w:tcMar>
            <w:vAlign w:val="bottom"/>
          </w:tcPr>
          <w:p w14:paraId="38704A46" w14:textId="77777777" w:rsidR="00401741" w:rsidRDefault="00401741">
            <w:pPr>
              <w:spacing w:line="360" w:lineRule="auto"/>
              <w:ind w:firstLine="0"/>
              <w:jc w:val="center"/>
              <w:rPr>
                <w:sz w:val="20"/>
                <w:szCs w:val="20"/>
              </w:rPr>
            </w:pPr>
          </w:p>
        </w:tc>
      </w:tr>
    </w:tbl>
    <w:p w14:paraId="563F3E20" w14:textId="77777777" w:rsidR="00401741" w:rsidRDefault="00B55EB8" w:rsidP="009267BF">
      <w:pPr>
        <w:sectPr w:rsidR="00401741">
          <w:pgSz w:w="15840" w:h="12240" w:orient="landscape"/>
          <w:pgMar w:top="1440" w:right="1440" w:bottom="1440" w:left="1440" w:header="720" w:footer="720" w:gutter="0"/>
          <w:cols w:space="708"/>
        </w:sectPr>
      </w:pPr>
      <w:bookmarkStart w:id="101" w:name="_jewz4ftnfnae" w:colFirst="0" w:colLast="0"/>
      <w:bookmarkEnd w:id="101"/>
      <w:r>
        <w:t xml:space="preserve"> </w:t>
      </w:r>
    </w:p>
    <w:p w14:paraId="533F3760" w14:textId="77777777" w:rsidR="00401741" w:rsidRDefault="00B55EB8">
      <w:pPr>
        <w:pStyle w:val="Heading2"/>
      </w:pPr>
      <w:bookmarkStart w:id="102" w:name="_kqzta5wwdy54" w:colFirst="0" w:colLast="0"/>
      <w:bookmarkStart w:id="103" w:name="_Toc231762149"/>
      <w:bookmarkEnd w:id="102"/>
      <w:r>
        <w:lastRenderedPageBreak/>
        <w:t>3.2</w:t>
      </w:r>
      <w:r>
        <w:tab/>
        <w:t>Trustworthiness</w:t>
      </w:r>
      <w:bookmarkEnd w:id="103"/>
    </w:p>
    <w:p w14:paraId="3B3C5157" w14:textId="77777777" w:rsidR="00401741" w:rsidRDefault="00B55EB8">
      <w:pPr>
        <w:ind w:firstLine="0"/>
      </w:pPr>
      <w: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14094CED" w14:textId="77777777" w:rsidR="00401741" w:rsidRDefault="00B55EB8">
      <w:pPr>
        <w:ind w:firstLine="0"/>
        <w:rPr>
          <w:b/>
          <w:bCs/>
        </w:rPr>
      </w:pPr>
      <w:r>
        <w:rPr>
          <w:b/>
          <w:bCs/>
        </w:rPr>
        <w:t>Table 2.</w:t>
      </w:r>
    </w:p>
    <w:p w14:paraId="43D8DD2A" w14:textId="77777777" w:rsidR="00401741" w:rsidRDefault="00B55EB8">
      <w:pPr>
        <w:ind w:firstLine="0"/>
        <w:rPr>
          <w:i/>
          <w:iCs/>
        </w:rPr>
      </w:pPr>
      <w:r>
        <w:rPr>
          <w:i/>
          <w:iCs/>
        </w:rPr>
        <w:t>Trustworthiness assessment.</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775"/>
      </w:tblGrid>
      <w:tr w:rsidR="00401741" w14:paraId="7B054F7F" w14:textId="77777777">
        <w:trPr>
          <w:trHeight w:val="315"/>
        </w:trPr>
        <w:tc>
          <w:tcPr>
            <w:tcW w:w="3135" w:type="dxa"/>
            <w:tcBorders>
              <w:top w:val="single" w:sz="6" w:space="0" w:color="000000"/>
              <w:left w:val="nil"/>
              <w:bottom w:val="single" w:sz="6" w:space="0" w:color="000000"/>
              <w:right w:val="nil"/>
            </w:tcBorders>
            <w:tcMar>
              <w:top w:w="0" w:type="dxa"/>
              <w:left w:w="100" w:type="dxa"/>
              <w:bottom w:w="0" w:type="dxa"/>
              <w:right w:w="100" w:type="dxa"/>
            </w:tcMar>
          </w:tcPr>
          <w:p w14:paraId="71A96F85" w14:textId="77777777" w:rsidR="00401741" w:rsidRDefault="00B55EB8">
            <w:pPr>
              <w:ind w:firstLine="0"/>
              <w:rPr>
                <w:b/>
                <w:bCs/>
                <w:sz w:val="20"/>
                <w:szCs w:val="20"/>
              </w:rPr>
            </w:pPr>
            <w:r>
              <w:rPr>
                <w:b/>
                <w:bCs/>
                <w:sz w:val="20"/>
                <w:szCs w:val="20"/>
              </w:rPr>
              <w:t>Criteria of trustworthiness</w:t>
            </w:r>
          </w:p>
        </w:tc>
        <w:tc>
          <w:tcPr>
            <w:tcW w:w="5775" w:type="dxa"/>
            <w:tcBorders>
              <w:top w:val="single" w:sz="6" w:space="0" w:color="000000"/>
              <w:left w:val="nil"/>
              <w:bottom w:val="single" w:sz="6" w:space="0" w:color="000000"/>
              <w:right w:val="nil"/>
            </w:tcBorders>
            <w:tcMar>
              <w:top w:w="0" w:type="dxa"/>
              <w:left w:w="100" w:type="dxa"/>
              <w:bottom w:w="0" w:type="dxa"/>
              <w:right w:w="100" w:type="dxa"/>
            </w:tcMar>
          </w:tcPr>
          <w:p w14:paraId="0C28244D" w14:textId="77777777" w:rsidR="00401741" w:rsidRDefault="00B55EB8">
            <w:pPr>
              <w:ind w:firstLine="0"/>
              <w:rPr>
                <w:b/>
                <w:bCs/>
                <w:sz w:val="20"/>
                <w:szCs w:val="20"/>
              </w:rPr>
            </w:pPr>
            <w:r>
              <w:rPr>
                <w:b/>
                <w:bCs/>
                <w:sz w:val="20"/>
                <w:szCs w:val="20"/>
              </w:rPr>
              <w:t>How addressed</w:t>
            </w:r>
          </w:p>
        </w:tc>
      </w:tr>
      <w:tr w:rsidR="00401741" w14:paraId="14F28594" w14:textId="77777777">
        <w:trPr>
          <w:trHeight w:val="4215"/>
        </w:trPr>
        <w:tc>
          <w:tcPr>
            <w:tcW w:w="3135" w:type="dxa"/>
            <w:tcBorders>
              <w:top w:val="nil"/>
              <w:left w:val="nil"/>
              <w:bottom w:val="nil"/>
              <w:right w:val="nil"/>
            </w:tcBorders>
            <w:tcMar>
              <w:top w:w="0" w:type="dxa"/>
              <w:left w:w="100" w:type="dxa"/>
              <w:bottom w:w="0" w:type="dxa"/>
              <w:right w:w="100" w:type="dxa"/>
            </w:tcMar>
          </w:tcPr>
          <w:p w14:paraId="15C7BDD1" w14:textId="77777777" w:rsidR="00401741" w:rsidRDefault="00B55EB8">
            <w:pPr>
              <w:ind w:firstLine="0"/>
              <w:rPr>
                <w:sz w:val="20"/>
                <w:szCs w:val="20"/>
              </w:rPr>
            </w:pPr>
            <w:r>
              <w:rPr>
                <w:b/>
                <w:bCs/>
                <w:sz w:val="20"/>
                <w:szCs w:val="20"/>
              </w:rPr>
              <w:t>Credibility</w:t>
            </w:r>
            <w:r>
              <w:rPr>
                <w:sz w:val="20"/>
                <w:szCs w:val="20"/>
              </w:rPr>
              <w:t xml:space="preserve"> concerns the congruency between the findings and the phenomenon studied (Merriam, 1998; Shenton, 2004).</w:t>
            </w:r>
          </w:p>
        </w:tc>
        <w:tc>
          <w:tcPr>
            <w:tcW w:w="5775" w:type="dxa"/>
            <w:tcBorders>
              <w:top w:val="nil"/>
              <w:left w:val="nil"/>
              <w:bottom w:val="nil"/>
              <w:right w:val="nil"/>
            </w:tcBorders>
            <w:tcMar>
              <w:top w:w="0" w:type="dxa"/>
              <w:left w:w="100" w:type="dxa"/>
              <w:bottom w:w="0" w:type="dxa"/>
              <w:right w:w="100" w:type="dxa"/>
            </w:tcMar>
          </w:tcPr>
          <w:p w14:paraId="2AC9A603" w14:textId="77777777" w:rsidR="00401741" w:rsidRDefault="00B55EB8">
            <w:pPr>
              <w:ind w:firstLine="0"/>
              <w:rPr>
                <w:sz w:val="20"/>
                <w:szCs w:val="20"/>
              </w:rPr>
            </w:pPr>
            <w:r>
              <w:rPr>
                <w:sz w:val="20"/>
                <w:szCs w:val="20"/>
              </w:rPr>
              <w:t>The study applied constructivist grounded theory (Charmaz, 2014) with iterative interviewing, memo writing, and coding (Appendix C).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3.2.1);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401741" w14:paraId="7628E875" w14:textId="77777777" w:rsidTr="009B3605">
        <w:trPr>
          <w:trHeight w:val="568"/>
        </w:trPr>
        <w:tc>
          <w:tcPr>
            <w:tcW w:w="3135" w:type="dxa"/>
            <w:tcBorders>
              <w:top w:val="nil"/>
              <w:left w:val="nil"/>
              <w:bottom w:val="nil"/>
              <w:right w:val="nil"/>
            </w:tcBorders>
            <w:tcMar>
              <w:top w:w="0" w:type="dxa"/>
              <w:left w:w="100" w:type="dxa"/>
              <w:bottom w:w="0" w:type="dxa"/>
              <w:right w:w="100" w:type="dxa"/>
            </w:tcMar>
          </w:tcPr>
          <w:p w14:paraId="36FB32FE" w14:textId="77777777" w:rsidR="00401741" w:rsidRDefault="00B55EB8">
            <w:pPr>
              <w:ind w:firstLine="0"/>
              <w:rPr>
                <w:sz w:val="20"/>
                <w:szCs w:val="20"/>
              </w:rPr>
            </w:pPr>
            <w:r>
              <w:rPr>
                <w:b/>
                <w:bCs/>
                <w:sz w:val="20"/>
                <w:szCs w:val="20"/>
              </w:rPr>
              <w:t>Transferability</w:t>
            </w:r>
            <w:r>
              <w:rPr>
                <w:sz w:val="20"/>
                <w:szCs w:val="20"/>
              </w:rPr>
              <w:t xml:space="preserve"> requires sufficient contextual detail for readers to judge whether findings may apply elsewhere, not statistical generalization to a </w:t>
            </w:r>
            <w:r>
              <w:rPr>
                <w:sz w:val="20"/>
                <w:szCs w:val="20"/>
              </w:rPr>
              <w:lastRenderedPageBreak/>
              <w:t>wider population (Lincoln &amp; Guba, 1985; Shenton, 2004).</w:t>
            </w:r>
          </w:p>
        </w:tc>
        <w:tc>
          <w:tcPr>
            <w:tcW w:w="5775" w:type="dxa"/>
            <w:tcBorders>
              <w:top w:val="nil"/>
              <w:left w:val="nil"/>
              <w:bottom w:val="nil"/>
              <w:right w:val="nil"/>
            </w:tcBorders>
            <w:tcMar>
              <w:top w:w="0" w:type="dxa"/>
              <w:left w:w="100" w:type="dxa"/>
              <w:bottom w:w="0" w:type="dxa"/>
              <w:right w:w="100" w:type="dxa"/>
            </w:tcMar>
          </w:tcPr>
          <w:p w14:paraId="5DE004E7" w14:textId="77777777" w:rsidR="00401741" w:rsidRDefault="00B55EB8">
            <w:pPr>
              <w:ind w:firstLine="0"/>
              <w:rPr>
                <w:sz w:val="20"/>
                <w:szCs w:val="20"/>
              </w:rPr>
            </w:pPr>
            <w:r>
              <w:rPr>
                <w:sz w:val="20"/>
                <w:szCs w:val="20"/>
              </w:rPr>
              <w:lastRenderedPageBreak/>
              <w:t>In line with Shenton (2004), information regarding the sampling method, participant types, and data collection methods are provided (Sections 3; Table 1; Appendix A). Thick description in Chapter 4 and</w:t>
            </w:r>
            <w:commentRangeStart w:id="104"/>
            <w:r>
              <w:rPr>
                <w:sz w:val="20"/>
                <w:szCs w:val="20"/>
              </w:rPr>
              <w:t xml:space="preserve"> scope conditions in Section 5.3</w:t>
            </w:r>
            <w:commentRangeEnd w:id="104"/>
            <w:r w:rsidR="007C20CF">
              <w:rPr>
                <w:rStyle w:val="CommentReference"/>
                <w:sz w:val="20"/>
                <w:szCs w:val="20"/>
              </w:rPr>
              <w:commentReference w:id="104"/>
            </w:r>
            <w:r>
              <w:rPr>
                <w:sz w:val="20"/>
                <w:szCs w:val="20"/>
              </w:rPr>
              <w:t xml:space="preserve"> </w:t>
            </w:r>
            <w:r>
              <w:rPr>
                <w:sz w:val="20"/>
                <w:szCs w:val="20"/>
              </w:rPr>
              <w:lastRenderedPageBreak/>
              <w:t>allow readers to judge whether findings may apply in comparable settings.</w:t>
            </w:r>
          </w:p>
        </w:tc>
      </w:tr>
      <w:tr w:rsidR="00401741" w14:paraId="74F75D35" w14:textId="77777777">
        <w:trPr>
          <w:trHeight w:val="2700"/>
        </w:trPr>
        <w:tc>
          <w:tcPr>
            <w:tcW w:w="3135" w:type="dxa"/>
            <w:tcBorders>
              <w:top w:val="nil"/>
              <w:left w:val="nil"/>
              <w:bottom w:val="nil"/>
              <w:right w:val="nil"/>
            </w:tcBorders>
            <w:tcMar>
              <w:top w:w="0" w:type="dxa"/>
              <w:left w:w="100" w:type="dxa"/>
              <w:bottom w:w="0" w:type="dxa"/>
              <w:right w:w="100" w:type="dxa"/>
            </w:tcMar>
          </w:tcPr>
          <w:p w14:paraId="1A6AC8D7" w14:textId="77777777" w:rsidR="00401741" w:rsidRDefault="00B55EB8">
            <w:pPr>
              <w:ind w:firstLine="0"/>
              <w:rPr>
                <w:sz w:val="20"/>
                <w:szCs w:val="20"/>
              </w:rPr>
            </w:pPr>
            <w:r>
              <w:rPr>
                <w:b/>
                <w:bCs/>
                <w:sz w:val="20"/>
                <w:szCs w:val="20"/>
              </w:rPr>
              <w:lastRenderedPageBreak/>
              <w:t>Dependability</w:t>
            </w:r>
            <w:r>
              <w:rPr>
                <w:sz w:val="20"/>
                <w:szCs w:val="20"/>
              </w:rPr>
              <w:t xml:space="preserve"> concerns whether the inquiry process is consistent, auditable, and reported in enough depth that a future researcher could follow the same steps (Shenton, 2004).</w:t>
            </w:r>
          </w:p>
        </w:tc>
        <w:tc>
          <w:tcPr>
            <w:tcW w:w="5775" w:type="dxa"/>
            <w:tcBorders>
              <w:top w:val="nil"/>
              <w:left w:val="nil"/>
              <w:bottom w:val="nil"/>
              <w:right w:val="nil"/>
            </w:tcBorders>
            <w:tcMar>
              <w:top w:w="0" w:type="dxa"/>
              <w:left w:w="100" w:type="dxa"/>
              <w:bottom w:w="0" w:type="dxa"/>
              <w:right w:w="100" w:type="dxa"/>
            </w:tcMar>
          </w:tcPr>
          <w:p w14:paraId="0DA7AF29" w14:textId="13E3B1AA" w:rsidR="00401741" w:rsidRDefault="00B55EB8">
            <w:pPr>
              <w:ind w:firstLine="0"/>
              <w:rPr>
                <w:sz w:val="20"/>
                <w:szCs w:val="20"/>
              </w:rPr>
            </w:pPr>
            <w:r>
              <w:rPr>
                <w:sz w:val="20"/>
                <w:szCs w:val="20"/>
              </w:rPr>
              <w:t xml:space="preserve">Interviews were transcribed; transcriptions, memos, and emerging models were reviewed in regular debriefing meetings with the thesis supervisor (Shenton, 2004). Anonymized </w:t>
            </w:r>
            <w:r w:rsidR="009B3605">
              <w:rPr>
                <w:sz w:val="20"/>
                <w:szCs w:val="20"/>
              </w:rPr>
              <w:t xml:space="preserve">data </w:t>
            </w:r>
            <w:r>
              <w:rPr>
                <w:sz w:val="20"/>
                <w:szCs w:val="20"/>
              </w:rPr>
              <w:t>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401741" w14:paraId="6EDD3600" w14:textId="77777777">
        <w:trPr>
          <w:trHeight w:val="2415"/>
        </w:trPr>
        <w:tc>
          <w:tcPr>
            <w:tcW w:w="3135" w:type="dxa"/>
            <w:tcBorders>
              <w:top w:val="nil"/>
              <w:left w:val="nil"/>
              <w:bottom w:val="single" w:sz="6" w:space="0" w:color="000000"/>
              <w:right w:val="nil"/>
            </w:tcBorders>
            <w:tcMar>
              <w:top w:w="0" w:type="dxa"/>
              <w:left w:w="100" w:type="dxa"/>
              <w:bottom w:w="0" w:type="dxa"/>
              <w:right w:w="100" w:type="dxa"/>
            </w:tcMar>
          </w:tcPr>
          <w:p w14:paraId="50BFA5A0" w14:textId="77777777" w:rsidR="00401741" w:rsidRDefault="00B55EB8">
            <w:pPr>
              <w:ind w:firstLine="0"/>
              <w:rPr>
                <w:sz w:val="20"/>
                <w:szCs w:val="20"/>
              </w:rPr>
            </w:pPr>
            <w:r>
              <w:rPr>
                <w:b/>
                <w:bCs/>
                <w:sz w:val="20"/>
                <w:szCs w:val="20"/>
              </w:rPr>
              <w:t>Confirmability</w:t>
            </w:r>
            <w:r>
              <w:rPr>
                <w:sz w:val="20"/>
                <w:szCs w:val="20"/>
              </w:rPr>
              <w:t xml:space="preserve"> requires that findings emerge from participant accounts rather than researcher predisposition (Lincoln &amp; Guba, 1985; Shenton, 2004).</w:t>
            </w:r>
          </w:p>
        </w:tc>
        <w:tc>
          <w:tcPr>
            <w:tcW w:w="5775" w:type="dxa"/>
            <w:tcBorders>
              <w:top w:val="nil"/>
              <w:left w:val="nil"/>
              <w:bottom w:val="single" w:sz="6" w:space="0" w:color="000000"/>
              <w:right w:val="nil"/>
            </w:tcBorders>
            <w:tcMar>
              <w:top w:w="0" w:type="dxa"/>
              <w:left w:w="100" w:type="dxa"/>
              <w:bottom w:w="0" w:type="dxa"/>
              <w:right w:w="100" w:type="dxa"/>
            </w:tcMar>
          </w:tcPr>
          <w:p w14:paraId="6341D034" w14:textId="7A0207B5" w:rsidR="00401741" w:rsidRDefault="00B55EB8">
            <w:pPr>
              <w:ind w:firstLine="0"/>
              <w:rPr>
                <w:sz w:val="20"/>
                <w:szCs w:val="20"/>
              </w:rPr>
            </w:pPr>
            <w:r>
              <w:rPr>
                <w:sz w:val="20"/>
                <w:szCs w:val="20"/>
              </w:rPr>
              <w:t xml:space="preserve">In line with Shenton (2004), analytic memos recorded reasoning separately from transcript text; preliminary interpretations that were not supported by later data were revised or discarded. Findings claims are anchored in participant quotations (Chapter 4; Appendix D). Reflexive documentation of the researcher’s marketing and AI background and </w:t>
            </w:r>
            <w:commentRangeStart w:id="105"/>
            <w:r>
              <w:rPr>
                <w:sz w:val="20"/>
                <w:szCs w:val="20"/>
              </w:rPr>
              <w:t>sampling implications appears in Section 3.2.1</w:t>
            </w:r>
            <w:commentRangeEnd w:id="105"/>
            <w:r w:rsidR="007C20CF">
              <w:rPr>
                <w:rStyle w:val="CommentReference"/>
                <w:sz w:val="20"/>
                <w:szCs w:val="20"/>
              </w:rPr>
              <w:commentReference w:id="105"/>
            </w:r>
            <w:r>
              <w:rPr>
                <w:sz w:val="20"/>
                <w:szCs w:val="20"/>
              </w:rPr>
              <w:t>.</w:t>
            </w:r>
          </w:p>
        </w:tc>
      </w:tr>
    </w:tbl>
    <w:p w14:paraId="376D9968" w14:textId="77777777" w:rsidR="00401741" w:rsidRDefault="00401741">
      <w:pPr>
        <w:ind w:firstLine="0"/>
      </w:pPr>
    </w:p>
    <w:p w14:paraId="612009EE" w14:textId="77777777" w:rsidR="00BA5CA7" w:rsidRDefault="00BA5CA7">
      <w:pPr>
        <w:rPr>
          <w:b/>
          <w:bCs/>
        </w:rPr>
      </w:pPr>
      <w:r>
        <w:br w:type="page"/>
      </w:r>
    </w:p>
    <w:p w14:paraId="02A30AEB" w14:textId="4CFB5606" w:rsidR="00401741" w:rsidRDefault="00B55EB8">
      <w:pPr>
        <w:pStyle w:val="Heading1"/>
      </w:pPr>
      <w:bookmarkStart w:id="106" w:name="_Toc231762150"/>
      <w:r>
        <w:lastRenderedPageBreak/>
        <w:t xml:space="preserve">4. </w:t>
      </w:r>
      <w:r>
        <w:tab/>
        <w:t>Findings</w:t>
      </w:r>
      <w:bookmarkEnd w:id="106"/>
    </w:p>
    <w:p w14:paraId="43E68E92" w14:textId="2390EA62" w:rsidR="00401741" w:rsidRDefault="00B55EB8">
      <w:r>
        <w:t xml:space="preserve">The findings indicate a wide range of applications and use cases of agentic AI in the marketing field. Additionally, a clear pattern of managerial behaviors </w:t>
      </w:r>
      <w:r w:rsidR="00D4037E">
        <w:t>is</w:t>
      </w:r>
      <w:r>
        <w:t xml:space="preserve"> identified that enable and stimulate adoption of agentic AI and mediate the value creation from the agentic use cases. Furthermore</w:t>
      </w:r>
      <w:r w:rsidR="00D4037E">
        <w:t>,</w:t>
      </w:r>
      <w:r>
        <w:t xml:space="preserve"> we observe notable impact stemming from the organizational context (internal and external) on the adoption of agentic AI and the value creation from agentic AI.</w:t>
      </w:r>
    </w:p>
    <w:p w14:paraId="7EF84F87" w14:textId="3E03E27C" w:rsidR="00401741" w:rsidRDefault="00B55EB8">
      <w:pPr>
        <w:ind w:firstLine="0"/>
        <w:rPr>
          <w:b/>
          <w:bCs/>
        </w:rPr>
      </w:pPr>
      <w:bookmarkStart w:id="107" w:name="OLE_LINK8"/>
      <w:r>
        <w:rPr>
          <w:b/>
        </w:rPr>
        <w:t>Table 3</w:t>
      </w:r>
    </w:p>
    <w:p w14:paraId="18084423" w14:textId="104DB9F7" w:rsidR="0059315C" w:rsidRPr="0059315C" w:rsidRDefault="00B55EB8" w:rsidP="0059315C">
      <w:pPr>
        <w:ind w:firstLine="0"/>
        <w:rPr>
          <w:i/>
          <w:iCs/>
        </w:rPr>
      </w:pPr>
      <w:r>
        <w:rPr>
          <w:i/>
          <w:iCs/>
        </w:rPr>
        <w:t>Overview of code development</w:t>
      </w:r>
      <w:bookmarkEnd w:id="107"/>
      <w:r>
        <w:rPr>
          <w:i/>
          <w:iCs/>
        </w:rPr>
        <w:t xml:space="preserve"> </w:t>
      </w:r>
    </w:p>
    <w:tbl>
      <w:tblPr>
        <w:tblStyle w:val="TableNormal0"/>
        <w:tblW w:w="9614" w:type="dxa"/>
        <w:tblInd w:w="0" w:type="dxa"/>
        <w:tblLook w:val="04A0" w:firstRow="1" w:lastRow="0" w:firstColumn="1" w:lastColumn="0" w:noHBand="0" w:noVBand="1"/>
      </w:tblPr>
      <w:tblGrid>
        <w:gridCol w:w="6237"/>
        <w:gridCol w:w="1701"/>
        <w:gridCol w:w="142"/>
        <w:gridCol w:w="1534"/>
      </w:tblGrid>
      <w:tr w:rsidR="00CB4C7D" w:rsidRPr="0059315C" w14:paraId="3C8FAA43" w14:textId="77777777" w:rsidTr="00CB4C7D">
        <w:trPr>
          <w:cnfStyle w:val="100000000000" w:firstRow="1" w:lastRow="0" w:firstColumn="0" w:lastColumn="0" w:oddVBand="0" w:evenVBand="0" w:oddHBand="0" w:evenHBand="0" w:firstRowFirstColumn="0" w:firstRowLastColumn="0" w:lastRowFirstColumn="0" w:lastRowLastColumn="0"/>
          <w:trHeight w:val="255"/>
        </w:trPr>
        <w:tc>
          <w:tcPr>
            <w:tcW w:w="6237" w:type="dxa"/>
            <w:tcBorders>
              <w:top w:val="single" w:sz="8" w:space="0" w:color="auto"/>
              <w:bottom w:val="single" w:sz="8" w:space="0" w:color="auto"/>
            </w:tcBorders>
            <w:noWrap/>
            <w:hideMark/>
          </w:tcPr>
          <w:p w14:paraId="102AA90B" w14:textId="7B307C38" w:rsidR="00CB4C7D" w:rsidRPr="00CB4C7D" w:rsidRDefault="00CB4C7D" w:rsidP="00CB4C7D">
            <w:pPr>
              <w:pStyle w:val="NoSpacing"/>
              <w:spacing w:line="360" w:lineRule="auto"/>
              <w:rPr>
                <w:b/>
                <w:bCs/>
                <w:sz w:val="21"/>
                <w:szCs w:val="21"/>
              </w:rPr>
            </w:pPr>
            <w:r>
              <w:rPr>
                <w:rFonts w:cs="Segoe UI"/>
                <w:b/>
                <w:bCs/>
                <w:color w:val="0A0A0A"/>
                <w:sz w:val="21"/>
                <w:szCs w:val="21"/>
              </w:rPr>
              <w:t>Descriptive codes</w:t>
            </w:r>
          </w:p>
        </w:tc>
        <w:tc>
          <w:tcPr>
            <w:tcW w:w="1701" w:type="dxa"/>
            <w:tcBorders>
              <w:top w:val="single" w:sz="8" w:space="0" w:color="auto"/>
              <w:bottom w:val="single" w:sz="8" w:space="0" w:color="auto"/>
            </w:tcBorders>
            <w:noWrap/>
            <w:hideMark/>
          </w:tcPr>
          <w:p w14:paraId="4FA3B28F" w14:textId="2750FD20" w:rsidR="00CB4C7D" w:rsidRPr="00CB4C7D" w:rsidRDefault="00CB4C7D" w:rsidP="00CB4C7D">
            <w:pPr>
              <w:pStyle w:val="NoSpacing"/>
              <w:spacing w:line="360" w:lineRule="auto"/>
              <w:rPr>
                <w:b/>
                <w:bCs/>
                <w:sz w:val="21"/>
                <w:szCs w:val="21"/>
              </w:rPr>
            </w:pPr>
            <w:r>
              <w:rPr>
                <w:rFonts w:cs="Segoe UI"/>
                <w:b/>
                <w:bCs/>
                <w:color w:val="0A0A0A"/>
                <w:sz w:val="21"/>
                <w:szCs w:val="21"/>
              </w:rPr>
              <w:t>Interpretive</w:t>
            </w:r>
          </w:p>
        </w:tc>
        <w:tc>
          <w:tcPr>
            <w:tcW w:w="1676" w:type="dxa"/>
            <w:gridSpan w:val="2"/>
            <w:tcBorders>
              <w:top w:val="single" w:sz="8" w:space="0" w:color="auto"/>
              <w:bottom w:val="single" w:sz="8" w:space="0" w:color="auto"/>
            </w:tcBorders>
            <w:noWrap/>
            <w:hideMark/>
          </w:tcPr>
          <w:p w14:paraId="5605EE31" w14:textId="7917F769" w:rsidR="00CB4C7D" w:rsidRPr="00CB4C7D" w:rsidRDefault="00CB4C7D" w:rsidP="00CB4C7D">
            <w:pPr>
              <w:pStyle w:val="NoSpacing"/>
              <w:spacing w:line="360" w:lineRule="auto"/>
              <w:rPr>
                <w:b/>
                <w:bCs/>
                <w:sz w:val="21"/>
                <w:szCs w:val="21"/>
              </w:rPr>
            </w:pPr>
            <w:r>
              <w:rPr>
                <w:rFonts w:cs="Segoe UI"/>
                <w:b/>
                <w:bCs/>
                <w:color w:val="0A0A0A"/>
                <w:sz w:val="21"/>
                <w:szCs w:val="21"/>
              </w:rPr>
              <w:t>Aggregated</w:t>
            </w:r>
          </w:p>
        </w:tc>
      </w:tr>
      <w:tr w:rsidR="00CB4C7D" w:rsidRPr="0059315C" w14:paraId="6C8C9980" w14:textId="77777777" w:rsidTr="00CB4C7D">
        <w:trPr>
          <w:trHeight w:val="255"/>
        </w:trPr>
        <w:tc>
          <w:tcPr>
            <w:tcW w:w="6237" w:type="dxa"/>
            <w:tcBorders>
              <w:top w:val="single" w:sz="8" w:space="0" w:color="auto"/>
            </w:tcBorders>
            <w:hideMark/>
          </w:tcPr>
          <w:p w14:paraId="6E83ABB9" w14:textId="46ACC25B" w:rsidR="00CB4C7D" w:rsidRPr="00CB4C7D" w:rsidRDefault="00CB4C7D" w:rsidP="00CB4C7D">
            <w:pPr>
              <w:pStyle w:val="NoSpacing"/>
              <w:spacing w:line="360" w:lineRule="auto"/>
              <w:rPr>
                <w:sz w:val="21"/>
                <w:szCs w:val="21"/>
              </w:rPr>
            </w:pPr>
            <w:r>
              <w:rPr>
                <w:rFonts w:cs="Segoe UI"/>
                <w:color w:val="0A0A0A"/>
                <w:sz w:val="21"/>
                <w:szCs w:val="21"/>
              </w:rPr>
              <w:t>Observing AI’s improvement &amp; potential; Observing increasing AI adoption</w:t>
            </w:r>
          </w:p>
        </w:tc>
        <w:tc>
          <w:tcPr>
            <w:tcW w:w="1701" w:type="dxa"/>
            <w:tcBorders>
              <w:top w:val="single" w:sz="8" w:space="0" w:color="auto"/>
            </w:tcBorders>
            <w:hideMark/>
          </w:tcPr>
          <w:p w14:paraId="4C5FBAD0" w14:textId="2BACA95B" w:rsidR="00CB4C7D" w:rsidRPr="00CB4C7D" w:rsidRDefault="00CB4C7D" w:rsidP="00CB4C7D">
            <w:pPr>
              <w:pStyle w:val="NoSpacing"/>
              <w:spacing w:line="360" w:lineRule="auto"/>
              <w:rPr>
                <w:sz w:val="21"/>
                <w:szCs w:val="21"/>
              </w:rPr>
            </w:pPr>
            <w:r>
              <w:rPr>
                <w:rFonts w:cs="Segoe UI"/>
                <w:color w:val="0A0A0A"/>
                <w:sz w:val="21"/>
                <w:szCs w:val="21"/>
              </w:rPr>
              <w:t>Observing AI progression</w:t>
            </w:r>
          </w:p>
        </w:tc>
        <w:tc>
          <w:tcPr>
            <w:tcW w:w="1676" w:type="dxa"/>
            <w:gridSpan w:val="2"/>
            <w:tcBorders>
              <w:top w:val="single" w:sz="8" w:space="0" w:color="auto"/>
            </w:tcBorders>
            <w:hideMark/>
          </w:tcPr>
          <w:p w14:paraId="0F8E98E7" w14:textId="37CEFCCE" w:rsidR="00CB4C7D" w:rsidRPr="00CB4C7D" w:rsidRDefault="00CB4C7D" w:rsidP="00CB4C7D">
            <w:pPr>
              <w:pStyle w:val="NoSpacing"/>
              <w:spacing w:line="360" w:lineRule="auto"/>
              <w:rPr>
                <w:sz w:val="21"/>
                <w:szCs w:val="21"/>
              </w:rPr>
            </w:pPr>
            <w:r>
              <w:rPr>
                <w:rStyle w:val="Strong"/>
                <w:rFonts w:cs="Segoe UI"/>
                <w:b w:val="0"/>
                <w:bCs w:val="0"/>
                <w:color w:val="0A0A0A"/>
                <w:sz w:val="21"/>
                <w:szCs w:val="21"/>
              </w:rPr>
              <w:t>Observing</w:t>
            </w:r>
          </w:p>
        </w:tc>
      </w:tr>
      <w:tr w:rsidR="00CB4C7D" w:rsidRPr="0059315C" w14:paraId="20D36762" w14:textId="77777777" w:rsidTr="00CB4C7D">
        <w:trPr>
          <w:trHeight w:val="497"/>
        </w:trPr>
        <w:tc>
          <w:tcPr>
            <w:tcW w:w="6237" w:type="dxa"/>
            <w:hideMark/>
          </w:tcPr>
          <w:p w14:paraId="68E9BD8E" w14:textId="1AC52A9A" w:rsidR="00CB4C7D" w:rsidRPr="00CB4C7D" w:rsidRDefault="00CB4C7D" w:rsidP="00CB4C7D">
            <w:pPr>
              <w:pStyle w:val="NoSpacing"/>
              <w:spacing w:line="360" w:lineRule="auto"/>
              <w:rPr>
                <w:sz w:val="21"/>
                <w:szCs w:val="21"/>
              </w:rPr>
            </w:pPr>
            <w:r>
              <w:rPr>
                <w:rFonts w:cs="Segoe UI"/>
                <w:color w:val="0A0A0A"/>
                <w:sz w:val="21"/>
                <w:szCs w:val="21"/>
              </w:rPr>
              <w:t>Observing competitor pressure; Observing changing consumer behavior; Observing the rise of agents of consumers</w:t>
            </w:r>
          </w:p>
        </w:tc>
        <w:tc>
          <w:tcPr>
            <w:tcW w:w="1843" w:type="dxa"/>
            <w:gridSpan w:val="2"/>
            <w:hideMark/>
          </w:tcPr>
          <w:p w14:paraId="6A19ECBD" w14:textId="34C63FC2" w:rsidR="00CB4C7D" w:rsidRPr="00CB4C7D" w:rsidRDefault="00CB4C7D" w:rsidP="00CB4C7D">
            <w:pPr>
              <w:pStyle w:val="NoSpacing"/>
              <w:spacing w:line="360" w:lineRule="auto"/>
              <w:rPr>
                <w:sz w:val="21"/>
                <w:szCs w:val="21"/>
              </w:rPr>
            </w:pPr>
            <w:r>
              <w:rPr>
                <w:rFonts w:cs="Segoe UI"/>
                <w:color w:val="0A0A0A"/>
                <w:sz w:val="21"/>
                <w:szCs w:val="21"/>
              </w:rPr>
              <w:t>Observing market pressure</w:t>
            </w:r>
          </w:p>
        </w:tc>
        <w:tc>
          <w:tcPr>
            <w:tcW w:w="1534" w:type="dxa"/>
            <w:hideMark/>
          </w:tcPr>
          <w:p w14:paraId="7F9C0E09" w14:textId="3488B46B" w:rsidR="00CB4C7D" w:rsidRPr="00CB4C7D" w:rsidRDefault="00CB4C7D" w:rsidP="00CB4C7D">
            <w:pPr>
              <w:pStyle w:val="NoSpacing"/>
              <w:spacing w:line="360" w:lineRule="auto"/>
              <w:rPr>
                <w:sz w:val="21"/>
                <w:szCs w:val="21"/>
              </w:rPr>
            </w:pPr>
          </w:p>
        </w:tc>
      </w:tr>
      <w:tr w:rsidR="00CB4C7D" w:rsidRPr="0059315C" w14:paraId="39DD73D6" w14:textId="77777777" w:rsidTr="00CB4C7D">
        <w:trPr>
          <w:trHeight w:val="510"/>
        </w:trPr>
        <w:tc>
          <w:tcPr>
            <w:tcW w:w="6237" w:type="dxa"/>
            <w:hideMark/>
          </w:tcPr>
          <w:p w14:paraId="6931D4AB" w14:textId="7B7E3686" w:rsidR="00CB4C7D" w:rsidRPr="00CB4C7D" w:rsidRDefault="00CB4C7D" w:rsidP="00CB4C7D">
            <w:pPr>
              <w:pStyle w:val="NoSpacing"/>
              <w:spacing w:line="360" w:lineRule="auto"/>
              <w:rPr>
                <w:sz w:val="21"/>
                <w:szCs w:val="21"/>
              </w:rPr>
            </w:pPr>
            <w:r>
              <w:rPr>
                <w:rFonts w:cs="Segoe UI"/>
                <w:color w:val="0A0A0A"/>
                <w:sz w:val="21"/>
                <w:szCs w:val="21"/>
              </w:rPr>
              <w:t>Observing vendor roadmaps &amp; offerings</w:t>
            </w:r>
          </w:p>
        </w:tc>
        <w:tc>
          <w:tcPr>
            <w:tcW w:w="1701" w:type="dxa"/>
            <w:hideMark/>
          </w:tcPr>
          <w:p w14:paraId="37B89B8F" w14:textId="4A8F178A" w:rsidR="00CB4C7D" w:rsidRPr="00CB4C7D" w:rsidRDefault="00CB4C7D" w:rsidP="00CB4C7D">
            <w:pPr>
              <w:pStyle w:val="NoSpacing"/>
              <w:spacing w:line="360" w:lineRule="auto"/>
              <w:rPr>
                <w:sz w:val="21"/>
                <w:szCs w:val="21"/>
              </w:rPr>
            </w:pPr>
            <w:r>
              <w:rPr>
                <w:rFonts w:cs="Segoe UI"/>
                <w:color w:val="0A0A0A"/>
                <w:sz w:val="21"/>
                <w:szCs w:val="21"/>
              </w:rPr>
              <w:t>Observing supplier communication</w:t>
            </w:r>
          </w:p>
        </w:tc>
        <w:tc>
          <w:tcPr>
            <w:tcW w:w="1676" w:type="dxa"/>
            <w:gridSpan w:val="2"/>
            <w:hideMark/>
          </w:tcPr>
          <w:p w14:paraId="403484F5" w14:textId="6E86E119" w:rsidR="00CB4C7D" w:rsidRPr="00CB4C7D" w:rsidRDefault="00CB4C7D" w:rsidP="00CB4C7D">
            <w:pPr>
              <w:pStyle w:val="NoSpacing"/>
              <w:spacing w:line="360" w:lineRule="auto"/>
              <w:rPr>
                <w:sz w:val="21"/>
                <w:szCs w:val="21"/>
              </w:rPr>
            </w:pPr>
          </w:p>
        </w:tc>
      </w:tr>
      <w:tr w:rsidR="00CB4C7D" w:rsidRPr="0059315C" w14:paraId="65077205" w14:textId="77777777" w:rsidTr="00CB4C7D">
        <w:trPr>
          <w:trHeight w:val="497"/>
        </w:trPr>
        <w:tc>
          <w:tcPr>
            <w:tcW w:w="6237" w:type="dxa"/>
            <w:hideMark/>
          </w:tcPr>
          <w:p w14:paraId="7FB1A17E" w14:textId="23354030" w:rsidR="00CB4C7D" w:rsidRPr="00CB4C7D" w:rsidRDefault="00CB4C7D" w:rsidP="00CB4C7D">
            <w:pPr>
              <w:pStyle w:val="NoSpacing"/>
              <w:spacing w:line="360" w:lineRule="auto"/>
              <w:rPr>
                <w:sz w:val="21"/>
                <w:szCs w:val="21"/>
              </w:rPr>
            </w:pPr>
            <w:r>
              <w:rPr>
                <w:rFonts w:cs="Segoe UI"/>
                <w:color w:val="0A0A0A"/>
                <w:sz w:val="21"/>
                <w:szCs w:val="21"/>
              </w:rPr>
              <w:t>Resistance to change; Limited AI literacy; Lacking systems thinking; Analysis paralysis; Absent innovation culture</w:t>
            </w:r>
          </w:p>
        </w:tc>
        <w:tc>
          <w:tcPr>
            <w:tcW w:w="1701" w:type="dxa"/>
            <w:hideMark/>
          </w:tcPr>
          <w:p w14:paraId="5C8D6D49" w14:textId="1DF72CA7" w:rsidR="00CB4C7D" w:rsidRPr="00CB4C7D" w:rsidRDefault="00CB4C7D" w:rsidP="00CB4C7D">
            <w:pPr>
              <w:pStyle w:val="NoSpacing"/>
              <w:spacing w:line="360" w:lineRule="auto"/>
              <w:rPr>
                <w:sz w:val="21"/>
                <w:szCs w:val="21"/>
              </w:rPr>
            </w:pPr>
            <w:r>
              <w:rPr>
                <w:rFonts w:cs="Segoe UI"/>
                <w:color w:val="0A0A0A"/>
                <w:sz w:val="21"/>
                <w:szCs w:val="21"/>
              </w:rPr>
              <w:t>Organizational capacity</w:t>
            </w:r>
          </w:p>
        </w:tc>
        <w:tc>
          <w:tcPr>
            <w:tcW w:w="1676" w:type="dxa"/>
            <w:gridSpan w:val="2"/>
            <w:hideMark/>
          </w:tcPr>
          <w:p w14:paraId="38A675F1" w14:textId="68609611" w:rsidR="00CB4C7D" w:rsidRPr="00CB4C7D" w:rsidRDefault="00CB4C7D" w:rsidP="00CB4C7D">
            <w:pPr>
              <w:pStyle w:val="NoSpacing"/>
              <w:spacing w:line="360" w:lineRule="auto"/>
              <w:rPr>
                <w:sz w:val="21"/>
                <w:szCs w:val="21"/>
              </w:rPr>
            </w:pPr>
            <w:r>
              <w:rPr>
                <w:rStyle w:val="Strong"/>
                <w:rFonts w:cs="Segoe UI"/>
                <w:b w:val="0"/>
                <w:bCs w:val="0"/>
                <w:color w:val="0A0A0A"/>
                <w:sz w:val="21"/>
                <w:szCs w:val="21"/>
              </w:rPr>
              <w:t>Organizational conditions</w:t>
            </w:r>
          </w:p>
        </w:tc>
      </w:tr>
      <w:tr w:rsidR="00CB4C7D" w:rsidRPr="0059315C" w14:paraId="07F651FA" w14:textId="77777777" w:rsidTr="00CB4C7D">
        <w:trPr>
          <w:trHeight w:val="255"/>
        </w:trPr>
        <w:tc>
          <w:tcPr>
            <w:tcW w:w="6237" w:type="dxa"/>
            <w:hideMark/>
          </w:tcPr>
          <w:p w14:paraId="69AE10FE" w14:textId="5C6A02A9" w:rsidR="00CB4C7D" w:rsidRPr="00CB4C7D" w:rsidRDefault="00CB4C7D" w:rsidP="00CB4C7D">
            <w:pPr>
              <w:pStyle w:val="NoSpacing"/>
              <w:spacing w:line="360" w:lineRule="auto"/>
              <w:rPr>
                <w:sz w:val="21"/>
                <w:szCs w:val="21"/>
              </w:rPr>
            </w:pPr>
            <w:r>
              <w:rPr>
                <w:rFonts w:cs="Segoe UI"/>
                <w:color w:val="0A0A0A"/>
                <w:sz w:val="21"/>
                <w:szCs w:val="21"/>
              </w:rPr>
              <w:t>Lacking data &amp; infrastructure; Lacking technical talent</w:t>
            </w:r>
          </w:p>
        </w:tc>
        <w:tc>
          <w:tcPr>
            <w:tcW w:w="1701" w:type="dxa"/>
            <w:hideMark/>
          </w:tcPr>
          <w:p w14:paraId="55CEBEAF" w14:textId="73CAB54B" w:rsidR="00CB4C7D" w:rsidRPr="00CB4C7D" w:rsidRDefault="00CB4C7D" w:rsidP="00CB4C7D">
            <w:pPr>
              <w:pStyle w:val="NoSpacing"/>
              <w:spacing w:line="360" w:lineRule="auto"/>
              <w:rPr>
                <w:sz w:val="21"/>
                <w:szCs w:val="21"/>
              </w:rPr>
            </w:pPr>
            <w:r>
              <w:rPr>
                <w:rFonts w:cs="Segoe UI"/>
                <w:color w:val="0A0A0A"/>
                <w:sz w:val="21"/>
                <w:szCs w:val="21"/>
              </w:rPr>
              <w:t>Technical resources</w:t>
            </w:r>
          </w:p>
        </w:tc>
        <w:tc>
          <w:tcPr>
            <w:tcW w:w="1676" w:type="dxa"/>
            <w:gridSpan w:val="2"/>
            <w:hideMark/>
          </w:tcPr>
          <w:p w14:paraId="77761451" w14:textId="4299F29C" w:rsidR="00CB4C7D" w:rsidRPr="00CB4C7D" w:rsidRDefault="00CB4C7D" w:rsidP="00CB4C7D">
            <w:pPr>
              <w:pStyle w:val="NoSpacing"/>
              <w:spacing w:line="360" w:lineRule="auto"/>
              <w:rPr>
                <w:sz w:val="21"/>
                <w:szCs w:val="21"/>
              </w:rPr>
            </w:pPr>
          </w:p>
        </w:tc>
      </w:tr>
      <w:tr w:rsidR="00CB4C7D" w:rsidRPr="0059315C" w14:paraId="2BD62EFB" w14:textId="77777777" w:rsidTr="00CB4C7D">
        <w:trPr>
          <w:trHeight w:val="497"/>
        </w:trPr>
        <w:tc>
          <w:tcPr>
            <w:tcW w:w="6237" w:type="dxa"/>
            <w:hideMark/>
          </w:tcPr>
          <w:p w14:paraId="0FB3A2B0" w14:textId="26FD27F6" w:rsidR="00CB4C7D" w:rsidRPr="00CB4C7D" w:rsidRDefault="00CB4C7D" w:rsidP="00CB4C7D">
            <w:pPr>
              <w:pStyle w:val="NoSpacing"/>
              <w:spacing w:line="360" w:lineRule="auto"/>
              <w:rPr>
                <w:sz w:val="21"/>
                <w:szCs w:val="21"/>
              </w:rPr>
            </w:pPr>
            <w:r>
              <w:rPr>
                <w:rFonts w:cs="Segoe UI"/>
                <w:color w:val="0A0A0A"/>
                <w:sz w:val="21"/>
                <w:szCs w:val="21"/>
              </w:rPr>
              <w:t>Strategic direction &amp; vision; Senior leadership buy-in &amp; backing</w:t>
            </w:r>
          </w:p>
        </w:tc>
        <w:tc>
          <w:tcPr>
            <w:tcW w:w="1701" w:type="dxa"/>
            <w:hideMark/>
          </w:tcPr>
          <w:p w14:paraId="7974FC9F" w14:textId="73EEF5B2" w:rsidR="00CB4C7D" w:rsidRPr="00CB4C7D" w:rsidRDefault="00CB4C7D" w:rsidP="00CB4C7D">
            <w:pPr>
              <w:pStyle w:val="NoSpacing"/>
              <w:spacing w:line="360" w:lineRule="auto"/>
              <w:rPr>
                <w:sz w:val="21"/>
                <w:szCs w:val="21"/>
              </w:rPr>
            </w:pPr>
            <w:r>
              <w:rPr>
                <w:rFonts w:cs="Segoe UI"/>
                <w:color w:val="0A0A0A"/>
                <w:sz w:val="21"/>
                <w:szCs w:val="21"/>
              </w:rPr>
              <w:t>Strategic direction &amp; leadership</w:t>
            </w:r>
          </w:p>
        </w:tc>
        <w:tc>
          <w:tcPr>
            <w:tcW w:w="1676" w:type="dxa"/>
            <w:gridSpan w:val="2"/>
            <w:hideMark/>
          </w:tcPr>
          <w:p w14:paraId="180C52EE" w14:textId="3154B37D" w:rsidR="00CB4C7D" w:rsidRPr="00CB4C7D" w:rsidRDefault="00CB4C7D" w:rsidP="00CB4C7D">
            <w:pPr>
              <w:pStyle w:val="NoSpacing"/>
              <w:spacing w:line="360" w:lineRule="auto"/>
              <w:rPr>
                <w:sz w:val="21"/>
                <w:szCs w:val="21"/>
              </w:rPr>
            </w:pPr>
          </w:p>
        </w:tc>
      </w:tr>
      <w:tr w:rsidR="00CB4C7D" w:rsidRPr="0059315C" w14:paraId="794B8E51" w14:textId="77777777" w:rsidTr="00CB4C7D">
        <w:trPr>
          <w:trHeight w:val="255"/>
        </w:trPr>
        <w:tc>
          <w:tcPr>
            <w:tcW w:w="6237" w:type="dxa"/>
            <w:hideMark/>
          </w:tcPr>
          <w:p w14:paraId="52D527B4" w14:textId="197685C6" w:rsidR="00CB4C7D" w:rsidRPr="00CB4C7D" w:rsidRDefault="00CB4C7D" w:rsidP="00CB4C7D">
            <w:pPr>
              <w:pStyle w:val="NoSpacing"/>
              <w:spacing w:line="360" w:lineRule="auto"/>
              <w:rPr>
                <w:sz w:val="21"/>
                <w:szCs w:val="21"/>
              </w:rPr>
            </w:pPr>
            <w:r>
              <w:rPr>
                <w:rFonts w:cs="Segoe UI"/>
                <w:color w:val="0A0A0A"/>
                <w:sz w:val="21"/>
                <w:szCs w:val="21"/>
              </w:rPr>
              <w:t>Restrictive compliance &amp; legal gatekeeping; Politics &amp; working in silos</w:t>
            </w:r>
          </w:p>
        </w:tc>
        <w:tc>
          <w:tcPr>
            <w:tcW w:w="1701" w:type="dxa"/>
            <w:hideMark/>
          </w:tcPr>
          <w:p w14:paraId="5660FA08" w14:textId="7E8C63EC" w:rsidR="00CB4C7D" w:rsidRPr="00CB4C7D" w:rsidRDefault="00CB4C7D" w:rsidP="00CB4C7D">
            <w:pPr>
              <w:pStyle w:val="NoSpacing"/>
              <w:spacing w:line="360" w:lineRule="auto"/>
              <w:rPr>
                <w:sz w:val="21"/>
                <w:szCs w:val="21"/>
              </w:rPr>
            </w:pPr>
            <w:r>
              <w:rPr>
                <w:rFonts w:cs="Segoe UI"/>
                <w:color w:val="0A0A0A"/>
                <w:sz w:val="21"/>
                <w:szCs w:val="21"/>
              </w:rPr>
              <w:t>Governance &amp; compliance</w:t>
            </w:r>
          </w:p>
        </w:tc>
        <w:tc>
          <w:tcPr>
            <w:tcW w:w="1676" w:type="dxa"/>
            <w:gridSpan w:val="2"/>
            <w:hideMark/>
          </w:tcPr>
          <w:p w14:paraId="6164F659" w14:textId="6AE24C18" w:rsidR="00CB4C7D" w:rsidRPr="00CB4C7D" w:rsidRDefault="00CB4C7D" w:rsidP="00CB4C7D">
            <w:pPr>
              <w:pStyle w:val="NoSpacing"/>
              <w:spacing w:line="360" w:lineRule="auto"/>
              <w:rPr>
                <w:sz w:val="21"/>
                <w:szCs w:val="21"/>
              </w:rPr>
            </w:pPr>
          </w:p>
        </w:tc>
      </w:tr>
      <w:tr w:rsidR="00CB4C7D" w:rsidRPr="0059315C" w14:paraId="15F8C35C" w14:textId="77777777" w:rsidTr="00CB4C7D">
        <w:trPr>
          <w:trHeight w:val="497"/>
        </w:trPr>
        <w:tc>
          <w:tcPr>
            <w:tcW w:w="6237" w:type="dxa"/>
            <w:hideMark/>
          </w:tcPr>
          <w:p w14:paraId="629FBF65" w14:textId="14DC7E29" w:rsidR="00CB4C7D" w:rsidRPr="00CB4C7D" w:rsidRDefault="00CB4C7D" w:rsidP="00CB4C7D">
            <w:pPr>
              <w:pStyle w:val="NoSpacing"/>
              <w:spacing w:line="360" w:lineRule="auto"/>
              <w:rPr>
                <w:sz w:val="21"/>
                <w:szCs w:val="21"/>
              </w:rPr>
            </w:pPr>
            <w:r>
              <w:rPr>
                <w:rFonts w:cs="Segoe UI"/>
                <w:color w:val="0A0A0A"/>
                <w:sz w:val="21"/>
                <w:szCs w:val="21"/>
              </w:rPr>
              <w:lastRenderedPageBreak/>
              <w:t>Educating &amp; training; Experimenting with AI; Bringing people along; Providing clarity; Providing leadership backing; Championing AI</w:t>
            </w:r>
          </w:p>
        </w:tc>
        <w:tc>
          <w:tcPr>
            <w:tcW w:w="1701" w:type="dxa"/>
            <w:hideMark/>
          </w:tcPr>
          <w:p w14:paraId="257E7D34" w14:textId="6CB7AB2F" w:rsidR="00CB4C7D" w:rsidRPr="00CB4C7D" w:rsidRDefault="00CB4C7D" w:rsidP="00CB4C7D">
            <w:pPr>
              <w:pStyle w:val="NoSpacing"/>
              <w:spacing w:line="360" w:lineRule="auto"/>
              <w:rPr>
                <w:sz w:val="21"/>
                <w:szCs w:val="21"/>
              </w:rPr>
            </w:pPr>
            <w:r>
              <w:rPr>
                <w:rFonts w:cs="Segoe UI"/>
                <w:color w:val="0A0A0A"/>
                <w:sz w:val="21"/>
                <w:szCs w:val="21"/>
              </w:rPr>
              <w:t>Reshaping conditions</w:t>
            </w:r>
          </w:p>
        </w:tc>
        <w:tc>
          <w:tcPr>
            <w:tcW w:w="1676" w:type="dxa"/>
            <w:gridSpan w:val="2"/>
            <w:hideMark/>
          </w:tcPr>
          <w:p w14:paraId="009602DF" w14:textId="7516DBE1" w:rsidR="00CB4C7D" w:rsidRPr="00CB4C7D" w:rsidRDefault="00CB4C7D" w:rsidP="00CB4C7D">
            <w:pPr>
              <w:pStyle w:val="NoSpacing"/>
              <w:spacing w:line="360" w:lineRule="auto"/>
              <w:rPr>
                <w:sz w:val="21"/>
                <w:szCs w:val="21"/>
              </w:rPr>
            </w:pPr>
            <w:r>
              <w:rPr>
                <w:rStyle w:val="Strong"/>
                <w:rFonts w:cs="Segoe UI"/>
                <w:b w:val="0"/>
                <w:bCs w:val="0"/>
                <w:color w:val="0A0A0A"/>
                <w:sz w:val="21"/>
                <w:szCs w:val="21"/>
              </w:rPr>
              <w:t>Steering the organization</w:t>
            </w:r>
          </w:p>
        </w:tc>
      </w:tr>
      <w:tr w:rsidR="00CB4C7D" w:rsidRPr="0059315C" w14:paraId="07C297E0" w14:textId="77777777" w:rsidTr="00CB4C7D">
        <w:trPr>
          <w:trHeight w:val="255"/>
        </w:trPr>
        <w:tc>
          <w:tcPr>
            <w:tcW w:w="6237" w:type="dxa"/>
            <w:hideMark/>
          </w:tcPr>
          <w:p w14:paraId="036B698F" w14:textId="08FE42F9" w:rsidR="00CB4C7D" w:rsidRPr="00CB4C7D" w:rsidRDefault="00CB4C7D" w:rsidP="00CB4C7D">
            <w:pPr>
              <w:pStyle w:val="NoSpacing"/>
              <w:spacing w:line="360" w:lineRule="auto"/>
              <w:rPr>
                <w:sz w:val="21"/>
                <w:szCs w:val="21"/>
              </w:rPr>
            </w:pPr>
            <w:r>
              <w:rPr>
                <w:rFonts w:cs="Segoe UI"/>
                <w:color w:val="0A0A0A"/>
                <w:sz w:val="21"/>
                <w:szCs w:val="21"/>
              </w:rPr>
              <w:t>Leveraging data availability; Leveraging the right tooling; Leveraging an innovation culture</w:t>
            </w:r>
          </w:p>
        </w:tc>
        <w:tc>
          <w:tcPr>
            <w:tcW w:w="1701" w:type="dxa"/>
            <w:hideMark/>
          </w:tcPr>
          <w:p w14:paraId="4ABD365A" w14:textId="6E1B00A1" w:rsidR="00CB4C7D" w:rsidRPr="00CB4C7D" w:rsidRDefault="00CB4C7D" w:rsidP="00CB4C7D">
            <w:pPr>
              <w:pStyle w:val="NoSpacing"/>
              <w:spacing w:line="360" w:lineRule="auto"/>
              <w:rPr>
                <w:sz w:val="21"/>
                <w:szCs w:val="21"/>
              </w:rPr>
            </w:pPr>
            <w:r>
              <w:rPr>
                <w:rFonts w:cs="Segoe UI"/>
                <w:color w:val="0A0A0A"/>
                <w:sz w:val="21"/>
                <w:szCs w:val="21"/>
              </w:rPr>
              <w:t>Leveraging conditions</w:t>
            </w:r>
          </w:p>
        </w:tc>
        <w:tc>
          <w:tcPr>
            <w:tcW w:w="1676" w:type="dxa"/>
            <w:gridSpan w:val="2"/>
            <w:hideMark/>
          </w:tcPr>
          <w:p w14:paraId="57DB0102" w14:textId="1CF41F58" w:rsidR="00CB4C7D" w:rsidRPr="00CB4C7D" w:rsidRDefault="00CB4C7D" w:rsidP="00CB4C7D">
            <w:pPr>
              <w:pStyle w:val="NoSpacing"/>
              <w:spacing w:line="360" w:lineRule="auto"/>
              <w:rPr>
                <w:sz w:val="21"/>
                <w:szCs w:val="21"/>
              </w:rPr>
            </w:pPr>
          </w:p>
        </w:tc>
      </w:tr>
      <w:tr w:rsidR="00CB4C7D" w:rsidRPr="0059315C" w14:paraId="0FF50C14" w14:textId="77777777" w:rsidTr="00CB4C7D">
        <w:trPr>
          <w:trHeight w:val="255"/>
        </w:trPr>
        <w:tc>
          <w:tcPr>
            <w:tcW w:w="6237" w:type="dxa"/>
            <w:hideMark/>
          </w:tcPr>
          <w:p w14:paraId="4F49204D" w14:textId="5C633A60" w:rsidR="00CB4C7D" w:rsidRPr="00CB4C7D" w:rsidRDefault="00CB4C7D" w:rsidP="00CB4C7D">
            <w:pPr>
              <w:pStyle w:val="NoSpacing"/>
              <w:spacing w:line="360" w:lineRule="auto"/>
              <w:rPr>
                <w:sz w:val="21"/>
                <w:szCs w:val="21"/>
              </w:rPr>
            </w:pPr>
            <w:r>
              <w:rPr>
                <w:rFonts w:cs="Segoe UI"/>
                <w:color w:val="0A0A0A"/>
                <w:sz w:val="21"/>
                <w:szCs w:val="21"/>
              </w:rPr>
              <w:t>Leveraging external experts &amp; vendors; Navigating resistance; Navigating restrictive governance</w:t>
            </w:r>
          </w:p>
        </w:tc>
        <w:tc>
          <w:tcPr>
            <w:tcW w:w="1701" w:type="dxa"/>
            <w:hideMark/>
          </w:tcPr>
          <w:p w14:paraId="4368FF17" w14:textId="1147ED4D" w:rsidR="00CB4C7D" w:rsidRPr="00CB4C7D" w:rsidRDefault="00CB4C7D" w:rsidP="00CB4C7D">
            <w:pPr>
              <w:pStyle w:val="NoSpacing"/>
              <w:spacing w:line="360" w:lineRule="auto"/>
              <w:rPr>
                <w:sz w:val="21"/>
                <w:szCs w:val="21"/>
              </w:rPr>
            </w:pPr>
            <w:r>
              <w:rPr>
                <w:rFonts w:cs="Segoe UI"/>
                <w:color w:val="0A0A0A"/>
                <w:sz w:val="21"/>
                <w:szCs w:val="21"/>
              </w:rPr>
              <w:t>Navigating constraints</w:t>
            </w:r>
          </w:p>
        </w:tc>
        <w:tc>
          <w:tcPr>
            <w:tcW w:w="1676" w:type="dxa"/>
            <w:gridSpan w:val="2"/>
            <w:hideMark/>
          </w:tcPr>
          <w:p w14:paraId="2E0EFC62" w14:textId="0F6761C4" w:rsidR="00CB4C7D" w:rsidRPr="00CB4C7D" w:rsidRDefault="00CB4C7D" w:rsidP="00CB4C7D">
            <w:pPr>
              <w:pStyle w:val="NoSpacing"/>
              <w:spacing w:line="360" w:lineRule="auto"/>
              <w:rPr>
                <w:sz w:val="21"/>
                <w:szCs w:val="21"/>
              </w:rPr>
            </w:pPr>
          </w:p>
        </w:tc>
      </w:tr>
      <w:tr w:rsidR="00CB4C7D" w:rsidRPr="0059315C" w14:paraId="05221DD5" w14:textId="77777777" w:rsidTr="00CB4C7D">
        <w:trPr>
          <w:trHeight w:val="510"/>
        </w:trPr>
        <w:tc>
          <w:tcPr>
            <w:tcW w:w="6237" w:type="dxa"/>
            <w:hideMark/>
          </w:tcPr>
          <w:p w14:paraId="46DD11E3" w14:textId="031FC9A9" w:rsidR="00CB4C7D" w:rsidRPr="00CB4C7D" w:rsidRDefault="00CB4C7D" w:rsidP="00CB4C7D">
            <w:pPr>
              <w:pStyle w:val="NoSpacing"/>
              <w:spacing w:line="360" w:lineRule="auto"/>
              <w:rPr>
                <w:sz w:val="21"/>
                <w:szCs w:val="21"/>
              </w:rPr>
            </w:pPr>
            <w:r>
              <w:rPr>
                <w:rFonts w:cs="Segoe UI"/>
                <w:color w:val="0A0A0A"/>
                <w:sz w:val="21"/>
                <w:szCs w:val="21"/>
              </w:rPr>
              <w:t>Generating insights; Creating &amp; validating content &amp; campaigns; Using generic agents; Automating processes; Deploying customer-facing agents</w:t>
            </w:r>
          </w:p>
        </w:tc>
        <w:tc>
          <w:tcPr>
            <w:tcW w:w="1701" w:type="dxa"/>
            <w:hideMark/>
          </w:tcPr>
          <w:p w14:paraId="2A041B44" w14:textId="0039304F" w:rsidR="00CB4C7D" w:rsidRPr="00CB4C7D" w:rsidRDefault="00CB4C7D" w:rsidP="00CB4C7D">
            <w:pPr>
              <w:pStyle w:val="NoSpacing"/>
              <w:spacing w:line="360" w:lineRule="auto"/>
              <w:rPr>
                <w:sz w:val="21"/>
                <w:szCs w:val="21"/>
              </w:rPr>
            </w:pPr>
            <w:r>
              <w:rPr>
                <w:rFonts w:cs="Segoe UI"/>
                <w:color w:val="0A0A0A"/>
                <w:sz w:val="21"/>
                <w:szCs w:val="21"/>
              </w:rPr>
              <w:t>Applying use cases</w:t>
            </w:r>
          </w:p>
        </w:tc>
        <w:tc>
          <w:tcPr>
            <w:tcW w:w="1676" w:type="dxa"/>
            <w:gridSpan w:val="2"/>
            <w:hideMark/>
          </w:tcPr>
          <w:p w14:paraId="7A96C575" w14:textId="4D9998F8" w:rsidR="00CB4C7D" w:rsidRPr="00CB4C7D" w:rsidRDefault="00CB4C7D" w:rsidP="00CB4C7D">
            <w:pPr>
              <w:pStyle w:val="NoSpacing"/>
              <w:spacing w:line="360" w:lineRule="auto"/>
              <w:rPr>
                <w:sz w:val="21"/>
                <w:szCs w:val="21"/>
              </w:rPr>
            </w:pPr>
            <w:r>
              <w:rPr>
                <w:rStyle w:val="Strong"/>
                <w:rFonts w:cs="Segoe UI"/>
                <w:b w:val="0"/>
                <w:bCs w:val="0"/>
                <w:color w:val="0A0A0A"/>
                <w:sz w:val="21"/>
                <w:szCs w:val="21"/>
              </w:rPr>
              <w:t>Applying agentic AI</w:t>
            </w:r>
          </w:p>
        </w:tc>
      </w:tr>
      <w:tr w:rsidR="00CB4C7D" w:rsidRPr="0059315C" w14:paraId="05CA043F" w14:textId="77777777" w:rsidTr="00CB4C7D">
        <w:trPr>
          <w:trHeight w:val="497"/>
        </w:trPr>
        <w:tc>
          <w:tcPr>
            <w:tcW w:w="6237" w:type="dxa"/>
            <w:hideMark/>
          </w:tcPr>
          <w:p w14:paraId="08DF1F77" w14:textId="188E35F1" w:rsidR="00CB4C7D" w:rsidRPr="00CB4C7D" w:rsidRDefault="00CB4C7D" w:rsidP="00CB4C7D">
            <w:pPr>
              <w:pStyle w:val="NoSpacing"/>
              <w:spacing w:line="360" w:lineRule="auto"/>
              <w:rPr>
                <w:sz w:val="21"/>
                <w:szCs w:val="21"/>
              </w:rPr>
            </w:pPr>
            <w:r>
              <w:rPr>
                <w:rFonts w:cs="Segoe UI"/>
                <w:color w:val="0A0A0A"/>
                <w:sz w:val="21"/>
                <w:szCs w:val="21"/>
              </w:rPr>
              <w:t>Leveraging tool calling; Personalizing agents</w:t>
            </w:r>
          </w:p>
        </w:tc>
        <w:tc>
          <w:tcPr>
            <w:tcW w:w="1701" w:type="dxa"/>
            <w:hideMark/>
          </w:tcPr>
          <w:p w14:paraId="72C6DCB6" w14:textId="0C10F747" w:rsidR="00CB4C7D" w:rsidRPr="00CB4C7D" w:rsidRDefault="00CB4C7D" w:rsidP="00CB4C7D">
            <w:pPr>
              <w:pStyle w:val="NoSpacing"/>
              <w:spacing w:line="360" w:lineRule="auto"/>
              <w:rPr>
                <w:sz w:val="21"/>
                <w:szCs w:val="21"/>
              </w:rPr>
            </w:pPr>
            <w:r>
              <w:rPr>
                <w:rFonts w:cs="Segoe UI"/>
                <w:color w:val="0A0A0A"/>
                <w:sz w:val="21"/>
                <w:szCs w:val="21"/>
              </w:rPr>
              <w:t>Leveraging usage strategies</w:t>
            </w:r>
          </w:p>
        </w:tc>
        <w:tc>
          <w:tcPr>
            <w:tcW w:w="1676" w:type="dxa"/>
            <w:gridSpan w:val="2"/>
            <w:hideMark/>
          </w:tcPr>
          <w:p w14:paraId="520E3311" w14:textId="01EB0F0D" w:rsidR="00CB4C7D" w:rsidRPr="00CB4C7D" w:rsidRDefault="00CB4C7D" w:rsidP="00CB4C7D">
            <w:pPr>
              <w:pStyle w:val="NoSpacing"/>
              <w:spacing w:line="360" w:lineRule="auto"/>
              <w:rPr>
                <w:sz w:val="21"/>
                <w:szCs w:val="21"/>
              </w:rPr>
            </w:pPr>
          </w:p>
        </w:tc>
      </w:tr>
      <w:tr w:rsidR="00CB4C7D" w:rsidRPr="0059315C" w14:paraId="21D0375B" w14:textId="77777777" w:rsidTr="00CB4C7D">
        <w:trPr>
          <w:trHeight w:val="497"/>
        </w:trPr>
        <w:tc>
          <w:tcPr>
            <w:tcW w:w="6237" w:type="dxa"/>
            <w:hideMark/>
          </w:tcPr>
          <w:p w14:paraId="32119C09" w14:textId="588A0CC1" w:rsidR="00CB4C7D" w:rsidRPr="00CB4C7D" w:rsidRDefault="00CB4C7D" w:rsidP="00CB4C7D">
            <w:pPr>
              <w:pStyle w:val="NoSpacing"/>
              <w:spacing w:line="360" w:lineRule="auto"/>
              <w:rPr>
                <w:sz w:val="21"/>
                <w:szCs w:val="21"/>
              </w:rPr>
            </w:pPr>
            <w:r>
              <w:rPr>
                <w:rFonts w:cs="Segoe UI"/>
                <w:color w:val="0A0A0A"/>
                <w:sz w:val="21"/>
                <w:szCs w:val="21"/>
              </w:rPr>
              <w:t>Gaining efficiency &amp; speed; Gaining scale; Extending the personal skillset; Improving quality of output</w:t>
            </w:r>
          </w:p>
        </w:tc>
        <w:tc>
          <w:tcPr>
            <w:tcW w:w="1701" w:type="dxa"/>
            <w:hideMark/>
          </w:tcPr>
          <w:p w14:paraId="689BD31E" w14:textId="0F264777" w:rsidR="00CB4C7D" w:rsidRPr="00CB4C7D" w:rsidRDefault="00CB4C7D" w:rsidP="00CB4C7D">
            <w:pPr>
              <w:pStyle w:val="NoSpacing"/>
              <w:spacing w:line="360" w:lineRule="auto"/>
              <w:rPr>
                <w:sz w:val="21"/>
                <w:szCs w:val="21"/>
              </w:rPr>
            </w:pPr>
            <w:r>
              <w:rPr>
                <w:rFonts w:cs="Segoe UI"/>
                <w:color w:val="0A0A0A"/>
                <w:sz w:val="21"/>
                <w:szCs w:val="21"/>
              </w:rPr>
              <w:t>Gaining benefits</w:t>
            </w:r>
          </w:p>
        </w:tc>
        <w:tc>
          <w:tcPr>
            <w:tcW w:w="1676" w:type="dxa"/>
            <w:gridSpan w:val="2"/>
            <w:hideMark/>
          </w:tcPr>
          <w:p w14:paraId="3CFF1B89" w14:textId="1C80C898" w:rsidR="00CB4C7D" w:rsidRPr="00CB4C7D" w:rsidRDefault="00CB4C7D" w:rsidP="00CB4C7D">
            <w:pPr>
              <w:pStyle w:val="NoSpacing"/>
              <w:spacing w:line="360" w:lineRule="auto"/>
              <w:rPr>
                <w:sz w:val="21"/>
                <w:szCs w:val="21"/>
              </w:rPr>
            </w:pPr>
            <w:r>
              <w:rPr>
                <w:rStyle w:val="Strong"/>
                <w:rFonts w:cs="Segoe UI"/>
                <w:b w:val="0"/>
                <w:bCs w:val="0"/>
                <w:color w:val="0A0A0A"/>
                <w:sz w:val="21"/>
                <w:szCs w:val="21"/>
              </w:rPr>
              <w:t>Value outcomes</w:t>
            </w:r>
          </w:p>
        </w:tc>
      </w:tr>
      <w:tr w:rsidR="00CB4C7D" w:rsidRPr="0059315C" w14:paraId="54E67944" w14:textId="77777777" w:rsidTr="00CB4C7D">
        <w:trPr>
          <w:trHeight w:val="255"/>
        </w:trPr>
        <w:tc>
          <w:tcPr>
            <w:tcW w:w="6237" w:type="dxa"/>
            <w:hideMark/>
          </w:tcPr>
          <w:p w14:paraId="4BE856B4" w14:textId="139C32A8" w:rsidR="00CB4C7D" w:rsidRPr="00CB4C7D" w:rsidRDefault="00CB4C7D" w:rsidP="00CB4C7D">
            <w:pPr>
              <w:pStyle w:val="NoSpacing"/>
              <w:spacing w:line="360" w:lineRule="auto"/>
              <w:rPr>
                <w:sz w:val="21"/>
                <w:szCs w:val="21"/>
              </w:rPr>
            </w:pPr>
            <w:r>
              <w:rPr>
                <w:rFonts w:cs="Segoe UI"/>
                <w:color w:val="0A0A0A"/>
                <w:sz w:val="21"/>
                <w:szCs w:val="21"/>
              </w:rPr>
              <w:t>Incurring financial costs; Displacing jobs</w:t>
            </w:r>
          </w:p>
        </w:tc>
        <w:tc>
          <w:tcPr>
            <w:tcW w:w="1701" w:type="dxa"/>
            <w:hideMark/>
          </w:tcPr>
          <w:p w14:paraId="2B531D85" w14:textId="1E6D4F58" w:rsidR="00CB4C7D" w:rsidRPr="00CB4C7D" w:rsidRDefault="00CB4C7D" w:rsidP="00CB4C7D">
            <w:pPr>
              <w:pStyle w:val="NoSpacing"/>
              <w:spacing w:line="360" w:lineRule="auto"/>
              <w:rPr>
                <w:sz w:val="21"/>
                <w:szCs w:val="21"/>
              </w:rPr>
            </w:pPr>
            <w:r>
              <w:rPr>
                <w:rFonts w:cs="Segoe UI"/>
                <w:color w:val="0A0A0A"/>
                <w:sz w:val="21"/>
                <w:szCs w:val="21"/>
              </w:rPr>
              <w:t>Making sacrifices</w:t>
            </w:r>
          </w:p>
        </w:tc>
        <w:tc>
          <w:tcPr>
            <w:tcW w:w="1676" w:type="dxa"/>
            <w:gridSpan w:val="2"/>
            <w:hideMark/>
          </w:tcPr>
          <w:p w14:paraId="2EA040E6" w14:textId="6289B444" w:rsidR="00CB4C7D" w:rsidRPr="00CB4C7D" w:rsidRDefault="00CB4C7D" w:rsidP="00CB4C7D">
            <w:pPr>
              <w:pStyle w:val="NoSpacing"/>
              <w:spacing w:line="360" w:lineRule="auto"/>
              <w:rPr>
                <w:sz w:val="21"/>
                <w:szCs w:val="21"/>
              </w:rPr>
            </w:pPr>
          </w:p>
        </w:tc>
      </w:tr>
      <w:tr w:rsidR="00CB4C7D" w:rsidRPr="0059315C" w14:paraId="35E1C07D" w14:textId="77777777" w:rsidTr="00CB4C7D">
        <w:trPr>
          <w:trHeight w:val="255"/>
        </w:trPr>
        <w:tc>
          <w:tcPr>
            <w:tcW w:w="6237" w:type="dxa"/>
            <w:tcBorders>
              <w:bottom w:val="single" w:sz="8" w:space="0" w:color="auto"/>
            </w:tcBorders>
            <w:hideMark/>
          </w:tcPr>
          <w:p w14:paraId="28C70B02" w14:textId="57D5719D" w:rsidR="00CB4C7D" w:rsidRPr="00CB4C7D" w:rsidRDefault="00CB4C7D" w:rsidP="00CB4C7D">
            <w:pPr>
              <w:pStyle w:val="NoSpacing"/>
              <w:spacing w:line="360" w:lineRule="auto"/>
              <w:rPr>
                <w:sz w:val="21"/>
                <w:szCs w:val="21"/>
              </w:rPr>
            </w:pPr>
            <w:r>
              <w:rPr>
                <w:rFonts w:cs="Segoe UI"/>
                <w:color w:val="0A0A0A"/>
                <w:sz w:val="21"/>
                <w:szCs w:val="21"/>
              </w:rPr>
              <w:t>Risking hallucination; Risking security &amp; privacy violations; Risking brand degradation</w:t>
            </w:r>
          </w:p>
        </w:tc>
        <w:tc>
          <w:tcPr>
            <w:tcW w:w="1701" w:type="dxa"/>
            <w:tcBorders>
              <w:bottom w:val="single" w:sz="8" w:space="0" w:color="auto"/>
            </w:tcBorders>
            <w:hideMark/>
          </w:tcPr>
          <w:p w14:paraId="76FE1561" w14:textId="3900EC87" w:rsidR="00CB4C7D" w:rsidRPr="00CB4C7D" w:rsidRDefault="00CB4C7D" w:rsidP="00CB4C7D">
            <w:pPr>
              <w:pStyle w:val="NoSpacing"/>
              <w:spacing w:line="360" w:lineRule="auto"/>
              <w:rPr>
                <w:sz w:val="21"/>
                <w:szCs w:val="21"/>
              </w:rPr>
            </w:pPr>
            <w:r>
              <w:rPr>
                <w:rFonts w:cs="Segoe UI"/>
                <w:color w:val="0A0A0A"/>
                <w:sz w:val="21"/>
                <w:szCs w:val="21"/>
              </w:rPr>
              <w:t>Facing risks</w:t>
            </w:r>
          </w:p>
        </w:tc>
        <w:tc>
          <w:tcPr>
            <w:tcW w:w="1676" w:type="dxa"/>
            <w:gridSpan w:val="2"/>
            <w:tcBorders>
              <w:bottom w:val="single" w:sz="8" w:space="0" w:color="auto"/>
            </w:tcBorders>
            <w:hideMark/>
          </w:tcPr>
          <w:p w14:paraId="0C871949" w14:textId="737ED4A0" w:rsidR="00CB4C7D" w:rsidRPr="00CB4C7D" w:rsidRDefault="00CB4C7D" w:rsidP="00CB4C7D">
            <w:pPr>
              <w:pStyle w:val="NoSpacing"/>
              <w:spacing w:line="360" w:lineRule="auto"/>
              <w:rPr>
                <w:sz w:val="21"/>
                <w:szCs w:val="21"/>
              </w:rPr>
            </w:pPr>
          </w:p>
        </w:tc>
      </w:tr>
    </w:tbl>
    <w:p w14:paraId="761869FB" w14:textId="155FD202" w:rsidR="00401741" w:rsidRDefault="00401741">
      <w:pPr>
        <w:spacing w:after="200"/>
        <w:ind w:firstLine="0"/>
      </w:pPr>
    </w:p>
    <w:p w14:paraId="21A6CA2E" w14:textId="77777777" w:rsidR="00401741" w:rsidRDefault="00B55EB8">
      <w:r>
        <w:t xml:space="preserve">Below we first describe the impulse for change that marketing managers might experience. From there we note how they affect the process of change; creating the organizational conditions for the implementation and adoption of agentic AI. Furthermore, we also describe what obstacles marketing managers might experience. Afterwards we note how agentic AI is adopted including the use cases supported by agentic systems and the key leveraged features. As the last element of the chain we describe the outcomes in terms of the value that the agentic AI system has brought. We describe these outcomes from the positive and negative perspective, describing benefits, sacrifices, and risks. </w:t>
      </w:r>
    </w:p>
    <w:p w14:paraId="16A71444" w14:textId="77777777" w:rsidR="00401741" w:rsidRDefault="00B55EB8">
      <w:r>
        <w:lastRenderedPageBreak/>
        <w:t>Lastly we note a set of observed paradoxical patterns. These relate mostly to a pattern where agentic AI is the key solution to some of the problems that are ascribed to agentic AI.</w:t>
      </w:r>
    </w:p>
    <w:p w14:paraId="22C1281B" w14:textId="77777777" w:rsidR="00401741" w:rsidRDefault="00B55EB8">
      <w:pPr>
        <w:spacing w:after="200"/>
        <w:ind w:firstLine="0"/>
        <w:rPr>
          <w:b/>
          <w:bCs/>
        </w:rPr>
      </w:pPr>
      <w:r>
        <w:br w:type="page"/>
      </w:r>
    </w:p>
    <w:p w14:paraId="672C5E83" w14:textId="77777777" w:rsidR="00401741" w:rsidRDefault="00B55EB8">
      <w:pPr>
        <w:spacing w:after="200"/>
        <w:ind w:firstLine="0"/>
        <w:rPr>
          <w:b/>
          <w:bCs/>
        </w:rPr>
      </w:pPr>
      <w:r>
        <w:rPr>
          <w:b/>
          <w:bCs/>
        </w:rPr>
        <w:lastRenderedPageBreak/>
        <w:t>Figure 1.</w:t>
      </w:r>
    </w:p>
    <w:p w14:paraId="2C32A51A" w14:textId="77777777" w:rsidR="00401741" w:rsidRPr="00341565" w:rsidRDefault="00B55EB8" w:rsidP="00341565">
      <w:pPr>
        <w:ind w:firstLine="0"/>
        <w:rPr>
          <w:b/>
          <w:bCs/>
          <w:i/>
          <w:iCs/>
        </w:rPr>
      </w:pPr>
      <w:bookmarkStart w:id="108" w:name="_2wlwvpj75lya" w:colFirst="0" w:colLast="0"/>
      <w:bookmarkEnd w:id="108"/>
      <w:r>
        <w:rPr>
          <w:i/>
          <w:iCs/>
        </w:rPr>
        <w:t>How managerial interventions drive value creation using agentic AI. The bold arrows describe managerial behaviors, where the boxes represent the concepts acted upon.</w:t>
      </w:r>
    </w:p>
    <w:p w14:paraId="2DF4A44C" w14:textId="77777777" w:rsidR="00401741" w:rsidRDefault="00B55EB8">
      <w:pPr>
        <w:ind w:firstLine="0"/>
      </w:pPr>
      <w:r>
        <w:rPr>
          <w:noProof/>
        </w:rPr>
        <w:drawing>
          <wp:inline distT="114300" distB="114300" distL="114300" distR="114300" wp14:anchorId="0AD3E5AD" wp14:editId="7E1EE267">
            <wp:extent cx="5432272" cy="453559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32272" cy="4535599"/>
                    </a:xfrm>
                    <a:prstGeom prst="rect">
                      <a:avLst/>
                    </a:prstGeom>
                    <a:ln/>
                  </pic:spPr>
                </pic:pic>
              </a:graphicData>
            </a:graphic>
          </wp:inline>
        </w:drawing>
      </w:r>
    </w:p>
    <w:p w14:paraId="1D4FC6E3" w14:textId="77777777" w:rsidR="00401741" w:rsidRDefault="00B55EB8">
      <w:pPr>
        <w:pStyle w:val="Heading2"/>
      </w:pPr>
      <w:bookmarkStart w:id="109" w:name="_Toc231762151"/>
      <w:r>
        <w:t>4.1</w:t>
      </w:r>
      <w:r>
        <w:tab/>
        <w:t>Observing</w:t>
      </w:r>
      <w:bookmarkEnd w:id="109"/>
    </w:p>
    <w:p w14:paraId="188DACB0" w14:textId="77777777" w:rsidR="00401741" w:rsidRDefault="00B55EB8">
      <w:r>
        <w:t xml:space="preserve">The process of creating value using agentic AI starts with the manager observing changing conditions that signal a pressure or an opportunity to change. </w:t>
      </w:r>
      <w:r>
        <w:rPr>
          <w:i/>
          <w:iCs/>
        </w:rPr>
        <w:t xml:space="preserve">Observing </w:t>
      </w:r>
      <w:r>
        <w:t>refers to the managerial process of monitoring and interpreting the changing context of the organization. With regard to agentic AI, we have found three key categories of external conditions that sparked change: the progression of AI itself, market pressures, and communications from vendors.</w:t>
      </w:r>
    </w:p>
    <w:p w14:paraId="0E269496" w14:textId="77777777" w:rsidR="00401741" w:rsidRDefault="00B55EB8">
      <w:r>
        <w:lastRenderedPageBreak/>
        <w:t>This process of observation typically results in a situation where both Marketing managers and AI experts recognise the significant impact of agentic AI. As interviewee 7 noted, “We’re living in an era of change, and we’re living in a change of era simultaneously.” Interviewee 6 started to incorporate AI into all parts of her organization, noting “So I’m of course responsible for commercial, but [...] this is the future for our company!”.</w:t>
      </w:r>
    </w:p>
    <w:p w14:paraId="791EFE41" w14:textId="77777777" w:rsidR="00401741" w:rsidRDefault="00B55EB8">
      <w:r>
        <w:t>However, while when it comes to radical disruption of marketing we get more tempered signals, interviewee 10 noted “I don’t think we’ll build many radically new things in the short term”, interviewee 13 noted “there’s very little vision on what could be done completely different”, interviewee 10 also noted “instead of ‘faster same,’ it should be ‘different and better’”.</w:t>
      </w:r>
    </w:p>
    <w:p w14:paraId="350CF38F" w14:textId="77777777" w:rsidR="00401741" w:rsidRDefault="00B55EB8">
      <w:r>
        <w:t xml:space="preserve">These statements signal the gap between the potential of agentic AI and the effect it has already yielded in the workplace, which will be addressed later. First we will explore the results of marketing managers </w:t>
      </w:r>
      <w:r>
        <w:rPr>
          <w:i/>
          <w:iCs/>
        </w:rPr>
        <w:t>observing</w:t>
      </w:r>
      <w:r>
        <w:t xml:space="preserve"> the potential for AI [1] and the expected pressures to implement it.</w:t>
      </w:r>
    </w:p>
    <w:p w14:paraId="4CE876D0" w14:textId="166D8712" w:rsidR="00401741" w:rsidRDefault="00B55EB8">
      <w:pPr>
        <w:pStyle w:val="Heading3"/>
      </w:pPr>
      <w:bookmarkStart w:id="110" w:name="_cel1ujnps8" w:colFirst="0" w:colLast="0"/>
      <w:bookmarkEnd w:id="110"/>
      <w:r>
        <w:t>4.1.1</w:t>
      </w:r>
      <w:r>
        <w:tab/>
        <w:t>AI progression</w:t>
      </w:r>
    </w:p>
    <w:p w14:paraId="0D22D671" w14:textId="77777777" w:rsidR="00401741" w:rsidRDefault="00B55EB8">
      <w:r>
        <w:t>The first external condition that the marketing manager might observe is AI progression. This concept describes how AI is evolving; improving in quality, gaining new capabilities, and becoming more widely adopted. Managers observe this pattern; how they respond is developed in section 4.2.</w:t>
      </w:r>
    </w:p>
    <w:p w14:paraId="0C896E77" w14:textId="77777777" w:rsidR="00401741" w:rsidRDefault="00B55EB8">
      <w:r>
        <w:t>Marketing managers and AI experts consistently describe agentic AI as fast-moving. Interviewee 14 noted “These developments are going so fast, they really go in a hockey stick. [...] What was spectacular within Gemini, is taken over all at once by Claude the day after.”</w:t>
      </w:r>
    </w:p>
    <w:p w14:paraId="0F5F94AA" w14:textId="77777777" w:rsidR="00401741" w:rsidRDefault="00B55EB8">
      <w: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60D6F188" w14:textId="77777777" w:rsidR="00401741" w:rsidRDefault="00B55EB8">
      <w:r>
        <w:lastRenderedPageBreak/>
        <w:t>The progression of agentic AI also affected this research. As agentic capabilities became more commonplace, the separation between agentic and non-agentic AI became less obvious to interviewees. Interviewee 12 noted:</w:t>
      </w:r>
    </w:p>
    <w:p w14:paraId="30FCDBF4" w14:textId="77777777" w:rsidR="00401741" w:rsidRDefault="00B55EB8">
      <w:pPr>
        <w:spacing w:after="200"/>
        <w:ind w:left="720" w:firstLine="0"/>
      </w:pPr>
      <w:r>
        <w:t>People call things agents that you could debate and say, “I don’t know, is that really an agent? How agentic is it?” You know, how much autonomy, how much decision-making? It, it’s, it’s become almost a marketing term, uh, more so than a technical definition. [...] You know, a lot of it comes down to it’s like a continuum of being more agentic or less agentic.</w:t>
      </w:r>
    </w:p>
    <w:p w14:paraId="6F8EE88B" w14:textId="77777777" w:rsidR="00401741" w:rsidRDefault="00B55EB8">
      <w:r>
        <w:t>How managers respond to this progression is developed in section 4.2; it is also relevant to note that continuous progress is not purely beneficial. As interviewee 4 noted:</w:t>
      </w:r>
    </w:p>
    <w:p w14:paraId="587C1295" w14:textId="77777777" w:rsidR="00401741" w:rsidRDefault="00B55EB8">
      <w:pPr>
        <w:spacing w:after="200"/>
        <w:ind w:left="720" w:firstLine="0"/>
      </w:pPr>
      <w:r>
        <w:t>It goes so fast that they get overwhelmed. I think a lot of  people feel that they’re drowning. I think I told you, last year that I made a conscious decision not to be an expert in all the models, but in the way you implement these because you can’t keep up.</w:t>
      </w:r>
    </w:p>
    <w:p w14:paraId="31E2652E" w14:textId="6D507725" w:rsidR="00401741" w:rsidRDefault="00B55EB8">
      <w:pPr>
        <w:pStyle w:val="Heading3"/>
      </w:pPr>
      <w:bookmarkStart w:id="111" w:name="_7alih1d45osl" w:colFirst="0" w:colLast="0"/>
      <w:bookmarkEnd w:id="111"/>
      <w:r>
        <w:t>4.1.2</w:t>
      </w:r>
      <w:r>
        <w:tab/>
        <w:t>Market pressure</w:t>
      </w:r>
    </w:p>
    <w:p w14:paraId="555057B9" w14:textId="77777777" w:rsidR="00401741" w:rsidRDefault="00B55EB8">
      <w:r>
        <w:t>A second external condition that is frequently observed by marketing managers and affects the adoption of agentic AI is market pressure. We define market pressure broadly as a combination of two categories: 1. pressure from competitors 2. customer needs or demands. Interviewees note shifts in both categories.</w:t>
      </w:r>
    </w:p>
    <w:p w14:paraId="06422F06" w14:textId="77777777" w:rsidR="00401741" w:rsidRDefault="00B55EB8">
      <w:r>
        <w:t xml:space="preserve">Regarding pressure from competitors interviewee 9, noted how different marketing agencies are looking at each other’s offerings and trying to mimic what others are doing. She noted that organizations are primarily trying </w:t>
      </w:r>
      <w:commentRangeStart w:id="112"/>
      <w:r>
        <w:t xml:space="preserve">“to get to parity in the present with what they’re saying they can do”, </w:t>
      </w:r>
      <w:commentRangeEnd w:id="112"/>
      <w:r w:rsidR="007C20CF">
        <w:rPr>
          <w:rStyle w:val="CommentReference"/>
          <w:sz w:val="22"/>
          <w:szCs w:val="22"/>
        </w:rPr>
        <w:commentReference w:id="112"/>
      </w:r>
      <w:r>
        <w:t>to  ensure “speed to market” and “staying competitive”. Interviewee 13 noted the value of leveraging insights from competitors to gain insights</w:t>
      </w:r>
    </w:p>
    <w:p w14:paraId="3412B25A" w14:textId="77777777" w:rsidR="00401741" w:rsidRDefault="00B55EB8">
      <w:r>
        <w:lastRenderedPageBreak/>
        <w:t>“Talk to your peers at conferences. I think this needs to happen more on the C level, that they exchange ideas with their peers, because that’s actually where they will understand the quickest what the benefit is, and this makes it a lot better, right?”</w:t>
      </w:r>
    </w:p>
    <w:p w14:paraId="4C50F0E0" w14:textId="77777777" w:rsidR="00401741" w:rsidRDefault="00B55EB8">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58359478" w14:textId="77777777" w:rsidR="00401741" w:rsidRDefault="00B55EB8">
      <w:r>
        <w:t>A further dimension of market pressure comes from shifting consumer behavior. Consumers are increasingly using agentic AI too</w:t>
      </w:r>
    </w:p>
    <w:p w14:paraId="1A8DAA4B" w14:textId="77777777" w:rsidR="00401741" w:rsidRDefault="00B55EB8">
      <w:r>
        <w:t>Consumers expectations might change due to changing market offerings, but furthermore, consumers are also using AI themselves. Interviewee 12 “agents of consumers” and notes that that might be “the most disruptive to marketing” as they are a “new intermediary” and potentially create “agentic commerce”</w:t>
      </w:r>
    </w:p>
    <w:p w14:paraId="47CACBE6" w14:textId="77777777" w:rsidR="00401741" w:rsidRDefault="00B55EB8">
      <w:r>
        <w:t>Regarding the position of agents of consumers intermediating search, interviewee 14 observed: “the world of search is now changing. And fortunately it’s not going as fast as everyone thought it would change.”</w:t>
      </w:r>
    </w:p>
    <w:p w14:paraId="49FD096D" w14:textId="77777777" w:rsidR="00401741" w:rsidRDefault="00B55EB8">
      <w:r>
        <w:t>For marketing managers, this shift translates directly into a new operational concern: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B5F7065" w14:textId="77777777" w:rsidR="00401741" w:rsidRDefault="00B55EB8">
      <w: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7678557" w14:textId="77777777" w:rsidR="00401741" w:rsidRDefault="00B55EB8">
      <w:pPr>
        <w:spacing w:before="240" w:after="240"/>
        <w:ind w:left="720" w:firstLine="0"/>
      </w:pPr>
      <w:r>
        <w:lastRenderedPageBreak/>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097352B8" w14:textId="77777777" w:rsidR="00401741" w:rsidRDefault="00B55EB8">
      <w:r>
        <w:t>This belief was the impetus for the decision to create an MCP that agents can use to purchase their products. Likewise interviewee 14 noted a future where “agents in the background are talking to each other” he continues to note a wide variety of tasks that these agents might perform, like purchasing licenses and responding to emails.</w:t>
      </w:r>
    </w:p>
    <w:p w14:paraId="283916D7" w14:textId="77777777" w:rsidR="00401741" w:rsidRDefault="00B55EB8">
      <w:pPr>
        <w:spacing w:before="240" w:after="240"/>
        <w:ind w:left="720" w:firstLine="0"/>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312E0036" w14:textId="77777777" w:rsidR="00401741" w:rsidRDefault="00B55EB8">
      <w:r>
        <w:t>This scenario is mostly anticipated at industry scale: few organizations in the data have seen consumer-owned purchasing agents at volume. Its importance lies in how it is already motivating concrete investment, including the connector work discussed again in section 4.1.3 from the supplier-standards angle.</w:t>
      </w:r>
    </w:p>
    <w:p w14:paraId="4CCAE3BE" w14:textId="77777777" w:rsidR="00401741" w:rsidRDefault="00B55EB8">
      <w:pPr>
        <w:pStyle w:val="Heading3"/>
      </w:pPr>
      <w:bookmarkStart w:id="113" w:name="_hvgdgrm8c1y2" w:colFirst="0" w:colLast="0"/>
      <w:bookmarkEnd w:id="113"/>
      <w:r>
        <w:t>4.1.3</w:t>
      </w:r>
      <w:r>
        <w:tab/>
        <w:t>Supplier communication</w:t>
      </w:r>
    </w:p>
    <w:p w14:paraId="1E8FDED8" w14:textId="77777777" w:rsidR="00401741" w:rsidRDefault="00B55EB8">
      <w:r>
        <w:t xml:space="preserve">A third external force shaping managers‘ engagement with agentic AI is the strategy and communication of their software suppliers. Many organizations adopt AI not through internal initiative but through the road maps of the vendors they already depend on, </w:t>
      </w:r>
      <w:commentRangeStart w:id="114"/>
      <w:r>
        <w:t>this seems to be mostly present amongst those who have little ambition to be leading in the domain of AI</w:t>
      </w:r>
      <w:commentRangeEnd w:id="114"/>
      <w:r w:rsidR="007C20CF">
        <w:rPr>
          <w:rStyle w:val="CommentReference"/>
          <w:sz w:val="22"/>
          <w:szCs w:val="22"/>
        </w:rPr>
        <w:commentReference w:id="114"/>
      </w:r>
      <w:r>
        <w:t xml:space="preserve">. Interviewee 1 noted that “most of the thinking behind an AI strategy comes from their default supplier, it’s Microsoft’s AI strategy or IBM’s AI strategy, because that is their source of </w:t>
      </w:r>
      <w:r>
        <w:lastRenderedPageBreak/>
        <w:t>knowledge.” Interviewee 2, described a similar pattern: “We are mainly relying on the products that we use and agents that they provide us with.”</w:t>
      </w:r>
    </w:p>
    <w:p w14:paraId="1064D0C0" w14:textId="295D94AE" w:rsidR="00401741" w:rsidRDefault="00B55EB8">
      <w:pPr>
        <w:pStyle w:val="Heading2"/>
        <w:rPr>
          <w:color w:val="000000"/>
        </w:rPr>
      </w:pPr>
      <w:bookmarkStart w:id="115" w:name="_Toc231762152"/>
      <w:commentRangeStart w:id="116"/>
      <w:r>
        <w:rPr>
          <w:color w:val="000000"/>
        </w:rPr>
        <w:t>4.2</w:t>
      </w:r>
      <w:r>
        <w:rPr>
          <w:color w:val="000000"/>
        </w:rPr>
        <w:tab/>
      </w:r>
      <w:commentRangeEnd w:id="116"/>
      <w:r w:rsidR="007C20CF">
        <w:rPr>
          <w:rStyle w:val="CommentReference"/>
          <w:color w:val="000000"/>
          <w:sz w:val="22"/>
          <w:szCs w:val="22"/>
        </w:rPr>
        <w:commentReference w:id="116"/>
      </w:r>
      <w:r>
        <w:rPr>
          <w:color w:val="000000"/>
        </w:rPr>
        <w:t>The organizational context</w:t>
      </w:r>
      <w:bookmarkEnd w:id="115"/>
    </w:p>
    <w:p w14:paraId="7F45C169" w14:textId="6A8E8C3B" w:rsidR="003B7C04" w:rsidRDefault="00B55EB8">
      <w:r>
        <w:t>Internal conditions describe a set of organizational variables that shape whether and how agentic AI can be implemented and create value. Four interlocking themes recur throughout the data: (1) organizational capacity, encompassing AI literacy, resistance to change, and the ability to act quickly under uncertainty; (2) technical resources, including data infrastructure, tooling, and the systems-thinking capability to connect them; (3) leadership, providing strategic direction, support, and guidance; and (4) governance and compliance, including legal and compliance gatekeeping, politics, and working in silos.</w:t>
      </w:r>
    </w:p>
    <w:p w14:paraId="1AAA2D76" w14:textId="77777777" w:rsidR="003E5F14" w:rsidRDefault="008632C5" w:rsidP="00326636">
      <w:r>
        <w:t xml:space="preserve">Managers respond to internal conditions in three distinct ways. </w:t>
      </w:r>
      <w:r>
        <w:rPr>
          <w:i/>
          <w:iCs/>
        </w:rPr>
        <w:t>Leveraging</w:t>
      </w:r>
      <w:r>
        <w:t xml:space="preserve"> is the use of a favorable condition to amplify the organization’s ability to adopt and create value with agentic AI. </w:t>
      </w:r>
      <w:r>
        <w:rPr>
          <w:i/>
          <w:iCs/>
        </w:rPr>
        <w:t>Navigating</w:t>
      </w:r>
      <w:r>
        <w:t xml:space="preserve"> is adapting the way agentic AI is adopted to fit the existing constraints, typically (though not necessarily) accepting them as given. </w:t>
      </w:r>
      <w:r>
        <w:rPr>
          <w:i/>
          <w:iCs/>
        </w:rPr>
        <w:t>Reshaping</w:t>
      </w:r>
      <w:r>
        <w:t xml:space="preserve"> is actively working to change the condition itself. </w:t>
      </w:r>
    </w:p>
    <w:p w14:paraId="05C933DA" w14:textId="3DCEE7AF" w:rsidR="008632C5" w:rsidRDefault="003E5F14" w:rsidP="00326636">
      <w:pPr>
        <w:rPr>
          <w:i/>
          <w:iCs/>
        </w:rPr>
      </w:pPr>
      <w:r>
        <w:t>While never mentioned explicitly, the researchers observed that managers, when faced with unfavorable conditions (especially when the unfavorable condition stems from outside of their team), seem to default to navigation. Managers seem to view these conditions as fixed rather than as variables open to active redesign.</w:t>
      </w:r>
    </w:p>
    <w:p w14:paraId="2651EA75" w14:textId="5A70451E" w:rsidR="003B7C04" w:rsidRDefault="003E5F14">
      <w:r>
        <w:t xml:space="preserve">We also note explicit </w:t>
      </w:r>
      <w:r>
        <w:rPr>
          <w:i/>
          <w:iCs/>
        </w:rPr>
        <w:t>reshaping</w:t>
      </w:r>
      <w:r>
        <w:t xml:space="preserve"> behaviors that the managers employ (like educating, supporting, championing, and experimenting). These behaviors managers apply in response to these conditions are overlapping; additionally, we did not observe clear one-to-one relations between conditions and responses. </w:t>
      </w:r>
    </w:p>
    <w:p w14:paraId="41C75068" w14:textId="1411B13D" w:rsidR="00401741" w:rsidRPr="00652B3F" w:rsidRDefault="00B55EB8" w:rsidP="00611F20">
      <w:pPr>
        <w:pStyle w:val="Heading3"/>
      </w:pPr>
      <w:r>
        <w:t>4.2.1</w:t>
      </w:r>
      <w:r>
        <w:tab/>
        <w:t>Organizational capacity</w:t>
      </w:r>
    </w:p>
    <w:p w14:paraId="16647A14" w14:textId="5AF98A62" w:rsidR="00401741" w:rsidRDefault="00B55EB8">
      <w:r>
        <w:t xml:space="preserve">The most consistently identified barrier to adopting agentic AI is not technical but organizational: the capacity to change. This encompasses the employees’ openness to new ways </w:t>
      </w:r>
      <w:r>
        <w:lastRenderedPageBreak/>
        <w:t xml:space="preserve">of working, the level of AI understanding (typically referred to as AI literacy) within the organization, and the </w:t>
      </w:r>
      <w:commentRangeStart w:id="117"/>
      <w:r>
        <w:t>organizational ability to act quickly under uncertainty</w:t>
      </w:r>
      <w:commentRangeEnd w:id="117"/>
      <w:r w:rsidR="007C20CF">
        <w:rPr>
          <w:rStyle w:val="CommentReference"/>
          <w:sz w:val="22"/>
          <w:szCs w:val="22"/>
        </w:rPr>
        <w:commentReference w:id="117"/>
      </w:r>
      <w:r>
        <w:t>.</w:t>
      </w:r>
    </w:p>
    <w:p w14:paraId="27AC1201" w14:textId="293919B3" w:rsidR="00401741" w:rsidRDefault="00B55EB8">
      <w:r>
        <w:t>Resistance emerged as a dominant theme across the data. Interviewee 12 described organizational change as inherently difficult:</w:t>
      </w:r>
    </w:p>
    <w:p w14:paraId="189B3734" w14:textId="49CDE389" w:rsidR="00401741" w:rsidRDefault="00B55EB8" w:rsidP="002940E3">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25494EE" w14:textId="1AECFBFF" w:rsidR="00AC12A9" w:rsidRDefault="00AC12A9" w:rsidP="00AC12A9">
      <w:r>
        <w:t>Providing a complementary perspective interviewee 4 noted the resistance to learning how to work with AI:</w:t>
      </w:r>
    </w:p>
    <w:p w14:paraId="68EBA7DF" w14:textId="054F7908" w:rsidR="00AC12A9" w:rsidRPr="00AC12A9" w:rsidRDefault="00AC12A9" w:rsidP="00AC12A9">
      <w:pPr>
        <w:pStyle w:val="Quote"/>
      </w:pPr>
      <w:r>
        <w:t>“They were very skeptical. Uh, “Oh, I need to learn a new thing while running my business.” Well, if you learn these new things, you can do ten times, ten times besides the things that you do. Uh, so got a lot of pushback there.</w:t>
      </w:r>
    </w:p>
    <w:p w14:paraId="15A18834" w14:textId="5BD45DCC" w:rsidR="00401741" w:rsidRDefault="00B55EB8">
      <w:r>
        <w:t>Alongside individual resistance, a lack of understanding of AI compounds the challenge. Interviewee 1 noted not just an absence of factual knowledge but a deeper cognitive barrier: limited understanding of how processes and systems connect. Interviewee 13 echoed this in practical terms: “The culprit is really still they don’t understand what the issues are […] they don’t understand what processes they are doing right now that take time and money.” This inability to think in systems (seeing how data, tools, and processes interact) was identified as a recurring constraint across organizations.</w:t>
      </w:r>
    </w:p>
    <w:p w14:paraId="70F30336" w14:textId="77777777" w:rsidR="00401741" w:rsidRDefault="00B55EB8">
      <w:r>
        <w:t xml:space="preserve">A related challenge is the tendency toward analysis paralysis. Interviewee 12 was direct: “You have to act. You can’t just be in a mode of studying this or writing memos about it, or </w:t>
      </w:r>
      <w:r>
        <w:lastRenderedPageBreak/>
        <w:t>thinking about planning about it.” Interviewee 4 observed a similar dynamic: “We spend so much time debating which shot we have to take that that is already some cost.”</w:t>
      </w:r>
    </w:p>
    <w:p w14:paraId="07EB33DE" w14:textId="7980DC92" w:rsidR="0012657A" w:rsidRDefault="00B55EB8">
      <w:r>
        <w:t xml:space="preserve">A fourth dimension of organizational </w:t>
      </w:r>
      <w:bookmarkStart w:id="118" w:name="OLE_LINK1"/>
      <w:r>
        <w:t>capacity concerns culture</w:t>
      </w:r>
      <w:bookmarkEnd w:id="118"/>
      <w:r>
        <w:t xml:space="preserve">: the pace of innovation and tolerance for failure within the organization. Where an innovation culture is present, managers leverage it directly to accelerate both education and experimentation. Interviewee 7 described this enabling condition: </w:t>
      </w:r>
    </w:p>
    <w:p w14:paraId="65FCC2DA" w14:textId="348CCAA9" w:rsidR="005F0FB6" w:rsidRDefault="00B55EB8">
      <w:r>
        <w:t>Where this culture is absent, it functions as an additional obstacle that compounds resistance and analysis paralysis, making the default response navigation rather than reshaping. Reshaping culture is possible but slow, and is rarely something managers in the data attempt to address directly. Interviewee 7 drew the contrast vividly: in a punishing culture, when a pilot “goes wrong”, the response is “Next time, you’re fired,” with the result that employees “will never start anything again.”</w:t>
      </w:r>
    </w:p>
    <w:p w14:paraId="6E1BD4CC" w14:textId="77777777" w:rsidR="00C16581" w:rsidRDefault="00B55EB8">
      <w:pPr>
        <w:rPr>
          <w:bCs/>
        </w:rPr>
      </w:pPr>
      <w:r>
        <w:rPr>
          <w:b/>
        </w:rPr>
        <w:t xml:space="preserve">Educating and training </w:t>
      </w:r>
      <w:r>
        <w:rPr>
          <w:bCs/>
        </w:rPr>
        <w:t xml:space="preserve">is the primary response to the literacy and understanding barrier. Managers invest deliberately in raising AI capability across the organization, through training sessions, workshops, awareness programs, and structured learning, to create the cognitive preconditions for effective adoption. Interviewee 10 described a three-level model: </w:t>
      </w:r>
    </w:p>
    <w:p w14:paraId="0C2EC1B4" w14:textId="1FE9B1AE" w:rsidR="00C16581" w:rsidRDefault="00B55EB8" w:rsidP="00C16581">
      <w:pPr>
        <w:pStyle w:val="Quote"/>
      </w:pPr>
      <w:r>
        <w:t xml:space="preserve">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 </w:t>
      </w:r>
    </w:p>
    <w:p w14:paraId="4DB0A5A5" w14:textId="77777777" w:rsidR="00C16581" w:rsidRDefault="00C16581">
      <w:pPr>
        <w:rPr>
          <w:bCs/>
        </w:rPr>
      </w:pPr>
      <w:r>
        <w:rPr>
          <w:bCs/>
        </w:rPr>
        <w:t>Training each other seems to be an effective approach, interviewee 4 describes his…</w:t>
      </w:r>
    </w:p>
    <w:p w14:paraId="1C0A896E" w14:textId="664DB1F3" w:rsidR="003B7C04" w:rsidRPr="00545E45" w:rsidRDefault="00C16581" w:rsidP="00C16581">
      <w:pPr>
        <w:pStyle w:val="Quote"/>
      </w:pPr>
      <w:r>
        <w:t>training sessions with my coworkers, showing them the agents that are being developed, or that they themselves can develop an agent. […] It becomes something that they can quickly go back to and work efficiently with.</w:t>
      </w:r>
    </w:p>
    <w:p w14:paraId="68E5144E" w14:textId="77777777" w:rsidR="00B3729B" w:rsidRDefault="00B55EB8">
      <w:r>
        <w:rPr>
          <w:b/>
        </w:rPr>
        <w:lastRenderedPageBreak/>
        <w:t xml:space="preserve">Experimenting with AI </w:t>
      </w:r>
      <w:r>
        <w:rPr>
          <w:bCs/>
        </w:rPr>
        <w:t xml:space="preserve">primarily addresses resistance and analysis paralysis by making the value of AI tangible through doing rather than planning. Beyond this primary role, experimentation also surfaces use cases that were invisible in the abstract, and builds tacit literacy that structured education cannot easily provide. Rather than waiting for perfect conditions, effective managers create structured opportunities to learn through doing. Interviewee 6 summarized this orientation: “I’d rather have something live and test and improve than have two years down the road and then finally have something live.” Interviewee 15 voiced the same bias toward action: “we’re more of the just-do-it type than mitigating all risks in advance and only then getting started.” </w:t>
      </w:r>
      <w:r>
        <w:t xml:space="preserve"> </w:t>
      </w:r>
    </w:p>
    <w:p w14:paraId="6C5E7812" w14:textId="11484843" w:rsidR="00EB4E8E" w:rsidRDefault="00B55EB8">
      <w:pPr>
        <w:rPr>
          <w:bCs/>
        </w:rPr>
      </w:pPr>
      <w:r>
        <w:t xml:space="preserve">Interviewee 12 </w:t>
      </w:r>
      <w:r w:rsidR="00B3729B">
        <w:t xml:space="preserve">noted the need for an environment where it is safe and allowed to experiment: </w:t>
      </w:r>
      <w:r>
        <w:t>organizations need “the factory where […] the trains are running on time” alongside “the laboratory, where you’re in a position to experiment and try things and have things fail and break,” transferring an approach into the factory “only once you’ve found things in the laboratory that […] you’ve proven.”</w:t>
      </w:r>
    </w:p>
    <w:p w14:paraId="5B4704B2" w14:textId="0BEBB3D4" w:rsidR="003B7C04" w:rsidRDefault="00B55EB8">
      <w:r>
        <w:rPr>
          <w:bCs/>
        </w:rPr>
        <w:t>Interviewee 13 described enabling this at the team level: “Provide freedom to experiment and don’t set this atmosphere of fear that AI is going to replace you.” Sustaining this requires endorsement from above, because, as Interviewee 12 noted, experimentation and “early learnings […] have the property that they don’t always provide immediate returns,” and so must be something the organization deliberately supports.</w:t>
      </w:r>
    </w:p>
    <w:p w14:paraId="4C5E4A57" w14:textId="4DE709FA" w:rsidR="007C5AFE" w:rsidRDefault="00DB368A" w:rsidP="0006405F">
      <w:r>
        <w:rPr>
          <w:b/>
          <w:bCs/>
        </w:rPr>
        <w:t xml:space="preserve">External experts. </w:t>
      </w:r>
      <w:r>
        <w:t xml:space="preserve">Rather than reshaping capacity, some managers simply navigate around it. The motivation is speed. Interviewee 6 was blunt about the alternative to waiting: “Another one is actually using also experts externally, because if we would’ve waited for people internally, I think it would’ve been a major blocker.” She described what the internal route looked like in practice: “we really had pushback internally, like, ‘We want to build this internally’ … And I was like, </w:t>
      </w:r>
      <w:bookmarkStart w:id="119" w:name="OLE_LINK3"/>
      <w:r>
        <w:t>‘</w:t>
      </w:r>
      <w:bookmarkEnd w:id="119"/>
      <w:r>
        <w:t xml:space="preserve">Yeah, then I’m going to wait two years before I get space on the backlog.’” </w:t>
      </w:r>
    </w:p>
    <w:p w14:paraId="6240EB5F" w14:textId="621178B3" w:rsidR="00983B42" w:rsidRDefault="007C5AFE" w:rsidP="00983B42">
      <w:r>
        <w:lastRenderedPageBreak/>
        <w:t>Interviewee 13 saw the same logic where internal teams were saturated: “we are now really building a big clean room with another company because the … internal IT team is completely overwhelmed.” Yet the interviewees were equally clear that the bypass carries a cost. Interviewee 13 warned it can hollow out internal capability: “Agencies give you a kickstart … The biggest issue is really this thing that too many companies make themselves dependent on an agency and then the agency basically owns all the AI knowledge that was built for you.” And Interviewee 4 showed how fragile externally-sourced momentum can be: “They found an external consultant … when they were doing a reorg … [they] no longer needed that consultant. So there is a loss of momentum there.” Routing around the bottleneck buys speed now at the risk of dependence and stalled capability later.</w:t>
      </w:r>
    </w:p>
    <w:p w14:paraId="0ACBD283" w14:textId="0C1F6F5A" w:rsidR="00F56FF9" w:rsidRDefault="00F56FF9" w:rsidP="00983B42">
      <w:pPr>
        <w:pStyle w:val="Heading3"/>
      </w:pPr>
      <w:r>
        <w:t>4.2.2</w:t>
      </w:r>
      <w:r>
        <w:tab/>
        <w:t>Leadership</w:t>
      </w:r>
    </w:p>
    <w:p w14:paraId="234E8FFB" w14:textId="77777777" w:rsidR="0097292D" w:rsidRDefault="00924A3C" w:rsidP="00F56FF9">
      <w:r>
        <w:t xml:space="preserve">One topic can be seen as both an internal condition (i.e. the capacity at the top) or a reshaping strategy concerns providing or having </w:t>
      </w:r>
      <w:r>
        <w:rPr>
          <w:i/>
          <w:iCs/>
        </w:rPr>
        <w:t>leadership</w:t>
      </w:r>
      <w:r>
        <w:t xml:space="preserve">: providing the strategic direction, support, and guidance to steer implementation and adoption. Leadership is a loaded term in academia; in this context, we use it solely within the context of steering the implementation and adoption of agentic AI. </w:t>
      </w:r>
    </w:p>
    <w:p w14:paraId="2CCD3A3F" w14:textId="6E112893" w:rsidR="00924A3C" w:rsidRDefault="00924A3C" w:rsidP="00F56FF9">
      <w:r>
        <w:t>This managerial behavior can be beneficial to many internal conditions, and seems to drive outcomes. As interviewee 4 put it, “In leadership, you need to set goals. You need to inspire people to believe in what you are doing and pull the people together”. Interviewee 14 framed its importance: “Thirty percent of all AI trajectories is just technology; sixty to seventy percent is actually us as humans or as an organization.”</w:t>
      </w:r>
    </w:p>
    <w:p w14:paraId="5E2681C2" w14:textId="77777777" w:rsidR="00F74A04" w:rsidRDefault="00985546" w:rsidP="00924A3C">
      <w:r>
        <w:rPr>
          <w:bCs/>
        </w:rPr>
        <w:t xml:space="preserve">The most prevalent of these leadership behaviors is </w:t>
      </w:r>
      <w:r>
        <w:rPr>
          <w:bCs/>
          <w:i/>
          <w:iCs/>
        </w:rPr>
        <w:t xml:space="preserve">bringing people along. </w:t>
      </w:r>
      <w:r>
        <w:t xml:space="preserve">This behavior seems to decrease resistance and increase.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w:t>
      </w:r>
      <w:r>
        <w:lastRenderedPageBreak/>
        <w:t>automate these kind of things, but that still means someone needs to look over this automation. You can learn to do this”.</w:t>
      </w:r>
    </w:p>
    <w:p w14:paraId="71B90F29" w14:textId="2B9D4C1C" w:rsidR="00985546" w:rsidRDefault="00F74A04" w:rsidP="00F74A04">
      <w:r>
        <w:t>A second step is showing employees how they can create value using AI. Interviewee 9 described a dedicated transformation function whose job is to land the change with people:</w:t>
      </w:r>
    </w:p>
    <w:p w14:paraId="7ACD28A5" w14:textId="4C7DA5EA" w:rsidR="00F74A04" w:rsidRPr="00F74A04" w:rsidRDefault="00985546" w:rsidP="00F74A04">
      <w:pPr>
        <w:pStyle w:val="Quote"/>
      </w:pPr>
      <w:r>
        <w:t>People don’t know it, so they just go back to doing their own thing until someone puts it right in front of them and says, this is what it is and this is how you use it in your day-to-day</w:t>
      </w:r>
    </w:p>
    <w:p w14:paraId="6B510878" w14:textId="37F2C45B" w:rsidR="00F56FF9" w:rsidRDefault="00F56FF9" w:rsidP="00F56FF9">
      <w:r>
        <w:rPr>
          <w:bCs/>
          <w:i/>
          <w:iCs/>
        </w:rPr>
        <w:t>Providing clarity</w:t>
      </w:r>
      <w:r>
        <w:t xml:space="preserve"> names where the organization is going with AI, which use cases matter, and what success looks like. Interviewee 6 captured the need to be clear on what is going to happen, whilst bringing people along: “This is the vision. This is where we’re going. Help me get there.” Interviewee 1 noted the consequence of a lack of clarity: “If you don’t have clarity, jumping into execution will only surface a lot of problems.” Furthermore, interviewee 10 located where clarity most often breaks down: “Leadership must understand broad capabilities to set direction […] Middle management is often forgotten, but they receive strategic targets and must operationalize them. That’s where much of the friction sits.” Across interviews, providing clarity seems to help bring focus in the process of adopting AI and increased support for the plans.</w:t>
      </w:r>
    </w:p>
    <w:p w14:paraId="4D1CB456" w14:textId="4D12801C" w:rsidR="00036138" w:rsidRDefault="00F56FF9" w:rsidP="00F56FF9">
      <w:bookmarkStart w:id="120" w:name="OLE_LINK4"/>
      <w:r>
        <w:rPr>
          <w:bCs/>
          <w:i/>
          <w:iCs/>
        </w:rPr>
        <w:t>Leadership backing</w:t>
      </w:r>
      <w:r>
        <w:t xml:space="preserve"> concerns the visible endorsement, resource authorization, and organizational protection that senior leaders provide.  </w:t>
      </w:r>
      <w:bookmarkEnd w:id="120"/>
      <w:r>
        <w:t>Interviewee 8 described how decisive immediate backing was for his own work: “She just let me go and run … the buy-in of my immediate management is pivotal to what I do.” Likewise, Interviewee 6 noted that “Leadership encouragement is a tailwind” describing “Whenever we use [agentic AI] and showcase something […] it is appreciated and rewarded”. Their backing can also unlock notable resources. Interviewee 8 noted how leadership incentivizes AI adoption by absorbing AI spend  “They want AI adoption to happen, so they just decided this new AI group would eat the cost and that anyone within the corporation can ‘use it for free’”.</w:t>
      </w:r>
    </w:p>
    <w:p w14:paraId="193C1D35" w14:textId="57445BD6" w:rsidR="00F56FF9" w:rsidRDefault="00B64A72" w:rsidP="00F56FF9">
      <w:r>
        <w:rPr>
          <w:bCs/>
        </w:rPr>
        <w:lastRenderedPageBreak/>
        <w:t xml:space="preserve">An important leadership role is the </w:t>
      </w:r>
      <w:r>
        <w:rPr>
          <w:bCs/>
          <w:i/>
          <w:iCs/>
        </w:rPr>
        <w:t>AI champions</w:t>
      </w:r>
      <w:r>
        <w:t>. This champion might be the manager, but can also be a technical employee that is supported by his superiors. A champion is a person who drives AI initiatives forward through personal initiative, visible results, and internal advocacy. Interviewee 9 describes how disproportionally impactful an AI champion can be:</w:t>
      </w:r>
    </w:p>
    <w:p w14:paraId="323926C3" w14:textId="5425137D" w:rsidR="00F56FF9" w:rsidRDefault="00F56FF9" w:rsidP="00F56FF9">
      <w:pPr>
        <w:pStyle w:val="Quote"/>
        <w:ind w:left="720"/>
      </w:pPr>
      <w:r>
        <w:t>[An AI platform] was created originally by […] our [redacted] director that dabbles in development, and he created it, and it has blown up, and so now there’s millions of dollars of funding.</w:t>
      </w:r>
    </w:p>
    <w:p w14:paraId="6AEE1AC3" w14:textId="77777777" w:rsidR="00981EAD" w:rsidRDefault="00F56FF9" w:rsidP="00924A3C">
      <w:r>
        <w:t>Interviewee 8, who seems to fit the description of an AI champion, describes his behavior:</w:t>
      </w:r>
    </w:p>
    <w:p w14:paraId="7FA94594" w14:textId="61D7588D" w:rsidR="00981EAD" w:rsidRDefault="00981EAD" w:rsidP="00981EAD">
      <w:pPr>
        <w:pStyle w:val="Quote"/>
      </w:pPr>
      <w:r>
        <w:t xml:space="preserve">There’s a new thing out, it takes me five seconds to test it, and then I know if it’s ready for something that we might want to deploy. And at that point, I try to get buy-in. </w:t>
      </w:r>
    </w:p>
    <w:p w14:paraId="47F13004" w14:textId="5DD94F38" w:rsidR="00F56FF9" w:rsidRDefault="00AE65D3" w:rsidP="00924A3C">
      <w:r>
        <w:t>Based on various examples, AI champions typically seem to combine technological know-how with business understanding. Enabling them to create examples that can provide direction and get support from senior leadership.</w:t>
      </w:r>
    </w:p>
    <w:p w14:paraId="423C8265" w14:textId="56D0A2BA" w:rsidR="00401741" w:rsidRPr="00591258" w:rsidRDefault="00B55EB8" w:rsidP="00591258">
      <w:pPr>
        <w:pStyle w:val="Heading3"/>
        <w:rPr>
          <w:color w:val="24292E"/>
        </w:rPr>
      </w:pPr>
      <w:bookmarkStart w:id="121" w:name="_xw6d9a4ef7wu" w:colFirst="0" w:colLast="0"/>
      <w:bookmarkEnd w:id="121"/>
      <w:r>
        <w:t>4.2.3</w:t>
      </w:r>
      <w:r>
        <w:tab/>
        <w:t>Technical resources</w:t>
      </w:r>
    </w:p>
    <w:p w14:paraId="26633136" w14:textId="4B397CE7" w:rsidR="00401741" w:rsidRDefault="00B55EB8">
      <w:r>
        <w:t>A second cluster of internal conditions concerns the availability of enabling resources: the data, tools, technical infrastructure, and the technical talent that make AI implementation feasible. Especially having data and tools available and accessible emerged as a critical enabler.</w:t>
      </w:r>
    </w:p>
    <w:p w14:paraId="16380CE5" w14:textId="2B76A2DB" w:rsidR="008F538E" w:rsidRDefault="008F538E">
      <w:r>
        <w:rPr>
          <w:i/>
          <w:iCs/>
        </w:rPr>
        <w:t>Data and technical infrastructure</w:t>
      </w:r>
      <w:r>
        <w:t xml:space="preserve"> emerged as the foundational prerequisites. This spans from having data to having the data be accessible in the right systems, a process that is typically facilitated by technical infrastructure. Without accessible data and tools within the organizational layers, agentic systems cannot act within those systems and cannot interpret the data, limiting the ability of agentic AI to act within the organization. Interviewee 10 noted the </w:t>
      </w:r>
      <w:r>
        <w:lastRenderedPageBreak/>
        <w:t xml:space="preserve">strictness of this limitation “Technology strongly defines what can and can not be done in marketing. Your MarTech stack bounds what personalization you can do”. </w:t>
      </w:r>
    </w:p>
    <w:p w14:paraId="4663BA43" w14:textId="5B8A3F7E" w:rsidR="00401741" w:rsidRDefault="00B55EB8">
      <w:r>
        <w:t>Interviewee 2 notes lacking these capabilities as the core reason why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p>
    <w:p w14:paraId="30AFDE13" w14:textId="445E8E5C" w:rsidR="00637EA7" w:rsidRDefault="008F538E">
      <w:r>
        <w:t xml:space="preserve">However, a counterpoint comes from interviewee 13, who notes that you do not always need to have complex data infrastructure to get access to data: </w:t>
      </w:r>
    </w:p>
    <w:p w14:paraId="144711F0" w14:textId="3A012222" w:rsidR="008F538E" w:rsidRDefault="00637EA7" w:rsidP="000D33B2">
      <w:pPr>
        <w:pStyle w:val="Quote"/>
      </w:pPr>
      <w:r>
        <w:t>You can just dump your data […], not even dump your data. You just tell the agent, ‘I have data in this source, this source, and that source. Please look at it’. Then this agent grabs all the data from different tools.</w:t>
      </w:r>
    </w:p>
    <w:p w14:paraId="7AED676A" w14:textId="00DA93B5" w:rsidR="00401741" w:rsidRDefault="007336B7">
      <w:r>
        <w:t>A lack of</w:t>
      </w:r>
      <w:r>
        <w:rPr>
          <w:i/>
          <w:iCs/>
        </w:rPr>
        <w:t xml:space="preserve"> technical talent</w:t>
      </w:r>
      <w:r>
        <w:rPr>
          <w:b/>
          <w:bCs/>
        </w:rPr>
        <w:t xml:space="preserve"> </w:t>
      </w:r>
      <w:r>
        <w:t>surfaced as a frequent constraint. This includes the ability to build, implement, and integrate agentic systems. But it also includes the vital systems thinking that is required to analyze the process that could be improved by AI from a technical perspective. Interviewee 13 described this as the root cause behind many apparent AI failures:</w:t>
      </w:r>
    </w:p>
    <w:p w14:paraId="00A54DDD" w14:textId="70FF9035" w:rsidR="00401741" w:rsidRPr="000D33B2" w:rsidRDefault="00B55EB8" w:rsidP="000D33B2">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78A06931" w14:textId="61A0D38A" w:rsidR="008927A5" w:rsidRDefault="00B55EB8">
      <w:r>
        <w:t>Interviewee 1 gave a more stark signal, noting that there is a perceived benefit to not having clarity regarding the processes. She notes that marketers often do not automate processes because they seem to find “perceived value in sitting on complicated processes” and “find comfort in bespoke engagements” with technology. She adds:</w:t>
      </w:r>
    </w:p>
    <w:p w14:paraId="4BDA9ADD" w14:textId="03EB6692" w:rsidR="00343FC7" w:rsidRDefault="008927A5" w:rsidP="008927A5">
      <w:pPr>
        <w:pStyle w:val="Quote"/>
      </w:pPr>
      <w:r>
        <w:lastRenderedPageBreak/>
        <w:t>I think there is a component that is science, which could be automated, and there’s a component that is art, which is the creative and whatever. But you need to decouple the art from the science and use technology for what it’s worth.</w:t>
      </w:r>
    </w:p>
    <w:p w14:paraId="72CF7E8C" w14:textId="77777777" w:rsidR="00117F5C" w:rsidRDefault="00B55EB8" w:rsidP="00117F5C">
      <w:r>
        <w:t xml:space="preserve">Interviewee 1 added to this that this type of deep process knowledge (a feel for system logic) is precisely what is hardest to augment with AI, because it requires a level of structured thinking that many teams have not yet developed. </w:t>
      </w:r>
    </w:p>
    <w:p w14:paraId="054F5FF5" w14:textId="66826CD1" w:rsidR="00993889" w:rsidRDefault="00343FC7" w:rsidP="00993889">
      <w:r>
        <w:rPr>
          <w:b/>
          <w:bCs/>
        </w:rPr>
        <w:t>Manager responses</w:t>
      </w:r>
      <w:r>
        <w:rPr>
          <w:i/>
          <w:iCs/>
        </w:rPr>
        <w:t>.</w:t>
      </w:r>
      <w:r>
        <w:rPr>
          <w:b/>
          <w:bCs/>
        </w:rPr>
        <w:t xml:space="preserve"> </w:t>
      </w:r>
      <w:r>
        <w:t xml:space="preserve">When resource conditions are available, managers can respond by leveraging them for initiatives regarding agentic AI. </w:t>
      </w:r>
      <w:bookmarkStart w:id="122" w:name="_qy9fnmmddxdy" w:colFirst="0" w:colLast="0"/>
      <w:bookmarkEnd w:id="122"/>
      <w:r>
        <w:t>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The most notable navigating response that we observed was leveraging external talent as described in section 4.2.1.</w:t>
      </w:r>
    </w:p>
    <w:p w14:paraId="6C601742" w14:textId="411010F5" w:rsidR="003B7C04" w:rsidRDefault="00B55EB8" w:rsidP="00993889">
      <w:pPr>
        <w:pStyle w:val="Heading3"/>
      </w:pPr>
      <w:r>
        <w:t>4.2.4</w:t>
      </w:r>
      <w:r>
        <w:tab/>
        <w:t>Governance &amp; compliance</w:t>
      </w:r>
    </w:p>
    <w:p w14:paraId="3D693297" w14:textId="0B1290F4" w:rsidR="003B7C04" w:rsidRPr="00842EEA" w:rsidRDefault="00B55EB8">
      <w:r>
        <w:t>A fourth cluster of conditions concerns governance and organizational friction, covering the compliance restrictions from the legal or IT department, restrictive processes, and politics that impede AI adoption. Interviewee 13 observed a pattern in large enterprises:</w:t>
      </w:r>
    </w:p>
    <w:p w14:paraId="38E6F9DB" w14:textId="7B12D29D" w:rsidR="00401741" w:rsidRDefault="00B55EB8">
      <w:pPr>
        <w:pStyle w:val="Quote"/>
        <w:ind w:left="720"/>
      </w:pPr>
      <w:r>
        <w:t>They are not allowed to use agentic AI a lot … there’s this weird distinction people make. It’s totally fine to buy any kind of tool you don’t know anything about and put [data] into the system. But agentic AI? That’s completely out of the question.</w:t>
      </w:r>
    </w:p>
    <w:p w14:paraId="3EC8C70A" w14:textId="32440ED1" w:rsidR="0019308A" w:rsidRPr="0019308A" w:rsidRDefault="0019308A" w:rsidP="0019308A">
      <w:r>
        <w:t xml:space="preserve">This can also affect AI adoption indirectly by limiting collection or exploitation of vital resources like data. Interviewee 13 describes “Companies are already afraid to use certain tools because ‘how does it look on the GDPR side?’, ‘are we allowed to track data from our </w:t>
      </w:r>
      <w:r>
        <w:lastRenderedPageBreak/>
        <w:t>customers?’”. Interviewee 10 notes the impact of restrictive governance on the culture: “First everyone does bring-your-own-AI; then someone says ‘this is maybe not such a good idea’ and suddenly everything is banned. Then the most enthusiastic people either disengage or leave”.</w:t>
      </w:r>
    </w:p>
    <w:p w14:paraId="354CFBB7" w14:textId="37410BD4" w:rsidR="00940849" w:rsidRPr="00842EEA" w:rsidRDefault="00B55EB8" w:rsidP="00940849">
      <w:r>
        <w:t>Interviewee 6 noted that governance structures, while legitimate, can prevent organizations from learning: “If we would’ve been stopped at the beginning, ‘You cannot use this system because you’re already on this system’, I think that is something that’s really holding people back.”</w:t>
      </w:r>
    </w:p>
    <w:p w14:paraId="1FBBCE0D" w14:textId="77777777" w:rsidR="00FF40A6" w:rsidRDefault="00516EED">
      <w:r>
        <w:rPr>
          <w:b/>
          <w:bCs/>
        </w:rPr>
        <w:t xml:space="preserve">Management response: </w:t>
      </w:r>
      <w:r>
        <w:t xml:space="preserve">These frictions are predominantly navigated: unfavorable governance structures are treated as fixed features of the environment to be worked around rather than changed. We observed no example of </w:t>
      </w:r>
      <w:r>
        <w:rPr>
          <w:i/>
          <w:iCs/>
        </w:rPr>
        <w:t>reshaping</w:t>
      </w:r>
      <w:r>
        <w:t xml:space="preserve"> regarding the governance structure as enforced by IT and legal. </w:t>
      </w:r>
    </w:p>
    <w:p w14:paraId="19BD1571" w14:textId="47BC81C3" w:rsidR="00516EED" w:rsidRPr="00516EED" w:rsidRDefault="00FF40A6">
      <w:r>
        <w:t>Interviewee 13  did note that “shadow IT can be a very good lighthouse project to make people understand what is possible”, but while this can serve as a means for employees to deploy agentic AI outside of the governance framework, this was not noted as a sensible management strategy.</w:t>
      </w:r>
    </w:p>
    <w:p w14:paraId="177D50D1" w14:textId="315B5993" w:rsidR="00401741" w:rsidRDefault="00B55EB8">
      <w:pPr>
        <w:pStyle w:val="Heading2"/>
        <w:rPr>
          <w:color w:val="auto"/>
        </w:rPr>
      </w:pPr>
      <w:bookmarkStart w:id="123" w:name="_Toc231762153"/>
      <w:r>
        <w:rPr>
          <w:color w:val="auto"/>
        </w:rPr>
        <w:t>4.3</w:t>
      </w:r>
      <w:r>
        <w:rPr>
          <w:color w:val="auto"/>
        </w:rPr>
        <w:tab/>
        <w:t>Applying agentic AI</w:t>
      </w:r>
      <w:bookmarkEnd w:id="123"/>
    </w:p>
    <w:p w14:paraId="5E8AF670" w14:textId="7853BE3F" w:rsidR="004756DD" w:rsidRPr="004756DD" w:rsidRDefault="004756DD" w:rsidP="004756DD">
      <w:pPr>
        <w:rPr>
          <w:lang w:val="en-US"/>
        </w:rPr>
      </w:pPr>
      <w:r>
        <w:rPr>
          <w:lang w:val="en-US"/>
        </w:rPr>
        <w:t xml:space="preserve">Based on the observations that the manager made and within the context that was shaped within the organization, the marketing manager can choose to apply agentic AI. Applying agentic AI is defined as using or implementing agentic AI systems within the organization. In our analysis, we differentiate between two key factors: </w:t>
      </w:r>
    </w:p>
    <w:p w14:paraId="141D0B9F" w14:textId="7925430B" w:rsidR="004756DD" w:rsidRPr="004756DD" w:rsidRDefault="004756DD" w:rsidP="004756DD">
      <w:pPr>
        <w:numPr>
          <w:ilvl w:val="0"/>
          <w:numId w:val="13"/>
        </w:numPr>
        <w:rPr>
          <w:lang w:val="en-US"/>
        </w:rPr>
      </w:pPr>
      <w:r>
        <w:rPr>
          <w:lang w:val="en-US"/>
        </w:rPr>
        <w:t>The use cases: What are marketing managers and their teams trying to accomplish with agentic AI</w:t>
      </w:r>
    </w:p>
    <w:p w14:paraId="52FD08F4" w14:textId="0A0D29B3" w:rsidR="004756DD" w:rsidRPr="00E84660" w:rsidRDefault="00E84660" w:rsidP="004756DD">
      <w:pPr>
        <w:numPr>
          <w:ilvl w:val="0"/>
          <w:numId w:val="13"/>
        </w:numPr>
        <w:rPr>
          <w:lang w:val="en-US"/>
        </w:rPr>
      </w:pPr>
      <w:r>
        <w:rPr>
          <w:lang w:val="en-US"/>
        </w:rPr>
        <w:t xml:space="preserve">Strategies and features: This is the </w:t>
      </w:r>
      <w:r>
        <w:rPr>
          <w:i/>
          <w:iCs/>
          <w:lang w:val="en-US"/>
        </w:rPr>
        <w:t xml:space="preserve">how </w:t>
      </w:r>
      <w:r>
        <w:rPr>
          <w:lang w:val="en-US"/>
        </w:rPr>
        <w:t>of implementing agentic AI, which aspects should we leverage to make agentic AI effective within the organization.</w:t>
      </w:r>
    </w:p>
    <w:p w14:paraId="3D922031" w14:textId="77777777" w:rsidR="00401741" w:rsidRPr="004756DD" w:rsidRDefault="00B55EB8">
      <w:pPr>
        <w:pStyle w:val="Heading3"/>
      </w:pPr>
      <w:r>
        <w:lastRenderedPageBreak/>
        <w:t>4.3.1</w:t>
      </w:r>
      <w:r>
        <w:tab/>
        <w:t>Use Cases</w:t>
      </w:r>
    </w:p>
    <w:p w14:paraId="29E9CF78" w14:textId="63292611" w:rsidR="00401741" w:rsidRPr="00754F9D" w:rsidRDefault="00E84660">
      <w:r>
        <w:rPr>
          <w:lang w:val="en-US"/>
        </w:rPr>
        <w:t>Throughout the data, many different use cases of agentic AI became known. Four stood out as frequent and highly valuable for the marketing process:</w:t>
      </w:r>
      <w:r>
        <w:t xml:space="preserve"> analyzing data and generating insights, creating and validating content and campaigns, and using general-purpose agents. Furthermore, customer-facing agents stood out as an infrequent but relevant use case.</w:t>
      </w:r>
    </w:p>
    <w:p w14:paraId="50851C32" w14:textId="71652865" w:rsidR="00405433" w:rsidRDefault="004756DD" w:rsidP="001C0088">
      <w:r>
        <w:rPr>
          <w:b/>
          <w:bCs/>
        </w:rPr>
        <w:t>Generating insights.</w:t>
      </w:r>
      <w:r>
        <w:t xml:space="preserve"> Marketers can use agentic AI to gather insights from both structured and unstructured data, combining both internal and public data sources. Interviewee 3 noted, “Analytics is the place where we use [agentic AI] the most.” Interviewee 15 added regarding this use case, “It does start with those insights, of course. And those insights you can then use to elevate your marketing automation to another level”.</w:t>
      </w:r>
    </w:p>
    <w:p w14:paraId="60217BF4" w14:textId="3E109CB7" w:rsidR="002B5E5E" w:rsidRDefault="00DB3D5B" w:rsidP="001C0088">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6D3A0549" w14:textId="0270C69F" w:rsidR="00D54526" w:rsidRDefault="00D54526" w:rsidP="001C0088">
      <w:r>
        <w:t>A wide variety of scenarios where marketers might leverage agents for generating insights were observed, including analyzing campaign performance, analyzing customer journeys, and doing market research.</w:t>
      </w:r>
    </w:p>
    <w:p w14:paraId="6AB78630" w14:textId="084F055A" w:rsidR="002B5E5E" w:rsidRDefault="002B5E5E" w:rsidP="001C0088">
      <w:r>
        <w:rPr>
          <w:b/>
          <w:bCs/>
        </w:rPr>
        <w:t xml:space="preserve">Creating and validating content and campaigns. </w:t>
      </w:r>
      <w:r>
        <w:t>Marketing teams can also use AI agents to create content, validate the content, and deploy it within marketing campaigns. While non-agentic AI can be used to create content, the agentic capabilities come into play when orchestrating this process.</w:t>
      </w:r>
    </w:p>
    <w:p w14:paraId="090AAC90" w14:textId="152876F0" w:rsidR="001C0088" w:rsidRDefault="001C0088" w:rsidP="001C0088">
      <w:r>
        <w:t>Interviewee 6 describes a “modular system”:</w:t>
      </w:r>
    </w:p>
    <w:p w14:paraId="3A37DBD6" w14:textId="343D253B" w:rsidR="001C0088" w:rsidRDefault="001C0088" w:rsidP="001C0088">
      <w:pPr>
        <w:pStyle w:val="Quote"/>
      </w:pPr>
      <w:r>
        <w:t>AI makes sure that the right elements are matched together and are delivered, and then it’s checking which one is performing best in terms of full asset scope. And then it creates new one […] and then delivers that again to an audience that it thinks it’s most relevant for.</w:t>
      </w:r>
    </w:p>
    <w:p w14:paraId="539499A3" w14:textId="6DE5D1FA" w:rsidR="001C0088" w:rsidRDefault="001C0088" w:rsidP="001C0088">
      <w:r>
        <w:lastRenderedPageBreak/>
        <w:t>Interviewee 9 describes a similar system that is focused on deploying campaigns across different cultures:</w:t>
      </w:r>
    </w:p>
    <w:p w14:paraId="6DADC2A1" w14:textId="75FDC148" w:rsidR="001C0088" w:rsidRDefault="001C0088" w:rsidP="00AB5895">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64CFE52A" w14:textId="77777777" w:rsidR="00AB5895" w:rsidRDefault="00AB5895" w:rsidP="00AB5895">
      <w:r>
        <w:t xml:space="preserve">Interviewee 12 also noted the ability of agents to segment and target users: </w:t>
      </w:r>
    </w:p>
    <w:p w14:paraId="4D72FDA5" w14:textId="43FD4772" w:rsidR="00AB5895" w:rsidRDefault="00AB5895" w:rsidP="00AB5895">
      <w:pPr>
        <w:pStyle w:val="Quote"/>
        <w:rPr>
          <w:lang w:val="en-US"/>
        </w:rPr>
      </w:pPr>
      <w:r>
        <w:rPr>
          <w:lang w:val="en-US"/>
        </w:rPr>
        <w:t>There’s a bunch of agents here for actually creating campaigns for marketers, doing audience segmentation for marketers, audience assembly, a lot of things.</w:t>
      </w:r>
    </w:p>
    <w:p w14:paraId="75ED40BC" w14:textId="0FA5A12D" w:rsidR="00AB5895" w:rsidRPr="00AB5895" w:rsidRDefault="00F672A4" w:rsidP="00AB5895">
      <w:pPr>
        <w:rPr>
          <w:lang w:val="en-US"/>
        </w:rPr>
      </w:pPr>
      <w:r>
        <w:rPr>
          <w:lang w:val="en-US"/>
        </w:rPr>
        <w:t>He notes that this can be done with “a composable CDP on top of cloud data warehouses like Databricks and Snowflake.” Noting that this composable CDP has “a very agentic approach”.</w:t>
      </w:r>
    </w:p>
    <w:p w14:paraId="3502AC09" w14:textId="1D97A8DB" w:rsidR="00017B78" w:rsidRPr="00017B78" w:rsidRDefault="00DA407F">
      <w:r>
        <w:rPr>
          <w:b/>
          <w:bCs/>
        </w:rPr>
        <w:t>Generic agents.</w:t>
      </w:r>
      <w:r>
        <w:t xml:space="preserve"> Generic agents refers to general-purpose agentic systems that can be used for either personal productivity or automating manual processes. Interviewee 4 how he configured an off-the-shelf agent as “personal operating system”: </w:t>
      </w:r>
    </w:p>
    <w:p w14:paraId="7581E69E" w14:textId="3B6FB9A9" w:rsidR="00017B78" w:rsidRDefault="00017B78" w:rsidP="00017B78">
      <w:pPr>
        <w:pStyle w:val="Quote"/>
      </w:pPr>
      <w:r>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1AEC8AB5" w14:textId="7F9200FD" w:rsidR="00B87008" w:rsidRDefault="00017B78" w:rsidP="00B87008">
      <w:r>
        <w:t xml:space="preserve">Many use cases seem to be applicable to any type of knowledge work and might not be more or less relevant to the marketing domain. For instance, interviewee 13 describes using agents to prepare for meetings: “Claude goes into my transcription tool, gets all the different </w:t>
      </w:r>
      <w:r>
        <w:lastRenderedPageBreak/>
        <w:t>transcriptions of meetings for this one customer and starts writing down what I should talk about.”</w:t>
      </w:r>
    </w:p>
    <w:p w14:paraId="4D2392BD" w14:textId="5C8BF724" w:rsidR="009505B0" w:rsidRDefault="00EF0188" w:rsidP="00B87008">
      <w:pPr>
        <w:rPr>
          <w:i/>
          <w:iCs/>
        </w:rPr>
      </w:pPr>
      <w:r>
        <w:t>A specific use of these generic agentic systems is process automation. Often participants do not hand the entire job to an agent; they segment a process and insert AI where they trust performance. Interviewee 10 set out the model plainly: </w:t>
      </w:r>
      <w:r>
        <w:rPr>
          <w:i/>
          <w:iCs/>
        </w:rPr>
        <w:t>“I see process steps inside workflows. If work is a stack of workflows, then most processes can be split into six or eight steps, and in some of those steps AI is used.”</w:t>
      </w:r>
    </w:p>
    <w:p w14:paraId="1CD4AB08" w14:textId="44A7E02D" w:rsidR="00EF0188" w:rsidRPr="00B87008" w:rsidRDefault="00EF0188" w:rsidP="00B87008">
      <w:r>
        <w:t xml:space="preserve"> Likewise, interviewee 13 notes how they automate processes using generic tools with agentic capabilities: </w:t>
      </w:r>
      <w:r>
        <w:rPr>
          <w:i/>
          <w:iCs/>
        </w:rPr>
        <w:t>“We used Make and n8n for, like, automating all the workflows. ... You say, ‘I get this data from this tool. If this happens, do this.’ ... And this substituted at least for two or three people.”</w:t>
      </w:r>
    </w:p>
    <w:p w14:paraId="45A727AE" w14:textId="77777777" w:rsidR="00B87008" w:rsidRDefault="00B55EB8" w:rsidP="00D54526">
      <w:r>
        <w:rPr>
          <w:b/>
          <w:bCs/>
        </w:rPr>
        <w:t>Customer-facing agents.</w:t>
      </w:r>
      <w:r>
        <w:t xml:space="preserve"> Organizations might also offer agents directly to customers. Applications include customer-service and sales-assistant agents that handle routine queries and recognize commercial moments (e.g. upsells, membership changes, and re-orders) are described as the most commercially compelling agentic deployments. </w:t>
      </w:r>
    </w:p>
    <w:p w14:paraId="18651C01" w14:textId="5A8F4717" w:rsidR="00401741" w:rsidRDefault="00B55EB8" w:rsidP="00D54526">
      <w:r>
        <w:t>Interviewee 12 noted that these agents have, over the past two years, crossed a quality threshold they previously never reached: “they’ve actually gotten really good because they’re leveraging the conversational capabilities of these LLMs.” Interviewee 6 described a chatbot program that combines customer-experience improvement with direct commercial outcomes; the same agent that handles a membership question can identify an upgrade opportunity and execute it.</w:t>
      </w:r>
    </w:p>
    <w:p w14:paraId="5133C052" w14:textId="77777777" w:rsidR="0089648C" w:rsidRDefault="00B87008" w:rsidP="00D54526">
      <w:r>
        <w:t xml:space="preserve">Interviewee 15 took a different approach; instead of offering the agent to a customer, she now offers support for her customers agents: </w:t>
      </w:r>
    </w:p>
    <w:p w14:paraId="6EF6AD13" w14:textId="14321127" w:rsidR="00B87008" w:rsidRDefault="0074556E" w:rsidP="0089648C">
      <w:pPr>
        <w:pStyle w:val="Quote"/>
      </w:pPr>
      <w:r>
        <w:t>We have built a connector for one of our web shops that you can connect to Claude, and tell Claude: Fetch all my orders from [redacted] or I want to reorder that order. And then via that connector it actually reorders that order.</w:t>
      </w:r>
    </w:p>
    <w:p w14:paraId="245824CC" w14:textId="075F84B9" w:rsidR="00EB7CDD" w:rsidRPr="00EB7CDD" w:rsidRDefault="00EB7CDD" w:rsidP="00EB7CDD">
      <w:r>
        <w:lastRenderedPageBreak/>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5CD616A0" w14:textId="0F207A92" w:rsidR="00401741" w:rsidRPr="002A58E8" w:rsidRDefault="00B55EB8">
      <w:pPr>
        <w:pStyle w:val="Heading3"/>
      </w:pPr>
      <w:r>
        <w:t>4.3.2</w:t>
      </w:r>
      <w:r>
        <w:tab/>
        <w:t>Usage strategies</w:t>
      </w:r>
    </w:p>
    <w:p w14:paraId="1C2EE4B3" w14:textId="6A02FE84" w:rsidR="00401741" w:rsidRPr="002A58E8" w:rsidRDefault="00444E94">
      <w:r>
        <w:t>We observe two usage strategies that are frequently noted as improving the value created using agentic systems for a variety of use cases: leveraging tool calling and personalizing the systems.</w:t>
      </w:r>
    </w:p>
    <w:p w14:paraId="4E086212" w14:textId="6C867D38" w:rsidR="00401741" w:rsidRPr="002A58E8" w:rsidRDefault="00444E94">
      <w:r>
        <w:t xml:space="preserve">The first usage pattern is </w:t>
      </w:r>
      <w:r>
        <w:rPr>
          <w:i/>
          <w:iCs/>
        </w:rPr>
        <w:t>leveraging tool calling</w:t>
      </w:r>
      <w:r>
        <w:t>, allowing agents to integrate with systems and ingest data as context is a dominant pattern in the data. Interviewee 6 framed the context argument by contrasting her AI-powered customer-service agent with the outsourced human agents it had partly replaced:</w:t>
      </w:r>
    </w:p>
    <w:p w14:paraId="32A72B79" w14:textId="464C0792" w:rsidR="00401741" w:rsidRDefault="00B55EB8" w:rsidP="00960F07">
      <w:pPr>
        <w:pStyle w:val="Quote"/>
      </w:pPr>
      <w:r>
        <w:t xml:space="preserve">I already dare to claim that the quality is much higher, than even if an </w:t>
      </w:r>
      <w:bookmarkStart w:id="124" w:name="OLE_LINK5"/>
      <w:r>
        <w:t xml:space="preserve">[human] </w:t>
      </w:r>
      <w:bookmarkEnd w:id="124"/>
      <w:r>
        <w:t>agent does it, because we have all of our [human] agents outsourced in [redacted]. They’re amazing, they’re fantastic people, but they are not always as aware as a database. Obviously, they don’t have the whole database in their head.</w:t>
      </w:r>
    </w:p>
    <w:p w14:paraId="2D8D9662" w14:textId="753BA0D5" w:rsidR="00B92841" w:rsidRPr="00CC65FE" w:rsidRDefault="00B55EB8" w:rsidP="00B92841">
      <w:pPr>
        <w:rPr>
          <w:lang w:val="en-US"/>
        </w:rPr>
      </w:pPr>
      <w:r>
        <w:rPr>
          <w:i/>
          <w:iCs/>
        </w:rPr>
        <w:t>Personalizing agents</w:t>
      </w:r>
      <w:r>
        <w:t xml:space="preserve"> concerns configuring agents to fit your personal needs. This can include configuring system prompts, but also builds on the tool-calling: a personalized tool setup can be highly beneficial.</w:t>
      </w:r>
      <w:r>
        <w:rPr>
          <w:rFonts w:ascii="Segoe UI" w:eastAsia="Times New Roman" w:hAnsi="Segoe UI" w:cs="Segoe UI"/>
          <w:sz w:val="21"/>
          <w:szCs w:val="21"/>
          <w:lang w:val="en-US"/>
        </w:rPr>
        <w:t xml:space="preserve"> </w:t>
      </w:r>
      <w:r>
        <w:rPr>
          <w:lang w:val="en-US"/>
        </w:rPr>
        <w:t>The key step is making an organization’s context explicit and accessible to the agent. Interviewee 16 showed how small the gaps can be: a single term, </w:t>
      </w:r>
      <w:r>
        <w:rPr>
          <w:i/>
          <w:iCs/>
          <w:lang w:val="en-US"/>
        </w:rPr>
        <w:t>“add to cart,”</w:t>
      </w:r>
      <w:r>
        <w:rPr>
          <w:lang w:val="en-US"/>
        </w:rPr>
        <w:t> carried </w:t>
      </w:r>
      <w:r>
        <w:rPr>
          <w:i/>
          <w:iCs/>
          <w:lang w:val="en-US"/>
        </w:rPr>
        <w:t>“five different definitions”</w:t>
      </w:r>
      <w:r>
        <w:rPr>
          <w:lang w:val="en-US"/>
        </w:rPr>
        <w:t> across the business, which he noted was </w:t>
      </w:r>
      <w:r>
        <w:rPr>
          <w:i/>
          <w:iCs/>
          <w:lang w:val="en-US"/>
        </w:rPr>
        <w:t>“a problem if you want to feed it to AI”</w:t>
      </w:r>
      <w:r>
        <w:rPr>
          <w:lang w:val="en-US"/>
        </w:rPr>
        <w:t xml:space="preserve">. The data’s highest-productivity setup follows this logic. </w:t>
      </w:r>
    </w:p>
    <w:p w14:paraId="2BCEEE31" w14:textId="4C93E19A" w:rsidR="00B92841" w:rsidRPr="00CC65FE" w:rsidRDefault="00B92841" w:rsidP="00B92841">
      <w:pPr>
        <w:rPr>
          <w:lang w:val="en-US"/>
        </w:rPr>
      </w:pPr>
      <w:r>
        <w:rPr>
          <w:lang w:val="en-US"/>
        </w:rPr>
        <w:lastRenderedPageBreak/>
        <w:t>Interviewee 5 talked about creating a solid harness, which is typically defined as the data, memory, tool access, and guardrails around the AI. He stated that what an AI excels at is highly “is highly dependent on what they call the harness.”</w:t>
      </w:r>
    </w:p>
    <w:p w14:paraId="77A51148" w14:textId="3C94974E" w:rsidR="00401741" w:rsidRDefault="00B55EB8" w:rsidP="002D4619">
      <w:pPr>
        <w:pStyle w:val="Heading2"/>
      </w:pPr>
      <w:bookmarkStart w:id="125" w:name="_Toc231762154"/>
      <w:r>
        <w:t>4.4</w:t>
      </w:r>
      <w:r>
        <w:tab/>
        <w:t xml:space="preserve">Value </w:t>
      </w:r>
      <w:commentRangeStart w:id="126"/>
      <w:r>
        <w:t>Outcomes</w:t>
      </w:r>
      <w:bookmarkEnd w:id="125"/>
      <w:commentRangeEnd w:id="126"/>
      <w:r w:rsidR="007C20CF">
        <w:rPr>
          <w:rStyle w:val="CommentReference"/>
          <w:sz w:val="22"/>
          <w:szCs w:val="22"/>
        </w:rPr>
        <w:commentReference w:id="126"/>
      </w:r>
    </w:p>
    <w:p w14:paraId="2D502457" w14:textId="77777777" w:rsidR="006F4101" w:rsidRDefault="00B55EB8" w:rsidP="006F4101">
      <w:r>
        <w:t xml:space="preserve">Applying agentic AI creates outcomes for the organization. We analyze these from a value perspective.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5B3F8217" w14:textId="61FBEE07" w:rsidR="00401741" w:rsidRPr="00F9706B" w:rsidRDefault="00B55EB8" w:rsidP="00175508">
      <w:pPr>
        <w:pStyle w:val="Heading3"/>
      </w:pPr>
      <w:r>
        <w:t>4.4.1</w:t>
      </w:r>
      <w:r>
        <w:tab/>
        <w:t>Benefits</w:t>
      </w:r>
    </w:p>
    <w:p w14:paraId="2E6E9B2D" w14:textId="5FDB89F0" w:rsidR="00401741" w:rsidRPr="00F9706B" w:rsidRDefault="00B55EB8">
      <w:r>
        <w:t>Benefits from agentic AI in marketing cluster around five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7F2B2138" w14:textId="0563E1DC" w:rsidR="007738BF" w:rsidRPr="00F9706B" w:rsidRDefault="00B55EB8">
      <w:r>
        <w:rPr>
          <w:i/>
          <w:iCs/>
        </w:rPr>
        <w:t>Efficiency</w:t>
      </w:r>
      <w:r>
        <w:t xml:space="preserve"> forms the largest and most consistently described benefit. This might take the form of doing more with the same amount of effort.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3BC74BF8" w14:textId="7C9AD881" w:rsidR="007738BF" w:rsidRPr="00560D44" w:rsidRDefault="007738BF">
      <w:r>
        <w:lastRenderedPageBreak/>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p>
    <w:p w14:paraId="24DFA2DC" w14:textId="4FD99E87" w:rsidR="00F9706B" w:rsidRPr="00560D44" w:rsidRDefault="00B55EB8">
      <w:r>
        <w:rPr>
          <w:i/>
          <w:iCs/>
        </w:rPr>
        <w:t>Scale</w:t>
      </w:r>
      <w:r>
        <w:t xml:space="preserv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p>
    <w:p w14:paraId="66A6624C" w14:textId="13448363" w:rsidR="00560D44" w:rsidRPr="00974539" w:rsidRDefault="00B55EB8" w:rsidP="00560D44">
      <w:r>
        <w:rPr>
          <w:i/>
          <w:iCs/>
        </w:rPr>
        <w:t>Extending the personal skillset</w:t>
      </w:r>
      <w:r>
        <w:t xml:space="preserve">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w:t>
      </w:r>
    </w:p>
    <w:p w14:paraId="4B5CDA47" w14:textId="0D0DCDE5" w:rsidR="00560D44" w:rsidRPr="00974539" w:rsidRDefault="00560D44" w:rsidP="00560D44">
      <w:r>
        <w:t xml:space="preserve">Improvements in </w:t>
      </w:r>
      <w:r>
        <w:rPr>
          <w:i/>
          <w:iCs/>
        </w:rPr>
        <w:t>quality of output</w:t>
      </w:r>
      <w: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p>
    <w:p w14:paraId="001CDED4" w14:textId="0D7B3996" w:rsidR="00401741" w:rsidRPr="00EE60F5" w:rsidRDefault="00B55EB8" w:rsidP="00560D44">
      <w:pPr>
        <w:pStyle w:val="Heading3"/>
      </w:pPr>
      <w:r>
        <w:t>4.4.2</w:t>
      </w:r>
      <w:r>
        <w:tab/>
        <w:t>Sacrifices</w:t>
      </w:r>
    </w:p>
    <w:p w14:paraId="6E9D21B7" w14:textId="7A7ACE77" w:rsidR="00401741" w:rsidRPr="00EE60F5" w:rsidRDefault="00B55EB8">
      <w:r>
        <w:t>Alongside benefits, participants describe a set of sacrifices</w:t>
      </w:r>
      <w:bookmarkStart w:id="127" w:name="OLE_LINK6"/>
      <w:r>
        <w:t>; things that are knowingly given up or altered as a consequence of AI adoption</w:t>
      </w:r>
      <w:bookmarkEnd w:id="127"/>
      <w:r>
        <w:t>. Two key categories arise from the data: financial costs and job displacement.</w:t>
      </w:r>
    </w:p>
    <w:p w14:paraId="2EB3EF79" w14:textId="77777777" w:rsidR="008A7B31" w:rsidRPr="00EE60F5" w:rsidRDefault="00B55EB8">
      <w:r>
        <w:lastRenderedPageBreak/>
        <w:t xml:space="preserve">AI is not cheap. Infrastructure costs, API usage, vendor licensing, and the organizational time required to implement and maintain AI systems are consistently identified as real costs. Interviewee 7 noted: “AI is also very expensive. That’s something that we don’t take into consideration.” </w:t>
      </w:r>
    </w:p>
    <w:p w14:paraId="699B078A" w14:textId="77777777" w:rsidR="00E370E5" w:rsidRPr="00EE60F5" w:rsidRDefault="00B55EB8" w:rsidP="00E370E5">
      <w:pPr>
        <w:rPr>
          <w:i/>
          <w:iCs/>
        </w:rPr>
      </w:pPr>
      <w:r>
        <w:t xml:space="preserve">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 other examples, interviewees describe more or different work being picked up. Interviewee 13 notes regarding job displacement: “this might happen, that you get redundancies, but it is not the way I think companies are doing it right now.” </w:t>
      </w:r>
    </w:p>
    <w:p w14:paraId="63AE44C5" w14:textId="30D4AA6E" w:rsidR="00401741" w:rsidRPr="00EE60F5" w:rsidRDefault="00B55EB8" w:rsidP="00E370E5">
      <w:pPr>
        <w:pStyle w:val="Heading3"/>
        <w:rPr>
          <w:highlight w:val="yellow"/>
        </w:rPr>
      </w:pPr>
      <w:r>
        <w:t>4.4.3</w:t>
      </w:r>
      <w:r>
        <w:tab/>
        <w:t>Risks</w:t>
      </w:r>
    </w:p>
    <w:p w14:paraId="2F91271D" w14:textId="00F62153" w:rsidR="00401741" w:rsidRPr="00EE60F5" w:rsidRDefault="00B55EB8">
      <w:r>
        <w:t>Risks differ from sacrifices in that they represent potential rather than certain negative outcomes. Three risk categories are prominent: hallucinations, security and privacy violations, and negative brand impact.</w:t>
      </w:r>
    </w:p>
    <w:p w14:paraId="250AE3B6" w14:textId="71FC211B" w:rsidR="005A4BAD" w:rsidRPr="00EE60F5" w:rsidRDefault="00B55EB8">
      <w:r>
        <w:rPr>
          <w:i/>
          <w:iCs/>
        </w:rPr>
        <w:t>Hallucination risk</w:t>
      </w:r>
      <w:r>
        <w:t xml:space="preserve"> refers to the chance that AI might provide faulty answers that are not in line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4C44E7C0" w14:textId="60A1CD06" w:rsidR="005846F5" w:rsidRPr="00EE60F5" w:rsidRDefault="005A4BAD" w:rsidP="005A4BAD">
      <w:pPr>
        <w:pStyle w:val="Quote"/>
      </w:pPr>
      <w:r>
        <w:t>I do not think of AI as being infallible. […] If you don’t have an understanding of your domain, then just sort of blindly trust AI, I think most people would agree that is kind of a risky place to put yourself in.</w:t>
      </w:r>
    </w:p>
    <w:p w14:paraId="16FF5AC7" w14:textId="32EA5977" w:rsidR="00401741" w:rsidRPr="004951D2" w:rsidRDefault="00B55EB8">
      <w:r>
        <w:t xml:space="preserve">Security and privacy violations are most consistently noted as risks. The concern typically centers on data that enters AI systems outside of what would be compliant, but might </w:t>
      </w:r>
      <w:r>
        <w:lastRenderedPageBreak/>
        <w:t>include any violation of law, policy, or user’s trust regarding security and privacy. Interviewee 13 described:</w:t>
      </w:r>
    </w:p>
    <w:p w14:paraId="6E5B6A26" w14:textId="77777777" w:rsidR="00EE60F5" w:rsidRPr="004951D2" w:rsidRDefault="00B55EB8" w:rsidP="00EE60F5">
      <w:pPr>
        <w:pStyle w:val="Quote"/>
        <w:rPr>
          <w:iCs w:val="0"/>
        </w:rPr>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AAA08AD" w14:textId="32FBE1B1" w:rsidR="00401741" w:rsidRDefault="00B55EB8" w:rsidP="00EE60F5">
      <w:r>
        <w:rPr>
          <w:i/>
          <w:iCs/>
        </w:rPr>
        <w:t>Brand risk</w:t>
      </w:r>
      <w: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7A7E70ED" w14:textId="1DC282C9" w:rsidR="00175508" w:rsidRPr="00406285" w:rsidRDefault="00175508" w:rsidP="00175508">
      <w:pPr>
        <w:pStyle w:val="Heading3"/>
      </w:pPr>
      <w:r>
        <w:t xml:space="preserve">4.4.4 Driving Value Outcomes </w:t>
      </w:r>
    </w:p>
    <w:p w14:paraId="5FBF351F" w14:textId="14A4F5EE" w:rsidR="00175508" w:rsidRDefault="004F7EE2" w:rsidP="004F7EE2">
      <w:r w:rsidRPr="004F7EE2">
        <w:t xml:space="preserve"> </w:t>
      </w:r>
      <w:r w:rsidR="00655088">
        <w:t>From</w:t>
      </w:r>
      <w:r w:rsidRPr="004F7EE2">
        <w:t xml:space="preserve"> the interviews, a pattern emerged where similar use cases did not yield similar results.</w:t>
      </w:r>
      <w:r>
        <w:t xml:space="preserve"> T</w:t>
      </w:r>
      <w:r w:rsidRPr="004F7EE2">
        <w:t>he same use case might be transformative in one organization</w:t>
      </w:r>
      <w:r>
        <w:t xml:space="preserve"> but </w:t>
      </w:r>
      <w:r w:rsidRPr="004F7EE2">
        <w:t>yield undesired results</w:t>
      </w:r>
      <w:r>
        <w:t>, or simply not be adopted</w:t>
      </w:r>
      <w:r w:rsidRPr="004F7EE2">
        <w:t xml:space="preserve"> in another</w:t>
      </w:r>
      <w:r>
        <w:t xml:space="preserve">. </w:t>
      </w:r>
      <w:r w:rsidRPr="004F7EE2">
        <w:t xml:space="preserve"> </w:t>
      </w:r>
      <w:r>
        <w:t>W</w:t>
      </w:r>
      <w:r w:rsidRPr="004F7EE2">
        <w:t xml:space="preserve">hile technical differences between applications might be a factor, the data suggests that managerial decisions have </w:t>
      </w:r>
      <w:r w:rsidR="001B5FA5">
        <w:t xml:space="preserve">a </w:t>
      </w:r>
      <w:r>
        <w:t>notable</w:t>
      </w:r>
      <w:r w:rsidRPr="004F7EE2">
        <w:t xml:space="preserve"> impact. </w:t>
      </w:r>
      <w:r w:rsidR="00175508">
        <w:t>Table 4 summarizes the contrast for the three most frequently reported use cases.</w:t>
      </w:r>
    </w:p>
    <w:p w14:paraId="752FF158" w14:textId="77777777" w:rsidR="00175508" w:rsidRDefault="00175508">
      <w:pPr>
        <w:rPr>
          <w:b/>
        </w:rPr>
      </w:pPr>
      <w:r>
        <w:rPr>
          <w:b/>
        </w:rPr>
        <w:br w:type="page"/>
      </w:r>
    </w:p>
    <w:p w14:paraId="4565DE5F" w14:textId="1AE242F8" w:rsidR="00175508" w:rsidRDefault="00175508" w:rsidP="00175508">
      <w:pPr>
        <w:ind w:firstLine="0"/>
      </w:pPr>
      <w:r>
        <w:rPr>
          <w:b/>
        </w:rPr>
        <w:lastRenderedPageBreak/>
        <w:t>Table 4</w:t>
      </w:r>
    </w:p>
    <w:p w14:paraId="7010C2DE" w14:textId="0422A742" w:rsidR="00175508" w:rsidRDefault="00C50BB3" w:rsidP="00175508">
      <w:pPr>
        <w:ind w:firstLine="0"/>
      </w:pPr>
      <w:r>
        <w:rPr>
          <w:i/>
        </w:rPr>
        <w:t>Examples of comparable</w:t>
      </w:r>
      <w:r w:rsidR="00175508">
        <w:rPr>
          <w:i/>
        </w:rPr>
        <w:t xml:space="preserve"> use cases</w:t>
      </w:r>
      <w:r>
        <w:rPr>
          <w:i/>
        </w:rPr>
        <w:t xml:space="preserve"> with highly</w:t>
      </w:r>
      <w:r w:rsidR="00175508">
        <w:rPr>
          <w:i/>
        </w:rPr>
        <w:t xml:space="preserve">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334419" w14:paraId="64657963" w14:textId="77777777" w:rsidTr="0095250B">
        <w:trPr>
          <w:trHeight w:val="270"/>
        </w:trPr>
        <w:tc>
          <w:tcPr>
            <w:tcW w:w="1418" w:type="dxa"/>
            <w:tcBorders>
              <w:top w:val="single" w:sz="7" w:space="0" w:color="000000"/>
              <w:left w:val="nil"/>
              <w:bottom w:val="single" w:sz="7" w:space="0" w:color="000000"/>
              <w:right w:val="nil"/>
            </w:tcBorders>
            <w:tcMar>
              <w:top w:w="0" w:type="dxa"/>
              <w:left w:w="100" w:type="dxa"/>
              <w:bottom w:w="0" w:type="dxa"/>
              <w:right w:w="100" w:type="dxa"/>
            </w:tcMar>
          </w:tcPr>
          <w:p w14:paraId="4E10AF1E" w14:textId="77777777" w:rsidR="00334419" w:rsidRDefault="00334419" w:rsidP="007A1110">
            <w:pPr>
              <w:spacing w:line="360" w:lineRule="auto"/>
              <w:ind w:firstLine="0"/>
              <w:rPr>
                <w:b/>
                <w:bCs/>
                <w:sz w:val="20"/>
                <w:szCs w:val="20"/>
              </w:rPr>
            </w:pPr>
            <w:r>
              <w:rPr>
                <w:b/>
                <w:bCs/>
                <w:sz w:val="20"/>
                <w:szCs w:val="20"/>
              </w:rPr>
              <w:t>Use case</w:t>
            </w:r>
          </w:p>
        </w:tc>
        <w:tc>
          <w:tcPr>
            <w:tcW w:w="3827" w:type="dxa"/>
            <w:tcBorders>
              <w:top w:val="single" w:sz="7" w:space="0" w:color="000000"/>
              <w:left w:val="nil"/>
              <w:bottom w:val="single" w:sz="7" w:space="0" w:color="000000"/>
              <w:right w:val="nil"/>
            </w:tcBorders>
            <w:tcMar>
              <w:top w:w="0" w:type="dxa"/>
              <w:left w:w="100" w:type="dxa"/>
              <w:bottom w:w="0" w:type="dxa"/>
              <w:right w:w="100" w:type="dxa"/>
            </w:tcMar>
          </w:tcPr>
          <w:p w14:paraId="711ADE19" w14:textId="77777777" w:rsidR="00334419" w:rsidRDefault="00334419" w:rsidP="007A1110">
            <w:pPr>
              <w:spacing w:line="360" w:lineRule="auto"/>
              <w:ind w:firstLine="0"/>
              <w:rPr>
                <w:b/>
                <w:bCs/>
                <w:sz w:val="20"/>
                <w:szCs w:val="20"/>
              </w:rPr>
            </w:pPr>
            <w:r>
              <w:rPr>
                <w:b/>
                <w:bCs/>
                <w:sz w:val="20"/>
                <w:szCs w:val="20"/>
              </w:rPr>
              <w:t>Where it created value</w:t>
            </w:r>
          </w:p>
        </w:tc>
        <w:tc>
          <w:tcPr>
            <w:tcW w:w="4111" w:type="dxa"/>
            <w:tcBorders>
              <w:top w:val="single" w:sz="7" w:space="0" w:color="000000"/>
              <w:left w:val="nil"/>
              <w:bottom w:val="single" w:sz="7" w:space="0" w:color="000000"/>
              <w:right w:val="nil"/>
            </w:tcBorders>
            <w:tcMar>
              <w:top w:w="0" w:type="dxa"/>
              <w:left w:w="100" w:type="dxa"/>
              <w:bottom w:w="0" w:type="dxa"/>
              <w:right w:w="100" w:type="dxa"/>
            </w:tcMar>
          </w:tcPr>
          <w:p w14:paraId="2EC75ADF" w14:textId="305E77F3" w:rsidR="00334419" w:rsidRDefault="00334419" w:rsidP="007A1110">
            <w:pPr>
              <w:spacing w:line="360" w:lineRule="auto"/>
              <w:ind w:firstLine="0"/>
              <w:rPr>
                <w:b/>
                <w:bCs/>
                <w:sz w:val="20"/>
                <w:szCs w:val="20"/>
              </w:rPr>
            </w:pPr>
            <w:r>
              <w:rPr>
                <w:b/>
                <w:bCs/>
                <w:sz w:val="20"/>
                <w:szCs w:val="20"/>
              </w:rPr>
              <w:t>Where it fell short</w:t>
            </w:r>
          </w:p>
        </w:tc>
      </w:tr>
      <w:tr w:rsidR="00334419" w14:paraId="4C8A1F15" w14:textId="77777777" w:rsidTr="0095250B">
        <w:trPr>
          <w:trHeight w:val="270"/>
        </w:trPr>
        <w:tc>
          <w:tcPr>
            <w:tcW w:w="1418" w:type="dxa"/>
            <w:tcBorders>
              <w:top w:val="nil"/>
              <w:left w:val="nil"/>
              <w:bottom w:val="nil"/>
              <w:right w:val="nil"/>
            </w:tcBorders>
            <w:tcMar>
              <w:top w:w="0" w:type="dxa"/>
              <w:left w:w="100" w:type="dxa"/>
              <w:bottom w:w="0" w:type="dxa"/>
              <w:right w:w="100" w:type="dxa"/>
            </w:tcMar>
          </w:tcPr>
          <w:p w14:paraId="23EEB1D8" w14:textId="77777777" w:rsidR="00334419" w:rsidRDefault="00334419" w:rsidP="007A1110">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17296E02" w14:textId="1DB09FB4" w:rsidR="00334419" w:rsidRDefault="00334419" w:rsidP="007A1110">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2B6E0198" w14:textId="214CFF90" w:rsidR="00334419" w:rsidRDefault="00334419" w:rsidP="007A1110">
            <w:pPr>
              <w:spacing w:line="360" w:lineRule="auto"/>
              <w:ind w:firstLine="0"/>
              <w:rPr>
                <w:sz w:val="20"/>
                <w:szCs w:val="20"/>
              </w:rPr>
            </w:pPr>
            <w:r>
              <w:rPr>
                <w:sz w:val="20"/>
                <w:szCs w:val="20"/>
              </w:rPr>
              <w:t>The lack of integration or presence of data infrastructure yielded the need for manual workarounds (Interviewee 3)</w:t>
            </w:r>
          </w:p>
        </w:tc>
      </w:tr>
      <w:tr w:rsidR="00334419" w14:paraId="583E2EFC" w14:textId="77777777" w:rsidTr="0095250B">
        <w:trPr>
          <w:trHeight w:val="270"/>
        </w:trPr>
        <w:tc>
          <w:tcPr>
            <w:tcW w:w="1418" w:type="dxa"/>
            <w:tcBorders>
              <w:top w:val="nil"/>
              <w:left w:val="nil"/>
              <w:bottom w:val="nil"/>
              <w:right w:val="nil"/>
            </w:tcBorders>
            <w:tcMar>
              <w:top w:w="0" w:type="dxa"/>
              <w:left w:w="100" w:type="dxa"/>
              <w:bottom w:w="0" w:type="dxa"/>
              <w:right w:w="100" w:type="dxa"/>
            </w:tcMar>
          </w:tcPr>
          <w:p w14:paraId="69D7496F" w14:textId="77777777" w:rsidR="00334419" w:rsidRDefault="00334419" w:rsidP="007A1110">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03291B3E" w14:textId="4A8AFAA5" w:rsidR="00334419" w:rsidRDefault="00334419" w:rsidP="007A1110">
            <w:pPr>
              <w:spacing w:line="360" w:lineRule="auto"/>
              <w:ind w:firstLine="0"/>
              <w:rPr>
                <w:sz w:val="20"/>
                <w:szCs w:val="20"/>
              </w:rPr>
            </w:pPr>
            <w:r>
              <w:rPr>
                <w:sz w:val="20"/>
                <w:szCs w:val="20"/>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5B06CCEC" w14:textId="02B050FD" w:rsidR="00334419" w:rsidRDefault="00334419" w:rsidP="007A1110">
            <w:pPr>
              <w:spacing w:line="360" w:lineRule="auto"/>
              <w:ind w:firstLine="0"/>
              <w:rPr>
                <w:sz w:val="20"/>
                <w:szCs w:val="20"/>
              </w:rPr>
            </w:pPr>
            <w:r>
              <w:rPr>
                <w:sz w:val="20"/>
                <w:szCs w:val="20"/>
              </w:rPr>
              <w:t>Negative effect on brand due to missing quality validation and brand governance (Interviewee 15)</w:t>
            </w:r>
          </w:p>
        </w:tc>
      </w:tr>
      <w:tr w:rsidR="00334419" w14:paraId="72548DC2" w14:textId="77777777" w:rsidTr="0095250B">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649D64B1" w14:textId="77777777" w:rsidR="00334419" w:rsidRDefault="00334419" w:rsidP="007A1110">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052CD0C4" w14:textId="77777777" w:rsidR="00334419" w:rsidRDefault="00334419" w:rsidP="007A1110">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2351A959" w14:textId="3F6EB1BA" w:rsidR="00334419" w:rsidRDefault="00334419" w:rsidP="007A1110">
            <w:pPr>
              <w:spacing w:line="360" w:lineRule="auto"/>
              <w:ind w:firstLine="0"/>
              <w:rPr>
                <w:sz w:val="20"/>
                <w:szCs w:val="20"/>
              </w:rPr>
            </w:pPr>
            <w:r>
              <w:rPr>
                <w:sz w:val="20"/>
                <w:szCs w:val="20"/>
              </w:rPr>
              <w:t>Early or experimental deployments; withheld in a regulated sector (Interviewee 15)</w:t>
            </w:r>
          </w:p>
        </w:tc>
      </w:tr>
    </w:tbl>
    <w:p w14:paraId="30CF3B0C" w14:textId="68B5504E" w:rsidR="00175508" w:rsidRDefault="00175508" w:rsidP="00175508">
      <w:r>
        <w:rPr>
          <w:b/>
        </w:rPr>
        <w:t xml:space="preserve">Analytics. </w:t>
      </w:r>
      <w:r>
        <w:t xml:space="preserve">Self-service analytics was the most common use case, yet the experience of it diverged with the data infrastructure behind it. Interviewee 4 reported </w:t>
      </w:r>
      <w:r w:rsidR="007A1110">
        <w:t>highly beneficial</w:t>
      </w:r>
      <w:r>
        <w:t xml:space="preserve"> result</w:t>
      </w:r>
      <w:r w:rsidR="007A1110">
        <w:t>s</w:t>
      </w:r>
      <w:r>
        <w:t xml:space="preserve"> after connecting an agent to live data sources, turning reporting that once occupied a “giant analytics team” into a prompt answered</w:t>
      </w:r>
      <w:r w:rsidR="00334419">
        <w:t>,</w:t>
      </w:r>
      <w:r>
        <w:t xml:space="preserve"> “within ten minutes.” Interviewee 3, pursuing the identical goal, met the opposite experience: her tool “can only digest so much data […] if I try to dump anything over</w:t>
      </w:r>
      <w:r w:rsidR="007A1110">
        <w:t xml:space="preserve"> </w:t>
      </w:r>
      <w:r>
        <w:t>30 [megabytes], it […] doesn’t do it,”</w:t>
      </w:r>
      <w:r w:rsidR="007A1110">
        <w:t xml:space="preserve">. This forces manual workarounds: she notes </w:t>
      </w:r>
      <w:r>
        <w:t>“I pull the data from [the warehouse] myself, dump it in, and then have it analyzed”</w:t>
      </w:r>
      <w:r w:rsidR="007A1110">
        <w:t xml:space="preserve">, this was </w:t>
      </w:r>
      <w:r w:rsidR="00334419">
        <w:t>required</w:t>
      </w:r>
      <w:r>
        <w:t xml:space="preserve"> because the organization’s data layer was, in her words, “not there yet.” The models were equivalent; the connectivity was not.</w:t>
      </w:r>
    </w:p>
    <w:p w14:paraId="71075AD1" w14:textId="4234069A" w:rsidR="00754B18" w:rsidRDefault="00175508" w:rsidP="00175508">
      <w:r>
        <w:rPr>
          <w:b/>
        </w:rPr>
        <w:t xml:space="preserve">Content generation. </w:t>
      </w:r>
      <w:r>
        <w:t xml:space="preserve">The same divergence appeared within a single organization. Interviewee 11 automated “about </w:t>
      </w:r>
      <w:r w:rsidR="00754B18">
        <w:t xml:space="preserve">a </w:t>
      </w:r>
      <w:r>
        <w:t>thousand web pages fully automated” for one client and judged it a success</w:t>
      </w:r>
      <w:r w:rsidR="00754B18">
        <w:t>,</w:t>
      </w:r>
      <w:r>
        <w:t xml:space="preserve"> “in that use case, it worked. Because it was very standardized.” Confronted with creative, brand-led work, the same operator using the same tools reached the opposite verdict: “once you have to have more creativity in the output and also if it needs to be on brand […] AI still falls very</w:t>
      </w:r>
      <w:r w:rsidR="00754B18">
        <w:t>,</w:t>
      </w:r>
      <w:r>
        <w:t xml:space="preserve"> very short.” </w:t>
      </w:r>
    </w:p>
    <w:p w14:paraId="1E7AB9BF" w14:textId="0C209045" w:rsidR="001B5FA5" w:rsidRDefault="001224F7" w:rsidP="00A227E8">
      <w:r w:rsidRPr="001224F7">
        <w:rPr>
          <w:b/>
          <w:bCs/>
        </w:rPr>
        <w:t>Customer-facing agents.</w:t>
      </w:r>
      <w:r>
        <w:t xml:space="preserve"> The same divergence separated two consumer-facing deployments at very different stages of maturity. Interviewee 6 ran a live agentic chatbot for </w:t>
      </w:r>
      <w:r>
        <w:lastRenderedPageBreak/>
        <w:t>members that combined service with commercial outcomes</w:t>
      </w:r>
      <w:r w:rsidR="001B5FA5">
        <w:t>;</w:t>
      </w:r>
      <w:r>
        <w:t xml:space="preserve"> the same agent that resolves a membership question can identify and execute an upgrade</w:t>
      </w:r>
      <w:r w:rsidR="001B5FA5">
        <w:t>. Interviewee 6 attributed a roughly tenfold return to it.</w:t>
      </w:r>
      <w:r>
        <w:t xml:space="preserve"> Interviewee 15, pursuing the same broad use case, had built a connector that lets customers’ own assistants transact with her </w:t>
      </w:r>
      <w:r w:rsidR="001B5FA5">
        <w:t>webshop; however, her value has not yet resulted in benefits beyond learning and perception;</w:t>
      </w:r>
      <w:r>
        <w:t xml:space="preserve"> “the value there now is actually the experimenting and staying ahead of that wave.” Interviewee 6 </w:t>
      </w:r>
      <w:r w:rsidR="001B5FA5">
        <w:t xml:space="preserve">was able to scale rapidly because she could expand upon existing </w:t>
      </w:r>
      <w:r>
        <w:t>pre-LLM chatbot</w:t>
      </w:r>
      <w:r w:rsidR="001B5FA5">
        <w:t xml:space="preserve"> and because she had</w:t>
      </w:r>
      <w:r>
        <w:t xml:space="preserve"> “full trust from my board,” </w:t>
      </w:r>
      <w:r w:rsidR="001B5FA5">
        <w:t>because</w:t>
      </w:r>
      <w:r>
        <w:t xml:space="preserve"> “it was really because we had commercial success first</w:t>
      </w:r>
    </w:p>
    <w:p w14:paraId="1024D767" w14:textId="661C994C" w:rsidR="00A227E8" w:rsidRDefault="00175508" w:rsidP="00A227E8">
      <w:commentRangeStart w:id="128"/>
      <w:r>
        <w:t xml:space="preserve">Read together, these </w:t>
      </w:r>
      <w:r w:rsidR="001B5FA5">
        <w:t xml:space="preserve">points indicate </w:t>
      </w:r>
      <w:r>
        <w:t>value creation with agentic AI is highly dependent on internal conditions</w:t>
      </w:r>
      <w:r w:rsidR="00A227E8">
        <w:t>, managerial behaviors,</w:t>
      </w:r>
      <w:r>
        <w:t xml:space="preserve"> and the configuration in which the technology is applied, rather than </w:t>
      </w:r>
      <w:r w:rsidR="00A227E8">
        <w:t>only</w:t>
      </w:r>
      <w:r>
        <w:t xml:space="preserve"> which technology is adopted. Interviewee 9</w:t>
      </w:r>
      <w:r w:rsidR="003E2895">
        <w:t xml:space="preserve"> stated</w:t>
      </w:r>
      <w:r>
        <w:t xml:space="preserve"> </w:t>
      </w:r>
      <w:r w:rsidR="00A227E8">
        <w:t>that agentic AI</w:t>
      </w:r>
      <w:r>
        <w:t xml:space="preserve"> succeeds only as “a whole operational model,” “like a pie” in which “you have to have all these pieces in order for it to be successful</w:t>
      </w:r>
      <w:r w:rsidR="00454B20">
        <w:t>.</w:t>
      </w:r>
      <w:r>
        <w:t>”</w:t>
      </w:r>
      <w:commentRangeEnd w:id="128"/>
      <w:r w:rsidR="007C20CF">
        <w:rPr>
          <w:rStyle w:val="CommentReference"/>
          <w:sz w:val="22"/>
          <w:szCs w:val="22"/>
        </w:rPr>
        <w:commentReference w:id="128"/>
      </w:r>
    </w:p>
    <w:p w14:paraId="181BD607" w14:textId="0BA33B41" w:rsidR="00401741" w:rsidRPr="00864F3E" w:rsidRDefault="00B55EB8" w:rsidP="00A227E8">
      <w:pPr>
        <w:pStyle w:val="Heading2"/>
      </w:pPr>
      <w:bookmarkStart w:id="129" w:name="_Toc231762155"/>
      <w:commentRangeStart w:id="130"/>
      <w:r>
        <w:t xml:space="preserve">4.5 </w:t>
      </w:r>
      <w:r>
        <w:tab/>
        <w:t>Paradoxes</w:t>
      </w:r>
      <w:bookmarkEnd w:id="129"/>
      <w:commentRangeEnd w:id="130"/>
      <w:r w:rsidR="007C20CF" w:rsidRPr="00864F3E">
        <w:rPr>
          <w:rStyle w:val="CommentReference"/>
          <w:sz w:val="22"/>
          <w:szCs w:val="22"/>
        </w:rPr>
        <w:commentReference w:id="130"/>
      </w:r>
    </w:p>
    <w:p w14:paraId="1386AE12" w14:textId="77777777" w:rsidR="0003407A" w:rsidRDefault="00AB584C" w:rsidP="0003407A">
      <w:pPr>
        <w:rPr>
          <w:color w:val="00312A"/>
        </w:rPr>
      </w:pPr>
      <w:r>
        <w:t xml:space="preserve">Running through the data, we also observe some patterns that seem paradoxical. For instance, the cause of the problem might also be its solution. These paradoxes are not logical contradictions to be resolved; rather they show both sides of the tension and often show how downsides or risks might be navigated. </w:t>
      </w:r>
    </w:p>
    <w:p w14:paraId="6DC19FA3" w14:textId="262FD18C" w:rsidR="00401741" w:rsidRDefault="00B55EB8" w:rsidP="0003407A">
      <w:pPr>
        <w:pStyle w:val="Heading3"/>
      </w:pPr>
      <w:r>
        <w:t>4.5.1</w:t>
      </w:r>
      <w:r>
        <w:tab/>
        <w:t>Branding Paradox</w:t>
      </w:r>
    </w:p>
    <w:p w14:paraId="446DB9CE" w14:textId="405339A9" w:rsidR="00864F3E" w:rsidRDefault="00864F3E">
      <w:r>
        <w:t xml:space="preserve">In section 4.4.3 we described </w:t>
      </w:r>
      <w:r>
        <w:rPr>
          <w:i/>
          <w:iCs/>
        </w:rPr>
        <w:t>brand risk</w:t>
      </w:r>
      <w:r>
        <w:t xml:space="preserve"> and observed that it is often seen as a key concern of deploying agents. </w:t>
      </w:r>
      <w:bookmarkStart w:id="131" w:name="OLE_LINK7"/>
      <w:r>
        <w:t xml:space="preserve">Yet organizations (sometimes the very same)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1B205435" w14:textId="367B3A73" w:rsidR="00864F3E" w:rsidRDefault="00864F3E">
      <w:r>
        <w:lastRenderedPageBreak/>
        <w:t>His case provides a good analysis of this paradox; in addition to AI, humans can also create content that is not brand-aligned. Interviewee 16 thinks AI might already outperform humans and decided to measure the difference:</w:t>
      </w:r>
    </w:p>
    <w:p w14:paraId="7F5CEE66" w14:textId="26EFA0CA" w:rsidR="00850F75" w:rsidRDefault="00850F75" w:rsidP="00850F7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6326C1BE" w14:textId="77777777" w:rsidR="00850F75" w:rsidRDefault="00850F75" w:rsidP="00850F75">
      <w:pPr>
        <w:rPr>
          <w:color w:val="00312A"/>
        </w:rPr>
      </w:pPr>
      <w:r>
        <w:t xml:space="preserve">The examples seem to indicate that brand risk is not a question about whether you are using AI, but rather how you are using AI. </w:t>
      </w:r>
      <w:commentRangeStart w:id="132"/>
      <w:r>
        <w:t xml:space="preserve">Furthermore, the organizations most exposed to AI-driven brand risk are therefore also the ones with the strongest incentive to invest in AI-driven brand control. </w:t>
      </w:r>
      <w:bookmarkEnd w:id="131"/>
      <w:commentRangeEnd w:id="132"/>
      <w:r w:rsidR="007C20CF">
        <w:rPr>
          <w:rStyle w:val="CommentReference"/>
          <w:color w:val="00312A"/>
          <w:sz w:val="22"/>
          <w:szCs w:val="22"/>
        </w:rPr>
        <w:commentReference w:id="132"/>
      </w:r>
    </w:p>
    <w:p w14:paraId="4011F4FE" w14:textId="0942CFB3" w:rsidR="00401741" w:rsidRPr="00F2696B" w:rsidRDefault="00B55EB8" w:rsidP="00850F75">
      <w:pPr>
        <w:pStyle w:val="Heading3"/>
      </w:pPr>
      <w:r>
        <w:t>4.5.2</w:t>
      </w:r>
      <w:r>
        <w:tab/>
        <w:t>Hallucinating Paradox</w:t>
      </w:r>
    </w:p>
    <w:p w14:paraId="066EC2B0" w14:textId="71705727" w:rsidR="00CD79F9" w:rsidRPr="00F2696B" w:rsidRDefault="00850F75">
      <w:r>
        <w:t>Hallucination (see section 4.4.3) occupies an ambiguous position when held against the accuracy of the human processes it replaces. Human analysts exhibit their own forms of ‘hallucination’: including confirmation bias, but also honest mistakes. Interviewee 3 noted that “Sometimes in analysis, people find data points to prove their point versus being objective about what the data is saying to you.”</w:t>
      </w:r>
    </w:p>
    <w:p w14:paraId="15FDDC43" w14:textId="270D24D3" w:rsidR="00F2696B" w:rsidRPr="00F2696B" w:rsidRDefault="00B55EB8">
      <w:r>
        <w:t xml:space="preserve"> Interviewee 13 relates the performance of AI agents to a mediocre employee:</w:t>
      </w:r>
    </w:p>
    <w:p w14:paraId="43EEA40B" w14:textId="5DACAF5E" w:rsidR="00F2696B" w:rsidRPr="00F2696B" w:rsidRDefault="00F2696B" w:rsidP="00F2696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61B8520" w14:textId="4665A16D" w:rsidR="00401741" w:rsidRPr="00F2696B" w:rsidRDefault="00B55EB8">
      <w:r>
        <w:lastRenderedPageBreak/>
        <w:t>characterization of agentic AI as equivalent to “a mediocre analyst that you still have to sense check” implies a standard where some level of error is accepted as normal and managed through review, the same standard already applied to human junior analysts.</w:t>
      </w:r>
    </w:p>
    <w:p w14:paraId="49FC1241" w14:textId="77777777" w:rsidR="00F2696B" w:rsidRPr="00F2696B" w:rsidRDefault="00F2696B" w:rsidP="00F2696B">
      <w:commentRangeStart w:id="133"/>
      <w:r>
        <w:t xml:space="preserve">Two implications can be observed in this tension: First, humans make mistakes too, so accepting some level of hallucination lower than the human baseline would result in an improvement. Second, risk is connected to the ability to evaluate the output. When a hallucination does not go unchecked, the impact is limited. </w:t>
      </w:r>
      <w:commentRangeEnd w:id="133"/>
      <w:r w:rsidR="007C20CF" w:rsidRPr="00F2696B">
        <w:rPr>
          <w:rStyle w:val="CommentReference"/>
          <w:sz w:val="22"/>
          <w:szCs w:val="22"/>
        </w:rPr>
        <w:commentReference w:id="133"/>
      </w:r>
    </w:p>
    <w:p w14:paraId="0179C277" w14:textId="62FAC8F4" w:rsidR="00401741" w:rsidRDefault="00B55EB8" w:rsidP="00F2696B">
      <w:pPr>
        <w:pStyle w:val="Heading3"/>
      </w:pPr>
      <w:r>
        <w:t>4.5.3</w:t>
      </w:r>
      <w:r>
        <w:tab/>
        <w:t>Implementation Paradox</w:t>
      </w:r>
    </w:p>
    <w:p w14:paraId="75C25B3E" w14:textId="250ECFC6" w:rsidR="00F2696B" w:rsidRPr="001C595F" w:rsidRDefault="00B55EB8" w:rsidP="00F2696B">
      <w:r>
        <w: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t>
      </w:r>
    </w:p>
    <w:p w14:paraId="63A33F75" w14:textId="50A392F6" w:rsidR="00F2696B" w:rsidRPr="001C595F" w:rsidRDefault="00B55EB8" w:rsidP="00F2696B">
      <w:r>
        <w:t xml:space="preserve">Yet lacking technical resources is a significant obstacle to deploying agentic AI at the organizational level (see section 4.2.3). There seems to be an unspoken barrier between personal effectiveness and organizational effectiveness when it comes to agentic AI. </w:t>
      </w:r>
    </w:p>
    <w:p w14:paraId="48F4E369" w14:textId="6E196A76" w:rsidR="00401741" w:rsidRPr="001C595F" w:rsidRDefault="001C595F">
      <w:r>
        <w: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t>
      </w:r>
    </w:p>
    <w:p w14:paraId="75C4FEAB" w14:textId="1AA1CE57" w:rsidR="00401741" w:rsidRPr="00BD693C" w:rsidRDefault="006C140F">
      <w:r>
        <w:t>However, none of the interviewees signaled they distrust regarding the value of agentic AI; interviewee 11 advises on this topic, “The big thing is hype. So AI is being overpromised all the time. And we have to reduce expectations.”</w:t>
      </w:r>
    </w:p>
    <w:p w14:paraId="689A6F5F" w14:textId="1AF82919" w:rsidR="00401741" w:rsidRPr="00BD693C" w:rsidRDefault="00B55EB8">
      <w:pPr>
        <w:pStyle w:val="Heading3"/>
        <w:rPr>
          <w:b/>
          <w:bCs/>
        </w:rPr>
      </w:pPr>
      <w:r>
        <w:lastRenderedPageBreak/>
        <w:t>4.5.4</w:t>
      </w:r>
      <w:r>
        <w:tab/>
        <w:t>The junior paradox</w:t>
      </w:r>
    </w:p>
    <w:p w14:paraId="6101CBDA" w14:textId="79BE358A" w:rsidR="00BD693C" w:rsidRPr="00BD693C" w:rsidRDefault="00BD693C" w:rsidP="00BD693C">
      <w:r>
        <w:t>Agentic AI is widely expected to compress demand for entry-level roles: one experienced professional supported by an AI stack can produce what once required a small team of employees.  Interviewee 10 described the same mechanism:</w:t>
      </w:r>
    </w:p>
    <w:p w14:paraId="310CA2E1" w14:textId="0DA55F04" w:rsidR="00BD693C" w:rsidRPr="00BD693C" w:rsidRDefault="00BD693C" w:rsidP="00BD693C">
      <w:pPr>
        <w:pStyle w:val="Quote"/>
      </w:pPr>
      <w:r>
        <w:t>We tend to deploy AI first on the easiest-to-understand tasks, usually junior tasks. The problem: then you no longer develop juniors into seniors. […] Juniors often improve extremely quickly when given AI tools; they don’t repeat mistakes. So that’s a major risk: no new talent pipeline.</w:t>
      </w:r>
    </w:p>
    <w:p w14:paraId="19CC9B94" w14:textId="4E218DD4" w:rsidR="00BD693C" w:rsidRPr="00BD693C" w:rsidRDefault="00BD693C" w:rsidP="00BD693C">
      <w:pPr>
        <w:rPr>
          <w:lang w:val="en-US"/>
        </w:rPr>
      </w:pPr>
      <w:r>
        <w:t xml:space="preserve">However, at the same time, juniors seem to be better at using AI. </w:t>
      </w:r>
      <w:r>
        <w:rPr>
          <w:lang w:val="en-US"/>
        </w:rPr>
        <w:t> Interviewee 6 observed, “younger people being way more on top of it than older people.” Interviewee 7 framed this as an inversion of the traditional seniority hierarchy:</w:t>
      </w:r>
    </w:p>
    <w:p w14:paraId="16A7F696" w14:textId="6BBA3B06" w:rsidR="00BD693C" w:rsidRPr="00BD693C" w:rsidRDefault="00BD693C" w:rsidP="00BD693C">
      <w:pPr>
        <w:pStyle w:val="Quote"/>
        <w:rPr>
          <w:lang w:val="en-US"/>
        </w:rPr>
      </w:pPr>
      <w:r>
        <w:rPr>
          <w:lang w:val="en-US"/>
        </w:rPr>
        <w:t>You come in, you don’t know basically nothing, but as you move up, your skill level and experience go up. So it’s the pyramid on its top. AI is different. The young people come with a lot of skills and knowledge, and the more you move up, the less they know about AI.</w:t>
      </w:r>
    </w:p>
    <w:p w14:paraId="56B8081E" w14:textId="5FF20B82" w:rsidR="00BD693C" w:rsidRPr="00BD693C" w:rsidRDefault="007E1665" w:rsidP="00BD693C">
      <w:pPr>
        <w:rPr>
          <w:b/>
          <w:bCs/>
        </w:rPr>
      </w:pPr>
      <w:r>
        <w:t>The data did not provide a compelling resolution to this paradox.</w:t>
      </w:r>
    </w:p>
    <w:p w14:paraId="353817AB" w14:textId="77777777" w:rsidR="004A631D" w:rsidRDefault="004A631D">
      <w:pPr>
        <w:rPr>
          <w:b/>
          <w:bCs/>
          <w:color w:val="00312A"/>
        </w:rPr>
      </w:pPr>
      <w:r>
        <w:rPr>
          <w:color w:val="00312A"/>
        </w:rPr>
        <w:br w:type="page"/>
      </w:r>
    </w:p>
    <w:p w14:paraId="6061FEC8" w14:textId="166ED6EE" w:rsidR="00401741" w:rsidRDefault="00B55EB8" w:rsidP="00BD693C">
      <w:pPr>
        <w:pStyle w:val="Heading1"/>
        <w:rPr>
          <w:color w:val="00312A"/>
        </w:rPr>
      </w:pPr>
      <w:bookmarkStart w:id="134" w:name="_Toc231762156"/>
      <w:r>
        <w:rPr>
          <w:color w:val="00312A"/>
        </w:rPr>
        <w:lastRenderedPageBreak/>
        <w:t>5.</w:t>
      </w:r>
      <w:r>
        <w:rPr>
          <w:color w:val="00312A"/>
        </w:rPr>
        <w:tab/>
        <w:t>Discussion</w:t>
      </w:r>
      <w:bookmarkEnd w:id="134"/>
    </w:p>
    <w:p w14:paraId="1FA2B7CF" w14:textId="396190D1" w:rsidR="00396F15" w:rsidRDefault="00B55EB8">
      <w:pPr>
        <w:rPr>
          <w:color w:val="00312A"/>
        </w:rPr>
      </w:pPr>
      <w:r>
        <w:rPr>
          <w:color w:val="00312A"/>
        </w:rPr>
        <w:t xml:space="preserve">This study set out to understand how marketing managers create value with agentic AI. Chapter 4 analyzes the lived experience of marketing managers and those who help them implement their AI strategy, </w:t>
      </w:r>
      <w:r>
        <w:t>reconstructing how that value is created in practice.</w:t>
      </w:r>
    </w:p>
    <w:p w14:paraId="4B9DC587" w14:textId="77777777" w:rsidR="00C26590" w:rsidRDefault="006A47C9" w:rsidP="00C26590">
      <w:pPr>
        <w:rPr>
          <w:color w:val="00312A"/>
        </w:rPr>
      </w:pPr>
      <w:r>
        <w:rPr>
          <w:color w:val="00312A"/>
        </w:rPr>
        <w:t xml:space="preserve"> </w:t>
      </w:r>
      <w:bookmarkStart w:id="135" w:name="OLE_LINK2"/>
      <w:r>
        <w:rPr>
          <w:color w:val="00312A"/>
        </w:rPr>
        <w:t xml:space="preserve">Similar use cases, like creating a content generation pipeline, an analytics agent, or customer service assistance, were reported to </w:t>
      </w:r>
      <w:r>
        <w:t>produce different outcomes across organizations (Section 4.4.4; Table 4).</w:t>
      </w:r>
      <w:r>
        <w:rPr>
          <w:color w:val="00312A"/>
        </w:rPr>
        <w:t xml:space="preserve"> </w:t>
      </w:r>
      <w:r>
        <w:t xml:space="preserve">That variance was attributed to organizational conditions, managerial behavior, and the configuration in which the technology was applied, rather than to </w:t>
      </w:r>
      <w:r w:rsidR="00CB0362">
        <w:t>the</w:t>
      </w:r>
      <w:r>
        <w:t xml:space="preserve"> </w:t>
      </w:r>
      <w:r w:rsidR="00CB0362">
        <w:t>use case itself</w:t>
      </w:r>
      <w:r>
        <w:t xml:space="preserve">. </w:t>
      </w:r>
      <w:bookmarkEnd w:id="135"/>
    </w:p>
    <w:p w14:paraId="613019AE" w14:textId="760F7F91" w:rsidR="00401741" w:rsidRDefault="00B55EB8" w:rsidP="00DF1B07">
      <w:pPr>
        <w:pStyle w:val="Heading2"/>
      </w:pPr>
      <w:bookmarkStart w:id="136" w:name="_Toc231762157"/>
      <w:r>
        <w:t>5.1</w:t>
      </w:r>
      <w:r>
        <w:tab/>
        <w:t>Contributions to Theory</w:t>
      </w:r>
      <w:bookmarkEnd w:id="136"/>
    </w:p>
    <w:p w14:paraId="4B0A3671" w14:textId="0B2D3EB2" w:rsidR="00AF1AEE" w:rsidRDefault="00B55EB8">
      <w:r>
        <w:t>The study’s most fundamental contribution precedes the specific theoretical claims developed below. Agentic AI has moved rapidly from a technical novelty to a consequential development in marketing practice, yet empirical research into its practical implications within marketing organizations remains scarce; the existing literature concentrates on generative AI and, more narrowly, on content generation. Scholars have responded by issuing explicit calls for research into agentic AI in the marketing field (Kim, 2025; Mogaji &amp; Jain, 2024; Jain &amp; Eastman, 2024). This study answers those calls directly</w:t>
      </w:r>
      <w:r w:rsidR="00C26590">
        <w:t xml:space="preserve"> by providing a grounded </w:t>
      </w:r>
      <w:r w:rsidR="006D0F0C">
        <w:t>empirical</w:t>
      </w:r>
      <w:r w:rsidR="00C26590">
        <w:t xml:space="preserve"> account of how marketing managers create value with agentic AI in practice</w:t>
      </w:r>
      <w:r w:rsidR="007C47A9">
        <w:t>.</w:t>
      </w:r>
      <w:r>
        <w:t xml:space="preserve"> </w:t>
      </w:r>
    </w:p>
    <w:p w14:paraId="6473BEE5" w14:textId="77777777" w:rsidR="00F512B0" w:rsidRDefault="00B55EB8">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w:t>
      </w:r>
      <w:r w:rsidR="002B2B80">
        <w:rPr>
          <w:color w:val="00312A"/>
        </w:rPr>
        <w:t>, this context includes the progression of AI, market pressure and supplier communication</w:t>
      </w:r>
      <w:r>
        <w:rPr>
          <w:color w:val="00312A"/>
        </w:rPr>
        <w:t xml:space="preserve">; the organizational conditions that enable or constrain action; </w:t>
      </w:r>
      <w:r>
        <w:rPr>
          <w:i/>
          <w:iCs/>
          <w:color w:val="00312A"/>
        </w:rPr>
        <w:t>steering</w:t>
      </w:r>
      <w:r>
        <w:rPr>
          <w:color w:val="00312A"/>
        </w:rPr>
        <w:t xml:space="preserve"> the organization through </w:t>
      </w:r>
      <w:r w:rsidR="00AE3F15">
        <w:rPr>
          <w:color w:val="00312A"/>
        </w:rPr>
        <w:t xml:space="preserve">the </w:t>
      </w:r>
      <w:r>
        <w:rPr>
          <w:color w:val="00312A"/>
        </w:rPr>
        <w:t xml:space="preserve">managerial responses </w:t>
      </w:r>
      <w:r w:rsidR="00F512B0">
        <w:rPr>
          <w:color w:val="00312A"/>
        </w:rPr>
        <w:t>we call</w:t>
      </w:r>
      <w:r w:rsidR="00AE3F15">
        <w:rPr>
          <w:color w:val="00312A"/>
        </w:rPr>
        <w:t xml:space="preserve">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p>
    <w:p w14:paraId="468B55C3" w14:textId="77777777" w:rsidR="00660DCE" w:rsidRDefault="00B55EB8" w:rsidP="00660DCE">
      <w:r>
        <w:rPr>
          <w:color w:val="00312A"/>
        </w:rPr>
        <w:lastRenderedPageBreak/>
        <w:t>Running through the chain is a set of paradoxes</w:t>
      </w:r>
      <w:r w:rsidR="00845DE7">
        <w:rPr>
          <w:color w:val="00312A"/>
        </w:rPr>
        <w:t xml:space="preserve">, often centered around cases where </w:t>
      </w:r>
      <w:r>
        <w:rPr>
          <w:color w:val="00312A"/>
        </w:rPr>
        <w:t>the technology that generates a problem also supplies the means to manage it. The model is offered as an interpretive account of how value is constructed; its contribution lies</w:t>
      </w:r>
      <w:r w:rsidR="00216097">
        <w:rPr>
          <w:color w:val="00312A"/>
        </w:rPr>
        <w:t xml:space="preserve"> primairily</w:t>
      </w:r>
      <w:r>
        <w:rPr>
          <w:color w:val="00312A"/>
        </w:rPr>
        <w:t xml:space="preserve"> in locating </w:t>
      </w:r>
      <w:r>
        <w:t xml:space="preserve">the determinants of value in the organization’s internal conditions and the configuration in which the technology is </w:t>
      </w:r>
      <w:r w:rsidR="00216097">
        <w:t>applied</w:t>
      </w:r>
      <w:r>
        <w:rPr>
          <w:color w:val="00312A"/>
        </w:rPr>
        <w:t>.</w:t>
      </w:r>
      <w:r>
        <w:t xml:space="preserve"> </w:t>
      </w:r>
    </w:p>
    <w:p w14:paraId="7F99AF69" w14:textId="4FC0C54B" w:rsidR="005E2144" w:rsidRPr="002779EF" w:rsidRDefault="005E2144" w:rsidP="00660DCE">
      <w:pPr>
        <w:pStyle w:val="Heading3"/>
      </w:pPr>
      <w:r>
        <w:t>5.1.1</w:t>
      </w:r>
      <w:r w:rsidR="00CA2438">
        <w:tab/>
      </w:r>
      <w:r w:rsidRPr="002779EF">
        <w:t>Agentic AI value creation as a continuation of digital transformation.</w:t>
      </w:r>
    </w:p>
    <w:p w14:paraId="10A858D8" w14:textId="12342B8F" w:rsidR="00CF7F63" w:rsidRPr="002779EF" w:rsidRDefault="001021F4" w:rsidP="00AF5128">
      <w:r w:rsidRPr="002779EF">
        <w:t xml:space="preserve">In line with earlier work on digital transformation by </w:t>
      </w:r>
      <w:r w:rsidR="00CF7F63" w:rsidRPr="002779EF">
        <w:t xml:space="preserve">Enholm </w:t>
      </w:r>
      <w:r w:rsidRPr="002779EF">
        <w:t>et al. (</w:t>
      </w:r>
      <w:r w:rsidR="00CF7F63" w:rsidRPr="002779EF">
        <w:t>2021)</w:t>
      </w:r>
      <w:r w:rsidRPr="002779EF">
        <w:t>,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6AEFE956" w14:textId="36D79782" w:rsidR="001021F4" w:rsidRPr="002779EF" w:rsidRDefault="001021F4" w:rsidP="00AF5128">
      <w:r w:rsidRPr="002779EF">
        <w:t xml:space="preserve">Where Enholm et al. (2021) still </w:t>
      </w:r>
      <w:r w:rsidR="00D75793">
        <w:t>note</w:t>
      </w:r>
      <w:r w:rsidRPr="002779EF">
        <w:t xml:space="preserve"> governance as a key enabler for adopting AI, we see that governance often has become overly restrictive and has become one of the main inhibitors of agentic AI</w:t>
      </w:r>
      <w:r w:rsidR="006C56A6" w:rsidRPr="002779EF">
        <w:t xml:space="preserve"> (see section 4.2.4)</w:t>
      </w:r>
      <w:r w:rsidRPr="002779EF">
        <w:t xml:space="preserve">. Additionally, where the AI of 2021 often served a narrow purpose, agentic AI </w:t>
      </w:r>
      <w:r w:rsidR="006C56A6" w:rsidRPr="002779EF">
        <w:t xml:space="preserve">is more broadly applicable; this leads to the benefit that interviewees describe as extending the personal skillset. </w:t>
      </w:r>
    </w:p>
    <w:p w14:paraId="5C645A37" w14:textId="7E236D46" w:rsidR="006C56A6" w:rsidRPr="002779EF" w:rsidRDefault="006C56A6" w:rsidP="00AF5128">
      <w:r w:rsidRPr="002779EF">
        <w:t>Likewise, our work also aligns with and builds on the insights from Vidal et al. (2022). Vidal et al</w:t>
      </w:r>
      <w:r w:rsidR="004F4D1D" w:rsidRPr="002779EF">
        <w:t>.</w:t>
      </w:r>
      <w:r w:rsidRPr="002779EF">
        <w:t xml:space="preserve"> (2022) </w:t>
      </w:r>
      <w:r w:rsidR="00216D73">
        <w:t>note</w:t>
      </w:r>
      <w:r w:rsidRPr="002779EF">
        <w:t xml:space="preserve"> how digital leaders should </w:t>
      </w:r>
      <w:r w:rsidR="004F4D1D" w:rsidRPr="002779EF">
        <w:t xml:space="preserve">become business leaders, including developing business </w:t>
      </w:r>
      <w:r w:rsidR="00216D73">
        <w:t>know-how</w:t>
      </w:r>
      <w:r w:rsidR="004F4D1D" w:rsidRPr="002779EF">
        <w:t xml:space="preserve"> within the digital function. We mirror this perspective and note that the marketing function requires increasing technical know-how and management (see section 4.2.3). This results in a situation where many of the learnings from Vidal et al. (2022), now apply to the marketing manager, including the need to master talent complexity, prioritize learning, and bridge the gap between technical and business capabilities.</w:t>
      </w:r>
    </w:p>
    <w:p w14:paraId="2A4DCC49" w14:textId="20FB2E46" w:rsidR="00C62543" w:rsidRPr="002779EF" w:rsidRDefault="00C62543">
      <w:r w:rsidRPr="002779EF">
        <w:t xml:space="preserve">In line with </w:t>
      </w:r>
      <w:r w:rsidRPr="002779EF">
        <w:rPr>
          <w:lang w:val="en-US"/>
        </w:rPr>
        <w:t>Gebauer et al.’s (2020)</w:t>
      </w:r>
      <w:bookmarkStart w:id="137" w:name="OLE_LINK14"/>
      <w:r w:rsidRPr="002779EF">
        <w:t xml:space="preserve"> </w:t>
      </w:r>
      <w:r w:rsidRPr="002779EF">
        <w:rPr>
          <w:i/>
          <w:iCs/>
        </w:rPr>
        <w:t>digitalization paradox</w:t>
      </w:r>
      <w:r w:rsidR="00216D73">
        <w:rPr>
          <w:i/>
          <w:iCs/>
        </w:rPr>
        <w:t>,</w:t>
      </w:r>
      <w:r w:rsidRPr="002779EF">
        <w:t xml:space="preserve"> </w:t>
      </w:r>
      <w:bookmarkEnd w:id="137"/>
      <w:r w:rsidRPr="002779EF">
        <w:t xml:space="preserve">we see a pattern where outcomes of investments in agentic AI differ significantly. Notably, ignoring customer needs is not a pattern we observed; however, </w:t>
      </w:r>
      <w:bookmarkStart w:id="138" w:name="OLE_LINK15"/>
      <w:r w:rsidRPr="002779EF">
        <w:rPr>
          <w:lang w:val="en-US"/>
        </w:rPr>
        <w:t xml:space="preserve">Gebauer </w:t>
      </w:r>
      <w:bookmarkStart w:id="139" w:name="OLE_LINK16"/>
      <w:r w:rsidRPr="002779EF">
        <w:rPr>
          <w:lang w:val="en-US"/>
        </w:rPr>
        <w:t xml:space="preserve">et al.’s (2020) </w:t>
      </w:r>
      <w:bookmarkEnd w:id="138"/>
      <w:bookmarkEnd w:id="139"/>
      <w:r w:rsidRPr="002779EF">
        <w:rPr>
          <w:lang w:val="en-US"/>
        </w:rPr>
        <w:t xml:space="preserve">trap of </w:t>
      </w:r>
      <w:r w:rsidRPr="002779EF">
        <w:t xml:space="preserve">failing to build trust among partners could be seen as a slice of the broader </w:t>
      </w:r>
      <w:r w:rsidRPr="002779EF">
        <w:rPr>
          <w:rStyle w:val="Strong"/>
          <w:rFonts w:cs="Segoe UI"/>
          <w:b w:val="0"/>
          <w:bCs w:val="0"/>
          <w:i/>
          <w:iCs/>
          <w:sz w:val="21"/>
          <w:szCs w:val="21"/>
        </w:rPr>
        <w:t xml:space="preserve">steering the organization </w:t>
      </w:r>
      <w:r w:rsidRPr="002779EF">
        <w:rPr>
          <w:rStyle w:val="Strong"/>
          <w:rFonts w:cs="Segoe UI"/>
          <w:b w:val="0"/>
          <w:bCs w:val="0"/>
          <w:sz w:val="21"/>
          <w:szCs w:val="21"/>
        </w:rPr>
        <w:t xml:space="preserve">that we observed (see </w:t>
      </w:r>
      <w:r w:rsidRPr="002779EF">
        <w:rPr>
          <w:rStyle w:val="Strong"/>
          <w:rFonts w:cs="Segoe UI"/>
          <w:b w:val="0"/>
          <w:bCs w:val="0"/>
          <w:sz w:val="21"/>
          <w:szCs w:val="21"/>
        </w:rPr>
        <w:lastRenderedPageBreak/>
        <w:t>section 4.2)</w:t>
      </w:r>
      <w:r w:rsidR="005574C9" w:rsidRPr="002779EF">
        <w:rPr>
          <w:rStyle w:val="Strong"/>
          <w:rFonts w:cs="Segoe UI"/>
          <w:b w:val="0"/>
          <w:bCs w:val="0"/>
          <w:sz w:val="21"/>
          <w:szCs w:val="21"/>
        </w:rPr>
        <w:t>. In addition to the traps that Gebauer</w:t>
      </w:r>
      <w:r w:rsidR="00437DEF">
        <w:rPr>
          <w:rStyle w:val="Strong"/>
          <w:rFonts w:cs="Segoe UI"/>
          <w:b w:val="0"/>
          <w:bCs w:val="0"/>
          <w:sz w:val="21"/>
          <w:szCs w:val="21"/>
        </w:rPr>
        <w:t xml:space="preserve"> </w:t>
      </w:r>
      <w:r w:rsidR="00437DEF" w:rsidRPr="002779EF">
        <w:rPr>
          <w:lang w:val="en-US"/>
        </w:rPr>
        <w:t xml:space="preserve">et al. (2020) </w:t>
      </w:r>
      <w:r w:rsidR="005574C9" w:rsidRPr="002779EF">
        <w:rPr>
          <w:rStyle w:val="Strong"/>
          <w:rFonts w:cs="Segoe UI"/>
          <w:b w:val="0"/>
          <w:bCs w:val="0"/>
          <w:sz w:val="21"/>
          <w:szCs w:val="21"/>
        </w:rPr>
        <w:t xml:space="preserve">note we note a much wider range of elements that the manager can steer and shape to ensure that initiatives take hold and create value (see section 4). </w:t>
      </w:r>
    </w:p>
    <w:p w14:paraId="45AB9157" w14:textId="5730BDEE" w:rsidR="005574C9" w:rsidRPr="002779EF" w:rsidRDefault="005574C9">
      <w:r w:rsidRPr="002779EF">
        <w:t xml:space="preserve"> Both the organizational resistance that we observe and the breadth of benefits when successful that we observe within the dataset seem to be much higher than what is signaled in previous works regarding digital transformation. Our resource suggests that this increased speed creates increased resistance and delaying behavior; we quoted “It goes so fast that they get overwhelmed” (see section 4.1.1). This implies that the managerial behaviors that were important in the age of digital transformation have become even more important in the age of agentic AI.</w:t>
      </w:r>
    </w:p>
    <w:p w14:paraId="32F72768" w14:textId="15B39171" w:rsidR="005E2144" w:rsidRPr="009E2C30" w:rsidRDefault="005E2144" w:rsidP="005E2144">
      <w:pPr>
        <w:pStyle w:val="Heading3"/>
        <w:rPr>
          <w:color w:val="76923C" w:themeColor="accent3" w:themeShade="BF"/>
        </w:rPr>
      </w:pPr>
      <w:r w:rsidRPr="009E2C30">
        <w:rPr>
          <w:color w:val="76923C" w:themeColor="accent3" w:themeShade="BF"/>
        </w:rPr>
        <w:t>5.1.2</w:t>
      </w:r>
      <w:r w:rsidRPr="009E2C30">
        <w:rPr>
          <w:color w:val="76923C" w:themeColor="accent3" w:themeShade="BF"/>
        </w:rPr>
        <w:tab/>
        <w:t>Value as configuration-in-use rather than capability</w:t>
      </w:r>
    </w:p>
    <w:p w14:paraId="1EDF4A10" w14:textId="12196664" w:rsidR="006E2577" w:rsidRPr="009E2C30" w:rsidRDefault="00B55EB8">
      <w:pPr>
        <w:rPr>
          <w:color w:val="76923C" w:themeColor="accent3" w:themeShade="BF"/>
        </w:rPr>
      </w:pPr>
      <w:commentRangeStart w:id="140"/>
      <w:r w:rsidRPr="009E2C30">
        <w:rPr>
          <w:color w:val="76923C" w:themeColor="accent3" w:themeShade="BF"/>
        </w:rPr>
        <w:t>A second contribution concerns where value resides. The dominant framing in the AI-in-marketing literature treats value as a property of a capability or a tool. The present findings suggest instead that value with agentic AI is emergent from configuration-in-use: it is produced not by the model but by the wider configuration in which the model is embedded: the organizational conditions and processes around it, together with the agent’s own harness (the data it can reach, its memory, the tools it can call, the guardrails, the prompt, and the choice of model; Sections 4.3.2 and 4.4.4). The study’s most technically experienced participants located this most precisely, pointing beyond the agent’s harness to the surrounding technical context: the state of the data infrastructure and pipelines, the integration with existing systems and tooling, and the maturity of the organization’s wider stack. Because outcomes for nominally identical use cases diverged with this configuration (Table 4), value cannot be read off the technology;</w:t>
      </w:r>
      <w:commentRangeEnd w:id="140"/>
      <w:r w:rsidR="007C20CF" w:rsidRPr="009E2C30">
        <w:rPr>
          <w:rStyle w:val="CommentReference"/>
          <w:color w:val="76923C" w:themeColor="accent3" w:themeShade="BF"/>
          <w:sz w:val="22"/>
          <w:szCs w:val="22"/>
        </w:rPr>
        <w:commentReference w:id="140"/>
      </w:r>
      <w:r w:rsidRPr="009E2C30">
        <w:rPr>
          <w:color w:val="76923C" w:themeColor="accent3" w:themeShade="BF"/>
        </w:rPr>
        <w:t xml:space="preserve"> it is co-produced as organizational resources are integrated with the system in practice. The practice-lens tradition makes the same point: a technology’s structures and effects are emergent in its use rather than embodied in the artifact, so that what matters is the return on the use of a technology, not the technology itself (Orlikowski, 2000). This aligns the findings </w:t>
      </w:r>
      <w:r w:rsidRPr="009E2C30">
        <w:rPr>
          <w:color w:val="76923C" w:themeColor="accent3" w:themeShade="BF"/>
        </w:rPr>
        <w:lastRenderedPageBreak/>
        <w:t>with value co-creation accounts in which technology actively participates in resource integration rather than serving as a passive instrument (Vargo &amp; Lusch, 2017; Kaartemo &amp; Helkkula, 2018; Leone et al., 2021), and it extends those accounts by specifying the configurational elements through which an agentic system becomes a value-creating actor. It also reframes the recurring data-readiness problem (Section 4.2.3): accessible data matters not as an end in itself but as one component of a harness whose collective adequacy determines whether value is created.</w:t>
      </w:r>
    </w:p>
    <w:p w14:paraId="280B1D94" w14:textId="2971CBEF" w:rsidR="005E2144" w:rsidRPr="009E2C30" w:rsidRDefault="005E2144" w:rsidP="005E2144">
      <w:pPr>
        <w:pStyle w:val="Heading3"/>
        <w:rPr>
          <w:color w:val="76923C" w:themeColor="accent3" w:themeShade="BF"/>
        </w:rPr>
      </w:pPr>
      <w:r w:rsidRPr="009E2C30">
        <w:rPr>
          <w:color w:val="76923C" w:themeColor="accent3" w:themeShade="BF"/>
        </w:rPr>
        <w:t>5.1.3</w:t>
      </w:r>
      <w:r w:rsidRPr="009E2C30">
        <w:rPr>
          <w:color w:val="76923C" w:themeColor="accent3" w:themeShade="BF"/>
        </w:rPr>
        <w:tab/>
        <w:t>A managerial repertoire and its navigation bias</w:t>
      </w:r>
    </w:p>
    <w:p w14:paraId="7728FC1C" w14:textId="65A1F4B7" w:rsidR="006E2577" w:rsidRPr="009E2C30" w:rsidRDefault="00B55EB8">
      <w:pPr>
        <w:rPr>
          <w:color w:val="76923C" w:themeColor="accent3" w:themeShade="BF"/>
        </w:rPr>
      </w:pPr>
      <w:r w:rsidRPr="009E2C30">
        <w:rPr>
          <w:color w:val="76923C" w:themeColor="accent3" w:themeShade="BF"/>
        </w:rPr>
        <w:t xml:space="preserve">Third, the study identifies a three-part repertoire through which managers act on organizational conditions (reshaping the condition, leveraging a favorable condition, and navigating an unfavorable one as given) and a systematic bias in how the repertoire is used. Managers reshaped conditions internal to their own teams (educating, experimenting, bringing people along, providing clarity, and championing) but defaulted to navigating conditions that originated elsewhere in the organization, most clearly restrictive governance and scarce technical resources (Sections 4.2.3–4.2.4); no instance of reshaping the governance regime was observed. This refines the seizing and reconfiguring constructs by specifying their micro-foundations in this setting and by revealing a boundary to managerial agency that the firm-level dynamic-capabilities literature tends to underplay. The pattern resonates with research on resistance to change and AI readiness (Cieslak &amp; Valor, 2025; Li et al., 2023) and with the organizational-capability view of AI adoption (Romeo &amp; Lacko, 2026; Weber et al., 2023), and it foregrounds a micro-foundational actor that this work has largely left implicit: the </w:t>
      </w:r>
      <w:r w:rsidRPr="009E2C30">
        <w:rPr>
          <w:i/>
          <w:iCs/>
          <w:color w:val="76923C" w:themeColor="accent3" w:themeShade="BF"/>
        </w:rPr>
        <w:t>AI champion</w:t>
      </w:r>
      <w:r w:rsidRPr="009E2C30">
        <w:rPr>
          <w:color w:val="76923C" w:themeColor="accent3" w:themeShade="BF"/>
        </w:rPr>
        <w:t>, whose combination of technical and business fluency allowed individuals to convert leadership backing into disproportionate organizational change (Section 4.2.2).</w:t>
      </w:r>
    </w:p>
    <w:p w14:paraId="79F9A373" w14:textId="4954311A" w:rsidR="00207B8A" w:rsidRPr="009E2C30" w:rsidRDefault="00207B8A" w:rsidP="00207B8A">
      <w:pPr>
        <w:pStyle w:val="Heading3"/>
        <w:rPr>
          <w:color w:val="76923C" w:themeColor="accent3" w:themeShade="BF"/>
        </w:rPr>
      </w:pPr>
      <w:r w:rsidRPr="009E2C30">
        <w:rPr>
          <w:color w:val="76923C" w:themeColor="accent3" w:themeShade="BF"/>
        </w:rPr>
        <w:t>5.1.4</w:t>
      </w:r>
      <w:r w:rsidRPr="009E2C30">
        <w:rPr>
          <w:color w:val="76923C" w:themeColor="accent3" w:themeShade="BF"/>
        </w:rPr>
        <w:tab/>
        <w:t xml:space="preserve">Value as an entangled portfolio, managed through paradox. </w:t>
      </w:r>
    </w:p>
    <w:p w14:paraId="7A5CB621" w14:textId="1EA34E25" w:rsidR="006E2577" w:rsidRPr="009E2C30" w:rsidRDefault="00B55EB8">
      <w:pPr>
        <w:rPr>
          <w:color w:val="76923C" w:themeColor="accent3" w:themeShade="BF"/>
        </w:rPr>
      </w:pPr>
      <w:r w:rsidRPr="009E2C30">
        <w:rPr>
          <w:color w:val="76923C" w:themeColor="accent3" w:themeShade="BF"/>
        </w:rPr>
        <w:t xml:space="preserve">Fourth, the findings recast the relationship between value creation and value destruction. Rather than treating benefits and harms as opposite ends of a single dimension, participants described value as a portfolio in which benefits (efficiency, scale, skill extension, </w:t>
      </w:r>
      <w:r w:rsidRPr="009E2C30">
        <w:rPr>
          <w:color w:val="76923C" w:themeColor="accent3" w:themeShade="BF"/>
        </w:rPr>
        <w:lastRenderedPageBreak/>
        <w:t>and quality), sacrifices (cost and job displacement), and risks (hallucination, security and privacy violations, and brand degradation) are produced together (Section 4.4). The paradoxes (Section 4.5) reveal the mechanism by which the negative terms are contained: the same technology that creates a risk is deployed to govern it. Brand-control and tone-of-voice agents police brand risk; evaluator agents and human sense-checking limit the impact of hallucination; and because human work carries its own error and bias, the operative standard is comparative rather than absolute. This contributes to value theory in the AI context by showing that value destruction (Doshi &amp; Hauser, 2024) is not merely a side effect to be avoided but a condition that is actively and recursively managed, increasingly by delegating the oversight of AI to further AI. It follows that the organizations most exposed to AI-driven value destruction also have the strongest incentive, and the readiest means, to invest in AI-driven control.</w:t>
      </w:r>
    </w:p>
    <w:p w14:paraId="39B5E615" w14:textId="77777777" w:rsidR="00401741" w:rsidRPr="009E2C30" w:rsidRDefault="00B55EB8">
      <w:pPr>
        <w:pStyle w:val="Heading2"/>
        <w:rPr>
          <w:color w:val="76923C" w:themeColor="accent3" w:themeShade="BF"/>
        </w:rPr>
      </w:pPr>
      <w:bookmarkStart w:id="141" w:name="_Toc231762158"/>
      <w:r w:rsidRPr="009E2C30">
        <w:rPr>
          <w:color w:val="76923C" w:themeColor="accent3" w:themeShade="BF"/>
        </w:rPr>
        <w:t>5.2</w:t>
      </w:r>
      <w:r w:rsidRPr="009E2C30">
        <w:rPr>
          <w:color w:val="76923C" w:themeColor="accent3" w:themeShade="BF"/>
        </w:rPr>
        <w:tab/>
        <w:t>Practical implications</w:t>
      </w:r>
      <w:bookmarkEnd w:id="141"/>
    </w:p>
    <w:p w14:paraId="68944638" w14:textId="0760313A" w:rsidR="006E2577" w:rsidRPr="009E2C30" w:rsidRDefault="00B55EB8">
      <w:pPr>
        <w:rPr>
          <w:color w:val="76923C" w:themeColor="accent3" w:themeShade="BF"/>
        </w:rPr>
      </w:pPr>
      <w:r w:rsidRPr="009E2C30">
        <w:rPr>
          <w:color w:val="76923C" w:themeColor="accent3" w:themeShade="BF"/>
        </w:rPr>
        <w:t>Because value creation with agentic AI depends far more on internal conditions and the configuration in which it is applied than on the procurement decision, the practical implications of this study concern how marketing managers build the conditions, make the configuration choices, and manage the trade-offs through which agentic AI yields value. The guidance below follows the logic of the model developed in Chapter 4. An operational checklist of these implications, organized by the stages of the model, is provided in Appendix B.</w:t>
      </w:r>
    </w:p>
    <w:p w14:paraId="3A577C88" w14:textId="77777777" w:rsidR="00526454" w:rsidRPr="009E2C30" w:rsidRDefault="00B55EB8">
      <w:pPr>
        <w:pStyle w:val="Heading3"/>
        <w:rPr>
          <w:color w:val="76923C" w:themeColor="accent3" w:themeShade="BF"/>
        </w:rPr>
      </w:pPr>
      <w:r w:rsidRPr="009E2C30">
        <w:rPr>
          <w:color w:val="76923C" w:themeColor="accent3" w:themeShade="BF"/>
        </w:rPr>
        <w:t>5.2.1</w:t>
      </w:r>
      <w:r w:rsidRPr="009E2C30">
        <w:rPr>
          <w:color w:val="76923C" w:themeColor="accent3" w:themeShade="BF"/>
        </w:rPr>
        <w:tab/>
        <w:t>Build the conditions and lead the change</w:t>
      </w:r>
    </w:p>
    <w:p w14:paraId="4951539C" w14:textId="6C5E622F" w:rsidR="00526454" w:rsidRPr="009E2C30" w:rsidRDefault="00B55EB8">
      <w:pPr>
        <w:rPr>
          <w:color w:val="76923C" w:themeColor="accent3" w:themeShade="BF"/>
        </w:rPr>
      </w:pPr>
      <w:r w:rsidRPr="009E2C30">
        <w:rPr>
          <w:color w:val="76923C" w:themeColor="accent3" w:themeShade="BF"/>
        </w:rPr>
        <w:t xml:space="preserve">The most consistent obstacle to value was organizational rather than technical (Section 4.2.1): limited AI literacy, resistance to change, and an inability to think in systems, so managers should treat adoption as a change </w:t>
      </w:r>
      <w:r w:rsidR="000A03A5" w:rsidRPr="009E2C30">
        <w:rPr>
          <w:color w:val="76923C" w:themeColor="accent3" w:themeShade="BF"/>
        </w:rPr>
        <w:t>program</w:t>
      </w:r>
      <w:r w:rsidRPr="009E2C30">
        <w:rPr>
          <w:color w:val="76923C" w:themeColor="accent3" w:themeShade="BF"/>
        </w:rPr>
        <w:t xml:space="preserve"> rather than a procurement.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w:t>
      </w:r>
      <w:r w:rsidRPr="009E2C30">
        <w:rPr>
          <w:color w:val="76923C" w:themeColor="accent3" w:themeShade="BF"/>
        </w:rPr>
        <w:lastRenderedPageBreak/>
        <w:t>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50015838" w14:textId="77777777" w:rsidR="00526454" w:rsidRPr="009E2C30" w:rsidRDefault="00B55EB8">
      <w:pPr>
        <w:pStyle w:val="Heading3"/>
        <w:rPr>
          <w:color w:val="76923C" w:themeColor="accent3" w:themeShade="BF"/>
        </w:rPr>
      </w:pPr>
      <w:r w:rsidRPr="009E2C30">
        <w:rPr>
          <w:color w:val="76923C" w:themeColor="accent3" w:themeShade="BF"/>
        </w:rPr>
        <w:t>5.2.2</w:t>
      </w:r>
      <w:r w:rsidRPr="009E2C30">
        <w:rPr>
          <w:color w:val="76923C" w:themeColor="accent3" w:themeShade="BF"/>
        </w:rPr>
        <w:tab/>
        <w:t>Choose your posture: follow or differentiate</w:t>
      </w:r>
    </w:p>
    <w:p w14:paraId="5EA2404C" w14:textId="77777777" w:rsidR="00526454" w:rsidRPr="009E2C30" w:rsidRDefault="00B55EB8">
      <w:pPr>
        <w:rPr>
          <w:color w:val="76923C" w:themeColor="accent3" w:themeShade="BF"/>
        </w:rPr>
      </w:pPr>
      <w:r w:rsidRPr="009E2C30">
        <w:rPr>
          <w:color w:val="76923C" w:themeColor="accent3" w:themeShade="BF"/>
        </w:rPr>
        <w:t>The findings imply a strategic choice between two postures. Much adoption is essentially AI hygiene (executing proven use cases efficiently to reach parity) and where competitors will inevitably pursue the same efficiency gains, these are unlikely to confer durable advantage. Pursuing outsized returns instead requires differentiation: finding novel use cases, experimenting to learn what works, and assembling the skills to implement them well. Neither posture is inherently wrong, but they demand different investments, and managers should choose consciously rather than drift; for a structurally resistant organization, even disciplined following may be the value-maximizing option.</w:t>
      </w:r>
    </w:p>
    <w:p w14:paraId="1189894A" w14:textId="77777777" w:rsidR="00526454" w:rsidRPr="009E2C30" w:rsidRDefault="00B55EB8">
      <w:pPr>
        <w:pStyle w:val="Heading3"/>
        <w:rPr>
          <w:color w:val="76923C" w:themeColor="accent3" w:themeShade="BF"/>
        </w:rPr>
      </w:pPr>
      <w:r w:rsidRPr="009E2C30">
        <w:rPr>
          <w:color w:val="76923C" w:themeColor="accent3" w:themeShade="BF"/>
        </w:rPr>
        <w:t>5.2.3</w:t>
      </w:r>
      <w:r w:rsidRPr="009E2C30">
        <w:rPr>
          <w:color w:val="76923C" w:themeColor="accent3" w:themeShade="BF"/>
        </w:rPr>
        <w:tab/>
        <w:t>Start from the workflow and engineer the configuration</w:t>
      </w:r>
    </w:p>
    <w:p w14:paraId="6464A204" w14:textId="77777777" w:rsidR="00526454" w:rsidRPr="009E2C30" w:rsidRDefault="00B55EB8">
      <w:pPr>
        <w:rPr>
          <w:color w:val="76923C" w:themeColor="accent3" w:themeShade="BF"/>
        </w:rPr>
      </w:pPr>
      <w:r w:rsidRPr="009E2C30">
        <w:rPr>
          <w:color w:val="76923C" w:themeColor="accent3" w:themeShade="BF"/>
        </w:rPr>
        <w:t>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outcomes then depend on configuration rather than on the model alone, managers should treat the configuration as the real object of design: the harness around the agent (accessible data, memory, tool access, a clear system prompt, and guardrails) together with the surrounding data infrastructure and integration with existing systems (Section 4.3.2). Designing this deliberately lowers risk and makes the specific contribution of AI measurable.</w:t>
      </w:r>
    </w:p>
    <w:p w14:paraId="03A84DE5" w14:textId="77777777" w:rsidR="00526454" w:rsidRPr="009E2C30" w:rsidRDefault="00B55EB8">
      <w:pPr>
        <w:pStyle w:val="Heading3"/>
        <w:rPr>
          <w:color w:val="76923C" w:themeColor="accent3" w:themeShade="BF"/>
        </w:rPr>
      </w:pPr>
      <w:r w:rsidRPr="009E2C30">
        <w:rPr>
          <w:color w:val="76923C" w:themeColor="accent3" w:themeShade="BF"/>
        </w:rPr>
        <w:lastRenderedPageBreak/>
        <w:t>5.2.4</w:t>
      </w:r>
      <w:r w:rsidRPr="009E2C30">
        <w:rPr>
          <w:color w:val="76923C" w:themeColor="accent3" w:themeShade="BF"/>
        </w:rPr>
        <w:tab/>
        <w:t>Govern AI with AI, calibrated to risk</w:t>
      </w:r>
    </w:p>
    <w:p w14:paraId="6AC106E2" w14:textId="77777777" w:rsidR="00526454" w:rsidRPr="009E2C30" w:rsidRDefault="00B55EB8">
      <w:pPr>
        <w:rPr>
          <w:color w:val="76923C" w:themeColor="accent3" w:themeShade="BF"/>
        </w:rPr>
      </w:pPr>
      <w:r w:rsidRPr="009E2C30">
        <w:rPr>
          <w:color w:val="76923C" w:themeColor="accent3" w:themeShade="BF"/>
        </w:rPr>
        <w:t>The same configuration logic offers the most effective response to the risks of agentic AI: deploy AI to govern AI. Brand-control and tone-of-voice agents can enforce standards at scale, evaluator agents and human sense-checking can contain hallucination, and benchmarking AI output against a human baseline converts risk management into a measurable quality process (Sections 4.4.3 and 4.5). Oversight should be calibrated to the cost of error and the difficulty of evaluating the output, rather than directed at eliminating error altogether.</w:t>
      </w:r>
    </w:p>
    <w:p w14:paraId="0A31EAE4" w14:textId="77777777" w:rsidR="00526454" w:rsidRPr="009E2C30" w:rsidRDefault="00B55EB8">
      <w:pPr>
        <w:pStyle w:val="Heading3"/>
        <w:rPr>
          <w:color w:val="76923C" w:themeColor="accent3" w:themeShade="BF"/>
        </w:rPr>
      </w:pPr>
      <w:r w:rsidRPr="009E2C30">
        <w:rPr>
          <w:color w:val="76923C" w:themeColor="accent3" w:themeShade="BF"/>
        </w:rPr>
        <w:t>5.2.5</w:t>
      </w:r>
      <w:r w:rsidRPr="009E2C30">
        <w:rPr>
          <w:color w:val="76923C" w:themeColor="accent3" w:themeShade="BF"/>
        </w:rPr>
        <w:tab/>
        <w:t>Resource and source it strategically</w:t>
      </w:r>
    </w:p>
    <w:p w14:paraId="380CD7B0" w14:textId="77777777" w:rsidR="00526454" w:rsidRPr="009E2C30" w:rsidRDefault="00B55EB8">
      <w:pPr>
        <w:rPr>
          <w:color w:val="76923C" w:themeColor="accent3" w:themeShade="BF"/>
        </w:rPr>
      </w:pPr>
      <w:r w:rsidRPr="009E2C30">
        <w:rPr>
          <w:color w:val="76923C" w:themeColor="accent3" w:themeShade="BF"/>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so managers should use external help to accelerate while deliberately retaining and internalizing capability.</w:t>
      </w:r>
    </w:p>
    <w:p w14:paraId="5FBB50E1" w14:textId="77777777" w:rsidR="00526454" w:rsidRPr="009E2C30" w:rsidRDefault="00B55EB8">
      <w:pPr>
        <w:pStyle w:val="Heading3"/>
        <w:rPr>
          <w:color w:val="76923C" w:themeColor="accent3" w:themeShade="BF"/>
        </w:rPr>
      </w:pPr>
      <w:r w:rsidRPr="009E2C30">
        <w:rPr>
          <w:color w:val="76923C" w:themeColor="accent3" w:themeShade="BF"/>
        </w:rPr>
        <w:t>5.2.6</w:t>
      </w:r>
      <w:r w:rsidRPr="009E2C30">
        <w:rPr>
          <w:color w:val="76923C" w:themeColor="accent3" w:themeShade="BF"/>
        </w:rPr>
        <w:tab/>
        <w:t>Look outward: the agentic demand side and the talent pipeline</w:t>
      </w:r>
    </w:p>
    <w:p w14:paraId="301AAEB1" w14:textId="77777777" w:rsidR="00526454" w:rsidRPr="009E2C30" w:rsidRDefault="00B55EB8">
      <w:pPr>
        <w:rPr>
          <w:color w:val="76923C" w:themeColor="accent3" w:themeShade="BF"/>
        </w:rPr>
      </w:pPr>
      <w:r w:rsidRPr="009E2C30">
        <w:rPr>
          <w:color w:val="76923C" w:themeColor="accent3" w:themeShade="BF"/>
        </w:rPr>
        <w:t>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At the same time, deploying AI first on junior tasks risks eroding the pipeline that develops juniors into seniors (Section 4.5.4). Managers should weigh short-term efficiency against the longer-term cost to capability and brand distinctiveness, neither of which is captured by efficiency metrics alone.</w:t>
      </w:r>
    </w:p>
    <w:p w14:paraId="3C6C8974" w14:textId="77777777" w:rsidR="00401741" w:rsidRPr="009E2C30" w:rsidRDefault="00B55EB8">
      <w:pPr>
        <w:pStyle w:val="Heading2"/>
        <w:rPr>
          <w:color w:val="76923C" w:themeColor="accent3" w:themeShade="BF"/>
        </w:rPr>
      </w:pPr>
      <w:bookmarkStart w:id="142" w:name="_Toc231762159"/>
      <w:r w:rsidRPr="009E2C30">
        <w:rPr>
          <w:color w:val="76923C" w:themeColor="accent3" w:themeShade="BF"/>
        </w:rPr>
        <w:lastRenderedPageBreak/>
        <w:t>5.3</w:t>
      </w:r>
      <w:r w:rsidRPr="009E2C30">
        <w:rPr>
          <w:color w:val="76923C" w:themeColor="accent3" w:themeShade="BF"/>
        </w:rPr>
        <w:tab/>
        <w:t>Limitations &amp; Future research</w:t>
      </w:r>
      <w:bookmarkEnd w:id="142"/>
    </w:p>
    <w:p w14:paraId="2AE1FFA2" w14:textId="77777777" w:rsidR="00401741" w:rsidRPr="009E2C30" w:rsidRDefault="00B55EB8">
      <w:pPr>
        <w:rPr>
          <w:color w:val="76923C" w:themeColor="accent3" w:themeShade="BF"/>
        </w:rPr>
      </w:pPr>
      <w:r w:rsidRPr="009E2C30">
        <w:rPr>
          <w:color w:val="76923C" w:themeColor="accent3" w:themeShade="BF"/>
        </w:rPr>
        <w:t>Two interrelated limitations concern the scope and verifiability of what is being studied. First, the category of ‘agentic AI’ is unstable in practice, even when the researcher supplied a consistent definition across interviews. Participants regularly applied the term to RAG pipelines, conditional workflow scripts, and well-configured assistants, a pattern that Interviewee 12 named explicitly in 4.1.2 (“it’s become almost a marketing term”). The optics-versus-reality gap identified in 4.3.1 compounds this: stated capability in pitches and internal communications frequently outruns what is operationally deployed, and interview data cannot cleanly separate genuine adoption accounts from aspirational ones. Second, because all data is interview-derived, reported benefits (including specific figures such as the 10× ROI estimate in section 4.4.1) reflect participant perception rather than verified performance measurement. The constructivist grounded theory design treats these accounts as analytically meaningful in their own right, but it constrains the strength of any causal or comparative claim about what agentic AI ‘actually’ produces.</w:t>
      </w:r>
    </w:p>
    <w:p w14:paraId="3B18B12F" w14:textId="77777777" w:rsidR="00401741" w:rsidRPr="009E2C30" w:rsidRDefault="00B55EB8">
      <w:pPr>
        <w:rPr>
          <w:color w:val="76923C" w:themeColor="accent3" w:themeShade="BF"/>
        </w:rPr>
      </w:pPr>
      <w:r w:rsidRPr="009E2C30">
        <w:rPr>
          <w:color w:val="76923C" w:themeColor="accent3" w:themeShade="BF"/>
        </w:rPr>
        <w:t>Two further limitations deserve brief acknowledgement. The sample is skewed toward external AI advisors and consultants (nine of seventeen participants; Table 1), who may systematically present AI opportunity more positively than internal practitioners would. Additionally, sampling drew primarily from the researcher’s professional network in the Netherlands and surrounding geographies, and several observable patterns (including the weight given to GDPR-related obstacles and organizational caution) may be culturally specific. Both factors limit how far the empirical details generalize beyond this sample. Finally, the analysis reflects a single researcher’s interpretation, and the researcher’s own background as a marketing-technology practitioner inevitably shaped the coding and the categories developed; consistent with constructivist grounded theory this positionality is treated as part of the analytic instrument rather than a flaw, and it was partially offset by regular debriefing with the thesis supervisor, who reviewed and discussed the evolving coding.</w:t>
      </w:r>
    </w:p>
    <w:p w14:paraId="3D522EEB" w14:textId="77777777" w:rsidR="00401741" w:rsidRPr="009E2C30" w:rsidRDefault="00B55EB8">
      <w:pPr>
        <w:rPr>
          <w:color w:val="76923C" w:themeColor="accent3" w:themeShade="BF"/>
        </w:rPr>
      </w:pPr>
      <w:r w:rsidRPr="009E2C30">
        <w:rPr>
          <w:color w:val="76923C" w:themeColor="accent3" w:themeShade="BF"/>
        </w:rPr>
        <w:lastRenderedPageBreak/>
        <w:t>A more fundamental limitation is temporal. Agentic AI capabilities are advancing at a pace that Interviewee 14 characterized as a hockey stick (section 4.1.2): models supersede one another within weeks, vendor standards shift, and the boundary of what is off-the-shelf versus custom-built moves continuously. Tool-specific references, capability descriptions, and individual use-case accounts in this study should be read as snapshots of practice in approximately mid-2025. Some findings, particularly those around the availability of MCP connectors (section 4.1.1), the quality threshold crossed by customer-service agents (section 4.3.1), and the definitional status of agentic AI (section 4.1.2), may require revisiting within twelve to eighteen months. The higher-order analytical categories developed through this study (experimenting, steering, leveraging resources, navigating obstacles, value as a portfolio) are expected to prove more durable than the illustrative empirical specifics, precisely because they describe managerial responses to a moving technology rather than the technology itself.</w:t>
      </w:r>
    </w:p>
    <w:p w14:paraId="14DEB4DB" w14:textId="6CA00912" w:rsidR="00401741" w:rsidRPr="009E2C30" w:rsidRDefault="00B55EB8">
      <w:pPr>
        <w:rPr>
          <w:color w:val="76923C" w:themeColor="accent3" w:themeShade="BF"/>
        </w:rPr>
      </w:pPr>
      <w:r w:rsidRPr="009E2C30">
        <w:rPr>
          <w:color w:val="76923C" w:themeColor="accent3" w:themeShade="BF"/>
        </w:rPr>
        <w:t xml:space="preserve">The study relies exclusively on interview data. No documentary analysis of actual AI deployments, no observation of workflows in practice, and no performance audit was conducted. This is consistent with the constructivist grounded theory design and with the early, exploratory stage of the phenomenon: organizations are themselves still assembling the evidence base, and independent performance data is rarely available. However, it means the study cannot adjudicate between participants who report high returns and those who report difficulty: both accounts are taken at face value. Several directions of future research follow. The most important is to move below the high-level treatment typical of non-technical AI research and to study, for a given use case, which specific configuration, implementation, and cost choices most determine the value created, since the findings suggest that value is differentiated by context and implementation detail rather than by the use case itself. Beyond this, longitudinal designs could track initiatives from experiment to production; triangulating interview data with observational methods, workflow documentation, or objectively measured performance indicators would test where the dependence on internal conditions and configuration identified </w:t>
      </w:r>
      <w:r w:rsidRPr="009E2C30">
        <w:rPr>
          <w:color w:val="76923C" w:themeColor="accent3" w:themeShade="BF"/>
        </w:rPr>
        <w:lastRenderedPageBreak/>
        <w:t>in Section 4 actually produces the value it describes; and the emerging agentic demand side (consumers acting through their own agents) warrants study as it matures.</w:t>
      </w:r>
    </w:p>
    <w:p w14:paraId="59A162D0" w14:textId="77777777" w:rsidR="002A7378" w:rsidRPr="009E2C30" w:rsidRDefault="002A7378">
      <w:pPr>
        <w:rPr>
          <w:b/>
          <w:bCs/>
          <w:color w:val="76923C" w:themeColor="accent3" w:themeShade="BF"/>
        </w:rPr>
      </w:pPr>
      <w:r w:rsidRPr="009E2C30">
        <w:rPr>
          <w:color w:val="76923C" w:themeColor="accent3" w:themeShade="BF"/>
        </w:rPr>
        <w:br w:type="page"/>
      </w:r>
    </w:p>
    <w:p w14:paraId="3ECCF3F9" w14:textId="082DA1B5" w:rsidR="00401741" w:rsidRPr="009E2C30" w:rsidRDefault="00B55EB8">
      <w:pPr>
        <w:pStyle w:val="Heading1"/>
        <w:rPr>
          <w:color w:val="76923C" w:themeColor="accent3" w:themeShade="BF"/>
        </w:rPr>
      </w:pPr>
      <w:bookmarkStart w:id="143" w:name="_Toc231762160"/>
      <w:r w:rsidRPr="009E2C30">
        <w:rPr>
          <w:color w:val="76923C" w:themeColor="accent3" w:themeShade="BF"/>
        </w:rPr>
        <w:lastRenderedPageBreak/>
        <w:t>6.</w:t>
      </w:r>
      <w:r w:rsidRPr="009E2C30">
        <w:rPr>
          <w:color w:val="76923C" w:themeColor="accent3" w:themeShade="BF"/>
        </w:rPr>
        <w:tab/>
        <w:t>Conclusion</w:t>
      </w:r>
      <w:bookmarkEnd w:id="143"/>
    </w:p>
    <w:p w14:paraId="5F2588FD" w14:textId="3689CC66" w:rsidR="006E2577" w:rsidRPr="009E2C30" w:rsidRDefault="00B55EB8">
      <w:pPr>
        <w:rPr>
          <w:color w:val="76923C" w:themeColor="accent3" w:themeShade="BF"/>
        </w:rPr>
      </w:pPr>
      <w:r w:rsidRPr="009E2C30">
        <w:rPr>
          <w:color w:val="76923C" w:themeColor="accent3" w:themeShade="BF"/>
        </w:rPr>
        <w:t>This thesis asked how marketing managers create value with agentic AI. Drawing on seventeen interviews with marketing managers and AI experts, analyzed through constructivist grounded theory, it concludes that value creation with agentic AI is highly dependent on internal conditions and the configuration in which it is applied. The technology is necessary but not sufficient: across the data, comparable use cases produced very different outcomes, and the difference lay in the organizational conditions that managers built and the configuration in which the technology was applied, not in the technology itself.</w:t>
      </w:r>
    </w:p>
    <w:p w14:paraId="3E053890" w14:textId="77777777" w:rsidR="006E2577" w:rsidRPr="009E2C30" w:rsidRDefault="00B55EB8">
      <w:pPr>
        <w:rPr>
          <w:color w:val="76923C" w:themeColor="accent3" w:themeShade="BF"/>
        </w:rPr>
      </w:pPr>
      <w:r w:rsidRPr="009E2C30">
        <w:rPr>
          <w:color w:val="76923C" w:themeColor="accent3" w:themeShade="BF"/>
        </w:rPr>
        <w:t xml:space="preserve">The three subquestions structure this answer. Marketing managers </w:t>
      </w:r>
      <w:r w:rsidRPr="009E2C30">
        <w:rPr>
          <w:i/>
          <w:iCs/>
          <w:color w:val="76923C" w:themeColor="accent3" w:themeShade="BF"/>
        </w:rPr>
        <w:t>identify and translate</w:t>
      </w:r>
      <w:r w:rsidRPr="009E2C30">
        <w:rPr>
          <w:color w:val="76923C" w:themeColor="accent3" w:themeShade="BF"/>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6957C04E" w14:textId="77777777" w:rsidR="006E2577" w:rsidRPr="009E2C30" w:rsidRDefault="00B55EB8">
      <w:pPr>
        <w:rPr>
          <w:color w:val="76923C" w:themeColor="accent3" w:themeShade="BF"/>
        </w:rPr>
      </w:pPr>
      <w:r w:rsidRPr="009E2C30">
        <w:rPr>
          <w:color w:val="76923C" w:themeColor="accent3" w:themeShade="BF"/>
        </w:rPr>
        <w:t xml:space="preserve">They </w:t>
      </w:r>
      <w:r w:rsidRPr="009E2C30">
        <w:rPr>
          <w:i/>
          <w:iCs/>
          <w:color w:val="76923C" w:themeColor="accent3" w:themeShade="BF"/>
        </w:rPr>
        <w:t>enable adoption</w:t>
      </w:r>
      <w:r w:rsidRPr="009E2C30">
        <w:rPr>
          <w:color w:val="76923C" w:themeColor="accent3" w:themeShade="BF"/>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667961ED" w14:textId="77777777" w:rsidR="006E2577" w:rsidRPr="009E2C30" w:rsidRDefault="00B55EB8">
      <w:pPr>
        <w:rPr>
          <w:color w:val="76923C" w:themeColor="accent3" w:themeShade="BF"/>
        </w:rPr>
      </w:pPr>
      <w:r w:rsidRPr="009E2C30">
        <w:rPr>
          <w:color w:val="76923C" w:themeColor="accent3" w:themeShade="BF"/>
        </w:rPr>
        <w:t xml:space="preserve">They </w:t>
      </w:r>
      <w:r w:rsidRPr="009E2C30">
        <w:rPr>
          <w:i/>
          <w:iCs/>
          <w:color w:val="76923C" w:themeColor="accent3" w:themeShade="BF"/>
        </w:rPr>
        <w:t>navigate obstacles and risks</w:t>
      </w:r>
      <w:r w:rsidRPr="009E2C30">
        <w:rPr>
          <w:color w:val="76923C" w:themeColor="accent3" w:themeShade="BF"/>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009E2C30">
        <w:rPr>
          <w:color w:val="76923C" w:themeColor="accent3" w:themeShade="BF"/>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7B87D0F" w14:textId="3DE10FCC" w:rsidR="00401741" w:rsidRPr="009E2C30" w:rsidRDefault="00B55EB8" w:rsidP="00396066">
      <w:pPr>
        <w:rPr>
          <w:color w:val="76923C" w:themeColor="accent3" w:themeShade="BF"/>
        </w:rPr>
      </w:pPr>
      <w:r w:rsidRPr="009E2C30">
        <w:rPr>
          <w:color w:val="76923C" w:themeColor="accent3" w:themeShade="BF"/>
        </w:rPr>
        <w:t>Empirically, this study answers recent calls for research into agentic AI in marketing (Kim, 2025; Mogaji &amp; Jain, 2024; Jain &amp; Eastman, 2024): it provides one of the first grounded accounts of how marketing managers create value with agentic AI in practice, moving beyond the field’s prevailing focus on content generation. The contribution of this study is a grounded</w:t>
      </w:r>
      <w:r w:rsidR="00463318" w:rsidRPr="009E2C30">
        <w:rPr>
          <w:color w:val="76923C" w:themeColor="accent3" w:themeShade="BF"/>
        </w:rPr>
        <w:t xml:space="preserve"> </w:t>
      </w:r>
      <w:r w:rsidRPr="009E2C30">
        <w:rPr>
          <w:color w:val="76923C" w:themeColor="accent3" w:themeShade="BF"/>
        </w:rPr>
        <w:t>account of how internal conditions and the configuration in which agentic AI is applied shape value creation, together with the analytical vocabulary (observing, steering, leveraging, navigating, the harness, and value as a managed portfolio) through which it can be understood. The empirical specifics reported here are snapshots of a fast-moving technology and will date quickly;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them.</w:t>
      </w:r>
      <w:bookmarkStart w:id="144" w:name="_9375lqp6ztft" w:colFirst="0" w:colLast="0"/>
      <w:bookmarkEnd w:id="144"/>
    </w:p>
    <w:p w14:paraId="7ACEF2C9" w14:textId="77777777" w:rsidR="001655AC" w:rsidRDefault="001655AC">
      <w:pPr>
        <w:rPr>
          <w:b/>
          <w:bCs/>
        </w:rPr>
      </w:pPr>
      <w:r>
        <w:br w:type="page"/>
      </w:r>
    </w:p>
    <w:p w14:paraId="5BA28DFA" w14:textId="77405A23" w:rsidR="00401741" w:rsidRDefault="00B55EB8">
      <w:pPr>
        <w:pStyle w:val="Heading1"/>
        <w:rPr>
          <w:color w:val="222222"/>
          <w:highlight w:val="white"/>
        </w:rPr>
      </w:pPr>
      <w:bookmarkStart w:id="145" w:name="_Toc231762161"/>
      <w:r>
        <w:lastRenderedPageBreak/>
        <w:t>7.</w:t>
      </w:r>
      <w:r>
        <w:tab/>
        <w:t>References (not all papers are currently used…)</w:t>
      </w:r>
      <w:bookmarkEnd w:id="145"/>
    </w:p>
    <w:p w14:paraId="062D8E62" w14:textId="77777777" w:rsidR="00401741" w:rsidRDefault="00B55EB8">
      <w:pPr>
        <w:spacing w:line="360" w:lineRule="auto"/>
        <w:ind w:left="720" w:hanging="720"/>
        <w:rPr>
          <w:highlight w:val="white"/>
        </w:rPr>
      </w:pPr>
      <w:r>
        <w:rPr>
          <w:highlight w:val="white"/>
        </w:rPr>
        <w:t xml:space="preserve">Acharya et al., D. B., Kuppan, K., &amp; Divya, B. (2025). Agentic ai: Autonomous intelligence for complex goals–a comprehensive survey. </w:t>
      </w:r>
      <w:r>
        <w:rPr>
          <w:i/>
          <w:iCs/>
          <w:highlight w:val="white"/>
        </w:rPr>
        <w:t>IEEe Access</w:t>
      </w:r>
      <w:r>
        <w:rPr>
          <w:highlight w:val="white"/>
        </w:rPr>
        <w:t>.</w:t>
      </w:r>
    </w:p>
    <w:p w14:paraId="1CBC01EC" w14:textId="77777777" w:rsidR="00401741" w:rsidRDefault="00B55EB8">
      <w:pPr>
        <w:spacing w:line="360" w:lineRule="auto"/>
        <w:ind w:left="720" w:hanging="720"/>
        <w:rPr>
          <w:highlight w:val="white"/>
        </w:rPr>
      </w:pPr>
      <w:r>
        <w:rPr>
          <w:highlight w:val="white"/>
        </w:rPr>
        <w:t xml:space="preserve">Almquist, E., Senior, J., &amp; Bloch, N. (2016). The elements of value. </w:t>
      </w:r>
      <w:r>
        <w:rPr>
          <w:i/>
          <w:iCs/>
          <w:highlight w:val="white"/>
        </w:rPr>
        <w:t>Harvard business review</w:t>
      </w:r>
      <w:r>
        <w:rPr>
          <w:highlight w:val="white"/>
        </w:rPr>
        <w:t xml:space="preserve">, </w:t>
      </w:r>
      <w:r>
        <w:rPr>
          <w:i/>
          <w:iCs/>
          <w:highlight w:val="white"/>
        </w:rPr>
        <w:t>94</w:t>
      </w:r>
      <w:r>
        <w:rPr>
          <w:highlight w:val="white"/>
        </w:rPr>
        <w:t>(9), 47-53.</w:t>
      </w:r>
    </w:p>
    <w:p w14:paraId="30F132F5" w14:textId="77777777" w:rsidR="00550857" w:rsidRDefault="00B55EB8">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73A276AD" w14:textId="77777777" w:rsidR="00401741" w:rsidRDefault="00B55EB8">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9">
        <w:r w:rsidR="00401741">
          <w:rPr>
            <w:color w:val="1155CC"/>
            <w:highlight w:val="white"/>
            <w:u w:val="single"/>
          </w:rPr>
          <w:t>https://www.anthropic.com/news/model-context-protocol</w:t>
        </w:r>
      </w:hyperlink>
    </w:p>
    <w:p w14:paraId="3AAFB0AD" w14:textId="77777777" w:rsidR="00401741" w:rsidRDefault="00B55EB8">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20">
        <w:r w:rsidR="00401741">
          <w:rPr>
            <w:color w:val="1155CC"/>
            <w:highlight w:val="white"/>
            <w:u w:val="single"/>
          </w:rPr>
          <w:t>https://www.anthropic.com/engineering/equipping-agents-for-the-real-world-with-agent-skills</w:t>
        </w:r>
      </w:hyperlink>
    </w:p>
    <w:p w14:paraId="0119B0FF" w14:textId="77777777" w:rsidR="00401741" w:rsidRDefault="00B55EB8">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51A7D970" w14:textId="77777777" w:rsidR="00401741" w:rsidRDefault="00B55EB8">
      <w:pPr>
        <w:spacing w:line="360" w:lineRule="auto"/>
        <w:ind w:left="720" w:hanging="720"/>
        <w:rPr>
          <w:highlight w:val="white"/>
        </w:rPr>
      </w:pPr>
      <w:r>
        <w:rPr>
          <w:highlight w:val="white"/>
        </w:rPr>
        <w:t xml:space="preserve">Bauer, J., &amp; Jannach, D. (2021). Improved customer lifetime value prediction with sequence-to-sequence learning and feature-based models. </w:t>
      </w:r>
      <w:r>
        <w:rPr>
          <w:i/>
          <w:iCs/>
          <w:highlight w:val="white"/>
        </w:rPr>
        <w:t>ACM Transactions on Knowledge Discovery from Data (TKDD)</w:t>
      </w:r>
      <w:r>
        <w:rPr>
          <w:highlight w:val="white"/>
        </w:rPr>
        <w:t xml:space="preserve">, </w:t>
      </w:r>
      <w:r>
        <w:rPr>
          <w:i/>
          <w:iCs/>
          <w:highlight w:val="white"/>
        </w:rPr>
        <w:t>15</w:t>
      </w:r>
      <w:r>
        <w:rPr>
          <w:highlight w:val="white"/>
        </w:rPr>
        <w:t xml:space="preserve">(5), 1-37.  </w:t>
      </w:r>
    </w:p>
    <w:p w14:paraId="060139FC" w14:textId="77777777" w:rsidR="00D23504" w:rsidRDefault="00B55EB8">
      <w:pPr>
        <w:ind w:left="720" w:hanging="720"/>
        <w:rPr>
          <w:highlight w:val="white"/>
        </w:rPr>
      </w:pPr>
      <w:r>
        <w:rPr>
          <w:highlight w:val="white"/>
        </w:rPr>
        <w:t xml:space="preserve">Bessen, J. E. (2018). </w:t>
      </w:r>
      <w:r>
        <w:rPr>
          <w:i/>
          <w:iCs/>
          <w:highlight w:val="white"/>
        </w:rPr>
        <w:t>AI and jobs: The role of demand</w:t>
      </w:r>
      <w:r>
        <w:rPr>
          <w:highlight w:val="white"/>
        </w:rPr>
        <w:t xml:space="preserve"> (NBER Working Paper No. 24235). National Bureau of Economic Research. https://doi.org/10.3386/w24235</w:t>
      </w:r>
    </w:p>
    <w:p w14:paraId="2F4D7D60" w14:textId="77777777" w:rsidR="00401741" w:rsidRDefault="00B55EB8">
      <w:pPr>
        <w:spacing w:line="360" w:lineRule="auto"/>
        <w:ind w:left="720" w:hanging="720"/>
        <w:rPr>
          <w:highlight w:val="white"/>
        </w:rPr>
      </w:pPr>
      <w:r>
        <w:t xml:space="preserve">Blumer, H. (1969) </w:t>
      </w:r>
      <w:r>
        <w:rPr>
          <w:i/>
          <w:iCs/>
        </w:rPr>
        <w:t>Symbolic interactionism: Perspective and method.</w:t>
      </w:r>
      <w:r>
        <w:t xml:space="preserve"> Englewood Cliffs, NJ: Prentice Hall.</w:t>
      </w:r>
    </w:p>
    <w:p w14:paraId="4ACF8917" w14:textId="77777777" w:rsidR="00401741" w:rsidRDefault="00B55EB8">
      <w:pPr>
        <w:ind w:left="720" w:hanging="720"/>
      </w:pPr>
      <w:r>
        <w:t>Brinker, S., &amp; Riemersma, F. (2025). The state of martech 2025. Chiefmartec, MartechTribe.</w:t>
      </w:r>
    </w:p>
    <w:p w14:paraId="16CB208F" w14:textId="77777777" w:rsidR="00401741" w:rsidRDefault="00B55EB8">
      <w:pPr>
        <w:ind w:left="720" w:hanging="720"/>
        <w:rPr>
          <w:highlight w:val="white"/>
        </w:rPr>
      </w:pPr>
      <w:r>
        <w:rPr>
          <w:highlight w:val="white"/>
        </w:rPr>
        <w:t xml:space="preserve">Brown, T., Mann, B., Ryder, N., Subbiah, M., Kaplan, J. D., Dhariwal, P., ...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781A3E27" w14:textId="77777777" w:rsidR="00D23504" w:rsidRDefault="00B55EB8">
      <w:pPr>
        <w:ind w:left="720" w:hanging="720"/>
        <w:rPr>
          <w:highlight w:val="white"/>
        </w:rPr>
      </w:pPr>
      <w:r w:rsidRPr="00DF1B07">
        <w:rPr>
          <w:highlight w:val="white"/>
          <w:lang w:val="it-IT"/>
        </w:rPr>
        <w:t xml:space="preserve">Brynjolfsson, E., Li, D., &amp; Raymond, L. (2025). </w:t>
      </w:r>
      <w:r>
        <w:rPr>
          <w:highlight w:val="white"/>
        </w:rPr>
        <w:t xml:space="preserve">Generative AI at work. </w:t>
      </w:r>
      <w:r>
        <w:rPr>
          <w:i/>
          <w:iCs/>
          <w:highlight w:val="white"/>
        </w:rPr>
        <w:t>The Quarterly Journal of Economics, 140</w:t>
      </w:r>
      <w:r>
        <w:rPr>
          <w:highlight w:val="white"/>
        </w:rPr>
        <w:t>(2), 889–942. https://doi.org/10.1093/qje/qjae044</w:t>
      </w:r>
    </w:p>
    <w:p w14:paraId="09ACC254" w14:textId="77777777" w:rsidR="00401741" w:rsidRDefault="00B55EB8">
      <w:pPr>
        <w:ind w:left="720" w:hanging="720"/>
        <w:rPr>
          <w:highlight w:val="white"/>
        </w:rPr>
      </w:pPr>
      <w:r>
        <w:rPr>
          <w:highlight w:val="white"/>
        </w:rPr>
        <w:lastRenderedPageBreak/>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43A7C2B8" w14:textId="77777777" w:rsidR="00401741" w:rsidRDefault="00B55EB8">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21">
        <w:r w:rsidR="00401741">
          <w:rPr>
            <w:color w:val="1155CC"/>
            <w:highlight w:val="white"/>
            <w:u w:val="single"/>
          </w:rPr>
          <w:t>https://claude.com/blog/skills</w:t>
        </w:r>
      </w:hyperlink>
    </w:p>
    <w:p w14:paraId="15E5DB26" w14:textId="035A2CC7" w:rsidR="00401741" w:rsidRDefault="00B55EB8">
      <w:pPr>
        <w:ind w:left="720" w:hanging="720"/>
        <w:rPr>
          <w:highlight w:val="white"/>
        </w:rPr>
      </w:pPr>
      <w:r>
        <w:rPr>
          <w:highlight w:val="white"/>
        </w:rPr>
        <w:t>Charmaz, K. (</w:t>
      </w:r>
      <w:r w:rsidR="002257DA">
        <w:rPr>
          <w:highlight w:val="white"/>
        </w:rPr>
        <w:t>2006</w:t>
      </w:r>
      <w:r>
        <w:rPr>
          <w:highlight w:val="white"/>
        </w:rPr>
        <w:t xml:space="preserve">). </w:t>
      </w:r>
      <w:r>
        <w:rPr>
          <w:i/>
          <w:iCs/>
          <w:highlight w:val="white"/>
        </w:rPr>
        <w:t>Constructing grounded theory: A practical guide through qualitative analysis</w:t>
      </w:r>
      <w:r>
        <w:rPr>
          <w:highlight w:val="white"/>
        </w:rPr>
        <w:t>. Sage.</w:t>
      </w:r>
    </w:p>
    <w:p w14:paraId="3AC09A99" w14:textId="77777777" w:rsidR="00AB0604" w:rsidRPr="00FB1BA2" w:rsidRDefault="00B55EB8" w:rsidP="00AB0604">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2">
        <w:r w:rsidR="00401741">
          <w:rPr>
            <w:color w:val="1155CC"/>
            <w:highlight w:val="white"/>
            <w:u w:val="single"/>
          </w:rPr>
          <w:t>https://help.openai.com/en/articles/20001066-skills-in-chatgpt</w:t>
        </w:r>
      </w:hyperlink>
    </w:p>
    <w:p w14:paraId="3A3835CB" w14:textId="08EB0237" w:rsidR="00401741" w:rsidRPr="00DC0191" w:rsidRDefault="00B55EB8" w:rsidP="00AB0604">
      <w:pPr>
        <w:ind w:left="720" w:hanging="720"/>
        <w:rPr>
          <w:sz w:val="20"/>
          <w:szCs w:val="20"/>
          <w:highlight w:val="white"/>
        </w:rPr>
      </w:pPr>
      <w:commentRangeStart w:id="146"/>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146"/>
      <w:r w:rsidR="007C20CF" w:rsidRPr="00DC0191">
        <w:rPr>
          <w:rStyle w:val="CommentReference"/>
          <w:sz w:val="20"/>
          <w:szCs w:val="20"/>
          <w:highlight w:val="white"/>
        </w:rPr>
        <w:commentReference w:id="146"/>
      </w:r>
    </w:p>
    <w:p w14:paraId="5F7CA868" w14:textId="774558BB" w:rsidR="006E2577" w:rsidRDefault="003F6F63">
      <w:pPr>
        <w:spacing w:line="360" w:lineRule="auto"/>
        <w:ind w:left="720" w:hanging="720"/>
        <w:rPr>
          <w:highlight w:val="white"/>
        </w:rPr>
      </w:pPr>
      <w:bookmarkStart w:id="147" w:name="OLE_LINK9"/>
      <w:r w:rsidRPr="003F6F63">
        <w:rPr>
          <w:highlight w:val="white"/>
        </w:rPr>
        <w:t>Cieslak</w:t>
      </w:r>
      <w:bookmarkEnd w:id="147"/>
      <w:r w:rsidRPr="003F6F63">
        <w:rPr>
          <w:highlight w:val="white"/>
        </w:rPr>
        <w:t>, V., &amp; Valor, C. (2025). Moving beyond conventional resistance and resistors: an integrative review of employee resistance to digital transformation. </w:t>
      </w:r>
      <w:r w:rsidRPr="003F6F63">
        <w:rPr>
          <w:i/>
          <w:iCs/>
          <w:highlight w:val="white"/>
        </w:rPr>
        <w:t>Cogent Business &amp; Management</w:t>
      </w:r>
      <w:r w:rsidRPr="003F6F63">
        <w:rPr>
          <w:highlight w:val="white"/>
        </w:rPr>
        <w:t>, </w:t>
      </w:r>
      <w:r w:rsidRPr="003F6F63">
        <w:rPr>
          <w:i/>
          <w:iCs/>
          <w:highlight w:val="white"/>
        </w:rPr>
        <w:t>12</w:t>
      </w:r>
      <w:r w:rsidRPr="003F6F63">
        <w:rPr>
          <w:highlight w:val="white"/>
        </w:rPr>
        <w:t>(1), 2442550</w:t>
      </w:r>
      <w:r>
        <w:rPr>
          <w:highlight w:val="white"/>
        </w:rPr>
        <w:t>. https://doi.org/10.1080/23311975.2024.2442550</w:t>
      </w:r>
    </w:p>
    <w:p w14:paraId="51BDEA42" w14:textId="77777777" w:rsidR="00FB1BA2" w:rsidRPr="00FB1BA2" w:rsidRDefault="00B55EB8" w:rsidP="00FB1BA2">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3">
        <w:r w:rsidR="00401741" w:rsidRPr="00FB1BA2">
          <w:rPr>
            <w:color w:val="1155CC"/>
            <w:highlight w:val="white"/>
            <w:u w:val="single"/>
            <w:lang w:val="fr-FR"/>
          </w:rPr>
          <w:t>https://doi.org/10.48550/arXiv.2405.21015</w:t>
        </w:r>
      </w:hyperlink>
    </w:p>
    <w:p w14:paraId="39B0FB55" w14:textId="55D46F47" w:rsidR="00401741" w:rsidRDefault="00B55EB8" w:rsidP="00FB1BA2">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2A7D9B5D" w14:textId="77777777" w:rsidR="00550857" w:rsidRPr="00CB0362" w:rsidRDefault="00B55EB8">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5A6B502" w14:textId="77777777" w:rsidR="00401741" w:rsidRDefault="00B55EB8">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777AF25A" w14:textId="77777777" w:rsidR="00401741" w:rsidRDefault="00B55EB8">
      <w:pPr>
        <w:ind w:left="720" w:hanging="720"/>
        <w:rPr>
          <w:highlight w:val="white"/>
        </w:rPr>
      </w:pPr>
      <w:r>
        <w:rPr>
          <w:highlight w:val="white"/>
        </w:rPr>
        <w:t xml:space="preserve">Dutta, S., Assem, H., &amp; Burgin, E. (2021). Sequence-to-sequence learning on keywords for efficient FAQ retrieval. </w:t>
      </w:r>
      <w:r>
        <w:rPr>
          <w:i/>
          <w:iCs/>
          <w:highlight w:val="white"/>
        </w:rPr>
        <w:t>arXiv preprint arXiv:2108.10019</w:t>
      </w:r>
      <w:r>
        <w:rPr>
          <w:highlight w:val="white"/>
        </w:rPr>
        <w:t xml:space="preserve">. </w:t>
      </w:r>
    </w:p>
    <w:p w14:paraId="42B064BA" w14:textId="77777777" w:rsidR="00401741" w:rsidRDefault="00B55EB8">
      <w:pPr>
        <w:ind w:left="720" w:hanging="720"/>
        <w:rPr>
          <w:highlight w:val="white"/>
        </w:rPr>
      </w:pPr>
      <w:r>
        <w:rPr>
          <w:highlight w:val="white"/>
        </w:rPr>
        <w:lastRenderedPageBreak/>
        <w:t xml:space="preserve">Abou Elgheit, E. (2025). Generative AI as a disruptive innovation: implications for marketing strategic transformations. </w:t>
      </w:r>
      <w:r>
        <w:rPr>
          <w:i/>
          <w:iCs/>
          <w:highlight w:val="white"/>
        </w:rPr>
        <w:t>Foresight and STI Governance</w:t>
      </w:r>
      <w:r>
        <w:rPr>
          <w:highlight w:val="white"/>
        </w:rPr>
        <w:t xml:space="preserve">, </w:t>
      </w:r>
      <w:r>
        <w:rPr>
          <w:i/>
          <w:iCs/>
          <w:highlight w:val="white"/>
        </w:rPr>
        <w:t>19</w:t>
      </w:r>
      <w:r>
        <w:rPr>
          <w:highlight w:val="white"/>
        </w:rPr>
        <w:t xml:space="preserve">(1), 6-15. </w:t>
      </w:r>
    </w:p>
    <w:p w14:paraId="26EC7007" w14:textId="77777777" w:rsidR="00550857" w:rsidRDefault="00B55EB8">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0414FB21" w14:textId="77777777" w:rsidR="00401741" w:rsidRDefault="00B55EB8">
      <w:pPr>
        <w:ind w:left="720" w:hanging="720"/>
        <w:rPr>
          <w:highlight w:val="white"/>
        </w:rPr>
      </w:pPr>
      <w:r>
        <w:rPr>
          <w:highlight w:val="white"/>
        </w:rPr>
        <w:t xml:space="preserve">Gao, Y., Xiong, Y., Gao, X., Jia, K., Pan, J., Bi, Y., ... &amp; Wang, H. (2023). Retrieval-augmented generation for large language models: A survey. </w:t>
      </w:r>
      <w:r>
        <w:rPr>
          <w:i/>
          <w:iCs/>
          <w:highlight w:val="white"/>
        </w:rPr>
        <w:t>arXiv preprint arXiv:2312.10997</w:t>
      </w:r>
      <w:r>
        <w:rPr>
          <w:highlight w:val="white"/>
        </w:rPr>
        <w:t xml:space="preserve">, </w:t>
      </w:r>
      <w:r>
        <w:rPr>
          <w:i/>
          <w:iCs/>
          <w:highlight w:val="white"/>
        </w:rPr>
        <w:t>2</w:t>
      </w:r>
      <w:r>
        <w:rPr>
          <w:highlight w:val="white"/>
        </w:rPr>
        <w:t xml:space="preserve">(1), 32. </w:t>
      </w:r>
    </w:p>
    <w:p w14:paraId="49ED75FD" w14:textId="71CDA951" w:rsidR="004F4D1D" w:rsidRDefault="004F4D1D">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33F2E65F" w14:textId="77777777" w:rsidR="00401741" w:rsidRDefault="00B55EB8">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87CABFF" w14:textId="77777777" w:rsidR="00401741" w:rsidRDefault="00B55EB8">
      <w:pPr>
        <w:ind w:left="720" w:hanging="720"/>
        <w:rPr>
          <w:highlight w:val="white"/>
        </w:rPr>
      </w:pPr>
      <w:r>
        <w:rPr>
          <w:highlight w:val="white"/>
        </w:rPr>
        <w:t xml:space="preserve">Guercini, S. (2022). Scope of heuristics and digitalization: the case of marketing automation. </w:t>
      </w:r>
      <w:r>
        <w:rPr>
          <w:i/>
          <w:iCs/>
          <w:highlight w:val="white"/>
        </w:rPr>
        <w:t>Mind &amp; Society</w:t>
      </w:r>
      <w:r>
        <w:rPr>
          <w:highlight w:val="white"/>
        </w:rPr>
        <w:t xml:space="preserve">, </w:t>
      </w:r>
      <w:r>
        <w:rPr>
          <w:i/>
          <w:iCs/>
          <w:highlight w:val="white"/>
        </w:rPr>
        <w:t>21</w:t>
      </w:r>
      <w:r>
        <w:rPr>
          <w:highlight w:val="white"/>
        </w:rPr>
        <w:t xml:space="preserve">(2), 151-164. </w:t>
      </w:r>
    </w:p>
    <w:p w14:paraId="31DF152D" w14:textId="77777777" w:rsidR="00401741" w:rsidRPr="009267BF" w:rsidRDefault="00B55EB8">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563C3A62" w14:textId="77777777" w:rsidR="00401741" w:rsidRDefault="00B55EB8">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502A98C9" w14:textId="77777777" w:rsidR="00D23504" w:rsidRDefault="00B55EB8">
      <w:pPr>
        <w:ind w:left="720" w:hanging="720"/>
        <w:rPr>
          <w:highlight w:val="white"/>
        </w:rPr>
      </w:pPr>
      <w:r>
        <w:rPr>
          <w:highlight w:val="white"/>
        </w:rPr>
        <w:t xml:space="preserve">Hanelt, A., Bohnsack, R., Marz, D., &amp; Antunes Marante, C. (2021). A systematic review of the literature on digital transformation: Insights and implications for strategy and organizational change. </w:t>
      </w:r>
      <w:r>
        <w:rPr>
          <w:i/>
          <w:iCs/>
          <w:highlight w:val="white"/>
        </w:rPr>
        <w:t>Journal of Management Studies, 58</w:t>
      </w:r>
      <w:r>
        <w:rPr>
          <w:highlight w:val="white"/>
        </w:rPr>
        <w:t>(5), 1159–1197. https://doi.org/10.1111/joms.12639</w:t>
      </w:r>
    </w:p>
    <w:p w14:paraId="0D3440E6" w14:textId="77777777" w:rsidR="00D23504" w:rsidRDefault="00B55EB8">
      <w:pPr>
        <w:ind w:left="720" w:hanging="720"/>
        <w:rPr>
          <w:highlight w:val="white"/>
        </w:rPr>
      </w:pPr>
      <w:r>
        <w:rPr>
          <w:highlight w:val="white"/>
        </w:rPr>
        <w:t xml:space="preserve">Heimbach, I., Kostyra, D. S., &amp; Hinz, O. (2015). Marketing automation. </w:t>
      </w:r>
      <w:r>
        <w:rPr>
          <w:i/>
          <w:iCs/>
          <w:highlight w:val="white"/>
        </w:rPr>
        <w:t>Business &amp; Information Systems Engineering, 57</w:t>
      </w:r>
      <w:r>
        <w:rPr>
          <w:highlight w:val="white"/>
        </w:rPr>
        <w:t>(2), 129–133. https://doi.org/10.1007/s12599-015-0370-8</w:t>
      </w:r>
    </w:p>
    <w:p w14:paraId="5F98B60A" w14:textId="77777777" w:rsidR="00401741" w:rsidRDefault="00B55EB8">
      <w:pPr>
        <w:ind w:left="720" w:hanging="720"/>
      </w:pPr>
      <w:r>
        <w:t>Holmström, J. (2022). From AI to digital transformation: The AI readiness framework. Business Horizons, 65(3), 329–339.</w:t>
      </w:r>
      <w:hyperlink r:id="rId24">
        <w:r w:rsidR="00401741">
          <w:rPr>
            <w:u w:val="single"/>
          </w:rPr>
          <w:t xml:space="preserve"> </w:t>
        </w:r>
      </w:hyperlink>
      <w:hyperlink r:id="rId25">
        <w:r w:rsidR="00401741">
          <w:rPr>
            <w:color w:val="1155CC"/>
            <w:u w:val="single"/>
          </w:rPr>
          <w:t>https://doi.org/10.1016/j.bushor.2021.03.006</w:t>
        </w:r>
      </w:hyperlink>
    </w:p>
    <w:p w14:paraId="008C81D1" w14:textId="77777777" w:rsidR="00401741" w:rsidRDefault="00B55EB8">
      <w:pPr>
        <w:ind w:left="720" w:hanging="720"/>
        <w:rPr>
          <w:strike/>
        </w:rPr>
      </w:pPr>
      <w:commentRangeStart w:id="148"/>
      <w:r>
        <w:rPr>
          <w:strike/>
          <w:color w:val="18181B"/>
          <w:highlight w:val="white"/>
        </w:rPr>
        <w:lastRenderedPageBreak/>
        <w:t xml:space="preserve">Huang, M., &amp; Rust, R. (2020). A strategic framework for artificial intelligence in marketing. </w:t>
      </w:r>
      <w:r>
        <w:rPr>
          <w:i/>
          <w:iCs/>
          <w:strike/>
          <w:color w:val="18181B"/>
          <w:highlight w:val="white"/>
        </w:rPr>
        <w:t>Journal of the Academy of Marketing Science, 49</w:t>
      </w:r>
      <w:r>
        <w:rPr>
          <w:strike/>
          <w:color w:val="18181B"/>
          <w:highlight w:val="white"/>
        </w:rPr>
        <w:t xml:space="preserve">, 30 - 50. </w:t>
      </w:r>
      <w:hyperlink r:id="rId26">
        <w:r w:rsidR="00401741">
          <w:rPr>
            <w:strike/>
            <w:color w:val="068EF1"/>
            <w:highlight w:val="white"/>
            <w:u w:val="single"/>
          </w:rPr>
          <w:t>https://doi.org/10.1007/s11747-020-00749-9</w:t>
        </w:r>
      </w:hyperlink>
      <w:r>
        <w:rPr>
          <w:strike/>
          <w:color w:val="18181B"/>
          <w:highlight w:val="white"/>
        </w:rPr>
        <w:t>.</w:t>
      </w:r>
      <w:r>
        <w:rPr>
          <w:strike/>
        </w:rPr>
        <w:t xml:space="preserve"> </w:t>
      </w:r>
      <w:commentRangeEnd w:id="148"/>
      <w:r w:rsidR="007C20CF">
        <w:rPr>
          <w:rStyle w:val="CommentReference"/>
          <w:strike/>
          <w:sz w:val="22"/>
          <w:szCs w:val="22"/>
        </w:rPr>
        <w:commentReference w:id="148"/>
      </w:r>
    </w:p>
    <w:p w14:paraId="38B55AA4" w14:textId="77777777" w:rsidR="00B9769B" w:rsidRDefault="00B55EB8">
      <w:pPr>
        <w:ind w:left="720" w:hanging="720"/>
        <w:rPr>
          <w:highlight w:val="white"/>
        </w:rPr>
      </w:pPr>
      <w:r>
        <w:rPr>
          <w:highlight w:val="white"/>
        </w:rPr>
        <w:t xml:space="preserve">Huang, M.-H., &amp; Rust, R. T. (2021). A strategic framework for artificial intelligence in marketing. </w:t>
      </w:r>
      <w:r>
        <w:rPr>
          <w:i/>
          <w:iCs/>
          <w:highlight w:val="white"/>
        </w:rPr>
        <w:t>Journal of the Academy of Marketing Science, 49</w:t>
      </w:r>
      <w:r>
        <w:rPr>
          <w:highlight w:val="white"/>
        </w:rPr>
        <w:t>(1), 30–50. https://doi.org/10.1007/s11747-020-00749-9</w:t>
      </w:r>
    </w:p>
    <w:p w14:paraId="295CDCC9" w14:textId="77777777" w:rsidR="00401741" w:rsidRDefault="00B55EB8">
      <w:pPr>
        <w:ind w:left="720" w:hanging="720"/>
      </w:pPr>
      <w:r>
        <w:rPr>
          <w:highlight w:val="white"/>
        </w:rPr>
        <w:t xml:space="preserve">Hughes, L., Dwivedi, Y. K., Malik, T., Shawosh, M., Albashrawi, M. A., Jeon, I., ... &amp; Walton, P. (2025). AI agents and agentic systems: A multi-expert analysis. </w:t>
      </w:r>
      <w:r>
        <w:rPr>
          <w:i/>
          <w:iCs/>
          <w:highlight w:val="white"/>
        </w:rPr>
        <w:t>Journal of Computer Information Systems</w:t>
      </w:r>
      <w:r>
        <w:rPr>
          <w:highlight w:val="white"/>
        </w:rPr>
        <w:t xml:space="preserve">, </w:t>
      </w:r>
      <w:r>
        <w:rPr>
          <w:i/>
          <w:iCs/>
          <w:highlight w:val="white"/>
        </w:rPr>
        <w:t>65</w:t>
      </w:r>
      <w:r>
        <w:rPr>
          <w:highlight w:val="white"/>
        </w:rPr>
        <w:t>(4), 489-517.</w:t>
      </w:r>
      <w:r>
        <w:t xml:space="preserve"> </w:t>
      </w:r>
    </w:p>
    <w:p w14:paraId="6A8EC4CA" w14:textId="77777777" w:rsidR="00401741" w:rsidRDefault="00B55EB8">
      <w:pPr>
        <w:spacing w:line="360" w:lineRule="auto"/>
        <w:ind w:left="720" w:hanging="720"/>
        <w:rPr>
          <w:highlight w:val="white"/>
        </w:rPr>
      </w:pPr>
      <w:r>
        <w:rPr>
          <w:highlight w:val="white"/>
        </w:rPr>
        <w:t xml:space="preserve">Jain, V., Wadhwani, K., &amp; Eastman, J. K. (2024). Artificial intelligence consumer behavior: A hybrid review and research agenda. </w:t>
      </w:r>
      <w:r>
        <w:rPr>
          <w:i/>
          <w:iCs/>
          <w:highlight w:val="white"/>
        </w:rPr>
        <w:t>Journal of consumer behaviour</w:t>
      </w:r>
      <w:r>
        <w:rPr>
          <w:highlight w:val="white"/>
        </w:rPr>
        <w:t xml:space="preserve">, </w:t>
      </w:r>
      <w:r>
        <w:rPr>
          <w:i/>
          <w:iCs/>
          <w:highlight w:val="white"/>
        </w:rPr>
        <w:t>23</w:t>
      </w:r>
      <w:r>
        <w:rPr>
          <w:highlight w:val="white"/>
        </w:rPr>
        <w:t>(2), 676-697.</w:t>
      </w:r>
    </w:p>
    <w:p w14:paraId="02206073" w14:textId="77777777" w:rsidR="00401741" w:rsidRDefault="00B55EB8">
      <w:pPr>
        <w:spacing w:line="360" w:lineRule="auto"/>
        <w:ind w:left="720" w:hanging="720"/>
        <w:rPr>
          <w:highlight w:val="white"/>
        </w:rPr>
      </w:pPr>
      <w:r>
        <w:rPr>
          <w:highlight w:val="white"/>
        </w:rPr>
        <w:t xml:space="preserve">Järvinen, J., &amp; Taiminen, H. (2016). Harnessing marketing automation for B2B content marketing. </w:t>
      </w:r>
      <w:r>
        <w:rPr>
          <w:i/>
          <w:iCs/>
          <w:highlight w:val="white"/>
        </w:rPr>
        <w:t>Industrial marketing management</w:t>
      </w:r>
      <w:r>
        <w:rPr>
          <w:highlight w:val="white"/>
        </w:rPr>
        <w:t xml:space="preserve">, </w:t>
      </w:r>
      <w:r>
        <w:rPr>
          <w:i/>
          <w:iCs/>
          <w:highlight w:val="white"/>
        </w:rPr>
        <w:t>54</w:t>
      </w:r>
      <w:r>
        <w:rPr>
          <w:highlight w:val="white"/>
        </w:rPr>
        <w:t xml:space="preserve">, 164-175. </w:t>
      </w:r>
    </w:p>
    <w:p w14:paraId="2C0D9161" w14:textId="77777777" w:rsidR="00550857" w:rsidRDefault="00B55EB8">
      <w:pPr>
        <w:spacing w:line="360" w:lineRule="auto"/>
        <w:ind w:left="720" w:hanging="720"/>
        <w:rPr>
          <w:highlight w:val="white"/>
        </w:rPr>
      </w:pPr>
      <w:r>
        <w:rPr>
          <w:highlight w:val="white"/>
        </w:rPr>
        <w:t xml:space="preserve">Kaartemo, V., &amp; Helkkula, A. (2018). A systematic review of artificial intelligence and robots in value co-creation: Current status and future research avenues. </w:t>
      </w:r>
      <w:r>
        <w:rPr>
          <w:i/>
          <w:iCs/>
          <w:highlight w:val="white"/>
        </w:rPr>
        <w:t>Journal of Creating Value</w:t>
      </w:r>
      <w:r>
        <w:rPr>
          <w:highlight w:val="white"/>
        </w:rPr>
        <w:t>, </w:t>
      </w:r>
      <w:r>
        <w:rPr>
          <w:i/>
          <w:iCs/>
          <w:highlight w:val="white"/>
        </w:rPr>
        <w:t>4</w:t>
      </w:r>
      <w:r>
        <w:rPr>
          <w:highlight w:val="white"/>
        </w:rPr>
        <w:t>(2), 211–228. https://doi.org/10.1177/2394964318805625</w:t>
      </w:r>
    </w:p>
    <w:p w14:paraId="2F20DC84" w14:textId="77777777" w:rsidR="00401741" w:rsidRDefault="00B55EB8">
      <w:pPr>
        <w:ind w:left="720" w:hanging="720"/>
        <w:rPr>
          <w:highlight w:val="white"/>
        </w:rPr>
      </w:pPr>
      <w:r>
        <w:rPr>
          <w:highlight w:val="white"/>
        </w:rPr>
        <w:t xml:space="preserve">Kastner, J. K., &amp; Hong, S. J. (1984). A review of expert systems. </w:t>
      </w:r>
      <w:r>
        <w:rPr>
          <w:i/>
          <w:iCs/>
          <w:highlight w:val="white"/>
        </w:rPr>
        <w:t>European journal of operational research</w:t>
      </w:r>
      <w:r>
        <w:rPr>
          <w:highlight w:val="white"/>
        </w:rPr>
        <w:t xml:space="preserve">, </w:t>
      </w:r>
      <w:r>
        <w:rPr>
          <w:i/>
          <w:iCs/>
          <w:highlight w:val="white"/>
        </w:rPr>
        <w:t>18</w:t>
      </w:r>
      <w:r>
        <w:rPr>
          <w:highlight w:val="white"/>
        </w:rPr>
        <w:t>(3), 285-292.</w:t>
      </w:r>
    </w:p>
    <w:p w14:paraId="1AB88B66" w14:textId="77777777" w:rsidR="00401741" w:rsidRDefault="00B55EB8">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34C8918F" w14:textId="77777777" w:rsidR="00401741" w:rsidRDefault="00B55EB8">
      <w:pPr>
        <w:spacing w:line="360" w:lineRule="auto"/>
        <w:ind w:left="720" w:hanging="720"/>
        <w:rPr>
          <w:highlight w:val="white"/>
        </w:rPr>
      </w:pPr>
      <w:r>
        <w:rPr>
          <w:highlight w:val="white"/>
        </w:rPr>
        <w:t xml:space="preserve">Kim, J. (2025). Advertising in the Age of Agentic AI: Call for Research. </w:t>
      </w:r>
      <w:r>
        <w:rPr>
          <w:i/>
          <w:iCs/>
          <w:highlight w:val="white"/>
        </w:rPr>
        <w:t>Journal of Interactive Advertising</w:t>
      </w:r>
      <w:r>
        <w:rPr>
          <w:highlight w:val="white"/>
        </w:rPr>
        <w:t xml:space="preserve">, </w:t>
      </w:r>
      <w:r>
        <w:rPr>
          <w:i/>
          <w:iCs/>
          <w:highlight w:val="white"/>
        </w:rPr>
        <w:t>25</w:t>
      </w:r>
      <w:r>
        <w:rPr>
          <w:highlight w:val="white"/>
        </w:rPr>
        <w:t>(3), 215-221.</w:t>
      </w:r>
    </w:p>
    <w:p w14:paraId="2AE1DA36" w14:textId="77777777" w:rsidR="00D23504" w:rsidRDefault="00B55EB8">
      <w:pPr>
        <w:ind w:left="720" w:hanging="720"/>
        <w:rPr>
          <w:highlight w:val="white"/>
        </w:rPr>
      </w:pPr>
      <w:r>
        <w:rPr>
          <w:highlight w:val="white"/>
        </w:rPr>
        <w:t xml:space="preserve">Kitsios, F., &amp; Kamariotou, M. (2021). Artificial intelligence and business strategy towards digital transformation: A research agenda. </w:t>
      </w:r>
      <w:r>
        <w:rPr>
          <w:i/>
          <w:iCs/>
          <w:highlight w:val="white"/>
        </w:rPr>
        <w:t>Sustainability, 13</w:t>
      </w:r>
      <w:r>
        <w:rPr>
          <w:highlight w:val="white"/>
        </w:rPr>
        <w:t>(4), 2025. https://doi.org/10.3390/su13042025</w:t>
      </w:r>
    </w:p>
    <w:p w14:paraId="0D84FC0F" w14:textId="77777777" w:rsidR="00401741" w:rsidRDefault="00B55EB8">
      <w:pPr>
        <w:ind w:left="720" w:hanging="720"/>
        <w:rPr>
          <w:highlight w:val="white"/>
        </w:rPr>
      </w:pPr>
      <w:r>
        <w:rPr>
          <w:highlight w:val="white"/>
        </w:rPr>
        <w:lastRenderedPageBreak/>
        <w:t xml:space="preserve">Krizhevsky, Alex, Ilya Sutskever, and Geoffrey E. Hinton. “Imagenet classification with deep convolutional neural networks.” </w:t>
      </w:r>
      <w:r>
        <w:rPr>
          <w:i/>
          <w:iCs/>
          <w:highlight w:val="white"/>
        </w:rPr>
        <w:t>Advances in neural information processing systems</w:t>
      </w:r>
      <w:r>
        <w:rPr>
          <w:highlight w:val="white"/>
        </w:rPr>
        <w:t xml:space="preserve"> 25 (2012).</w:t>
      </w:r>
    </w:p>
    <w:p w14:paraId="357D1B4A" w14:textId="77777777" w:rsidR="00D23504" w:rsidRDefault="00B55EB8">
      <w:pPr>
        <w:ind w:left="720" w:hanging="720"/>
        <w:rPr>
          <w:highlight w:val="white"/>
        </w:rPr>
      </w:pPr>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p>
    <w:p w14:paraId="399B4B10" w14:textId="01B4CB0A" w:rsidR="00DA6386" w:rsidRDefault="00DA6386">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1F8F1121" w14:textId="77777777" w:rsidR="00550857" w:rsidRDefault="00B55EB8">
      <w:pPr>
        <w:spacing w:line="360" w:lineRule="auto"/>
        <w:ind w:left="720" w:hanging="720"/>
        <w:rPr>
          <w:highlight w:val="white"/>
        </w:rPr>
      </w:pPr>
      <w:r>
        <w:rPr>
          <w:highlight w:val="white"/>
        </w:rPr>
        <w:t xml:space="preserve">Leone, D., Schiavone, F., Appio, F. P., &amp; Chiao, B. (2021). How does artificial intelligence enable and enhance value co-creation in industrial markets? An exploratory case study in the healthcare ecosystem. </w:t>
      </w:r>
      <w:r>
        <w:rPr>
          <w:i/>
          <w:iCs/>
          <w:highlight w:val="white"/>
        </w:rPr>
        <w:t>Journal of Business Research</w:t>
      </w:r>
      <w:r>
        <w:rPr>
          <w:highlight w:val="white"/>
        </w:rPr>
        <w:t>, </w:t>
      </w:r>
      <w:r>
        <w:rPr>
          <w:i/>
          <w:iCs/>
          <w:highlight w:val="white"/>
        </w:rPr>
        <w:t>129</w:t>
      </w:r>
      <w:r>
        <w:rPr>
          <w:highlight w:val="white"/>
        </w:rPr>
        <w:t>, 849–859. https://doi.org/10.1016/j.jbusres.2020.11.008</w:t>
      </w:r>
    </w:p>
    <w:p w14:paraId="41C68E83" w14:textId="77777777" w:rsidR="00401741" w:rsidRDefault="00B55EB8">
      <w:pPr>
        <w:ind w:left="720" w:hanging="720"/>
      </w:pPr>
      <w:r>
        <w:t>Lewis, P., Perez, E., Piktus, A., Petroni, F., Karpukhin, V., Goyal, N., Küttler, H., Lewis, M., Yih, W., Rocktäschel, T., et al. (2020). Retrieval-augmented generation for knowledge-intensive nlp tasks. Advances in Neural Information Processing Systems, 33, 9459–9474.</w:t>
      </w:r>
    </w:p>
    <w:p w14:paraId="0802C79B" w14:textId="77777777" w:rsidR="006E2577" w:rsidRDefault="00B55EB8">
      <w:pPr>
        <w:spacing w:line="360" w:lineRule="auto"/>
        <w:ind w:left="720" w:hanging="720"/>
        <w:rPr>
          <w:highlight w:val="white"/>
        </w:rPr>
      </w:pPr>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p>
    <w:p w14:paraId="795600DE" w14:textId="77777777" w:rsidR="00401741" w:rsidRPr="00DF1B07" w:rsidRDefault="00B55EB8">
      <w:pPr>
        <w:ind w:left="720" w:hanging="720"/>
        <w:rPr>
          <w:highlight w:val="white"/>
          <w:lang w:val="it-IT"/>
        </w:rPr>
      </w:pPr>
      <w:r>
        <w:rPr>
          <w:highlight w:val="white"/>
          <w:lang w:val="en-US"/>
        </w:rPr>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0192AEA9" w14:textId="77777777" w:rsidR="00D23504" w:rsidRPr="00DF1B07" w:rsidRDefault="00B55EB8">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736C3736" w14:textId="77777777" w:rsidR="00401741" w:rsidRDefault="00B55EB8">
      <w:pPr>
        <w:ind w:left="720" w:hanging="720"/>
        <w:rPr>
          <w:highlight w:val="white"/>
        </w:rPr>
      </w:pPr>
      <w:r>
        <w:rPr>
          <w:highlight w:val="white"/>
        </w:rPr>
        <w:t xml:space="preserve">Little, J. D. (1979). Decision support systems for marketing managers. </w:t>
      </w:r>
      <w:r>
        <w:rPr>
          <w:i/>
          <w:iCs/>
          <w:highlight w:val="white"/>
        </w:rPr>
        <w:t>Journal of marketing</w:t>
      </w:r>
      <w:r>
        <w:rPr>
          <w:highlight w:val="white"/>
        </w:rPr>
        <w:t xml:space="preserve">, </w:t>
      </w:r>
      <w:r>
        <w:rPr>
          <w:i/>
          <w:iCs/>
          <w:highlight w:val="white"/>
        </w:rPr>
        <w:t>43</w:t>
      </w:r>
      <w:r>
        <w:rPr>
          <w:highlight w:val="white"/>
        </w:rPr>
        <w:t xml:space="preserve">(3), 9-26. </w:t>
      </w:r>
    </w:p>
    <w:p w14:paraId="198F087B" w14:textId="77777777" w:rsidR="00401741" w:rsidRDefault="00B55EB8">
      <w:pPr>
        <w:ind w:left="720" w:hanging="720"/>
        <w:rPr>
          <w:strike/>
          <w:highlight w:val="white"/>
        </w:rPr>
      </w:pPr>
      <w:commentRangeStart w:id="149"/>
      <w:r>
        <w:rPr>
          <w:strike/>
          <w:highlight w:val="white"/>
        </w:rPr>
        <w:t xml:space="preserve">Luo, X., Tong, S., Fang, Z., &amp; Qu, Z. (2019). Machines versus humans: the impact of AI chatbot disclosure on customer purchases. </w:t>
      </w:r>
      <w:r>
        <w:rPr>
          <w:i/>
          <w:iCs/>
          <w:strike/>
          <w:highlight w:val="white"/>
        </w:rPr>
        <w:t>Luo, X, Tong S, Fang Z, Qu</w:t>
      </w:r>
      <w:r>
        <w:rPr>
          <w:strike/>
          <w:highlight w:val="white"/>
        </w:rPr>
        <w:t>, (2019), 20-33.</w:t>
      </w:r>
      <w:commentRangeEnd w:id="149"/>
      <w:r w:rsidR="007C20CF">
        <w:rPr>
          <w:rStyle w:val="CommentReference"/>
          <w:strike/>
          <w:sz w:val="22"/>
          <w:szCs w:val="22"/>
          <w:highlight w:val="white"/>
        </w:rPr>
        <w:commentReference w:id="149"/>
      </w:r>
    </w:p>
    <w:p w14:paraId="1F4525E3" w14:textId="77777777" w:rsidR="00401741" w:rsidRDefault="00B55EB8">
      <w:pPr>
        <w:ind w:left="720" w:hanging="720"/>
      </w:pPr>
      <w:r>
        <w:t>Mayer, H., Yee, L., Chui, M., &amp; Roberts, R. (2025). AI in the workplace: A report for 2025. McKinsey &amp; Company.</w:t>
      </w:r>
      <w:hyperlink r:id="rId27">
        <w:r w:rsidR="00401741">
          <w:rPr>
            <w:u w:val="single"/>
          </w:rPr>
          <w:t xml:space="preserve"> </w:t>
        </w:r>
      </w:hyperlink>
      <w:hyperlink r:id="rId28">
        <w:r w:rsidR="00401741">
          <w:rPr>
            <w:color w:val="1155CC"/>
            <w:u w:val="single"/>
          </w:rPr>
          <w:t>https://www.mckinsey.com/capabilities/mckinsey-digital/our-</w:t>
        </w:r>
        <w:r w:rsidR="00401741">
          <w:rPr>
            <w:color w:val="1155CC"/>
            <w:u w:val="single"/>
          </w:rPr>
          <w:lastRenderedPageBreak/>
          <w:t>insights/superagency-in-the-workplace-empowering-people-to-unlock-ais-full-potential-at-work</w:t>
        </w:r>
      </w:hyperlink>
    </w:p>
    <w:p w14:paraId="3ACB28B7" w14:textId="77777777" w:rsidR="00401741" w:rsidRDefault="00B55EB8">
      <w:pPr>
        <w:ind w:left="720" w:hanging="720"/>
        <w:rPr>
          <w:highlight w:val="white"/>
        </w:rPr>
      </w:pPr>
      <w:r>
        <w:rPr>
          <w:highlight w:val="white"/>
        </w:rPr>
        <w:t xml:space="preserve">Mikolov, T., Sutskever, I., Chen, K., Corrado, G. S., &amp; Dean, J. (2013). Distributed representations of words and phrases and their compositionality. </w:t>
      </w:r>
      <w:r>
        <w:rPr>
          <w:i/>
          <w:iCs/>
          <w:highlight w:val="white"/>
        </w:rPr>
        <w:t>Advances in neural information processing systems</w:t>
      </w:r>
      <w:r>
        <w:rPr>
          <w:highlight w:val="white"/>
        </w:rPr>
        <w:t xml:space="preserve">, </w:t>
      </w:r>
      <w:r>
        <w:rPr>
          <w:i/>
          <w:iCs/>
          <w:highlight w:val="white"/>
        </w:rPr>
        <w:t>26</w:t>
      </w:r>
      <w:r>
        <w:rPr>
          <w:highlight w:val="white"/>
        </w:rPr>
        <w:t>.</w:t>
      </w:r>
    </w:p>
    <w:p w14:paraId="1EE5D79D" w14:textId="77777777" w:rsidR="00401741" w:rsidRDefault="00B55EB8">
      <w:pPr>
        <w:ind w:left="720" w:hanging="720"/>
        <w:rPr>
          <w:highlight w:val="white"/>
        </w:rPr>
      </w:pPr>
      <w:r>
        <w:rPr>
          <w:highlight w:val="white"/>
        </w:rPr>
        <w:t xml:space="preserve">Mitchell, A. A., Russo, J. E., &amp; Wittink, D. R. (1991). Issues in the development and use of expert systems for marketing decisions. </w:t>
      </w:r>
      <w:r>
        <w:rPr>
          <w:i/>
          <w:iCs/>
          <w:highlight w:val="white"/>
        </w:rPr>
        <w:t>International Journal of Research in Marketing</w:t>
      </w:r>
      <w:r>
        <w:rPr>
          <w:highlight w:val="white"/>
        </w:rPr>
        <w:t xml:space="preserve">, </w:t>
      </w:r>
      <w:r>
        <w:rPr>
          <w:i/>
          <w:iCs/>
          <w:highlight w:val="white"/>
        </w:rPr>
        <w:t>8</w:t>
      </w:r>
      <w:r>
        <w:rPr>
          <w:highlight w:val="white"/>
        </w:rPr>
        <w:t xml:space="preserve">(1), 41-50. </w:t>
      </w:r>
    </w:p>
    <w:p w14:paraId="728D616C" w14:textId="77777777" w:rsidR="00401741" w:rsidRDefault="00B55EB8">
      <w:pPr>
        <w:spacing w:line="360" w:lineRule="auto"/>
        <w:ind w:left="720" w:hanging="720"/>
        <w:rPr>
          <w:highlight w:val="white"/>
        </w:rPr>
      </w:pPr>
      <w:r>
        <w:rPr>
          <w:highlight w:val="white"/>
        </w:rPr>
        <w:t xml:space="preserve">Mogaji, E., &amp; Jain, V. (2024). How generative AI is (will) change consumer behaviour: Postulating the potential impact and implications for research, practice, and policy. </w:t>
      </w:r>
      <w:r>
        <w:rPr>
          <w:i/>
          <w:iCs/>
          <w:highlight w:val="white"/>
        </w:rPr>
        <w:t>Journal of consumer behaviour</w:t>
      </w:r>
      <w:r>
        <w:rPr>
          <w:highlight w:val="white"/>
        </w:rPr>
        <w:t xml:space="preserve">, </w:t>
      </w:r>
      <w:r>
        <w:rPr>
          <w:i/>
          <w:iCs/>
          <w:highlight w:val="white"/>
        </w:rPr>
        <w:t>23</w:t>
      </w:r>
      <w:r>
        <w:rPr>
          <w:highlight w:val="white"/>
        </w:rPr>
        <w:t>(5), 2379-2389.</w:t>
      </w:r>
    </w:p>
    <w:p w14:paraId="34DF5FB3" w14:textId="77777777" w:rsidR="00401741" w:rsidRDefault="00B55EB8">
      <w:pPr>
        <w:spacing w:line="360" w:lineRule="auto"/>
        <w:ind w:left="720" w:hanging="720"/>
      </w:pPr>
      <w:r>
        <w:rPr>
          <w:highlight w:val="white"/>
        </w:rPr>
        <w:t xml:space="preserve">Moralles, C., Da Costa, L. A. L., Rigo, S. J., Kunst, R., De Souza, V. C., Silva, E. P., ... &amp; Roehrs, A. (2026). A Systematic Literature Review of Agentic AI: Definitions, Architectures, and Challenges. </w:t>
      </w:r>
      <w:r>
        <w:rPr>
          <w:i/>
          <w:iCs/>
          <w:highlight w:val="white"/>
        </w:rPr>
        <w:t>IEEE Access</w:t>
      </w:r>
      <w:r>
        <w:rPr>
          <w:highlight w:val="white"/>
        </w:rPr>
        <w:t xml:space="preserve">. </w:t>
      </w:r>
    </w:p>
    <w:p w14:paraId="78672C6B" w14:textId="77777777" w:rsidR="00401741" w:rsidRDefault="00B55EB8">
      <w:pPr>
        <w:ind w:left="720" w:hanging="720"/>
      </w:pPr>
      <w:r>
        <w:t xml:space="preserve">OpenAI. (2022, November 30). </w:t>
      </w:r>
      <w:r>
        <w:rPr>
          <w:i/>
          <w:iCs/>
        </w:rPr>
        <w:t>Introducing ChatGPT</w:t>
      </w:r>
      <w:r>
        <w:t xml:space="preserve">.  </w:t>
      </w:r>
      <w:hyperlink r:id="rId29">
        <w:r w:rsidR="00401741">
          <w:rPr>
            <w:color w:val="1155CC"/>
            <w:u w:val="single"/>
          </w:rPr>
          <w:t>https://openai.com/index/chatgpt/</w:t>
        </w:r>
      </w:hyperlink>
    </w:p>
    <w:p w14:paraId="291FEF45" w14:textId="77777777" w:rsidR="00401741" w:rsidRDefault="00B55EB8">
      <w:pPr>
        <w:ind w:left="720" w:hanging="720"/>
        <w:rPr>
          <w:highlight w:val="white"/>
        </w:rPr>
      </w:pPr>
      <w:r>
        <w:t xml:space="preserve">OpenAI. (2023, June 13). </w:t>
      </w:r>
      <w:r>
        <w:rPr>
          <w:i/>
          <w:iCs/>
        </w:rPr>
        <w:t>Function calling and other API updates</w:t>
      </w:r>
      <w:r>
        <w:t xml:space="preserve">. OpenAI.  </w:t>
      </w:r>
      <w:hyperlink r:id="rId30">
        <w:r w:rsidR="00401741">
          <w:rPr>
            <w:color w:val="1155CC"/>
            <w:u w:val="single"/>
          </w:rPr>
          <w:t>https://openai.com/index/function-calling-and-other-api-updates/</w:t>
        </w:r>
      </w:hyperlink>
    </w:p>
    <w:p w14:paraId="17068E8B" w14:textId="77777777" w:rsidR="00B9769B" w:rsidRDefault="00B55EB8">
      <w:pPr>
        <w:ind w:left="720" w:hanging="720"/>
        <w:rPr>
          <w:highlight w:val="white"/>
        </w:rPr>
      </w:pPr>
      <w:r>
        <w:rPr>
          <w:highlight w:val="white"/>
        </w:rPr>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p>
    <w:p w14:paraId="492B0135" w14:textId="77777777" w:rsidR="00401741" w:rsidRDefault="00B55EB8">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11DA319D" w14:textId="77777777" w:rsidR="00401741" w:rsidRDefault="00B55EB8">
      <w:pPr>
        <w:ind w:left="720" w:hanging="720"/>
        <w:rPr>
          <w:strike/>
          <w:highlight w:val="white"/>
        </w:rPr>
      </w:pPr>
      <w:commentRangeStart w:id="150"/>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150"/>
      <w:r w:rsidR="007C20CF">
        <w:rPr>
          <w:rStyle w:val="CommentReference"/>
          <w:strike/>
          <w:sz w:val="22"/>
          <w:szCs w:val="22"/>
          <w:highlight w:val="white"/>
        </w:rPr>
        <w:commentReference w:id="150"/>
      </w:r>
    </w:p>
    <w:p w14:paraId="433B430F" w14:textId="77777777" w:rsidR="00D23504" w:rsidRDefault="00B55EB8">
      <w:pPr>
        <w:ind w:left="720" w:hanging="720"/>
        <w:rPr>
          <w:highlight w:val="white"/>
        </w:rPr>
      </w:pPr>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p>
    <w:p w14:paraId="506DC836" w14:textId="77777777" w:rsidR="00B9769B" w:rsidRDefault="00B55EB8">
      <w:pPr>
        <w:ind w:left="720" w:hanging="720"/>
        <w:rPr>
          <w:highlight w:val="white"/>
        </w:rPr>
      </w:pPr>
      <w:r>
        <w:rPr>
          <w:highlight w:val="white"/>
        </w:rPr>
        <w:lastRenderedPageBreak/>
        <w:t xml:space="preserve">Prasanna, A., &amp; Kushwaha, B. P. (2025). Transforming marketing landscapes: A systematic literature review of generative AI using the TCCM model framework. </w:t>
      </w:r>
      <w:r>
        <w:rPr>
          <w:i/>
          <w:iCs/>
          <w:highlight w:val="white"/>
        </w:rPr>
        <w:t>Management Review Quarterly</w:t>
      </w:r>
      <w:r>
        <w:rPr>
          <w:highlight w:val="white"/>
        </w:rPr>
        <w:t>. Advance online publication. https://doi.org/10.1007/s11301-025-00486-9</w:t>
      </w:r>
    </w:p>
    <w:p w14:paraId="538869FE" w14:textId="77777777" w:rsidR="00D23504" w:rsidRPr="00366C98" w:rsidRDefault="00B55EB8">
      <w:pPr>
        <w:ind w:left="720" w:hanging="720"/>
        <w:rPr>
          <w:highlight w:val="white"/>
          <w:lang w:val="nl-NL"/>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366C98">
        <w:rPr>
          <w:highlight w:val="white"/>
          <w:lang w:val="nl-NL"/>
        </w:rPr>
        <w:t>OpenAI. https://cdn.openai.com/research-covers/language-unsupervised/language_understanding_paper.pdf</w:t>
      </w:r>
    </w:p>
    <w:p w14:paraId="793D775A" w14:textId="77777777" w:rsidR="006E2577" w:rsidRDefault="00B55EB8">
      <w:pPr>
        <w:spacing w:line="360" w:lineRule="auto"/>
        <w:ind w:left="720" w:hanging="720"/>
        <w:rPr>
          <w:highlight w:val="white"/>
        </w:rPr>
      </w:pPr>
      <w:r w:rsidRPr="00DF1B07">
        <w:rPr>
          <w:highlight w:val="white"/>
          <w:lang w:val="nl-NL"/>
        </w:rPr>
        <w:t xml:space="preserve">Ritala, P., Aaltonen, P., Ruokonen, M., &amp; Nemeh, A. (2024). </w:t>
      </w:r>
      <w:r>
        <w:rPr>
          <w:highlight w:val="white"/>
        </w:rPr>
        <w:t xml:space="preserve">Developing industrial AI capabilities: An organisational learning perspective. </w:t>
      </w:r>
      <w:r>
        <w:rPr>
          <w:i/>
          <w:iCs/>
          <w:highlight w:val="white"/>
        </w:rPr>
        <w:t>Technovation</w:t>
      </w:r>
      <w:r>
        <w:rPr>
          <w:highlight w:val="white"/>
        </w:rPr>
        <w:t xml:space="preserve">, </w:t>
      </w:r>
      <w:r>
        <w:rPr>
          <w:i/>
          <w:iCs/>
          <w:highlight w:val="white"/>
        </w:rPr>
        <w:t>138</w:t>
      </w:r>
      <w:r>
        <w:rPr>
          <w:highlight w:val="white"/>
        </w:rPr>
        <w:t>, 103120. https://doi.org/10.1016/j.technovation.2024.103120</w:t>
      </w:r>
    </w:p>
    <w:p w14:paraId="4618A53E" w14:textId="77777777" w:rsidR="006E2577" w:rsidRPr="00396066" w:rsidRDefault="00B55EB8">
      <w:pPr>
        <w:spacing w:line="360" w:lineRule="auto"/>
        <w:ind w:left="720" w:hanging="720"/>
        <w:rPr>
          <w:highlight w:val="white"/>
          <w:lang w:val="de-DE"/>
        </w:rPr>
      </w:pPr>
      <w:r>
        <w:rPr>
          <w:highlight w:val="white"/>
        </w:rPr>
        <w:t xml:space="preserve">Romeo, E., &amp; Lacko, J. (2026). Adoption and integration of AI in organizations: A systematic review of challenges and drivers towards future directions of research. </w:t>
      </w:r>
      <w:r>
        <w:rPr>
          <w:i/>
          <w:iCs/>
          <w:highlight w:val="white"/>
          <w:lang w:val="de-DE"/>
        </w:rPr>
        <w:t>Kybernetes</w:t>
      </w:r>
      <w:r>
        <w:rPr>
          <w:highlight w:val="white"/>
          <w:lang w:val="de-DE"/>
        </w:rPr>
        <w:t xml:space="preserve">, </w:t>
      </w:r>
      <w:r>
        <w:rPr>
          <w:i/>
          <w:iCs/>
          <w:highlight w:val="white"/>
          <w:lang w:val="de-DE"/>
        </w:rPr>
        <w:t>55</w:t>
      </w:r>
      <w:r>
        <w:rPr>
          <w:highlight w:val="white"/>
          <w:lang w:val="de-DE"/>
        </w:rPr>
        <w:t>(3), 1286–1307. https://doi.org/10.1108/K-07-2024-2002</w:t>
      </w:r>
    </w:p>
    <w:p w14:paraId="7AAE01F7" w14:textId="77777777" w:rsidR="00401741" w:rsidRDefault="00B55EB8">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008E47D6" w14:textId="77777777" w:rsidR="00401741" w:rsidRDefault="00B55EB8">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6D668DD1" w14:textId="77777777" w:rsidR="00401741" w:rsidRDefault="00B55EB8">
      <w:pPr>
        <w:ind w:left="720" w:hanging="720"/>
        <w:rPr>
          <w:highlight w:val="white"/>
        </w:rPr>
      </w:pPr>
      <w:r>
        <w:rPr>
          <w:highlight w:val="white"/>
        </w:rPr>
        <w:t xml:space="preserve">Shinde, P. P., &amp; Shah, S. (2018, August). A review of machine learning and deep learning applications. In </w:t>
      </w:r>
      <w:r>
        <w:rPr>
          <w:i/>
          <w:iCs/>
          <w:highlight w:val="white"/>
        </w:rPr>
        <w:t>2018 Fourth international conference on computing communication control and automation (ICCUBEA)</w:t>
      </w:r>
      <w:r>
        <w:rPr>
          <w:highlight w:val="white"/>
        </w:rPr>
        <w:t xml:space="preserve"> (pp. 1-6). IEEE.</w:t>
      </w:r>
    </w:p>
    <w:p w14:paraId="125B8A29" w14:textId="77777777" w:rsidR="00401741" w:rsidRPr="000C32F9" w:rsidRDefault="00B55EB8">
      <w:pPr>
        <w:ind w:left="720" w:hanging="720"/>
        <w:rPr>
          <w:lang w:val="it-IT"/>
        </w:rPr>
      </w:pPr>
      <w:r>
        <w:t xml:space="preserve">Sidorchuk, R. (2015). The concept of “value” in the theory of marketing. </w:t>
      </w:r>
      <w:r w:rsidRPr="000C32F9">
        <w:rPr>
          <w:lang w:val="it-IT"/>
        </w:rPr>
        <w:t>Asian Social Science, 11(9), 320–325.</w:t>
      </w:r>
      <w:hyperlink r:id="rId31">
        <w:r w:rsidR="00401741" w:rsidRPr="000C32F9">
          <w:rPr>
            <w:u w:val="single"/>
            <w:lang w:val="it-IT"/>
          </w:rPr>
          <w:t xml:space="preserve"> </w:t>
        </w:r>
      </w:hyperlink>
      <w:hyperlink r:id="rId32">
        <w:r w:rsidR="00401741" w:rsidRPr="000C32F9">
          <w:rPr>
            <w:color w:val="1155CC"/>
            <w:u w:val="single"/>
            <w:lang w:val="it-IT"/>
          </w:rPr>
          <w:t>https://doi.org/10.5539/ass.v11n9p320</w:t>
        </w:r>
      </w:hyperlink>
    </w:p>
    <w:p w14:paraId="3B061B9D" w14:textId="3F6427FF" w:rsidR="00B9769B" w:rsidRDefault="00401741">
      <w:pPr>
        <w:ind w:left="720" w:hanging="720"/>
        <w:rPr>
          <w:highlight w:val="white"/>
        </w:rPr>
      </w:pPr>
      <w:r>
        <w:fldChar w:fldCharType="begin"/>
      </w:r>
      <w:r w:rsidRPr="000C32F9">
        <w:rPr>
          <w:lang w:val="it-IT"/>
        </w:rPr>
        <w:instrText>HYPERLINK "https://doi.org/10.1002/(SICI)1097-0266(199708)18:7%3c509::AID-SMJ882%3e3.0.CO;2-Z" \h</w:instrText>
      </w:r>
      <w:r>
        <w:fldChar w:fldCharType="separate"/>
      </w:r>
      <w:del w:id="151" w:author="Claude" w:date="2026-06-07T00:00:00Z">
        <w:r w:rsidRPr="000C32F9">
          <w:rPr>
            <w:u w:val="single"/>
            <w:lang w:val="it-IT"/>
          </w:rPr>
          <w:delText xml:space="preserve"> </w:delText>
        </w:r>
      </w:del>
      <w:r>
        <w:fldChar w:fldCharType="end"/>
      </w:r>
      <w:hyperlink r:id="rId33"/>
      <w:r w:rsidR="00B55EB8" w:rsidRPr="00AD07D8">
        <w:rPr>
          <w:highlight w:val="white"/>
          <w:lang w:val="it-IT"/>
        </w:rPr>
        <w:t xml:space="preserve">Vaid, S., Puntoni, S., Honig, B., &amp; Michael, K. (2025). </w:t>
      </w:r>
      <w:r w:rsidR="00B55EB8">
        <w:rPr>
          <w:highlight w:val="white"/>
        </w:rPr>
        <w:t xml:space="preserve">When attention is all marketers need—Artificial intelligence in marketing [Editorial]. </w:t>
      </w:r>
      <w:r w:rsidR="00B55EB8">
        <w:rPr>
          <w:i/>
          <w:iCs/>
          <w:highlight w:val="white"/>
        </w:rPr>
        <w:t>IEEE Transactions on Technology and Society, 6</w:t>
      </w:r>
      <w:r w:rsidR="00B55EB8">
        <w:rPr>
          <w:highlight w:val="white"/>
        </w:rPr>
        <w:t>(3), 242–249. https://doi.org/10.1109/TTS.2025.3568113</w:t>
      </w:r>
    </w:p>
    <w:p w14:paraId="745E2156" w14:textId="77777777" w:rsidR="00B9769B" w:rsidRDefault="00B55EB8">
      <w:pPr>
        <w:ind w:left="720" w:hanging="720"/>
        <w:rPr>
          <w:highlight w:val="white"/>
        </w:rPr>
      </w:pPr>
      <w:r w:rsidRPr="00366C98">
        <w:rPr>
          <w:highlight w:val="white"/>
          <w:lang w:val="it-IT"/>
        </w:rPr>
        <w:lastRenderedPageBreak/>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3032724A" w14:textId="77777777" w:rsidR="00401741" w:rsidRDefault="00B55EB8">
      <w:pPr>
        <w:ind w:left="720" w:hanging="720"/>
        <w:rPr>
          <w:highlight w:val="white"/>
        </w:rPr>
      </w:pPr>
      <w:r>
        <w:rPr>
          <w:highlight w:val="white"/>
        </w:rPr>
        <w:t xml:space="preserve">Vaswani, A., Shazeer, N., Parmar, N., Uszkoreit, J., Jones, L., Gomez, A. N., ... &amp; Polosukhin, I. (2017). Attention is all you need. </w:t>
      </w:r>
      <w:r>
        <w:rPr>
          <w:i/>
          <w:iCs/>
          <w:highlight w:val="white"/>
        </w:rPr>
        <w:t>Advances in neural information processing systems</w:t>
      </w:r>
      <w:r>
        <w:rPr>
          <w:highlight w:val="white"/>
        </w:rPr>
        <w:t xml:space="preserve">, </w:t>
      </w:r>
      <w:r>
        <w:rPr>
          <w:i/>
          <w:iCs/>
          <w:highlight w:val="white"/>
        </w:rPr>
        <w:t>30</w:t>
      </w:r>
      <w:r>
        <w:rPr>
          <w:highlight w:val="white"/>
        </w:rPr>
        <w:t>.</w:t>
      </w:r>
    </w:p>
    <w:p w14:paraId="3357236B" w14:textId="77777777" w:rsidR="00D23504" w:rsidRDefault="00B55EB8">
      <w:pPr>
        <w:ind w:left="720" w:hanging="720"/>
        <w:rPr>
          <w:highlight w:val="white"/>
        </w:rPr>
      </w:pPr>
      <w:r>
        <w:rPr>
          <w:highlight w:val="white"/>
        </w:rPr>
        <w:t xml:space="preserve">Verhoef, P. C., Broekhuizen, T., Bart, Y., Bhattacharya, A., Qi Dong, J., Fabian, N., &amp; Haenlein, M. (2021). Digital transformation: A multidisciplinary reflection and research agenda. </w:t>
      </w:r>
      <w:r>
        <w:rPr>
          <w:i/>
          <w:iCs/>
          <w:highlight w:val="white"/>
        </w:rPr>
        <w:t>Journal of Business Research, 122</w:t>
      </w:r>
      <w:r>
        <w:rPr>
          <w:highlight w:val="white"/>
        </w:rPr>
        <w:t>, 889–901. https://doi.org/10.1016/j.jbusres.2019.09.022</w:t>
      </w:r>
    </w:p>
    <w:p w14:paraId="1A575BC6" w14:textId="77777777" w:rsidR="00401741" w:rsidRDefault="00B55EB8">
      <w:pPr>
        <w:ind w:left="720" w:hanging="720"/>
        <w:rPr>
          <w:strike/>
        </w:rPr>
      </w:pPr>
      <w:commentRangeStart w:id="152"/>
      <w:r>
        <w:rPr>
          <w:strike/>
          <w:lang w:val="it-IT"/>
        </w:rPr>
        <w:t>Vidal, J. F., Perotti, F. A., Gonzalez, R., &amp; Gasco, J. (</w:t>
      </w:r>
      <w:bookmarkStart w:id="153" w:name="OLE_LINK13"/>
      <w:r>
        <w:rPr>
          <w:strike/>
          <w:lang w:val="it-IT"/>
        </w:rPr>
        <w:t>2022</w:t>
      </w:r>
      <w:bookmarkEnd w:id="153"/>
      <w:r>
        <w:rPr>
          <w:strike/>
          <w:lang w:val="it-IT"/>
        </w:rPr>
        <w:t xml:space="preserve">). </w:t>
      </w:r>
      <w:r>
        <w:rPr>
          <w:strike/>
        </w:rPr>
        <w:t>Managing digital transformation: The view from the top. Journal of Business Research, 152, 29–41.</w:t>
      </w:r>
      <w:hyperlink r:id="rId34">
        <w:r w:rsidR="00401741">
          <w:rPr>
            <w:strike/>
            <w:u w:val="single"/>
          </w:rPr>
          <w:t xml:space="preserve"> </w:t>
        </w:r>
      </w:hyperlink>
      <w:hyperlink r:id="rId35">
        <w:r w:rsidR="00401741">
          <w:rPr>
            <w:strike/>
            <w:color w:val="1155CC"/>
            <w:u w:val="single"/>
          </w:rPr>
          <w:t>https://doi.org/10.1016/j.jbusres.2022.07.0200</w:t>
        </w:r>
      </w:hyperlink>
      <w:commentRangeEnd w:id="152"/>
      <w:r w:rsidR="007C20CF">
        <w:rPr>
          <w:rStyle w:val="CommentReference"/>
          <w:strike/>
          <w:sz w:val="22"/>
          <w:szCs w:val="22"/>
        </w:rPr>
        <w:commentReference w:id="152"/>
      </w:r>
    </w:p>
    <w:p w14:paraId="24687B12" w14:textId="77777777" w:rsidR="00401741" w:rsidRDefault="00B55EB8">
      <w:pPr>
        <w:spacing w:line="360" w:lineRule="auto"/>
        <w:ind w:left="720" w:hanging="720"/>
        <w:rPr>
          <w:highlight w:val="white"/>
        </w:rPr>
      </w:pPr>
      <w:r>
        <w:rPr>
          <w:highlight w:val="white"/>
        </w:rPr>
        <w:t xml:space="preserve">Wahid, R., Mero, J., &amp; Ritala, P. (2023). Written by ChatGPT, illustrated by Midjourney: generative AI for content marketing. </w:t>
      </w:r>
      <w:r>
        <w:rPr>
          <w:i/>
          <w:iCs/>
          <w:highlight w:val="white"/>
        </w:rPr>
        <w:t>Asia Pacific Journal of Marketing and Logistics</w:t>
      </w:r>
      <w:r>
        <w:rPr>
          <w:highlight w:val="white"/>
        </w:rPr>
        <w:t xml:space="preserve">, </w:t>
      </w:r>
      <w:r>
        <w:rPr>
          <w:i/>
          <w:iCs/>
          <w:highlight w:val="white"/>
        </w:rPr>
        <w:t>35</w:t>
      </w:r>
      <w:r>
        <w:rPr>
          <w:highlight w:val="white"/>
        </w:rPr>
        <w:t xml:space="preserve">(8), 1813-1822. </w:t>
      </w:r>
    </w:p>
    <w:p w14:paraId="0F247F6E" w14:textId="77777777" w:rsidR="006E2577" w:rsidRDefault="00B55EB8">
      <w:pPr>
        <w:spacing w:line="360" w:lineRule="auto"/>
        <w:ind w:left="720" w:hanging="720"/>
        <w:rPr>
          <w:highlight w:val="white"/>
        </w:rPr>
      </w:pPr>
      <w:r w:rsidRPr="000C32F9">
        <w:rPr>
          <w:highlight w:val="white"/>
          <w:lang w:val="en-US"/>
        </w:rPr>
        <w:t xml:space="preserve">Weber, M., Engert, M., Schaffer, N., Weking, J., &amp; Krcmar, H. (2023). </w:t>
      </w:r>
      <w:r>
        <w:rPr>
          <w:highlight w:val="white"/>
        </w:rPr>
        <w:t xml:space="preserve">Organizational capabilities for AI implementation—Coping with inscrutability and data dependency in AI. </w:t>
      </w:r>
      <w:r>
        <w:rPr>
          <w:i/>
          <w:iCs/>
          <w:highlight w:val="white"/>
        </w:rPr>
        <w:t>Information Systems Frontiers</w:t>
      </w:r>
      <w:r>
        <w:rPr>
          <w:highlight w:val="white"/>
        </w:rPr>
        <w:t xml:space="preserve">, </w:t>
      </w:r>
      <w:r>
        <w:rPr>
          <w:i/>
          <w:iCs/>
          <w:highlight w:val="white"/>
        </w:rPr>
        <w:t>25</w:t>
      </w:r>
      <w:r>
        <w:rPr>
          <w:highlight w:val="white"/>
        </w:rPr>
        <w:t>(4), 1549–1569. https://doi.org/10.1007/s10796-022-10297-y</w:t>
      </w:r>
    </w:p>
    <w:p w14:paraId="57462799" w14:textId="77777777" w:rsidR="00401741" w:rsidRDefault="00B55EB8">
      <w:pPr>
        <w:spacing w:line="360" w:lineRule="auto"/>
        <w:ind w:left="720" w:hanging="720"/>
        <w:rPr>
          <w:highlight w:val="white"/>
        </w:rPr>
      </w:pPr>
      <w:r w:rsidRPr="00EC6AA1">
        <w:rPr>
          <w:highlight w:val="white"/>
          <w:lang w:val="en-US"/>
        </w:rPr>
        <w:t xml:space="preserve">Woodside, A. G., Golfetto, F., &amp; Gibbert, M. (2008). </w:t>
      </w:r>
      <w:r>
        <w:rPr>
          <w:highlight w:val="white"/>
        </w:rPr>
        <w:t xml:space="preserve">Customer value: theory, research, and practice. In </w:t>
      </w:r>
      <w:bookmarkStart w:id="154" w:name="OLE_LINK11"/>
      <w:r>
        <w:rPr>
          <w:i/>
          <w:iCs/>
          <w:highlight w:val="white"/>
        </w:rPr>
        <w:t>Creating and managing superior customer value</w:t>
      </w:r>
      <w:r>
        <w:rPr>
          <w:highlight w:val="white"/>
        </w:rPr>
        <w:t xml:space="preserve"> </w:t>
      </w:r>
      <w:bookmarkEnd w:id="154"/>
      <w:r>
        <w:rPr>
          <w:highlight w:val="white"/>
        </w:rPr>
        <w:t>(pp. 3-25). Emerald Group Publishing Limited.</w:t>
      </w:r>
    </w:p>
    <w:p w14:paraId="3969EC0E" w14:textId="77777777" w:rsidR="00401741" w:rsidRDefault="00B55EB8">
      <w:pPr>
        <w:ind w:left="720" w:hanging="720"/>
      </w:pPr>
      <w:r>
        <w:rPr>
          <w:highlight w:val="white"/>
        </w:rPr>
        <w:t xml:space="preserve">Xu, Y., Liu, X., Cao, X., Huang, C., Liu, E., Qian, S., ... &amp; Zhang, J. (2021). Artificial intelligence: A powerful paradigm for scientific research. </w:t>
      </w:r>
      <w:r>
        <w:rPr>
          <w:i/>
          <w:iCs/>
          <w:highlight w:val="white"/>
        </w:rPr>
        <w:t>The Innovation</w:t>
      </w:r>
      <w:r>
        <w:rPr>
          <w:highlight w:val="white"/>
        </w:rPr>
        <w:t xml:space="preserve">, </w:t>
      </w:r>
      <w:r>
        <w:rPr>
          <w:i/>
          <w:iCs/>
          <w:highlight w:val="white"/>
        </w:rPr>
        <w:t>2</w:t>
      </w:r>
      <w:r>
        <w:rPr>
          <w:highlight w:val="white"/>
        </w:rPr>
        <w:t>(4).</w:t>
      </w:r>
      <w:r>
        <w:br w:type="page"/>
      </w:r>
    </w:p>
    <w:p w14:paraId="295F161E" w14:textId="77777777" w:rsidR="00D23504" w:rsidRDefault="00B55EB8">
      <w:pPr>
        <w:ind w:left="720" w:hanging="720"/>
        <w:rPr>
          <w:highlight w:val="white"/>
        </w:rPr>
      </w:pPr>
      <w:r>
        <w:rPr>
          <w:highlight w:val="white"/>
        </w:rPr>
        <w:lastRenderedPageBreak/>
        <w:t xml:space="preserve">Yao, S., Zhao, J., Yu, D., Du, N., Shafran, I., Narasimhan, K., &amp; Cao, Y. (2023). ReAct: Synergizing reasoning and acting in language models. </w:t>
      </w:r>
      <w:r>
        <w:rPr>
          <w:i/>
          <w:iCs/>
          <w:highlight w:val="white"/>
        </w:rPr>
        <w:t>International Conference on Learning Representations (ICLR)</w:t>
      </w:r>
      <w:r>
        <w:rPr>
          <w:highlight w:val="white"/>
        </w:rPr>
        <w:t>. https://doi.org/10.48550/arXiv.2210.03629</w:t>
      </w:r>
    </w:p>
    <w:p w14:paraId="5256129C" w14:textId="77777777" w:rsidR="008B26A2" w:rsidRDefault="008B26A2">
      <w:pPr>
        <w:rPr>
          <w:b/>
          <w:bCs/>
        </w:rPr>
      </w:pPr>
      <w:r>
        <w:br w:type="page"/>
      </w:r>
    </w:p>
    <w:p w14:paraId="2F9195E6" w14:textId="3A1853DD" w:rsidR="00401741" w:rsidRDefault="00B55EB8">
      <w:pPr>
        <w:pStyle w:val="Heading1"/>
      </w:pPr>
      <w:bookmarkStart w:id="155" w:name="_Toc231762162"/>
      <w:r>
        <w:lastRenderedPageBreak/>
        <w:t>Appendix A. Interview Guide and Protocol</w:t>
      </w:r>
      <w:bookmarkEnd w:id="155"/>
    </w:p>
    <w:p w14:paraId="7F3076F6" w14:textId="77777777" w:rsidR="00401741" w:rsidRDefault="00B55EB8">
      <w:r>
        <w:t xml:space="preserve">To ensure relevant topics are discussed, a list of questions and an interview protocol are utilized. </w:t>
      </w:r>
    </w:p>
    <w:p w14:paraId="0150B67B" w14:textId="77777777" w:rsidR="00401741" w:rsidRDefault="00B55EB8">
      <w:pPr>
        <w:pStyle w:val="Heading2"/>
      </w:pPr>
      <w:bookmarkStart w:id="156" w:name="_Toc231762163"/>
      <w:r>
        <w:t>A.1.</w:t>
      </w:r>
      <w:r>
        <w:tab/>
        <w:t>Interview Guide</w:t>
      </w:r>
      <w:bookmarkEnd w:id="156"/>
    </w:p>
    <w:p w14:paraId="10752A95" w14:textId="77777777" w:rsidR="00401741" w:rsidRDefault="00B55EB8">
      <w:pPr>
        <w:pStyle w:val="Heading3"/>
      </w:pPr>
      <w:r>
        <w:t>A.1.1.</w:t>
      </w:r>
      <w:r>
        <w:tab/>
        <w:t>Primary questions</w:t>
      </w:r>
    </w:p>
    <w:p w14:paraId="79EF5BCF" w14:textId="77777777" w:rsidR="00401741" w:rsidRDefault="00B55EB8">
      <w:pPr>
        <w:numPr>
          <w:ilvl w:val="0"/>
          <w:numId w:val="5"/>
        </w:numPr>
      </w:pPr>
      <w:r>
        <w:t>Background of interviewee:</w:t>
      </w:r>
    </w:p>
    <w:p w14:paraId="6EA21D0E" w14:textId="77777777" w:rsidR="00401741" w:rsidRDefault="00B55EB8">
      <w:pPr>
        <w:numPr>
          <w:ilvl w:val="1"/>
          <w:numId w:val="5"/>
        </w:numPr>
      </w:pPr>
      <w:r>
        <w:t xml:space="preserve">What is your role within the organization? </w:t>
      </w:r>
      <w:r>
        <w:rPr>
          <w:i/>
          <w:iCs/>
        </w:rPr>
        <w:t>(key responsibilities)</w:t>
      </w:r>
    </w:p>
    <w:p w14:paraId="5C418643" w14:textId="77777777" w:rsidR="00401741" w:rsidRDefault="00B55EB8">
      <w:pPr>
        <w:numPr>
          <w:ilvl w:val="0"/>
          <w:numId w:val="5"/>
        </w:numPr>
      </w:pPr>
      <w:r>
        <w:t>Openers to establish common ground:</w:t>
      </w:r>
    </w:p>
    <w:p w14:paraId="58C8B2FF" w14:textId="77777777" w:rsidR="00401741" w:rsidRDefault="00B55EB8">
      <w:pPr>
        <w:numPr>
          <w:ilvl w:val="1"/>
          <w:numId w:val="6"/>
        </w:numPr>
      </w:pPr>
      <w:r>
        <w:t>What does generative AI mean to you?</w:t>
      </w:r>
    </w:p>
    <w:p w14:paraId="2687C7BD" w14:textId="77777777" w:rsidR="00401741" w:rsidRDefault="00B55EB8">
      <w:pPr>
        <w:numPr>
          <w:ilvl w:val="1"/>
          <w:numId w:val="6"/>
        </w:numPr>
      </w:pPr>
      <w:r>
        <w:t>What does agentic AI mean to you?</w:t>
      </w:r>
    </w:p>
    <w:p w14:paraId="4206751A" w14:textId="77777777" w:rsidR="00401741" w:rsidRDefault="00B55EB8">
      <w:pPr>
        <w:numPr>
          <w:ilvl w:val="0"/>
          <w:numId w:val="6"/>
        </w:numPr>
      </w:pPr>
      <w:r>
        <w:t>How are you already using agentic AI, if at all?</w:t>
      </w:r>
    </w:p>
    <w:p w14:paraId="0CC73F50" w14:textId="77777777" w:rsidR="00401741" w:rsidRDefault="00B55EB8">
      <w:pPr>
        <w:numPr>
          <w:ilvl w:val="1"/>
          <w:numId w:val="6"/>
        </w:numPr>
      </w:pPr>
      <w:r>
        <w:t>What are the benefits of this usage, if any?</w:t>
      </w:r>
    </w:p>
    <w:p w14:paraId="52D4A3DF" w14:textId="77777777" w:rsidR="00401741" w:rsidRDefault="00B55EB8">
      <w:pPr>
        <w:numPr>
          <w:ilvl w:val="1"/>
          <w:numId w:val="6"/>
        </w:numPr>
      </w:pPr>
      <w:r>
        <w:t xml:space="preserve">What are the drawbacks of this usage, if any? </w:t>
      </w:r>
      <w:r>
        <w:rPr>
          <w:i/>
          <w:iCs/>
        </w:rPr>
        <w:t>(financial, hours, negative side-effects etc.)</w:t>
      </w:r>
    </w:p>
    <w:p w14:paraId="429F8A9D" w14:textId="77777777" w:rsidR="00401741" w:rsidRDefault="00B55EB8">
      <w:pPr>
        <w:numPr>
          <w:ilvl w:val="1"/>
          <w:numId w:val="6"/>
        </w:numPr>
      </w:pPr>
      <w:r>
        <w:t>What are the risks of this usage, if any?</w:t>
      </w:r>
    </w:p>
    <w:p w14:paraId="7D957263" w14:textId="77777777" w:rsidR="00401741" w:rsidRDefault="00B55EB8">
      <w:pPr>
        <w:numPr>
          <w:ilvl w:val="1"/>
          <w:numId w:val="6"/>
        </w:numPr>
      </w:pPr>
      <w:r>
        <w:t>What steps were taken to deploy Agentic AI in the organization?</w:t>
      </w:r>
    </w:p>
    <w:p w14:paraId="6952397F" w14:textId="77777777" w:rsidR="00401741" w:rsidRDefault="00B55EB8">
      <w:pPr>
        <w:numPr>
          <w:ilvl w:val="1"/>
          <w:numId w:val="6"/>
        </w:numPr>
      </w:pPr>
      <w:r>
        <w:t>What obstacles, if any, were faced whilst deploying Agentic AI?</w:t>
      </w:r>
    </w:p>
    <w:p w14:paraId="1274AEF5" w14:textId="77777777" w:rsidR="00401741" w:rsidRDefault="00B55EB8">
      <w:pPr>
        <w:numPr>
          <w:ilvl w:val="1"/>
          <w:numId w:val="6"/>
        </w:numPr>
      </w:pPr>
      <w:r>
        <w:t xml:space="preserve">What did you need to deploy Agentic AI?  </w:t>
      </w:r>
      <w:r>
        <w:rPr>
          <w:i/>
          <w:iCs/>
        </w:rPr>
        <w:t>(infrastructure, advice, other resources)</w:t>
      </w:r>
    </w:p>
    <w:p w14:paraId="21689D1C" w14:textId="77777777" w:rsidR="00401741" w:rsidRDefault="00B55EB8">
      <w:pPr>
        <w:numPr>
          <w:ilvl w:val="0"/>
          <w:numId w:val="6"/>
        </w:numPr>
      </w:pPr>
      <w:r>
        <w:t>What agentic AI solutions is your organization looking to implement in the near future, if any?</w:t>
      </w:r>
    </w:p>
    <w:p w14:paraId="4560062D" w14:textId="77777777" w:rsidR="00401741" w:rsidRDefault="00B55EB8">
      <w:pPr>
        <w:numPr>
          <w:ilvl w:val="1"/>
          <w:numId w:val="6"/>
        </w:numPr>
      </w:pPr>
      <w:r>
        <w:t>What are the benefits that you are looking for?</w:t>
      </w:r>
    </w:p>
    <w:p w14:paraId="0FD9BF5F" w14:textId="77777777" w:rsidR="00401741" w:rsidRDefault="00B55EB8">
      <w:pPr>
        <w:numPr>
          <w:ilvl w:val="1"/>
          <w:numId w:val="6"/>
        </w:numPr>
      </w:pPr>
      <w:r>
        <w:t>What are the drawbacks of this usage, if any?</w:t>
      </w:r>
    </w:p>
    <w:p w14:paraId="2F8F5CE1" w14:textId="77777777" w:rsidR="00401741" w:rsidRDefault="00B55EB8">
      <w:pPr>
        <w:numPr>
          <w:ilvl w:val="1"/>
          <w:numId w:val="6"/>
        </w:numPr>
      </w:pPr>
      <w:r>
        <w:t>What are the risks of this usage, if any?</w:t>
      </w:r>
    </w:p>
    <w:p w14:paraId="29EAF483" w14:textId="77777777" w:rsidR="00401741" w:rsidRDefault="00B55EB8">
      <w:pPr>
        <w:numPr>
          <w:ilvl w:val="1"/>
          <w:numId w:val="6"/>
        </w:numPr>
      </w:pPr>
      <w:r>
        <w:t>What obstacles, if any, do you expect to face in implementing Agentic AI?</w:t>
      </w:r>
    </w:p>
    <w:p w14:paraId="35B31816" w14:textId="77777777" w:rsidR="00401741" w:rsidRDefault="00B55EB8">
      <w:pPr>
        <w:numPr>
          <w:ilvl w:val="1"/>
          <w:numId w:val="6"/>
        </w:numPr>
      </w:pPr>
      <w:r>
        <w:t>What tailwinds, if any, do you expect to face whilst implementing agentic AI?</w:t>
      </w:r>
    </w:p>
    <w:p w14:paraId="32AFDD4F" w14:textId="77777777" w:rsidR="00401741" w:rsidRDefault="00B55EB8">
      <w:pPr>
        <w:numPr>
          <w:ilvl w:val="0"/>
          <w:numId w:val="6"/>
        </w:numPr>
      </w:pPr>
      <w:r>
        <w:lastRenderedPageBreak/>
        <w:t>(Optional) What are your strategic goals for the next year that will leverage Agentic AI?</w:t>
      </w:r>
    </w:p>
    <w:p w14:paraId="1FC9E6F5" w14:textId="77777777" w:rsidR="00401741" w:rsidRDefault="00B55EB8">
      <w:pPr>
        <w:numPr>
          <w:ilvl w:val="1"/>
          <w:numId w:val="6"/>
        </w:numPr>
      </w:pPr>
      <w:r>
        <w:t>What benefits do you expect to create using these initiatives?</w:t>
      </w:r>
    </w:p>
    <w:p w14:paraId="1FAE14E1" w14:textId="77777777" w:rsidR="00401741" w:rsidRDefault="00B55EB8">
      <w:pPr>
        <w:numPr>
          <w:ilvl w:val="1"/>
          <w:numId w:val="6"/>
        </w:numPr>
      </w:pPr>
      <w:r>
        <w:t>What drawbacks do you expect to face during these initiatives?</w:t>
      </w:r>
    </w:p>
    <w:p w14:paraId="7463C757" w14:textId="77777777" w:rsidR="00401741" w:rsidRDefault="00B55EB8">
      <w:pPr>
        <w:pStyle w:val="Heading3"/>
      </w:pPr>
      <w:r>
        <w:t>A.1.2.</w:t>
      </w:r>
      <w:r>
        <w:tab/>
        <w:t>Potential backup questions:</w:t>
      </w:r>
    </w:p>
    <w:p w14:paraId="32E33903" w14:textId="77777777" w:rsidR="00401741" w:rsidRDefault="00B55EB8">
      <w:pPr>
        <w:numPr>
          <w:ilvl w:val="0"/>
          <w:numId w:val="6"/>
        </w:numPr>
      </w:pPr>
      <w:r>
        <w:t>What is the impact of agentic AI on your team?</w:t>
      </w:r>
    </w:p>
    <w:p w14:paraId="520EEADA" w14:textId="77777777" w:rsidR="00401741" w:rsidRDefault="00B55EB8">
      <w:pPr>
        <w:numPr>
          <w:ilvl w:val="0"/>
          <w:numId w:val="6"/>
        </w:numPr>
      </w:pPr>
      <w:r>
        <w:t xml:space="preserve">You mentioned </w:t>
      </w:r>
      <w:r>
        <w:rPr>
          <w:i/>
          <w:iCs/>
        </w:rPr>
        <w:t>[subject x]</w:t>
      </w:r>
      <w:r>
        <w:t xml:space="preserve"> can you elaborate on that?</w:t>
      </w:r>
    </w:p>
    <w:p w14:paraId="215480F8" w14:textId="77777777" w:rsidR="00401741" w:rsidRDefault="00B55EB8">
      <w:pPr>
        <w:numPr>
          <w:ilvl w:val="0"/>
          <w:numId w:val="6"/>
        </w:numPr>
      </w:pPr>
      <w:r>
        <w:t xml:space="preserve">Did your organization experience </w:t>
      </w:r>
      <w:r>
        <w:rPr>
          <w:i/>
          <w:iCs/>
        </w:rPr>
        <w:t>[element y]</w:t>
      </w:r>
      <w:r>
        <w:t>?</w:t>
      </w:r>
    </w:p>
    <w:p w14:paraId="41E4606B" w14:textId="77777777" w:rsidR="00401741" w:rsidRDefault="00B55EB8">
      <w:pPr>
        <w:pStyle w:val="Heading3"/>
      </w:pPr>
      <w:r>
        <w:t>A.1.3.</w:t>
      </w:r>
      <w:r>
        <w:tab/>
        <w:t>From other interviews (unrefined)</w:t>
      </w:r>
    </w:p>
    <w:p w14:paraId="7153B6CB" w14:textId="77777777" w:rsidR="00401741" w:rsidRDefault="00B55EB8">
      <w:pPr>
        <w:numPr>
          <w:ilvl w:val="0"/>
          <w:numId w:val="11"/>
        </w:numPr>
        <w:shd w:val="clear" w:color="auto" w:fill="FFFFFF"/>
        <w:spacing w:after="240" w:line="300" w:lineRule="auto"/>
        <w:ind w:left="720"/>
      </w:pPr>
      <w:r>
        <w:t>Validate Emerging Themes</w:t>
      </w:r>
    </w:p>
    <w:p w14:paraId="3398865A" w14:textId="77777777" w:rsidR="00401741" w:rsidRDefault="00B55EB8">
      <w:pPr>
        <w:numPr>
          <w:ilvl w:val="1"/>
          <w:numId w:val="4"/>
        </w:numPr>
        <w:ind w:left="1440"/>
      </w:pPr>
      <w:r>
        <w:t>Is analytics the primary gateway to agentic AI in other organizations, or is this specific to Merck’s data-heavy ecommerce context?</w:t>
      </w:r>
    </w:p>
    <w:p w14:paraId="7D67073A" w14:textId="77777777" w:rsidR="00401741" w:rsidRDefault="00B55EB8">
      <w:pPr>
        <w:numPr>
          <w:ilvl w:val="1"/>
          <w:numId w:val="4"/>
        </w:numPr>
        <w:ind w:left="1440"/>
      </w:pPr>
      <w:r>
        <w:t>Does the “governance as enabler” pattern hold in organizations with less mature compliance frameworks?</w:t>
      </w:r>
    </w:p>
    <w:p w14:paraId="748D48C8" w14:textId="77777777" w:rsidR="00401741" w:rsidRDefault="00B55EB8">
      <w:pPr>
        <w:numPr>
          <w:ilvl w:val="1"/>
          <w:numId w:val="4"/>
        </w:numPr>
        <w:ind w:left="1440"/>
      </w:pPr>
      <w:r>
        <w:t>Do other organizations also experience the “organizational lag”, where structures haven’t caught up with AI speed?</w:t>
      </w:r>
    </w:p>
    <w:p w14:paraId="6B2E25A7" w14:textId="77777777" w:rsidR="00401741" w:rsidRDefault="00B55EB8">
      <w:pPr>
        <w:numPr>
          <w:ilvl w:val="0"/>
          <w:numId w:val="4"/>
        </w:numPr>
        <w:ind w:left="720"/>
      </w:pPr>
      <w:r>
        <w:t>Explore Gaps</w:t>
      </w:r>
    </w:p>
    <w:p w14:paraId="64676164" w14:textId="77777777" w:rsidR="00401741" w:rsidRDefault="00B55EB8">
      <w:pPr>
        <w:numPr>
          <w:ilvl w:val="1"/>
          <w:numId w:val="4"/>
        </w:numPr>
        <w:ind w:left="1440"/>
      </w:pPr>
      <w:r>
        <w:t>How do organizations without centralized AI cost absorption approach AI adoption? Does the cost model matter as much as Jon suggests?</w:t>
      </w:r>
    </w:p>
    <w:p w14:paraId="6D101E8E" w14:textId="77777777" w:rsidR="00401741" w:rsidRDefault="00B55EB8">
      <w:pPr>
        <w:numPr>
          <w:ilvl w:val="1"/>
          <w:numId w:val="4"/>
        </w:numPr>
        <w:ind w:left="1440"/>
      </w:pPr>
      <w:r>
        <w:t>What does AI measurement look like in organizations further along the maturity curve? Are there established KPIs?</w:t>
      </w:r>
    </w:p>
    <w:p w14:paraId="1E7116A3" w14:textId="77777777" w:rsidR="00401741" w:rsidRDefault="00B55EB8">
      <w:pPr>
        <w:numPr>
          <w:ilvl w:val="1"/>
          <w:numId w:val="4"/>
        </w:numPr>
        <w:ind w:left="1440"/>
      </w:pPr>
      <w:r>
        <w:t>How do organizations handle the “blurring of role boundaries” in terms of hiring, training, and career development?</w:t>
      </w:r>
    </w:p>
    <w:p w14:paraId="737E382A" w14:textId="77777777" w:rsidR="00401741" w:rsidRDefault="00B55EB8">
      <w:pPr>
        <w:numPr>
          <w:ilvl w:val="0"/>
          <w:numId w:val="4"/>
        </w:numPr>
        <w:ind w:left="720"/>
      </w:pPr>
      <w:r>
        <w:t>Test Divergences</w:t>
      </w:r>
    </w:p>
    <w:p w14:paraId="4C3D9200" w14:textId="77777777" w:rsidR="00401741" w:rsidRDefault="00B55EB8">
      <w:pPr>
        <w:numPr>
          <w:ilvl w:val="1"/>
          <w:numId w:val="4"/>
        </w:numPr>
        <w:ind w:left="1440"/>
      </w:pPr>
      <w:r>
        <w:t>Is the “model deprecation risk” a universal concern, or is it specific to teams building production workflows (like Jon’s)?</w:t>
      </w:r>
    </w:p>
    <w:p w14:paraId="7116F5D2" w14:textId="77777777" w:rsidR="00401741" w:rsidRDefault="00B55EB8">
      <w:pPr>
        <w:numPr>
          <w:ilvl w:val="1"/>
          <w:numId w:val="4"/>
        </w:numPr>
        <w:ind w:left="1440"/>
      </w:pPr>
      <w:r>
        <w:lastRenderedPageBreak/>
        <w:t>Do marketing leaders in other organizations also have a “leadership understanding gap” where they encourage AI use without deeply understanding it?</w:t>
      </w:r>
    </w:p>
    <w:p w14:paraId="18E161BE" w14:textId="77777777" w:rsidR="00401741" w:rsidRDefault="00B55EB8">
      <w:pPr>
        <w:numPr>
          <w:ilvl w:val="1"/>
          <w:numId w:val="4"/>
        </w:numPr>
        <w:ind w:left="1440"/>
      </w:pPr>
      <w:r>
        <w:t>Is the discomfort with creative AI (Berfun) widespread among marketing professionals, or is it a personal perspective?</w:t>
      </w:r>
    </w:p>
    <w:p w14:paraId="196F7198" w14:textId="77777777" w:rsidR="00401741" w:rsidRDefault="00B55EB8">
      <w:pPr>
        <w:pStyle w:val="Heading2"/>
      </w:pPr>
      <w:bookmarkStart w:id="157" w:name="_Toc231762164"/>
      <w:r>
        <w:t>A.2.</w:t>
      </w:r>
      <w:r>
        <w:tab/>
        <w:t>Interview protocol</w:t>
      </w:r>
      <w:bookmarkEnd w:id="157"/>
    </w:p>
    <w:p w14:paraId="63659734" w14:textId="77777777" w:rsidR="00401741" w:rsidRDefault="00B55EB8">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4B668E91" w14:textId="77777777" w:rsidR="00401741" w:rsidRDefault="00B55EB8">
      <w: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24BF066A" w14:textId="77777777" w:rsidR="00AF1AEE" w:rsidRDefault="00B55EB8">
      <w:pPr>
        <w:pStyle w:val="Heading1"/>
      </w:pPr>
      <w:bookmarkStart w:id="158" w:name="_Toc231762165"/>
      <w:commentRangeStart w:id="159"/>
      <w:r>
        <w:t>Appendix B. Putting the model to work: a manager’s checklist</w:t>
      </w:r>
      <w:bookmarkEnd w:id="158"/>
      <w:commentRangeEnd w:id="159"/>
      <w:r w:rsidR="007C20CF">
        <w:rPr>
          <w:rStyle w:val="CommentReference"/>
          <w:sz w:val="22"/>
          <w:szCs w:val="22"/>
        </w:rPr>
        <w:commentReference w:id="159"/>
      </w:r>
    </w:p>
    <w:p w14:paraId="4F65E7A6" w14:textId="3E75C30F" w:rsidR="00AF1AEE" w:rsidRDefault="00B55EB8">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w:t>
      </w:r>
      <w:r w:rsidR="00087404">
        <w:t>.</w:t>
      </w:r>
      <w:r>
        <w:t xml:space="preserve"> </w:t>
      </w:r>
      <w:r w:rsidR="00087404">
        <w:t>A</w:t>
      </w:r>
      <w:r>
        <w:t xml:space="preserve"> marketing manager can use it to </w:t>
      </w:r>
      <w:r w:rsidR="00D71073">
        <w:t>see which conditions are ready to support agentic AI</w:t>
      </w:r>
      <w:r w:rsidR="00372EF5">
        <w:t>, and what the manager can do to improve the chance that the initiative will deliver value</w:t>
      </w:r>
      <w:r>
        <w:t>. The items distil patterns reported across the interviews in Chapter 4.</w:t>
      </w:r>
    </w:p>
    <w:p w14:paraId="1374AEAA" w14:textId="7574BCF6" w:rsidR="00AF1AEE" w:rsidRDefault="00B55EB8">
      <w:pPr>
        <w:pStyle w:val="Heading2"/>
      </w:pPr>
      <w:bookmarkStart w:id="160" w:name="_Toc231762166"/>
      <w:r>
        <w:lastRenderedPageBreak/>
        <w:t>Observing</w:t>
      </w:r>
      <w:r w:rsidR="008B26A2">
        <w:t>:</w:t>
      </w:r>
      <w:r>
        <w:t xml:space="preserve"> sensing the changing context</w:t>
      </w:r>
      <w:bookmarkEnd w:id="160"/>
    </w:p>
    <w:p w14:paraId="7E5D5DAF" w14:textId="56187EAC" w:rsidR="00AF1AEE" w:rsidRDefault="00B55EB8">
      <w:pPr>
        <w:numPr>
          <w:ilvl w:val="0"/>
          <w:numId w:val="1"/>
        </w:numPr>
      </w:pPr>
      <w:r>
        <w:t>Watch the emerging use cases, and the combinations of tool (or approach) with use case</w:t>
      </w:r>
      <w:r w:rsidR="001D21B3">
        <w:t>.</w:t>
      </w:r>
      <w:r>
        <w:t xml:space="preserve"> </w:t>
      </w:r>
      <w:r w:rsidR="001D21B3">
        <w:t>V</w:t>
      </w:r>
      <w:r>
        <w:t>alue tends to lie in the pairing, not in the tool alone.</w:t>
      </w:r>
    </w:p>
    <w:p w14:paraId="5EE0100A" w14:textId="77777777" w:rsidR="00AF1AEE" w:rsidRDefault="00B55EB8">
      <w:pPr>
        <w:numPr>
          <w:ilvl w:val="0"/>
          <w:numId w:val="1"/>
        </w:numPr>
      </w:pPr>
      <w:r>
        <w:t>Track AI’s capability progression, but treat tool- and model-specific facts as dating within months.</w:t>
      </w:r>
    </w:p>
    <w:p w14:paraId="54D42713" w14:textId="77777777" w:rsidR="00AF1AEE" w:rsidRDefault="00B55EB8">
      <w:pPr>
        <w:numPr>
          <w:ilvl w:val="0"/>
          <w:numId w:val="1"/>
        </w:numPr>
      </w:pPr>
      <w:r>
        <w:t>Monitor competitors’ adoption of agentic AI.</w:t>
      </w:r>
    </w:p>
    <w:p w14:paraId="69EBDCC4" w14:textId="27682604" w:rsidR="00AF1AEE" w:rsidRDefault="00B55EB8">
      <w:pPr>
        <w:numPr>
          <w:ilvl w:val="0"/>
          <w:numId w:val="1"/>
        </w:numPr>
      </w:pPr>
      <w:r>
        <w:t xml:space="preserve">Monitor shifts in consumer </w:t>
      </w:r>
      <w:r w:rsidR="009A6F58">
        <w:t>behavior</w:t>
      </w:r>
      <w:r>
        <w:t>, including customers acting through their own agents (“agents of customers”).</w:t>
      </w:r>
    </w:p>
    <w:p w14:paraId="18813561" w14:textId="77777777" w:rsidR="00AF1AEE" w:rsidRDefault="00B55EB8">
      <w:pPr>
        <w:numPr>
          <w:ilvl w:val="0"/>
          <w:numId w:val="1"/>
        </w:numPr>
      </w:pPr>
      <w:r>
        <w:t>Read vendor roadmaps, but separate what is operationally available from what is merely announced.</w:t>
      </w:r>
    </w:p>
    <w:p w14:paraId="2FE98C7A" w14:textId="3C9A0307" w:rsidR="00AF1AEE" w:rsidRDefault="00B55EB8">
      <w:pPr>
        <w:numPr>
          <w:ilvl w:val="0"/>
          <w:numId w:val="1"/>
        </w:numPr>
      </w:pPr>
      <w:r>
        <w:t>Test each reported “use case” for whether it is actually in production and creating value, rather than hype or optics</w:t>
      </w:r>
      <w:r w:rsidR="009A6F58">
        <w:t>.</w:t>
      </w:r>
    </w:p>
    <w:p w14:paraId="2DBEEDAD" w14:textId="74A32257" w:rsidR="00AF1AEE" w:rsidRDefault="009A6F58">
      <w:pPr>
        <w:numPr>
          <w:ilvl w:val="0"/>
          <w:numId w:val="1"/>
        </w:numPr>
      </w:pPr>
      <w:r>
        <w:t xml:space="preserve">Learn from others, leverage events, case studies, and stories </w:t>
      </w:r>
    </w:p>
    <w:p w14:paraId="10B0D905" w14:textId="3084AEE5" w:rsidR="00AF1AEE" w:rsidRDefault="00B55EB8">
      <w:pPr>
        <w:pStyle w:val="Heading2"/>
      </w:pPr>
      <w:bookmarkStart w:id="161" w:name="_Toc231762167"/>
      <w:r>
        <w:t>Conditions</w:t>
      </w:r>
      <w:r w:rsidR="008B26A2">
        <w:t>:</w:t>
      </w:r>
      <w:r>
        <w:t xml:space="preserve"> auditing what enables or constrains</w:t>
      </w:r>
      <w:bookmarkEnd w:id="161"/>
    </w:p>
    <w:p w14:paraId="6B82601E" w14:textId="77777777" w:rsidR="00AF1AEE" w:rsidRDefault="00B55EB8">
      <w:pPr>
        <w:numPr>
          <w:ilvl w:val="0"/>
          <w:numId w:val="1"/>
        </w:numPr>
      </w:pPr>
      <w:r>
        <w:t>Assess AI literacy at every level and locate resistance, analysis paralysis, and gaps in systems thinking.</w:t>
      </w:r>
    </w:p>
    <w:p w14:paraId="03AE4DCC" w14:textId="77777777" w:rsidR="00AF1AEE" w:rsidRDefault="00B55EB8">
      <w:pPr>
        <w:numPr>
          <w:ilvl w:val="0"/>
          <w:numId w:val="1"/>
        </w:numPr>
      </w:pPr>
      <w:r>
        <w:t>Audit data availability, infrastructure, and the technical talent to use them; an agent cannot reach what the organization has not made accessible.</w:t>
      </w:r>
    </w:p>
    <w:p w14:paraId="50EB37FE" w14:textId="77777777" w:rsidR="00AF1AEE" w:rsidRDefault="00B55EB8">
      <w:pPr>
        <w:numPr>
          <w:ilvl w:val="0"/>
          <w:numId w:val="1"/>
        </w:numPr>
      </w:pPr>
      <w:r>
        <w:t>Confirm strategic direction and secure senior-leadership backing before scaling.</w:t>
      </w:r>
    </w:p>
    <w:p w14:paraId="6ACFDD8B" w14:textId="77777777" w:rsidR="00AF1AEE" w:rsidRDefault="00B55EB8">
      <w:pPr>
        <w:numPr>
          <w:ilvl w:val="0"/>
          <w:numId w:val="1"/>
        </w:numPr>
      </w:pPr>
      <w:r>
        <w:t>Map governance, legal, and compliance constraints (such as GDPR) and the political silos that slow delivery.</w:t>
      </w:r>
    </w:p>
    <w:p w14:paraId="43730845" w14:textId="77777777" w:rsidR="00AF1AEE" w:rsidRDefault="00B55EB8">
      <w:pPr>
        <w:numPr>
          <w:ilvl w:val="0"/>
          <w:numId w:val="1"/>
        </w:numPr>
      </w:pPr>
      <w:r>
        <w:t>Resolve definitional ambiguity early: agree shared business definitions and a data catalogue as a precondition for reliable AI.</w:t>
      </w:r>
    </w:p>
    <w:p w14:paraId="2F1112C3" w14:textId="73ACD50E" w:rsidR="00AF1AEE" w:rsidRDefault="00B55EB8">
      <w:pPr>
        <w:pStyle w:val="Heading2"/>
      </w:pPr>
      <w:bookmarkStart w:id="162" w:name="_Toc231762168"/>
      <w:r>
        <w:t>Steering</w:t>
      </w:r>
      <w:r w:rsidR="008B26A2">
        <w:t>:</w:t>
      </w:r>
      <w:r>
        <w:t xml:space="preserve"> acting on the conditions</w:t>
      </w:r>
      <w:bookmarkEnd w:id="162"/>
    </w:p>
    <w:p w14:paraId="3D09988F" w14:textId="77777777" w:rsidR="00AF1AEE" w:rsidRDefault="00B55EB8">
      <w:pPr>
        <w:numPr>
          <w:ilvl w:val="0"/>
          <w:numId w:val="1"/>
        </w:numPr>
      </w:pPr>
      <w:r>
        <w:t>Reshape what you control: educate (differentiated by level), run experiments, bring people along, provide clarity, and champion the work.</w:t>
      </w:r>
    </w:p>
    <w:p w14:paraId="342E77FF" w14:textId="77777777" w:rsidR="00AF1AEE" w:rsidRDefault="00B55EB8">
      <w:pPr>
        <w:numPr>
          <w:ilvl w:val="0"/>
          <w:numId w:val="1"/>
        </w:numPr>
      </w:pPr>
      <w:r>
        <w:lastRenderedPageBreak/>
        <w:t>Leverage what is favourable: accessible data, good tooling, an innovation culture, and credible external experts.</w:t>
      </w:r>
    </w:p>
    <w:p w14:paraId="75BE4780" w14:textId="28F2DF9F" w:rsidR="00AF1AEE" w:rsidRDefault="00B55EB8">
      <w:pPr>
        <w:numPr>
          <w:ilvl w:val="0"/>
          <w:numId w:val="1"/>
        </w:numPr>
      </w:pPr>
      <w:r>
        <w:t>Where you cannot reshape a constraint, create room within it rather than only working around it</w:t>
      </w:r>
      <w:r w:rsidR="008D18D9">
        <w:t>.</w:t>
      </w:r>
      <w:r>
        <w:t xml:space="preserve"> </w:t>
      </w:r>
      <w:r w:rsidR="008D18D9">
        <w:t>F</w:t>
      </w:r>
      <w:r>
        <w:t>or example, a protected laboratory or sandbox, separated from the production environment, where experiments can fail safely, promoting only proven use cases into production.</w:t>
      </w:r>
    </w:p>
    <w:p w14:paraId="1FC9FFD9" w14:textId="77777777" w:rsidR="00AF1AEE" w:rsidRDefault="00B55EB8">
      <w:pPr>
        <w:numPr>
          <w:ilvl w:val="0"/>
          <w:numId w:val="1"/>
        </w:numPr>
      </w:pPr>
      <w:r>
        <w:t>Identify, empower, and protect AI champions who combine technical and business fluency.</w:t>
      </w:r>
    </w:p>
    <w:p w14:paraId="2368F589" w14:textId="77777777" w:rsidR="00AF1AEE" w:rsidRDefault="00B55EB8">
      <w:pPr>
        <w:numPr>
          <w:ilvl w:val="0"/>
          <w:numId w:val="1"/>
        </w:numPr>
      </w:pPr>
      <w:r>
        <w:t>Fund and protect experimentation: centralize or absorb its cost so teams are not penalized for early, low-return learning.</w:t>
      </w:r>
    </w:p>
    <w:p w14:paraId="0CA04A1C" w14:textId="77777777" w:rsidR="00AF1AEE" w:rsidRDefault="00B55EB8">
      <w:pPr>
        <w:numPr>
          <w:ilvl w:val="0"/>
          <w:numId w:val="1"/>
        </w:numPr>
      </w:pPr>
      <w:r>
        <w:t>Use external help to accelerate, but deliberately retain and internalize capability to avoid dependence.</w:t>
      </w:r>
    </w:p>
    <w:p w14:paraId="7C47D6A1" w14:textId="04489232" w:rsidR="00AF1AEE" w:rsidRDefault="00B55EB8">
      <w:pPr>
        <w:pStyle w:val="Heading2"/>
      </w:pPr>
      <w:bookmarkStart w:id="163" w:name="_Toc231762169"/>
      <w:r>
        <w:t>Applying</w:t>
      </w:r>
      <w:r w:rsidR="008B26A2">
        <w:t>:</w:t>
      </w:r>
      <w:r>
        <w:t xml:space="preserve"> putting agentic AI to work</w:t>
      </w:r>
      <w:bookmarkEnd w:id="163"/>
    </w:p>
    <w:p w14:paraId="6B01E31C" w14:textId="77777777" w:rsidR="00AF1AEE" w:rsidRDefault="00B55EB8">
      <w:pPr>
        <w:numPr>
          <w:ilvl w:val="0"/>
          <w:numId w:val="1"/>
        </w:numPr>
      </w:pPr>
      <w:r>
        <w:t>Start from a marketing problem or workflow, not from the technology; adopt AI for a job, not for its own sake.</w:t>
      </w:r>
    </w:p>
    <w:p w14:paraId="4272967E" w14:textId="77777777" w:rsidR="00AF1AEE" w:rsidRDefault="00B55EB8">
      <w:pPr>
        <w:numPr>
          <w:ilvl w:val="0"/>
          <w:numId w:val="1"/>
        </w:numPr>
      </w:pPr>
      <w:r>
        <w:t>Decompose the workflow into steps and insert AI only where you trust its performance; keep humans where you do not.</w:t>
      </w:r>
    </w:p>
    <w:p w14:paraId="41043A36" w14:textId="77777777" w:rsidR="00AF1AEE" w:rsidRDefault="00B55EB8">
      <w:pPr>
        <w:numPr>
          <w:ilvl w:val="0"/>
          <w:numId w:val="1"/>
        </w:numPr>
      </w:pPr>
      <w:r>
        <w:t>Engineer the harness as the real object of design: accessible data, memory, tool access, a clear system prompt, and guardrails.</w:t>
      </w:r>
    </w:p>
    <w:p w14:paraId="5A3A0CAC" w14:textId="77777777" w:rsidR="00AF1AEE" w:rsidRDefault="00B55EB8">
      <w:pPr>
        <w:numPr>
          <w:ilvl w:val="0"/>
          <w:numId w:val="1"/>
        </w:numPr>
      </w:pPr>
      <w:r>
        <w:t>Standardize or clearly define a task before automating it; automated content works where output is standardized and falls short on creative, on-brand work.</w:t>
      </w:r>
    </w:p>
    <w:p w14:paraId="00050146" w14:textId="77777777" w:rsidR="00AF1AEE" w:rsidRDefault="00B55EB8">
      <w:pPr>
        <w:numPr>
          <w:ilvl w:val="0"/>
          <w:numId w:val="1"/>
        </w:numPr>
      </w:pPr>
      <w:r>
        <w:t>Match ambition to maturity across use cases (analytics, content, generic agents, customer-facing).</w:t>
      </w:r>
    </w:p>
    <w:p w14:paraId="5B0E854A" w14:textId="77777777" w:rsidR="00AF1AEE" w:rsidRDefault="00B55EB8">
      <w:pPr>
        <w:numPr>
          <w:ilvl w:val="0"/>
          <w:numId w:val="1"/>
        </w:numPr>
      </w:pPr>
      <w:r>
        <w:t>For customer-facing agents, build on an existing baseline, put brand and tone-of-voice governance in place first, prove commercial value, and then scale.</w:t>
      </w:r>
    </w:p>
    <w:p w14:paraId="571C3DD3" w14:textId="77777777" w:rsidR="00AF1AEE" w:rsidRDefault="00B55EB8">
      <w:pPr>
        <w:numPr>
          <w:ilvl w:val="0"/>
          <w:numId w:val="1"/>
        </w:numPr>
      </w:pPr>
      <w:r>
        <w:lastRenderedPageBreak/>
        <w:t>Make the build, buy, or off-the-shelf choice explicitly, weighing speed against lock-in.</w:t>
      </w:r>
    </w:p>
    <w:p w14:paraId="717CBC76" w14:textId="4AFF9C0D" w:rsidR="00AF1AEE" w:rsidRDefault="00B55EB8">
      <w:pPr>
        <w:pStyle w:val="Heading2"/>
      </w:pPr>
      <w:bookmarkStart w:id="164" w:name="_Toc231762170"/>
      <w:r>
        <w:t xml:space="preserve">Mediating </w:t>
      </w:r>
      <w:r w:rsidR="008B26A2">
        <w:t>Value O</w:t>
      </w:r>
      <w:r>
        <w:t>utcomes</w:t>
      </w:r>
      <w:r w:rsidR="008B26A2">
        <w:t>:</w:t>
      </w:r>
      <w:r>
        <w:t xml:space="preserve"> turning application into value</w:t>
      </w:r>
      <w:bookmarkEnd w:id="164"/>
    </w:p>
    <w:p w14:paraId="595701E3" w14:textId="77777777" w:rsidR="00AF1AEE" w:rsidRDefault="00B55EB8">
      <w:pPr>
        <w:numPr>
          <w:ilvl w:val="0"/>
          <w:numId w:val="1"/>
        </w:numPr>
      </w:pPr>
      <w:r>
        <w:t>State the value you are pursuing (efficiency, scale, skill extension, quality) and benchmark AI output against a human baseline so improvement is measurable.</w:t>
      </w:r>
    </w:p>
    <w:p w14:paraId="79F04797" w14:textId="77777777" w:rsidR="00AF1AEE" w:rsidRDefault="00B55EB8">
      <w:pPr>
        <w:numPr>
          <w:ilvl w:val="0"/>
          <w:numId w:val="1"/>
        </w:numPr>
      </w:pPr>
      <w:r>
        <w:t>Account honestly for sacrifices: infrastructure, API, and licensing costs, the time to implement, and the human impact of any displacement.</w:t>
      </w:r>
    </w:p>
    <w:p w14:paraId="11F75BCD" w14:textId="77777777" w:rsidR="00AF1AEE" w:rsidRDefault="00B55EB8">
      <w:pPr>
        <w:numPr>
          <w:ilvl w:val="0"/>
          <w:numId w:val="1"/>
        </w:numPr>
      </w:pPr>
      <w:r>
        <w:t>Govern risks with AI: brand-control and tone-of-voice agents for brand risk; evaluator agents and human sense-checking for hallucination; explicit controls for security and privacy.</w:t>
      </w:r>
    </w:p>
    <w:p w14:paraId="59898955" w14:textId="77777777" w:rsidR="00AF1AEE" w:rsidRDefault="00B55EB8">
      <w:pPr>
        <w:numPr>
          <w:ilvl w:val="0"/>
          <w:numId w:val="1"/>
        </w:numPr>
      </w:pPr>
      <w:r>
        <w:t>Calibrate oversight to the cost of error and the difficulty of evaluating the output, not to eliminating error altogether.</w:t>
      </w:r>
    </w:p>
    <w:p w14:paraId="0C66751F" w14:textId="77777777" w:rsidR="00AF1AEE" w:rsidRDefault="00B55EB8">
      <w:pPr>
        <w:numPr>
          <w:ilvl w:val="0"/>
          <w:numId w:val="1"/>
        </w:numPr>
      </w:pPr>
      <w:r>
        <w:t>Decide consciously whether to follow (efficiency parity) or to differentiate (novel use cases); efficiency gains are not a durable advantage once competitors share them.</w:t>
      </w:r>
    </w:p>
    <w:p w14:paraId="51A7E7AC" w14:textId="77777777" w:rsidR="00AF1AEE" w:rsidRDefault="00B55EB8">
      <w:pPr>
        <w:numPr>
          <w:ilvl w:val="0"/>
          <w:numId w:val="1"/>
        </w:numPr>
      </w:pPr>
      <w:r>
        <w:t>Treat AI budgeting as a strategic act: returns can be large but uncertain, and conventional business cases tend to under-fund experimentation.</w:t>
      </w:r>
    </w:p>
    <w:p w14:paraId="1875D03D" w14:textId="37093042" w:rsidR="00401741" w:rsidRDefault="00B55EB8" w:rsidP="008B26A2">
      <w:pPr>
        <w:numPr>
          <w:ilvl w:val="0"/>
          <w:numId w:val="1"/>
        </w:numPr>
      </w:pPr>
      <w:r>
        <w:t>Protect the longer term: do not hollow out the junior talent pipeline or trade away brand distinctiveness for short-term efficiency.</w:t>
      </w:r>
    </w:p>
    <w:sectPr w:rsidR="00401741">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an Luttik" w:date="2026-01-15T11:42:00Z" w:initials="">
    <w:p w14:paraId="3BB6583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3" w:author="Stefanie B." w:date="2026-05-11T12:29:00Z" w:initials="">
    <w:p w14:paraId="5535B7B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4" w:author="Stefanie B." w:date="2026-05-11T12:29:00Z" w:initials="">
    <w:p w14:paraId="2EADE21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5" w:author="Stefanie B." w:date="2026-05-11T12:33:00Z" w:initials="">
    <w:p w14:paraId="2A986F4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6" w:author="Stefanie B." w:date="2026-05-11T12:31:00Z" w:initials="">
    <w:p w14:paraId="34F2720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7" w:author="Stefanie B." w:date="2026-05-11T12:30:00Z" w:initials="">
    <w:p w14:paraId="540D51F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 exceptions to this? then they should be cited here</w:t>
      </w:r>
    </w:p>
  </w:comment>
  <w:comment w:id="8" w:author="Stefanie B." w:date="2026-01-20T11:38:00Z" w:initials="">
    <w:p w14:paraId="1E0DEE8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9" w:author="Stefanie B." w:date="2026-05-11T12:32:00Z" w:initials="">
    <w:p w14:paraId="7F44F1C5"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10" w:author="Luttik, Daan" w:date="2026-06-07T22:29:00Z" w:initials="DL">
    <w:p w14:paraId="6C03ADAC" w14:textId="77777777" w:rsidR="00D854C1" w:rsidRDefault="00D854C1"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12" w:author="Stefanie B." w:date="2026-05-11T12:33:00Z" w:initials="">
    <w:p w14:paraId="12FC0775"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3" w:author="Luttik, Daan" w:date="2026-06-07T16:03:00Z" w:initials="DL">
    <w:p w14:paraId="2034A8AE" w14:textId="77777777" w:rsidR="009E5D50" w:rsidRDefault="009E5D50" w:rsidP="009E5D50">
      <w:pPr>
        <w:pStyle w:val="CommentText"/>
        <w:ind w:firstLine="0"/>
      </w:pPr>
      <w:r>
        <w:rPr>
          <w:rStyle w:val="CommentReference"/>
        </w:rPr>
        <w:annotationRef/>
      </w:r>
      <w:r>
        <w:t>Not a lot. But this is what I found most in the research...</w:t>
      </w:r>
    </w:p>
  </w:comment>
  <w:comment w:id="11" w:author="Stefanie B." w:date="2026-01-20T11:41:00Z" w:initials="">
    <w:p w14:paraId="69B6D4C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5" w:author="Stefanie B." w:date="2026-05-11T12:35:00Z" w:initials="">
    <w:p w14:paraId="260D4510" w14:textId="77777777" w:rsidR="00DC0191" w:rsidRDefault="009267BF" w:rsidP="00DC0191">
      <w:pPr>
        <w:pStyle w:val="CommentText"/>
        <w:ind w:firstLine="0"/>
      </w:pPr>
      <w:r>
        <w:rPr>
          <w:rStyle w:val="CommentReference"/>
        </w:rPr>
        <w:annotationRef/>
      </w:r>
      <w:r w:rsidR="00DC0191">
        <w:rPr>
          <w:color w:val="000000"/>
        </w:rPr>
        <w:t>this needs to be cited.</w:t>
      </w:r>
    </w:p>
  </w:comment>
  <w:comment w:id="16" w:author="Stefanie B." w:date="2026-05-11T12:35:00Z" w:initials="">
    <w:p w14:paraId="661F32D4" w14:textId="27310311"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18" w:author="Stefanie B." w:date="2026-05-11T12:36:00Z" w:initials="">
    <w:p w14:paraId="21168A8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17" w:author="Luttik, Daan" w:date="2026-06-07T20:40:00Z" w:initials="DL">
    <w:p w14:paraId="7F184AF3" w14:textId="77777777" w:rsidR="002139D2" w:rsidRDefault="002139D2" w:rsidP="002139D2">
      <w:pPr>
        <w:pStyle w:val="CommentText"/>
        <w:ind w:firstLine="0"/>
      </w:pPr>
      <w:r>
        <w:rPr>
          <w:rStyle w:val="CommentReference"/>
        </w:rPr>
        <w:annotationRef/>
      </w:r>
      <w:r>
        <w:t>Updated based on discussion</w:t>
      </w:r>
    </w:p>
  </w:comment>
  <w:comment w:id="20" w:author="Luttik, Daan" w:date="2026-06-07T22:00:00Z" w:initials="DL">
    <w:p w14:paraId="631B8A1A" w14:textId="77777777" w:rsidR="007C20CF" w:rsidRDefault="007C20CF" w:rsidP="007C20CF">
      <w:pPr>
        <w:pStyle w:val="CommentText"/>
        <w:ind w:firstLine="0"/>
      </w:pPr>
      <w:r>
        <w:rPr>
          <w:rStyle w:val="CommentReference"/>
        </w:rPr>
        <w:annotationRef/>
      </w:r>
      <w:r>
        <w:t>TBD</w:t>
      </w:r>
    </w:p>
  </w:comment>
  <w:comment w:id="23" w:author="Stefanie B." w:date="2026-05-11T12:38:00Z" w:initials="">
    <w:p w14:paraId="111A3EE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24" w:author="Stefanie B." w:date="2026-05-11T12:38:00Z" w:initials="">
    <w:p w14:paraId="36ECBAF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25" w:author="Stefanie B." w:date="2026-05-11T12:39:00Z" w:initials="">
    <w:p w14:paraId="79B7721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26" w:author="Stefanie B." w:date="2026-05-11T12:40:00Z" w:initials="">
    <w:p w14:paraId="0DA1D06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27" w:author="Luttik, Daan" w:date="2026-06-07T20:50:00Z" w:initials="DL">
    <w:p w14:paraId="1153B685" w14:textId="77777777" w:rsidR="00CE1493" w:rsidRDefault="00CE1493" w:rsidP="00CE1493">
      <w:pPr>
        <w:pStyle w:val="CommentText"/>
        <w:ind w:firstLine="0"/>
      </w:pPr>
      <w:r>
        <w:rPr>
          <w:rStyle w:val="CommentReference"/>
        </w:rPr>
        <w:annotationRef/>
      </w:r>
      <w:r>
        <w:t>I think that Is exactly what I do in the sentence after...</w:t>
      </w:r>
    </w:p>
  </w:comment>
  <w:comment w:id="28" w:author="Stefanie B." w:date="2026-05-11T12:40:00Z" w:initials="">
    <w:p w14:paraId="13C3C6D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29" w:author="Stefanie B." w:date="2026-05-11T12:41:00Z" w:initials="">
    <w:p w14:paraId="1EC8201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0" w:author="Stefanie B." w:date="2026-05-11T12:42:00Z" w:initials="">
    <w:p w14:paraId="7E83C35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1" w:author="Stefanie B." w:date="2026-05-11T12:42:00Z" w:initials="">
    <w:p w14:paraId="1FEA725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32" w:author="Luttik, Daan" w:date="2026-06-07T20:52:00Z" w:initials="DL">
    <w:p w14:paraId="13559310" w14:textId="77777777" w:rsidR="00CE1493" w:rsidRDefault="00CE1493" w:rsidP="00CE1493">
      <w:pPr>
        <w:pStyle w:val="CommentText"/>
        <w:ind w:firstLine="0"/>
      </w:pPr>
      <w:r>
        <w:rPr>
          <w:rStyle w:val="CommentReference"/>
        </w:rPr>
        <w:annotationRef/>
      </w:r>
      <w:r>
        <w:t>I again believe that is exactly what I do in the sentence after 🙈… I feel like I might be missing your primary point.</w:t>
      </w:r>
    </w:p>
  </w:comment>
  <w:comment w:id="33" w:author="Stefanie B." w:date="2026-05-11T12:43:00Z" w:initials="">
    <w:p w14:paraId="00307BC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36" w:author="Stefanie B." w:date="2026-05-11T12:44:00Z" w:initials="">
    <w:p w14:paraId="0255462A" w14:textId="77777777" w:rsidR="006F0866" w:rsidRDefault="006F0866">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35" w:author="Stefanie B." w:date="2026-05-11T12:52:00Z" w:initials="">
    <w:p w14:paraId="1C7160BF" w14:textId="77777777" w:rsidR="006F0866" w:rsidRDefault="006F0866">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38" w:author="Stefanie B." w:date="2026-05-11T12:44:00Z" w:initials="">
    <w:p w14:paraId="103D0F0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39" w:author="Stefanie B." w:date="2026-05-11T12:52:00Z" w:initials="">
    <w:p w14:paraId="69AD890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0" w:author="Stefanie B." w:date="2026-05-11T12:53:00Z" w:initials="">
    <w:p w14:paraId="416EF02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41" w:author="Stefanie B." w:date="2026-05-11T12:54:00Z" w:initials="">
    <w:p w14:paraId="5800698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2" w:author="Stefanie B." w:date="2026-05-11T12:54:00Z" w:initials="">
    <w:p w14:paraId="22DE2E7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43" w:author="Stefanie B." w:date="2026-05-11T12:54:00Z" w:initials="">
    <w:p w14:paraId="3F269225" w14:textId="77777777" w:rsidR="007864A1" w:rsidRDefault="007864A1">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45" w:author="Stefanie B." w:date="2026-05-11T13:05:00Z" w:initials="">
    <w:p w14:paraId="40A8BEA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44" w:author="Stefanie B." w:date="2026-05-11T12:55:00Z" w:initials="">
    <w:p w14:paraId="24A6F47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47" w:author="Stefanie B." w:date="2026-05-11T12:58:00Z" w:initials="">
    <w:p w14:paraId="7934729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48" w:author="Stefanie B." w:date="2026-05-11T13:00:00Z" w:initials="">
    <w:p w14:paraId="6C1D91D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46" w:author="Stefanie B." w:date="2026-05-11T13:00:00Z" w:initials="">
    <w:p w14:paraId="4571479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49" w:author="Stefanie B." w:date="2026-05-11T13:04:00Z" w:initials="">
    <w:p w14:paraId="25D52FC6"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0" w:author="Stefanie B." w:date="2026-05-11T13:06:00Z" w:initials="">
    <w:p w14:paraId="7E967B5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1" w:author="Stefanie B." w:date="2026-05-11T13:06:00Z" w:initials="">
    <w:p w14:paraId="6E05E21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52" w:author="Stefanie B." w:date="2026-05-11T13:06:00Z" w:initials="">
    <w:p w14:paraId="72BE619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53" w:author="Stefanie B." w:date="2026-05-11T13:07:00Z" w:initials="">
    <w:p w14:paraId="0CB2DFB6"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54" w:author="Stefanie B." w:date="2026-05-11T13:07:00Z" w:initials="">
    <w:p w14:paraId="453CF45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55" w:author="Luttik, Daan" w:date="2026-06-07T21:20:00Z" w:initials="DL">
    <w:p w14:paraId="453B16EE" w14:textId="77777777" w:rsidR="00511657" w:rsidRDefault="00511657"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57" w:author="Stefanie B." w:date="2026-05-11T13:08:00Z" w:initials="">
    <w:p w14:paraId="4E76F31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58" w:author="Stefanie B." w:date="2026-05-11T13:08:00Z" w:initials="">
    <w:p w14:paraId="4459983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this sentence isn’t needed</w:t>
      </w:r>
    </w:p>
  </w:comment>
  <w:comment w:id="59" w:author="Stefanie B." w:date="2026-05-11T13:08:00Z" w:initials="">
    <w:p w14:paraId="3C32744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can consider shortening this to GenAI?</w:t>
      </w:r>
    </w:p>
  </w:comment>
  <w:comment w:id="60" w:author="Stefanie B." w:date="2026-05-11T13:33:00Z" w:initials="">
    <w:p w14:paraId="76A3243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62" w:author="Stefanie B." w:date="2026-05-11T14:41:00Z" w:initials="">
    <w:p w14:paraId="6BB0AE0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important to cite this</w:t>
      </w:r>
    </w:p>
  </w:comment>
  <w:comment w:id="61" w:author="Stefanie B." w:date="2026-05-11T14:42:00Z" w:initials="">
    <w:p w14:paraId="7410A21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shifts the discussion a bit - it might be a separate section on value is needed, or if this can be worked into the text above or can be part of the subsection that follows. It would be important to include mostly only cited sentences.</w:t>
      </w:r>
    </w:p>
  </w:comment>
  <w:comment w:id="64" w:author="Stefanie B." w:date="2026-05-11T15:00:00Z" w:initials="">
    <w:p w14:paraId="213E6B6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65" w:author="Stefanie B." w:date="2026-05-11T15:03:00Z" w:initials="">
    <w:p w14:paraId="7821B7E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defined</w:t>
      </w:r>
    </w:p>
  </w:comment>
  <w:comment w:id="66" w:author="Stefanie B." w:date="2026-05-11T15:04:00Z" w:initials="">
    <w:p w14:paraId="76C6201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thought. these aspects need to be cited as to the impacts of GenAI</w:t>
      </w:r>
    </w:p>
  </w:comment>
  <w:comment w:id="67" w:author="Stefanie B." w:date="2026-05-11T15:05:00Z" w:initials="">
    <w:p w14:paraId="29CB1DC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We move between GenAI and Agentic AI, and we need more consistency throughout the paper as to how to handle that</w:t>
      </w:r>
    </w:p>
  </w:comment>
  <w:comment w:id="68" w:author="Stefanie B." w:date="2026-05-11T15:05:00Z" w:initials="">
    <w:p w14:paraId="70413C8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I’ll send you our updated working paper on Agentic AI, you can cite it as a working paper; it fits in this value stuff, as our reviewer named various types of value we had to include in our latest revision</w:t>
      </w:r>
    </w:p>
  </w:comment>
  <w:comment w:id="71" w:author="Luttik, Daan" w:date="2026-06-07T20:32:00Z" w:initials="DL">
    <w:p w14:paraId="272E10C2" w14:textId="77777777" w:rsidR="000F33F9" w:rsidRDefault="000F33F9" w:rsidP="000F33F9">
      <w:pPr>
        <w:pStyle w:val="CommentText"/>
        <w:ind w:firstLine="0"/>
      </w:pPr>
      <w:r>
        <w:rPr>
          <w:rStyle w:val="CommentReference"/>
        </w:rPr>
        <w:annotationRef/>
      </w:r>
      <w:r>
        <w:t>Im much happier with this now. It also actually reflects the points that I make in section 5.1.1.</w:t>
      </w:r>
    </w:p>
  </w:comment>
  <w:comment w:id="74" w:author="Stefanie B." w:date="2026-05-11T15:10:00Z" w:initials="">
    <w:p w14:paraId="64C7ED5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75" w:author="Stefanie B." w:date="2026-05-11T15:10:00Z" w:initials="">
    <w:p w14:paraId="64E9547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78" w:author="Stefanie B." w:date="2025-12-02T09:45:00Z" w:initials="">
    <w:p w14:paraId="612D581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79" w:author="Daan Luttik" w:date="2026-01-15T10:17:00Z" w:initials="">
    <w:p w14:paraId="2398C857"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Remove after making it concrete</w:t>
      </w:r>
    </w:p>
  </w:comment>
  <w:comment w:id="84" w:author="Daan Luttik" w:date="2026-01-15T14:03:00Z" w:initials="">
    <w:p w14:paraId="374A799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TODO</w:t>
      </w:r>
    </w:p>
  </w:comment>
  <w:comment w:id="83" w:author="Daan Luttik" w:date="2026-04-27T16:00:00Z" w:initials="">
    <w:p w14:paraId="3F2844DE"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@stefaniebeninger@gmail.com I know we talked about noting your own biases, but I am not seeing this back in literature. Does it even make sense to add this, or was that just an exercise to become aware of your own presuppositions?</w:t>
      </w:r>
    </w:p>
  </w:comment>
  <w:comment w:id="82" w:author="Stefanie B." w:date="2026-05-11T15:11:00Z" w:initials="">
    <w:p w14:paraId="06E6C16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It’s called being ‘reflexive’. Can you put this in near memos usually</w:t>
      </w:r>
    </w:p>
  </w:comment>
  <w:comment w:id="87" w:author="Daan Luttik" w:date="2026-01-14T17:59:00Z" w:initials="">
    <w:p w14:paraId="5D967491"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86" w:author="Daan Luttik" w:date="2026-05-03T19:25:00Z" w:initials="">
    <w:p w14:paraId="7002CAF2"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1" w:author="Stefanie B." w:date="2025-12-02T09:35:00Z" w:initials="">
    <w:p w14:paraId="363091D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0" w:author="Daan Luttik" w:date="2026-05-03T19:33:00Z" w:initials="">
    <w:p w14:paraId="0056A19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88" w:author="Stefanie B." w:date="2026-05-11T15:12:00Z" w:initials="">
    <w:p w14:paraId="1683081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89" w:author="Luttik, Daan" w:date="2026-06-07T21:24:00Z" w:initials="DL">
    <w:p w14:paraId="7AA047A6" w14:textId="77777777" w:rsidR="008B26A2" w:rsidRDefault="008B26A2" w:rsidP="008B26A2">
      <w:pPr>
        <w:pStyle w:val="CommentText"/>
        <w:ind w:firstLine="0"/>
      </w:pPr>
      <w:r>
        <w:rPr>
          <w:rStyle w:val="CommentReference"/>
        </w:rPr>
        <w:annotationRef/>
      </w:r>
      <w:r>
        <w:t>We still need to do so 🙈</w:t>
      </w:r>
    </w:p>
  </w:comment>
  <w:comment w:id="93" w:author="Daan Luttik" w:date="2026-04-27T16:03:00Z" w:initials="">
    <w:p w14:paraId="3BD9033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92" w:author="Stefanie B." w:date="2026-05-11T15:12:00Z" w:initials="">
    <w:p w14:paraId="0F5E109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98" w:author="Stefanie B." w:date="2025-12-02T09:33:00Z" w:initials="">
    <w:p w14:paraId="26AE225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99" w:author="Luttik, Daan" w:date="2026-06-07T21:26:00Z" w:initials="DL">
    <w:p w14:paraId="4E5395C7" w14:textId="77777777" w:rsidR="008B26A2" w:rsidRDefault="008B26A2"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0" w:author="Luttik, Daan" w:date="2026-06-07T21:26:00Z" w:initials="DL">
    <w:p w14:paraId="3AC6038E" w14:textId="77777777" w:rsidR="008B26A2" w:rsidRDefault="008B26A2" w:rsidP="008B26A2">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9833653" w14:textId="77777777" w:rsidR="008B26A2" w:rsidRDefault="008B26A2" w:rsidP="008B26A2">
      <w:pPr>
        <w:pStyle w:val="CommentText"/>
        <w:ind w:firstLine="0"/>
      </w:pPr>
    </w:p>
    <w:p w14:paraId="19C802E5" w14:textId="77777777" w:rsidR="008B26A2" w:rsidRDefault="008B26A2" w:rsidP="008B26A2">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2923BE85" w14:textId="77777777" w:rsidR="008B26A2" w:rsidRDefault="008B26A2" w:rsidP="008B26A2">
      <w:pPr>
        <w:pStyle w:val="CommentText"/>
        <w:ind w:firstLine="0"/>
      </w:pPr>
    </w:p>
    <w:p w14:paraId="4DB1D2C7" w14:textId="77777777" w:rsidR="008B26A2" w:rsidRDefault="008B26A2" w:rsidP="008B26A2">
      <w:pPr>
        <w:pStyle w:val="CommentText"/>
        <w:ind w:firstLine="0"/>
      </w:pPr>
      <w:r>
        <w:rPr>
          <w:color w:val="000000"/>
        </w:rPr>
        <w:t>So it is mainly a pragmatic choice rather than one based on academic rigor.</w:t>
      </w:r>
    </w:p>
  </w:comment>
  <w:comment w:id="97" w:author="Daan Luttik" w:date="2026-01-14T17:53:00Z" w:initials="">
    <w:p w14:paraId="0168BFD3"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2A93AF0F" w14:textId="77777777" w:rsidR="00401741" w:rsidRDefault="00401741">
      <w:pPr>
        <w:widowControl w:val="0"/>
        <w:pBdr>
          <w:top w:val="nil"/>
          <w:left w:val="nil"/>
          <w:bottom w:val="nil"/>
          <w:right w:val="nil"/>
          <w:between w:val="nil"/>
        </w:pBdr>
        <w:spacing w:line="240" w:lineRule="auto"/>
        <w:ind w:firstLine="0"/>
        <w:rPr>
          <w:rFonts w:ascii="Arial" w:eastAsia="Arial" w:hAnsi="Arial" w:cs="Arial"/>
          <w:color w:val="000000"/>
        </w:rPr>
      </w:pPr>
    </w:p>
    <w:p w14:paraId="7EAFAF22" w14:textId="77777777" w:rsidR="00401741" w:rsidRDefault="00B55EB8">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34DEAB25" w14:textId="77777777" w:rsidR="00401741" w:rsidRDefault="00401741">
      <w:pPr>
        <w:widowControl w:val="0"/>
        <w:pBdr>
          <w:top w:val="nil"/>
          <w:left w:val="nil"/>
          <w:bottom w:val="nil"/>
          <w:right w:val="nil"/>
          <w:between w:val="nil"/>
        </w:pBdr>
        <w:spacing w:line="240" w:lineRule="auto"/>
        <w:ind w:firstLine="0"/>
        <w:rPr>
          <w:rFonts w:ascii="Arial" w:eastAsia="Arial" w:hAnsi="Arial" w:cs="Arial"/>
          <w:color w:val="000000"/>
        </w:rPr>
      </w:pPr>
    </w:p>
    <w:p w14:paraId="5D586901" w14:textId="77777777" w:rsidR="00401741" w:rsidRDefault="00B55EB8">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23C13EE8" w14:textId="77777777" w:rsidR="00401741" w:rsidRDefault="00401741">
      <w:pPr>
        <w:widowControl w:val="0"/>
        <w:pBdr>
          <w:top w:val="nil"/>
          <w:left w:val="nil"/>
          <w:bottom w:val="nil"/>
          <w:right w:val="nil"/>
          <w:between w:val="nil"/>
        </w:pBdr>
        <w:spacing w:line="240" w:lineRule="auto"/>
        <w:ind w:firstLine="0"/>
        <w:rPr>
          <w:rFonts w:ascii="Arial" w:eastAsia="Arial" w:hAnsi="Arial" w:cs="Arial"/>
          <w:color w:val="000000"/>
        </w:rPr>
      </w:pPr>
    </w:p>
    <w:p w14:paraId="47970134" w14:textId="77777777" w:rsidR="00401741" w:rsidRDefault="00B55EB8">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96" w:author="Daan Luttik" w:date="2026-04-27T16:29:00Z" w:initials="">
    <w:p w14:paraId="0716073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95" w:author="Daan Luttik" w:date="2026-04-27T16:30:00Z" w:initials="">
    <w:p w14:paraId="731F0B2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94" w:author="Stefanie B." w:date="2026-05-11T15:13:00Z" w:initials="">
    <w:p w14:paraId="08FC29B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04" w:author="Daan Luttik" w:date="2026-05-31T16:54:00Z" w:initials="">
    <w:p w14:paraId="4CD93B34"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05" w:author="Daan Luttik" w:date="2026-05-31T16:53:00Z" w:initials="">
    <w:p w14:paraId="44C11F0B"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2" w:author="Daan Luttik" w:date="2026-06-01T18:21:00Z" w:initials="">
    <w:p w14:paraId="69ACE95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14" w:author="Daan Luttik" w:date="2026-06-01T18:20:00Z" w:initials="">
    <w:p w14:paraId="2980F578"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purely based on who said it. I do not think I have logical quotes to link the two: lacking ambition and following the vendor...</w:t>
      </w:r>
    </w:p>
  </w:comment>
  <w:comment w:id="116" w:author="Daan Luttik" w:date="2026-06-01T18:23:00Z" w:initials="">
    <w:p w14:paraId="5355B2E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17" w:author="Luttik, Daan" w:date="2026-06-05T19:34:00Z" w:initials="DL">
    <w:p w14:paraId="323EB003" w14:textId="77777777" w:rsidR="002940E3" w:rsidRDefault="002940E3" w:rsidP="002940E3">
      <w:pPr>
        <w:pStyle w:val="CommentText"/>
        <w:ind w:firstLine="0"/>
      </w:pPr>
      <w:r>
        <w:rPr>
          <w:rStyle w:val="CommentReference"/>
        </w:rPr>
        <w:annotationRef/>
      </w:r>
      <w:r>
        <w:rPr>
          <w:lang w:val="en-GB"/>
        </w:rPr>
        <w:t>Im not sure about this..</w:t>
      </w:r>
    </w:p>
  </w:comment>
  <w:comment w:id="126" w:author="Daan Luttik" w:date="2026-05-25T16:35:00Z" w:initials="">
    <w:p w14:paraId="19BDAF4D"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28" w:author="Luttik, Daan" w:date="2026-06-07T13:36:00Z" w:initials="DL">
    <w:p w14:paraId="3EE782C4" w14:textId="77777777" w:rsidR="006510E8" w:rsidRDefault="006510E8" w:rsidP="006510E8">
      <w:pPr>
        <w:pStyle w:val="CommentText"/>
        <w:ind w:firstLine="0"/>
      </w:pPr>
      <w:r>
        <w:rPr>
          <w:rStyle w:val="CommentReference"/>
        </w:rPr>
        <w:annotationRef/>
      </w:r>
      <w:r>
        <w:t>Here or in the discussion?..</w:t>
      </w:r>
    </w:p>
  </w:comment>
  <w:comment w:id="130" w:author="Luttik, Daan" w:date="2026-06-06T21:32:00Z" w:initials="DL">
    <w:p w14:paraId="2F6D59CB" w14:textId="77777777" w:rsidR="00864F3E" w:rsidRDefault="00864F3E" w:rsidP="00864F3E">
      <w:pPr>
        <w:pStyle w:val="CommentText"/>
        <w:ind w:firstLine="0"/>
      </w:pPr>
      <w:r>
        <w:rPr>
          <w:rStyle w:val="CommentReference"/>
        </w:rPr>
        <w:annotationRef/>
      </w:r>
      <w:r>
        <w:t xml:space="preserve"> this section seems most relevant here rather than section 5 because it’s still so dependent on quotes. It does also contain more interpretation than the other sections in chapter 4, so I just wanted to check.</w:t>
      </w:r>
    </w:p>
  </w:comment>
  <w:comment w:id="132" w:author="Luttik, Daan" w:date="2026-06-06T21:39:00Z" w:initials="DL">
    <w:p w14:paraId="2EFAA959" w14:textId="77777777" w:rsidR="00850F75" w:rsidRDefault="00850F7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133" w:author="Luttik, Daan" w:date="2026-06-06T22:16:00Z" w:initials="DL">
    <w:p w14:paraId="1A01B2D5" w14:textId="77777777" w:rsidR="00F2696B" w:rsidRDefault="00F2696B" w:rsidP="00F2696B">
      <w:pPr>
        <w:pStyle w:val="CommentText"/>
        <w:ind w:firstLine="0"/>
      </w:pPr>
      <w:r>
        <w:rPr>
          <w:rStyle w:val="CommentReference"/>
        </w:rPr>
        <w:annotationRef/>
      </w:r>
      <w:r>
        <w:t>Again doubt about if this can be part of chapter 4</w:t>
      </w:r>
    </w:p>
  </w:comment>
  <w:comment w:id="140" w:author="Luttik, Daan" w:date="2026-06-07T10:56:00Z" w:initials="DL">
    <w:p w14:paraId="54DE6EE3" w14:textId="77777777" w:rsidR="00A83E78" w:rsidRDefault="00A83E78" w:rsidP="00A83E78">
      <w:pPr>
        <w:pStyle w:val="CommentText"/>
        <w:ind w:firstLine="0"/>
      </w:pPr>
      <w:r>
        <w:rPr>
          <w:rStyle w:val="CommentReference"/>
        </w:rPr>
        <w:annotationRef/>
      </w:r>
      <w:r>
        <w:t>@claude:  I don’t think this is entirely true. Value is partly based on the configuration you use, but it’s also very much dependent on the manager’s behaviour. If you’re implementing a system which you’re not bringing people along, it won’t be used and it won’t derive value. Likewise, a lot of the value is based on actually starting. Organisations that do not start with experimentation, getting stuck in their legal setup, are missing a lot of potential value.</w:t>
      </w:r>
    </w:p>
  </w:comment>
  <w:comment w:id="146" w:author="Daan Luttik" w:date="2026-05-03T19:41:00Z" w:initials="">
    <w:p w14:paraId="5A40436A"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148" w:author="Daan Luttik" w:date="2026-05-03T19:38:00Z" w:initials="">
    <w:p w14:paraId="6E671C1C"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think I removed this quotation... maybe look at it again.</w:t>
      </w:r>
    </w:p>
  </w:comment>
  <w:comment w:id="149" w:author="Daan Luttik" w:date="2026-05-03T19:40:00Z" w:initials="">
    <w:p w14:paraId="04AE5FE0"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not interesting enough to include.</w:t>
      </w:r>
    </w:p>
  </w:comment>
  <w:comment w:id="150" w:author="Daan Luttik" w:date="2026-05-03T19:43:00Z" w:initials="">
    <w:p w14:paraId="30A0D809"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152" w:author="Daan Luttik" w:date="2026-05-03T19:44:00Z" w:initials="">
    <w:p w14:paraId="258CABEF" w14:textId="77777777" w:rsidR="00401741" w:rsidRDefault="009267B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159" w:author="Luttik, Daan" w:date="2026-06-07T21:28:00Z" w:initials="DL">
    <w:p w14:paraId="16B28173" w14:textId="77777777" w:rsidR="00087404" w:rsidRDefault="00087404"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B65832" w15:done="0"/>
  <w15:commentEx w15:paraId="5535B7BD" w15:done="0"/>
  <w15:commentEx w15:paraId="2EADE21F" w15:done="0"/>
  <w15:commentEx w15:paraId="2A986F4C" w15:done="0"/>
  <w15:commentEx w15:paraId="34F27207" w15:done="0"/>
  <w15:commentEx w15:paraId="540D51F4" w15:done="0"/>
  <w15:commentEx w15:paraId="1E0DEE8F" w15:done="0"/>
  <w15:commentEx w15:paraId="7F44F1C5" w15:done="0"/>
  <w15:commentEx w15:paraId="6C03ADAC" w15:paraIdParent="7F44F1C5" w15:done="0"/>
  <w15:commentEx w15:paraId="12FC0775" w15:done="0"/>
  <w15:commentEx w15:paraId="2034A8AE" w15:paraIdParent="12FC0775" w15:done="0"/>
  <w15:commentEx w15:paraId="69B6D4C4" w15:done="1"/>
  <w15:commentEx w15:paraId="260D4510" w15:done="0"/>
  <w15:commentEx w15:paraId="661F32D4" w15:done="0"/>
  <w15:commentEx w15:paraId="21168A83" w15:done="0"/>
  <w15:commentEx w15:paraId="7F184AF3" w15:done="0"/>
  <w15:commentEx w15:paraId="631B8A1A" w15:done="0"/>
  <w15:commentEx w15:paraId="111A3EED" w15:done="0"/>
  <w15:commentEx w15:paraId="36ECBAF4" w15:done="1"/>
  <w15:commentEx w15:paraId="79B7721E" w15:done="1"/>
  <w15:commentEx w15:paraId="0DA1D061" w15:done="0"/>
  <w15:commentEx w15:paraId="1153B685" w15:paraIdParent="0DA1D061" w15:done="0"/>
  <w15:commentEx w15:paraId="13C3C6DF" w15:done="1"/>
  <w15:commentEx w15:paraId="1EC82017" w15:done="1"/>
  <w15:commentEx w15:paraId="7E83C35B" w15:done="0"/>
  <w15:commentEx w15:paraId="1FEA7252" w15:done="0"/>
  <w15:commentEx w15:paraId="13559310" w15:paraIdParent="1FEA7252" w15:done="0"/>
  <w15:commentEx w15:paraId="00307BCD" w15:done="1"/>
  <w15:commentEx w15:paraId="0255462A" w15:done="1"/>
  <w15:commentEx w15:paraId="1C7160BF" w15:done="1"/>
  <w15:commentEx w15:paraId="103D0F03" w15:done="0"/>
  <w15:commentEx w15:paraId="69AD8908" w15:done="1"/>
  <w15:commentEx w15:paraId="416EF02B" w15:done="1"/>
  <w15:commentEx w15:paraId="5800698D" w15:done="0"/>
  <w15:commentEx w15:paraId="22DE2E73" w15:done="1"/>
  <w15:commentEx w15:paraId="3F269225" w15:done="1"/>
  <w15:commentEx w15:paraId="40A8BEA7" w15:done="1"/>
  <w15:commentEx w15:paraId="24A6F472" w15:done="1"/>
  <w15:commentEx w15:paraId="7934729B" w15:done="1"/>
  <w15:commentEx w15:paraId="6C1D91DA" w15:done="1"/>
  <w15:commentEx w15:paraId="4571479D" w15:done="0"/>
  <w15:commentEx w15:paraId="25D52FC6" w15:done="0"/>
  <w15:commentEx w15:paraId="7E967B52" w15:done="0"/>
  <w15:commentEx w15:paraId="6E05E210" w15:done="1"/>
  <w15:commentEx w15:paraId="72BE6197" w15:done="1"/>
  <w15:commentEx w15:paraId="0CB2DFB6" w15:done="0"/>
  <w15:commentEx w15:paraId="453CF45A" w15:done="1"/>
  <w15:commentEx w15:paraId="453B16EE" w15:done="0"/>
  <w15:commentEx w15:paraId="4E76F31E" w15:done="0"/>
  <w15:commentEx w15:paraId="4459983F" w15:done="0"/>
  <w15:commentEx w15:paraId="3C327444" w15:done="0"/>
  <w15:commentEx w15:paraId="76A32433" w15:done="0"/>
  <w15:commentEx w15:paraId="6BB0AE03" w15:done="0"/>
  <w15:commentEx w15:paraId="7410A219" w15:done="0"/>
  <w15:commentEx w15:paraId="213E6B61" w15:done="1"/>
  <w15:commentEx w15:paraId="7821B7E9" w15:done="0"/>
  <w15:commentEx w15:paraId="76C6201E" w15:done="0"/>
  <w15:commentEx w15:paraId="29CB1DC1" w15:done="0"/>
  <w15:commentEx w15:paraId="70413C84" w15:done="0"/>
  <w15:commentEx w15:paraId="272E10C2" w15:done="0"/>
  <w15:commentEx w15:paraId="64C7ED59" w15:done="1"/>
  <w15:commentEx w15:paraId="64E9547C" w15:done="0"/>
  <w15:commentEx w15:paraId="612D5813" w15:done="0"/>
  <w15:commentEx w15:paraId="2398C857" w15:done="0"/>
  <w15:commentEx w15:paraId="374A799D" w15:done="0"/>
  <w15:commentEx w15:paraId="3F2844DE" w15:done="0"/>
  <w15:commentEx w15:paraId="06E6C168" w15:done="0"/>
  <w15:commentEx w15:paraId="5D967491" w15:done="1"/>
  <w15:commentEx w15:paraId="7002CAF2" w15:done="0"/>
  <w15:commentEx w15:paraId="363091D0" w15:done="0"/>
  <w15:commentEx w15:paraId="0056A19F" w15:done="0"/>
  <w15:commentEx w15:paraId="16830810" w15:done="0"/>
  <w15:commentEx w15:paraId="7AA047A6" w15:paraIdParent="16830810" w15:done="0"/>
  <w15:commentEx w15:paraId="3BD9033D" w15:done="1"/>
  <w15:commentEx w15:paraId="0F5E1090" w15:done="1"/>
  <w15:commentEx w15:paraId="26AE225B" w15:done="0"/>
  <w15:commentEx w15:paraId="4E5395C7" w15:paraIdParent="26AE225B" w15:done="0"/>
  <w15:commentEx w15:paraId="4DB1D2C7" w15:paraIdParent="26AE225B" w15:done="0"/>
  <w15:commentEx w15:paraId="47970134" w15:done="1"/>
  <w15:commentEx w15:paraId="07160734" w15:done="1"/>
  <w15:commentEx w15:paraId="731F0B29" w15:done="1"/>
  <w15:commentEx w15:paraId="08FC29B8" w15:done="1"/>
  <w15:commentEx w15:paraId="4CD93B34" w15:done="0"/>
  <w15:commentEx w15:paraId="44C11F0B" w15:done="0"/>
  <w15:commentEx w15:paraId="69ACE959" w15:done="0"/>
  <w15:commentEx w15:paraId="2980F578" w15:done="0"/>
  <w15:commentEx w15:paraId="5355B2EA" w15:done="1"/>
  <w15:commentEx w15:paraId="323EB003" w15:done="0"/>
  <w15:commentEx w15:paraId="19BDAF4D" w15:done="0"/>
  <w15:commentEx w15:paraId="3EE782C4" w15:done="0"/>
  <w15:commentEx w15:paraId="2F6D59CB" w15:done="0"/>
  <w15:commentEx w15:paraId="2EFAA959" w15:done="0"/>
  <w15:commentEx w15:paraId="1A01B2D5" w15:done="0"/>
  <w15:commentEx w15:paraId="54DE6EE3" w15:done="0"/>
  <w15:commentEx w15:paraId="5A40436A" w15:done="1"/>
  <w15:commentEx w15:paraId="6E671C1C" w15:done="0"/>
  <w15:commentEx w15:paraId="04AE5FE0" w15:done="0"/>
  <w15:commentEx w15:paraId="30A0D809" w15:done="0"/>
  <w15:commentEx w15:paraId="258CABEF" w15:done="0"/>
  <w15:commentEx w15:paraId="16B281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529212" w16cex:dateUtc="2026-06-07T20:29:00Z"/>
  <w16cex:commentExtensible w16cex:durableId="7F52E94F" w16cex:dateUtc="2026-06-07T14:03:00Z"/>
  <w16cex:commentExtensible w16cex:durableId="417092F0" w16cex:dateUtc="2026-06-07T18:40:00Z"/>
  <w16cex:commentExtensible w16cex:durableId="60EEF50C" w16cex:dateUtc="2026-06-07T20:00: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41015963" w16cex:dateUtc="2026-06-07T19:20: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5C4EAF73" w16cex:dateUtc="2026-06-07T19:24:00Z"/>
  <w16cex:commentExtensible w16cex:durableId="14AEC299" w16cex:dateUtc="2026-06-07T19:26:00Z"/>
  <w16cex:commentExtensible w16cex:durableId="0000A0F1" w16cex:dateUtc="2026-06-07T19:26:00Z"/>
  <w16cex:commentExtensible w16cex:durableId="0FBFE4F7" w16cex:dateUtc="2026-06-05T17:34:00Z"/>
  <w16cex:commentExtensible w16cex:durableId="5B3B7D67" w16cex:dateUtc="2026-06-07T11:36:00Z"/>
  <w16cex:commentExtensible w16cex:durableId="3DCB5162" w16cex:dateUtc="2026-06-06T19:32:00Z"/>
  <w16cex:commentExtensible w16cex:durableId="73DA34DA" w16cex:dateUtc="2026-06-06T19:39:00Z"/>
  <w16cex:commentExtensible w16cex:durableId="37A8CDDB" w16cex:dateUtc="2026-06-06T20:16:00Z"/>
  <w16cex:commentExtensible w16cex:durableId="1148F5F5" w16cex:dateUtc="2026-06-07T08:56: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B65832" w16cid:durableId="55D79311"/>
  <w16cid:commentId w16cid:paraId="5535B7BD" w16cid:durableId="24D91042"/>
  <w16cid:commentId w16cid:paraId="2EADE21F" w16cid:durableId="44C2FF37"/>
  <w16cid:commentId w16cid:paraId="2A986F4C" w16cid:durableId="7119C612"/>
  <w16cid:commentId w16cid:paraId="34F27207" w16cid:durableId="4F7A5319"/>
  <w16cid:commentId w16cid:paraId="540D51F4" w16cid:durableId="044C0A75"/>
  <w16cid:commentId w16cid:paraId="1E0DEE8F" w16cid:durableId="6A0BB382"/>
  <w16cid:commentId w16cid:paraId="7F44F1C5" w16cid:durableId="0DC4F354"/>
  <w16cid:commentId w16cid:paraId="6C03ADAC" w16cid:durableId="4D529212"/>
  <w16cid:commentId w16cid:paraId="12FC0775" w16cid:durableId="32FB8238"/>
  <w16cid:commentId w16cid:paraId="2034A8AE" w16cid:durableId="7F52E94F"/>
  <w16cid:commentId w16cid:paraId="69B6D4C4" w16cid:durableId="0654BB5E"/>
  <w16cid:commentId w16cid:paraId="260D4510" w16cid:durableId="3BC8FC4E"/>
  <w16cid:commentId w16cid:paraId="661F32D4" w16cid:durableId="58603BB2"/>
  <w16cid:commentId w16cid:paraId="21168A83" w16cid:durableId="2B08454C"/>
  <w16cid:commentId w16cid:paraId="7F184AF3" w16cid:durableId="417092F0"/>
  <w16cid:commentId w16cid:paraId="631B8A1A" w16cid:durableId="60EEF50C"/>
  <w16cid:commentId w16cid:paraId="111A3EED" w16cid:durableId="1974E4D1"/>
  <w16cid:commentId w16cid:paraId="36ECBAF4" w16cid:durableId="3776A33A"/>
  <w16cid:commentId w16cid:paraId="79B7721E" w16cid:durableId="2F207FED"/>
  <w16cid:commentId w16cid:paraId="0DA1D061" w16cid:durableId="4BE58A50"/>
  <w16cid:commentId w16cid:paraId="1153B685" w16cid:durableId="19A5AE22"/>
  <w16cid:commentId w16cid:paraId="13C3C6DF" w16cid:durableId="234D0E38"/>
  <w16cid:commentId w16cid:paraId="1EC82017" w16cid:durableId="45015485"/>
  <w16cid:commentId w16cid:paraId="7E83C35B" w16cid:durableId="4CA20F86"/>
  <w16cid:commentId w16cid:paraId="1FEA7252" w16cid:durableId="755F1EA6"/>
  <w16cid:commentId w16cid:paraId="13559310" w16cid:durableId="0157785C"/>
  <w16cid:commentId w16cid:paraId="00307BCD" w16cid:durableId="1A8D465B"/>
  <w16cid:commentId w16cid:paraId="0255462A" w16cid:durableId="14B44C1D"/>
  <w16cid:commentId w16cid:paraId="1C7160BF" w16cid:durableId="148B19DF"/>
  <w16cid:commentId w16cid:paraId="103D0F03" w16cid:durableId="269B514D"/>
  <w16cid:commentId w16cid:paraId="69AD8908" w16cid:durableId="5BE83EC0"/>
  <w16cid:commentId w16cid:paraId="416EF02B" w16cid:durableId="1E5DE17B"/>
  <w16cid:commentId w16cid:paraId="5800698D" w16cid:durableId="4FE1DA80"/>
  <w16cid:commentId w16cid:paraId="22DE2E73" w16cid:durableId="5615C6D7"/>
  <w16cid:commentId w16cid:paraId="3F269225" w16cid:durableId="18A3F0FC"/>
  <w16cid:commentId w16cid:paraId="40A8BEA7" w16cid:durableId="509A2D7D"/>
  <w16cid:commentId w16cid:paraId="24A6F472" w16cid:durableId="0EDA7469"/>
  <w16cid:commentId w16cid:paraId="7934729B" w16cid:durableId="5947355D"/>
  <w16cid:commentId w16cid:paraId="6C1D91DA" w16cid:durableId="3C426A19"/>
  <w16cid:commentId w16cid:paraId="4571479D" w16cid:durableId="38619D44"/>
  <w16cid:commentId w16cid:paraId="25D52FC6" w16cid:durableId="06A212A6"/>
  <w16cid:commentId w16cid:paraId="7E967B52" w16cid:durableId="73801F68"/>
  <w16cid:commentId w16cid:paraId="6E05E210" w16cid:durableId="55611FF9"/>
  <w16cid:commentId w16cid:paraId="72BE6197" w16cid:durableId="2B628136"/>
  <w16cid:commentId w16cid:paraId="0CB2DFB6" w16cid:durableId="034E5DF8"/>
  <w16cid:commentId w16cid:paraId="453CF45A" w16cid:durableId="02340FFA"/>
  <w16cid:commentId w16cid:paraId="453B16EE" w16cid:durableId="41015963"/>
  <w16cid:commentId w16cid:paraId="4E76F31E" w16cid:durableId="2ED3E17C"/>
  <w16cid:commentId w16cid:paraId="4459983F" w16cid:durableId="51B942DE"/>
  <w16cid:commentId w16cid:paraId="3C327444" w16cid:durableId="3A94F519"/>
  <w16cid:commentId w16cid:paraId="76A32433" w16cid:durableId="75673748"/>
  <w16cid:commentId w16cid:paraId="6BB0AE03" w16cid:durableId="5E063E9E"/>
  <w16cid:commentId w16cid:paraId="7410A219" w16cid:durableId="357CC635"/>
  <w16cid:commentId w16cid:paraId="213E6B61" w16cid:durableId="73D47345"/>
  <w16cid:commentId w16cid:paraId="7821B7E9" w16cid:durableId="35FC0DC3"/>
  <w16cid:commentId w16cid:paraId="76C6201E" w16cid:durableId="6D99D25B"/>
  <w16cid:commentId w16cid:paraId="29CB1DC1" w16cid:durableId="16966B60"/>
  <w16cid:commentId w16cid:paraId="70413C84" w16cid:durableId="79E054B9"/>
  <w16cid:commentId w16cid:paraId="272E10C2" w16cid:durableId="695A455D"/>
  <w16cid:commentId w16cid:paraId="64C7ED59" w16cid:durableId="5F6EB33A"/>
  <w16cid:commentId w16cid:paraId="64E9547C" w16cid:durableId="5FAE51FB"/>
  <w16cid:commentId w16cid:paraId="612D5813" w16cid:durableId="219724EA"/>
  <w16cid:commentId w16cid:paraId="2398C857" w16cid:durableId="26B9B3D2"/>
  <w16cid:commentId w16cid:paraId="374A799D" w16cid:durableId="75730EFA"/>
  <w16cid:commentId w16cid:paraId="3F2844DE" w16cid:durableId="748C8F1A"/>
  <w16cid:commentId w16cid:paraId="06E6C168" w16cid:durableId="35031A4F"/>
  <w16cid:commentId w16cid:paraId="5D967491" w16cid:durableId="72840D20"/>
  <w16cid:commentId w16cid:paraId="7002CAF2" w16cid:durableId="171B368D"/>
  <w16cid:commentId w16cid:paraId="363091D0" w16cid:durableId="0CB95174"/>
  <w16cid:commentId w16cid:paraId="0056A19F" w16cid:durableId="4BAB4CFF"/>
  <w16cid:commentId w16cid:paraId="16830810" w16cid:durableId="1014F92B"/>
  <w16cid:commentId w16cid:paraId="7AA047A6" w16cid:durableId="5C4EAF73"/>
  <w16cid:commentId w16cid:paraId="3BD9033D" w16cid:durableId="4E9F867F"/>
  <w16cid:commentId w16cid:paraId="0F5E1090" w16cid:durableId="0ACBD304"/>
  <w16cid:commentId w16cid:paraId="26AE225B" w16cid:durableId="00EF287A"/>
  <w16cid:commentId w16cid:paraId="4E5395C7" w16cid:durableId="14AEC299"/>
  <w16cid:commentId w16cid:paraId="4DB1D2C7" w16cid:durableId="0000A0F1"/>
  <w16cid:commentId w16cid:paraId="47970134" w16cid:durableId="3046B2AC"/>
  <w16cid:commentId w16cid:paraId="07160734" w16cid:durableId="088121B6"/>
  <w16cid:commentId w16cid:paraId="731F0B29" w16cid:durableId="626C2509"/>
  <w16cid:commentId w16cid:paraId="08FC29B8" w16cid:durableId="4EADFE53"/>
  <w16cid:commentId w16cid:paraId="4CD93B34" w16cid:durableId="1D353211"/>
  <w16cid:commentId w16cid:paraId="44C11F0B" w16cid:durableId="66B478BD"/>
  <w16cid:commentId w16cid:paraId="69ACE959" w16cid:durableId="505D8706"/>
  <w16cid:commentId w16cid:paraId="2980F578" w16cid:durableId="6E082F65"/>
  <w16cid:commentId w16cid:paraId="5355B2EA" w16cid:durableId="1C973F00"/>
  <w16cid:commentId w16cid:paraId="323EB003" w16cid:durableId="0FBFE4F7"/>
  <w16cid:commentId w16cid:paraId="19BDAF4D" w16cid:durableId="07F25AA7"/>
  <w16cid:commentId w16cid:paraId="3EE782C4" w16cid:durableId="5B3B7D67"/>
  <w16cid:commentId w16cid:paraId="2F6D59CB" w16cid:durableId="3DCB5162"/>
  <w16cid:commentId w16cid:paraId="2EFAA959" w16cid:durableId="73DA34DA"/>
  <w16cid:commentId w16cid:paraId="1A01B2D5" w16cid:durableId="37A8CDDB"/>
  <w16cid:commentId w16cid:paraId="54DE6EE3" w16cid:durableId="1148F5F5"/>
  <w16cid:commentId w16cid:paraId="5A40436A" w16cid:durableId="61CE5F56"/>
  <w16cid:commentId w16cid:paraId="6E671C1C" w16cid:durableId="5CD808A9"/>
  <w16cid:commentId w16cid:paraId="04AE5FE0" w16cid:durableId="40EE4798"/>
  <w16cid:commentId w16cid:paraId="30A0D809" w16cid:durableId="7B839F9D"/>
  <w16cid:commentId w16cid:paraId="258CABEF" w16cid:durableId="584E50A3"/>
  <w16cid:commentId w16cid:paraId="16B28173"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AEA1" w14:textId="77777777" w:rsidR="002B1FB0" w:rsidRDefault="002B1FB0">
      <w:pPr>
        <w:spacing w:line="240" w:lineRule="auto"/>
      </w:pPr>
      <w:r>
        <w:separator/>
      </w:r>
    </w:p>
  </w:endnote>
  <w:endnote w:type="continuationSeparator" w:id="0">
    <w:p w14:paraId="2C09B6E9" w14:textId="77777777" w:rsidR="002B1FB0" w:rsidRDefault="002B1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4EBB5B0-5430-41F4-B4A9-F1AF2F0D8898}"/>
    <w:embedBold r:id="rId2" w:fontKey="{EF445546-79AB-472B-8479-527EAE819123}"/>
    <w:embedItalic r:id="rId3" w:fontKey="{AA721B95-7C2D-4C9C-B289-B89647B7F2D6}"/>
    <w:embedBoldItalic r:id="rId4" w:fontKey="{C246A6EF-3D16-4F33-AAD2-FF563D7C3FAF}"/>
  </w:font>
  <w:font w:name="EB Garamond SemiBold">
    <w:charset w:val="00"/>
    <w:family w:val="auto"/>
    <w:pitch w:val="variable"/>
    <w:sig w:usb0="E00002FF" w:usb1="02000413" w:usb2="00000000" w:usb3="00000000" w:csb0="0000019F" w:csb1="00000000"/>
    <w:embedRegular r:id="rId5" w:fontKey="{494F7EC7-D7FA-454F-BBB4-65DFAD05625C}"/>
  </w:font>
  <w:font w:name="EB Garamond Medium">
    <w:charset w:val="00"/>
    <w:family w:val="auto"/>
    <w:pitch w:val="variable"/>
    <w:sig w:usb0="E00002FF" w:usb1="02000413" w:usb2="00000000" w:usb3="00000000" w:csb0="0000019F" w:csb1="00000000"/>
    <w:embedRegular r:id="rId6" w:fontKey="{57E342E2-9CB6-4EF8-9307-7CF32120D273}"/>
  </w:font>
  <w:font w:name="Cambria">
    <w:panose1 w:val="02040503050406030204"/>
    <w:charset w:val="00"/>
    <w:family w:val="roman"/>
    <w:pitch w:val="variable"/>
    <w:sig w:usb0="E00006FF" w:usb1="420024FF" w:usb2="02000000" w:usb3="00000000" w:csb0="0000019F" w:csb1="00000000"/>
    <w:embedRegular r:id="rId7" w:fontKey="{A2E6D949-4741-4256-BEF7-083BB65C5C37}"/>
  </w:font>
  <w:font w:name="Segoe UI">
    <w:panose1 w:val="020B0502040204020203"/>
    <w:charset w:val="00"/>
    <w:family w:val="swiss"/>
    <w:pitch w:val="variable"/>
    <w:sig w:usb0="E4002EFF" w:usb1="C000E47F" w:usb2="00000009" w:usb3="00000000" w:csb0="000001FF" w:csb1="00000000"/>
    <w:embedRegular r:id="rId8" w:fontKey="{B207FCF9-0675-4873-8E1B-CB721E6E078C}"/>
    <w:embedBold r:id="rId9" w:fontKey="{915A898F-FD9F-4C16-AB3C-4ACF3542C690}"/>
    <w:embedItalic r:id="rId10" w:fontKey="{961C9D98-8BFE-4072-98DE-4EED72372E8E}"/>
  </w:font>
  <w:font w:name="Calibri">
    <w:panose1 w:val="020F0502020204030204"/>
    <w:charset w:val="00"/>
    <w:family w:val="swiss"/>
    <w:pitch w:val="variable"/>
    <w:sig w:usb0="E4002EFF" w:usb1="C200247B" w:usb2="00000009" w:usb3="00000000" w:csb0="000001FF" w:csb1="00000000"/>
    <w:embedRegular r:id="rId11" w:fontKey="{C3E55B84-DEDA-40E9-90CC-2D3FA6C22F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0615" w14:textId="77777777" w:rsidR="00401741" w:rsidRDefault="00401741">
    <w:pPr>
      <w:spacing w:line="240" w:lineRule="auto"/>
      <w:rPr>
        <w:sz w:val="20"/>
        <w:szCs w:val="20"/>
      </w:rPr>
    </w:pPr>
  </w:p>
  <w:p w14:paraId="4DD75554" w14:textId="77777777" w:rsidR="00401741" w:rsidRDefault="00401741">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962D" w14:textId="77777777" w:rsidR="00401741" w:rsidRDefault="004017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B8FB" w14:textId="77777777" w:rsidR="002B1FB0" w:rsidRDefault="002B1FB0">
      <w:pPr>
        <w:spacing w:line="240" w:lineRule="auto"/>
      </w:pPr>
      <w:r>
        <w:separator/>
      </w:r>
    </w:p>
  </w:footnote>
  <w:footnote w:type="continuationSeparator" w:id="0">
    <w:p w14:paraId="0DC885D0" w14:textId="77777777" w:rsidR="002B1FB0" w:rsidRDefault="002B1FB0">
      <w:pPr>
        <w:spacing w:line="240" w:lineRule="auto"/>
      </w:pPr>
      <w:r>
        <w:continuationSeparator/>
      </w:r>
    </w:p>
  </w:footnote>
  <w:footnote w:id="1">
    <w:p w14:paraId="56789AFC" w14:textId="77777777" w:rsidR="00401741" w:rsidRDefault="00B55EB8">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C65A" w14:textId="77777777" w:rsidR="00401741" w:rsidRDefault="00401741">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C5CC" w14:textId="77777777" w:rsidR="00401741" w:rsidRDefault="004017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3"/>
  </w:num>
  <w:num w:numId="3" w16cid:durableId="1532495001">
    <w:abstractNumId w:val="12"/>
  </w:num>
  <w:num w:numId="4" w16cid:durableId="238558033">
    <w:abstractNumId w:val="8"/>
  </w:num>
  <w:num w:numId="5" w16cid:durableId="1646160777">
    <w:abstractNumId w:val="6"/>
  </w:num>
  <w:num w:numId="6" w16cid:durableId="1217813735">
    <w:abstractNumId w:val="5"/>
  </w:num>
  <w:num w:numId="7" w16cid:durableId="569197200">
    <w:abstractNumId w:val="2"/>
  </w:num>
  <w:num w:numId="8" w16cid:durableId="340592914">
    <w:abstractNumId w:val="10"/>
  </w:num>
  <w:num w:numId="9" w16cid:durableId="387461117">
    <w:abstractNumId w:val="4"/>
  </w:num>
  <w:num w:numId="10" w16cid:durableId="1699353059">
    <w:abstractNumId w:val="1"/>
  </w:num>
  <w:num w:numId="11" w16cid:durableId="964115238">
    <w:abstractNumId w:val="13"/>
  </w:num>
  <w:num w:numId="12" w16cid:durableId="1285959903">
    <w:abstractNumId w:val="9"/>
  </w:num>
  <w:num w:numId="13" w16cid:durableId="921449315">
    <w:abstractNumId w:val="7"/>
  </w:num>
  <w:num w:numId="14" w16cid:durableId="168377522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5F6E"/>
    <w:rsid w:val="00012595"/>
    <w:rsid w:val="00017B78"/>
    <w:rsid w:val="0002247E"/>
    <w:rsid w:val="0003407A"/>
    <w:rsid w:val="000356C3"/>
    <w:rsid w:val="00036138"/>
    <w:rsid w:val="00037F51"/>
    <w:rsid w:val="00040550"/>
    <w:rsid w:val="0006405F"/>
    <w:rsid w:val="000641A9"/>
    <w:rsid w:val="00082D32"/>
    <w:rsid w:val="0008462C"/>
    <w:rsid w:val="0008605E"/>
    <w:rsid w:val="00087404"/>
    <w:rsid w:val="000900D1"/>
    <w:rsid w:val="000A03A5"/>
    <w:rsid w:val="000C32F9"/>
    <w:rsid w:val="000D33B2"/>
    <w:rsid w:val="000E5B44"/>
    <w:rsid w:val="000E6B85"/>
    <w:rsid w:val="000F33F9"/>
    <w:rsid w:val="000F3FB0"/>
    <w:rsid w:val="000F6EBA"/>
    <w:rsid w:val="001021F4"/>
    <w:rsid w:val="0010459D"/>
    <w:rsid w:val="00117595"/>
    <w:rsid w:val="00117F5C"/>
    <w:rsid w:val="001224F7"/>
    <w:rsid w:val="001255B1"/>
    <w:rsid w:val="0012657A"/>
    <w:rsid w:val="00140B4A"/>
    <w:rsid w:val="00160104"/>
    <w:rsid w:val="00164FB9"/>
    <w:rsid w:val="001655AC"/>
    <w:rsid w:val="00166F47"/>
    <w:rsid w:val="00167FF0"/>
    <w:rsid w:val="00174094"/>
    <w:rsid w:val="00175508"/>
    <w:rsid w:val="00175FB5"/>
    <w:rsid w:val="00190454"/>
    <w:rsid w:val="001914FF"/>
    <w:rsid w:val="0019308A"/>
    <w:rsid w:val="00197894"/>
    <w:rsid w:val="001B5FA5"/>
    <w:rsid w:val="001C0088"/>
    <w:rsid w:val="001C0E34"/>
    <w:rsid w:val="001C595F"/>
    <w:rsid w:val="001C79B1"/>
    <w:rsid w:val="001D21B3"/>
    <w:rsid w:val="001D2AF0"/>
    <w:rsid w:val="001E16A8"/>
    <w:rsid w:val="001E2F43"/>
    <w:rsid w:val="001E31FC"/>
    <w:rsid w:val="001E7E38"/>
    <w:rsid w:val="001F1BBD"/>
    <w:rsid w:val="001F1EBE"/>
    <w:rsid w:val="001F32F1"/>
    <w:rsid w:val="002002AD"/>
    <w:rsid w:val="002042D9"/>
    <w:rsid w:val="00207B8A"/>
    <w:rsid w:val="002128D4"/>
    <w:rsid w:val="00212B99"/>
    <w:rsid w:val="002139D2"/>
    <w:rsid w:val="00216097"/>
    <w:rsid w:val="00216D73"/>
    <w:rsid w:val="00216F33"/>
    <w:rsid w:val="0022390F"/>
    <w:rsid w:val="002257DA"/>
    <w:rsid w:val="00234300"/>
    <w:rsid w:val="00236A17"/>
    <w:rsid w:val="00246FE8"/>
    <w:rsid w:val="00253A4E"/>
    <w:rsid w:val="002660AA"/>
    <w:rsid w:val="00266B47"/>
    <w:rsid w:val="002779EF"/>
    <w:rsid w:val="00282FBD"/>
    <w:rsid w:val="002859B7"/>
    <w:rsid w:val="00287922"/>
    <w:rsid w:val="002927E4"/>
    <w:rsid w:val="002940E3"/>
    <w:rsid w:val="002A58E8"/>
    <w:rsid w:val="002A7378"/>
    <w:rsid w:val="002B1FB0"/>
    <w:rsid w:val="002B2B80"/>
    <w:rsid w:val="002B5E5E"/>
    <w:rsid w:val="002C13D1"/>
    <w:rsid w:val="002D4619"/>
    <w:rsid w:val="002D561B"/>
    <w:rsid w:val="002D7450"/>
    <w:rsid w:val="002D7683"/>
    <w:rsid w:val="002E66F3"/>
    <w:rsid w:val="00300DC7"/>
    <w:rsid w:val="00301F9E"/>
    <w:rsid w:val="003119AA"/>
    <w:rsid w:val="003178AD"/>
    <w:rsid w:val="003210BF"/>
    <w:rsid w:val="00326636"/>
    <w:rsid w:val="00326A4A"/>
    <w:rsid w:val="00330A78"/>
    <w:rsid w:val="00332258"/>
    <w:rsid w:val="00334419"/>
    <w:rsid w:val="003370C8"/>
    <w:rsid w:val="003400E6"/>
    <w:rsid w:val="00341420"/>
    <w:rsid w:val="00341565"/>
    <w:rsid w:val="00342530"/>
    <w:rsid w:val="00343798"/>
    <w:rsid w:val="00343FC7"/>
    <w:rsid w:val="00344144"/>
    <w:rsid w:val="003600C1"/>
    <w:rsid w:val="00363878"/>
    <w:rsid w:val="00366C98"/>
    <w:rsid w:val="00371BE8"/>
    <w:rsid w:val="00372EF5"/>
    <w:rsid w:val="00376567"/>
    <w:rsid w:val="00380EBF"/>
    <w:rsid w:val="00396066"/>
    <w:rsid w:val="00396F15"/>
    <w:rsid w:val="003A51E7"/>
    <w:rsid w:val="003B08C8"/>
    <w:rsid w:val="003B754D"/>
    <w:rsid w:val="003B7C04"/>
    <w:rsid w:val="003C06F7"/>
    <w:rsid w:val="003C58DC"/>
    <w:rsid w:val="003C654D"/>
    <w:rsid w:val="003D3C88"/>
    <w:rsid w:val="003E199D"/>
    <w:rsid w:val="003E2895"/>
    <w:rsid w:val="003E55D1"/>
    <w:rsid w:val="003E5F14"/>
    <w:rsid w:val="003F6F63"/>
    <w:rsid w:val="00401741"/>
    <w:rsid w:val="0040470A"/>
    <w:rsid w:val="00405433"/>
    <w:rsid w:val="00405B97"/>
    <w:rsid w:val="00406285"/>
    <w:rsid w:val="00412E44"/>
    <w:rsid w:val="00421CDA"/>
    <w:rsid w:val="00432CAE"/>
    <w:rsid w:val="00435C82"/>
    <w:rsid w:val="0043656F"/>
    <w:rsid w:val="00437DEF"/>
    <w:rsid w:val="00441064"/>
    <w:rsid w:val="00444E94"/>
    <w:rsid w:val="00445258"/>
    <w:rsid w:val="004515FE"/>
    <w:rsid w:val="00454B20"/>
    <w:rsid w:val="0046092A"/>
    <w:rsid w:val="00462B1A"/>
    <w:rsid w:val="00463318"/>
    <w:rsid w:val="004638BF"/>
    <w:rsid w:val="00464760"/>
    <w:rsid w:val="004756DD"/>
    <w:rsid w:val="00485E33"/>
    <w:rsid w:val="00494D0B"/>
    <w:rsid w:val="004951D2"/>
    <w:rsid w:val="004A631D"/>
    <w:rsid w:val="004A6EB2"/>
    <w:rsid w:val="004B4F1B"/>
    <w:rsid w:val="004B5A4B"/>
    <w:rsid w:val="004C59EC"/>
    <w:rsid w:val="004D4576"/>
    <w:rsid w:val="004D58BD"/>
    <w:rsid w:val="004D6F47"/>
    <w:rsid w:val="004E304B"/>
    <w:rsid w:val="004F1AA8"/>
    <w:rsid w:val="004F4D1D"/>
    <w:rsid w:val="004F7EE2"/>
    <w:rsid w:val="00500E64"/>
    <w:rsid w:val="00501595"/>
    <w:rsid w:val="00501D6C"/>
    <w:rsid w:val="00511657"/>
    <w:rsid w:val="00516EED"/>
    <w:rsid w:val="00526454"/>
    <w:rsid w:val="005365C8"/>
    <w:rsid w:val="00542D46"/>
    <w:rsid w:val="00545C1C"/>
    <w:rsid w:val="00545E45"/>
    <w:rsid w:val="005464FB"/>
    <w:rsid w:val="00550857"/>
    <w:rsid w:val="00551A0C"/>
    <w:rsid w:val="00552DB3"/>
    <w:rsid w:val="005574C9"/>
    <w:rsid w:val="00557F47"/>
    <w:rsid w:val="00560D44"/>
    <w:rsid w:val="00571C05"/>
    <w:rsid w:val="00582337"/>
    <w:rsid w:val="005846F5"/>
    <w:rsid w:val="00587D7C"/>
    <w:rsid w:val="00591258"/>
    <w:rsid w:val="00592BDE"/>
    <w:rsid w:val="0059315C"/>
    <w:rsid w:val="005954B3"/>
    <w:rsid w:val="005A34CA"/>
    <w:rsid w:val="005A4BAD"/>
    <w:rsid w:val="005B6108"/>
    <w:rsid w:val="005C55FC"/>
    <w:rsid w:val="005D4D3D"/>
    <w:rsid w:val="005E2144"/>
    <w:rsid w:val="005F0FB6"/>
    <w:rsid w:val="005F2833"/>
    <w:rsid w:val="005F5773"/>
    <w:rsid w:val="005F7BC2"/>
    <w:rsid w:val="006018A0"/>
    <w:rsid w:val="00606BD5"/>
    <w:rsid w:val="00611F20"/>
    <w:rsid w:val="00637EA7"/>
    <w:rsid w:val="006510E8"/>
    <w:rsid w:val="00651D2B"/>
    <w:rsid w:val="00652B3F"/>
    <w:rsid w:val="00655088"/>
    <w:rsid w:val="00660DCE"/>
    <w:rsid w:val="0066236E"/>
    <w:rsid w:val="00664D2B"/>
    <w:rsid w:val="00677DAB"/>
    <w:rsid w:val="00685F05"/>
    <w:rsid w:val="00696CD7"/>
    <w:rsid w:val="006A47C9"/>
    <w:rsid w:val="006A6C8B"/>
    <w:rsid w:val="006C140F"/>
    <w:rsid w:val="006C5378"/>
    <w:rsid w:val="006C56A6"/>
    <w:rsid w:val="006C56B1"/>
    <w:rsid w:val="006C6062"/>
    <w:rsid w:val="006D0F0C"/>
    <w:rsid w:val="006D41DE"/>
    <w:rsid w:val="006E2577"/>
    <w:rsid w:val="006F0740"/>
    <w:rsid w:val="006F0866"/>
    <w:rsid w:val="006F4101"/>
    <w:rsid w:val="0070515B"/>
    <w:rsid w:val="0071032E"/>
    <w:rsid w:val="00713498"/>
    <w:rsid w:val="00723714"/>
    <w:rsid w:val="0072494C"/>
    <w:rsid w:val="0072754C"/>
    <w:rsid w:val="0073194F"/>
    <w:rsid w:val="00731B8A"/>
    <w:rsid w:val="007336B7"/>
    <w:rsid w:val="007409AF"/>
    <w:rsid w:val="0074556E"/>
    <w:rsid w:val="00754B18"/>
    <w:rsid w:val="00754F9D"/>
    <w:rsid w:val="00755AE6"/>
    <w:rsid w:val="00757497"/>
    <w:rsid w:val="0076335D"/>
    <w:rsid w:val="007675E4"/>
    <w:rsid w:val="007738BF"/>
    <w:rsid w:val="00780002"/>
    <w:rsid w:val="007864A1"/>
    <w:rsid w:val="0079137E"/>
    <w:rsid w:val="00795C3D"/>
    <w:rsid w:val="007A1110"/>
    <w:rsid w:val="007A4571"/>
    <w:rsid w:val="007C20CF"/>
    <w:rsid w:val="007C47A9"/>
    <w:rsid w:val="007C5AFE"/>
    <w:rsid w:val="007D533F"/>
    <w:rsid w:val="007D5970"/>
    <w:rsid w:val="007E1665"/>
    <w:rsid w:val="007E32A6"/>
    <w:rsid w:val="007F2BEE"/>
    <w:rsid w:val="00800E71"/>
    <w:rsid w:val="008043A4"/>
    <w:rsid w:val="00824F76"/>
    <w:rsid w:val="008341B7"/>
    <w:rsid w:val="0083618D"/>
    <w:rsid w:val="00842EEA"/>
    <w:rsid w:val="00845DE7"/>
    <w:rsid w:val="00850F75"/>
    <w:rsid w:val="008632C5"/>
    <w:rsid w:val="008647A1"/>
    <w:rsid w:val="00864CE6"/>
    <w:rsid w:val="00864F3E"/>
    <w:rsid w:val="00872655"/>
    <w:rsid w:val="0087346B"/>
    <w:rsid w:val="008903B6"/>
    <w:rsid w:val="008927A5"/>
    <w:rsid w:val="0089648C"/>
    <w:rsid w:val="00896C29"/>
    <w:rsid w:val="008973C7"/>
    <w:rsid w:val="008A48C8"/>
    <w:rsid w:val="008A7B31"/>
    <w:rsid w:val="008B26A2"/>
    <w:rsid w:val="008B5BF3"/>
    <w:rsid w:val="008B7CBE"/>
    <w:rsid w:val="008C789B"/>
    <w:rsid w:val="008D18D9"/>
    <w:rsid w:val="008E1D68"/>
    <w:rsid w:val="008F107B"/>
    <w:rsid w:val="008F3E1F"/>
    <w:rsid w:val="008F538E"/>
    <w:rsid w:val="008F6E85"/>
    <w:rsid w:val="0090124C"/>
    <w:rsid w:val="009055DF"/>
    <w:rsid w:val="00911003"/>
    <w:rsid w:val="00924A3C"/>
    <w:rsid w:val="009250B0"/>
    <w:rsid w:val="009267BF"/>
    <w:rsid w:val="00927175"/>
    <w:rsid w:val="00935832"/>
    <w:rsid w:val="00940849"/>
    <w:rsid w:val="00943084"/>
    <w:rsid w:val="009505B0"/>
    <w:rsid w:val="0095250B"/>
    <w:rsid w:val="00960F07"/>
    <w:rsid w:val="0097292D"/>
    <w:rsid w:val="00972BE4"/>
    <w:rsid w:val="00974539"/>
    <w:rsid w:val="00981EAD"/>
    <w:rsid w:val="00983B42"/>
    <w:rsid w:val="00985546"/>
    <w:rsid w:val="0098624E"/>
    <w:rsid w:val="00991EA0"/>
    <w:rsid w:val="00993889"/>
    <w:rsid w:val="009A0CDC"/>
    <w:rsid w:val="009A6F58"/>
    <w:rsid w:val="009B3605"/>
    <w:rsid w:val="009E1EE4"/>
    <w:rsid w:val="009E2C30"/>
    <w:rsid w:val="009E5D50"/>
    <w:rsid w:val="009E5E88"/>
    <w:rsid w:val="009F7694"/>
    <w:rsid w:val="00A0641D"/>
    <w:rsid w:val="00A1391D"/>
    <w:rsid w:val="00A17CD2"/>
    <w:rsid w:val="00A21701"/>
    <w:rsid w:val="00A227E8"/>
    <w:rsid w:val="00A3758D"/>
    <w:rsid w:val="00A465FF"/>
    <w:rsid w:val="00A51264"/>
    <w:rsid w:val="00A5154E"/>
    <w:rsid w:val="00A6208D"/>
    <w:rsid w:val="00A6546C"/>
    <w:rsid w:val="00A67943"/>
    <w:rsid w:val="00A7239D"/>
    <w:rsid w:val="00A83E78"/>
    <w:rsid w:val="00AA5558"/>
    <w:rsid w:val="00AB0604"/>
    <w:rsid w:val="00AB3CBA"/>
    <w:rsid w:val="00AB584C"/>
    <w:rsid w:val="00AB5895"/>
    <w:rsid w:val="00AC12A9"/>
    <w:rsid w:val="00AC2F05"/>
    <w:rsid w:val="00AD07D8"/>
    <w:rsid w:val="00AD6FDD"/>
    <w:rsid w:val="00AD7975"/>
    <w:rsid w:val="00AE374D"/>
    <w:rsid w:val="00AE3F15"/>
    <w:rsid w:val="00AE65D3"/>
    <w:rsid w:val="00AF1AEE"/>
    <w:rsid w:val="00AF3177"/>
    <w:rsid w:val="00AF5128"/>
    <w:rsid w:val="00B149D8"/>
    <w:rsid w:val="00B3729B"/>
    <w:rsid w:val="00B40B2D"/>
    <w:rsid w:val="00B41CC3"/>
    <w:rsid w:val="00B47AAF"/>
    <w:rsid w:val="00B50D1F"/>
    <w:rsid w:val="00B55EB8"/>
    <w:rsid w:val="00B64A37"/>
    <w:rsid w:val="00B64A72"/>
    <w:rsid w:val="00B87008"/>
    <w:rsid w:val="00B87BDA"/>
    <w:rsid w:val="00B92841"/>
    <w:rsid w:val="00B928A9"/>
    <w:rsid w:val="00B96CB5"/>
    <w:rsid w:val="00B9769B"/>
    <w:rsid w:val="00BA482C"/>
    <w:rsid w:val="00BA5CA7"/>
    <w:rsid w:val="00BB136E"/>
    <w:rsid w:val="00BB17A3"/>
    <w:rsid w:val="00BB4735"/>
    <w:rsid w:val="00BB6A09"/>
    <w:rsid w:val="00BC6C9A"/>
    <w:rsid w:val="00BD2536"/>
    <w:rsid w:val="00BD3719"/>
    <w:rsid w:val="00BD693C"/>
    <w:rsid w:val="00BE413B"/>
    <w:rsid w:val="00BF144A"/>
    <w:rsid w:val="00BF68AF"/>
    <w:rsid w:val="00C016E4"/>
    <w:rsid w:val="00C01920"/>
    <w:rsid w:val="00C14E12"/>
    <w:rsid w:val="00C16581"/>
    <w:rsid w:val="00C2043D"/>
    <w:rsid w:val="00C23039"/>
    <w:rsid w:val="00C26590"/>
    <w:rsid w:val="00C31A3B"/>
    <w:rsid w:val="00C33013"/>
    <w:rsid w:val="00C35AC7"/>
    <w:rsid w:val="00C36530"/>
    <w:rsid w:val="00C37340"/>
    <w:rsid w:val="00C4676C"/>
    <w:rsid w:val="00C46AF7"/>
    <w:rsid w:val="00C501E8"/>
    <w:rsid w:val="00C50BB3"/>
    <w:rsid w:val="00C52942"/>
    <w:rsid w:val="00C62543"/>
    <w:rsid w:val="00C714FC"/>
    <w:rsid w:val="00C7371E"/>
    <w:rsid w:val="00C80C98"/>
    <w:rsid w:val="00C94466"/>
    <w:rsid w:val="00CA2438"/>
    <w:rsid w:val="00CA611F"/>
    <w:rsid w:val="00CA642F"/>
    <w:rsid w:val="00CA6D1C"/>
    <w:rsid w:val="00CB0362"/>
    <w:rsid w:val="00CB1B7C"/>
    <w:rsid w:val="00CB4C7D"/>
    <w:rsid w:val="00CB6AD2"/>
    <w:rsid w:val="00CC2CA4"/>
    <w:rsid w:val="00CC65FE"/>
    <w:rsid w:val="00CD47EB"/>
    <w:rsid w:val="00CD79F9"/>
    <w:rsid w:val="00CE1493"/>
    <w:rsid w:val="00CE55EB"/>
    <w:rsid w:val="00CE71D1"/>
    <w:rsid w:val="00CF7F63"/>
    <w:rsid w:val="00D0074F"/>
    <w:rsid w:val="00D066A5"/>
    <w:rsid w:val="00D0792E"/>
    <w:rsid w:val="00D23504"/>
    <w:rsid w:val="00D23994"/>
    <w:rsid w:val="00D27D39"/>
    <w:rsid w:val="00D33E35"/>
    <w:rsid w:val="00D401E0"/>
    <w:rsid w:val="00D4037E"/>
    <w:rsid w:val="00D44E54"/>
    <w:rsid w:val="00D47883"/>
    <w:rsid w:val="00D4793F"/>
    <w:rsid w:val="00D519FB"/>
    <w:rsid w:val="00D54526"/>
    <w:rsid w:val="00D6353C"/>
    <w:rsid w:val="00D71073"/>
    <w:rsid w:val="00D75793"/>
    <w:rsid w:val="00D81157"/>
    <w:rsid w:val="00D84575"/>
    <w:rsid w:val="00D854C1"/>
    <w:rsid w:val="00D86623"/>
    <w:rsid w:val="00D9328A"/>
    <w:rsid w:val="00D953F4"/>
    <w:rsid w:val="00DA220B"/>
    <w:rsid w:val="00DA407F"/>
    <w:rsid w:val="00DA6386"/>
    <w:rsid w:val="00DB368A"/>
    <w:rsid w:val="00DB3D5B"/>
    <w:rsid w:val="00DB4FA4"/>
    <w:rsid w:val="00DB6555"/>
    <w:rsid w:val="00DC0191"/>
    <w:rsid w:val="00DC24D4"/>
    <w:rsid w:val="00DC6431"/>
    <w:rsid w:val="00DD1D41"/>
    <w:rsid w:val="00DD3A03"/>
    <w:rsid w:val="00DD3F35"/>
    <w:rsid w:val="00DD7B52"/>
    <w:rsid w:val="00DE0869"/>
    <w:rsid w:val="00DF1B07"/>
    <w:rsid w:val="00E000BA"/>
    <w:rsid w:val="00E10270"/>
    <w:rsid w:val="00E20D12"/>
    <w:rsid w:val="00E26B0B"/>
    <w:rsid w:val="00E3100F"/>
    <w:rsid w:val="00E358A1"/>
    <w:rsid w:val="00E370E5"/>
    <w:rsid w:val="00E442A2"/>
    <w:rsid w:val="00E44EA4"/>
    <w:rsid w:val="00E54D37"/>
    <w:rsid w:val="00E67F08"/>
    <w:rsid w:val="00E84660"/>
    <w:rsid w:val="00EA4451"/>
    <w:rsid w:val="00EB4E8E"/>
    <w:rsid w:val="00EB7CDD"/>
    <w:rsid w:val="00EC6AA1"/>
    <w:rsid w:val="00EE05F1"/>
    <w:rsid w:val="00EE2059"/>
    <w:rsid w:val="00EE60F5"/>
    <w:rsid w:val="00EF0188"/>
    <w:rsid w:val="00EF21D9"/>
    <w:rsid w:val="00EF6F04"/>
    <w:rsid w:val="00F002CA"/>
    <w:rsid w:val="00F13EB1"/>
    <w:rsid w:val="00F15AF1"/>
    <w:rsid w:val="00F2649A"/>
    <w:rsid w:val="00F2696B"/>
    <w:rsid w:val="00F321D3"/>
    <w:rsid w:val="00F33D20"/>
    <w:rsid w:val="00F512B0"/>
    <w:rsid w:val="00F53221"/>
    <w:rsid w:val="00F535D8"/>
    <w:rsid w:val="00F566FE"/>
    <w:rsid w:val="00F56FF9"/>
    <w:rsid w:val="00F672A4"/>
    <w:rsid w:val="00F74A04"/>
    <w:rsid w:val="00F75BE0"/>
    <w:rsid w:val="00F77903"/>
    <w:rsid w:val="00F90858"/>
    <w:rsid w:val="00F91AB1"/>
    <w:rsid w:val="00F9706B"/>
    <w:rsid w:val="00FB1BA2"/>
    <w:rsid w:val="00FB1D74"/>
    <w:rsid w:val="00FC6A82"/>
    <w:rsid w:val="00FE308E"/>
    <w:rsid w:val="00FE419E"/>
    <w:rsid w:val="00FF40A6"/>
    <w:rsid w:val="00FF5A15"/>
    <w:rsid w:val="00FF70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0D61E199-57B8-4E96-86E2-EC9D7CB9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4A1"/>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9315C"/>
    <w:tblPr>
      <w:tblCellMar>
        <w:top w:w="100" w:type="dxa"/>
        <w:left w:w="100" w:type="dxa"/>
        <w:bottom w:w="100" w:type="dxa"/>
        <w:right w:w="100" w:type="dxa"/>
      </w:tblCellMar>
    </w:tblPr>
    <w:tblStylePr w:type="firstRow">
      <w:tblPr/>
      <w:tcPr>
        <w:tcBorders>
          <w:top w:val="nil"/>
          <w:bottom w:val="nil"/>
        </w:tcBorders>
      </w:tcPr>
    </w:tblStylePr>
    <w:tblStylePr w:type="lastRow">
      <w:tblPr/>
      <w:tcPr>
        <w:tcBorders>
          <w:bottom w:val="nil"/>
        </w:tcBorders>
      </w:tcPr>
    </w:tblStyle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tblStylePr w:type="firstRow">
      <w:tblPr/>
      <w:tcPr>
        <w:tcBorders>
          <w:top w:val="nil"/>
          <w:bottom w:val="nil"/>
        </w:tcBorders>
      </w:tcPr>
    </w:tblStylePr>
    <w:tblStylePr w:type="lastRow">
      <w:tblPr/>
      <w:tcPr>
        <w:tcBorders>
          <w:bottom w:val="nil"/>
        </w:tcBorders>
      </w:tcPr>
    </w:tblStylePr>
  </w:style>
  <w:style w:type="table" w:customStyle="1" w:styleId="a0">
    <w:basedOn w:val="TableNormal0"/>
    <w:tblPr>
      <w:tblStyleRowBandSize w:val="1"/>
      <w:tblStyleColBandSize w:val="1"/>
    </w:tblPr>
    <w:tblStylePr w:type="firstRow">
      <w:tblPr/>
      <w:tcPr>
        <w:tcBorders>
          <w:top w:val="nil"/>
          <w:bottom w:val="nil"/>
        </w:tcBorders>
      </w:tcPr>
    </w:tblStylePr>
    <w:tblStylePr w:type="lastRow">
      <w:tblPr/>
      <w:tcPr>
        <w:tcBorders>
          <w:bottom w:val="nil"/>
        </w:tcBorders>
      </w:tcPr>
    </w:tblStylePr>
  </w:style>
  <w:style w:type="table" w:customStyle="1" w:styleId="a1">
    <w:basedOn w:val="TableNormal0"/>
    <w:tblPr>
      <w:tblStyleRowBandSize w:val="1"/>
      <w:tblStyleColBandSize w:val="1"/>
    </w:tblPr>
    <w:tblStylePr w:type="firstRow">
      <w:tblPr/>
      <w:tcPr>
        <w:tcBorders>
          <w:top w:val="nil"/>
          <w:bottom w:val="nil"/>
        </w:tcBorders>
      </w:tcPr>
    </w:tblStylePr>
    <w:tblStylePr w:type="lastRow">
      <w:tblPr/>
      <w:tcPr>
        <w:tcBorders>
          <w:bottom w:val="nil"/>
        </w:tcBorders>
      </w:tcPr>
    </w:tblStylePr>
  </w:style>
  <w:style w:type="table" w:customStyle="1" w:styleId="a2">
    <w:basedOn w:val="TableNormal0"/>
    <w:tblPr>
      <w:tblStyleRowBandSize w:val="1"/>
      <w:tblStyleColBandSize w:val="1"/>
    </w:tbl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59315C"/>
    <w:pPr>
      <w:spacing w:line="240" w:lineRule="auto"/>
      <w:ind w:firstLine="0"/>
    </w:pPr>
  </w:style>
  <w:style w:type="paragraph" w:styleId="Quote">
    <w:name w:val="Quote"/>
    <w:basedOn w:val="Normal"/>
    <w:next w:val="Normal"/>
    <w:link w:val="QuoteChar"/>
    <w:uiPriority w:val="29"/>
    <w:qFormat/>
    <w:rsid w:val="00637EA7"/>
    <w:pPr>
      <w:spacing w:before="200" w:after="160"/>
      <w:ind w:left="862" w:right="862" w:firstLine="0"/>
    </w:pPr>
    <w:rPr>
      <w:iCs/>
    </w:rPr>
  </w:style>
  <w:style w:type="character" w:customStyle="1" w:styleId="QuoteChar">
    <w:name w:val="Quote Char"/>
    <w:basedOn w:val="DefaultParagraphFont"/>
    <w:link w:val="Quote"/>
    <w:uiPriority w:val="29"/>
    <w:rsid w:val="00637EA7"/>
    <w:rPr>
      <w:iC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hyperlink" Target="https://doi.org/10.1007/s11747-020-00749-9" TargetMode="External"/><Relationship Id="rId21" Type="http://schemas.openxmlformats.org/officeDocument/2006/relationships/hyperlink" Target="https://claude.com/blog/skills" TargetMode="External"/><Relationship Id="rId34" Type="http://schemas.openxmlformats.org/officeDocument/2006/relationships/hyperlink" Target="https://doi.org/10.1016/j.jbusres.2022.07.02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yperlink" Target="https://doi.org/10.1016/j.bushor.2021.03.006" TargetMode="External"/><Relationship Id="rId33" Type="http://schemas.openxmlformats.org/officeDocument/2006/relationships/hyperlink" Target="https://doi.org/10.1002/(SICI)1097-0266(199708)18:7%3c509::AID-SMJ882%3e3.0.CO;2-Z" TargetMode="External"/><Relationship Id="rId38"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www.anthropic.com/engineering/equipping-agents-for-the-real-world-with-agent-skills" TargetMode="External"/><Relationship Id="rId29" Type="http://schemas.openxmlformats.org/officeDocument/2006/relationships/hyperlink" Target="https://openai.com/index/chatg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016/j.bushor.2021.03.006" TargetMode="External"/><Relationship Id="rId32" Type="http://schemas.openxmlformats.org/officeDocument/2006/relationships/hyperlink" Target="https://doi.org/10.5539/ass.v11n9p320" TargetMode="External"/><Relationship Id="rId37"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doi.org/10.48550/arXiv.2405.21015" TargetMode="External"/><Relationship Id="rId28" Type="http://schemas.openxmlformats.org/officeDocument/2006/relationships/hyperlink" Target="https://www.mckinsey.com/capabilities/mckinsey-digital/our-insights/superagency-in-the-workplace-empowering-people-to-unlock-ais-full-potential-at-work"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anthropic.com/news/model-context-protocol" TargetMode="External"/><Relationship Id="rId31" Type="http://schemas.openxmlformats.org/officeDocument/2006/relationships/hyperlink" Target="https://doi.org/10.5539/ass.v11n9p320"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help.openai.com/en/articles/20001066-skills-in-chatgpt" TargetMode="External"/><Relationship Id="rId27" Type="http://schemas.openxmlformats.org/officeDocument/2006/relationships/hyperlink" Target="https://www.mckinsey.com/capabilities/mckinsey-digital/our-insights/superagency-in-the-workplace-empowering-people-to-unlock-ais-full-potential-at-work" TargetMode="External"/><Relationship Id="rId30" Type="http://schemas.openxmlformats.org/officeDocument/2006/relationships/hyperlink" Target="https://openai.com/index/function-calling-and-other-api-updates/" TargetMode="External"/><Relationship Id="rId35" Type="http://schemas.openxmlformats.org/officeDocument/2006/relationships/hyperlink" Target="https://doi.org/10.1016/j.jbusres.2022.07.0200"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21843</Words>
  <Characters>120141</Characters>
  <Application>Microsoft Office Word</Application>
  <DocSecurity>0</DocSecurity>
  <Lines>1001</Lines>
  <Paragraphs>283</Paragraphs>
  <ScaleCrop>false</ScaleCrop>
  <Company/>
  <LinksUpToDate>false</LinksUpToDate>
  <CharactersWithSpaces>141701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Luttik, Daan</cp:lastModifiedBy>
  <cp:revision>30</cp:revision>
  <dcterms:created xsi:type="dcterms:W3CDTF">2026-06-07T20:33:00Z</dcterms:created>
  <dcterms:modified xsi:type="dcterms:W3CDTF">2026-06-07T21:11:00Z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