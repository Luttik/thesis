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66B74109" w14:textId="4DC0AD1F" w:rsidR="00820DAF" w:rsidRDefault="00B10B22" w:rsidP="00AF2C3E">
      <w:pPr>
        <w:ind w:firstLine="0"/>
        <w:jc w:val="center"/>
        <w:rPr>
          <w:b/>
          <w:bCs/>
        </w:rPr>
      </w:pPr>
      <w:r w:rsidRPr="00B10B22">
        <w:rPr>
          <w:b/>
          <w:bCs/>
        </w:rPr>
        <w:t>Creating value with agentic AI in marketing</w:t>
      </w:r>
      <w:r w:rsidR="006E2C0E">
        <w:rPr>
          <w:b/>
          <w:bCs/>
        </w:rPr>
        <w:t>:</w:t>
      </w:r>
    </w:p>
    <w:p w14:paraId="2C37884A" w14:textId="4B88C0C7" w:rsidR="00820DAF" w:rsidRDefault="00B10B22" w:rsidP="00AF2C3E">
      <w:pPr>
        <w:pStyle w:val="Subtitle"/>
        <w:ind w:firstLine="0"/>
        <w:rPr>
          <w:b w:val="0"/>
        </w:rPr>
      </w:pPr>
      <w:r w:rsidRPr="00B10B22">
        <w:rPr>
          <w:color w:val="auto"/>
        </w:rPr>
        <w:t>The view from marketing management</w:t>
      </w:r>
    </w:p>
    <w:p w14:paraId="7ED7E3BB" w14:textId="77777777" w:rsidR="00820DAF" w:rsidRDefault="00820DAF" w:rsidP="00AF2C3E">
      <w:pPr>
        <w:jc w:val="center"/>
        <w:rPr>
          <w:b/>
          <w:bCs/>
        </w:rPr>
      </w:pPr>
    </w:p>
    <w:p w14:paraId="37AA57E2" w14:textId="42A3E2EE" w:rsidR="00EB5DFF" w:rsidRPr="00143CDE" w:rsidRDefault="00820DAF" w:rsidP="00AF2C3E">
      <w:pPr>
        <w:ind w:firstLine="0"/>
        <w:jc w:val="center"/>
      </w:pPr>
      <w:r w:rsidRPr="00143CDE">
        <w:t xml:space="preserve">MBA </w:t>
      </w:r>
      <w:commentRangeStart w:id="0"/>
      <w:r w:rsidR="00EB5DFF" w:rsidRPr="00143CDE">
        <w:t>Thesis</w:t>
      </w:r>
      <w:commentRangeEnd w:id="0"/>
      <w:r w:rsidR="00EB5DFF" w:rsidRPr="00143CDE">
        <w:rPr>
          <w:rStyle w:val="CommentReference"/>
          <w:sz w:val="22"/>
          <w:szCs w:val="22"/>
        </w:rPr>
        <w:commentReference w:id="0"/>
      </w:r>
    </w:p>
    <w:p w14:paraId="4B3B4E7D" w14:textId="77777777" w:rsidR="00EB5DFF" w:rsidRDefault="00EB5DFF" w:rsidP="00AF2C3E">
      <w:pPr>
        <w:ind w:firstLine="0"/>
      </w:pPr>
    </w:p>
    <w:p w14:paraId="2373B57E" w14:textId="77777777" w:rsidR="00AF2C3E" w:rsidRDefault="00AF2C3E" w:rsidP="00AF2C3E">
      <w:pPr>
        <w:ind w:firstLine="0"/>
      </w:pPr>
    </w:p>
    <w:p w14:paraId="0A201247" w14:textId="26A8A9AD" w:rsidR="00985FF0" w:rsidRDefault="00B10B22" w:rsidP="00AF2C3E">
      <w:pPr>
        <w:ind w:firstLine="0"/>
        <w:jc w:val="center"/>
        <w:rPr>
          <w:b/>
          <w:bCs/>
        </w:rPr>
      </w:pPr>
      <w:r w:rsidRPr="00AF2C3E">
        <w:rPr>
          <w:b/>
          <w:bCs/>
        </w:rPr>
        <w:t>Daan L</w:t>
      </w:r>
      <w:r w:rsidRPr="00AF2C3E">
        <w:rPr>
          <w:b/>
          <w:bCs/>
        </w:rPr>
        <w:t xml:space="preserve">uttik </w:t>
      </w:r>
      <w:r w:rsidR="00985FF0" w:rsidRPr="00143CDE">
        <w:t>–</w:t>
      </w:r>
      <w:r w:rsidRPr="00143CDE">
        <w:t xml:space="preserve"> </w:t>
      </w:r>
      <w:r w:rsidR="00985FF0" w:rsidRPr="00143CDE">
        <w:t>14-06-2026</w:t>
      </w:r>
    </w:p>
    <w:p w14:paraId="14544F76" w14:textId="77777777" w:rsidR="00AF2C3E" w:rsidRDefault="00AF2C3E" w:rsidP="00AF2C3E">
      <w:pPr>
        <w:ind w:firstLine="0"/>
        <w:jc w:val="center"/>
      </w:pPr>
    </w:p>
    <w:p w14:paraId="6F5610B7" w14:textId="21FFD63C" w:rsidR="00820DAF" w:rsidRDefault="00AF2C3E" w:rsidP="00AF2C3E">
      <w:pPr>
        <w:ind w:firstLine="0"/>
        <w:jc w:val="center"/>
      </w:pPr>
      <w:r>
        <w:rPr>
          <w:i/>
          <w:iCs/>
        </w:rPr>
        <w:t xml:space="preserve">Supervisor </w:t>
      </w:r>
      <w:r>
        <w:t>S. (Stefanie) Beninger</w:t>
      </w:r>
      <w:r w:rsidR="00EB5DFF">
        <w:br w:type="page"/>
      </w:r>
    </w:p>
    <w:p w14:paraId="43933213" w14:textId="77777777" w:rsidR="00820DAF" w:rsidRDefault="00820DAF" w:rsidP="00820DAF">
      <w:pPr>
        <w:jc w:val="center"/>
      </w:pPr>
      <w:r>
        <w:rPr>
          <w:noProof/>
        </w:rPr>
        <w:lastRenderedPageBreak/>
        <w:drawing>
          <wp:inline distT="0" distB="0" distL="114300" distR="114300" wp14:anchorId="36601CD2" wp14:editId="203E821A">
            <wp:extent cx="2907665" cy="648335"/>
            <wp:effectExtent l="0" t="0" r="0" b="0"/>
            <wp:docPr id="26007713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00F4DFE5" w14:textId="77777777" w:rsidR="00820DAF" w:rsidRDefault="00820DAF" w:rsidP="00820DAF"/>
    <w:p w14:paraId="4D3DFCBA" w14:textId="77777777" w:rsidR="00820DAF" w:rsidRDefault="00820DAF" w:rsidP="00820DAF"/>
    <w:p w14:paraId="5E154FAD" w14:textId="77777777" w:rsidR="00820DAF" w:rsidRDefault="00820DAF" w:rsidP="00820DAF"/>
    <w:p w14:paraId="4484088D" w14:textId="77777777" w:rsidR="00820DAF" w:rsidRDefault="00820DAF" w:rsidP="008E2485">
      <w:pPr>
        <w:ind w:firstLine="0"/>
      </w:pPr>
    </w:p>
    <w:p w14:paraId="1848D3C7" w14:textId="77777777" w:rsidR="00820DAF" w:rsidRDefault="00820DAF" w:rsidP="00820DAF">
      <w:pPr>
        <w:jc w:val="center"/>
        <w:rPr>
          <w:b/>
          <w:bCs/>
        </w:rPr>
      </w:pPr>
    </w:p>
    <w:p w14:paraId="04E14DE1" w14:textId="77777777" w:rsidR="00143CDE" w:rsidRDefault="00143CDE" w:rsidP="00143CDE">
      <w:pPr>
        <w:ind w:firstLine="0"/>
        <w:jc w:val="center"/>
        <w:rPr>
          <w:b/>
          <w:bCs/>
        </w:rPr>
      </w:pPr>
      <w:r w:rsidRPr="00B10B22">
        <w:rPr>
          <w:b/>
          <w:bCs/>
        </w:rPr>
        <w:t>Creating value with agentic AI in marketing</w:t>
      </w:r>
      <w:r>
        <w:rPr>
          <w:b/>
          <w:bCs/>
        </w:rPr>
        <w:t>:</w:t>
      </w:r>
    </w:p>
    <w:p w14:paraId="52755E38" w14:textId="77777777" w:rsidR="00143CDE" w:rsidRDefault="00143CDE" w:rsidP="00143CDE">
      <w:pPr>
        <w:pStyle w:val="Subtitle"/>
        <w:ind w:firstLine="0"/>
        <w:rPr>
          <w:b w:val="0"/>
        </w:rPr>
      </w:pPr>
      <w:r w:rsidRPr="00B10B22">
        <w:rPr>
          <w:color w:val="auto"/>
        </w:rPr>
        <w:t>The view from marketing management</w:t>
      </w:r>
    </w:p>
    <w:p w14:paraId="7BAC6DFF" w14:textId="77777777" w:rsidR="00143CDE" w:rsidRDefault="00143CDE" w:rsidP="00143CDE">
      <w:pPr>
        <w:jc w:val="center"/>
        <w:rPr>
          <w:b/>
          <w:bCs/>
        </w:rPr>
      </w:pPr>
    </w:p>
    <w:p w14:paraId="2104BFCE" w14:textId="687B9031" w:rsidR="00143CDE" w:rsidRPr="00143CDE" w:rsidRDefault="00143CDE" w:rsidP="00143CDE">
      <w:pPr>
        <w:ind w:firstLine="0"/>
        <w:jc w:val="center"/>
      </w:pPr>
      <w:r w:rsidRPr="00143CDE">
        <w:t xml:space="preserve">MBA </w:t>
      </w:r>
      <w:commentRangeStart w:id="1"/>
      <w:r w:rsidRPr="00143CDE">
        <w:t>Thesis</w:t>
      </w:r>
      <w:commentRangeEnd w:id="1"/>
      <w:r>
        <w:rPr>
          <w:rStyle w:val="CommentReference"/>
          <w:sz w:val="22"/>
          <w:szCs w:val="22"/>
        </w:rPr>
        <w:commentReference w:id="1"/>
      </w:r>
      <w:r>
        <w:t xml:space="preserve"> (Confidentiality: level 1)</w:t>
      </w:r>
    </w:p>
    <w:p w14:paraId="4E3F1887" w14:textId="77777777" w:rsidR="00143CDE" w:rsidRDefault="00143CDE" w:rsidP="00143CDE">
      <w:pPr>
        <w:ind w:firstLine="0"/>
      </w:pPr>
    </w:p>
    <w:p w14:paraId="659CD2F3" w14:textId="77777777" w:rsidR="00143CDE" w:rsidRDefault="00143CDE" w:rsidP="00143CDE">
      <w:pPr>
        <w:ind w:firstLine="0"/>
      </w:pPr>
    </w:p>
    <w:p w14:paraId="4C55A14C" w14:textId="70385BDA" w:rsidR="00143CDE" w:rsidRDefault="00143CDE" w:rsidP="00143CDE">
      <w:pPr>
        <w:ind w:firstLine="0"/>
        <w:jc w:val="center"/>
      </w:pPr>
      <w:r w:rsidRPr="00AF2C3E">
        <w:rPr>
          <w:b/>
          <w:bCs/>
        </w:rPr>
        <w:t>Daan Luttik</w:t>
      </w:r>
    </w:p>
    <w:p w14:paraId="1D924558" w14:textId="77777777" w:rsidR="00D44FC0" w:rsidRDefault="00D44FC0" w:rsidP="00143CDE">
      <w:pPr>
        <w:ind w:firstLine="0"/>
        <w:jc w:val="center"/>
      </w:pPr>
    </w:p>
    <w:p w14:paraId="020F681F" w14:textId="4459A08E" w:rsidR="00D44FC0" w:rsidRDefault="00D44FC0" w:rsidP="00143CDE">
      <w:pPr>
        <w:ind w:firstLine="0"/>
        <w:jc w:val="center"/>
        <w:rPr>
          <w:b/>
          <w:bCs/>
        </w:rPr>
      </w:pPr>
      <w:r>
        <w:rPr>
          <w:b/>
          <w:bCs/>
        </w:rPr>
        <w:t>Nyenrode</w:t>
      </w:r>
    </w:p>
    <w:p w14:paraId="3F99A53B" w14:textId="3D0E5C05" w:rsidR="00D44FC0" w:rsidRDefault="00D44FC0" w:rsidP="00143CDE">
      <w:pPr>
        <w:ind w:firstLine="0"/>
        <w:jc w:val="center"/>
      </w:pPr>
      <w:r w:rsidRPr="00D44FC0">
        <w:t>Straatweg 25</w:t>
      </w:r>
      <w:r w:rsidR="00A50F88">
        <w:t xml:space="preserve">, </w:t>
      </w:r>
      <w:r w:rsidRPr="00D44FC0">
        <w:t>3621 BG</w:t>
      </w:r>
      <w:r w:rsidR="00A50F88">
        <w:t>,</w:t>
      </w:r>
      <w:r w:rsidRPr="00D44FC0">
        <w:t xml:space="preserve"> Breukelen</w:t>
      </w:r>
    </w:p>
    <w:p w14:paraId="40E0CF05" w14:textId="77777777" w:rsidR="00CB690B" w:rsidRDefault="00CB690B" w:rsidP="00143CDE">
      <w:pPr>
        <w:ind w:firstLine="0"/>
        <w:jc w:val="center"/>
      </w:pPr>
    </w:p>
    <w:p w14:paraId="08FD698A" w14:textId="6EB7882E" w:rsidR="00CB690B" w:rsidRPr="00D44FC0" w:rsidRDefault="00CB690B" w:rsidP="00143CDE">
      <w:pPr>
        <w:ind w:firstLine="0"/>
        <w:jc w:val="center"/>
      </w:pPr>
      <w:r w:rsidRPr="00143CDE">
        <w:t xml:space="preserve"> 14-06-2026</w:t>
      </w:r>
    </w:p>
    <w:p w14:paraId="0C19C577" w14:textId="77777777" w:rsidR="00143CDE" w:rsidRDefault="00143CDE" w:rsidP="00143CDE">
      <w:pPr>
        <w:ind w:firstLine="0"/>
        <w:jc w:val="center"/>
      </w:pPr>
    </w:p>
    <w:p w14:paraId="01375A63" w14:textId="21E18CDA" w:rsidR="00EB5DFF" w:rsidRPr="00143CDE" w:rsidRDefault="00EB5DFF" w:rsidP="00143CDE">
      <w:pPr>
        <w:ind w:firstLine="0"/>
        <w:jc w:val="center"/>
      </w:pPr>
    </w:p>
    <w:p w14:paraId="31256157" w14:textId="77777777" w:rsidR="00820DAF" w:rsidRDefault="00820DAF">
      <w:pPr>
        <w:rPr>
          <w:b/>
          <w:bCs/>
        </w:rPr>
      </w:pPr>
      <w:r>
        <w:rPr>
          <w:b/>
          <w:bCs/>
        </w:rPr>
        <w:br w:type="page"/>
      </w:r>
    </w:p>
    <w:p w14:paraId="53CC3CAF" w14:textId="5C07C535" w:rsidR="00EB5DFF" w:rsidRDefault="00EB5DFF" w:rsidP="00EB5DFF">
      <w:pPr>
        <w:jc w:val="center"/>
        <w:rPr>
          <w:b/>
          <w:bCs/>
        </w:rPr>
      </w:pPr>
      <w:r>
        <w:rPr>
          <w:b/>
          <w:bCs/>
        </w:rPr>
        <w:lastRenderedPageBreak/>
        <w:t>DECLARATION</w:t>
      </w:r>
    </w:p>
    <w:p w14:paraId="5D40D752" w14:textId="77777777" w:rsidR="00EB5DFF" w:rsidRDefault="00EB5DFF" w:rsidP="00EB5DFF">
      <w:r>
        <w:rPr>
          <w:lang w:val="en-US"/>
        </w:rP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Pr>
          <w:lang w:val="en-US"/>
        </w:rPr>
        <w:t>Repetition of content: I understand the rules regarding the extent to which I may resubmit content that I have already submitted as part of any other academic assignment.</w:t>
      </w:r>
    </w:p>
    <w:p w14:paraId="19AF4944" w14:textId="77777777" w:rsidR="00A3387C" w:rsidRDefault="00EB5DFF">
      <w:pPr>
        <w:rPr>
          <w:lang w:val="en-US"/>
        </w:rPr>
      </w:pPr>
      <w:r>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Pr>
          <w:lang w:val="en-US"/>
        </w:rPr>
        <w:br w:type="page"/>
      </w:r>
    </w:p>
    <w:p w14:paraId="205BF16B" w14:textId="468184A0" w:rsidR="00A3387C" w:rsidRDefault="00A3387C" w:rsidP="00A3387C">
      <w:pPr>
        <w:pStyle w:val="Heading1"/>
      </w:pPr>
      <w:r>
        <w:lastRenderedPageBreak/>
        <w:t>Foreword</w:t>
      </w:r>
    </w:p>
    <w:p w14:paraId="5D1FD3B7" w14:textId="259F139A" w:rsidR="00A3387C" w:rsidRPr="00A3387C" w:rsidRDefault="007C3E74" w:rsidP="00A3387C">
      <w:r>
        <w:t xml:space="preserve">  </w:t>
      </w:r>
    </w:p>
    <w:p w14:paraId="0F2892C6" w14:textId="614E9FF9" w:rsidR="00A3387C" w:rsidRDefault="00A3387C" w:rsidP="00A3387C">
      <w:pPr>
        <w:pStyle w:val="Heading1"/>
        <w:rPr>
          <w:lang w:val="en-US"/>
        </w:rPr>
      </w:pPr>
      <w:r>
        <w:rPr>
          <w:lang w:val="en-US"/>
        </w:rPr>
        <w:br w:type="page"/>
      </w:r>
    </w:p>
    <w:p w14:paraId="522690D0" w14:textId="77777777" w:rsidR="00EB5DFF" w:rsidRDefault="00EB5DFF" w:rsidP="6E19D5D5">
      <w:pPr>
        <w:rPr>
          <w:lang w:val="en-US"/>
        </w:rPr>
      </w:pP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11DB7CC0" w14:textId="6D485784" w:rsidR="00C01F6F"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2351363" w:history="1">
            <w:r w:rsidR="00C01F6F" w:rsidRPr="00CD2DAE">
              <w:rPr>
                <w:rStyle w:val="Hyperlink"/>
                <w:noProof/>
              </w:rPr>
              <w:t>Executive Summary</w:t>
            </w:r>
            <w:r w:rsidR="00C01F6F">
              <w:rPr>
                <w:noProof/>
                <w:webHidden/>
              </w:rPr>
              <w:tab/>
            </w:r>
            <w:r w:rsidR="00C01F6F">
              <w:rPr>
                <w:noProof/>
                <w:webHidden/>
              </w:rPr>
              <w:fldChar w:fldCharType="begin"/>
            </w:r>
            <w:r w:rsidR="00C01F6F">
              <w:rPr>
                <w:noProof/>
                <w:webHidden/>
              </w:rPr>
              <w:instrText xml:space="preserve"> PAGEREF _Toc232351363 \h </w:instrText>
            </w:r>
            <w:r w:rsidR="00C01F6F">
              <w:rPr>
                <w:noProof/>
                <w:webHidden/>
              </w:rPr>
            </w:r>
            <w:r w:rsidR="00C01F6F">
              <w:rPr>
                <w:noProof/>
                <w:webHidden/>
              </w:rPr>
              <w:fldChar w:fldCharType="separate"/>
            </w:r>
            <w:r w:rsidR="00C01F6F">
              <w:rPr>
                <w:noProof/>
                <w:webHidden/>
              </w:rPr>
              <w:t>4</w:t>
            </w:r>
            <w:r w:rsidR="00C01F6F">
              <w:rPr>
                <w:noProof/>
                <w:webHidden/>
              </w:rPr>
              <w:fldChar w:fldCharType="end"/>
            </w:r>
          </w:hyperlink>
        </w:p>
        <w:p w14:paraId="2C4D96FD" w14:textId="714B7784" w:rsidR="00C01F6F" w:rsidRDefault="00C01F6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64" w:history="1">
            <w:r w:rsidRPr="00CD2DAE">
              <w:rPr>
                <w:rStyle w:val="Hyperlink"/>
                <w:noProof/>
              </w:rPr>
              <w:t>1.       Introduction</w:t>
            </w:r>
            <w:r>
              <w:rPr>
                <w:noProof/>
                <w:webHidden/>
              </w:rPr>
              <w:tab/>
            </w:r>
            <w:r>
              <w:rPr>
                <w:noProof/>
                <w:webHidden/>
              </w:rPr>
              <w:fldChar w:fldCharType="begin"/>
            </w:r>
            <w:r>
              <w:rPr>
                <w:noProof/>
                <w:webHidden/>
              </w:rPr>
              <w:instrText xml:space="preserve"> PAGEREF _Toc232351364 \h </w:instrText>
            </w:r>
            <w:r>
              <w:rPr>
                <w:noProof/>
                <w:webHidden/>
              </w:rPr>
            </w:r>
            <w:r>
              <w:rPr>
                <w:noProof/>
                <w:webHidden/>
              </w:rPr>
              <w:fldChar w:fldCharType="separate"/>
            </w:r>
            <w:r>
              <w:rPr>
                <w:noProof/>
                <w:webHidden/>
              </w:rPr>
              <w:t>1</w:t>
            </w:r>
            <w:r>
              <w:rPr>
                <w:noProof/>
                <w:webHidden/>
              </w:rPr>
              <w:fldChar w:fldCharType="end"/>
            </w:r>
          </w:hyperlink>
        </w:p>
        <w:p w14:paraId="37A62C19" w14:textId="468215F7" w:rsidR="00C01F6F" w:rsidRDefault="00C01F6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65" w:history="1">
            <w:r w:rsidRPr="00CD2DAE">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Literature Review</w:t>
            </w:r>
            <w:r>
              <w:rPr>
                <w:noProof/>
                <w:webHidden/>
              </w:rPr>
              <w:tab/>
            </w:r>
            <w:r>
              <w:rPr>
                <w:noProof/>
                <w:webHidden/>
              </w:rPr>
              <w:fldChar w:fldCharType="begin"/>
            </w:r>
            <w:r>
              <w:rPr>
                <w:noProof/>
                <w:webHidden/>
              </w:rPr>
              <w:instrText xml:space="preserve"> PAGEREF _Toc232351365 \h </w:instrText>
            </w:r>
            <w:r>
              <w:rPr>
                <w:noProof/>
                <w:webHidden/>
              </w:rPr>
            </w:r>
            <w:r>
              <w:rPr>
                <w:noProof/>
                <w:webHidden/>
              </w:rPr>
              <w:fldChar w:fldCharType="separate"/>
            </w:r>
            <w:r>
              <w:rPr>
                <w:noProof/>
                <w:webHidden/>
              </w:rPr>
              <w:t>4</w:t>
            </w:r>
            <w:r>
              <w:rPr>
                <w:noProof/>
                <w:webHidden/>
              </w:rPr>
              <w:fldChar w:fldCharType="end"/>
            </w:r>
          </w:hyperlink>
        </w:p>
        <w:p w14:paraId="7CF679CB" w14:textId="7685D81E"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66" w:history="1">
            <w:r w:rsidRPr="00CD2DAE">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The historical development of AI</w:t>
            </w:r>
            <w:r>
              <w:rPr>
                <w:noProof/>
                <w:webHidden/>
              </w:rPr>
              <w:tab/>
            </w:r>
            <w:r>
              <w:rPr>
                <w:noProof/>
                <w:webHidden/>
              </w:rPr>
              <w:fldChar w:fldCharType="begin"/>
            </w:r>
            <w:r>
              <w:rPr>
                <w:noProof/>
                <w:webHidden/>
              </w:rPr>
              <w:instrText xml:space="preserve"> PAGEREF _Toc232351366 \h </w:instrText>
            </w:r>
            <w:r>
              <w:rPr>
                <w:noProof/>
                <w:webHidden/>
              </w:rPr>
            </w:r>
            <w:r>
              <w:rPr>
                <w:noProof/>
                <w:webHidden/>
              </w:rPr>
              <w:fldChar w:fldCharType="separate"/>
            </w:r>
            <w:r>
              <w:rPr>
                <w:noProof/>
                <w:webHidden/>
              </w:rPr>
              <w:t>4</w:t>
            </w:r>
            <w:r>
              <w:rPr>
                <w:noProof/>
                <w:webHidden/>
              </w:rPr>
              <w:fldChar w:fldCharType="end"/>
            </w:r>
          </w:hyperlink>
        </w:p>
        <w:p w14:paraId="16AB623A" w14:textId="105BB7A1"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67" w:history="1">
            <w:r w:rsidRPr="00CD2DAE">
              <w:rPr>
                <w:rStyle w:val="Hyperlink"/>
                <w:noProof/>
                <w:lang w:val="en-US"/>
              </w:rPr>
              <w:t>2.2.</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On Agentic AI</w:t>
            </w:r>
            <w:r>
              <w:rPr>
                <w:noProof/>
                <w:webHidden/>
              </w:rPr>
              <w:tab/>
            </w:r>
            <w:r>
              <w:rPr>
                <w:noProof/>
                <w:webHidden/>
              </w:rPr>
              <w:fldChar w:fldCharType="begin"/>
            </w:r>
            <w:r>
              <w:rPr>
                <w:noProof/>
                <w:webHidden/>
              </w:rPr>
              <w:instrText xml:space="preserve"> PAGEREF _Toc232351367 \h </w:instrText>
            </w:r>
            <w:r>
              <w:rPr>
                <w:noProof/>
                <w:webHidden/>
              </w:rPr>
            </w:r>
            <w:r>
              <w:rPr>
                <w:noProof/>
                <w:webHidden/>
              </w:rPr>
              <w:fldChar w:fldCharType="separate"/>
            </w:r>
            <w:r>
              <w:rPr>
                <w:noProof/>
                <w:webHidden/>
              </w:rPr>
              <w:t>8</w:t>
            </w:r>
            <w:r>
              <w:rPr>
                <w:noProof/>
                <w:webHidden/>
              </w:rPr>
              <w:fldChar w:fldCharType="end"/>
            </w:r>
          </w:hyperlink>
        </w:p>
        <w:p w14:paraId="47E3F9C0" w14:textId="042DA07D"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68" w:history="1">
            <w:r w:rsidRPr="00CD2DAE">
              <w:rPr>
                <w:rStyle w:val="Hyperlink"/>
                <w:noProof/>
                <w:lang w:val="en-US"/>
              </w:rPr>
              <w:t>2.3.</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Value theory and value creation with agentic AI</w:t>
            </w:r>
            <w:r>
              <w:rPr>
                <w:noProof/>
                <w:webHidden/>
              </w:rPr>
              <w:tab/>
            </w:r>
            <w:r>
              <w:rPr>
                <w:noProof/>
                <w:webHidden/>
              </w:rPr>
              <w:fldChar w:fldCharType="begin"/>
            </w:r>
            <w:r>
              <w:rPr>
                <w:noProof/>
                <w:webHidden/>
              </w:rPr>
              <w:instrText xml:space="preserve"> PAGEREF _Toc232351368 \h </w:instrText>
            </w:r>
            <w:r>
              <w:rPr>
                <w:noProof/>
                <w:webHidden/>
              </w:rPr>
            </w:r>
            <w:r>
              <w:rPr>
                <w:noProof/>
                <w:webHidden/>
              </w:rPr>
              <w:fldChar w:fldCharType="separate"/>
            </w:r>
            <w:r>
              <w:rPr>
                <w:noProof/>
                <w:webHidden/>
              </w:rPr>
              <w:t>9</w:t>
            </w:r>
            <w:r>
              <w:rPr>
                <w:noProof/>
                <w:webHidden/>
              </w:rPr>
              <w:fldChar w:fldCharType="end"/>
            </w:r>
          </w:hyperlink>
        </w:p>
        <w:p w14:paraId="0FF11AD0" w14:textId="73FDAD5F"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69" w:history="1">
            <w:r w:rsidRPr="00CD2DAE">
              <w:rPr>
                <w:rStyle w:val="Hyperlink"/>
                <w:noProof/>
                <w:lang w:val="en-US"/>
              </w:rPr>
              <w:t>2.4.</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Learnings from earlier waves of digital transformation</w:t>
            </w:r>
            <w:r>
              <w:rPr>
                <w:noProof/>
                <w:webHidden/>
              </w:rPr>
              <w:tab/>
            </w:r>
            <w:r>
              <w:rPr>
                <w:noProof/>
                <w:webHidden/>
              </w:rPr>
              <w:fldChar w:fldCharType="begin"/>
            </w:r>
            <w:r>
              <w:rPr>
                <w:noProof/>
                <w:webHidden/>
              </w:rPr>
              <w:instrText xml:space="preserve"> PAGEREF _Toc232351369 \h </w:instrText>
            </w:r>
            <w:r>
              <w:rPr>
                <w:noProof/>
                <w:webHidden/>
              </w:rPr>
            </w:r>
            <w:r>
              <w:rPr>
                <w:noProof/>
                <w:webHidden/>
              </w:rPr>
              <w:fldChar w:fldCharType="separate"/>
            </w:r>
            <w:r>
              <w:rPr>
                <w:noProof/>
                <w:webHidden/>
              </w:rPr>
              <w:t>10</w:t>
            </w:r>
            <w:r>
              <w:rPr>
                <w:noProof/>
                <w:webHidden/>
              </w:rPr>
              <w:fldChar w:fldCharType="end"/>
            </w:r>
          </w:hyperlink>
        </w:p>
        <w:p w14:paraId="2F9E4BCB" w14:textId="6A87D9EC" w:rsidR="00C01F6F" w:rsidRDefault="00C01F6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0" w:history="1">
            <w:r w:rsidRPr="00CD2DAE">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_Toc232351370 \h </w:instrText>
            </w:r>
            <w:r>
              <w:rPr>
                <w:noProof/>
                <w:webHidden/>
              </w:rPr>
            </w:r>
            <w:r>
              <w:rPr>
                <w:noProof/>
                <w:webHidden/>
              </w:rPr>
              <w:fldChar w:fldCharType="separate"/>
            </w:r>
            <w:r>
              <w:rPr>
                <w:noProof/>
                <w:webHidden/>
              </w:rPr>
              <w:t>11</w:t>
            </w:r>
            <w:r>
              <w:rPr>
                <w:noProof/>
                <w:webHidden/>
              </w:rPr>
              <w:fldChar w:fldCharType="end"/>
            </w:r>
          </w:hyperlink>
        </w:p>
        <w:p w14:paraId="66CE875B" w14:textId="7BF9C633" w:rsidR="00C01F6F" w:rsidRDefault="00C01F6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1" w:history="1">
            <w:r w:rsidRPr="00CD2DAE">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Methodology</w:t>
            </w:r>
            <w:r>
              <w:rPr>
                <w:noProof/>
                <w:webHidden/>
              </w:rPr>
              <w:tab/>
            </w:r>
            <w:r>
              <w:rPr>
                <w:noProof/>
                <w:webHidden/>
              </w:rPr>
              <w:fldChar w:fldCharType="begin"/>
            </w:r>
            <w:r>
              <w:rPr>
                <w:noProof/>
                <w:webHidden/>
              </w:rPr>
              <w:instrText xml:space="preserve"> PAGEREF _Toc232351371 \h </w:instrText>
            </w:r>
            <w:r>
              <w:rPr>
                <w:noProof/>
                <w:webHidden/>
              </w:rPr>
            </w:r>
            <w:r>
              <w:rPr>
                <w:noProof/>
                <w:webHidden/>
              </w:rPr>
              <w:fldChar w:fldCharType="separate"/>
            </w:r>
            <w:r>
              <w:rPr>
                <w:noProof/>
                <w:webHidden/>
              </w:rPr>
              <w:t>12</w:t>
            </w:r>
            <w:r>
              <w:rPr>
                <w:noProof/>
                <w:webHidden/>
              </w:rPr>
              <w:fldChar w:fldCharType="end"/>
            </w:r>
          </w:hyperlink>
        </w:p>
        <w:p w14:paraId="1C2B9B62" w14:textId="783439BB"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2" w:history="1">
            <w:r w:rsidRPr="00CD2DAE">
              <w:rPr>
                <w:rStyle w:val="Hyperlink"/>
                <w:noProof/>
                <w:lang w:val="en-US"/>
              </w:rPr>
              <w:t>3.1.</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Research approach</w:t>
            </w:r>
            <w:r>
              <w:rPr>
                <w:noProof/>
                <w:webHidden/>
              </w:rPr>
              <w:tab/>
            </w:r>
            <w:r>
              <w:rPr>
                <w:noProof/>
                <w:webHidden/>
              </w:rPr>
              <w:fldChar w:fldCharType="begin"/>
            </w:r>
            <w:r>
              <w:rPr>
                <w:noProof/>
                <w:webHidden/>
              </w:rPr>
              <w:instrText xml:space="preserve"> PAGEREF _Toc232351372 \h </w:instrText>
            </w:r>
            <w:r>
              <w:rPr>
                <w:noProof/>
                <w:webHidden/>
              </w:rPr>
            </w:r>
            <w:r>
              <w:rPr>
                <w:noProof/>
                <w:webHidden/>
              </w:rPr>
              <w:fldChar w:fldCharType="separate"/>
            </w:r>
            <w:r>
              <w:rPr>
                <w:noProof/>
                <w:webHidden/>
              </w:rPr>
              <w:t>12</w:t>
            </w:r>
            <w:r>
              <w:rPr>
                <w:noProof/>
                <w:webHidden/>
              </w:rPr>
              <w:fldChar w:fldCharType="end"/>
            </w:r>
          </w:hyperlink>
        </w:p>
        <w:p w14:paraId="4FF4B29A" w14:textId="06D0556F"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3" w:history="1">
            <w:r w:rsidRPr="00CD2DAE">
              <w:rPr>
                <w:rStyle w:val="Hyperlink"/>
                <w:noProof/>
                <w:lang w:val="en-US"/>
              </w:rPr>
              <w:t>3.2.</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Data collection</w:t>
            </w:r>
            <w:r>
              <w:rPr>
                <w:noProof/>
                <w:webHidden/>
              </w:rPr>
              <w:tab/>
            </w:r>
            <w:r>
              <w:rPr>
                <w:noProof/>
                <w:webHidden/>
              </w:rPr>
              <w:fldChar w:fldCharType="begin"/>
            </w:r>
            <w:r>
              <w:rPr>
                <w:noProof/>
                <w:webHidden/>
              </w:rPr>
              <w:instrText xml:space="preserve"> PAGEREF _Toc232351373 \h </w:instrText>
            </w:r>
            <w:r>
              <w:rPr>
                <w:noProof/>
                <w:webHidden/>
              </w:rPr>
            </w:r>
            <w:r>
              <w:rPr>
                <w:noProof/>
                <w:webHidden/>
              </w:rPr>
              <w:fldChar w:fldCharType="separate"/>
            </w:r>
            <w:r>
              <w:rPr>
                <w:noProof/>
                <w:webHidden/>
              </w:rPr>
              <w:t>12</w:t>
            </w:r>
            <w:r>
              <w:rPr>
                <w:noProof/>
                <w:webHidden/>
              </w:rPr>
              <w:fldChar w:fldCharType="end"/>
            </w:r>
          </w:hyperlink>
        </w:p>
        <w:p w14:paraId="79749A07" w14:textId="61245AE5"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4" w:history="1">
            <w:r w:rsidRPr="00CD2DAE">
              <w:rPr>
                <w:rStyle w:val="Hyperlink"/>
                <w:noProof/>
                <w:lang w:val="en-US"/>
              </w:rPr>
              <w:t>3.3.</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Intended sample and sample size</w:t>
            </w:r>
            <w:r>
              <w:rPr>
                <w:noProof/>
                <w:webHidden/>
              </w:rPr>
              <w:tab/>
            </w:r>
            <w:r>
              <w:rPr>
                <w:noProof/>
                <w:webHidden/>
              </w:rPr>
              <w:fldChar w:fldCharType="begin"/>
            </w:r>
            <w:r>
              <w:rPr>
                <w:noProof/>
                <w:webHidden/>
              </w:rPr>
              <w:instrText xml:space="preserve"> PAGEREF _Toc232351374 \h </w:instrText>
            </w:r>
            <w:r>
              <w:rPr>
                <w:noProof/>
                <w:webHidden/>
              </w:rPr>
            </w:r>
            <w:r>
              <w:rPr>
                <w:noProof/>
                <w:webHidden/>
              </w:rPr>
              <w:fldChar w:fldCharType="separate"/>
            </w:r>
            <w:r>
              <w:rPr>
                <w:noProof/>
                <w:webHidden/>
              </w:rPr>
              <w:t>13</w:t>
            </w:r>
            <w:r>
              <w:rPr>
                <w:noProof/>
                <w:webHidden/>
              </w:rPr>
              <w:fldChar w:fldCharType="end"/>
            </w:r>
          </w:hyperlink>
        </w:p>
        <w:p w14:paraId="094607D1" w14:textId="40CE13AB"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5" w:history="1">
            <w:r w:rsidRPr="00CD2DAE">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Trustworthiness</w:t>
            </w:r>
            <w:r>
              <w:rPr>
                <w:noProof/>
                <w:webHidden/>
              </w:rPr>
              <w:tab/>
            </w:r>
            <w:r>
              <w:rPr>
                <w:noProof/>
                <w:webHidden/>
              </w:rPr>
              <w:fldChar w:fldCharType="begin"/>
            </w:r>
            <w:r>
              <w:rPr>
                <w:noProof/>
                <w:webHidden/>
              </w:rPr>
              <w:instrText xml:space="preserve"> PAGEREF _Toc232351375 \h </w:instrText>
            </w:r>
            <w:r>
              <w:rPr>
                <w:noProof/>
                <w:webHidden/>
              </w:rPr>
            </w:r>
            <w:r>
              <w:rPr>
                <w:noProof/>
                <w:webHidden/>
              </w:rPr>
              <w:fldChar w:fldCharType="separate"/>
            </w:r>
            <w:r>
              <w:rPr>
                <w:noProof/>
                <w:webHidden/>
              </w:rPr>
              <w:t>16</w:t>
            </w:r>
            <w:r>
              <w:rPr>
                <w:noProof/>
                <w:webHidden/>
              </w:rPr>
              <w:fldChar w:fldCharType="end"/>
            </w:r>
          </w:hyperlink>
        </w:p>
        <w:p w14:paraId="5EA68769" w14:textId="5F6EA0A0" w:rsidR="00C01F6F" w:rsidRDefault="00C01F6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6" w:history="1">
            <w:r w:rsidRPr="00CD2DAE">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Findings</w:t>
            </w:r>
            <w:r>
              <w:rPr>
                <w:noProof/>
                <w:webHidden/>
              </w:rPr>
              <w:tab/>
            </w:r>
            <w:r>
              <w:rPr>
                <w:noProof/>
                <w:webHidden/>
              </w:rPr>
              <w:fldChar w:fldCharType="begin"/>
            </w:r>
            <w:r>
              <w:rPr>
                <w:noProof/>
                <w:webHidden/>
              </w:rPr>
              <w:instrText xml:space="preserve"> PAGEREF _Toc232351376 \h </w:instrText>
            </w:r>
            <w:r>
              <w:rPr>
                <w:noProof/>
                <w:webHidden/>
              </w:rPr>
            </w:r>
            <w:r>
              <w:rPr>
                <w:noProof/>
                <w:webHidden/>
              </w:rPr>
              <w:fldChar w:fldCharType="separate"/>
            </w:r>
            <w:r>
              <w:rPr>
                <w:noProof/>
                <w:webHidden/>
              </w:rPr>
              <w:t>21</w:t>
            </w:r>
            <w:r>
              <w:rPr>
                <w:noProof/>
                <w:webHidden/>
              </w:rPr>
              <w:fldChar w:fldCharType="end"/>
            </w:r>
          </w:hyperlink>
        </w:p>
        <w:p w14:paraId="35A5A09C" w14:textId="6C4FB4D4"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7" w:history="1">
            <w:r w:rsidRPr="00CD2DAE">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Observing external conditions</w:t>
            </w:r>
            <w:r>
              <w:rPr>
                <w:noProof/>
                <w:webHidden/>
              </w:rPr>
              <w:tab/>
            </w:r>
            <w:r>
              <w:rPr>
                <w:noProof/>
                <w:webHidden/>
              </w:rPr>
              <w:fldChar w:fldCharType="begin"/>
            </w:r>
            <w:r>
              <w:rPr>
                <w:noProof/>
                <w:webHidden/>
              </w:rPr>
              <w:instrText xml:space="preserve"> PAGEREF _Toc232351377 \h </w:instrText>
            </w:r>
            <w:r>
              <w:rPr>
                <w:noProof/>
                <w:webHidden/>
              </w:rPr>
            </w:r>
            <w:r>
              <w:rPr>
                <w:noProof/>
                <w:webHidden/>
              </w:rPr>
              <w:fldChar w:fldCharType="separate"/>
            </w:r>
            <w:r>
              <w:rPr>
                <w:noProof/>
                <w:webHidden/>
              </w:rPr>
              <w:t>22</w:t>
            </w:r>
            <w:r>
              <w:rPr>
                <w:noProof/>
                <w:webHidden/>
              </w:rPr>
              <w:fldChar w:fldCharType="end"/>
            </w:r>
          </w:hyperlink>
        </w:p>
        <w:p w14:paraId="2E0F55DE" w14:textId="48FBD58C"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8" w:history="1">
            <w:r w:rsidRPr="00CD2DAE">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Navigating the organizational context</w:t>
            </w:r>
            <w:r>
              <w:rPr>
                <w:noProof/>
                <w:webHidden/>
              </w:rPr>
              <w:tab/>
            </w:r>
            <w:r>
              <w:rPr>
                <w:noProof/>
                <w:webHidden/>
              </w:rPr>
              <w:fldChar w:fldCharType="begin"/>
            </w:r>
            <w:r>
              <w:rPr>
                <w:noProof/>
                <w:webHidden/>
              </w:rPr>
              <w:instrText xml:space="preserve"> PAGEREF _Toc232351378 \h </w:instrText>
            </w:r>
            <w:r>
              <w:rPr>
                <w:noProof/>
                <w:webHidden/>
              </w:rPr>
            </w:r>
            <w:r>
              <w:rPr>
                <w:noProof/>
                <w:webHidden/>
              </w:rPr>
              <w:fldChar w:fldCharType="separate"/>
            </w:r>
            <w:r>
              <w:rPr>
                <w:noProof/>
                <w:webHidden/>
              </w:rPr>
              <w:t>25</w:t>
            </w:r>
            <w:r>
              <w:rPr>
                <w:noProof/>
                <w:webHidden/>
              </w:rPr>
              <w:fldChar w:fldCharType="end"/>
            </w:r>
          </w:hyperlink>
        </w:p>
        <w:p w14:paraId="1D5DED48" w14:textId="1F4F97F0"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79" w:history="1">
            <w:r w:rsidRPr="00CD2DAE">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Applying agentic AI</w:t>
            </w:r>
            <w:r>
              <w:rPr>
                <w:noProof/>
                <w:webHidden/>
              </w:rPr>
              <w:tab/>
            </w:r>
            <w:r>
              <w:rPr>
                <w:noProof/>
                <w:webHidden/>
              </w:rPr>
              <w:fldChar w:fldCharType="begin"/>
            </w:r>
            <w:r>
              <w:rPr>
                <w:noProof/>
                <w:webHidden/>
              </w:rPr>
              <w:instrText xml:space="preserve"> PAGEREF _Toc232351379 \h </w:instrText>
            </w:r>
            <w:r>
              <w:rPr>
                <w:noProof/>
                <w:webHidden/>
              </w:rPr>
            </w:r>
            <w:r>
              <w:rPr>
                <w:noProof/>
                <w:webHidden/>
              </w:rPr>
              <w:fldChar w:fldCharType="separate"/>
            </w:r>
            <w:r>
              <w:rPr>
                <w:noProof/>
                <w:webHidden/>
              </w:rPr>
              <w:t>34</w:t>
            </w:r>
            <w:r>
              <w:rPr>
                <w:noProof/>
                <w:webHidden/>
              </w:rPr>
              <w:fldChar w:fldCharType="end"/>
            </w:r>
          </w:hyperlink>
        </w:p>
        <w:p w14:paraId="3764AF82" w14:textId="36CF01E5"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0" w:history="1">
            <w:r w:rsidRPr="00CD2DAE">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Obtaining value outcomes</w:t>
            </w:r>
            <w:r>
              <w:rPr>
                <w:noProof/>
                <w:webHidden/>
              </w:rPr>
              <w:tab/>
            </w:r>
            <w:r>
              <w:rPr>
                <w:noProof/>
                <w:webHidden/>
              </w:rPr>
              <w:fldChar w:fldCharType="begin"/>
            </w:r>
            <w:r>
              <w:rPr>
                <w:noProof/>
                <w:webHidden/>
              </w:rPr>
              <w:instrText xml:space="preserve"> PAGEREF _Toc232351380 \h </w:instrText>
            </w:r>
            <w:r>
              <w:rPr>
                <w:noProof/>
                <w:webHidden/>
              </w:rPr>
            </w:r>
            <w:r>
              <w:rPr>
                <w:noProof/>
                <w:webHidden/>
              </w:rPr>
              <w:fldChar w:fldCharType="separate"/>
            </w:r>
            <w:r>
              <w:rPr>
                <w:noProof/>
                <w:webHidden/>
              </w:rPr>
              <w:t>38</w:t>
            </w:r>
            <w:r>
              <w:rPr>
                <w:noProof/>
                <w:webHidden/>
              </w:rPr>
              <w:fldChar w:fldCharType="end"/>
            </w:r>
          </w:hyperlink>
        </w:p>
        <w:p w14:paraId="2CADEB97" w14:textId="13AFB0EC" w:rsidR="00C01F6F" w:rsidRDefault="00C01F6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1" w:history="1">
            <w:r w:rsidRPr="00CD2DAE">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Discussion</w:t>
            </w:r>
            <w:r>
              <w:rPr>
                <w:noProof/>
                <w:webHidden/>
              </w:rPr>
              <w:tab/>
            </w:r>
            <w:r>
              <w:rPr>
                <w:noProof/>
                <w:webHidden/>
              </w:rPr>
              <w:fldChar w:fldCharType="begin"/>
            </w:r>
            <w:r>
              <w:rPr>
                <w:noProof/>
                <w:webHidden/>
              </w:rPr>
              <w:instrText xml:space="preserve"> PAGEREF _Toc232351381 \h </w:instrText>
            </w:r>
            <w:r>
              <w:rPr>
                <w:noProof/>
                <w:webHidden/>
              </w:rPr>
            </w:r>
            <w:r>
              <w:rPr>
                <w:noProof/>
                <w:webHidden/>
              </w:rPr>
              <w:fldChar w:fldCharType="separate"/>
            </w:r>
            <w:r>
              <w:rPr>
                <w:noProof/>
                <w:webHidden/>
              </w:rPr>
              <w:t>45</w:t>
            </w:r>
            <w:r>
              <w:rPr>
                <w:noProof/>
                <w:webHidden/>
              </w:rPr>
              <w:fldChar w:fldCharType="end"/>
            </w:r>
          </w:hyperlink>
        </w:p>
        <w:p w14:paraId="2733BFC5" w14:textId="18F21AC8"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2" w:history="1">
            <w:r w:rsidRPr="00CD2DAE">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Contributions to Theory</w:t>
            </w:r>
            <w:r>
              <w:rPr>
                <w:noProof/>
                <w:webHidden/>
              </w:rPr>
              <w:tab/>
            </w:r>
            <w:r>
              <w:rPr>
                <w:noProof/>
                <w:webHidden/>
              </w:rPr>
              <w:fldChar w:fldCharType="begin"/>
            </w:r>
            <w:r>
              <w:rPr>
                <w:noProof/>
                <w:webHidden/>
              </w:rPr>
              <w:instrText xml:space="preserve"> PAGEREF _Toc232351382 \h </w:instrText>
            </w:r>
            <w:r>
              <w:rPr>
                <w:noProof/>
                <w:webHidden/>
              </w:rPr>
            </w:r>
            <w:r>
              <w:rPr>
                <w:noProof/>
                <w:webHidden/>
              </w:rPr>
              <w:fldChar w:fldCharType="separate"/>
            </w:r>
            <w:r>
              <w:rPr>
                <w:noProof/>
                <w:webHidden/>
              </w:rPr>
              <w:t>45</w:t>
            </w:r>
            <w:r>
              <w:rPr>
                <w:noProof/>
                <w:webHidden/>
              </w:rPr>
              <w:fldChar w:fldCharType="end"/>
            </w:r>
          </w:hyperlink>
        </w:p>
        <w:p w14:paraId="0750C016" w14:textId="0AD853B4"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3" w:history="1">
            <w:r w:rsidRPr="00CD2DAE">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Practical implications</w:t>
            </w:r>
            <w:r>
              <w:rPr>
                <w:noProof/>
                <w:webHidden/>
              </w:rPr>
              <w:tab/>
            </w:r>
            <w:r>
              <w:rPr>
                <w:noProof/>
                <w:webHidden/>
              </w:rPr>
              <w:fldChar w:fldCharType="begin"/>
            </w:r>
            <w:r>
              <w:rPr>
                <w:noProof/>
                <w:webHidden/>
              </w:rPr>
              <w:instrText xml:space="preserve"> PAGEREF _Toc232351383 \h </w:instrText>
            </w:r>
            <w:r>
              <w:rPr>
                <w:noProof/>
                <w:webHidden/>
              </w:rPr>
            </w:r>
            <w:r>
              <w:rPr>
                <w:noProof/>
                <w:webHidden/>
              </w:rPr>
              <w:fldChar w:fldCharType="separate"/>
            </w:r>
            <w:r>
              <w:rPr>
                <w:noProof/>
                <w:webHidden/>
              </w:rPr>
              <w:t>51</w:t>
            </w:r>
            <w:r>
              <w:rPr>
                <w:noProof/>
                <w:webHidden/>
              </w:rPr>
              <w:fldChar w:fldCharType="end"/>
            </w:r>
          </w:hyperlink>
        </w:p>
        <w:p w14:paraId="3FE5C576" w14:textId="04E8FEAD"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4" w:history="1">
            <w:r w:rsidRPr="00CD2DAE">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Limitations &amp; Future research</w:t>
            </w:r>
            <w:r>
              <w:rPr>
                <w:noProof/>
                <w:webHidden/>
              </w:rPr>
              <w:tab/>
            </w:r>
            <w:r>
              <w:rPr>
                <w:noProof/>
                <w:webHidden/>
              </w:rPr>
              <w:fldChar w:fldCharType="begin"/>
            </w:r>
            <w:r>
              <w:rPr>
                <w:noProof/>
                <w:webHidden/>
              </w:rPr>
              <w:instrText xml:space="preserve"> PAGEREF _Toc232351384 \h </w:instrText>
            </w:r>
            <w:r>
              <w:rPr>
                <w:noProof/>
                <w:webHidden/>
              </w:rPr>
            </w:r>
            <w:r>
              <w:rPr>
                <w:noProof/>
                <w:webHidden/>
              </w:rPr>
              <w:fldChar w:fldCharType="separate"/>
            </w:r>
            <w:r>
              <w:rPr>
                <w:noProof/>
                <w:webHidden/>
              </w:rPr>
              <w:t>55</w:t>
            </w:r>
            <w:r>
              <w:rPr>
                <w:noProof/>
                <w:webHidden/>
              </w:rPr>
              <w:fldChar w:fldCharType="end"/>
            </w:r>
          </w:hyperlink>
        </w:p>
        <w:p w14:paraId="6CD525EB" w14:textId="11A20EFF" w:rsidR="00C01F6F" w:rsidRDefault="00C01F6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5" w:history="1">
            <w:r w:rsidRPr="00CD2DAE">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Conclusion</w:t>
            </w:r>
            <w:r>
              <w:rPr>
                <w:noProof/>
                <w:webHidden/>
              </w:rPr>
              <w:tab/>
            </w:r>
            <w:r>
              <w:rPr>
                <w:noProof/>
                <w:webHidden/>
              </w:rPr>
              <w:fldChar w:fldCharType="begin"/>
            </w:r>
            <w:r>
              <w:rPr>
                <w:noProof/>
                <w:webHidden/>
              </w:rPr>
              <w:instrText xml:space="preserve"> PAGEREF _Toc232351385 \h </w:instrText>
            </w:r>
            <w:r>
              <w:rPr>
                <w:noProof/>
                <w:webHidden/>
              </w:rPr>
            </w:r>
            <w:r>
              <w:rPr>
                <w:noProof/>
                <w:webHidden/>
              </w:rPr>
              <w:fldChar w:fldCharType="separate"/>
            </w:r>
            <w:r>
              <w:rPr>
                <w:noProof/>
                <w:webHidden/>
              </w:rPr>
              <w:t>57</w:t>
            </w:r>
            <w:r>
              <w:rPr>
                <w:noProof/>
                <w:webHidden/>
              </w:rPr>
              <w:fldChar w:fldCharType="end"/>
            </w:r>
          </w:hyperlink>
        </w:p>
        <w:p w14:paraId="481C9158" w14:textId="792CF239" w:rsidR="00C01F6F" w:rsidRDefault="00C01F6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6" w:history="1">
            <w:r w:rsidRPr="00CD2DAE">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rPr>
              <w:t>References</w:t>
            </w:r>
            <w:r>
              <w:rPr>
                <w:noProof/>
                <w:webHidden/>
              </w:rPr>
              <w:tab/>
            </w:r>
            <w:r>
              <w:rPr>
                <w:noProof/>
                <w:webHidden/>
              </w:rPr>
              <w:fldChar w:fldCharType="begin"/>
            </w:r>
            <w:r>
              <w:rPr>
                <w:noProof/>
                <w:webHidden/>
              </w:rPr>
              <w:instrText xml:space="preserve"> PAGEREF _Toc232351386 \h </w:instrText>
            </w:r>
            <w:r>
              <w:rPr>
                <w:noProof/>
                <w:webHidden/>
              </w:rPr>
            </w:r>
            <w:r>
              <w:rPr>
                <w:noProof/>
                <w:webHidden/>
              </w:rPr>
              <w:fldChar w:fldCharType="separate"/>
            </w:r>
            <w:r>
              <w:rPr>
                <w:noProof/>
                <w:webHidden/>
              </w:rPr>
              <w:t>59</w:t>
            </w:r>
            <w:r>
              <w:rPr>
                <w:noProof/>
                <w:webHidden/>
              </w:rPr>
              <w:fldChar w:fldCharType="end"/>
            </w:r>
          </w:hyperlink>
        </w:p>
        <w:p w14:paraId="0B00C93E" w14:textId="036D77AD" w:rsidR="00C01F6F" w:rsidRDefault="00C01F6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7" w:history="1">
            <w:r w:rsidRPr="00CD2DAE">
              <w:rPr>
                <w:rStyle w:val="Hyperlink"/>
                <w:noProof/>
              </w:rPr>
              <w:t>Appendix A. Interview Guide and Protocol</w:t>
            </w:r>
            <w:r>
              <w:rPr>
                <w:noProof/>
                <w:webHidden/>
              </w:rPr>
              <w:tab/>
            </w:r>
            <w:r>
              <w:rPr>
                <w:noProof/>
                <w:webHidden/>
              </w:rPr>
              <w:fldChar w:fldCharType="begin"/>
            </w:r>
            <w:r>
              <w:rPr>
                <w:noProof/>
                <w:webHidden/>
              </w:rPr>
              <w:instrText xml:space="preserve"> PAGEREF _Toc232351387 \h </w:instrText>
            </w:r>
            <w:r>
              <w:rPr>
                <w:noProof/>
                <w:webHidden/>
              </w:rPr>
            </w:r>
            <w:r>
              <w:rPr>
                <w:noProof/>
                <w:webHidden/>
              </w:rPr>
              <w:fldChar w:fldCharType="separate"/>
            </w:r>
            <w:r>
              <w:rPr>
                <w:noProof/>
                <w:webHidden/>
              </w:rPr>
              <w:t>68</w:t>
            </w:r>
            <w:r>
              <w:rPr>
                <w:noProof/>
                <w:webHidden/>
              </w:rPr>
              <w:fldChar w:fldCharType="end"/>
            </w:r>
          </w:hyperlink>
        </w:p>
        <w:p w14:paraId="3835150F" w14:textId="7BD7918A" w:rsidR="00C01F6F" w:rsidRDefault="00C01F6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8" w:history="1">
            <w:r w:rsidRPr="00CD2DAE">
              <w:rPr>
                <w:rStyle w:val="Hyperlink"/>
                <w:noProof/>
                <w:lang w:val="en-US"/>
              </w:rPr>
              <w:t>A.1.</w:t>
            </w:r>
            <w:r>
              <w:rPr>
                <w:rFonts w:asciiTheme="minorHAnsi" w:eastAsiaTheme="minorEastAsia" w:hAnsiTheme="minorHAnsi" w:cstheme="minorBidi"/>
                <w:noProof/>
                <w:kern w:val="2"/>
                <w:sz w:val="24"/>
                <w:szCs w:val="24"/>
                <w:lang w:val="nl-NL"/>
                <w14:ligatures w14:val="standardContextual"/>
              </w:rPr>
              <w:tab/>
            </w:r>
            <w:r w:rsidRPr="00CD2DAE">
              <w:rPr>
                <w:rStyle w:val="Hyperlink"/>
                <w:noProof/>
                <w:lang w:val="en-US"/>
              </w:rPr>
              <w:t>Interview Guide</w:t>
            </w:r>
            <w:r>
              <w:rPr>
                <w:noProof/>
                <w:webHidden/>
              </w:rPr>
              <w:tab/>
            </w:r>
            <w:r>
              <w:rPr>
                <w:noProof/>
                <w:webHidden/>
              </w:rPr>
              <w:fldChar w:fldCharType="begin"/>
            </w:r>
            <w:r>
              <w:rPr>
                <w:noProof/>
                <w:webHidden/>
              </w:rPr>
              <w:instrText xml:space="preserve"> PAGEREF _Toc232351388 \h </w:instrText>
            </w:r>
            <w:r>
              <w:rPr>
                <w:noProof/>
                <w:webHidden/>
              </w:rPr>
            </w:r>
            <w:r>
              <w:rPr>
                <w:noProof/>
                <w:webHidden/>
              </w:rPr>
              <w:fldChar w:fldCharType="separate"/>
            </w:r>
            <w:r>
              <w:rPr>
                <w:noProof/>
                <w:webHidden/>
              </w:rPr>
              <w:t>68</w:t>
            </w:r>
            <w:r>
              <w:rPr>
                <w:noProof/>
                <w:webHidden/>
              </w:rPr>
              <w:fldChar w:fldCharType="end"/>
            </w:r>
          </w:hyperlink>
        </w:p>
        <w:p w14:paraId="6775A981" w14:textId="086C18ED" w:rsidR="00C01F6F" w:rsidRDefault="00C01F6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89" w:history="1">
            <w:r w:rsidRPr="00CD2DAE">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_Toc232351389 \h </w:instrText>
            </w:r>
            <w:r>
              <w:rPr>
                <w:noProof/>
                <w:webHidden/>
              </w:rPr>
            </w:r>
            <w:r>
              <w:rPr>
                <w:noProof/>
                <w:webHidden/>
              </w:rPr>
              <w:fldChar w:fldCharType="separate"/>
            </w:r>
            <w:r>
              <w:rPr>
                <w:noProof/>
                <w:webHidden/>
              </w:rPr>
              <w:t>70</w:t>
            </w:r>
            <w:r>
              <w:rPr>
                <w:noProof/>
                <w:webHidden/>
              </w:rPr>
              <w:fldChar w:fldCharType="end"/>
            </w:r>
          </w:hyperlink>
        </w:p>
        <w:p w14:paraId="27F49787" w14:textId="7595D583" w:rsidR="00C01F6F" w:rsidRDefault="00C01F6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90" w:history="1">
            <w:r w:rsidRPr="00CD2DAE">
              <w:rPr>
                <w:rStyle w:val="Hyperlink"/>
                <w:noProof/>
              </w:rPr>
              <w:t>Observing: sensing the changing context</w:t>
            </w:r>
            <w:r>
              <w:rPr>
                <w:noProof/>
                <w:webHidden/>
              </w:rPr>
              <w:tab/>
            </w:r>
            <w:r>
              <w:rPr>
                <w:noProof/>
                <w:webHidden/>
              </w:rPr>
              <w:fldChar w:fldCharType="begin"/>
            </w:r>
            <w:r>
              <w:rPr>
                <w:noProof/>
                <w:webHidden/>
              </w:rPr>
              <w:instrText xml:space="preserve"> PAGEREF _Toc232351390 \h </w:instrText>
            </w:r>
            <w:r>
              <w:rPr>
                <w:noProof/>
                <w:webHidden/>
              </w:rPr>
            </w:r>
            <w:r>
              <w:rPr>
                <w:noProof/>
                <w:webHidden/>
              </w:rPr>
              <w:fldChar w:fldCharType="separate"/>
            </w:r>
            <w:r>
              <w:rPr>
                <w:noProof/>
                <w:webHidden/>
              </w:rPr>
              <w:t>70</w:t>
            </w:r>
            <w:r>
              <w:rPr>
                <w:noProof/>
                <w:webHidden/>
              </w:rPr>
              <w:fldChar w:fldCharType="end"/>
            </w:r>
          </w:hyperlink>
        </w:p>
        <w:p w14:paraId="6D65CB77" w14:textId="28D6E2AC" w:rsidR="00C01F6F" w:rsidRDefault="00C01F6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91" w:history="1">
            <w:r w:rsidRPr="00CD2DAE">
              <w:rPr>
                <w:rStyle w:val="Hyperlink"/>
                <w:noProof/>
              </w:rPr>
              <w:t>Conditions: auditing what enables or constrains</w:t>
            </w:r>
            <w:r>
              <w:rPr>
                <w:noProof/>
                <w:webHidden/>
              </w:rPr>
              <w:tab/>
            </w:r>
            <w:r>
              <w:rPr>
                <w:noProof/>
                <w:webHidden/>
              </w:rPr>
              <w:fldChar w:fldCharType="begin"/>
            </w:r>
            <w:r>
              <w:rPr>
                <w:noProof/>
                <w:webHidden/>
              </w:rPr>
              <w:instrText xml:space="preserve"> PAGEREF _Toc232351391 \h </w:instrText>
            </w:r>
            <w:r>
              <w:rPr>
                <w:noProof/>
                <w:webHidden/>
              </w:rPr>
            </w:r>
            <w:r>
              <w:rPr>
                <w:noProof/>
                <w:webHidden/>
              </w:rPr>
              <w:fldChar w:fldCharType="separate"/>
            </w:r>
            <w:r>
              <w:rPr>
                <w:noProof/>
                <w:webHidden/>
              </w:rPr>
              <w:t>70</w:t>
            </w:r>
            <w:r>
              <w:rPr>
                <w:noProof/>
                <w:webHidden/>
              </w:rPr>
              <w:fldChar w:fldCharType="end"/>
            </w:r>
          </w:hyperlink>
        </w:p>
        <w:p w14:paraId="753B819F" w14:textId="039E9FEE" w:rsidR="00C01F6F" w:rsidRDefault="00C01F6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92" w:history="1">
            <w:r w:rsidRPr="00CD2DAE">
              <w:rPr>
                <w:rStyle w:val="Hyperlink"/>
                <w:noProof/>
              </w:rPr>
              <w:t>Steering: acting on the conditions</w:t>
            </w:r>
            <w:r>
              <w:rPr>
                <w:noProof/>
                <w:webHidden/>
              </w:rPr>
              <w:tab/>
            </w:r>
            <w:r>
              <w:rPr>
                <w:noProof/>
                <w:webHidden/>
              </w:rPr>
              <w:fldChar w:fldCharType="begin"/>
            </w:r>
            <w:r>
              <w:rPr>
                <w:noProof/>
                <w:webHidden/>
              </w:rPr>
              <w:instrText xml:space="preserve"> PAGEREF _Toc232351392 \h </w:instrText>
            </w:r>
            <w:r>
              <w:rPr>
                <w:noProof/>
                <w:webHidden/>
              </w:rPr>
            </w:r>
            <w:r>
              <w:rPr>
                <w:noProof/>
                <w:webHidden/>
              </w:rPr>
              <w:fldChar w:fldCharType="separate"/>
            </w:r>
            <w:r>
              <w:rPr>
                <w:noProof/>
                <w:webHidden/>
              </w:rPr>
              <w:t>71</w:t>
            </w:r>
            <w:r>
              <w:rPr>
                <w:noProof/>
                <w:webHidden/>
              </w:rPr>
              <w:fldChar w:fldCharType="end"/>
            </w:r>
          </w:hyperlink>
        </w:p>
        <w:p w14:paraId="06E8B876" w14:textId="3B4DE214" w:rsidR="00C01F6F" w:rsidRDefault="00C01F6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93" w:history="1">
            <w:r w:rsidRPr="00CD2DAE">
              <w:rPr>
                <w:rStyle w:val="Hyperlink"/>
                <w:noProof/>
              </w:rPr>
              <w:t>Applying: putting agentic AI to work</w:t>
            </w:r>
            <w:r>
              <w:rPr>
                <w:noProof/>
                <w:webHidden/>
              </w:rPr>
              <w:tab/>
            </w:r>
            <w:r>
              <w:rPr>
                <w:noProof/>
                <w:webHidden/>
              </w:rPr>
              <w:fldChar w:fldCharType="begin"/>
            </w:r>
            <w:r>
              <w:rPr>
                <w:noProof/>
                <w:webHidden/>
              </w:rPr>
              <w:instrText xml:space="preserve"> PAGEREF _Toc232351393 \h </w:instrText>
            </w:r>
            <w:r>
              <w:rPr>
                <w:noProof/>
                <w:webHidden/>
              </w:rPr>
            </w:r>
            <w:r>
              <w:rPr>
                <w:noProof/>
                <w:webHidden/>
              </w:rPr>
              <w:fldChar w:fldCharType="separate"/>
            </w:r>
            <w:r>
              <w:rPr>
                <w:noProof/>
                <w:webHidden/>
              </w:rPr>
              <w:t>71</w:t>
            </w:r>
            <w:r>
              <w:rPr>
                <w:noProof/>
                <w:webHidden/>
              </w:rPr>
              <w:fldChar w:fldCharType="end"/>
            </w:r>
          </w:hyperlink>
        </w:p>
        <w:p w14:paraId="28F9388C" w14:textId="77AD289E" w:rsidR="00C01F6F" w:rsidRDefault="00C01F6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51394" w:history="1">
            <w:r w:rsidRPr="00CD2DAE">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_Toc232351394 \h </w:instrText>
            </w:r>
            <w:r>
              <w:rPr>
                <w:noProof/>
                <w:webHidden/>
              </w:rPr>
            </w:r>
            <w:r>
              <w:rPr>
                <w:noProof/>
                <w:webHidden/>
              </w:rPr>
              <w:fldChar w:fldCharType="separate"/>
            </w:r>
            <w:r>
              <w:rPr>
                <w:noProof/>
                <w:webHidden/>
              </w:rPr>
              <w:t>72</w:t>
            </w:r>
            <w:r>
              <w:rPr>
                <w:noProof/>
                <w:webHidden/>
              </w:rPr>
              <w:fldChar w:fldCharType="end"/>
            </w:r>
          </w:hyperlink>
        </w:p>
        <w:p w14:paraId="3FBD0B14" w14:textId="7BFB16BE" w:rsidR="00EB5DFF" w:rsidRDefault="00EB5DFF" w:rsidP="00EB5DFF">
          <w:r>
            <w:fldChar w:fldCharType="end"/>
          </w:r>
        </w:p>
      </w:sdtContent>
    </w:sdt>
    <w:p w14:paraId="601EE212" w14:textId="77777777" w:rsidR="00B33353" w:rsidRDefault="00B33353">
      <w:r>
        <w:br w:type="page"/>
      </w:r>
    </w:p>
    <w:p w14:paraId="7656E4A1" w14:textId="145370E6" w:rsidR="006F2E75" w:rsidRDefault="00000000" w:rsidP="00B33353">
      <w:pPr>
        <w:pStyle w:val="Heading1"/>
      </w:pPr>
      <w:bookmarkStart w:id="2" w:name="_Toc232351363"/>
      <w:r>
        <w:lastRenderedPageBreak/>
        <w:t>Executive Summary</w:t>
      </w:r>
      <w:bookmarkEnd w:id="2"/>
    </w:p>
    <w:p w14:paraId="2BEBB932" w14:textId="6E0E7F83" w:rsidR="00F54FB4" w:rsidRDefault="00000000" w:rsidP="00F54FB4">
      <w:commentRangeStart w:id="3"/>
      <w:r>
        <w:t>Generative AI has become central to marketing, which together with sales is projected to capture roughly a third of AI’s economic value (Mayer et al., 2025). Yet most marketing AI still works as a question-and-answer tool</w:t>
      </w:r>
      <w:r w:rsidR="00B81DC8">
        <w:t xml:space="preserve"> </w:t>
      </w:r>
      <w:r w:rsidR="00B81DC8">
        <w:t>(Brinker &amp; Riemersma, 2025)</w:t>
      </w:r>
      <w:r>
        <w:t xml:space="preserve">. A newer category, </w:t>
      </w:r>
      <w:r>
        <w:rPr>
          <w:i/>
          <w:iCs/>
        </w:rPr>
        <w:t>agentic AI</w:t>
      </w:r>
      <w:r>
        <w:t>, pursues goals autonomously across complex, multi-step tasks, promising to perform the work itself. How managers turn that promise into value is largely unexplored, and scholars have issued explicit calls for firm-level evidence (</w:t>
      </w:r>
      <w:r w:rsidR="00917180">
        <w:t xml:space="preserve">e.g. </w:t>
      </w:r>
      <w:r>
        <w:t xml:space="preserve">Kim, 2025). This study therefore asks: </w:t>
      </w:r>
      <w:r w:rsidR="007A0A8D" w:rsidRPr="007A0A8D">
        <w:t>“</w:t>
      </w:r>
      <w:r w:rsidRPr="007A0A8D">
        <w:t>How do marketing managers create value with agentic AI?</w:t>
      </w:r>
      <w:r w:rsidR="007A0A8D" w:rsidRPr="007A0A8D">
        <w:t>”</w:t>
      </w:r>
      <w:r w:rsidR="007A0A8D">
        <w:t xml:space="preserve"> This study answers that question empirically using constructivist grounded theory (Charmaz, 2014).</w:t>
      </w:r>
      <w:r w:rsidR="00B81DC8">
        <w:t xml:space="preserve"> And in doing so</w:t>
      </w:r>
      <w:r w:rsidR="001C2C9D">
        <w:t>,</w:t>
      </w:r>
      <w:r w:rsidR="00B81DC8">
        <w:t xml:space="preserve"> this work provides one of the earliest empirical works on agentic AI within marketing.</w:t>
      </w:r>
    </w:p>
    <w:p w14:paraId="1432192F" w14:textId="2BD09774" w:rsidR="00F54FB4" w:rsidRDefault="00F54FB4" w:rsidP="00F54FB4">
      <w:r>
        <w:t>This study proposes a model that combines 4 managerial behaviors</w:t>
      </w:r>
      <w:r w:rsidR="00B81DC8">
        <w:t>:</w:t>
      </w:r>
      <w:r>
        <w:t xml:space="preserve"> observing external conditions, navigating the organizational context, applying agentic AI, and obtaining value outcomes. The organizational context plays a particularly critical role, as it both enables and constrains the potential of agentic AI initiatives. We observe that marketing managers steer the marketing department, leverage technical resources</w:t>
      </w:r>
      <w:r w:rsidR="002D31A8">
        <w:t>,</w:t>
      </w:r>
      <w:r>
        <w:t xml:space="preserve"> and deal with compliance policies. </w:t>
      </w:r>
    </w:p>
    <w:p w14:paraId="55914E3B" w14:textId="77777777" w:rsidR="00F54FB4" w:rsidRDefault="00F54FB4" w:rsidP="00B33353">
      <w:r>
        <w:t>Depending on the organizational context and managerial behaviors, i</w:t>
      </w:r>
      <w:r w:rsidR="00000000">
        <w:t>dentical use cases produced divergent outcomes across firms</w:t>
      </w:r>
      <w:r>
        <w:t xml:space="preserve">. </w:t>
      </w:r>
      <w:r w:rsidR="00000000">
        <w:t>A pattern of paradoxes runs throughout: the technology that creates a risk also supplies the means to govern it.</w:t>
      </w:r>
      <w:r>
        <w:t xml:space="preserve"> </w:t>
      </w:r>
    </w:p>
    <w:p w14:paraId="2EE56645" w14:textId="7D4E088A" w:rsidR="00F54FB4" w:rsidRDefault="00F54FB4" w:rsidP="00B33353">
      <w:r>
        <w:t xml:space="preserve">We offer advice to practitioners. Specifically, we suggest a set of managerial responses to the organizational context. Among </w:t>
      </w:r>
      <w:r w:rsidR="002D31A8">
        <w:t>other things, we advocate for a “laboratory” environment where marketing teams can safely experiment with agentic AI without violating compliance policies, and we note that marketing and technology managers should work together to negotiate the creation and allocation of resources</w:t>
      </w:r>
      <w:r>
        <w:t xml:space="preserve">. </w:t>
      </w:r>
    </w:p>
    <w:p w14:paraId="525ECC0A" w14:textId="68BB7C93" w:rsidR="00EB5DFF" w:rsidRDefault="00B81DC8" w:rsidP="00B81DC8">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r>
        <w:t xml:space="preserve">As the field evolves quickly, many </w:t>
      </w:r>
      <w:r w:rsidR="002D31A8">
        <w:t>specific use cases and technical applications may</w:t>
      </w:r>
      <w:r>
        <w:t xml:space="preserve"> date quickly</w:t>
      </w:r>
      <w:r w:rsidR="002D31A8">
        <w:t>; however, the higher-order</w:t>
      </w:r>
      <w:r>
        <w:t xml:space="preserve"> principles regarding how marketing managers respond to this rapidly changing field are likely to be more durable.</w:t>
      </w:r>
      <w:commentRangeEnd w:id="3"/>
      <w:r w:rsidR="00000000">
        <w:rPr>
          <w:rStyle w:val="CommentReference"/>
          <w:sz w:val="22"/>
          <w:szCs w:val="22"/>
        </w:rPr>
        <w:commentReference w:id="3"/>
      </w:r>
    </w:p>
    <w:p w14:paraId="19C68A4E" w14:textId="77777777" w:rsidR="00EB5DFF" w:rsidRDefault="00EB5DFF" w:rsidP="00EB5DFF">
      <w:pPr>
        <w:pStyle w:val="Heading1"/>
      </w:pPr>
      <w:bookmarkStart w:id="4" w:name="_Toc232351364"/>
      <w:r>
        <w:lastRenderedPageBreak/>
        <w:t xml:space="preserve">1.       </w:t>
      </w:r>
      <w:commentRangeStart w:id="5"/>
      <w:r>
        <w:t>Introduction</w:t>
      </w:r>
      <w:bookmarkEnd w:id="4"/>
      <w:commentRangeEnd w:id="5"/>
      <w:r>
        <w:rPr>
          <w:rStyle w:val="CommentReference"/>
          <w:sz w:val="22"/>
          <w:szCs w:val="22"/>
        </w:rPr>
        <w:commentReference w:id="5"/>
      </w:r>
    </w:p>
    <w:p w14:paraId="2B1E957D" w14:textId="77777777" w:rsidR="0048043B" w:rsidRDefault="00591C65" w:rsidP="00E74FC1">
      <w:r>
        <w:t xml:space="preserve">Generative artificial intelligence (GenAI) has rapidly become a central concern for marketing. Generative AI is a form of computer intelligence that can produce various forms of output, including text and images, based on patterns learned during training (Grewal et al., 2025).  The use of GenAI presents significant business potential, and the field of marketing and sales may be the largest opportunity, representing about one-third of the estimated $4.4 trillion in estimated annual productivity growth that might result from GenAI (Mayer et al., 2025). </w:t>
      </w:r>
    </w:p>
    <w:p w14:paraId="5A1F1B7B" w14:textId="21C4489A" w:rsidR="00EB5DFF" w:rsidRDefault="00591C65" w:rsidP="00E74FC1">
      <w:r>
        <w:t xml:space="preserve">In practice, marketers already apply GenAI across a range of tasks: drafting and localizing campaign copy, generating product and creative imagery, synthesizing customer insight from unstructured feedback, personalizing messages at scale, and powering conversational customer-service assistants (e.g. Grewal et al., 2025; Wahid et al., 2023; Mogaji &amp; Jain, 2024). However, in marketing, AI still mainly serves as a question-and-answer machine, largely focusing on brainstorming and content generation rather than as a system that can really do the work or make a meaningful contribution to a vast number of everyday tasks (Brinker &amp; Riemersma, 2025). </w:t>
      </w:r>
    </w:p>
    <w:p w14:paraId="766E2768" w14:textId="62D965CA" w:rsidR="00EB5DFF" w:rsidRDefault="00976CAF" w:rsidP="00EB5DFF">
      <w:pPr>
        <w:rPr>
          <w:lang w:val="en-US"/>
        </w:rPr>
      </w:pPr>
      <w:r>
        <w:rPr>
          <w:lang w:val="en-US"/>
        </w:rPr>
        <w:t xml:space="preserve">The field of AI evolves quickly, and recent </w:t>
      </w:r>
      <w:commentRangeStart w:id="6"/>
      <w:r>
        <w:rPr>
          <w:lang w:val="en-US"/>
        </w:rPr>
        <w:t xml:space="preserve">innovations have led to </w:t>
      </w:r>
      <w:commentRangeStart w:id="7"/>
      <w:r>
        <w:rPr>
          <w:lang w:val="en-US"/>
        </w:rPr>
        <w:t>agentic</w:t>
      </w:r>
      <w:commentRangeEnd w:id="7"/>
      <w:r>
        <w:rPr>
          <w:rStyle w:val="CommentReference"/>
          <w:sz w:val="22"/>
          <w:szCs w:val="22"/>
          <w:lang w:val="en-US"/>
        </w:rPr>
        <w:commentReference w:id="7"/>
      </w:r>
      <w:r>
        <w:rPr>
          <w:lang w:val="en-US"/>
        </w:rPr>
        <w:t xml:space="preserve"> AI, a new category of GenAI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to the execution of the marketer's normal daily tasks.</w:t>
      </w:r>
      <w:commentRangeEnd w:id="6"/>
      <w:r>
        <w:rPr>
          <w:rStyle w:val="CommentReference"/>
          <w:sz w:val="22"/>
          <w:szCs w:val="22"/>
          <w:lang w:val="en-US"/>
        </w:rPr>
        <w:commentReference w:id="6"/>
      </w:r>
    </w:p>
    <w:p w14:paraId="7AEAA5EE" w14:textId="2C471843" w:rsidR="00EB5DFF" w:rsidRDefault="00D85ACE" w:rsidP="007952B5">
      <w:commentRangeStart w:id="8"/>
      <w:r>
        <w:rPr>
          <w:lang w:val="en-US"/>
        </w:rPr>
        <w:t xml:space="preserve">These technological developments might enable marketers to leverage agentic AI for this large amount of daily tasks not yet affected by AI, which in turn might unlock the large productivity mentioned by Mayer et al (2025). However, the use of agentic AI in marketing remains largely empirically unexplored, and many researchers are calling for research on agentic AI within the marketing field (Kim, 2025) </w:t>
      </w:r>
      <w:commentRangeStart w:id="9"/>
      <w:r>
        <w:rPr>
          <w:lang w:val="en-US"/>
        </w:rPr>
        <w:t xml:space="preserve">or for research </w:t>
      </w:r>
      <w:r w:rsidR="006617DB">
        <w:rPr>
          <w:lang w:val="en-US"/>
        </w:rPr>
        <w:t xml:space="preserve">related to </w:t>
      </w:r>
      <w:r w:rsidR="00FC6DA3">
        <w:rPr>
          <w:lang w:val="en-US"/>
        </w:rPr>
        <w:t xml:space="preserve">the </w:t>
      </w:r>
      <w:r w:rsidR="00EB1ADF">
        <w:rPr>
          <w:lang w:val="en-US"/>
        </w:rPr>
        <w:t>broader field</w:t>
      </w:r>
      <w:r w:rsidR="00FC6DA3">
        <w:rPr>
          <w:lang w:val="en-US"/>
        </w:rPr>
        <w:t xml:space="preserve"> of </w:t>
      </w:r>
      <w:r w:rsidR="00FC6DA3">
        <w:rPr>
          <w:lang w:val="en-US"/>
        </w:rPr>
        <w:lastRenderedPageBreak/>
        <w:t xml:space="preserve">GenAI in marketing </w:t>
      </w:r>
      <w:r>
        <w:rPr>
          <w:lang w:val="en-US"/>
        </w:rPr>
        <w:t>(Mogaji &amp; Jain, 2024; Jain et al., 2024)</w:t>
      </w:r>
      <w:commentRangeEnd w:id="9"/>
      <w:r>
        <w:rPr>
          <w:rStyle w:val="CommentReference"/>
          <w:sz w:val="22"/>
          <w:szCs w:val="22"/>
          <w:lang w:val="en-US"/>
        </w:rPr>
        <w:commentReference w:id="9"/>
      </w:r>
      <w:r>
        <w:rPr>
          <w:lang w:val="en-US"/>
        </w:rPr>
        <w:t xml:space="preserve">. </w:t>
      </w:r>
      <w:commentRangeEnd w:id="8"/>
      <w:r>
        <w:rPr>
          <w:rStyle w:val="CommentReference"/>
          <w:sz w:val="22"/>
          <w:szCs w:val="22"/>
          <w:lang w:val="en-US"/>
        </w:rPr>
        <w:commentReference w:id="8"/>
      </w:r>
      <w:r>
        <w:rPr>
          <w:lang w:val="en-US"/>
        </w:rPr>
        <w:t xml:space="preserve">Kim (2025) notes that the transformational shift that agentic AI brings requires a serious response from the research community. </w:t>
      </w:r>
      <w:commentRangeStart w:id="10"/>
      <w:commentRangeStart w:id="11"/>
      <w:commentRangeStart w:id="12"/>
      <w:commentRangeStart w:id="13"/>
      <w:commentRangeStart w:id="14"/>
      <w:r>
        <w:rPr>
          <w:lang w:val="en-US"/>
        </w:rPr>
        <w:t>This study therefore explores the question</w:t>
      </w:r>
      <w:r>
        <w:rPr>
          <w:i/>
          <w:iCs/>
          <w:lang w:val="en-US"/>
        </w:rPr>
        <w:t xml:space="preserve"> </w:t>
      </w:r>
      <w:r>
        <w:rPr>
          <w:lang w:val="en-US"/>
        </w:rPr>
        <w:t xml:space="preserve">“How do marketing managers create value with agentic </w:t>
      </w:r>
      <w:commentRangeStart w:id="15"/>
      <w:commentRangeStart w:id="16"/>
      <w:commentRangeStart w:id="17"/>
      <w:r>
        <w:rPr>
          <w:lang w:val="en-US"/>
        </w:rPr>
        <w:t>AI</w:t>
      </w:r>
      <w:commentRangeEnd w:id="15"/>
      <w:r>
        <w:rPr>
          <w:rStyle w:val="CommentReference"/>
          <w:sz w:val="22"/>
          <w:szCs w:val="22"/>
          <w:lang w:val="en-US"/>
        </w:rPr>
        <w:commentReference w:id="15"/>
      </w:r>
      <w:commentRangeEnd w:id="16"/>
      <w:r>
        <w:rPr>
          <w:rStyle w:val="CommentReference"/>
          <w:sz w:val="22"/>
          <w:szCs w:val="22"/>
          <w:lang w:val="en-US"/>
        </w:rPr>
        <w:commentReference w:id="16"/>
      </w:r>
      <w:commentRangeEnd w:id="17"/>
      <w:r>
        <w:rPr>
          <w:rStyle w:val="CommentReference"/>
          <w:sz w:val="22"/>
          <w:szCs w:val="22"/>
          <w:lang w:val="en-US"/>
        </w:rPr>
        <w:commentReference w:id="17"/>
      </w:r>
      <w:r>
        <w:rPr>
          <w:lang w:val="en-US"/>
        </w:rPr>
        <w:t>?”</w:t>
      </w:r>
      <w:r>
        <w:rPr>
          <w:b/>
          <w:bCs/>
          <w:lang w:val="en-US"/>
        </w:rPr>
        <w:t xml:space="preserve">  </w:t>
      </w:r>
      <w:r>
        <w:rPr>
          <w:lang w:val="en-US"/>
        </w:rPr>
        <w:t xml:space="preserve">The </w:t>
      </w:r>
      <w:r>
        <w:t>question’s</w:t>
      </w:r>
      <w:r>
        <w:rPr>
          <w:lang w:val="en-US"/>
        </w:rPr>
        <w:t xml:space="preserve"> exploratory nature reflects the field, which is still emerging and in which academic understanding and practical guidance remain underdeveloped. To guide the research, the following sub-questions are used:</w:t>
      </w:r>
      <w:commentRangeEnd w:id="14"/>
      <w:r>
        <w:rPr>
          <w:rStyle w:val="CommentReference"/>
          <w:sz w:val="22"/>
          <w:szCs w:val="22"/>
        </w:rPr>
        <w:commentReference w:id="14"/>
      </w:r>
      <w:commentRangeEnd w:id="11"/>
      <w:r>
        <w:rPr>
          <w:rStyle w:val="CommentReference"/>
          <w:sz w:val="22"/>
          <w:szCs w:val="22"/>
        </w:rPr>
        <w:commentReference w:id="11"/>
      </w:r>
      <w:commentRangeEnd w:id="12"/>
      <w:r>
        <w:rPr>
          <w:rStyle w:val="CommentReference"/>
          <w:sz w:val="22"/>
          <w:szCs w:val="22"/>
        </w:rPr>
        <w:commentReference w:id="12"/>
      </w:r>
      <w:commentRangeEnd w:id="13"/>
      <w:r>
        <w:rPr>
          <w:rStyle w:val="CommentReference"/>
          <w:sz w:val="22"/>
          <w:szCs w:val="22"/>
        </w:rPr>
        <w:commentReference w:id="13"/>
      </w:r>
      <w:commentRangeEnd w:id="10"/>
      <w:r>
        <w:rPr>
          <w:rStyle w:val="CommentReference"/>
          <w:sz w:val="22"/>
          <w:szCs w:val="22"/>
        </w:rPr>
        <w:commentReference w:id="10"/>
      </w:r>
    </w:p>
    <w:p w14:paraId="26CF6CD5" w14:textId="140BA85D" w:rsidR="00382F5C" w:rsidRPr="00382F5C" w:rsidRDefault="00EB5DFF" w:rsidP="00382F5C">
      <w:pPr>
        <w:numPr>
          <w:ilvl w:val="0"/>
          <w:numId w:val="3"/>
        </w:numPr>
      </w:pPr>
      <w:r>
        <w:rPr>
          <w:lang w:val="en-US"/>
        </w:rPr>
        <w:t>How do marketing manager</w:t>
      </w:r>
      <w:commentRangeStart w:id="18"/>
      <w:commentRangeStart w:id="19"/>
      <w:r>
        <w:rPr>
          <w:lang w:val="en-US"/>
        </w:rPr>
        <w:t>s identify and translate agentic</w:t>
      </w:r>
      <w:commentRangeEnd w:id="18"/>
      <w:r>
        <w:rPr>
          <w:rStyle w:val="CommentReference"/>
          <w:sz w:val="22"/>
          <w:szCs w:val="22"/>
          <w:lang w:val="en-US"/>
        </w:rPr>
        <w:commentReference w:id="18"/>
      </w:r>
      <w:commentRangeEnd w:id="19"/>
      <w:r>
        <w:rPr>
          <w:rStyle w:val="CommentReference"/>
          <w:sz w:val="22"/>
          <w:szCs w:val="22"/>
          <w:lang w:val="en-US"/>
        </w:rPr>
        <w:commentReference w:id="19"/>
      </w:r>
      <w:r>
        <w:rPr>
          <w:lang w:val="en-US"/>
        </w:rPr>
        <w:t xml:space="preserve"> AI opportunities?</w:t>
      </w:r>
    </w:p>
    <w:p w14:paraId="7E8EE6B1" w14:textId="77777777" w:rsidR="00382F5C" w:rsidRPr="00382F5C" w:rsidRDefault="00382F5C" w:rsidP="00382F5C">
      <w:pPr>
        <w:numPr>
          <w:ilvl w:val="0"/>
          <w:numId w:val="3"/>
        </w:numPr>
        <w:rPr>
          <w:lang w:val="en-US"/>
        </w:rPr>
      </w:pPr>
      <w:r>
        <w:rPr>
          <w:lang w:val="en-US"/>
        </w:rPr>
        <w:t>How do marketing managers adopt agentic AI within their organizations?</w:t>
      </w:r>
    </w:p>
    <w:p w14:paraId="392E7AFA" w14:textId="511E536C" w:rsidR="00EB5DFF" w:rsidRPr="00C9647C" w:rsidRDefault="00EB5DFF" w:rsidP="00EB5DFF">
      <w:pPr>
        <w:numPr>
          <w:ilvl w:val="0"/>
          <w:numId w:val="3"/>
        </w:numPr>
      </w:pPr>
      <w:r>
        <w:rPr>
          <w:lang w:val="en-US"/>
        </w:rPr>
        <w:t xml:space="preserve">How do marketing managers manage the benefits, sacrifices, and risks that relate to the utilization of agentic </w:t>
      </w:r>
      <w:commentRangeStart w:id="20"/>
      <w:commentRangeStart w:id="21"/>
      <w:commentRangeStart w:id="22"/>
      <w:r>
        <w:rPr>
          <w:lang w:val="en-US"/>
        </w:rPr>
        <w:t>AI</w:t>
      </w:r>
      <w:commentRangeEnd w:id="20"/>
      <w:r>
        <w:rPr>
          <w:rStyle w:val="CommentReference"/>
          <w:sz w:val="22"/>
          <w:szCs w:val="22"/>
          <w:lang w:val="en-US"/>
        </w:rPr>
        <w:commentReference w:id="20"/>
      </w:r>
      <w:commentRangeEnd w:id="21"/>
      <w:r>
        <w:rPr>
          <w:rStyle w:val="CommentReference"/>
          <w:sz w:val="22"/>
          <w:szCs w:val="22"/>
          <w:lang w:val="en-US"/>
        </w:rPr>
        <w:commentReference w:id="21"/>
      </w:r>
      <w:commentRangeEnd w:id="22"/>
      <w:r>
        <w:rPr>
          <w:rStyle w:val="CommentReference"/>
          <w:sz w:val="22"/>
          <w:szCs w:val="22"/>
          <w:lang w:val="en-US"/>
        </w:rPr>
        <w:commentReference w:id="22"/>
      </w:r>
      <w:r>
        <w:rPr>
          <w:lang w:val="en-US"/>
        </w:rPr>
        <w:t>?</w:t>
      </w:r>
    </w:p>
    <w:p w14:paraId="62AF4745" w14:textId="3C51F99B" w:rsidR="00B244A6" w:rsidRDefault="00C9647C" w:rsidP="00EB5DFF">
      <w:commentRangeStart w:id="23"/>
      <w:commentRangeStart w:id="24"/>
      <w:r>
        <w:t xml:space="preserve">This study deliberately focuses on agentic AI because of its ability to act autonomously. Within his call to research Kim (2025) notes the ability of agentic AI to integrate data, make decisions, and execute campaigns autonomously, which seems to align with the untapped potential that  Brinker and Riemersma (2025) describe. This is where understanding is thinnest. </w:t>
      </w:r>
      <w:commentRangeEnd w:id="24"/>
      <w:r>
        <w:rPr>
          <w:rStyle w:val="CommentReference"/>
          <w:sz w:val="22"/>
          <w:szCs w:val="22"/>
        </w:rPr>
        <w:commentReference w:id="24"/>
      </w:r>
      <w:commentRangeEnd w:id="23"/>
      <w:r>
        <w:rPr>
          <w:rStyle w:val="CommentReference"/>
          <w:sz w:val="22"/>
          <w:szCs w:val="22"/>
        </w:rPr>
        <w:commentReference w:id="23"/>
      </w:r>
    </w:p>
    <w:p w14:paraId="74135305" w14:textId="181316E3" w:rsidR="00B244A6" w:rsidRDefault="00B244A6" w:rsidP="00EB5DFF">
      <w:commentRangeStart w:id="25"/>
      <w:r>
        <w:t>Existing accounts of digital transformation offer a useful starting point regarding how to adopt these new techniques, since the rollout of AI can be read as a new wave of such transformations like those described by Holmström (2022); but they were not written for technologies that act with this degree of autonomy and evolve this quickly, and so cannot be assumed to transfer wholesale.</w:t>
      </w:r>
      <w:commentRangeEnd w:id="25"/>
      <w:r>
        <w:rPr>
          <w:rStyle w:val="CommentReference"/>
          <w:sz w:val="22"/>
          <w:szCs w:val="22"/>
        </w:rPr>
        <w:commentReference w:id="25"/>
      </w:r>
    </w:p>
    <w:p w14:paraId="590FC2E0" w14:textId="2FE17930" w:rsidR="001A6B7F" w:rsidRDefault="001A6B7F" w:rsidP="001A6B7F">
      <w:r>
        <w:t>This study makes both theoretical and practical contributions. Theoretically, it offers one of the first grounded empirical accounts of how marketing managers create value with agentic AI. Its central contribution is a model of managerial value creation that links observing the external conditions, navigating the organizational context, applying agentic AI, and obtaining the resulting value creation. Furthermore, this study describes where beneficial or counter-productive conditions and managerial behaviors align with those observed in earlier work within the related fields of GenAI and digital transformation</w:t>
      </w:r>
    </w:p>
    <w:p w14:paraId="33DE0251" w14:textId="4305E052" w:rsidR="007C69D0" w:rsidRDefault="001A6B7F" w:rsidP="6E19D5D5">
      <w:r>
        <w:lastRenderedPageBreak/>
        <w:t xml:space="preserve">Practically, the study offers managers insights into use cases they might apply, the conditions that mediate value creation with agentic AI, and managerial behaviors they can apply to shape the conditions for successful implementation, adoption, and use of agentic AI. Furthermore, this work describes potentially beneficial conditions and behaviors that marketing managers are typically unaware of. </w:t>
      </w:r>
      <w:r w:rsidR="00693C03">
        <w:t>Additionally</w:t>
      </w:r>
      <w:commentRangeStart w:id="26"/>
      <w:r>
        <w:t>, Appendix B provides a practical checklist that managers might apply to audit their organizational readiness and shape their agentic AI initiatives</w:t>
      </w:r>
      <w:commentRangeEnd w:id="26"/>
      <w:r w:rsidR="00693C03">
        <w:rPr>
          <w:rStyle w:val="CommentReference"/>
          <w:sz w:val="22"/>
          <w:szCs w:val="22"/>
        </w:rPr>
        <w:commentReference w:id="26"/>
      </w:r>
      <w:r>
        <w:t>.</w:t>
      </w:r>
    </w:p>
    <w:p w14:paraId="04F885CC" w14:textId="77F30405" w:rsidR="00EB5DFF" w:rsidRDefault="001A6B7F" w:rsidP="6E19D5D5">
      <w:pPr>
        <w:rPr>
          <w:lang w:val="en-US"/>
        </w:rPr>
      </w:pPr>
      <w:r>
        <w:rPr>
          <w:lang w:val="en-US"/>
        </w:rPr>
        <w:t xml:space="preserve">The remainder of this document is structured as follows: First, an overview of the current state of the literature is provided, including calls for research in this domain. Then an overview of the methods is provided and the findings are presented. Afterward, the findings are compared to literature, </w:t>
      </w:r>
      <w:commentRangeStart w:id="27"/>
      <w:commentRangeStart w:id="28"/>
      <w:r>
        <w:rPr>
          <w:lang w:val="en-US"/>
        </w:rPr>
        <w:t>practical implications are derived</w:t>
      </w:r>
      <w:commentRangeEnd w:id="27"/>
      <w:r>
        <w:rPr>
          <w:rStyle w:val="CommentReference"/>
          <w:sz w:val="22"/>
          <w:szCs w:val="22"/>
          <w:lang w:val="en-US"/>
        </w:rPr>
        <w:commentReference w:id="27"/>
      </w:r>
      <w:commentRangeEnd w:id="28"/>
      <w:r>
        <w:rPr>
          <w:rStyle w:val="CommentReference"/>
          <w:sz w:val="22"/>
          <w:szCs w:val="22"/>
          <w:lang w:val="en-US"/>
        </w:rPr>
        <w:commentReference w:id="28"/>
      </w:r>
      <w:r>
        <w:rPr>
          <w:lang w:val="en-US"/>
        </w:rPr>
        <w:t>, limitations are discussed, and directions for further research are provided. Lastly, a conclusion is provided containing the main points.</w:t>
      </w:r>
      <w:r>
        <w:rPr>
          <w:lang w:val="en-US"/>
        </w:rPr>
        <w:br w:type="page"/>
      </w:r>
    </w:p>
    <w:p w14:paraId="4D3191DD" w14:textId="29C2FFA7" w:rsidR="00EB5DFF" w:rsidRDefault="00EB5DFF" w:rsidP="00EB5DFF">
      <w:pPr>
        <w:pStyle w:val="Heading1"/>
      </w:pPr>
      <w:bookmarkStart w:id="29" w:name="_Toc232351365"/>
      <w:r>
        <w:lastRenderedPageBreak/>
        <w:t xml:space="preserve">2. </w:t>
      </w:r>
      <w:r>
        <w:tab/>
        <w:t xml:space="preserve">Literature </w:t>
      </w:r>
      <w:r w:rsidR="00B849DD">
        <w:t>r</w:t>
      </w:r>
      <w:r>
        <w:t>eview</w:t>
      </w:r>
      <w:bookmarkEnd w:id="29"/>
    </w:p>
    <w:p w14:paraId="01B5B251" w14:textId="77777777" w:rsidR="00EB5DFF" w:rsidRPr="00C01920" w:rsidRDefault="00EB5DFF" w:rsidP="00EB5DFF">
      <w:pPr>
        <w:pStyle w:val="Heading2"/>
        <w:rPr>
          <w:b w:val="0"/>
          <w:bCs w:val="0"/>
          <w:i/>
          <w:iCs/>
        </w:rPr>
      </w:pPr>
      <w:bookmarkStart w:id="30" w:name="_Toc232351366"/>
      <w:r>
        <w:t xml:space="preserve">2.1. </w:t>
      </w:r>
      <w:r>
        <w:tab/>
        <w:t>The historical development of AI</w:t>
      </w:r>
      <w:bookmarkEnd w:id="30"/>
    </w:p>
    <w:p w14:paraId="32867789" w14:textId="4E9BEFF9" w:rsidR="00EB5DFF" w:rsidRDefault="00EB5DFF" w:rsidP="00EB5DFF">
      <w:r>
        <w:rPr>
          <w:lang w:val="en-US"/>
        </w:rPr>
        <w:t xml:space="preserve">The term Artificial Intelligence (AI) has been around since the 1950s to describe “intelligent </w:t>
      </w:r>
      <w:commentRangeStart w:id="31"/>
      <w:r>
        <w:rPr>
          <w:lang w:val="en-US"/>
        </w:rPr>
        <w:t>machines</w:t>
      </w:r>
      <w:commentRangeEnd w:id="31"/>
      <w:r>
        <w:rPr>
          <w:rStyle w:val="CommentReference"/>
          <w:sz w:val="22"/>
          <w:szCs w:val="22"/>
          <w:lang w:val="en-US"/>
        </w:rPr>
        <w:commentReference w:id="31"/>
      </w:r>
      <w:r>
        <w:rPr>
          <w:lang w:val="en-US"/>
        </w:rPr>
        <w:t xml:space="preserve">” (Xu et al., 2021). </w:t>
      </w:r>
      <w:r w:rsidR="00F84419">
        <w:rPr>
          <w:lang w:val="en-US"/>
        </w:rPr>
        <w:t>I</w:t>
      </w:r>
      <w:r>
        <w:rPr>
          <w:lang w:val="en-US"/>
        </w:rPr>
        <w:t>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Pr>
          <w:lang w:val="en-US"/>
        </w:rPr>
        <w:t>Expert systems: Where rules and heuristics written by humans define the output of the system (</w:t>
      </w:r>
      <w:r>
        <w:rPr>
          <w:highlight w:val="white"/>
          <w:lang w:val="en-US"/>
        </w:rPr>
        <w:t>Kastner &amp; Hong, 1984)</w:t>
      </w:r>
      <w:r>
        <w:rPr>
          <w:lang w:val="en-US"/>
        </w:rPr>
        <w:t>. An example of this can be seen in early games where playing against the computer was noted as playing against the AI</w:t>
      </w:r>
      <w:commentRangeStart w:id="32"/>
      <w:r>
        <w:rPr>
          <w:lang w:val="en-US"/>
        </w:rPr>
        <w:t>.</w:t>
      </w:r>
      <w:commentRangeEnd w:id="32"/>
      <w:r>
        <w:rPr>
          <w:rStyle w:val="CommentReference"/>
          <w:sz w:val="22"/>
          <w:szCs w:val="22"/>
        </w:rPr>
        <w:commentReference w:id="32"/>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33"/>
      <w:r>
        <w:rPr>
          <w:lang w:val="en-US"/>
        </w:rPr>
        <w:t>qualification</w:t>
      </w:r>
      <w:commentRangeEnd w:id="33"/>
      <w:r>
        <w:rPr>
          <w:rStyle w:val="CommentReference"/>
          <w:sz w:val="22"/>
          <w:szCs w:val="22"/>
          <w:lang w:val="en-US"/>
        </w:rPr>
        <w:commentReference w:id="33"/>
      </w:r>
      <w:r>
        <w:rPr>
          <w:lang w:val="en-US"/>
        </w:rPr>
        <w:t xml:space="preserve"> (Heimbach et al., 2015; Järvinen &amp; Taiminen, 2016; Guercini, 2022; Guercini, 2023). </w:t>
      </w:r>
    </w:p>
    <w:p w14:paraId="384B2F78" w14:textId="54291F3D" w:rsidR="00EB5DFF" w:rsidRDefault="00EB5DFF" w:rsidP="00EB5DFF">
      <w:r>
        <w:rPr>
          <w:lang w:val="en-US"/>
        </w:rPr>
        <w:t xml:space="preserve">Machine learning is also widely used in marketing, particularly for customer segmentation, forecasting, recommender systems, consumer-behavior prediction, and content analysis (Duarte et al., </w:t>
      </w:r>
      <w:commentRangeStart w:id="34"/>
      <w:commentRangeStart w:id="35"/>
      <w:commentRangeStart w:id="36"/>
      <w:r>
        <w:rPr>
          <w:lang w:val="en-US"/>
        </w:rPr>
        <w:t>2022</w:t>
      </w:r>
      <w:commentRangeEnd w:id="34"/>
      <w:r>
        <w:rPr>
          <w:rStyle w:val="CommentReference"/>
          <w:sz w:val="22"/>
          <w:szCs w:val="22"/>
          <w:lang w:val="en-US"/>
        </w:rPr>
        <w:commentReference w:id="34"/>
      </w:r>
      <w:commentRangeEnd w:id="35"/>
      <w:r>
        <w:rPr>
          <w:rStyle w:val="CommentReference"/>
          <w:sz w:val="22"/>
          <w:szCs w:val="22"/>
          <w:lang w:val="en-US"/>
        </w:rPr>
        <w:commentReference w:id="35"/>
      </w:r>
      <w:commentRangeEnd w:id="36"/>
      <w:r>
        <w:rPr>
          <w:rStyle w:val="CommentReference"/>
          <w:sz w:val="22"/>
          <w:szCs w:val="22"/>
          <w:lang w:val="en-US"/>
        </w:rPr>
        <w:commentReference w:id="36"/>
      </w:r>
      <w:r>
        <w:rPr>
          <w:lang w:val="en-US"/>
        </w:rPr>
        <w:t xml:space="preserve">). Specific applications of machine learning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4ACB7EEE" w:rsidR="00EB5DFF" w:rsidRDefault="00EB5DFF" w:rsidP="00EB5DFF">
      <w:r>
        <w:lastRenderedPageBreak/>
        <w:t xml:space="preserve">Deep learning is a specific form of machine learning that uses neural networks consisting of multiple </w:t>
      </w:r>
      <w:commentRangeStart w:id="37"/>
      <w:r>
        <w:t>layers</w:t>
      </w:r>
      <w:commentRangeEnd w:id="37"/>
      <w:r>
        <w:rPr>
          <w:rStyle w:val="CommentReference"/>
          <w:sz w:val="22"/>
          <w:szCs w:val="22"/>
        </w:rPr>
        <w:commentReference w:id="37"/>
      </w:r>
      <w:r>
        <w:t xml:space="preserve"> (</w:t>
      </w:r>
      <w:r>
        <w:rPr>
          <w:highlight w:val="white"/>
          <w:lang w:val="en-US"/>
        </w:rPr>
        <w:t>LeCun</w:t>
      </w:r>
      <w:r>
        <w:rPr>
          <w:lang w:val="en-US"/>
        </w:rPr>
        <w:t xml:space="preserve"> et al., 2015)</w:t>
      </w:r>
      <w:r>
        <w:t>. This approach became more prevalent after A</w:t>
      </w:r>
      <w:commentRangeStart w:id="38"/>
      <w:r>
        <w:t xml:space="preserve">lexNet, </w:t>
      </w:r>
      <w:commentRangeEnd w:id="38"/>
      <w:r>
        <w:rPr>
          <w:rStyle w:val="CommentReference"/>
          <w:sz w:val="22"/>
          <w:szCs w:val="22"/>
        </w:rPr>
        <w:commentReference w:id="38"/>
      </w:r>
      <w:r>
        <w:t xml:space="preserve">which significantly improved the ability to recognize the primary object within an image compared to the previous state of the art (Krizhevsky et al., 2012).  Probably the best-known early applications of deep learning in marketing revolve around </w:t>
      </w:r>
      <w:commentRangeStart w:id="39"/>
      <w:r>
        <w:t>chatbots</w:t>
      </w:r>
      <w:commentRangeEnd w:id="39"/>
      <w:r>
        <w:rPr>
          <w:rStyle w:val="CommentReference"/>
          <w:sz w:val="22"/>
          <w:szCs w:val="22"/>
        </w:rPr>
        <w:commentReference w:id="39"/>
      </w:r>
      <w:r>
        <w:t xml:space="preserve">. After </w:t>
      </w:r>
      <w:commentRangeStart w:id="40"/>
      <w:commentRangeStart w:id="41"/>
      <w:commentRangeStart w:id="42"/>
      <w:commentRangeStart w:id="43"/>
      <w:r>
        <w:t>word2vec</w:t>
      </w:r>
      <w:commentRangeEnd w:id="40"/>
      <w:r>
        <w:rPr>
          <w:rStyle w:val="CommentReference"/>
          <w:sz w:val="22"/>
          <w:szCs w:val="22"/>
        </w:rPr>
        <w:commentReference w:id="40"/>
      </w:r>
      <w:commentRangeEnd w:id="41"/>
      <w:r>
        <w:rPr>
          <w:rStyle w:val="CommentReference"/>
          <w:sz w:val="22"/>
          <w:szCs w:val="22"/>
        </w:rPr>
        <w:commentReference w:id="41"/>
      </w:r>
      <w:commentRangeEnd w:id="42"/>
      <w:r>
        <w:rPr>
          <w:rStyle w:val="CommentReference"/>
          <w:sz w:val="22"/>
          <w:szCs w:val="22"/>
        </w:rPr>
        <w:commentReference w:id="42"/>
      </w:r>
      <w:commentRangeEnd w:id="43"/>
      <w:r>
        <w:rPr>
          <w:rStyle w:val="CommentReference"/>
          <w:sz w:val="22"/>
          <w:szCs w:val="22"/>
        </w:rPr>
        <w:commentReference w:id="43"/>
      </w:r>
      <w:r>
        <w:t xml:space="preserve"> (Mikolov et al., 2013), a technique that provides numerical representations of words and enabled superior natural language processing by machines, it became possible to match user questions to explicitly collected question-and-answer sets. This gave rise to early chatbots, which could answer well-documented</w:t>
      </w:r>
      <w:commentRangeStart w:id="44"/>
      <w:r>
        <w:t xml:space="preserve"> </w:t>
      </w:r>
      <w:commentRangeEnd w:id="44"/>
      <w:r>
        <w:rPr>
          <w:rStyle w:val="CommentReference"/>
          <w:sz w:val="22"/>
          <w:szCs w:val="22"/>
        </w:rPr>
        <w:commentReference w:id="44"/>
      </w:r>
      <w:r>
        <w:t>questions (</w:t>
      </w:r>
      <w:r>
        <w:rPr>
          <w:highlight w:val="white"/>
        </w:rPr>
        <w:t>Dutta et al., 2021)</w:t>
      </w:r>
      <w:r>
        <w:t>.</w:t>
      </w:r>
    </w:p>
    <w:p w14:paraId="4CC111FB" w14:textId="74025F3D" w:rsidR="00EB5DFF" w:rsidRDefault="00EB5DFF" w:rsidP="00EB5DFF">
      <w:pPr>
        <w:pStyle w:val="Heading3"/>
      </w:pPr>
      <w:r>
        <w:rPr>
          <w:lang w:val="en-US"/>
        </w:rPr>
        <w:t>2.1.1.</w:t>
      </w:r>
      <w:r>
        <w:tab/>
      </w:r>
      <w:r>
        <w:rPr>
          <w:lang w:val="en-US"/>
        </w:rPr>
        <w:t xml:space="preserve">The </w:t>
      </w:r>
      <w:r w:rsidR="00E80B0E">
        <w:rPr>
          <w:lang w:val="en-US"/>
        </w:rPr>
        <w:t>r</w:t>
      </w:r>
      <w:r>
        <w:rPr>
          <w:lang w:val="en-US"/>
        </w:rPr>
        <w:t>ise of the LLM</w:t>
      </w:r>
    </w:p>
    <w:p w14:paraId="358A7DC6" w14:textId="576B40C7" w:rsidR="00EB5DFF" w:rsidRDefault="00EB5DFF" w:rsidP="00EB5DFF">
      <w:r>
        <w:rPr>
          <w:lang w:val="en-US"/>
        </w:rPr>
        <w:t>But the real breakthrough came with the paper “Attention is All You Need” (Vaswani et al., 2017), which introduced the Transformer model</w:t>
      </w:r>
      <w:r w:rsidR="00EC275D">
        <w:rPr>
          <w:lang w:val="en-US"/>
        </w:rPr>
        <w:t>,</w:t>
      </w:r>
      <w:r>
        <w:rPr>
          <w:lang w:val="en-US"/>
        </w:rPr>
        <w:t xml:space="preserve"> a new technique that made AI much better at analyzing text. The later term GPT is a technically descriptive name; it stands for generative pretrained transformer (Radford et al., </w:t>
      </w:r>
      <w:commentRangeStart w:id="45"/>
      <w:commentRangeStart w:id="46"/>
      <w:r>
        <w:rPr>
          <w:lang w:val="en-US"/>
        </w:rPr>
        <w:t>2018</w:t>
      </w:r>
      <w:commentRangeEnd w:id="46"/>
      <w:r>
        <w:rPr>
          <w:rStyle w:val="CommentReference"/>
          <w:sz w:val="22"/>
          <w:szCs w:val="22"/>
          <w:lang w:val="en-US"/>
        </w:rPr>
        <w:commentReference w:id="46"/>
      </w:r>
      <w:commentRangeEnd w:id="45"/>
      <w:r>
        <w:rPr>
          <w:rStyle w:val="CommentReference"/>
          <w:sz w:val="22"/>
          <w:szCs w:val="22"/>
          <w:lang w:val="en-US"/>
        </w:rPr>
        <w:commentReference w:id="45"/>
      </w:r>
      <w:r>
        <w:rPr>
          <w:lang w:val="en-US"/>
        </w:rPr>
        <w:t>) and refers to this technique. Training these systems became costly (</w:t>
      </w:r>
      <w:r>
        <w:rPr>
          <w:highlight w:val="white"/>
          <w:lang w:val="en-US"/>
        </w:rPr>
        <w:t>Cottier, 2024</w:t>
      </w:r>
      <w:r>
        <w:rPr>
          <w:lang w:val="en-US"/>
        </w:rPr>
        <w:t>) and pretrained models became more prevalent. One of the best-known models from before ChatGPT was BERT in 2018 (Devlin et al., 2019), this model was often applied to categorize text or apply sentiment analysis (</w:t>
      </w:r>
      <w:r>
        <w:rPr>
          <w:highlight w:val="white"/>
          <w:lang w:val="en-US"/>
        </w:rPr>
        <w:t>Li et al., 2025</w:t>
      </w:r>
      <w:r>
        <w:rPr>
          <w:lang w:val="en-US"/>
        </w:rPr>
        <w:t>). Within the realm of marketing, this was highly valuable to analyze customer support conversations or product reviews.</w:t>
      </w:r>
      <w:r w:rsidR="004D7B05">
        <w:rPr>
          <w:lang w:val="en-US"/>
        </w:rPr>
        <w:t xml:space="preserve"> </w:t>
      </w:r>
      <w:r>
        <w:t xml:space="preserve">At the same time, OpenAI worked toward increasingly larger models, starting with GPT-1 (Radford et al., 2018) and becoming widely known with GPT3 (Brown et al., 2020) and ChatGPT (OpenAI, 2022). </w:t>
      </w:r>
    </w:p>
    <w:p w14:paraId="590FB597" w14:textId="63CDFFC6" w:rsidR="00EB5DFF" w:rsidRDefault="00EB5DFF" w:rsidP="00EB5DFF">
      <w:r>
        <w:rPr>
          <w:lang w:val="en-US"/>
        </w:rPr>
        <w:t xml:space="preserve">Models </w:t>
      </w:r>
      <w:r w:rsidR="00F03893">
        <w:rPr>
          <w:lang w:val="en-US"/>
        </w:rPr>
        <w:t>have</w:t>
      </w:r>
      <w:r>
        <w:rPr>
          <w:lang w:val="en-US"/>
        </w:rPr>
        <w:t xml:space="preserve"> become generally applicable and can therefore be trained before deciding on a specific application, hence the term “pretrained”. The pretrained nature drastically changes the economic model (</w:t>
      </w:r>
      <w:r>
        <w:rPr>
          <w:highlight w:val="white"/>
          <w:lang w:val="en-US"/>
        </w:rPr>
        <w:t>Burkhardt &amp; Rieder, 2024)</w:t>
      </w:r>
      <w:r>
        <w:rPr>
          <w:lang w:val="en-US"/>
        </w:rPr>
        <w:t xml:space="preserve">. Rather than requiring vast amounts of data and having to recoup the cost of training, organizations can now directly start experimenting with the application of </w:t>
      </w:r>
      <w:commentRangeStart w:id="47"/>
      <w:r>
        <w:rPr>
          <w:lang w:val="en-US"/>
        </w:rPr>
        <w:t>models</w:t>
      </w:r>
      <w:commentRangeEnd w:id="47"/>
      <w:r>
        <w:rPr>
          <w:rStyle w:val="CommentReference"/>
          <w:sz w:val="22"/>
          <w:szCs w:val="22"/>
          <w:lang w:val="en-US"/>
        </w:rPr>
        <w:commentReference w:id="47"/>
      </w:r>
      <w:r>
        <w:rPr>
          <w:lang w:val="en-US"/>
        </w:rPr>
        <w:t xml:space="preserve"> (</w:t>
      </w:r>
      <w:r>
        <w:rPr>
          <w:highlight w:val="white"/>
          <w:lang w:val="en-US"/>
        </w:rPr>
        <w:t>Burkhardt &amp; Rieder, 2024)</w:t>
      </w:r>
      <w:r>
        <w:rPr>
          <w:lang w:val="en-US"/>
        </w:rPr>
        <w:t xml:space="preserve">. Using pretrained models shifts the </w:t>
      </w:r>
      <w:r>
        <w:rPr>
          <w:lang w:val="en-US"/>
        </w:rPr>
        <w:lastRenderedPageBreak/>
        <w:t>costs from being up-front to usage-based costs, making AI much more applicable for, amongst others, small-scale use cases and quick experimentation (</w:t>
      </w:r>
      <w:r>
        <w:rPr>
          <w:highlight w:val="white"/>
          <w:lang w:val="en-US"/>
        </w:rPr>
        <w:t xml:space="preserve">Burkhardt &amp; Rieder, </w:t>
      </w:r>
      <w:commentRangeStart w:id="48"/>
      <w:r>
        <w:rPr>
          <w:highlight w:val="white"/>
          <w:lang w:val="en-US"/>
        </w:rPr>
        <w:t>2024</w:t>
      </w:r>
      <w:commentRangeEnd w:id="48"/>
      <w:r>
        <w:rPr>
          <w:rStyle w:val="CommentReference"/>
          <w:sz w:val="22"/>
          <w:szCs w:val="22"/>
          <w:highlight w:val="white"/>
          <w:lang w:val="en-US"/>
        </w:rPr>
        <w:commentReference w:id="48"/>
      </w:r>
      <w:r>
        <w:rPr>
          <w:highlight w:val="white"/>
          <w:lang w:val="en-US"/>
        </w:rPr>
        <w:t>)</w:t>
      </w:r>
      <w:r>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49"/>
      <w:r>
        <w:t xml:space="preserve">text </w:t>
      </w:r>
      <w:commentRangeEnd w:id="49"/>
      <w:r>
        <w:rPr>
          <w:rStyle w:val="CommentReference"/>
          <w:sz w:val="22"/>
          <w:szCs w:val="22"/>
        </w:rPr>
        <w:commentReference w:id="49"/>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Pr>
          <w:lang w:val="en-US"/>
        </w:rPr>
        <w:t>2.1.2.</w:t>
      </w:r>
      <w:r>
        <w:tab/>
      </w:r>
      <w:r>
        <w:rPr>
          <w:lang w:val="en-US"/>
        </w:rPr>
        <w:t>The impact of ChatGPT</w:t>
      </w:r>
    </w:p>
    <w:p w14:paraId="59A31479" w14:textId="77777777" w:rsidR="00EB5DFF" w:rsidRDefault="00EB5DFF" w:rsidP="00EB5DFF">
      <w:r>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Abou Elgheit, </w:t>
      </w:r>
      <w:commentRangeStart w:id="50"/>
      <w:r>
        <w:rPr>
          <w:lang w:val="en-US"/>
        </w:rPr>
        <w:t>2025</w:t>
      </w:r>
      <w:commentRangeEnd w:id="50"/>
      <w:r>
        <w:rPr>
          <w:rStyle w:val="CommentReference"/>
          <w:sz w:val="22"/>
          <w:szCs w:val="22"/>
          <w:lang w:val="en-US"/>
        </w:rPr>
        <w:commentReference w:id="50"/>
      </w:r>
      <w:r>
        <w:rPr>
          <w:lang w:val="en-US"/>
        </w:rPr>
        <w:t xml:space="preserve">). </w:t>
      </w:r>
    </w:p>
    <w:p w14:paraId="605550CE" w14:textId="1A6FED8E" w:rsidR="00EB5DFF" w:rsidRPr="00C95CAE" w:rsidRDefault="00EB5DFF" w:rsidP="00EB5DFF">
      <w:pPr>
        <w:rPr>
          <w:lang w:val="en-US"/>
        </w:rPr>
      </w:pPr>
      <w:bookmarkStart w:id="51" w:name="OLE_LINK20"/>
      <w:r>
        <w:rPr>
          <w:lang w:val="en-US"/>
        </w:rPr>
        <w:t xml:space="preserve">Vaid et al (2025) </w:t>
      </w:r>
      <w:bookmarkEnd w:id="51"/>
      <w:r>
        <w:rPr>
          <w:lang w:val="en-US"/>
        </w:rPr>
        <w:t xml:space="preserve">note that GenAI is also starting to be used for marketing tasks like segmentation and targeting. However, Vaid et al (2025) do not describe what was needed to deploy these use cases, nor what business outcomes resulted from the addition of </w:t>
      </w:r>
      <w:r w:rsidR="003071CF">
        <w:rPr>
          <w:lang w:val="en-US"/>
        </w:rPr>
        <w:t>Gen</w:t>
      </w:r>
      <w:r>
        <w:rPr>
          <w:lang w:val="en-US"/>
        </w:rPr>
        <w:t>AI to these processes.</w:t>
      </w:r>
    </w:p>
    <w:p w14:paraId="4409C96D" w14:textId="2DCE311A" w:rsidR="00EB5DFF" w:rsidRDefault="00EB5DFF" w:rsidP="00EB5DFF">
      <w:pPr>
        <w:pStyle w:val="Heading3"/>
      </w:pPr>
      <w:r>
        <w:rPr>
          <w:lang w:val="en-US"/>
        </w:rPr>
        <w:t>2.1.3.</w:t>
      </w:r>
      <w:r>
        <w:tab/>
      </w:r>
      <w:r>
        <w:rPr>
          <w:lang w:val="en-US"/>
        </w:rPr>
        <w:t xml:space="preserve">The </w:t>
      </w:r>
      <w:r w:rsidR="006617DB">
        <w:rPr>
          <w:lang w:val="en-US"/>
        </w:rPr>
        <w:t>transition</w:t>
      </w:r>
      <w:r>
        <w:rPr>
          <w:lang w:val="en-US"/>
        </w:rPr>
        <w:t xml:space="preserve"> to </w:t>
      </w:r>
      <w:r w:rsidR="006617DB">
        <w:rPr>
          <w:lang w:val="en-US"/>
        </w:rPr>
        <w:t>agentic AI</w:t>
      </w:r>
    </w:p>
    <w:p w14:paraId="4681253A" w14:textId="77D02E71" w:rsidR="00EB5DFF" w:rsidRDefault="00EB5DFF" w:rsidP="00EB5DFF">
      <w:r>
        <w:rPr>
          <w:lang w:val="en-US"/>
        </w:rPr>
        <w:t xml:space="preserve">Just before the release of ChatGPT, the concept of Retrieval Augmented Generation (RAG) was introduced (Lewis et al., </w:t>
      </w:r>
      <w:commentRangeStart w:id="52"/>
      <w:r>
        <w:rPr>
          <w:lang w:val="en-US"/>
        </w:rPr>
        <w:t>2020</w:t>
      </w:r>
      <w:commentRangeEnd w:id="52"/>
      <w:r>
        <w:rPr>
          <w:rStyle w:val="CommentReference"/>
          <w:sz w:val="22"/>
          <w:szCs w:val="22"/>
          <w:lang w:val="en-US"/>
        </w:rPr>
        <w:commentReference w:id="52"/>
      </w:r>
      <w:r>
        <w:rPr>
          <w:lang w:val="en-US"/>
        </w:rPr>
        <w:t xml:space="preserve">). RAG supplements a model’s input with relevant text retrieved from external knowledge sources (Lewis et al., </w:t>
      </w:r>
      <w:commentRangeStart w:id="53"/>
      <w:r>
        <w:rPr>
          <w:lang w:val="en-US"/>
        </w:rPr>
        <w:t>2020</w:t>
      </w:r>
      <w:commentRangeEnd w:id="53"/>
      <w:r>
        <w:rPr>
          <w:rStyle w:val="CommentReference"/>
          <w:sz w:val="22"/>
          <w:szCs w:val="22"/>
          <w:lang w:val="en-US"/>
        </w:rPr>
        <w:commentReference w:id="53"/>
      </w:r>
      <w:r>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with additional knowledge that </w:t>
      </w:r>
      <w:r w:rsidR="00E961EE">
        <w:rPr>
          <w:lang w:val="en-US"/>
        </w:rPr>
        <w:t xml:space="preserve">is typically directly related to the posed prompt (Lewis et al., </w:t>
      </w:r>
      <w:r w:rsidR="00E961EE">
        <w:rPr>
          <w:lang w:val="en-US"/>
        </w:rPr>
        <w:lastRenderedPageBreak/>
        <w:t>2020; Gao et al., 2023);</w:t>
      </w:r>
      <w:r>
        <w:rPr>
          <w:lang w:val="en-US"/>
        </w:rPr>
        <w:t xml:space="preserve"> this allows GenAI systems to answer questions using the information from your organization.</w:t>
      </w:r>
    </w:p>
    <w:p w14:paraId="637DF89C" w14:textId="77777777" w:rsidR="00EB5DFF" w:rsidRDefault="00EB5DFF" w:rsidP="00EB5DFF">
      <w:r>
        <w:rPr>
          <w:lang w:val="en-US"/>
        </w:rPr>
        <w:t>The</w:t>
      </w:r>
      <w:commentRangeStart w:id="54"/>
      <w:r>
        <w:rPr>
          <w:lang w:val="en-US"/>
        </w:rPr>
        <w:t xml:space="preserve"> ability to act was a vital next step in the</w:t>
      </w:r>
      <w:commentRangeStart w:id="55"/>
      <w:r>
        <w:rPr>
          <w:lang w:val="en-US"/>
        </w:rPr>
        <w:t xml:space="preserve"> development of agentic AI. </w:t>
      </w:r>
      <w:commentRangeEnd w:id="55"/>
      <w:r>
        <w:rPr>
          <w:rStyle w:val="CommentReference"/>
          <w:sz w:val="22"/>
          <w:szCs w:val="22"/>
          <w:lang w:val="en-US"/>
        </w:rPr>
        <w:commentReference w:id="55"/>
      </w:r>
      <w:r>
        <w:rPr>
          <w:lang w:val="en-US"/>
        </w:rPr>
        <w:t xml:space="preserve">A key conceptual step was the </w:t>
      </w:r>
      <w:commentRangeStart w:id="56"/>
      <w:r>
        <w:rPr>
          <w:lang w:val="en-US"/>
        </w:rPr>
        <w:t>ReAct</w:t>
      </w:r>
      <w:commentRangeEnd w:id="56"/>
      <w:r>
        <w:rPr>
          <w:rStyle w:val="CommentReference"/>
          <w:sz w:val="22"/>
          <w:szCs w:val="22"/>
          <w:lang w:val="en-US"/>
        </w:rPr>
        <w:commentReference w:id="56"/>
      </w:r>
      <w:r>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commentRangeEnd w:id="54"/>
      <w:r>
        <w:rPr>
          <w:rStyle w:val="CommentReference"/>
          <w:sz w:val="22"/>
          <w:szCs w:val="22"/>
        </w:rPr>
        <w:commentReference w:id="54"/>
      </w:r>
    </w:p>
    <w:p w14:paraId="72B77101" w14:textId="11047A72" w:rsidR="00EB5DFF" w:rsidRDefault="00EB5DFF" w:rsidP="00EB5DFF">
      <w:r>
        <w:rPr>
          <w:lang w:val="en-US"/>
        </w:rPr>
        <w:t>After the ReAct framework, many innovations, standards, and implementations that have built on this concept have improved the quality and availability of</w:t>
      </w:r>
      <w:commentRangeStart w:id="57"/>
      <w:r>
        <w:rPr>
          <w:lang w:val="en-US"/>
        </w:rPr>
        <w:t xml:space="preserve"> AI agents. </w:t>
      </w:r>
      <w:commentRangeEnd w:id="57"/>
      <w:r>
        <w:rPr>
          <w:rStyle w:val="CommentReference"/>
          <w:sz w:val="22"/>
          <w:szCs w:val="22"/>
          <w:lang w:val="en-US"/>
        </w:rPr>
        <w:commentReference w:id="57"/>
      </w:r>
      <w:r>
        <w:rPr>
          <w:lang w:val="en-US"/>
        </w:rPr>
        <w:t>This includes technical means like planning and external memory, early implementations like function calling in OpenAI (OpenAI, 2023), and the release of standards like the Model Context Protocol (</w:t>
      </w:r>
      <w:r>
        <w:rPr>
          <w:highlight w:val="white"/>
          <w:lang w:val="en-US"/>
        </w:rPr>
        <w:t xml:space="preserve">Anthropic, 2024) </w:t>
      </w:r>
      <w:r>
        <w:rPr>
          <w:lang w:val="en-US"/>
        </w:rPr>
        <w:t>and Skills standards (</w:t>
      </w:r>
      <w:r>
        <w:rPr>
          <w:highlight w:val="white"/>
          <w:lang w:val="en-US"/>
        </w:rPr>
        <w:t>Anthropic, 2025)</w:t>
      </w:r>
      <w:r>
        <w:rPr>
          <w:lang w:val="en-US"/>
        </w:rPr>
        <w:t xml:space="preserve">. These standards have created a situation where specific agentic capabilities, like task execution, have become common in consumer-grade AI </w:t>
      </w:r>
      <w:commentRangeStart w:id="58"/>
      <w:r>
        <w:rPr>
          <w:lang w:val="en-US"/>
        </w:rPr>
        <w:t>software</w:t>
      </w:r>
      <w:commentRangeEnd w:id="58"/>
      <w:r>
        <w:rPr>
          <w:rStyle w:val="CommentReference"/>
          <w:sz w:val="22"/>
          <w:szCs w:val="22"/>
          <w:lang w:val="en-US"/>
        </w:rPr>
        <w:commentReference w:id="58"/>
      </w:r>
      <w:r>
        <w:rPr>
          <w:lang w:val="en-US"/>
        </w:rPr>
        <w:t>. For instance, the skills standard is now supported in tools like Claude and ChatGPT (</w:t>
      </w:r>
      <w:r>
        <w:rPr>
          <w:highlight w:val="white"/>
          <w:lang w:val="en-US"/>
        </w:rPr>
        <w:t>Claude, 2025; ChatGPT, 2026</w:t>
      </w:r>
      <w:r>
        <w:rPr>
          <w:lang w:val="en-US"/>
        </w:rPr>
        <w:t>).</w:t>
      </w:r>
    </w:p>
    <w:p w14:paraId="027728A1" w14:textId="3D21207E" w:rsidR="00EB5DFF" w:rsidRDefault="00EB5DFF" w:rsidP="00EB5DFF">
      <w:r>
        <w:rPr>
          <w:lang w:val="en-US"/>
        </w:rPr>
        <w:t xml:space="preserve">The ability to interact with other systems, often referred to as </w:t>
      </w:r>
      <w:r>
        <w:rPr>
          <w:i/>
          <w:iCs/>
          <w:lang w:val="en-US"/>
        </w:rPr>
        <w:t xml:space="preserve">tool </w:t>
      </w:r>
      <w:commentRangeStart w:id="59"/>
      <w:r>
        <w:rPr>
          <w:i/>
          <w:iCs/>
          <w:lang w:val="en-US"/>
        </w:rPr>
        <w:t>calling</w:t>
      </w:r>
      <w:commentRangeEnd w:id="59"/>
      <w:r>
        <w:rPr>
          <w:rStyle w:val="CommentReference"/>
          <w:sz w:val="22"/>
          <w:szCs w:val="22"/>
          <w:lang w:val="en-US"/>
        </w:rPr>
        <w:commentReference w:id="59"/>
      </w:r>
      <w:r>
        <w:rPr>
          <w:lang w:val="en-US"/>
        </w:rPr>
        <w:t>, is the foundation for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2AD06193" w:rsidR="00EB5DFF" w:rsidRDefault="00EB5DFF" w:rsidP="00EB5DFF">
      <w:r>
        <w:t>This allows AI to not only be usable for content generation and for brainstorming but also to interact with traditional software (Hughes et al., 2025). This, in turn, provides the basis for a world where marketers can use AI with the systems they already use, like marketing automation platforms, customer relationship management</w:t>
      </w:r>
      <w:commentRangeStart w:id="60"/>
      <w:r>
        <w:t xml:space="preserve"> </w:t>
      </w:r>
      <w:commentRangeEnd w:id="60"/>
      <w:r>
        <w:rPr>
          <w:rStyle w:val="CommentReference"/>
          <w:sz w:val="22"/>
          <w:szCs w:val="22"/>
        </w:rPr>
        <w:commentReference w:id="60"/>
      </w:r>
      <w:r>
        <w:t xml:space="preserve">systems, and the like (Hughes et al., </w:t>
      </w:r>
      <w:commentRangeStart w:id="61"/>
      <w:r>
        <w:lastRenderedPageBreak/>
        <w:t>2025</w:t>
      </w:r>
      <w:commentRangeEnd w:id="61"/>
      <w:r>
        <w:rPr>
          <w:rStyle w:val="CommentReference"/>
          <w:sz w:val="22"/>
          <w:szCs w:val="22"/>
        </w:rPr>
        <w:commentReference w:id="61"/>
      </w:r>
      <w:r>
        <w:t>). Hughes et al. (2025) also note applications of agentic AI that are not specific to marketing, including improving and automating business processes and developing actionable insights through data analysis.</w:t>
      </w:r>
    </w:p>
    <w:p w14:paraId="3087928F" w14:textId="77777777" w:rsidR="00EB5DFF" w:rsidRDefault="00EB5DFF" w:rsidP="00EB5DFF">
      <w:pPr>
        <w:pStyle w:val="Heading2"/>
      </w:pPr>
      <w:bookmarkStart w:id="62" w:name="_Toc232351367"/>
      <w:r>
        <w:rPr>
          <w:lang w:val="en-US"/>
        </w:rPr>
        <w:t>2.2.</w:t>
      </w:r>
      <w:r>
        <w:tab/>
      </w:r>
      <w:commentRangeStart w:id="63"/>
      <w:commentRangeStart w:id="64"/>
      <w:r>
        <w:rPr>
          <w:lang w:val="en-US"/>
        </w:rPr>
        <w:t>On Agentic AI</w:t>
      </w:r>
      <w:bookmarkEnd w:id="62"/>
      <w:commentRangeEnd w:id="63"/>
      <w:r>
        <w:rPr>
          <w:rStyle w:val="CommentReference"/>
          <w:sz w:val="22"/>
          <w:szCs w:val="22"/>
        </w:rPr>
        <w:commentReference w:id="63"/>
      </w:r>
      <w:commentRangeEnd w:id="64"/>
      <w:r>
        <w:rPr>
          <w:rStyle w:val="CommentReference"/>
          <w:sz w:val="22"/>
          <w:szCs w:val="22"/>
        </w:rPr>
        <w:commentReference w:id="64"/>
      </w:r>
    </w:p>
    <w:p w14:paraId="5C0E48B8" w14:textId="284716DC" w:rsidR="00EB5DFF" w:rsidRDefault="00EB5DFF" w:rsidP="00EB5DFF">
      <w:r>
        <w:rPr>
          <w:lang w:val="en-US"/>
        </w:rPr>
        <w:t xml:space="preserve">While the technological progress towards agentic AI is highly concrete, the definition of agentic AI varies. </w:t>
      </w:r>
      <w:r>
        <w:rPr>
          <w:highlight w:val="white"/>
          <w:lang w:val="en-US"/>
        </w:rPr>
        <w:t xml:space="preserve">Bandi et al. (2025) identified 12 aspects where agentic AI might differ from traditional AI; its primary function was defined as “goal-oriented autonomous decision-making with multi-step workflow execution.” Moralles et al. (2026) notes that literature converges on four primary characteristics: autonomy, goal-directedness, adaptivity, and proactivity. In one sentence, Moralles et al. (2026) defines it as follows: “An agentic system not only acts independently but does so in pursuit of objectives it selects, constructs, or </w:t>
      </w:r>
      <w:commentRangeStart w:id="65"/>
      <w:r>
        <w:rPr>
          <w:highlight w:val="white"/>
          <w:lang w:val="en-US"/>
        </w:rPr>
        <w:t>interprets</w:t>
      </w:r>
      <w:commentRangeEnd w:id="65"/>
      <w:r>
        <w:rPr>
          <w:rStyle w:val="CommentReference"/>
          <w:sz w:val="22"/>
          <w:szCs w:val="22"/>
          <w:highlight w:val="white"/>
          <w:lang w:val="en-US"/>
        </w:rPr>
        <w:commentReference w:id="65"/>
      </w:r>
      <w:r>
        <w:rPr>
          <w:highlight w:val="white"/>
          <w:lang w:val="en-US"/>
        </w:rPr>
        <w:t>.”</w:t>
      </w:r>
      <w:r>
        <w:rPr>
          <w:lang w:val="en-US"/>
        </w:rPr>
        <w:t xml:space="preserve"> </w:t>
      </w:r>
    </w:p>
    <w:p w14:paraId="2B08B3B4" w14:textId="7629E4C7" w:rsidR="00EB5DFF" w:rsidRDefault="00EB5DFF" w:rsidP="6D3D1690">
      <w:pPr>
        <w:ind w:firstLine="0"/>
        <w:rPr>
          <w:i/>
          <w:iCs/>
          <w:lang w:val="en-US"/>
        </w:rPr>
      </w:pPr>
      <w:commentRangeStart w:id="66"/>
      <w:r>
        <w:rPr>
          <w:lang w:val="en-US"/>
        </w:rPr>
        <w:t>In this research, the definition from Moralles et al. (2026) is followed, which has been simplified in communications with interviewees to two key points</w:t>
      </w:r>
      <w:commentRangeStart w:id="67"/>
      <w:commentRangeStart w:id="68"/>
      <w:r>
        <w:rPr>
          <w:lang w:val="en-US"/>
        </w:rPr>
        <w:t>:</w:t>
      </w:r>
      <w:commentRangeEnd w:id="67"/>
      <w:r>
        <w:rPr>
          <w:rStyle w:val="CommentReference"/>
          <w:sz w:val="22"/>
          <w:szCs w:val="22"/>
          <w:lang w:val="en-US"/>
        </w:rPr>
        <w:commentReference w:id="67"/>
      </w:r>
      <w:commentRangeEnd w:id="68"/>
      <w:r>
        <w:rPr>
          <w:rStyle w:val="CommentReference"/>
          <w:sz w:val="22"/>
          <w:szCs w:val="22"/>
          <w:lang w:val="en-US"/>
        </w:rPr>
        <w:commentReference w:id="68"/>
      </w:r>
      <w:r>
        <w:rPr>
          <w:lang w:val="en-US"/>
        </w:rPr>
        <w:t xml:space="preserve"> 1. The ability to act and 2. the ability to take steps in pursuit of an objective. </w:t>
      </w:r>
      <w:commentRangeEnd w:id="66"/>
      <w:r>
        <w:rPr>
          <w:rStyle w:val="CommentReference"/>
          <w:i/>
          <w:iCs/>
          <w:sz w:val="22"/>
          <w:szCs w:val="22"/>
          <w:lang w:val="en-US"/>
        </w:rPr>
        <w:commentReference w:id="66"/>
      </w:r>
    </w:p>
    <w:p w14:paraId="24C6BC03" w14:textId="7E8F522F" w:rsidR="00EB5DFF" w:rsidRDefault="00EB5DFF" w:rsidP="00EB5DFF">
      <w:commentRangeStart w:id="70"/>
      <w:commentRangeStart w:id="71"/>
      <w:r>
        <w:t xml:space="preserve">While </w:t>
      </w:r>
      <w:r>
        <w:rPr>
          <w:lang w:val="en-US"/>
        </w:rPr>
        <w:t>Thapa et al. (2026) describe the potential of agentic AI for marketing campaign execution from a theoretical perspective, little</w:t>
      </w:r>
      <w:r>
        <w:t xml:space="preserve"> academic research has examined how agentic AI is used within marketing in practice. </w:t>
      </w:r>
      <w:commentRangeEnd w:id="70"/>
      <w:r>
        <w:rPr>
          <w:rStyle w:val="CommentReference"/>
          <w:sz w:val="22"/>
          <w:szCs w:val="22"/>
          <w:lang w:val="en-US"/>
        </w:rPr>
        <w:commentReference w:id="70"/>
      </w:r>
      <w:commentRangeEnd w:id="71"/>
      <w:r>
        <w:rPr>
          <w:rStyle w:val="CommentReference"/>
          <w:sz w:val="22"/>
          <w:szCs w:val="22"/>
          <w:lang w:val="en-US"/>
        </w:rPr>
        <w:commentReference w:id="71"/>
      </w:r>
      <w:r>
        <w:rPr>
          <w:lang w:val="en-US"/>
        </w:rPr>
        <w:t xml:space="preserve">There are, however, many calls for research on this topic. Mogaji and Jain (2024) and Jain et al. (2024) call for further research on how generative AI is changing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2"/>
      <w:r>
        <w:rPr>
          <w:lang w:val="en-US"/>
        </w:rPr>
        <w:t>how marketing managers create value with agentic systems beyond content generation.</w:t>
      </w:r>
      <w:commentRangeEnd w:id="72"/>
      <w:r>
        <w:rPr>
          <w:rStyle w:val="CommentReference"/>
          <w:sz w:val="22"/>
          <w:szCs w:val="22"/>
        </w:rPr>
        <w:commentReference w:id="72"/>
      </w:r>
    </w:p>
    <w:p w14:paraId="77278EF6" w14:textId="77777777" w:rsidR="00EB5DFF" w:rsidRDefault="00EB5DFF" w:rsidP="00EB5DFF">
      <w:r>
        <w:t xml:space="preserve">Recent work on organizational readiness for agentic AI shows the importance of the organizational context to the adoption of agentic AI. Srivastava (2026) provides a conceptual, non-empirical overview of organizational readiness criteria for agentic AI, which include </w:t>
      </w:r>
      <w:r>
        <w:lastRenderedPageBreak/>
        <w:t xml:space="preserve">strategic readiness, governance &amp; accountability readiness, workforce &amp; leadership readiness, data architecture, and boundary readiness. </w:t>
      </w:r>
    </w:p>
    <w:p w14:paraId="43A46555" w14:textId="59CB233B" w:rsidR="00EB5DFF" w:rsidRDefault="00EB5DFF" w:rsidP="00EB5DFF">
      <w:pPr>
        <w:rPr>
          <w:lang w:val="en-US"/>
        </w:rPr>
      </w:pPr>
      <w:r>
        <w:rPr>
          <w:lang w:val="en-US"/>
        </w:rPr>
        <w:t xml:space="preserve">Furthermore, Schmidt et al. (2026) describe the concept of </w:t>
      </w:r>
      <w:r>
        <w:rPr>
          <w:i/>
          <w:iCs/>
          <w:lang w:val="en-US"/>
        </w:rPr>
        <w:t>process debt</w:t>
      </w:r>
      <w:r>
        <w:rPr>
          <w:lang w:val="en-US"/>
        </w:rPr>
        <w:t xml:space="preserve"> as a key concept for leveraging agentic AI, they note that if you do not know how a process works (e.g. decision criteria are hidden, data is not readily available). However, this research did not focus on the context of marketing, did not describe how the manager can shape these readiness criteria, and Srivastav (2026) called for research to describe the relationship between the organizational readiness for agentic AI and the realized value of the agentic systems.</w:t>
      </w:r>
    </w:p>
    <w:p w14:paraId="2C66458F" w14:textId="467B41FF" w:rsidR="00C31759" w:rsidRPr="001C4A2F" w:rsidRDefault="00C31759" w:rsidP="00EB5DFF">
      <w:r>
        <w:rPr>
          <w:lang w:val="en-US"/>
        </w:rPr>
        <w:t xml:space="preserve">Lastly, </w:t>
      </w:r>
      <w:r>
        <w:t xml:space="preserve">Hasselwander et al. (2026) describe a key direction in which Agentic AI is evolving. Increasingly more functionality and services are exposed through agentic AI systems, this results in a broadly applicable agentic AI system that they call the AI super assistant (Hasselwander et al., 2026). Systems like these might upend </w:t>
      </w:r>
      <w:r w:rsidR="00707F17">
        <w:t xml:space="preserve">how one might execute </w:t>
      </w:r>
      <w:r>
        <w:t>“digital tasks” (Hasselwander et al., 2026) and in doing so will likely also affect how companies interact with consumers and how marketers perform their work.</w:t>
      </w:r>
    </w:p>
    <w:p w14:paraId="14D0525C" w14:textId="77777777" w:rsidR="00EB5DFF" w:rsidRPr="00EC6AA1" w:rsidRDefault="00EB5DFF" w:rsidP="00EB5DFF">
      <w:pPr>
        <w:pStyle w:val="Heading2"/>
      </w:pPr>
      <w:bookmarkStart w:id="73" w:name="_Toc232351368"/>
      <w:r>
        <w:rPr>
          <w:lang w:val="en-US"/>
        </w:rPr>
        <w:t>2.3.</w:t>
      </w:r>
      <w:r>
        <w:tab/>
      </w:r>
      <w:r>
        <w:rPr>
          <w:lang w:val="en-US"/>
        </w:rPr>
        <w:t>Value theory and value creation with agentic AI</w:t>
      </w:r>
      <w:bookmarkEnd w:id="73"/>
    </w:p>
    <w:p w14:paraId="16F45D27" w14:textId="77777777" w:rsidR="00EB5DFF" w:rsidRDefault="00EB5DFF" w:rsidP="00EB5DFF">
      <w:r>
        <w:rPr>
          <w:lang w:val="en-US"/>
        </w:rPr>
        <w:t xml:space="preserve">Because the central research question asks how marketing managers create value, the thesis requires a clear but flexible understanding of value. </w:t>
      </w:r>
      <w:commentRangeStart w:id="74"/>
      <w:r>
        <w:rPr>
          <w:lang w:val="en-US"/>
        </w:rPr>
        <w:t>Marketing</w:t>
      </w:r>
      <w:commentRangeEnd w:id="74"/>
      <w:r>
        <w:rPr>
          <w:rStyle w:val="CommentReference"/>
          <w:sz w:val="22"/>
          <w:szCs w:val="22"/>
          <w:lang w:val="en-US"/>
        </w:rPr>
        <w:commentReference w:id="74"/>
      </w:r>
      <w:r>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38DE2683" w:rsidR="00EB5DFF" w:rsidRDefault="00EB5DFF" w:rsidP="00EB5DFF">
      <w:r>
        <w:rPr>
          <w:lang w:val="en-US"/>
        </w:rPr>
        <w:t xml:space="preserve">Furthermore, Woodside et al. (2008) show that benefits and costs can take multiple forms, like “product benefits” or “emotional benefits”. Almquist et al. (2016) expand this perspective and provide an overview with 30 different forms of value grouped in the categories, one of which is </w:t>
      </w:r>
      <w:r w:rsidR="004E6100">
        <w:rPr>
          <w:lang w:val="en-US"/>
        </w:rPr>
        <w:t>the “</w:t>
      </w:r>
      <w:r>
        <w:rPr>
          <w:lang w:val="en-US"/>
        </w:rPr>
        <w:t>functional</w:t>
      </w:r>
      <w:r w:rsidR="004E6100">
        <w:rPr>
          <w:lang w:val="en-US"/>
        </w:rPr>
        <w:t>” category</w:t>
      </w:r>
      <w:r>
        <w:rPr>
          <w:lang w:val="en-US"/>
        </w:rPr>
        <w:t xml:space="preserve">, which includes values like “saves time” and “reduces effort”. Other categories address different kinds of needs; for example, the “emotional” category </w:t>
      </w:r>
      <w:r>
        <w:rPr>
          <w:lang w:val="en-US"/>
        </w:rPr>
        <w:lastRenderedPageBreak/>
        <w:t>contains “entertainment” and the “life changing” category contains “self-actualization” (Woodside et al., 2008).</w:t>
      </w:r>
    </w:p>
    <w:p w14:paraId="0742DEFE" w14:textId="6079CB4C" w:rsidR="00EB5DFF" w:rsidRDefault="00EB5DFF" w:rsidP="00EB5DFF">
      <w:bookmarkStart w:id="75" w:name="OLE_LINK18"/>
      <w:r>
        <w:t xml:space="preserve">An example of how this context can apply to AI is </w:t>
      </w:r>
      <w:r w:rsidR="003B2EA0">
        <w:t>provided</w:t>
      </w:r>
      <w:r>
        <w:t xml:space="preserve"> by Doshi and Hauser (2024)</w:t>
      </w:r>
      <w:r w:rsidR="003B2EA0">
        <w:t>;</w:t>
      </w:r>
      <w:r>
        <w:t xml:space="preserve"> while not analyzing agentic AI, they implicitly note benefits and costs of using GenAI for creative work</w:t>
      </w:r>
      <w:r w:rsidR="00397842">
        <w:t>. They</w:t>
      </w:r>
      <w:r>
        <w:t xml:space="preserve"> note that when using GenAI for creative work, individual creativity goes up (benefit); however, it also reduces collective novelty (cost).</w:t>
      </w:r>
      <w:bookmarkStart w:id="76" w:name="OLE_LINK10"/>
    </w:p>
    <w:p w14:paraId="36A29710" w14:textId="77777777" w:rsidR="00EB5DFF" w:rsidRPr="00234300" w:rsidRDefault="00EB5DFF" w:rsidP="00EB5DFF">
      <w:pPr>
        <w:pStyle w:val="Heading2"/>
      </w:pPr>
      <w:bookmarkStart w:id="77" w:name="_Toc232351369"/>
      <w:bookmarkEnd w:id="75"/>
      <w:commentRangeStart w:id="78"/>
      <w:r>
        <w:rPr>
          <w:lang w:val="en-US"/>
        </w:rPr>
        <w:t>2.4.</w:t>
      </w:r>
      <w:r>
        <w:tab/>
      </w:r>
      <w:r>
        <w:rPr>
          <w:lang w:val="en-US"/>
        </w:rPr>
        <w:t>Learnings from earlier waves of digital transformation</w:t>
      </w:r>
      <w:bookmarkEnd w:id="77"/>
      <w:commentRangeEnd w:id="78"/>
      <w:r w:rsidRPr="00234300">
        <w:rPr>
          <w:rStyle w:val="CommentReference"/>
          <w:sz w:val="22"/>
          <w:szCs w:val="22"/>
        </w:rPr>
        <w:commentReference w:id="78"/>
      </w:r>
    </w:p>
    <w:p w14:paraId="168A1F26" w14:textId="6CC96F7F" w:rsidR="00EB5DFF" w:rsidRPr="00234300" w:rsidRDefault="00EB5DFF" w:rsidP="00EB5DFF">
      <w:pPr>
        <w:rPr>
          <w:lang w:val="en-US"/>
        </w:rPr>
      </w:pPr>
      <w:bookmarkStart w:id="79" w:name="OLE_LINK12"/>
      <w:bookmarkEnd w:id="76"/>
      <w:r>
        <w:t>Vidal et al. (</w:t>
      </w:r>
      <w:r>
        <w:rPr>
          <w:lang w:val="en-US"/>
        </w:rPr>
        <w:t xml:space="preserve">2022) </w:t>
      </w:r>
      <w:r w:rsidR="004346BF">
        <w:rPr>
          <w:lang w:val="en-US"/>
        </w:rPr>
        <w:t>describe</w:t>
      </w:r>
      <w:r>
        <w:rPr>
          <w:lang w:val="en-US"/>
        </w:rPr>
        <w:t xml:space="preserve"> the process of digital transformation, noting that it generates strategic and operational changes in companies resulting from the opportunities and threats of digital technologies. Since agentic AI is a novel digital technology, it makes sense to analyze it through this lens. </w:t>
      </w:r>
    </w:p>
    <w:p w14:paraId="4BD9C294" w14:textId="259619A7" w:rsidR="00EB5DFF" w:rsidRPr="00234300" w:rsidRDefault="00EB5DFF" w:rsidP="00EB5DFF">
      <w:r>
        <w:rPr>
          <w:lang w:val="en-US"/>
        </w:rPr>
        <w:t xml:space="preserve">A consistent lesson is the </w:t>
      </w:r>
      <w:r>
        <w:rPr>
          <w:i/>
          <w:iCs/>
          <w:lang w:val="en-US"/>
        </w:rPr>
        <w:t>digital paradox</w:t>
      </w:r>
      <w:r>
        <w:rPr>
          <w:lang w:val="en-US"/>
        </w:rPr>
        <w:t xml:space="preserve">: organizations frequently fail to extract value from digital technologies despite heavy investment, because technology value is mediated by complementary assets: the skills, data, processes, structure, and leadership that surround the tool (Ancillai et al., 2023). Enholm et al (2022) and Holmström (2022) explicitly link AI adoption to digital transformation. Holmström (2022) frames AI readiness as exactly this based on similar elements: the capabilities, data, governance, and learning practices an organization must build before AI produces value. Enholm et al (2022) show a link between AI Capabilities and competitive value, highlighting technological, organizational, and environmental enablers and inhibitors and noting efficiency as a key first-order effect, among others. Note that both the work by Enholm et al (2022) and Holmström (2022) was done before GenAI became prevalent and well before agentic AI came into play. </w:t>
      </w:r>
    </w:p>
    <w:p w14:paraId="7C0A966E" w14:textId="333F7BFA" w:rsidR="00EB5DFF" w:rsidRDefault="00EB5DFF" w:rsidP="00EB5DFF">
      <w:pPr>
        <w:rPr>
          <w:lang w:val="en-US"/>
        </w:rPr>
      </w:pPr>
      <w:r>
        <w:t>Vidal et al. (</w:t>
      </w:r>
      <w:r>
        <w:rPr>
          <w:lang w:val="en-US"/>
        </w:rPr>
        <w:t>2022) describe digital transformation from the managerial perspective. While focusing mainly on technical roles, Vidal et al. (2022) highlight the importance of management during digital transformations, noting its role in driving business change, managing technical talent, and prioritizing learning.</w:t>
      </w:r>
    </w:p>
    <w:p w14:paraId="3D3A0507" w14:textId="77777777" w:rsidR="00EB5DFF" w:rsidRPr="00234300" w:rsidRDefault="00EB5DFF" w:rsidP="00EB5DFF">
      <w:pPr>
        <w:rPr>
          <w:lang w:val="en-US"/>
        </w:rPr>
      </w:pPr>
      <w:r>
        <w:rPr>
          <w:lang w:val="en-US"/>
        </w:rPr>
        <w:lastRenderedPageBreak/>
        <w:t xml:space="preserve">Gebauer et al. (2020) describe a concerning pattern which he calls the digitalization paradox; this pattern notes that while companies often invest significantly in digital transformation, they often do not yield the expected returns. Gebauer et al. (2020) notes key 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0" w:name="_Toc232351370"/>
      <w:bookmarkEnd w:id="79"/>
      <w:r>
        <w:rPr>
          <w:color w:val="auto"/>
        </w:rPr>
        <w:t>2.5. Synthesis: sensitizing concepts for the empirical study</w:t>
      </w:r>
      <w:bookmarkEnd w:id="80"/>
    </w:p>
    <w:p w14:paraId="2342F400" w14:textId="77777777" w:rsidR="00EB5DFF" w:rsidRDefault="00EB5DFF" w:rsidP="00EB5DFF">
      <w:r>
        <w:rPr>
          <w:lang w:val="en-US"/>
        </w:rPr>
        <w:t>The literature reviewed above suggests that agentic AI in marketing should be examined within the context that it operates in,</w:t>
      </w:r>
      <w:commentRangeStart w:id="81"/>
      <w:r>
        <w:rPr>
          <w:lang w:val="en-US"/>
        </w:rPr>
        <w:t xml:space="preserve"> </w:t>
      </w:r>
      <w:commentRangeEnd w:id="81"/>
      <w:r>
        <w:rPr>
          <w:rStyle w:val="CommentReference"/>
          <w:sz w:val="22"/>
          <w:szCs w:val="22"/>
          <w:lang w:val="en-US"/>
        </w:rPr>
        <w:commentReference w:id="81"/>
      </w:r>
      <w:r>
        <w:rPr>
          <w:lang w:val="en-US"/>
        </w:rPr>
        <w:t>rather than as a standalone technology.</w:t>
      </w:r>
      <w:commentRangeStart w:id="82"/>
      <w:r>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3" w:name="_squzp6x0kd2d"/>
      <w:bookmarkEnd w:id="83"/>
      <w:commentRangeEnd w:id="82"/>
      <w:r>
        <w:rPr>
          <w:rStyle w:val="CommentReference"/>
          <w:sz w:val="22"/>
          <w:szCs w:val="22"/>
        </w:rPr>
        <w:commentReference w:id="82"/>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4" w:name="_Toc232351371"/>
      <w:r>
        <w:rPr>
          <w:lang w:val="en-US"/>
        </w:rPr>
        <w:lastRenderedPageBreak/>
        <w:t>3.</w:t>
      </w:r>
      <w:r>
        <w:rPr>
          <w:lang w:val="en-US"/>
        </w:rPr>
        <w:tab/>
      </w:r>
      <w:commentRangeStart w:id="85"/>
      <w:r>
        <w:rPr>
          <w:lang w:val="en-US"/>
        </w:rPr>
        <w:t>Methodology</w:t>
      </w:r>
      <w:bookmarkEnd w:id="84"/>
      <w:commentRangeEnd w:id="85"/>
      <w:r w:rsidRPr="00366C98">
        <w:rPr>
          <w:rStyle w:val="CommentReference"/>
          <w:sz w:val="22"/>
          <w:szCs w:val="22"/>
          <w:lang w:val="en-US"/>
        </w:rPr>
        <w:commentReference w:id="85"/>
      </w:r>
    </w:p>
    <w:p w14:paraId="30C41F1B" w14:textId="77777777" w:rsidR="00EB5DFF" w:rsidRDefault="00EB5DFF" w:rsidP="00EB5DFF">
      <w:pPr>
        <w:pStyle w:val="Heading2"/>
        <w:spacing w:before="80"/>
      </w:pPr>
      <w:bookmarkStart w:id="86" w:name="_Toc232351372"/>
      <w:r>
        <w:rPr>
          <w:lang w:val="en-US"/>
        </w:rPr>
        <w:t>3.1.</w:t>
      </w:r>
      <w:r>
        <w:tab/>
      </w:r>
      <w:r>
        <w:rPr>
          <w:lang w:val="en-US"/>
        </w:rPr>
        <w:t>Research approach</w:t>
      </w:r>
      <w:bookmarkEnd w:id="86"/>
    </w:p>
    <w:p w14:paraId="6EEA0D39" w14:textId="77777777" w:rsidR="00EB5DFF" w:rsidRDefault="00EB5DFF" w:rsidP="00EB5DFF">
      <w:r>
        <w:rPr>
          <w:lang w:val="en-US"/>
        </w:rPr>
        <w:t>Given the exploratory nature of the research question and the emerging character of agentic AI in marketing, constructivist grounded theory, a form of qualitative research, will be applied (</w:t>
      </w:r>
      <w:r>
        <w:rPr>
          <w:color w:val="222222"/>
          <w:highlight w:val="white"/>
          <w:lang w:val="en-US"/>
        </w:rPr>
        <w:t>Charmaz, 2014</w:t>
      </w:r>
      <w:r>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Pr>
          <w:color w:val="222222"/>
          <w:highlight w:val="white"/>
          <w:lang w:val="en-US"/>
        </w:rPr>
        <w:t>Charmaz, 2014</w:t>
      </w:r>
      <w:r>
        <w:rPr>
          <w:lang w:val="en-US"/>
        </w:rPr>
        <w:t xml:space="preserve">). In turn, these insights will be collected and converted into theory. </w:t>
      </w:r>
    </w:p>
    <w:p w14:paraId="240A2950" w14:textId="77777777" w:rsidR="00EB5DFF" w:rsidRDefault="00EB5DFF" w:rsidP="00EB5DFF">
      <w:r>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77777777" w:rsidR="00EB5DFF" w:rsidRDefault="00EB5DFF" w:rsidP="00EB5DFF">
      <w:r>
        <w:t xml:space="preserve">Blumer’s (1969)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87" w:name="_Toc232351373"/>
      <w:r>
        <w:rPr>
          <w:lang w:val="en-US"/>
        </w:rPr>
        <w:t>3.2.</w:t>
      </w:r>
      <w:r>
        <w:tab/>
      </w:r>
      <w:r>
        <w:rPr>
          <w:lang w:val="en-US"/>
        </w:rPr>
        <w:t>Data collection</w:t>
      </w:r>
      <w:bookmarkEnd w:id="87"/>
    </w:p>
    <w:p w14:paraId="61A65F2B" w14:textId="4C34CA46" w:rsidR="00EB5DFF" w:rsidRDefault="00EB5DFF" w:rsidP="00EB5DFF">
      <w:r>
        <w:t xml:space="preserve">The process for data collection within constructivist grounded theory is flexible but well-defined. The process combines interviews with memo writing and coding (Charmaz, </w:t>
      </w:r>
      <w:r>
        <w:rPr>
          <w:color w:val="222222"/>
          <w:highlight w:val="white"/>
        </w:rPr>
        <w:t>2014</w:t>
      </w:r>
      <w:r>
        <w:t>)</w:t>
      </w:r>
    </w:p>
    <w:p w14:paraId="469DD6EE" w14:textId="77777777" w:rsidR="00EB5DFF" w:rsidRDefault="00EB5DFF" w:rsidP="00EB5DFF">
      <w:r>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w:t>
      </w:r>
      <w:r>
        <w:rPr>
          <w:lang w:val="en-US"/>
        </w:rPr>
        <w:lastRenderedPageBreak/>
        <w:t xml:space="preserve">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77777777" w:rsidR="00EB5DFF" w:rsidRDefault="00EB5DFF" w:rsidP="00EB5DFF">
      <w:r>
        <w:rPr>
          <w:lang w:val="en-US"/>
        </w:rP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p>
    <w:p w14:paraId="66F0D740" w14:textId="4CE33DAF" w:rsidR="00EB5DFF" w:rsidRDefault="00EB5DFF" w:rsidP="00EB5DFF">
      <w:r>
        <w:rPr>
          <w:lang w:val="en-US"/>
        </w:rPr>
        <w:t>Throughout the process, memos are written to capture the researcher</w:t>
      </w:r>
      <w:r w:rsidR="00230DF8">
        <w:rPr>
          <w:lang w:val="en-US"/>
        </w:rPr>
        <w:t>’</w:t>
      </w:r>
      <w:r>
        <w:rPr>
          <w:lang w:val="en-US"/>
        </w:rPr>
        <w:t>s thoughts (Charmaz, 2014). Once tentative categories are established using the coding process, theoretical sampling is applied, i.e.</w:t>
      </w:r>
      <w:r w:rsidR="00A007FB">
        <w:rPr>
          <w:lang w:val="en-US"/>
        </w:rPr>
        <w:t>,</w:t>
      </w:r>
      <w:r>
        <w:rPr>
          <w:lang w:val="en-US"/>
        </w:rPr>
        <w:t xml:space="preserv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p>
    <w:p w14:paraId="56AD0EEE" w14:textId="4FE618AE" w:rsidR="006B2D0C" w:rsidRDefault="00EB5DFF" w:rsidP="00504C50">
      <w:r>
        <w:rPr>
          <w:lang w:val="en-US"/>
        </w:rPr>
        <w:t xml:space="preserve">After reaching theoretical saturation, the point where new data no longer yields new insights (Charmaz, 2014), the memos and categories will be utilized to write the concrete arguments that form the basis for the new theoretical contribution (Charmaz, 2014). </w:t>
      </w:r>
    </w:p>
    <w:p w14:paraId="3B151F80" w14:textId="62F7C77E" w:rsidR="00C347CB" w:rsidRDefault="00C347CB" w:rsidP="00C347CB">
      <w:pPr>
        <w:pStyle w:val="Heading2"/>
      </w:pPr>
      <w:bookmarkStart w:id="88" w:name="_kqzta5wwdy54" w:colFirst="0" w:colLast="0"/>
      <w:bookmarkStart w:id="89" w:name="_Toc232351374"/>
      <w:bookmarkEnd w:id="88"/>
      <w:r>
        <w:rPr>
          <w:lang w:val="en-US"/>
        </w:rPr>
        <w:t>3.3.</w:t>
      </w:r>
      <w:r>
        <w:tab/>
      </w:r>
      <w:commentRangeStart w:id="90"/>
      <w:commentRangeStart w:id="91"/>
      <w:r>
        <w:rPr>
          <w:lang w:val="en-US"/>
        </w:rPr>
        <w:t>Intended sample and sample size</w:t>
      </w:r>
      <w:bookmarkEnd w:id="89"/>
      <w:commentRangeEnd w:id="91"/>
      <w:r>
        <w:rPr>
          <w:rStyle w:val="CommentReference"/>
          <w:sz w:val="22"/>
          <w:szCs w:val="22"/>
        </w:rPr>
        <w:commentReference w:id="91"/>
      </w:r>
      <w:commentRangeEnd w:id="90"/>
      <w:r>
        <w:rPr>
          <w:rStyle w:val="CommentReference"/>
          <w:sz w:val="22"/>
          <w:szCs w:val="22"/>
        </w:rPr>
        <w:commentReference w:id="90"/>
      </w:r>
    </w:p>
    <w:p w14:paraId="34664AD1" w14:textId="27BED20E" w:rsidR="00C347CB" w:rsidRDefault="00C347CB" w:rsidP="00C347CB">
      <w:r>
        <w:rPr>
          <w:lang w:val="en-US"/>
        </w:rPr>
        <w:t>In pursuit of the research question, top managers and experts in the field are interviewed. To find relevant candidates for the first group, the marketing managers</w:t>
      </w:r>
      <w:r>
        <w:rPr>
          <w:i/>
          <w:iCs/>
          <w:lang w:val="en-US"/>
        </w:rPr>
        <w:t>,</w:t>
      </w:r>
      <w:r>
        <w:rPr>
          <w:lang w:val="en-US"/>
        </w:rPr>
        <w:t xml:space="preserve"> a slightly wider scope than just those with the formal title is chosen: the focus is on those who have a clear managerial role in the marketing team, e.g. a CMO or marketing manager, but also those who </w:t>
      </w:r>
      <w:r>
        <w:rPr>
          <w:lang w:val="en-US"/>
        </w:rPr>
        <w:lastRenderedPageBreak/>
        <w:t xml:space="preserve">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25D77378" w:rsidR="00C347CB" w:rsidRDefault="00C347CB" w:rsidP="00C347CB">
      <w:r>
        <w:rPr>
          <w:lang w:val="en-US"/>
        </w:rPr>
        <w:t xml:space="preserve">To find sufficient participants, a combination of purposive </w:t>
      </w:r>
      <w:commentRangeStart w:id="92"/>
      <w:commentRangeStart w:id="93"/>
      <w:commentRangeStart w:id="94"/>
      <w:commentRangeStart w:id="95"/>
      <w:commentRangeStart w:id="96"/>
      <w:commentRangeStart w:id="97"/>
      <w:commentRangeStart w:id="98"/>
      <w:r>
        <w:rPr>
          <w:lang w:val="en-US"/>
        </w:rPr>
        <w:t>sampling</w:t>
      </w:r>
      <w:commentRangeEnd w:id="97"/>
      <w:r>
        <w:rPr>
          <w:rStyle w:val="CommentReference"/>
          <w:sz w:val="22"/>
          <w:szCs w:val="22"/>
          <w:lang w:val="en-US"/>
        </w:rPr>
        <w:commentReference w:id="97"/>
      </w:r>
      <w:commentRangeEnd w:id="98"/>
      <w:r>
        <w:rPr>
          <w:rStyle w:val="CommentReference"/>
          <w:sz w:val="22"/>
          <w:szCs w:val="22"/>
          <w:lang w:val="en-US"/>
        </w:rPr>
        <w:commentReference w:id="98"/>
      </w:r>
      <w:commentRangeEnd w:id="95"/>
      <w:r>
        <w:rPr>
          <w:rStyle w:val="CommentReference"/>
          <w:sz w:val="22"/>
          <w:szCs w:val="22"/>
          <w:lang w:val="en-US"/>
        </w:rPr>
        <w:commentReference w:id="95"/>
      </w:r>
      <w:commentRangeEnd w:id="96"/>
      <w:r>
        <w:rPr>
          <w:rStyle w:val="CommentReference"/>
          <w:sz w:val="22"/>
          <w:szCs w:val="22"/>
          <w:lang w:val="en-US"/>
        </w:rPr>
        <w:commentReference w:id="96"/>
      </w:r>
      <w:commentRangeEnd w:id="92"/>
      <w:r>
        <w:rPr>
          <w:rStyle w:val="CommentReference"/>
          <w:sz w:val="22"/>
          <w:szCs w:val="22"/>
          <w:lang w:val="en-US"/>
        </w:rPr>
        <w:commentReference w:id="92"/>
      </w:r>
      <w:commentRangeEnd w:id="93"/>
      <w:r>
        <w:rPr>
          <w:rStyle w:val="CommentReference"/>
          <w:sz w:val="22"/>
          <w:szCs w:val="22"/>
          <w:lang w:val="en-US"/>
        </w:rPr>
        <w:commentReference w:id="93"/>
      </w:r>
      <w:commentRangeEnd w:id="94"/>
      <w:r>
        <w:rPr>
          <w:rStyle w:val="CommentReference"/>
          <w:sz w:val="22"/>
          <w:szCs w:val="22"/>
          <w:lang w:val="en-US"/>
        </w:rPr>
        <w:commentReference w:id="94"/>
      </w:r>
      <w:r>
        <w:rPr>
          <w:lang w:val="en-US"/>
        </w:rPr>
        <w:t xml:space="preserve"> (Patton, 2014</w:t>
      </w:r>
      <w:commentRangeStart w:id="99"/>
      <w:commentRangeStart w:id="100"/>
      <w:r>
        <w:rPr>
          <w:lang w:val="en-US"/>
        </w:rPr>
        <w:t xml:space="preserve">) and </w:t>
      </w:r>
      <w:commentRangeEnd w:id="99"/>
      <w:r>
        <w:rPr>
          <w:rStyle w:val="CommentReference"/>
          <w:sz w:val="22"/>
          <w:szCs w:val="22"/>
        </w:rPr>
        <w:commentReference w:id="99"/>
      </w:r>
      <w:commentRangeEnd w:id="100"/>
      <w:r>
        <w:rPr>
          <w:rStyle w:val="CommentReference"/>
          <w:sz w:val="22"/>
          <w:szCs w:val="22"/>
        </w:rPr>
        <w:commentReference w:id="100"/>
      </w:r>
      <w:r>
        <w:t>snowball sampling (Parker et al., 2019) is used to identify interview participants</w:t>
      </w:r>
      <w:r>
        <w:rPr>
          <w:lang w:val="en-US"/>
        </w:rPr>
        <w:t>. The sampling starts with the researcher's personal network, relying mainly on LinkedIn; candidates were selected when their roles matched the selection criteria. Candidates are selected based on their role. Since the sampling universe is already narrow and access might be limited, n</w:t>
      </w:r>
      <w:commentRangeStart w:id="101"/>
      <w:commentRangeStart w:id="102"/>
      <w:commentRangeStart w:id="103"/>
      <w:commentRangeStart w:id="104"/>
      <w:commentRangeStart w:id="105"/>
      <w:commentRangeStart w:id="106"/>
      <w:commentRangeStart w:id="107"/>
      <w:commentRangeStart w:id="108"/>
      <w:r>
        <w:rPr>
          <w:lang w:val="en-US"/>
        </w:rPr>
        <w:t>o further selection criteria are applied to potential participants.</w:t>
      </w:r>
      <w:commentRangeEnd w:id="105"/>
      <w:r>
        <w:rPr>
          <w:rStyle w:val="CommentReference"/>
          <w:sz w:val="22"/>
          <w:szCs w:val="22"/>
          <w:lang w:val="en-US"/>
        </w:rPr>
        <w:commentReference w:id="105"/>
      </w:r>
      <w:commentRangeEnd w:id="106"/>
      <w:r>
        <w:rPr>
          <w:rStyle w:val="CommentReference"/>
          <w:sz w:val="22"/>
          <w:szCs w:val="22"/>
          <w:lang w:val="en-US"/>
        </w:rPr>
        <w:commentReference w:id="106"/>
      </w:r>
      <w:commentRangeEnd w:id="107"/>
      <w:r>
        <w:rPr>
          <w:rStyle w:val="CommentReference"/>
          <w:sz w:val="22"/>
          <w:szCs w:val="22"/>
          <w:lang w:val="en-US"/>
        </w:rPr>
        <w:commentReference w:id="107"/>
      </w:r>
      <w:commentRangeEnd w:id="108"/>
      <w:r>
        <w:rPr>
          <w:rStyle w:val="CommentReference"/>
          <w:sz w:val="22"/>
          <w:szCs w:val="22"/>
          <w:lang w:val="en-US"/>
        </w:rPr>
        <w:commentReference w:id="108"/>
      </w:r>
      <w:commentRangeEnd w:id="104"/>
      <w:r>
        <w:rPr>
          <w:rStyle w:val="CommentReference"/>
          <w:sz w:val="22"/>
          <w:szCs w:val="22"/>
          <w:lang w:val="en-US"/>
        </w:rPr>
        <w:commentReference w:id="104"/>
      </w:r>
      <w:commentRangeEnd w:id="103"/>
      <w:r>
        <w:rPr>
          <w:rStyle w:val="CommentReference"/>
          <w:sz w:val="22"/>
          <w:szCs w:val="22"/>
          <w:lang w:val="en-US"/>
        </w:rPr>
        <w:commentReference w:id="103"/>
      </w:r>
      <w:commentRangeEnd w:id="102"/>
      <w:r>
        <w:rPr>
          <w:rStyle w:val="CommentReference"/>
          <w:sz w:val="22"/>
          <w:szCs w:val="22"/>
          <w:lang w:val="en-US"/>
        </w:rPr>
        <w:commentReference w:id="102"/>
      </w:r>
      <w:commentRangeEnd w:id="101"/>
      <w:r>
        <w:rPr>
          <w:rStyle w:val="CommentReference"/>
          <w:sz w:val="22"/>
          <w:szCs w:val="22"/>
          <w:lang w:val="en-US"/>
        </w:rPr>
        <w:commentReference w:id="101"/>
      </w:r>
      <w:r>
        <w:rPr>
          <w:lang w:val="en-US"/>
        </w:rPr>
        <w:t xml:space="preserve"> However, key properties</w:t>
      </w:r>
      <w:r>
        <w:rPr>
          <w:vertAlign w:val="superscript"/>
          <w:lang w:val="en-US"/>
        </w:rPr>
        <w:footnoteReference w:id="1"/>
      </w:r>
      <w:r>
        <w:rPr>
          <w:lang w:val="en-US"/>
        </w:rPr>
        <w:t xml:space="preserve"> about the participant’s role and organization are noted to facilitate analysis of insights and potential limitations derived from the sample distribution. </w:t>
      </w:r>
    </w:p>
    <w:p w14:paraId="0206BB00" w14:textId="288CAC5B" w:rsidR="00C347CB" w:rsidRDefault="00C347CB" w:rsidP="00C347CB">
      <w:r>
        <w:rPr>
          <w:lang w:val="en-US"/>
        </w:rPr>
        <w:t xml:space="preserve">In line with the concept of theoretical saturation (Charmaz, </w:t>
      </w:r>
      <w:r>
        <w:rPr>
          <w:color w:val="222222"/>
          <w:highlight w:val="white"/>
          <w:lang w:val="en-US"/>
        </w:rPr>
        <w:t>2014</w:t>
      </w:r>
      <w:r>
        <w:rPr>
          <w:lang w:val="en-US"/>
        </w:rPr>
        <w:t xml:space="preserve">), </w:t>
      </w:r>
      <w:r w:rsidR="003B6FE3">
        <w:rPr>
          <w:lang w:val="en-US"/>
        </w:rPr>
        <w:t xml:space="preserve">data gathering stopped when </w:t>
      </w:r>
      <w:r>
        <w:rPr>
          <w:lang w:val="en-US"/>
        </w:rPr>
        <w:t xml:space="preserve">new data no longer yields new theoretical insights. As noted before, data gathering will be steered by theoretical sampling, which relies on the circular process of administering interviews, writing memos, and coding data into relevant categories (Charmaz, </w:t>
      </w:r>
      <w:r>
        <w:rPr>
          <w:color w:val="222222"/>
          <w:highlight w:val="white"/>
          <w:lang w:val="en-US"/>
        </w:rPr>
        <w:t>2014</w:t>
      </w:r>
      <w:r>
        <w:rPr>
          <w:lang w:val="en-US"/>
        </w:rPr>
        <w:t>).</w:t>
      </w:r>
    </w:p>
    <w:p w14:paraId="2021EE25" w14:textId="1967795C" w:rsidR="00C347CB" w:rsidRDefault="00C347CB" w:rsidP="00C347CB">
      <w:r>
        <w:rPr>
          <w:lang w:val="en-US"/>
        </w:rPr>
        <w:t xml:space="preserve">Table 1 contains an anonymized overview of the candidates, including their background, </w:t>
      </w:r>
      <w:r>
        <w:t>role, and type of company</w:t>
      </w:r>
      <w:r>
        <w:rPr>
          <w:lang w:val="en-US"/>
        </w:rPr>
        <w:t>.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09" w:name="_jewz4ftnfnae" w:colFirst="0" w:colLast="0"/>
      <w:bookmarkEnd w:id="109"/>
      <w:r>
        <w:t xml:space="preserve"> </w:t>
      </w:r>
    </w:p>
    <w:p w14:paraId="4706D738" w14:textId="741D3D74" w:rsidR="00EB5DFF" w:rsidRDefault="00EB5DFF" w:rsidP="00EB5DFF">
      <w:pPr>
        <w:pStyle w:val="Heading2"/>
      </w:pPr>
      <w:bookmarkStart w:id="110" w:name="_Toc232351375"/>
      <w:r>
        <w:lastRenderedPageBreak/>
        <w:t>3.4</w:t>
      </w:r>
      <w:r>
        <w:tab/>
        <w:t>Trustworthiness</w:t>
      </w:r>
      <w:bookmarkEnd w:id="110"/>
    </w:p>
    <w:p w14:paraId="6C7B5309" w14:textId="6BA89C1B" w:rsidR="00EB5DFF" w:rsidRDefault="00EB5DFF" w:rsidP="00805204">
      <w:r>
        <w:rPr>
          <w:lang w:val="en-US"/>
        </w:rPr>
        <w:t xml:space="preserve">This study is assessed for trustworthiness using the criteria from Lincoln and Guba (1985): credibility, transferability, dependability, and confirmability. To address this topic, </w:t>
      </w:r>
      <w:r w:rsidR="00805204">
        <w:rPr>
          <w:lang w:val="en-US"/>
        </w:rPr>
        <w:t>strategies</w:t>
      </w:r>
      <w:r>
        <w:rPr>
          <w:lang w:val="en-US"/>
        </w:rPr>
        <w:t xml:space="preserve"> adapted from Shenton (2004) for interview-based projects of limited duration</w:t>
      </w:r>
      <w:r w:rsidR="00805204">
        <w:rPr>
          <w:lang w:val="en-US"/>
        </w:rPr>
        <w:t xml:space="preserve"> were followed</w:t>
      </w:r>
      <w:r>
        <w:rPr>
          <w:lang w:val="en-US"/>
        </w:rPr>
        <w:t>. The details of this assessment are included in table form (see Table 2)</w:t>
      </w:r>
    </w:p>
    <w:p w14:paraId="6974DD5C" w14:textId="3FE9C734" w:rsidR="00A501CC" w:rsidRDefault="00802D4C" w:rsidP="00A501CC">
      <w:r>
        <w:rPr>
          <w:lang w:val="en-US"/>
        </w:rPr>
        <w:t xml:space="preserve">The </w:t>
      </w:r>
      <w:r>
        <w:t>researcher’s</w:t>
      </w:r>
      <w:r>
        <w:rPr>
          <w:lang w:val="en-US"/>
        </w:rPr>
        <w:t xml:space="preserve"> academic background in AI and professional background in marketing and AI provided domain fluency that aided rapport and probing, but also introduced a risk of 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3.4);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77777777" w:rsidR="00EB5DFF" w:rsidRDefault="00EB5DFF" w:rsidP="000D2C21">
            <w:pPr>
              <w:spacing w:line="360" w:lineRule="auto"/>
              <w:rPr>
                <w:szCs w:val="20"/>
                <w:lang w:val="en-US"/>
              </w:rPr>
            </w:pPr>
            <w:r>
              <w:rPr>
                <w:szCs w:val="20"/>
                <w:lang w:val="en-US"/>
              </w:rPr>
              <w:t>In line with Shenton (2004), information regarding the sampling method, participant types, and data collection methods are provided (Sections 3; Table 1; Appendix A). Thick description in Chapter 4 and</w:t>
            </w:r>
            <w:commentRangeStart w:id="111"/>
            <w:r>
              <w:rPr>
                <w:szCs w:val="20"/>
                <w:lang w:val="en-US"/>
              </w:rPr>
              <w:t xml:space="preserve"> scope conditions in Section 5.3</w:t>
            </w:r>
            <w:commentRangeEnd w:id="111"/>
            <w:r>
              <w:rPr>
                <w:rStyle w:val="CommentReference"/>
                <w:sz w:val="20"/>
                <w:szCs w:val="20"/>
                <w:lang w:val="en-US"/>
              </w:rPr>
              <w:commentReference w:id="111"/>
            </w:r>
            <w:r>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Pr>
                <w:b/>
                <w:bCs/>
                <w:szCs w:val="20"/>
                <w:lang w:val="en-US"/>
              </w:rPr>
              <w:t>Confirmability</w:t>
            </w:r>
            <w:r>
              <w:rPr>
                <w:szCs w:val="20"/>
                <w:lang w:val="en-US"/>
              </w:rPr>
              <w:t xml:space="preserve"> requires that findings emerge from participant accounts rather than researcher predisposition (Lincoln &amp; Guba, 1985; Shenton, 2004).</w:t>
            </w:r>
          </w:p>
        </w:tc>
        <w:tc>
          <w:tcPr>
            <w:tcW w:w="5775" w:type="dxa"/>
          </w:tcPr>
          <w:p w14:paraId="3A9D44D7" w14:textId="6C905CC7" w:rsidR="00EB5DFF" w:rsidRDefault="00EB5DFF" w:rsidP="000D2C21">
            <w:pPr>
              <w:spacing w:line="360" w:lineRule="auto"/>
              <w:rPr>
                <w:szCs w:val="20"/>
                <w:lang w:val="en-US"/>
              </w:rPr>
            </w:pPr>
            <w:r>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12"/>
            <w:r>
              <w:rPr>
                <w:szCs w:val="20"/>
                <w:lang w:val="en-US"/>
              </w:rPr>
              <w:t>sampling implications appears in Section 3.2.1</w:t>
            </w:r>
            <w:commentRangeEnd w:id="112"/>
            <w:r>
              <w:rPr>
                <w:rStyle w:val="CommentReference"/>
                <w:sz w:val="20"/>
                <w:szCs w:val="20"/>
                <w:lang w:val="en-US"/>
              </w:rPr>
              <w:commentReference w:id="112"/>
            </w:r>
            <w:r>
              <w:rPr>
                <w:szCs w:val="20"/>
                <w:lang w:val="en-US"/>
              </w:rPr>
              <w:t>.</w:t>
            </w:r>
          </w:p>
        </w:tc>
      </w:tr>
    </w:tbl>
    <w:p w14:paraId="5B5F3709" w14:textId="77777777" w:rsidR="00600415" w:rsidRDefault="00600415" w:rsidP="00D52A0C">
      <w:pPr>
        <w:ind w:firstLine="0"/>
        <w:rPr>
          <w:b/>
          <w:bCs/>
        </w:rPr>
      </w:pPr>
      <w:bookmarkStart w:id="113"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14"/>
      <w:commentRangeStart w:id="115"/>
      <w:commentRangeStart w:id="116"/>
      <w:r>
        <w:rPr>
          <w:b/>
          <w:bCs/>
        </w:rPr>
        <w:lastRenderedPageBreak/>
        <w:t>Table</w:t>
      </w:r>
      <w:commentRangeEnd w:id="115"/>
      <w:r>
        <w:rPr>
          <w:rStyle w:val="CommentReference"/>
          <w:b/>
          <w:bCs/>
          <w:sz w:val="22"/>
          <w:szCs w:val="22"/>
        </w:rPr>
        <w:commentReference w:id="115"/>
      </w:r>
      <w:commentRangeEnd w:id="116"/>
      <w:r>
        <w:rPr>
          <w:rStyle w:val="CommentReference"/>
          <w:b/>
          <w:bCs/>
          <w:sz w:val="22"/>
          <w:szCs w:val="22"/>
        </w:rPr>
        <w:commentReference w:id="116"/>
      </w:r>
      <w:r>
        <w:rPr>
          <w:b/>
          <w:bCs/>
        </w:rPr>
        <w:t xml:space="preserve"> 3</w:t>
      </w:r>
    </w:p>
    <w:p w14:paraId="3DDF7B93" w14:textId="77777777" w:rsidR="00D52A0C" w:rsidRPr="0059315C" w:rsidRDefault="00D52A0C" w:rsidP="00D52A0C">
      <w:pPr>
        <w:ind w:firstLine="0"/>
        <w:rPr>
          <w:i/>
          <w:iCs/>
        </w:rPr>
      </w:pPr>
      <w:r>
        <w:rPr>
          <w:i/>
          <w:iCs/>
        </w:rPr>
        <w:t xml:space="preserve">Overview of </w:t>
      </w:r>
      <w:commentRangeStart w:id="117"/>
      <w:commentRangeStart w:id="118"/>
      <w:commentRangeStart w:id="119"/>
      <w:r>
        <w:rPr>
          <w:i/>
          <w:iCs/>
        </w:rPr>
        <w:t>code</w:t>
      </w:r>
      <w:commentRangeEnd w:id="117"/>
      <w:r>
        <w:rPr>
          <w:rStyle w:val="CommentReference"/>
          <w:i/>
          <w:iCs/>
          <w:sz w:val="22"/>
          <w:szCs w:val="22"/>
        </w:rPr>
        <w:commentReference w:id="117"/>
      </w:r>
      <w:commentRangeEnd w:id="118"/>
      <w:r>
        <w:rPr>
          <w:rStyle w:val="CommentReference"/>
          <w:i/>
          <w:iCs/>
          <w:sz w:val="22"/>
          <w:szCs w:val="22"/>
        </w:rPr>
        <w:commentReference w:id="118"/>
      </w:r>
      <w:commentRangeEnd w:id="119"/>
      <w:r>
        <w:rPr>
          <w:rStyle w:val="CommentReference"/>
          <w:i/>
          <w:iCs/>
          <w:sz w:val="22"/>
          <w:szCs w:val="22"/>
        </w:rPr>
        <w:commentReference w:id="119"/>
      </w:r>
      <w:r>
        <w:rPr>
          <w:i/>
          <w:iCs/>
        </w:rPr>
        <w:t xml:space="preserve"> development</w:t>
      </w:r>
      <w:bookmarkEnd w:id="113"/>
      <w:r>
        <w:rPr>
          <w:i/>
          <w:iCs/>
        </w:rPr>
        <w:t xml:space="preserve"> </w:t>
      </w:r>
      <w:commentRangeEnd w:id="114"/>
      <w:r w:rsidRPr="0059315C">
        <w:rPr>
          <w:rStyle w:val="CommentReference"/>
          <w:i/>
          <w:iCs/>
          <w:sz w:val="22"/>
          <w:szCs w:val="22"/>
        </w:rPr>
        <w:commentReference w:id="114"/>
      </w:r>
    </w:p>
    <w:tbl>
      <w:tblPr>
        <w:tblW w:w="9614" w:type="dxa"/>
        <w:tblLook w:val="04A0" w:firstRow="1" w:lastRow="0" w:firstColumn="1" w:lastColumn="0" w:noHBand="0" w:noVBand="1"/>
      </w:tblPr>
      <w:tblGrid>
        <w:gridCol w:w="6237"/>
        <w:gridCol w:w="1701"/>
        <w:gridCol w:w="142"/>
        <w:gridCol w:w="1534"/>
      </w:tblGrid>
      <w:tr w:rsidR="00D52A0C" w:rsidRPr="0059315C" w14:paraId="0E489617" w14:textId="77777777" w:rsidTr="00B447E9">
        <w:trPr>
          <w:trHeight w:val="255"/>
          <w:del w:id="120" w:author="Claude" w:date="2026-06-13T16:00:00Z"/>
        </w:trPr>
        <w:tc>
          <w:tcPr>
            <w:tcW w:w="6237" w:type="dxa"/>
            <w:tcBorders>
              <w:top w:val="single" w:sz="8" w:space="0" w:color="auto"/>
              <w:bottom w:val="single" w:sz="8" w:space="0" w:color="auto"/>
            </w:tcBorders>
            <w:noWrap/>
            <w:hideMark/>
          </w:tcPr>
          <w:p w14:paraId="4194939D" w14:textId="77777777" w:rsidR="00D52A0C" w:rsidRPr="00D52A0C" w:rsidRDefault="00D52A0C" w:rsidP="00D52A0C">
            <w:pPr>
              <w:pStyle w:val="NoSpacing"/>
              <w:rPr>
                <w:del w:id="121" w:author="Claude" w:date="2026-06-13T16:00:00Z"/>
                <w:b/>
                <w:bCs/>
                <w:sz w:val="20"/>
                <w:szCs w:val="20"/>
              </w:rPr>
            </w:pPr>
            <w:del w:id="122" w:author="Claude" w:date="2026-06-13T16:00:00Z">
              <w:r>
                <w:rPr>
                  <w:rFonts w:cs="Segoe UI"/>
                  <w:b/>
                  <w:bCs/>
                  <w:color w:val="0A0A0A"/>
                  <w:sz w:val="20"/>
                  <w:szCs w:val="20"/>
                </w:rPr>
                <w:delText>Open coding</w:delText>
              </w:r>
            </w:del>
          </w:p>
        </w:tc>
        <w:tc>
          <w:tcPr>
            <w:tcW w:w="1701" w:type="dxa"/>
            <w:tcBorders>
              <w:top w:val="single" w:sz="8" w:space="0" w:color="auto"/>
              <w:bottom w:val="single" w:sz="8" w:space="0" w:color="auto"/>
            </w:tcBorders>
            <w:noWrap/>
            <w:hideMark/>
          </w:tcPr>
          <w:p w14:paraId="7BEFC65F" w14:textId="77777777" w:rsidR="00D52A0C" w:rsidRPr="00D52A0C" w:rsidRDefault="00D52A0C" w:rsidP="00D52A0C">
            <w:pPr>
              <w:pStyle w:val="NoSpacing"/>
              <w:rPr>
                <w:del w:id="123" w:author="Claude" w:date="2026-06-13T16:00:00Z"/>
                <w:b/>
                <w:bCs/>
                <w:sz w:val="20"/>
                <w:szCs w:val="20"/>
              </w:rPr>
            </w:pPr>
            <w:del w:id="124" w:author="Claude" w:date="2026-06-13T16:00:00Z">
              <w:r>
                <w:rPr>
                  <w:rFonts w:cs="Segoe UI"/>
                  <w:b/>
                  <w:bCs/>
                  <w:color w:val="0A0A0A"/>
                  <w:sz w:val="20"/>
                  <w:szCs w:val="20"/>
                </w:rPr>
                <w:delText>Focused coding</w:delText>
              </w:r>
            </w:del>
          </w:p>
        </w:tc>
        <w:tc>
          <w:tcPr>
            <w:tcW w:w="1676" w:type="dxa"/>
            <w:gridSpan w:val="2"/>
            <w:tcBorders>
              <w:top w:val="single" w:sz="8" w:space="0" w:color="auto"/>
              <w:bottom w:val="single" w:sz="8" w:space="0" w:color="auto"/>
            </w:tcBorders>
            <w:noWrap/>
            <w:hideMark/>
          </w:tcPr>
          <w:p w14:paraId="389A30A2" w14:textId="77777777" w:rsidR="00D52A0C" w:rsidRPr="00D52A0C" w:rsidRDefault="00D52A0C" w:rsidP="00D52A0C">
            <w:pPr>
              <w:pStyle w:val="NoSpacing"/>
              <w:rPr>
                <w:del w:id="125" w:author="Claude" w:date="2026-06-13T16:00:00Z"/>
                <w:b/>
                <w:bCs/>
                <w:sz w:val="20"/>
                <w:szCs w:val="20"/>
              </w:rPr>
            </w:pPr>
            <w:del w:id="126" w:author="Claude" w:date="2026-06-13T16:00:00Z">
              <w:r>
                <w:rPr>
                  <w:rFonts w:cs="Segoe UI"/>
                  <w:b/>
                  <w:bCs/>
                  <w:color w:val="0A0A0A"/>
                  <w:sz w:val="20"/>
                  <w:szCs w:val="20"/>
                </w:rPr>
                <w:delText>Theoretical coding</w:delText>
              </w:r>
            </w:del>
          </w:p>
        </w:tc>
      </w:tr>
      <w:tr w:rsidR="00D52A0C" w:rsidRPr="0059315C" w14:paraId="5FA638C5" w14:textId="77777777" w:rsidTr="00B447E9">
        <w:trPr>
          <w:trHeight w:val="255"/>
          <w:del w:id="127" w:author="Claude" w:date="2026-06-13T16:00:00Z"/>
        </w:trPr>
        <w:tc>
          <w:tcPr>
            <w:tcW w:w="6237" w:type="dxa"/>
            <w:tcBorders>
              <w:top w:val="single" w:sz="8" w:space="0" w:color="auto"/>
            </w:tcBorders>
            <w:hideMark/>
          </w:tcPr>
          <w:p w14:paraId="11B29EAA" w14:textId="77777777" w:rsidR="00D52A0C" w:rsidRPr="00D52A0C" w:rsidRDefault="00683DDC" w:rsidP="00D52A0C">
            <w:pPr>
              <w:pStyle w:val="NoSpacing"/>
              <w:rPr>
                <w:del w:id="128" w:author="Claude" w:date="2026-06-13T16:00:00Z"/>
                <w:sz w:val="20"/>
                <w:szCs w:val="20"/>
                <w:lang w:val="en-US"/>
              </w:rPr>
            </w:pPr>
            <w:commentRangeStart w:id="129"/>
            <w:commentRangeEnd w:id="129"/>
            <w:del w:id="130" w:author="Claude" w:date="2026-06-13T16:00:00Z">
              <w:r>
                <w:rPr>
                  <w:rStyle w:val="CommentReference"/>
                  <w:rFonts w:cs="Segoe UI"/>
                  <w:color w:val="0A0A0A"/>
                  <w:sz w:val="20"/>
                  <w:szCs w:val="20"/>
                  <w:lang w:val="en-US"/>
                </w:rPr>
                <w:commentReference w:id="129"/>
              </w:r>
              <w:r>
                <w:rPr>
                  <w:rFonts w:cs="Segoe UI"/>
                  <w:color w:val="0A0A0A"/>
                  <w:sz w:val="20"/>
                  <w:szCs w:val="20"/>
                  <w:lang w:val="en-US"/>
                </w:rPr>
                <w:delText>AI’s improvement &amp; potential; Observing increasing AI adoption</w:delText>
              </w:r>
            </w:del>
          </w:p>
        </w:tc>
        <w:tc>
          <w:tcPr>
            <w:tcW w:w="1701" w:type="dxa"/>
            <w:tcBorders>
              <w:top w:val="single" w:sz="8" w:space="0" w:color="auto"/>
            </w:tcBorders>
            <w:hideMark/>
          </w:tcPr>
          <w:p w14:paraId="0C7D9CFA" w14:textId="77777777" w:rsidR="00D52A0C" w:rsidRPr="00D52A0C" w:rsidRDefault="00D52A0C" w:rsidP="00D52A0C">
            <w:pPr>
              <w:pStyle w:val="NoSpacing"/>
              <w:rPr>
                <w:del w:id="131" w:author="Claude" w:date="2026-06-13T16:00:00Z"/>
                <w:sz w:val="20"/>
                <w:szCs w:val="20"/>
              </w:rPr>
            </w:pPr>
            <w:del w:id="132" w:author="Claude" w:date="2026-06-13T16:00:00Z">
              <w:r>
                <w:rPr>
                  <w:rFonts w:cs="Segoe UI"/>
                  <w:color w:val="0A0A0A"/>
                  <w:sz w:val="20"/>
                  <w:szCs w:val="20"/>
                </w:rPr>
                <w:delText>Observing AI progression</w:delText>
              </w:r>
            </w:del>
          </w:p>
        </w:tc>
        <w:tc>
          <w:tcPr>
            <w:tcW w:w="1676" w:type="dxa"/>
            <w:gridSpan w:val="2"/>
            <w:tcBorders>
              <w:top w:val="single" w:sz="8" w:space="0" w:color="auto"/>
            </w:tcBorders>
            <w:hideMark/>
          </w:tcPr>
          <w:p w14:paraId="49FBE5A8" w14:textId="18208575" w:rsidR="00D52A0C" w:rsidRPr="00D52A0C" w:rsidRDefault="00B13535" w:rsidP="00D52A0C">
            <w:pPr>
              <w:pStyle w:val="NoSpacing"/>
              <w:rPr>
                <w:del w:id="133" w:author="Claude" w:date="2026-06-13T16:00:00Z"/>
                <w:sz w:val="20"/>
                <w:szCs w:val="20"/>
              </w:rPr>
            </w:pPr>
            <w:del w:id="134" w:author="Claude" w:date="2026-06-13T16:00:00Z">
              <w:r>
                <w:delText>Observing external conditions</w:delText>
              </w:r>
            </w:del>
          </w:p>
        </w:tc>
      </w:tr>
      <w:tr w:rsidR="00D52A0C" w:rsidRPr="0059315C" w14:paraId="3A6CBD2F" w14:textId="77777777" w:rsidTr="00B447E9">
        <w:trPr>
          <w:trHeight w:val="497"/>
          <w:del w:id="135" w:author="Claude" w:date="2026-06-13T16:00:00Z"/>
        </w:trPr>
        <w:tc>
          <w:tcPr>
            <w:tcW w:w="6237" w:type="dxa"/>
            <w:hideMark/>
          </w:tcPr>
          <w:p w14:paraId="06DCB623" w14:textId="77777777" w:rsidR="00D52A0C" w:rsidRPr="00D52A0C" w:rsidRDefault="00D52A0C" w:rsidP="00D52A0C">
            <w:pPr>
              <w:pStyle w:val="NoSpacing"/>
              <w:rPr>
                <w:del w:id="136" w:author="Claude" w:date="2026-06-13T16:00:00Z"/>
                <w:sz w:val="20"/>
                <w:szCs w:val="20"/>
              </w:rPr>
            </w:pPr>
            <w:del w:id="137" w:author="Claude" w:date="2026-06-13T16:00:00Z">
              <w:r>
                <w:rPr>
                  <w:rFonts w:cs="Segoe UI"/>
                  <w:color w:val="0A0A0A"/>
                  <w:sz w:val="20"/>
                  <w:szCs w:val="20"/>
                </w:rPr>
                <w:delText>Competitor pressure; Changing consumer behavior; The rise of agents of consumers</w:delText>
              </w:r>
            </w:del>
          </w:p>
        </w:tc>
        <w:tc>
          <w:tcPr>
            <w:tcW w:w="1843" w:type="dxa"/>
            <w:gridSpan w:val="2"/>
            <w:hideMark/>
          </w:tcPr>
          <w:p w14:paraId="5C4404A6" w14:textId="77777777" w:rsidR="00D52A0C" w:rsidRPr="00D52A0C" w:rsidRDefault="00D52A0C" w:rsidP="00D52A0C">
            <w:pPr>
              <w:pStyle w:val="NoSpacing"/>
              <w:rPr>
                <w:del w:id="138" w:author="Claude" w:date="2026-06-13T16:00:00Z"/>
                <w:sz w:val="20"/>
                <w:szCs w:val="20"/>
              </w:rPr>
            </w:pPr>
            <w:del w:id="139" w:author="Claude" w:date="2026-06-13T16:00:00Z">
              <w:r>
                <w:rPr>
                  <w:rFonts w:cs="Segoe UI"/>
                  <w:color w:val="0A0A0A"/>
                  <w:sz w:val="20"/>
                  <w:szCs w:val="20"/>
                </w:rPr>
                <w:delText>Observing market pressure</w:delText>
              </w:r>
            </w:del>
          </w:p>
        </w:tc>
        <w:tc>
          <w:tcPr>
            <w:tcW w:w="1534" w:type="dxa"/>
            <w:hideMark/>
          </w:tcPr>
          <w:p w14:paraId="38734D64" w14:textId="77777777" w:rsidR="00D52A0C" w:rsidRPr="00D52A0C" w:rsidRDefault="00D52A0C" w:rsidP="00D52A0C">
            <w:pPr>
              <w:pStyle w:val="NoSpacing"/>
              <w:rPr>
                <w:del w:id="140" w:author="Claude" w:date="2026-06-13T16:00:00Z"/>
                <w:sz w:val="20"/>
                <w:szCs w:val="20"/>
              </w:rPr>
            </w:pPr>
          </w:p>
        </w:tc>
      </w:tr>
      <w:tr w:rsidR="00D52A0C" w:rsidRPr="0059315C" w14:paraId="669CB51D" w14:textId="77777777" w:rsidTr="00B447E9">
        <w:trPr>
          <w:trHeight w:val="510"/>
          <w:del w:id="141" w:author="Claude" w:date="2026-06-13T16:00:00Z"/>
        </w:trPr>
        <w:tc>
          <w:tcPr>
            <w:tcW w:w="6237" w:type="dxa"/>
            <w:hideMark/>
          </w:tcPr>
          <w:p w14:paraId="78A29554" w14:textId="77777777" w:rsidR="00D52A0C" w:rsidRPr="00D52A0C" w:rsidRDefault="00D52A0C" w:rsidP="00D52A0C">
            <w:pPr>
              <w:pStyle w:val="NoSpacing"/>
              <w:rPr>
                <w:del w:id="142" w:author="Claude" w:date="2026-06-13T16:00:00Z"/>
                <w:sz w:val="20"/>
                <w:szCs w:val="20"/>
              </w:rPr>
            </w:pPr>
            <w:del w:id="143" w:author="Claude" w:date="2026-06-13T16:00:00Z">
              <w:r>
                <w:rPr>
                  <w:rFonts w:cs="Segoe UI"/>
                  <w:color w:val="0A0A0A"/>
                  <w:sz w:val="20"/>
                  <w:szCs w:val="20"/>
                </w:rPr>
                <w:delText>vendor roadmaps &amp; offerings</w:delText>
              </w:r>
            </w:del>
          </w:p>
        </w:tc>
        <w:tc>
          <w:tcPr>
            <w:tcW w:w="1701" w:type="dxa"/>
            <w:hideMark/>
          </w:tcPr>
          <w:p w14:paraId="1047AEE1" w14:textId="77777777" w:rsidR="00D52A0C" w:rsidRPr="00D52A0C" w:rsidRDefault="00D52A0C" w:rsidP="00D52A0C">
            <w:pPr>
              <w:pStyle w:val="NoSpacing"/>
              <w:rPr>
                <w:del w:id="144" w:author="Claude" w:date="2026-06-13T16:00:00Z"/>
                <w:sz w:val="20"/>
                <w:szCs w:val="20"/>
              </w:rPr>
            </w:pPr>
            <w:del w:id="145" w:author="Claude" w:date="2026-06-13T16:00:00Z">
              <w:r>
                <w:rPr>
                  <w:rFonts w:cs="Segoe UI"/>
                  <w:color w:val="0A0A0A"/>
                  <w:sz w:val="20"/>
                  <w:szCs w:val="20"/>
                </w:rPr>
                <w:delText>Observing supplier communication</w:delText>
              </w:r>
            </w:del>
          </w:p>
        </w:tc>
        <w:tc>
          <w:tcPr>
            <w:tcW w:w="1676" w:type="dxa"/>
            <w:gridSpan w:val="2"/>
            <w:hideMark/>
          </w:tcPr>
          <w:p w14:paraId="290CAEDA" w14:textId="77777777" w:rsidR="00D52A0C" w:rsidRPr="00D52A0C" w:rsidRDefault="00D52A0C" w:rsidP="00D52A0C">
            <w:pPr>
              <w:pStyle w:val="NoSpacing"/>
              <w:rPr>
                <w:del w:id="146" w:author="Claude" w:date="2026-06-13T16:00:00Z"/>
                <w:sz w:val="20"/>
                <w:szCs w:val="20"/>
              </w:rPr>
            </w:pPr>
          </w:p>
        </w:tc>
      </w:tr>
      <w:tr w:rsidR="00D52A0C" w:rsidRPr="0059315C" w14:paraId="278729E6" w14:textId="77777777" w:rsidTr="00B447E9">
        <w:trPr>
          <w:trHeight w:val="497"/>
          <w:del w:id="147" w:author="Claude" w:date="2026-06-13T16:00:00Z"/>
        </w:trPr>
        <w:tc>
          <w:tcPr>
            <w:tcW w:w="6237" w:type="dxa"/>
            <w:hideMark/>
          </w:tcPr>
          <w:p w14:paraId="24DD0429" w14:textId="77777777" w:rsidR="00D52A0C" w:rsidRPr="00D52A0C" w:rsidRDefault="00D52A0C" w:rsidP="00D52A0C">
            <w:pPr>
              <w:pStyle w:val="NoSpacing"/>
              <w:rPr>
                <w:del w:id="148" w:author="Claude" w:date="2026-06-13T16:00:00Z"/>
                <w:sz w:val="20"/>
                <w:szCs w:val="20"/>
              </w:rPr>
            </w:pPr>
            <w:del w:id="149" w:author="Claude" w:date="2026-06-13T16:00:00Z">
              <w:r>
                <w:rPr>
                  <w:rFonts w:cs="Segoe UI"/>
                  <w:color w:val="0A0A0A"/>
                  <w:sz w:val="20"/>
                  <w:szCs w:val="20"/>
                </w:rPr>
                <w:delText>Resistance to change; Limited AI literacy; Lacking systems thinking; Analysis paralysis; Absent innovation culture</w:delText>
              </w:r>
            </w:del>
          </w:p>
        </w:tc>
        <w:tc>
          <w:tcPr>
            <w:tcW w:w="1701" w:type="dxa"/>
            <w:hideMark/>
          </w:tcPr>
          <w:p w14:paraId="4DF55E94" w14:textId="77777777" w:rsidR="00D52A0C" w:rsidRPr="00D52A0C" w:rsidRDefault="00D52A0C" w:rsidP="00D52A0C">
            <w:pPr>
              <w:pStyle w:val="NoSpacing"/>
              <w:rPr>
                <w:del w:id="150" w:author="Claude" w:date="2026-06-13T16:00:00Z"/>
                <w:sz w:val="20"/>
                <w:szCs w:val="20"/>
              </w:rPr>
            </w:pPr>
            <w:del w:id="151" w:author="Claude" w:date="2026-06-13T16:00:00Z">
              <w:r>
                <w:rPr>
                  <w:rFonts w:cs="Segoe UI"/>
                  <w:color w:val="0A0A0A"/>
                  <w:sz w:val="20"/>
                  <w:szCs w:val="20"/>
                </w:rPr>
                <w:delText>Organizational capacity</w:delText>
              </w:r>
            </w:del>
          </w:p>
        </w:tc>
        <w:tc>
          <w:tcPr>
            <w:tcW w:w="1676" w:type="dxa"/>
            <w:gridSpan w:val="2"/>
            <w:hideMark/>
          </w:tcPr>
          <w:p w14:paraId="593A2AC2" w14:textId="44C5FE54" w:rsidR="00D52A0C" w:rsidRPr="00B13535" w:rsidRDefault="00B13535" w:rsidP="00D52A0C">
            <w:pPr>
              <w:pStyle w:val="NoSpacing"/>
              <w:rPr>
                <w:del w:id="152" w:author="Claude" w:date="2026-06-13T16:00:00Z"/>
                <w:b/>
                <w:bCs/>
                <w:sz w:val="20"/>
                <w:szCs w:val="20"/>
              </w:rPr>
            </w:pPr>
            <w:del w:id="153" w:author="Claude" w:date="2026-06-13T16:00:00Z">
              <w:r>
                <w:rPr>
                  <w:rStyle w:val="Strong"/>
                  <w:rFonts w:cs="Segoe UI"/>
                  <w:b w:val="0"/>
                  <w:bCs w:val="0"/>
                  <w:color w:val="0A0A0A"/>
                  <w:sz w:val="20"/>
                  <w:szCs w:val="20"/>
                </w:rPr>
                <w:delText>Navigating the organizational context</w:delText>
              </w:r>
            </w:del>
          </w:p>
        </w:tc>
      </w:tr>
      <w:tr w:rsidR="00D52A0C" w:rsidRPr="0059315C" w14:paraId="4CE2130E" w14:textId="77777777" w:rsidTr="00B447E9">
        <w:trPr>
          <w:trHeight w:val="255"/>
          <w:del w:id="154" w:author="Claude" w:date="2026-06-13T16:00:00Z"/>
        </w:trPr>
        <w:tc>
          <w:tcPr>
            <w:tcW w:w="6237" w:type="dxa"/>
            <w:hideMark/>
          </w:tcPr>
          <w:p w14:paraId="075F12BB" w14:textId="77777777" w:rsidR="00D52A0C" w:rsidRPr="00D52A0C" w:rsidRDefault="00D52A0C" w:rsidP="00D52A0C">
            <w:pPr>
              <w:pStyle w:val="NoSpacing"/>
              <w:rPr>
                <w:del w:id="155" w:author="Claude" w:date="2026-06-13T16:00:00Z"/>
                <w:sz w:val="20"/>
                <w:szCs w:val="20"/>
              </w:rPr>
            </w:pPr>
            <w:del w:id="156" w:author="Claude" w:date="2026-06-13T16:00:00Z">
              <w:r>
                <w:rPr>
                  <w:rFonts w:cs="Segoe UI"/>
                  <w:color w:val="0A0A0A"/>
                  <w:sz w:val="20"/>
                  <w:szCs w:val="20"/>
                </w:rPr>
                <w:delText>Lacking data &amp; infrastructure; Lacking technical talent</w:delText>
              </w:r>
            </w:del>
          </w:p>
        </w:tc>
        <w:tc>
          <w:tcPr>
            <w:tcW w:w="1701" w:type="dxa"/>
            <w:hideMark/>
          </w:tcPr>
          <w:p w14:paraId="655E4FEC" w14:textId="77777777" w:rsidR="00D52A0C" w:rsidRPr="00D52A0C" w:rsidRDefault="00D52A0C" w:rsidP="00D52A0C">
            <w:pPr>
              <w:pStyle w:val="NoSpacing"/>
              <w:rPr>
                <w:del w:id="157" w:author="Claude" w:date="2026-06-13T16:00:00Z"/>
                <w:sz w:val="20"/>
                <w:szCs w:val="20"/>
              </w:rPr>
            </w:pPr>
            <w:del w:id="158" w:author="Claude" w:date="2026-06-13T16:00:00Z">
              <w:r>
                <w:rPr>
                  <w:rFonts w:cs="Segoe UI"/>
                  <w:color w:val="0A0A0A"/>
                  <w:sz w:val="20"/>
                  <w:szCs w:val="20"/>
                </w:rPr>
                <w:delText>Technical resources</w:delText>
              </w:r>
            </w:del>
          </w:p>
        </w:tc>
        <w:tc>
          <w:tcPr>
            <w:tcW w:w="1676" w:type="dxa"/>
            <w:gridSpan w:val="2"/>
            <w:hideMark/>
          </w:tcPr>
          <w:p w14:paraId="6E2CEF37" w14:textId="77777777" w:rsidR="00D52A0C" w:rsidRPr="00D52A0C" w:rsidRDefault="00D52A0C" w:rsidP="00D52A0C">
            <w:pPr>
              <w:pStyle w:val="NoSpacing"/>
              <w:rPr>
                <w:del w:id="159" w:author="Claude" w:date="2026-06-13T16:00:00Z"/>
                <w:sz w:val="20"/>
                <w:szCs w:val="20"/>
              </w:rPr>
            </w:pPr>
          </w:p>
        </w:tc>
      </w:tr>
      <w:tr w:rsidR="00D52A0C" w:rsidRPr="0059315C" w14:paraId="24E3474C" w14:textId="77777777" w:rsidTr="00B447E9">
        <w:trPr>
          <w:trHeight w:val="497"/>
          <w:del w:id="160" w:author="Claude" w:date="2026-06-13T16:00:00Z"/>
        </w:trPr>
        <w:tc>
          <w:tcPr>
            <w:tcW w:w="6237" w:type="dxa"/>
            <w:hideMark/>
          </w:tcPr>
          <w:p w14:paraId="1801E684" w14:textId="77777777" w:rsidR="00D52A0C" w:rsidRPr="00D52A0C" w:rsidRDefault="00D52A0C" w:rsidP="00D52A0C">
            <w:pPr>
              <w:pStyle w:val="NoSpacing"/>
              <w:rPr>
                <w:del w:id="161" w:author="Claude" w:date="2026-06-13T16:00:00Z"/>
                <w:sz w:val="20"/>
                <w:szCs w:val="20"/>
              </w:rPr>
            </w:pPr>
            <w:del w:id="162" w:author="Claude" w:date="2026-06-13T16:00:00Z">
              <w:r>
                <w:rPr>
                  <w:rFonts w:cs="Segoe UI"/>
                  <w:color w:val="0A0A0A"/>
                  <w:sz w:val="20"/>
                  <w:szCs w:val="20"/>
                </w:rPr>
                <w:delText>Strategic direction &amp; vision; Senior leadership buy-in &amp; backing</w:delText>
              </w:r>
            </w:del>
          </w:p>
        </w:tc>
        <w:tc>
          <w:tcPr>
            <w:tcW w:w="1701" w:type="dxa"/>
            <w:hideMark/>
          </w:tcPr>
          <w:p w14:paraId="1BF5150C" w14:textId="77777777" w:rsidR="00D52A0C" w:rsidRPr="00D52A0C" w:rsidRDefault="00D52A0C" w:rsidP="00D52A0C">
            <w:pPr>
              <w:pStyle w:val="NoSpacing"/>
              <w:rPr>
                <w:del w:id="163" w:author="Claude" w:date="2026-06-13T16:00:00Z"/>
                <w:sz w:val="20"/>
                <w:szCs w:val="20"/>
              </w:rPr>
            </w:pPr>
            <w:del w:id="164" w:author="Claude" w:date="2026-06-13T16:00:00Z">
              <w:r>
                <w:rPr>
                  <w:rFonts w:cs="Segoe UI"/>
                  <w:color w:val="0A0A0A"/>
                  <w:sz w:val="20"/>
                  <w:szCs w:val="20"/>
                </w:rPr>
                <w:delText>Strategic direction &amp; leadership</w:delText>
              </w:r>
            </w:del>
          </w:p>
        </w:tc>
        <w:tc>
          <w:tcPr>
            <w:tcW w:w="1676" w:type="dxa"/>
            <w:gridSpan w:val="2"/>
            <w:hideMark/>
          </w:tcPr>
          <w:p w14:paraId="24351E97" w14:textId="77777777" w:rsidR="00D52A0C" w:rsidRPr="00D52A0C" w:rsidRDefault="00D52A0C" w:rsidP="00D52A0C">
            <w:pPr>
              <w:pStyle w:val="NoSpacing"/>
              <w:rPr>
                <w:del w:id="165" w:author="Claude" w:date="2026-06-13T16:00:00Z"/>
                <w:sz w:val="20"/>
                <w:szCs w:val="20"/>
              </w:rPr>
            </w:pPr>
          </w:p>
        </w:tc>
      </w:tr>
      <w:tr w:rsidR="00D52A0C" w:rsidRPr="0059315C" w14:paraId="1220ABEF" w14:textId="77777777" w:rsidTr="00B447E9">
        <w:trPr>
          <w:trHeight w:val="255"/>
          <w:del w:id="166" w:author="Claude" w:date="2026-06-13T16:00:00Z"/>
        </w:trPr>
        <w:tc>
          <w:tcPr>
            <w:tcW w:w="6237" w:type="dxa"/>
            <w:hideMark/>
          </w:tcPr>
          <w:p w14:paraId="3E32EA2E" w14:textId="77777777" w:rsidR="00D52A0C" w:rsidRPr="00D52A0C" w:rsidRDefault="00D52A0C" w:rsidP="00D52A0C">
            <w:pPr>
              <w:pStyle w:val="NoSpacing"/>
              <w:rPr>
                <w:del w:id="167" w:author="Claude" w:date="2026-06-13T16:00:00Z"/>
                <w:sz w:val="20"/>
                <w:szCs w:val="20"/>
              </w:rPr>
            </w:pPr>
            <w:del w:id="168" w:author="Claude" w:date="2026-06-13T16:00:00Z">
              <w:r>
                <w:rPr>
                  <w:rFonts w:cs="Segoe UI"/>
                  <w:color w:val="0A0A0A"/>
                  <w:sz w:val="20"/>
                  <w:szCs w:val="20"/>
                </w:rPr>
                <w:delText>Restrictive compliance &amp; legal gatekeeping; Politics &amp; working in silos</w:delText>
              </w:r>
            </w:del>
          </w:p>
        </w:tc>
        <w:tc>
          <w:tcPr>
            <w:tcW w:w="1701" w:type="dxa"/>
            <w:hideMark/>
          </w:tcPr>
          <w:p w14:paraId="424EA9B2" w14:textId="77777777" w:rsidR="00D52A0C" w:rsidRPr="00D52A0C" w:rsidRDefault="00D52A0C" w:rsidP="00D52A0C">
            <w:pPr>
              <w:pStyle w:val="NoSpacing"/>
              <w:rPr>
                <w:del w:id="169" w:author="Claude" w:date="2026-06-13T16:00:00Z"/>
                <w:sz w:val="20"/>
                <w:szCs w:val="20"/>
              </w:rPr>
            </w:pPr>
            <w:del w:id="170" w:author="Claude" w:date="2026-06-13T16:00:00Z">
              <w:r>
                <w:rPr>
                  <w:rFonts w:cs="Segoe UI"/>
                  <w:color w:val="0A0A0A"/>
                  <w:sz w:val="20"/>
                  <w:szCs w:val="20"/>
                </w:rPr>
                <w:delText>Governance &amp; compliance</w:delText>
              </w:r>
            </w:del>
          </w:p>
        </w:tc>
        <w:tc>
          <w:tcPr>
            <w:tcW w:w="1676" w:type="dxa"/>
            <w:gridSpan w:val="2"/>
            <w:hideMark/>
          </w:tcPr>
          <w:p w14:paraId="5ED0FA56" w14:textId="77777777" w:rsidR="00D52A0C" w:rsidRPr="00D52A0C" w:rsidRDefault="00D52A0C" w:rsidP="00D52A0C">
            <w:pPr>
              <w:pStyle w:val="NoSpacing"/>
              <w:rPr>
                <w:del w:id="171" w:author="Claude" w:date="2026-06-13T16:00:00Z"/>
                <w:sz w:val="20"/>
                <w:szCs w:val="20"/>
              </w:rPr>
            </w:pPr>
          </w:p>
        </w:tc>
      </w:tr>
      <w:tr w:rsidR="00D52A0C" w:rsidRPr="0059315C" w14:paraId="637E76E7" w14:textId="77777777" w:rsidTr="00B447E9">
        <w:trPr>
          <w:trHeight w:val="497"/>
          <w:del w:id="172" w:author="Claude" w:date="2026-06-13T16:00:00Z"/>
        </w:trPr>
        <w:tc>
          <w:tcPr>
            <w:tcW w:w="6237" w:type="dxa"/>
            <w:hideMark/>
          </w:tcPr>
          <w:p w14:paraId="0A709884" w14:textId="77777777" w:rsidR="00D52A0C" w:rsidRPr="00D52A0C" w:rsidRDefault="00D52A0C" w:rsidP="00D52A0C">
            <w:pPr>
              <w:pStyle w:val="NoSpacing"/>
              <w:rPr>
                <w:del w:id="173" w:author="Claude" w:date="2026-06-13T16:00:00Z"/>
                <w:sz w:val="20"/>
                <w:szCs w:val="20"/>
              </w:rPr>
            </w:pPr>
            <w:del w:id="174" w:author="Claude" w:date="2026-06-13T16:00:00Z">
              <w:r>
                <w:rPr>
                  <w:rFonts w:cs="Segoe UI"/>
                  <w:color w:val="0A0A0A"/>
                  <w:sz w:val="20"/>
                  <w:szCs w:val="20"/>
                </w:rPr>
                <w:delText>Educating &amp; training; Experimenting with AI; Bringing people along; Providing clarity; Providing leadership backing; Championing AI</w:delText>
              </w:r>
            </w:del>
          </w:p>
        </w:tc>
        <w:tc>
          <w:tcPr>
            <w:tcW w:w="1701" w:type="dxa"/>
            <w:hideMark/>
          </w:tcPr>
          <w:p w14:paraId="1C97A545" w14:textId="77777777" w:rsidR="00D52A0C" w:rsidRPr="00D52A0C" w:rsidRDefault="00D52A0C" w:rsidP="00D52A0C">
            <w:pPr>
              <w:pStyle w:val="NoSpacing"/>
              <w:rPr>
                <w:del w:id="175" w:author="Claude" w:date="2026-06-13T16:00:00Z"/>
                <w:sz w:val="20"/>
                <w:szCs w:val="20"/>
              </w:rPr>
            </w:pPr>
            <w:del w:id="176" w:author="Claude" w:date="2026-06-13T16:00:00Z">
              <w:r>
                <w:rPr>
                  <w:rFonts w:cs="Segoe UI"/>
                  <w:color w:val="0A0A0A"/>
                  <w:sz w:val="20"/>
                  <w:szCs w:val="20"/>
                </w:rPr>
                <w:delText>Reshaping conditions</w:delText>
              </w:r>
            </w:del>
          </w:p>
        </w:tc>
        <w:tc>
          <w:tcPr>
            <w:tcW w:w="1676" w:type="dxa"/>
            <w:gridSpan w:val="2"/>
            <w:hideMark/>
          </w:tcPr>
          <w:p w14:paraId="00AC0D14" w14:textId="6EAA2F6F" w:rsidR="00D52A0C" w:rsidRPr="00D52A0C" w:rsidRDefault="00D52A0C" w:rsidP="00D52A0C">
            <w:pPr>
              <w:pStyle w:val="NoSpacing"/>
              <w:rPr>
                <w:del w:id="177" w:author="Claude" w:date="2026-06-13T16:00:00Z"/>
                <w:sz w:val="20"/>
                <w:szCs w:val="20"/>
              </w:rPr>
            </w:pPr>
          </w:p>
        </w:tc>
      </w:tr>
      <w:tr w:rsidR="00D52A0C" w:rsidRPr="0059315C" w14:paraId="22565A12" w14:textId="77777777" w:rsidTr="00B447E9">
        <w:trPr>
          <w:trHeight w:val="255"/>
          <w:del w:id="178" w:author="Claude" w:date="2026-06-13T16:00:00Z"/>
        </w:trPr>
        <w:tc>
          <w:tcPr>
            <w:tcW w:w="6237" w:type="dxa"/>
            <w:hideMark/>
          </w:tcPr>
          <w:p w14:paraId="05A4766E" w14:textId="77777777" w:rsidR="00D52A0C" w:rsidRPr="00D52A0C" w:rsidRDefault="00D52A0C" w:rsidP="00D52A0C">
            <w:pPr>
              <w:pStyle w:val="NoSpacing"/>
              <w:rPr>
                <w:del w:id="179" w:author="Claude" w:date="2026-06-13T16:00:00Z"/>
                <w:sz w:val="20"/>
                <w:szCs w:val="20"/>
                <w:lang w:val="en-US"/>
              </w:rPr>
            </w:pPr>
            <w:del w:id="180" w:author="Claude" w:date="2026-06-13T16:00:00Z">
              <w:r>
                <w:rPr>
                  <w:rFonts w:cs="Segoe UI"/>
                  <w:color w:val="0A0A0A"/>
                  <w:sz w:val="20"/>
                  <w:szCs w:val="20"/>
                  <w:lang w:val="en-US"/>
                </w:rPr>
                <w:delText>Leveraging data availability; Leveraging the right tooling; Leveraging an innovation culture</w:delText>
              </w:r>
            </w:del>
          </w:p>
        </w:tc>
        <w:tc>
          <w:tcPr>
            <w:tcW w:w="1701" w:type="dxa"/>
            <w:hideMark/>
          </w:tcPr>
          <w:p w14:paraId="1160183B" w14:textId="77777777" w:rsidR="00D52A0C" w:rsidRPr="00D52A0C" w:rsidRDefault="00D52A0C" w:rsidP="00D52A0C">
            <w:pPr>
              <w:pStyle w:val="NoSpacing"/>
              <w:rPr>
                <w:del w:id="181" w:author="Claude" w:date="2026-06-13T16:00:00Z"/>
                <w:sz w:val="20"/>
                <w:szCs w:val="20"/>
              </w:rPr>
            </w:pPr>
            <w:del w:id="182" w:author="Claude" w:date="2026-06-13T16:00:00Z">
              <w:r>
                <w:rPr>
                  <w:rFonts w:cs="Segoe UI"/>
                  <w:color w:val="0A0A0A"/>
                  <w:sz w:val="20"/>
                  <w:szCs w:val="20"/>
                </w:rPr>
                <w:delText>Leveraging conditions</w:delText>
              </w:r>
            </w:del>
          </w:p>
        </w:tc>
        <w:tc>
          <w:tcPr>
            <w:tcW w:w="1676" w:type="dxa"/>
            <w:gridSpan w:val="2"/>
            <w:hideMark/>
          </w:tcPr>
          <w:p w14:paraId="2E8E40BD" w14:textId="77777777" w:rsidR="00D52A0C" w:rsidRPr="00D52A0C" w:rsidRDefault="00D52A0C" w:rsidP="00D52A0C">
            <w:pPr>
              <w:pStyle w:val="NoSpacing"/>
              <w:rPr>
                <w:del w:id="183" w:author="Claude" w:date="2026-06-13T16:00:00Z"/>
                <w:sz w:val="20"/>
                <w:szCs w:val="20"/>
              </w:rPr>
            </w:pPr>
          </w:p>
        </w:tc>
      </w:tr>
      <w:tr w:rsidR="00D52A0C" w:rsidRPr="0059315C" w14:paraId="5FFB6E6C" w14:textId="77777777" w:rsidTr="00B447E9">
        <w:trPr>
          <w:trHeight w:val="255"/>
          <w:del w:id="184" w:author="Claude" w:date="2026-06-13T16:00:00Z"/>
        </w:trPr>
        <w:tc>
          <w:tcPr>
            <w:tcW w:w="6237" w:type="dxa"/>
            <w:hideMark/>
          </w:tcPr>
          <w:p w14:paraId="65CA1BFC" w14:textId="77777777" w:rsidR="00D52A0C" w:rsidRPr="00D52A0C" w:rsidRDefault="00D52A0C" w:rsidP="00D52A0C">
            <w:pPr>
              <w:pStyle w:val="NoSpacing"/>
              <w:rPr>
                <w:del w:id="185" w:author="Claude" w:date="2026-06-13T16:00:00Z"/>
                <w:sz w:val="20"/>
                <w:szCs w:val="20"/>
              </w:rPr>
            </w:pPr>
            <w:del w:id="186" w:author="Claude" w:date="2026-06-13T16:00:00Z">
              <w:r>
                <w:rPr>
                  <w:rFonts w:cs="Segoe UI"/>
                  <w:color w:val="0A0A0A"/>
                  <w:sz w:val="20"/>
                  <w:szCs w:val="20"/>
                </w:rPr>
                <w:delText>Leveraging external experts &amp; vendors; Navigating resistance; Navigating restrictive governance</w:delText>
              </w:r>
            </w:del>
          </w:p>
        </w:tc>
        <w:tc>
          <w:tcPr>
            <w:tcW w:w="1701" w:type="dxa"/>
            <w:hideMark/>
          </w:tcPr>
          <w:p w14:paraId="15A07C46" w14:textId="77777777" w:rsidR="00D52A0C" w:rsidRPr="00D52A0C" w:rsidRDefault="00D52A0C" w:rsidP="00D52A0C">
            <w:pPr>
              <w:pStyle w:val="NoSpacing"/>
              <w:rPr>
                <w:del w:id="187" w:author="Claude" w:date="2026-06-13T16:00:00Z"/>
                <w:sz w:val="20"/>
                <w:szCs w:val="20"/>
              </w:rPr>
            </w:pPr>
            <w:del w:id="188" w:author="Claude" w:date="2026-06-13T16:00:00Z">
              <w:r>
                <w:rPr>
                  <w:rFonts w:cs="Segoe UI"/>
                  <w:color w:val="0A0A0A"/>
                  <w:sz w:val="20"/>
                  <w:szCs w:val="20"/>
                </w:rPr>
                <w:delText>Navigating constraints</w:delText>
              </w:r>
            </w:del>
          </w:p>
        </w:tc>
        <w:tc>
          <w:tcPr>
            <w:tcW w:w="1676" w:type="dxa"/>
            <w:gridSpan w:val="2"/>
            <w:hideMark/>
          </w:tcPr>
          <w:p w14:paraId="48CC4838" w14:textId="77777777" w:rsidR="00D52A0C" w:rsidRPr="00D52A0C" w:rsidRDefault="00D52A0C" w:rsidP="00D52A0C">
            <w:pPr>
              <w:pStyle w:val="NoSpacing"/>
              <w:rPr>
                <w:del w:id="189" w:author="Claude" w:date="2026-06-13T16:00:00Z"/>
                <w:sz w:val="20"/>
                <w:szCs w:val="20"/>
              </w:rPr>
            </w:pPr>
          </w:p>
        </w:tc>
      </w:tr>
      <w:tr w:rsidR="00D52A0C" w:rsidRPr="0059315C" w14:paraId="412C2EA9" w14:textId="77777777" w:rsidTr="00B447E9">
        <w:trPr>
          <w:trHeight w:val="510"/>
          <w:del w:id="190" w:author="Claude" w:date="2026-06-13T16:00:00Z"/>
        </w:trPr>
        <w:tc>
          <w:tcPr>
            <w:tcW w:w="6237" w:type="dxa"/>
            <w:hideMark/>
          </w:tcPr>
          <w:p w14:paraId="4BC81C85" w14:textId="77777777" w:rsidR="00D52A0C" w:rsidRPr="00D52A0C" w:rsidRDefault="00D52A0C" w:rsidP="00D52A0C">
            <w:pPr>
              <w:pStyle w:val="NoSpacing"/>
              <w:rPr>
                <w:del w:id="191" w:author="Claude" w:date="2026-06-13T16:00:00Z"/>
                <w:sz w:val="20"/>
                <w:szCs w:val="20"/>
              </w:rPr>
            </w:pPr>
            <w:del w:id="192" w:author="Claude" w:date="2026-06-13T16:00:00Z">
              <w:r>
                <w:rPr>
                  <w:rFonts w:cs="Segoe UI"/>
                  <w:color w:val="0A0A0A"/>
                  <w:sz w:val="20"/>
                  <w:szCs w:val="20"/>
                </w:rPr>
                <w:delText>Generating insights; Creating &amp; validating content &amp; campaigns; Using generic agents; Automating processes; Deploying customer-facing agents</w:delText>
              </w:r>
            </w:del>
          </w:p>
        </w:tc>
        <w:tc>
          <w:tcPr>
            <w:tcW w:w="1701" w:type="dxa"/>
            <w:hideMark/>
          </w:tcPr>
          <w:p w14:paraId="56FAFABF" w14:textId="77777777" w:rsidR="00D52A0C" w:rsidRPr="00D52A0C" w:rsidRDefault="00D52A0C" w:rsidP="00D52A0C">
            <w:pPr>
              <w:pStyle w:val="NoSpacing"/>
              <w:rPr>
                <w:del w:id="193" w:author="Claude" w:date="2026-06-13T16:00:00Z"/>
                <w:sz w:val="20"/>
                <w:szCs w:val="20"/>
              </w:rPr>
            </w:pPr>
            <w:del w:id="194" w:author="Claude" w:date="2026-06-13T16:00:00Z">
              <w:r>
                <w:rPr>
                  <w:rFonts w:cs="Segoe UI"/>
                  <w:color w:val="0A0A0A"/>
                  <w:sz w:val="20"/>
                  <w:szCs w:val="20"/>
                </w:rPr>
                <w:delText>Applying use cases</w:delText>
              </w:r>
            </w:del>
          </w:p>
        </w:tc>
        <w:tc>
          <w:tcPr>
            <w:tcW w:w="1676" w:type="dxa"/>
            <w:gridSpan w:val="2"/>
            <w:hideMark/>
          </w:tcPr>
          <w:p w14:paraId="757268D2" w14:textId="77777777" w:rsidR="00D52A0C" w:rsidRPr="00D52A0C" w:rsidRDefault="00D52A0C" w:rsidP="00D52A0C">
            <w:pPr>
              <w:pStyle w:val="NoSpacing"/>
              <w:rPr>
                <w:del w:id="195" w:author="Claude" w:date="2026-06-13T16:00:00Z"/>
                <w:sz w:val="20"/>
                <w:szCs w:val="20"/>
              </w:rPr>
            </w:pPr>
            <w:del w:id="196" w:author="Claude" w:date="2026-06-13T16:00:00Z">
              <w:r>
                <w:rPr>
                  <w:rStyle w:val="Strong"/>
                  <w:rFonts w:cs="Segoe UI"/>
                  <w:b w:val="0"/>
                  <w:bCs w:val="0"/>
                  <w:color w:val="0A0A0A"/>
                  <w:sz w:val="20"/>
                  <w:szCs w:val="20"/>
                </w:rPr>
                <w:delText>Applying agentic AI</w:delText>
              </w:r>
            </w:del>
          </w:p>
        </w:tc>
      </w:tr>
      <w:tr w:rsidR="00D52A0C" w:rsidRPr="0059315C" w14:paraId="1BEBBDF3" w14:textId="77777777" w:rsidTr="00B447E9">
        <w:trPr>
          <w:trHeight w:val="497"/>
          <w:del w:id="197" w:author="Claude" w:date="2026-06-13T16:00:00Z"/>
        </w:trPr>
        <w:tc>
          <w:tcPr>
            <w:tcW w:w="6237" w:type="dxa"/>
            <w:hideMark/>
          </w:tcPr>
          <w:p w14:paraId="5706D24C" w14:textId="77777777" w:rsidR="00D52A0C" w:rsidRPr="00D52A0C" w:rsidRDefault="00D52A0C" w:rsidP="00D52A0C">
            <w:pPr>
              <w:pStyle w:val="NoSpacing"/>
              <w:rPr>
                <w:del w:id="198" w:author="Claude" w:date="2026-06-13T16:00:00Z"/>
                <w:sz w:val="20"/>
                <w:szCs w:val="20"/>
              </w:rPr>
            </w:pPr>
            <w:del w:id="199" w:author="Claude" w:date="2026-06-13T16:00:00Z">
              <w:r>
                <w:rPr>
                  <w:rFonts w:cs="Segoe UI"/>
                  <w:color w:val="0A0A0A"/>
                  <w:sz w:val="20"/>
                  <w:szCs w:val="20"/>
                </w:rPr>
                <w:delText>Leveraging tool calling; Personalizing agents</w:delText>
              </w:r>
            </w:del>
          </w:p>
        </w:tc>
        <w:tc>
          <w:tcPr>
            <w:tcW w:w="1701" w:type="dxa"/>
            <w:hideMark/>
          </w:tcPr>
          <w:p w14:paraId="3BBEA3B2" w14:textId="77777777" w:rsidR="00D52A0C" w:rsidRPr="00D52A0C" w:rsidRDefault="00D52A0C" w:rsidP="00D52A0C">
            <w:pPr>
              <w:pStyle w:val="NoSpacing"/>
              <w:rPr>
                <w:del w:id="200" w:author="Claude" w:date="2026-06-13T16:00:00Z"/>
                <w:sz w:val="20"/>
                <w:szCs w:val="20"/>
              </w:rPr>
            </w:pPr>
            <w:del w:id="201" w:author="Claude" w:date="2026-06-13T16:00:00Z">
              <w:r>
                <w:rPr>
                  <w:rFonts w:cs="Segoe UI"/>
                  <w:color w:val="0A0A0A"/>
                  <w:sz w:val="20"/>
                  <w:szCs w:val="20"/>
                </w:rPr>
                <w:delText>Leveraging usage strategies</w:delText>
              </w:r>
            </w:del>
          </w:p>
        </w:tc>
        <w:tc>
          <w:tcPr>
            <w:tcW w:w="1676" w:type="dxa"/>
            <w:gridSpan w:val="2"/>
            <w:hideMark/>
          </w:tcPr>
          <w:p w14:paraId="1B9AC7B2" w14:textId="77777777" w:rsidR="00D52A0C" w:rsidRPr="00D52A0C" w:rsidRDefault="00D52A0C" w:rsidP="00D52A0C">
            <w:pPr>
              <w:pStyle w:val="NoSpacing"/>
              <w:rPr>
                <w:del w:id="202" w:author="Claude" w:date="2026-06-13T16:00:00Z"/>
                <w:sz w:val="20"/>
                <w:szCs w:val="20"/>
              </w:rPr>
            </w:pPr>
          </w:p>
        </w:tc>
      </w:tr>
      <w:tr w:rsidR="00D52A0C" w:rsidRPr="0059315C" w14:paraId="13C9ACB6" w14:textId="77777777" w:rsidTr="00B447E9">
        <w:trPr>
          <w:trHeight w:val="497"/>
          <w:del w:id="203" w:author="Claude" w:date="2026-06-13T16:00:00Z"/>
        </w:trPr>
        <w:tc>
          <w:tcPr>
            <w:tcW w:w="6237" w:type="dxa"/>
            <w:hideMark/>
          </w:tcPr>
          <w:p w14:paraId="3DE2D54A" w14:textId="77777777" w:rsidR="00D52A0C" w:rsidRPr="00D52A0C" w:rsidRDefault="00D52A0C" w:rsidP="00D52A0C">
            <w:pPr>
              <w:pStyle w:val="NoSpacing"/>
              <w:rPr>
                <w:del w:id="204" w:author="Claude" w:date="2026-06-13T16:00:00Z"/>
                <w:sz w:val="20"/>
                <w:szCs w:val="20"/>
              </w:rPr>
            </w:pPr>
            <w:del w:id="205" w:author="Claude" w:date="2026-06-13T16:00:00Z">
              <w:r>
                <w:rPr>
                  <w:rFonts w:cs="Segoe UI"/>
                  <w:color w:val="0A0A0A"/>
                  <w:sz w:val="20"/>
                  <w:szCs w:val="20"/>
                </w:rPr>
                <w:delText>Gaining efficiency &amp; speed; Gaining scale; Extending the personal skillset; Improving quality of output</w:delText>
              </w:r>
            </w:del>
          </w:p>
        </w:tc>
        <w:tc>
          <w:tcPr>
            <w:tcW w:w="1701" w:type="dxa"/>
            <w:hideMark/>
          </w:tcPr>
          <w:p w14:paraId="421D52B2" w14:textId="77777777" w:rsidR="00D52A0C" w:rsidRPr="00D52A0C" w:rsidRDefault="00D52A0C" w:rsidP="00D52A0C">
            <w:pPr>
              <w:pStyle w:val="NoSpacing"/>
              <w:rPr>
                <w:del w:id="206" w:author="Claude" w:date="2026-06-13T16:00:00Z"/>
                <w:sz w:val="20"/>
                <w:szCs w:val="20"/>
              </w:rPr>
            </w:pPr>
            <w:del w:id="207" w:author="Claude" w:date="2026-06-13T16:00:00Z">
              <w:r>
                <w:rPr>
                  <w:rFonts w:cs="Segoe UI"/>
                  <w:color w:val="0A0A0A"/>
                  <w:sz w:val="20"/>
                  <w:szCs w:val="20"/>
                </w:rPr>
                <w:delText>Gaining benefits</w:delText>
              </w:r>
            </w:del>
          </w:p>
        </w:tc>
        <w:tc>
          <w:tcPr>
            <w:tcW w:w="1676" w:type="dxa"/>
            <w:gridSpan w:val="2"/>
            <w:hideMark/>
          </w:tcPr>
          <w:p w14:paraId="79FA5632" w14:textId="77777777" w:rsidR="00D52A0C" w:rsidRPr="00D52A0C" w:rsidRDefault="00D52A0C" w:rsidP="00D52A0C">
            <w:pPr>
              <w:pStyle w:val="NoSpacing"/>
              <w:rPr>
                <w:del w:id="208" w:author="Claude" w:date="2026-06-13T16:00:00Z"/>
                <w:sz w:val="20"/>
                <w:szCs w:val="20"/>
              </w:rPr>
            </w:pPr>
            <w:del w:id="209" w:author="Claude" w:date="2026-06-13T16:00:00Z">
              <w:r>
                <w:rPr>
                  <w:rStyle w:val="Strong"/>
                  <w:rFonts w:cs="Segoe UI"/>
                  <w:b w:val="0"/>
                  <w:bCs w:val="0"/>
                  <w:color w:val="0A0A0A"/>
                  <w:sz w:val="20"/>
                  <w:szCs w:val="20"/>
                </w:rPr>
                <w:delText>Value outcomes</w:delText>
              </w:r>
            </w:del>
          </w:p>
        </w:tc>
      </w:tr>
      <w:tr w:rsidR="00D52A0C" w:rsidRPr="0059315C" w14:paraId="1AD9B5BA" w14:textId="77777777" w:rsidTr="00B447E9">
        <w:trPr>
          <w:trHeight w:val="255"/>
          <w:del w:id="210" w:author="Claude" w:date="2026-06-13T16:00:00Z"/>
        </w:trPr>
        <w:tc>
          <w:tcPr>
            <w:tcW w:w="6237" w:type="dxa"/>
            <w:hideMark/>
          </w:tcPr>
          <w:p w14:paraId="3AF36F00" w14:textId="77777777" w:rsidR="00D52A0C" w:rsidRPr="00D52A0C" w:rsidRDefault="00D52A0C" w:rsidP="00D52A0C">
            <w:pPr>
              <w:pStyle w:val="NoSpacing"/>
              <w:rPr>
                <w:del w:id="211" w:author="Claude" w:date="2026-06-13T16:00:00Z"/>
                <w:sz w:val="20"/>
                <w:szCs w:val="20"/>
              </w:rPr>
            </w:pPr>
            <w:del w:id="212" w:author="Claude" w:date="2026-06-13T16:00:00Z">
              <w:r>
                <w:rPr>
                  <w:rFonts w:cs="Segoe UI"/>
                  <w:color w:val="0A0A0A"/>
                  <w:sz w:val="20"/>
                  <w:szCs w:val="20"/>
                </w:rPr>
                <w:lastRenderedPageBreak/>
                <w:delText>Incurring financial costs; Displacing jobs</w:delText>
              </w:r>
            </w:del>
          </w:p>
        </w:tc>
        <w:tc>
          <w:tcPr>
            <w:tcW w:w="1701" w:type="dxa"/>
            <w:hideMark/>
          </w:tcPr>
          <w:p w14:paraId="27F62546" w14:textId="77777777" w:rsidR="00D52A0C" w:rsidRPr="00D52A0C" w:rsidRDefault="00D52A0C" w:rsidP="00D52A0C">
            <w:pPr>
              <w:pStyle w:val="NoSpacing"/>
              <w:rPr>
                <w:del w:id="213" w:author="Claude" w:date="2026-06-13T16:00:00Z"/>
                <w:sz w:val="20"/>
                <w:szCs w:val="20"/>
              </w:rPr>
            </w:pPr>
            <w:del w:id="214" w:author="Claude" w:date="2026-06-13T16:00:00Z">
              <w:r>
                <w:rPr>
                  <w:rFonts w:cs="Segoe UI"/>
                  <w:color w:val="0A0A0A"/>
                  <w:sz w:val="20"/>
                  <w:szCs w:val="20"/>
                </w:rPr>
                <w:delText>Making sacrifices</w:delText>
              </w:r>
            </w:del>
          </w:p>
        </w:tc>
        <w:tc>
          <w:tcPr>
            <w:tcW w:w="1676" w:type="dxa"/>
            <w:gridSpan w:val="2"/>
            <w:hideMark/>
          </w:tcPr>
          <w:p w14:paraId="2900B2D7" w14:textId="77777777" w:rsidR="00D52A0C" w:rsidRPr="00D52A0C" w:rsidRDefault="00D52A0C" w:rsidP="00D52A0C">
            <w:pPr>
              <w:pStyle w:val="NoSpacing"/>
              <w:rPr>
                <w:del w:id="215" w:author="Claude" w:date="2026-06-13T16:00:00Z"/>
                <w:sz w:val="20"/>
                <w:szCs w:val="20"/>
              </w:rPr>
            </w:pPr>
          </w:p>
        </w:tc>
      </w:tr>
      <w:tr w:rsidR="00D52A0C" w:rsidRPr="0059315C" w14:paraId="27CF49A5" w14:textId="77777777" w:rsidTr="00B447E9">
        <w:trPr>
          <w:trHeight w:val="255"/>
          <w:del w:id="216" w:author="Claude" w:date="2026-06-13T16:00:00Z"/>
        </w:trPr>
        <w:tc>
          <w:tcPr>
            <w:tcW w:w="6237" w:type="dxa"/>
            <w:tcBorders>
              <w:bottom w:val="single" w:sz="8" w:space="0" w:color="auto"/>
            </w:tcBorders>
            <w:hideMark/>
          </w:tcPr>
          <w:p w14:paraId="2D1D6F52" w14:textId="77777777" w:rsidR="00D52A0C" w:rsidRPr="00D52A0C" w:rsidRDefault="00D52A0C" w:rsidP="00D52A0C">
            <w:pPr>
              <w:pStyle w:val="NoSpacing"/>
              <w:rPr>
                <w:del w:id="217" w:author="Claude" w:date="2026-06-13T16:00:00Z"/>
                <w:sz w:val="20"/>
                <w:szCs w:val="20"/>
              </w:rPr>
            </w:pPr>
            <w:del w:id="218" w:author="Claude" w:date="2026-06-13T16:00:00Z">
              <w:r>
                <w:rPr>
                  <w:rFonts w:cs="Segoe UI"/>
                  <w:color w:val="0A0A0A"/>
                  <w:sz w:val="20"/>
                  <w:szCs w:val="20"/>
                </w:rPr>
                <w:delText>Risking hallucination; Risking security &amp; privacy violations; Risking brand degradation</w:delText>
              </w:r>
            </w:del>
          </w:p>
        </w:tc>
        <w:tc>
          <w:tcPr>
            <w:tcW w:w="1701" w:type="dxa"/>
            <w:tcBorders>
              <w:bottom w:val="single" w:sz="8" w:space="0" w:color="auto"/>
            </w:tcBorders>
            <w:hideMark/>
          </w:tcPr>
          <w:p w14:paraId="5D4472F5" w14:textId="77777777" w:rsidR="00D52A0C" w:rsidRPr="00D52A0C" w:rsidRDefault="00D52A0C" w:rsidP="00D52A0C">
            <w:pPr>
              <w:pStyle w:val="NoSpacing"/>
              <w:rPr>
                <w:del w:id="219" w:author="Claude" w:date="2026-06-13T16:00:00Z"/>
                <w:sz w:val="20"/>
                <w:szCs w:val="20"/>
              </w:rPr>
            </w:pPr>
            <w:del w:id="220" w:author="Claude" w:date="2026-06-13T16:00:00Z">
              <w:r>
                <w:rPr>
                  <w:rFonts w:cs="Segoe UI"/>
                  <w:color w:val="0A0A0A"/>
                  <w:sz w:val="20"/>
                  <w:szCs w:val="20"/>
                </w:rPr>
                <w:delText>Facing risks</w:delText>
              </w:r>
            </w:del>
          </w:p>
        </w:tc>
        <w:tc>
          <w:tcPr>
            <w:tcW w:w="1676" w:type="dxa"/>
            <w:gridSpan w:val="2"/>
            <w:tcBorders>
              <w:bottom w:val="single" w:sz="8" w:space="0" w:color="auto"/>
            </w:tcBorders>
            <w:hideMark/>
          </w:tcPr>
          <w:p w14:paraId="25FAF680" w14:textId="77777777" w:rsidR="00D52A0C" w:rsidRPr="00D52A0C" w:rsidRDefault="00D52A0C" w:rsidP="00D52A0C">
            <w:pPr>
              <w:pStyle w:val="NoSpacing"/>
              <w:rPr>
                <w:del w:id="221" w:author="Claude" w:date="2026-06-13T16:00:00Z"/>
                <w:sz w:val="20"/>
                <w:szCs w:val="20"/>
              </w:rPr>
            </w:pPr>
          </w:p>
        </w:tc>
      </w:tr>
    </w:tbl>
    <w:p w14:paraId="07E1654C" w14:textId="77777777" w:rsidR="00D52A0C" w:rsidRDefault="00D52A0C" w:rsidP="00EB5DFF">
      <w:pPr>
        <w:ind w:firstLine="0"/>
      </w:pPr>
    </w:p>
    <w:tbl>
      <w:tblPr>
        <w:tblW w:w="9614" w:type="dxa"/>
        <w:tblLook w:val="04A0" w:firstRow="1" w:lastRow="0" w:firstColumn="1" w:lastColumn="0" w:noHBand="0" w:noVBand="1"/>
      </w:tblPr>
      <w:tblGrid>
        <w:gridCol w:w="6237"/>
        <w:gridCol w:w="1701"/>
        <w:gridCol w:w="1676"/>
      </w:tblGrid>
      <w:tr w:rsidR="00D52A0C" w:rsidRPr="0059315C" w14:paraId="5D1A79D2" w14:textId="77777777" w:rsidTr="00B447E9">
        <w:trPr>
          <w:trHeight w:val="255"/>
          <w:ins w:id="222" w:author="Claude" w:date="2026-06-13T16:00:00Z"/>
        </w:trPr>
        <w:tc>
          <w:tcPr>
            <w:tcW w:w="6237" w:type="dxa"/>
            <w:tcBorders>
              <w:top w:val="single" w:sz="8" w:space="0" w:color="auto"/>
              <w:bottom w:val="single" w:sz="8" w:space="0" w:color="auto"/>
            </w:tcBorders>
            <w:noWrap/>
            <w:hideMark/>
          </w:tcPr>
          <w:p w14:paraId="0FD8296D" w14:textId="77777777" w:rsidR="00D52A0C" w:rsidRPr="00D52A0C" w:rsidRDefault="00D52A0C" w:rsidP="00D52A0C">
            <w:pPr>
              <w:pStyle w:val="NoSpacing"/>
              <w:rPr>
                <w:ins w:id="223" w:author="Claude" w:date="2026-06-13T16:00:00Z"/>
                <w:b/>
                <w:bCs/>
                <w:sz w:val="20"/>
                <w:szCs w:val="20"/>
              </w:rPr>
            </w:pPr>
            <w:ins w:id="224" w:author="Claude" w:date="2026-06-13T16:00:00Z">
              <w:r>
                <w:rPr>
                  <w:rFonts w:cs="Segoe UI"/>
                  <w:b/>
                  <w:bCs/>
                  <w:color w:val="0A0A0A"/>
                  <w:sz w:val="20"/>
                  <w:szCs w:val="20"/>
                </w:rPr>
                <w:t>Open coding</w:t>
              </w:r>
            </w:ins>
          </w:p>
        </w:tc>
        <w:tc>
          <w:tcPr>
            <w:tcW w:w="1701" w:type="dxa"/>
            <w:tcBorders>
              <w:top w:val="single" w:sz="8" w:space="0" w:color="auto"/>
              <w:bottom w:val="single" w:sz="8" w:space="0" w:color="auto"/>
            </w:tcBorders>
            <w:noWrap/>
            <w:hideMark/>
          </w:tcPr>
          <w:p w14:paraId="72B9EAA0" w14:textId="77777777" w:rsidR="00D52A0C" w:rsidRPr="00D52A0C" w:rsidRDefault="00D52A0C" w:rsidP="00D52A0C">
            <w:pPr>
              <w:pStyle w:val="NoSpacing"/>
              <w:rPr>
                <w:ins w:id="225" w:author="Claude" w:date="2026-06-13T16:00:00Z"/>
                <w:b/>
                <w:bCs/>
                <w:sz w:val="20"/>
                <w:szCs w:val="20"/>
              </w:rPr>
            </w:pPr>
            <w:ins w:id="226" w:author="Claude" w:date="2026-06-13T16:00:00Z">
              <w:r>
                <w:rPr>
                  <w:rFonts w:cs="Segoe UI"/>
                  <w:b/>
                  <w:bCs/>
                  <w:color w:val="0A0A0A"/>
                  <w:sz w:val="20"/>
                  <w:szCs w:val="20"/>
                </w:rPr>
                <w:t>Focused coding</w:t>
              </w:r>
            </w:ins>
          </w:p>
        </w:tc>
        <w:tc>
          <w:tcPr>
            <w:tcW w:w="1676" w:type="dxa"/>
            <w:tcBorders>
              <w:top w:val="single" w:sz="8" w:space="0" w:color="auto"/>
              <w:bottom w:val="single" w:sz="8" w:space="0" w:color="auto"/>
            </w:tcBorders>
            <w:noWrap/>
            <w:hideMark/>
          </w:tcPr>
          <w:p w14:paraId="616AE685" w14:textId="77777777" w:rsidR="00D52A0C" w:rsidRPr="00D52A0C" w:rsidRDefault="00D52A0C" w:rsidP="00D52A0C">
            <w:pPr>
              <w:pStyle w:val="NoSpacing"/>
              <w:rPr>
                <w:ins w:id="227" w:author="Claude" w:date="2026-06-13T16:00:00Z"/>
                <w:b/>
                <w:bCs/>
                <w:sz w:val="20"/>
                <w:szCs w:val="20"/>
              </w:rPr>
            </w:pPr>
            <w:ins w:id="228" w:author="Claude" w:date="2026-06-13T16:00:00Z">
              <w:r>
                <w:rPr>
                  <w:rFonts w:cs="Segoe UI"/>
                  <w:b/>
                  <w:bCs/>
                  <w:color w:val="0A0A0A"/>
                  <w:sz w:val="20"/>
                  <w:szCs w:val="20"/>
                </w:rPr>
                <w:t>Theoretical coding</w:t>
              </w:r>
            </w:ins>
          </w:p>
        </w:tc>
      </w:tr>
      <w:tr w:rsidR="00D52A0C" w:rsidRPr="0059315C" w14:paraId="278F30FF" w14:textId="77777777" w:rsidTr="00B447E9">
        <w:trPr>
          <w:trHeight w:val="510"/>
          <w:ins w:id="229" w:author="Claude" w:date="2026-06-13T16:00:00Z"/>
        </w:trPr>
        <w:tc>
          <w:tcPr>
            <w:tcW w:w="6237" w:type="dxa"/>
            <w:hideMark/>
          </w:tcPr>
          <w:p w14:paraId="5BC050A5" w14:textId="77777777" w:rsidR="00D52A0C" w:rsidRPr="00D52A0C" w:rsidRDefault="00D52A0C" w:rsidP="00D52A0C">
            <w:pPr>
              <w:pStyle w:val="NoSpacing"/>
              <w:rPr>
                <w:ins w:id="230" w:author="Claude" w:date="2026-06-13T16:00:00Z"/>
                <w:sz w:val="20"/>
                <w:szCs w:val="20"/>
              </w:rPr>
            </w:pPr>
            <w:ins w:id="231" w:author="Claude" w:date="2026-06-13T16:00:00Z">
              <w:r>
                <w:rPr>
                  <w:rFonts w:cs="Segoe UI"/>
                  <w:color w:val="0A0A0A"/>
                  <w:sz w:val="20"/>
                  <w:szCs w:val="20"/>
                </w:rPr>
                <w:t>AI’s improvement &amp; potential; Increasing AI adoption; Vendor roadmaps &amp; offerings</w:t>
              </w:r>
            </w:ins>
          </w:p>
        </w:tc>
        <w:tc>
          <w:tcPr>
            <w:tcW w:w="1701" w:type="dxa"/>
            <w:hideMark/>
          </w:tcPr>
          <w:p w14:paraId="7BE29E3B" w14:textId="77777777" w:rsidR="00D52A0C" w:rsidRPr="00D52A0C" w:rsidRDefault="00D52A0C" w:rsidP="00D52A0C">
            <w:pPr>
              <w:pStyle w:val="NoSpacing"/>
              <w:rPr>
                <w:ins w:id="232" w:author="Claude" w:date="2026-06-13T16:00:00Z"/>
                <w:sz w:val="20"/>
                <w:szCs w:val="20"/>
              </w:rPr>
            </w:pPr>
            <w:ins w:id="233" w:author="Claude" w:date="2026-06-13T16:00:00Z">
              <w:r>
                <w:rPr>
                  <w:rFonts w:cs="Segoe UI"/>
                  <w:color w:val="0A0A0A"/>
                  <w:sz w:val="20"/>
                  <w:szCs w:val="20"/>
                </w:rPr>
                <w:t>AI progression</w:t>
              </w:r>
            </w:ins>
          </w:p>
        </w:tc>
        <w:tc>
          <w:tcPr>
            <w:tcW w:w="1676" w:type="dxa"/>
            <w:hideMark/>
          </w:tcPr>
          <w:p w14:paraId="3FDD4AE6" w14:textId="77777777" w:rsidR="00D52A0C" w:rsidRPr="00D52A0C" w:rsidRDefault="00D52A0C" w:rsidP="00D52A0C">
            <w:pPr>
              <w:pStyle w:val="NoSpacing"/>
              <w:rPr>
                <w:ins w:id="234" w:author="Claude" w:date="2026-06-13T16:00:00Z"/>
                <w:sz w:val="20"/>
                <w:szCs w:val="20"/>
              </w:rPr>
            </w:pPr>
            <w:ins w:id="235" w:author="Claude" w:date="2026-06-13T16:00:00Z">
              <w:r>
                <w:rPr>
                  <w:rFonts w:cs="Segoe UI"/>
                  <w:color w:val="0A0A0A"/>
                  <w:sz w:val="20"/>
                  <w:szCs w:val="20"/>
                </w:rPr>
                <w:t>Observing external conditions</w:t>
              </w:r>
            </w:ins>
          </w:p>
        </w:tc>
      </w:tr>
      <w:tr w:rsidR="00D52A0C" w:rsidRPr="0059315C" w14:paraId="4CEFFB59" w14:textId="77777777" w:rsidTr="00B447E9">
        <w:trPr>
          <w:trHeight w:val="510"/>
          <w:ins w:id="236" w:author="Claude" w:date="2026-06-13T16:00:00Z"/>
        </w:trPr>
        <w:tc>
          <w:tcPr>
            <w:tcW w:w="6237" w:type="dxa"/>
            <w:hideMark/>
          </w:tcPr>
          <w:p w14:paraId="3B577F81" w14:textId="77777777" w:rsidR="00D52A0C" w:rsidRPr="00D52A0C" w:rsidRDefault="00D52A0C" w:rsidP="00D52A0C">
            <w:pPr>
              <w:pStyle w:val="NoSpacing"/>
              <w:rPr>
                <w:ins w:id="237" w:author="Claude" w:date="2026-06-13T16:00:00Z"/>
                <w:sz w:val="20"/>
                <w:szCs w:val="20"/>
              </w:rPr>
            </w:pPr>
            <w:ins w:id="238" w:author="Claude" w:date="2026-06-13T16:00:00Z">
              <w:r>
                <w:rPr>
                  <w:rFonts w:cs="Segoe UI"/>
                  <w:color w:val="0A0A0A"/>
                  <w:sz w:val="20"/>
                  <w:szCs w:val="20"/>
                </w:rPr>
                <w:t>Competitor pressure; Changing consumer behavior; The rise of agents of consumers</w:t>
              </w:r>
            </w:ins>
          </w:p>
        </w:tc>
        <w:tc>
          <w:tcPr>
            <w:tcW w:w="1701" w:type="dxa"/>
            <w:hideMark/>
          </w:tcPr>
          <w:p w14:paraId="26C33BAD" w14:textId="77777777" w:rsidR="00D52A0C" w:rsidRPr="00D52A0C" w:rsidRDefault="00D52A0C" w:rsidP="00D52A0C">
            <w:pPr>
              <w:pStyle w:val="NoSpacing"/>
              <w:rPr>
                <w:ins w:id="239" w:author="Claude" w:date="2026-06-13T16:00:00Z"/>
                <w:sz w:val="20"/>
                <w:szCs w:val="20"/>
              </w:rPr>
            </w:pPr>
            <w:ins w:id="240" w:author="Claude" w:date="2026-06-13T16:00:00Z">
              <w:r>
                <w:rPr>
                  <w:rFonts w:cs="Segoe UI"/>
                  <w:color w:val="0A0A0A"/>
                  <w:sz w:val="20"/>
                  <w:szCs w:val="20"/>
                </w:rPr>
                <w:t>Market pressure</w:t>
              </w:r>
            </w:ins>
          </w:p>
        </w:tc>
        <w:tc>
          <w:tcPr>
            <w:tcW w:w="1676" w:type="dxa"/>
            <w:hideMark/>
          </w:tcPr>
          <w:p w14:paraId="2AD51E16" w14:textId="77777777" w:rsidR="00D52A0C" w:rsidRPr="00D52A0C" w:rsidRDefault="00D52A0C" w:rsidP="00D52A0C">
            <w:pPr>
              <w:pStyle w:val="NoSpacing"/>
              <w:rPr>
                <w:ins w:id="241" w:author="Claude" w:date="2026-06-13T16:00:00Z"/>
                <w:sz w:val="20"/>
                <w:szCs w:val="20"/>
              </w:rPr>
            </w:pPr>
          </w:p>
        </w:tc>
      </w:tr>
      <w:tr w:rsidR="00D52A0C" w:rsidRPr="0059315C" w14:paraId="2FF7956A" w14:textId="77777777" w:rsidTr="00B447E9">
        <w:trPr>
          <w:trHeight w:val="510"/>
          <w:ins w:id="242" w:author="Claude" w:date="2026-06-13T16:00:00Z"/>
        </w:trPr>
        <w:tc>
          <w:tcPr>
            <w:tcW w:w="6237" w:type="dxa"/>
            <w:hideMark/>
          </w:tcPr>
          <w:p w14:paraId="2D8A5881" w14:textId="77777777" w:rsidR="00D52A0C" w:rsidRPr="00D52A0C" w:rsidRDefault="00D52A0C" w:rsidP="00D52A0C">
            <w:pPr>
              <w:pStyle w:val="NoSpacing"/>
              <w:rPr>
                <w:ins w:id="243" w:author="Claude" w:date="2026-06-13T16:00:00Z"/>
                <w:sz w:val="20"/>
                <w:szCs w:val="20"/>
              </w:rPr>
            </w:pPr>
            <w:ins w:id="244" w:author="Claude" w:date="2026-06-13T16:00:00Z">
              <w:r>
                <w:rPr>
                  <w:rFonts w:cs="Segoe UI"/>
                  <w:i/>
                  <w:iCs/>
                  <w:color w:val="0A0A0A"/>
                  <w:sz w:val="20"/>
                  <w:szCs w:val="20"/>
                </w:rPr>
                <w:t>Enablers:</w:t>
              </w:r>
              <w:r>
                <w:rPr>
                  <w:rFonts w:cs="Segoe UI"/>
                  <w:color w:val="0A0A0A"/>
                  <w:sz w:val="20"/>
                  <w:szCs w:val="20"/>
                </w:rPr>
                <w:t xml:space="preserve"> bringing people along; educating &amp; training; experimenting with AI; providing clarity &amp; direction; leadership backing; AI champion; being opportunistic; innovation culture. </w:t>
              </w:r>
              <w:r>
                <w:rPr>
                  <w:rFonts w:cs="Segoe UI"/>
                  <w:i/>
                  <w:iCs/>
                  <w:color w:val="0A0A0A"/>
                  <w:sz w:val="20"/>
                  <w:szCs w:val="20"/>
                </w:rPr>
                <w:t>Obstacles:</w:t>
              </w:r>
              <w:r>
                <w:rPr>
                  <w:rFonts w:cs="Segoe UI"/>
                  <w:color w:val="0A0A0A"/>
                  <w:sz w:val="20"/>
                  <w:szCs w:val="20"/>
                </w:rPr>
                <w:t xml:space="preserve"> resistance to change; limited AI literacy; analysis paralysis &amp; delay; absent strategy or focus; punishing failure</w:t>
              </w:r>
            </w:ins>
          </w:p>
        </w:tc>
        <w:tc>
          <w:tcPr>
            <w:tcW w:w="1701" w:type="dxa"/>
            <w:hideMark/>
          </w:tcPr>
          <w:p w14:paraId="2F72182B" w14:textId="77777777" w:rsidR="00D52A0C" w:rsidRPr="00D52A0C" w:rsidRDefault="00D52A0C" w:rsidP="00D52A0C">
            <w:pPr>
              <w:pStyle w:val="NoSpacing"/>
              <w:rPr>
                <w:ins w:id="245" w:author="Claude" w:date="2026-06-13T16:00:00Z"/>
                <w:sz w:val="20"/>
                <w:szCs w:val="20"/>
              </w:rPr>
            </w:pPr>
            <w:ins w:id="246" w:author="Claude" w:date="2026-06-13T16:00:00Z">
              <w:r>
                <w:rPr>
                  <w:rFonts w:cs="Segoe UI"/>
                  <w:color w:val="0A0A0A"/>
                  <w:sz w:val="20"/>
                  <w:szCs w:val="20"/>
                </w:rPr>
                <w:t>Steering the marketing department</w:t>
              </w:r>
            </w:ins>
          </w:p>
        </w:tc>
        <w:tc>
          <w:tcPr>
            <w:tcW w:w="1676" w:type="dxa"/>
            <w:hideMark/>
          </w:tcPr>
          <w:p w14:paraId="4715F227" w14:textId="77777777" w:rsidR="00D52A0C" w:rsidRPr="00D52A0C" w:rsidRDefault="00D52A0C" w:rsidP="00D52A0C">
            <w:pPr>
              <w:pStyle w:val="NoSpacing"/>
              <w:rPr>
                <w:ins w:id="247" w:author="Claude" w:date="2026-06-13T16:00:00Z"/>
                <w:sz w:val="20"/>
                <w:szCs w:val="20"/>
              </w:rPr>
            </w:pPr>
            <w:ins w:id="248" w:author="Claude" w:date="2026-06-13T16:00:00Z">
              <w:r>
                <w:rPr>
                  <w:rFonts w:cs="Segoe UI"/>
                  <w:color w:val="0A0A0A"/>
                  <w:sz w:val="20"/>
                  <w:szCs w:val="20"/>
                </w:rPr>
                <w:t>Navigating the organizational context</w:t>
              </w:r>
            </w:ins>
          </w:p>
        </w:tc>
      </w:tr>
      <w:tr w:rsidR="00D52A0C" w:rsidRPr="0059315C" w14:paraId="533571DC" w14:textId="77777777" w:rsidTr="00B447E9">
        <w:trPr>
          <w:trHeight w:val="510"/>
          <w:ins w:id="249" w:author="Claude" w:date="2026-06-13T16:00:00Z"/>
        </w:trPr>
        <w:tc>
          <w:tcPr>
            <w:tcW w:w="6237" w:type="dxa"/>
            <w:hideMark/>
          </w:tcPr>
          <w:p w14:paraId="482BD5C7" w14:textId="77777777" w:rsidR="00D52A0C" w:rsidRPr="00D52A0C" w:rsidRDefault="00D52A0C" w:rsidP="00D52A0C">
            <w:pPr>
              <w:pStyle w:val="NoSpacing"/>
              <w:rPr>
                <w:ins w:id="250" w:author="Claude" w:date="2026-06-13T16:00:00Z"/>
                <w:sz w:val="20"/>
                <w:szCs w:val="20"/>
              </w:rPr>
            </w:pPr>
            <w:ins w:id="251" w:author="Claude" w:date="2026-06-13T16:00:00Z">
              <w:r>
                <w:rPr>
                  <w:rFonts w:cs="Segoe UI"/>
                  <w:i/>
                  <w:iCs/>
                  <w:color w:val="0A0A0A"/>
                  <w:sz w:val="20"/>
                  <w:szCs w:val="20"/>
                </w:rPr>
                <w:t>Enablers:</w:t>
              </w:r>
              <w:r>
                <w:rPr>
                  <w:rFonts w:cs="Segoe UI"/>
                  <w:color w:val="0A0A0A"/>
                  <w:sz w:val="20"/>
                  <w:szCs w:val="20"/>
                </w:rPr>
                <w:t xml:space="preserve"> having data &amp; infrastructure; having the right tooling; having technical talent &amp; skills; leveraging systems &amp; process thinking; leveraging external experts &amp; vendors. </w:t>
              </w:r>
              <w:r>
                <w:rPr>
                  <w:rFonts w:cs="Segoe UI"/>
                  <w:i/>
                  <w:iCs/>
                  <w:color w:val="0A0A0A"/>
                  <w:sz w:val="20"/>
                  <w:szCs w:val="20"/>
                </w:rPr>
                <w:t>Obstacles:</w:t>
              </w:r>
              <w:r>
                <w:rPr>
                  <w:rFonts w:cs="Segoe UI"/>
                  <w:color w:val="0A0A0A"/>
                  <w:sz w:val="20"/>
                  <w:szCs w:val="20"/>
                </w:rPr>
                <w:t xml:space="preserve"> lacking data &amp; infrastructure; poor data quality; lacking skills to execute; gap between marketing &amp; IT</w:t>
              </w:r>
            </w:ins>
          </w:p>
        </w:tc>
        <w:tc>
          <w:tcPr>
            <w:tcW w:w="1701" w:type="dxa"/>
            <w:hideMark/>
          </w:tcPr>
          <w:p w14:paraId="54B51E11" w14:textId="77777777" w:rsidR="00D52A0C" w:rsidRPr="00D52A0C" w:rsidRDefault="00D52A0C" w:rsidP="00D52A0C">
            <w:pPr>
              <w:pStyle w:val="NoSpacing"/>
              <w:rPr>
                <w:ins w:id="252" w:author="Claude" w:date="2026-06-13T16:00:00Z"/>
                <w:sz w:val="20"/>
                <w:szCs w:val="20"/>
              </w:rPr>
            </w:pPr>
            <w:ins w:id="253" w:author="Claude" w:date="2026-06-13T16:00:00Z">
              <w:r>
                <w:rPr>
                  <w:rFonts w:cs="Segoe UI"/>
                  <w:color w:val="0A0A0A"/>
                  <w:sz w:val="20"/>
                  <w:szCs w:val="20"/>
                </w:rPr>
                <w:t>Leveraging technical resources</w:t>
              </w:r>
            </w:ins>
          </w:p>
        </w:tc>
        <w:tc>
          <w:tcPr>
            <w:tcW w:w="1676" w:type="dxa"/>
            <w:hideMark/>
          </w:tcPr>
          <w:p w14:paraId="434F45CC" w14:textId="77777777" w:rsidR="00D52A0C" w:rsidRPr="00D52A0C" w:rsidRDefault="00D52A0C" w:rsidP="00D52A0C">
            <w:pPr>
              <w:pStyle w:val="NoSpacing"/>
              <w:rPr>
                <w:ins w:id="254" w:author="Claude" w:date="2026-06-13T16:00:00Z"/>
                <w:sz w:val="20"/>
                <w:szCs w:val="20"/>
              </w:rPr>
            </w:pPr>
          </w:p>
        </w:tc>
      </w:tr>
      <w:tr w:rsidR="00D52A0C" w:rsidRPr="0059315C" w14:paraId="1F28937A" w14:textId="77777777" w:rsidTr="00B447E9">
        <w:trPr>
          <w:trHeight w:val="510"/>
          <w:ins w:id="255" w:author="Claude" w:date="2026-06-13T16:00:00Z"/>
        </w:trPr>
        <w:tc>
          <w:tcPr>
            <w:tcW w:w="6237" w:type="dxa"/>
            <w:hideMark/>
          </w:tcPr>
          <w:p w14:paraId="445DDB17" w14:textId="77777777" w:rsidR="00D52A0C" w:rsidRPr="00D52A0C" w:rsidRDefault="00D52A0C" w:rsidP="00D52A0C">
            <w:pPr>
              <w:pStyle w:val="NoSpacing"/>
              <w:rPr>
                <w:ins w:id="256" w:author="Claude" w:date="2026-06-13T16:00:00Z"/>
                <w:sz w:val="20"/>
                <w:szCs w:val="20"/>
              </w:rPr>
            </w:pPr>
            <w:ins w:id="257" w:author="Claude" w:date="2026-06-13T16:00:00Z">
              <w:r>
                <w:rPr>
                  <w:rFonts w:cs="Segoe UI"/>
                  <w:i/>
                  <w:iCs/>
                  <w:color w:val="0A0A0A"/>
                  <w:sz w:val="20"/>
                  <w:szCs w:val="20"/>
                </w:rPr>
                <w:t>Enablers:</w:t>
              </w:r>
              <w:r>
                <w:rPr>
                  <w:rFonts w:cs="Segoe UI"/>
                  <w:color w:val="0A0A0A"/>
                  <w:sz w:val="20"/>
                  <w:szCs w:val="20"/>
                </w:rPr>
                <w:t xml:space="preserve"> working around constraints (shadow IT); accepting bounded risk. </w:t>
              </w:r>
              <w:r>
                <w:rPr>
                  <w:rFonts w:cs="Segoe UI"/>
                  <w:i/>
                  <w:iCs/>
                  <w:color w:val="0A0A0A"/>
                  <w:sz w:val="20"/>
                  <w:szCs w:val="20"/>
                </w:rPr>
                <w:t>Obstacles:</w:t>
              </w:r>
              <w:r>
                <w:rPr>
                  <w:rFonts w:cs="Segoe UI"/>
                  <w:color w:val="0A0A0A"/>
                  <w:sz w:val="20"/>
                  <w:szCs w:val="20"/>
                </w:rPr>
                <w:t xml:space="preserve"> restrictive governance &amp; bureaucracy; politics &amp; silos; legal &amp; data-sovereignty concerns</w:t>
              </w:r>
            </w:ins>
          </w:p>
        </w:tc>
        <w:tc>
          <w:tcPr>
            <w:tcW w:w="1701" w:type="dxa"/>
            <w:hideMark/>
          </w:tcPr>
          <w:p w14:paraId="5FAAD6D9" w14:textId="77777777" w:rsidR="00D52A0C" w:rsidRPr="00D52A0C" w:rsidRDefault="00D52A0C" w:rsidP="00D52A0C">
            <w:pPr>
              <w:pStyle w:val="NoSpacing"/>
              <w:rPr>
                <w:ins w:id="258" w:author="Claude" w:date="2026-06-13T16:00:00Z"/>
                <w:sz w:val="20"/>
                <w:szCs w:val="20"/>
              </w:rPr>
            </w:pPr>
            <w:ins w:id="259" w:author="Claude" w:date="2026-06-13T16:00:00Z">
              <w:r>
                <w:rPr>
                  <w:rFonts w:cs="Segoe UI"/>
                  <w:color w:val="0A0A0A"/>
                  <w:sz w:val="20"/>
                  <w:szCs w:val="20"/>
                </w:rPr>
                <w:t>Dealing with compliance</w:t>
              </w:r>
            </w:ins>
          </w:p>
        </w:tc>
        <w:tc>
          <w:tcPr>
            <w:tcW w:w="1676" w:type="dxa"/>
            <w:hideMark/>
          </w:tcPr>
          <w:p w14:paraId="38012656" w14:textId="77777777" w:rsidR="00D52A0C" w:rsidRPr="00D52A0C" w:rsidRDefault="00D52A0C" w:rsidP="00D52A0C">
            <w:pPr>
              <w:pStyle w:val="NoSpacing"/>
              <w:rPr>
                <w:ins w:id="260" w:author="Claude" w:date="2026-06-13T16:00:00Z"/>
                <w:sz w:val="20"/>
                <w:szCs w:val="20"/>
              </w:rPr>
            </w:pPr>
          </w:p>
        </w:tc>
      </w:tr>
      <w:tr w:rsidR="00D52A0C" w:rsidRPr="0059315C" w14:paraId="2BE4670B" w14:textId="77777777" w:rsidTr="00B447E9">
        <w:trPr>
          <w:trHeight w:val="510"/>
          <w:ins w:id="261" w:author="Claude" w:date="2026-06-13T16:00:00Z"/>
        </w:trPr>
        <w:tc>
          <w:tcPr>
            <w:tcW w:w="6237" w:type="dxa"/>
            <w:hideMark/>
          </w:tcPr>
          <w:p w14:paraId="72AE67D0" w14:textId="77777777" w:rsidR="00D52A0C" w:rsidRPr="00D52A0C" w:rsidRDefault="00D52A0C" w:rsidP="00D52A0C">
            <w:pPr>
              <w:pStyle w:val="NoSpacing"/>
              <w:rPr>
                <w:ins w:id="262" w:author="Claude" w:date="2026-06-13T16:00:00Z"/>
                <w:sz w:val="20"/>
                <w:szCs w:val="20"/>
              </w:rPr>
            </w:pPr>
            <w:ins w:id="263" w:author="Claude" w:date="2026-06-13T16:00:00Z">
              <w:r>
                <w:rPr>
                  <w:rFonts w:cs="Segoe UI"/>
                  <w:color w:val="0A0A0A"/>
                  <w:sz w:val="20"/>
                  <w:szCs w:val="20"/>
                </w:rPr>
                <w:t>Analyzing data; Generating insights &amp; monitoring; Ingesting data &amp; context</w:t>
              </w:r>
            </w:ins>
          </w:p>
        </w:tc>
        <w:tc>
          <w:tcPr>
            <w:tcW w:w="1701" w:type="dxa"/>
            <w:hideMark/>
          </w:tcPr>
          <w:p w14:paraId="27D1951E" w14:textId="77777777" w:rsidR="00D52A0C" w:rsidRPr="00D52A0C" w:rsidRDefault="00D52A0C" w:rsidP="00D52A0C">
            <w:pPr>
              <w:pStyle w:val="NoSpacing"/>
              <w:rPr>
                <w:ins w:id="264" w:author="Claude" w:date="2026-06-13T16:00:00Z"/>
                <w:sz w:val="20"/>
                <w:szCs w:val="20"/>
              </w:rPr>
            </w:pPr>
            <w:ins w:id="265" w:author="Claude" w:date="2026-06-13T16:00:00Z">
              <w:r>
                <w:rPr>
                  <w:rFonts w:cs="Segoe UI"/>
                  <w:color w:val="0A0A0A"/>
                  <w:sz w:val="20"/>
                  <w:szCs w:val="20"/>
                </w:rPr>
                <w:t>Generating insights</w:t>
              </w:r>
            </w:ins>
          </w:p>
        </w:tc>
        <w:tc>
          <w:tcPr>
            <w:tcW w:w="1676" w:type="dxa"/>
            <w:hideMark/>
          </w:tcPr>
          <w:p w14:paraId="2E5271CC" w14:textId="77777777" w:rsidR="00D52A0C" w:rsidRPr="00D52A0C" w:rsidRDefault="00D52A0C" w:rsidP="00D52A0C">
            <w:pPr>
              <w:pStyle w:val="NoSpacing"/>
              <w:rPr>
                <w:ins w:id="266" w:author="Claude" w:date="2026-06-13T16:00:00Z"/>
                <w:sz w:val="20"/>
                <w:szCs w:val="20"/>
              </w:rPr>
            </w:pPr>
            <w:ins w:id="267" w:author="Claude" w:date="2026-06-13T16:00:00Z">
              <w:r>
                <w:rPr>
                  <w:rFonts w:cs="Segoe UI"/>
                  <w:color w:val="0A0A0A"/>
                  <w:sz w:val="20"/>
                  <w:szCs w:val="20"/>
                </w:rPr>
                <w:t>Applying agentic AI</w:t>
              </w:r>
            </w:ins>
          </w:p>
        </w:tc>
      </w:tr>
      <w:tr w:rsidR="00D52A0C" w:rsidRPr="0059315C" w14:paraId="124180A4" w14:textId="77777777" w:rsidTr="00B447E9">
        <w:trPr>
          <w:trHeight w:val="510"/>
          <w:ins w:id="268" w:author="Claude" w:date="2026-06-13T16:00:00Z"/>
        </w:trPr>
        <w:tc>
          <w:tcPr>
            <w:tcW w:w="6237" w:type="dxa"/>
            <w:hideMark/>
          </w:tcPr>
          <w:p w14:paraId="7451D2DB" w14:textId="77777777" w:rsidR="00D52A0C" w:rsidRPr="00D52A0C" w:rsidRDefault="00D52A0C" w:rsidP="00D52A0C">
            <w:pPr>
              <w:pStyle w:val="NoSpacing"/>
              <w:rPr>
                <w:ins w:id="269" w:author="Claude" w:date="2026-06-13T16:00:00Z"/>
                <w:sz w:val="20"/>
                <w:szCs w:val="20"/>
              </w:rPr>
            </w:pPr>
            <w:ins w:id="270" w:author="Claude" w:date="2026-06-13T16:00:00Z">
              <w:r>
                <w:rPr>
                  <w:rFonts w:cs="Segoe UI"/>
                  <w:color w:val="0A0A0A"/>
                  <w:sz w:val="20"/>
                  <w:szCs w:val="20"/>
                </w:rPr>
                <w:t>Creating &amp; validating content; Building campaign pipelines; Segmenting &amp; targeting; Controlling brand &amp; messaging</w:t>
              </w:r>
            </w:ins>
          </w:p>
        </w:tc>
        <w:tc>
          <w:tcPr>
            <w:tcW w:w="1701" w:type="dxa"/>
            <w:hideMark/>
          </w:tcPr>
          <w:p w14:paraId="02130ECD" w14:textId="77777777" w:rsidR="00D52A0C" w:rsidRPr="00D52A0C" w:rsidRDefault="00D52A0C" w:rsidP="00D52A0C">
            <w:pPr>
              <w:pStyle w:val="NoSpacing"/>
              <w:rPr>
                <w:ins w:id="271" w:author="Claude" w:date="2026-06-13T16:00:00Z"/>
                <w:sz w:val="20"/>
                <w:szCs w:val="20"/>
              </w:rPr>
            </w:pPr>
            <w:ins w:id="272" w:author="Claude" w:date="2026-06-13T16:00:00Z">
              <w:r>
                <w:rPr>
                  <w:rFonts w:cs="Segoe UI"/>
                  <w:color w:val="0A0A0A"/>
                  <w:sz w:val="20"/>
                  <w:szCs w:val="20"/>
                </w:rPr>
                <w:t>Creating &amp; validating content &amp; campaigns</w:t>
              </w:r>
            </w:ins>
          </w:p>
        </w:tc>
        <w:tc>
          <w:tcPr>
            <w:tcW w:w="1676" w:type="dxa"/>
            <w:hideMark/>
          </w:tcPr>
          <w:p w14:paraId="302B9009" w14:textId="77777777" w:rsidR="00D52A0C" w:rsidRPr="00D52A0C" w:rsidRDefault="00D52A0C" w:rsidP="00D52A0C">
            <w:pPr>
              <w:pStyle w:val="NoSpacing"/>
              <w:rPr>
                <w:ins w:id="273" w:author="Claude" w:date="2026-06-13T16:00:00Z"/>
                <w:sz w:val="20"/>
                <w:szCs w:val="20"/>
              </w:rPr>
            </w:pPr>
          </w:p>
        </w:tc>
      </w:tr>
      <w:tr w:rsidR="00D52A0C" w:rsidRPr="0059315C" w14:paraId="0EDBE781" w14:textId="77777777" w:rsidTr="00B447E9">
        <w:trPr>
          <w:trHeight w:val="510"/>
          <w:ins w:id="274" w:author="Claude" w:date="2026-06-13T16:00:00Z"/>
        </w:trPr>
        <w:tc>
          <w:tcPr>
            <w:tcW w:w="6237" w:type="dxa"/>
            <w:hideMark/>
          </w:tcPr>
          <w:p w14:paraId="75F0D61D" w14:textId="77777777" w:rsidR="00D52A0C" w:rsidRPr="00D52A0C" w:rsidRDefault="00D52A0C" w:rsidP="00D52A0C">
            <w:pPr>
              <w:pStyle w:val="NoSpacing"/>
              <w:rPr>
                <w:ins w:id="275" w:author="Claude" w:date="2026-06-13T16:00:00Z"/>
                <w:sz w:val="20"/>
                <w:szCs w:val="20"/>
              </w:rPr>
            </w:pPr>
            <w:ins w:id="276" w:author="Claude" w:date="2026-06-13T16:00:00Z">
              <w:r>
                <w:rPr>
                  <w:rFonts w:cs="Segoe UI"/>
                  <w:color w:val="0A0A0A"/>
                  <w:sz w:val="20"/>
                  <w:szCs w:val="20"/>
                </w:rPr>
                <w:t>Using general-purpose assistants; Automating manual processes; Leveraging tool calling &amp; integrations; Building agent harnesses</w:t>
              </w:r>
            </w:ins>
          </w:p>
        </w:tc>
        <w:tc>
          <w:tcPr>
            <w:tcW w:w="1701" w:type="dxa"/>
            <w:hideMark/>
          </w:tcPr>
          <w:p w14:paraId="3352FBC4" w14:textId="77777777" w:rsidR="00D52A0C" w:rsidRPr="00D52A0C" w:rsidRDefault="00D52A0C" w:rsidP="00D52A0C">
            <w:pPr>
              <w:pStyle w:val="NoSpacing"/>
              <w:rPr>
                <w:ins w:id="277" w:author="Claude" w:date="2026-06-13T16:00:00Z"/>
                <w:sz w:val="20"/>
                <w:szCs w:val="20"/>
              </w:rPr>
            </w:pPr>
            <w:ins w:id="278" w:author="Claude" w:date="2026-06-13T16:00:00Z">
              <w:r>
                <w:rPr>
                  <w:rFonts w:cs="Segoe UI"/>
                  <w:color w:val="0A0A0A"/>
                  <w:sz w:val="20"/>
                  <w:szCs w:val="20"/>
                </w:rPr>
                <w:t>Utilizing generic agents for personal work</w:t>
              </w:r>
            </w:ins>
          </w:p>
        </w:tc>
        <w:tc>
          <w:tcPr>
            <w:tcW w:w="1676" w:type="dxa"/>
            <w:hideMark/>
          </w:tcPr>
          <w:p w14:paraId="119150F8" w14:textId="77777777" w:rsidR="00D52A0C" w:rsidRPr="00D52A0C" w:rsidRDefault="00D52A0C" w:rsidP="00D52A0C">
            <w:pPr>
              <w:pStyle w:val="NoSpacing"/>
              <w:rPr>
                <w:ins w:id="279" w:author="Claude" w:date="2026-06-13T16:00:00Z"/>
                <w:sz w:val="20"/>
                <w:szCs w:val="20"/>
              </w:rPr>
            </w:pPr>
          </w:p>
        </w:tc>
      </w:tr>
      <w:tr w:rsidR="00D52A0C" w:rsidRPr="0059315C" w14:paraId="50D2DC01" w14:textId="77777777" w:rsidTr="00B447E9">
        <w:trPr>
          <w:trHeight w:val="510"/>
          <w:ins w:id="280" w:author="Claude" w:date="2026-06-13T16:00:00Z"/>
        </w:trPr>
        <w:tc>
          <w:tcPr>
            <w:tcW w:w="6237" w:type="dxa"/>
            <w:hideMark/>
          </w:tcPr>
          <w:p w14:paraId="254CF630" w14:textId="77777777" w:rsidR="00D52A0C" w:rsidRPr="00D52A0C" w:rsidRDefault="00D52A0C" w:rsidP="00D52A0C">
            <w:pPr>
              <w:pStyle w:val="NoSpacing"/>
              <w:rPr>
                <w:ins w:id="281" w:author="Claude" w:date="2026-06-13T16:00:00Z"/>
                <w:sz w:val="20"/>
                <w:szCs w:val="20"/>
              </w:rPr>
            </w:pPr>
            <w:ins w:id="282" w:author="Claude" w:date="2026-06-13T16:00:00Z">
              <w:r>
                <w:rPr>
                  <w:rFonts w:cs="Segoe UI"/>
                  <w:color w:val="0A0A0A"/>
                  <w:sz w:val="20"/>
                  <w:szCs w:val="20"/>
                </w:rPr>
                <w:t>Deploying customer-service &amp; sales agents; Supporting customers’ own agents</w:t>
              </w:r>
            </w:ins>
          </w:p>
        </w:tc>
        <w:tc>
          <w:tcPr>
            <w:tcW w:w="1701" w:type="dxa"/>
            <w:hideMark/>
          </w:tcPr>
          <w:p w14:paraId="148D5D5E" w14:textId="77777777" w:rsidR="00D52A0C" w:rsidRPr="00D52A0C" w:rsidRDefault="00D52A0C" w:rsidP="00D52A0C">
            <w:pPr>
              <w:pStyle w:val="NoSpacing"/>
              <w:rPr>
                <w:ins w:id="283" w:author="Claude" w:date="2026-06-13T16:00:00Z"/>
                <w:sz w:val="20"/>
                <w:szCs w:val="20"/>
              </w:rPr>
            </w:pPr>
            <w:ins w:id="284" w:author="Claude" w:date="2026-06-13T16:00:00Z">
              <w:r>
                <w:rPr>
                  <w:rFonts w:cs="Segoe UI"/>
                  <w:color w:val="0A0A0A"/>
                  <w:sz w:val="20"/>
                  <w:szCs w:val="20"/>
                </w:rPr>
                <w:t>Employing customer-facing agents</w:t>
              </w:r>
            </w:ins>
          </w:p>
        </w:tc>
        <w:tc>
          <w:tcPr>
            <w:tcW w:w="1676" w:type="dxa"/>
            <w:hideMark/>
          </w:tcPr>
          <w:p w14:paraId="0E438F08" w14:textId="77777777" w:rsidR="00D52A0C" w:rsidRPr="00D52A0C" w:rsidRDefault="00D52A0C" w:rsidP="00D52A0C">
            <w:pPr>
              <w:pStyle w:val="NoSpacing"/>
              <w:rPr>
                <w:ins w:id="285" w:author="Claude" w:date="2026-06-13T16:00:00Z"/>
                <w:sz w:val="20"/>
                <w:szCs w:val="20"/>
              </w:rPr>
            </w:pPr>
          </w:p>
        </w:tc>
      </w:tr>
      <w:tr w:rsidR="00D52A0C" w:rsidRPr="0059315C" w14:paraId="672BA79E" w14:textId="77777777" w:rsidTr="00B447E9">
        <w:trPr>
          <w:trHeight w:val="510"/>
          <w:ins w:id="286" w:author="Claude" w:date="2026-06-13T16:00:00Z"/>
        </w:trPr>
        <w:tc>
          <w:tcPr>
            <w:tcW w:w="6237" w:type="dxa"/>
            <w:hideMark/>
          </w:tcPr>
          <w:p w14:paraId="444EF1BF" w14:textId="77777777" w:rsidR="00D52A0C" w:rsidRPr="00D52A0C" w:rsidRDefault="00D52A0C" w:rsidP="00D52A0C">
            <w:pPr>
              <w:pStyle w:val="NoSpacing"/>
              <w:rPr>
                <w:ins w:id="287" w:author="Claude" w:date="2026-06-13T16:00:00Z"/>
                <w:sz w:val="20"/>
                <w:szCs w:val="20"/>
              </w:rPr>
            </w:pPr>
            <w:ins w:id="288" w:author="Claude" w:date="2026-06-13T16:00:00Z">
              <w:r>
                <w:rPr>
                  <w:rFonts w:cs="Segoe UI"/>
                  <w:color w:val="0A0A0A"/>
                  <w:sz w:val="20"/>
                  <w:szCs w:val="20"/>
                </w:rPr>
                <w:lastRenderedPageBreak/>
                <w:t>Gaining efficiency &amp; speed; Gaining scale; Extending the personal skillset; Improving quality of output</w:t>
              </w:r>
            </w:ins>
          </w:p>
        </w:tc>
        <w:tc>
          <w:tcPr>
            <w:tcW w:w="1701" w:type="dxa"/>
            <w:hideMark/>
          </w:tcPr>
          <w:p w14:paraId="239D0EFF" w14:textId="77777777" w:rsidR="00D52A0C" w:rsidRPr="00D52A0C" w:rsidRDefault="00D52A0C" w:rsidP="00D52A0C">
            <w:pPr>
              <w:pStyle w:val="NoSpacing"/>
              <w:rPr>
                <w:ins w:id="289" w:author="Claude" w:date="2026-06-13T16:00:00Z"/>
                <w:sz w:val="20"/>
                <w:szCs w:val="20"/>
              </w:rPr>
            </w:pPr>
            <w:ins w:id="290" w:author="Claude" w:date="2026-06-13T16:00:00Z">
              <w:r>
                <w:rPr>
                  <w:rFonts w:cs="Segoe UI"/>
                  <w:color w:val="0A0A0A"/>
                  <w:sz w:val="20"/>
                  <w:szCs w:val="20"/>
                </w:rPr>
                <w:t>Benefits</w:t>
              </w:r>
            </w:ins>
          </w:p>
        </w:tc>
        <w:tc>
          <w:tcPr>
            <w:tcW w:w="1676" w:type="dxa"/>
            <w:hideMark/>
          </w:tcPr>
          <w:p w14:paraId="5B55019C" w14:textId="77777777" w:rsidR="00D52A0C" w:rsidRPr="00D52A0C" w:rsidRDefault="00D52A0C" w:rsidP="00D52A0C">
            <w:pPr>
              <w:pStyle w:val="NoSpacing"/>
              <w:rPr>
                <w:ins w:id="291" w:author="Claude" w:date="2026-06-13T16:00:00Z"/>
                <w:sz w:val="20"/>
                <w:szCs w:val="20"/>
              </w:rPr>
            </w:pPr>
            <w:ins w:id="292" w:author="Claude" w:date="2026-06-13T16:00:00Z">
              <w:r>
                <w:rPr>
                  <w:rFonts w:cs="Segoe UI"/>
                  <w:color w:val="0A0A0A"/>
                  <w:sz w:val="20"/>
                  <w:szCs w:val="20"/>
                </w:rPr>
                <w:t>Obtaining value outcomes</w:t>
              </w:r>
            </w:ins>
          </w:p>
        </w:tc>
      </w:tr>
      <w:tr w:rsidR="00D52A0C" w:rsidRPr="0059315C" w14:paraId="6FD595FA" w14:textId="77777777" w:rsidTr="00B447E9">
        <w:trPr>
          <w:trHeight w:val="510"/>
          <w:ins w:id="293" w:author="Claude" w:date="2026-06-13T16:00:00Z"/>
        </w:trPr>
        <w:tc>
          <w:tcPr>
            <w:tcW w:w="6237" w:type="dxa"/>
            <w:hideMark/>
          </w:tcPr>
          <w:p w14:paraId="10CA5276" w14:textId="77777777" w:rsidR="00D52A0C" w:rsidRPr="00D52A0C" w:rsidRDefault="00D52A0C" w:rsidP="00D52A0C">
            <w:pPr>
              <w:pStyle w:val="NoSpacing"/>
              <w:rPr>
                <w:ins w:id="294" w:author="Claude" w:date="2026-06-13T16:00:00Z"/>
                <w:sz w:val="20"/>
                <w:szCs w:val="20"/>
              </w:rPr>
            </w:pPr>
            <w:ins w:id="295" w:author="Claude" w:date="2026-06-13T16:00:00Z">
              <w:r>
                <w:rPr>
                  <w:rFonts w:cs="Segoe UI"/>
                  <w:color w:val="0A0A0A"/>
                  <w:sz w:val="20"/>
                  <w:szCs w:val="20"/>
                </w:rPr>
                <w:t>Incurring financial costs; Displacing jobs</w:t>
              </w:r>
            </w:ins>
          </w:p>
        </w:tc>
        <w:tc>
          <w:tcPr>
            <w:tcW w:w="1701" w:type="dxa"/>
            <w:hideMark/>
          </w:tcPr>
          <w:p w14:paraId="3CCA2839" w14:textId="77777777" w:rsidR="00D52A0C" w:rsidRPr="00D52A0C" w:rsidRDefault="00D52A0C" w:rsidP="00D52A0C">
            <w:pPr>
              <w:pStyle w:val="NoSpacing"/>
              <w:rPr>
                <w:ins w:id="296" w:author="Claude" w:date="2026-06-13T16:00:00Z"/>
                <w:sz w:val="20"/>
                <w:szCs w:val="20"/>
              </w:rPr>
            </w:pPr>
            <w:ins w:id="297" w:author="Claude" w:date="2026-06-13T16:00:00Z">
              <w:r>
                <w:rPr>
                  <w:rFonts w:cs="Segoe UI"/>
                  <w:color w:val="0A0A0A"/>
                  <w:sz w:val="20"/>
                  <w:szCs w:val="20"/>
                </w:rPr>
                <w:t>Sacrifices</w:t>
              </w:r>
            </w:ins>
          </w:p>
        </w:tc>
        <w:tc>
          <w:tcPr>
            <w:tcW w:w="1676" w:type="dxa"/>
            <w:hideMark/>
          </w:tcPr>
          <w:p w14:paraId="3275E4C1" w14:textId="77777777" w:rsidR="00D52A0C" w:rsidRPr="00D52A0C" w:rsidRDefault="00D52A0C" w:rsidP="00D52A0C">
            <w:pPr>
              <w:pStyle w:val="NoSpacing"/>
              <w:rPr>
                <w:ins w:id="298" w:author="Claude" w:date="2026-06-13T16:00:00Z"/>
                <w:sz w:val="20"/>
                <w:szCs w:val="20"/>
              </w:rPr>
            </w:pPr>
          </w:p>
        </w:tc>
      </w:tr>
      <w:tr w:rsidR="00D52A0C" w:rsidRPr="0059315C" w14:paraId="0624DE1C" w14:textId="77777777" w:rsidTr="00B447E9">
        <w:trPr>
          <w:trHeight w:val="510"/>
          <w:ins w:id="299" w:author="Claude" w:date="2026-06-13T16:00:00Z"/>
        </w:trPr>
        <w:tc>
          <w:tcPr>
            <w:tcW w:w="6237" w:type="dxa"/>
            <w:hideMark/>
          </w:tcPr>
          <w:p w14:paraId="6FE79E2A" w14:textId="77777777" w:rsidR="00D52A0C" w:rsidRPr="00D52A0C" w:rsidRDefault="00D52A0C" w:rsidP="00D52A0C">
            <w:pPr>
              <w:pStyle w:val="NoSpacing"/>
              <w:rPr>
                <w:ins w:id="300" w:author="Claude" w:date="2026-06-13T16:00:00Z"/>
                <w:sz w:val="20"/>
                <w:szCs w:val="20"/>
              </w:rPr>
            </w:pPr>
            <w:ins w:id="301" w:author="Claude" w:date="2026-06-13T16:00:00Z">
              <w:r>
                <w:rPr>
                  <w:rFonts w:cs="Segoe UI"/>
                  <w:color w:val="0A0A0A"/>
                  <w:sz w:val="20"/>
                  <w:szCs w:val="20"/>
                </w:rPr>
                <w:t>Risking hallucination; Risking security &amp; privacy violations; Risking brand degradation</w:t>
              </w:r>
            </w:ins>
          </w:p>
        </w:tc>
        <w:tc>
          <w:tcPr>
            <w:tcW w:w="1701" w:type="dxa"/>
            <w:hideMark/>
          </w:tcPr>
          <w:p w14:paraId="23ABA553" w14:textId="77777777" w:rsidR="00D52A0C" w:rsidRPr="00D52A0C" w:rsidRDefault="00D52A0C" w:rsidP="00D52A0C">
            <w:pPr>
              <w:pStyle w:val="NoSpacing"/>
              <w:rPr>
                <w:ins w:id="302" w:author="Claude" w:date="2026-06-13T16:00:00Z"/>
                <w:sz w:val="20"/>
                <w:szCs w:val="20"/>
              </w:rPr>
            </w:pPr>
            <w:ins w:id="303" w:author="Claude" w:date="2026-06-13T16:00:00Z">
              <w:r>
                <w:rPr>
                  <w:rFonts w:cs="Segoe UI"/>
                  <w:color w:val="0A0A0A"/>
                  <w:sz w:val="20"/>
                  <w:szCs w:val="20"/>
                </w:rPr>
                <w:t>Risks</w:t>
              </w:r>
            </w:ins>
          </w:p>
        </w:tc>
        <w:tc>
          <w:tcPr>
            <w:tcW w:w="1676" w:type="dxa"/>
            <w:hideMark/>
          </w:tcPr>
          <w:p w14:paraId="0AF22291" w14:textId="77777777" w:rsidR="00D52A0C" w:rsidRPr="00D52A0C" w:rsidRDefault="00D52A0C" w:rsidP="00D52A0C">
            <w:pPr>
              <w:pStyle w:val="NoSpacing"/>
              <w:rPr>
                <w:ins w:id="304" w:author="Claude" w:date="2026-06-13T16:00:00Z"/>
                <w:sz w:val="20"/>
                <w:szCs w:val="20"/>
              </w:rPr>
            </w:pPr>
          </w:p>
        </w:tc>
      </w:tr>
    </w:tbl>
    <w:p w14:paraId="4F698BF2" w14:textId="77777777" w:rsidR="006F2E75" w:rsidRDefault="00000000">
      <w:pPr>
        <w:ind w:firstLine="0"/>
        <w:rPr>
          <w:ins w:id="305" w:author="Claude" w:date="2026-06-13T16:00:00Z"/>
        </w:rPr>
      </w:pPr>
      <w:ins w:id="306" w:author="Claude" w:date="2026-06-13T16:00:00Z">
        <w:r>
          <w:rPr>
            <w:b/>
            <w:bCs/>
          </w:rPr>
          <w:t>Table 4</w:t>
        </w:r>
      </w:ins>
    </w:p>
    <w:p w14:paraId="1F2AB076" w14:textId="77777777" w:rsidR="006F2E75" w:rsidRDefault="00000000">
      <w:pPr>
        <w:ind w:firstLine="0"/>
        <w:rPr>
          <w:ins w:id="307" w:author="Claude" w:date="2026-06-13T16:00:00Z"/>
        </w:rPr>
      </w:pPr>
      <w:ins w:id="308" w:author="Claude" w:date="2026-06-13T16:00:00Z">
        <w:r>
          <w:rPr>
            <w:i/>
            <w:iCs/>
          </w:rPr>
          <w:t>Definitions of the theoretical categories</w:t>
        </w:r>
      </w:ins>
    </w:p>
    <w:tbl>
      <w:tblPr>
        <w:tblW w:w="9614" w:type="dxa"/>
        <w:tblLook w:val="04A0" w:firstRow="1" w:lastRow="0" w:firstColumn="1" w:lastColumn="0" w:noHBand="0" w:noVBand="1"/>
      </w:tblPr>
      <w:tblGrid>
        <w:gridCol w:w="2800"/>
        <w:gridCol w:w="6814"/>
      </w:tblGrid>
      <w:tr w:rsidR="006F2E75" w14:paraId="5EF278B2" w14:textId="77777777">
        <w:trPr>
          <w:trHeight w:val="255"/>
          <w:ins w:id="309" w:author="Claude" w:date="2026-06-13T16:00:00Z"/>
        </w:trPr>
        <w:tc>
          <w:tcPr>
            <w:tcW w:w="2800" w:type="dxa"/>
            <w:tcBorders>
              <w:top w:val="single" w:sz="8" w:space="0" w:color="auto"/>
              <w:bottom w:val="single" w:sz="8" w:space="0" w:color="auto"/>
            </w:tcBorders>
          </w:tcPr>
          <w:p w14:paraId="43C067C6" w14:textId="77777777" w:rsidR="006F2E75" w:rsidRDefault="00000000">
            <w:pPr>
              <w:pStyle w:val="NoSpacing"/>
              <w:rPr>
                <w:ins w:id="310" w:author="Claude" w:date="2026-06-13T16:00:00Z"/>
                <w:sz w:val="20"/>
                <w:szCs w:val="20"/>
              </w:rPr>
            </w:pPr>
            <w:ins w:id="311" w:author="Claude" w:date="2026-06-13T16:00:00Z">
              <w:r>
                <w:rPr>
                  <w:rFonts w:cs="Segoe UI"/>
                  <w:b/>
                  <w:bCs/>
                  <w:color w:val="0A0A0A"/>
                  <w:sz w:val="20"/>
                  <w:szCs w:val="20"/>
                </w:rPr>
                <w:t>Theoretical category</w:t>
              </w:r>
            </w:ins>
          </w:p>
        </w:tc>
        <w:tc>
          <w:tcPr>
            <w:tcW w:w="6814" w:type="dxa"/>
            <w:tcBorders>
              <w:top w:val="single" w:sz="8" w:space="0" w:color="auto"/>
              <w:bottom w:val="single" w:sz="8" w:space="0" w:color="auto"/>
            </w:tcBorders>
          </w:tcPr>
          <w:p w14:paraId="4759E6A7" w14:textId="77777777" w:rsidR="006F2E75" w:rsidRDefault="00000000">
            <w:pPr>
              <w:pStyle w:val="NoSpacing"/>
              <w:rPr>
                <w:ins w:id="312" w:author="Claude" w:date="2026-06-13T16:00:00Z"/>
                <w:sz w:val="20"/>
                <w:szCs w:val="20"/>
              </w:rPr>
            </w:pPr>
            <w:ins w:id="313" w:author="Claude" w:date="2026-06-13T16:00:00Z">
              <w:r>
                <w:rPr>
                  <w:rFonts w:cs="Segoe UI"/>
                  <w:b/>
                  <w:bCs/>
                  <w:color w:val="0A0A0A"/>
                  <w:sz w:val="20"/>
                  <w:szCs w:val="20"/>
                </w:rPr>
                <w:t>Definition</w:t>
              </w:r>
            </w:ins>
          </w:p>
        </w:tc>
      </w:tr>
      <w:tr w:rsidR="006F2E75" w14:paraId="04EF8FB8" w14:textId="77777777">
        <w:trPr>
          <w:trHeight w:val="255"/>
          <w:ins w:id="314" w:author="Claude" w:date="2026-06-13T16:00:00Z"/>
        </w:trPr>
        <w:tc>
          <w:tcPr>
            <w:tcW w:w="2800" w:type="dxa"/>
          </w:tcPr>
          <w:p w14:paraId="170D3150" w14:textId="77777777" w:rsidR="006F2E75" w:rsidRDefault="00000000">
            <w:pPr>
              <w:pStyle w:val="NoSpacing"/>
              <w:rPr>
                <w:ins w:id="315" w:author="Claude" w:date="2026-06-13T16:00:00Z"/>
                <w:sz w:val="20"/>
                <w:szCs w:val="20"/>
              </w:rPr>
            </w:pPr>
            <w:ins w:id="316" w:author="Claude" w:date="2026-06-13T16:00:00Z">
              <w:r>
                <w:rPr>
                  <w:rFonts w:cs="Segoe UI"/>
                  <w:color w:val="0A0A0A"/>
                  <w:sz w:val="20"/>
                  <w:szCs w:val="20"/>
                </w:rPr>
                <w:t>Observing external conditions</w:t>
              </w:r>
            </w:ins>
          </w:p>
        </w:tc>
        <w:tc>
          <w:tcPr>
            <w:tcW w:w="6814" w:type="dxa"/>
          </w:tcPr>
          <w:p w14:paraId="70298C12" w14:textId="77777777" w:rsidR="006F2E75" w:rsidRDefault="00000000">
            <w:pPr>
              <w:pStyle w:val="NoSpacing"/>
              <w:rPr>
                <w:ins w:id="317" w:author="Claude" w:date="2026-06-13T16:00:00Z"/>
                <w:sz w:val="20"/>
                <w:szCs w:val="20"/>
              </w:rPr>
            </w:pPr>
            <w:ins w:id="318" w:author="Claude" w:date="2026-06-13T16:00:00Z">
              <w:r>
                <w:rPr>
                  <w:rFonts w:cs="Segoe UI"/>
                  <w:color w:val="0A0A0A"/>
                  <w:sz w:val="20"/>
                  <w:szCs w:val="20"/>
                </w:rPr>
                <w:t>The managerial process of monitoring and interpreting the organization’s changing context. Two categories of external conditions sparked change: the progression of AI itself, and market pressure.</w:t>
              </w:r>
            </w:ins>
          </w:p>
        </w:tc>
      </w:tr>
      <w:tr w:rsidR="006F2E75" w14:paraId="4FD98819" w14:textId="77777777">
        <w:trPr>
          <w:trHeight w:val="255"/>
          <w:ins w:id="319" w:author="Claude" w:date="2026-06-13T16:00:00Z"/>
        </w:trPr>
        <w:tc>
          <w:tcPr>
            <w:tcW w:w="2800" w:type="dxa"/>
          </w:tcPr>
          <w:p w14:paraId="75693F03" w14:textId="77777777" w:rsidR="006F2E75" w:rsidRDefault="00000000">
            <w:pPr>
              <w:pStyle w:val="NoSpacing"/>
              <w:rPr>
                <w:ins w:id="320" w:author="Claude" w:date="2026-06-13T16:00:00Z"/>
                <w:sz w:val="20"/>
                <w:szCs w:val="20"/>
              </w:rPr>
            </w:pPr>
            <w:ins w:id="321" w:author="Claude" w:date="2026-06-13T16:00:00Z">
              <w:r>
                <w:rPr>
                  <w:rFonts w:cs="Segoe UI"/>
                  <w:color w:val="0A0A0A"/>
                  <w:sz w:val="20"/>
                  <w:szCs w:val="20"/>
                </w:rPr>
                <w:t>Navigating the organizational context</w:t>
              </w:r>
            </w:ins>
          </w:p>
        </w:tc>
        <w:tc>
          <w:tcPr>
            <w:tcW w:w="6814" w:type="dxa"/>
          </w:tcPr>
          <w:p w14:paraId="61A346A1" w14:textId="77777777" w:rsidR="006F2E75" w:rsidRDefault="00000000">
            <w:pPr>
              <w:pStyle w:val="NoSpacing"/>
              <w:rPr>
                <w:ins w:id="322" w:author="Claude" w:date="2026-06-13T16:00:00Z"/>
                <w:sz w:val="20"/>
                <w:szCs w:val="20"/>
              </w:rPr>
            </w:pPr>
            <w:ins w:id="323" w:author="Claude" w:date="2026-06-13T16:00:00Z">
              <w:r>
                <w:rPr>
                  <w:rFonts w:cs="Segoe UI"/>
                  <w:color w:val="0A0A0A"/>
                  <w:sz w:val="20"/>
                  <w:szCs w:val="20"/>
                </w:rPr>
                <w:t>How managers steer or move around conditions within the organization, across three scopes: the marketing department (which the manager can steer to create alignment), technical resources (which can be leveraged to implement initiatives), and the compliance framework (which bounds what is possible).</w:t>
              </w:r>
            </w:ins>
          </w:p>
        </w:tc>
      </w:tr>
      <w:tr w:rsidR="006F2E75" w14:paraId="228EBB37" w14:textId="77777777">
        <w:trPr>
          <w:trHeight w:val="255"/>
          <w:ins w:id="324" w:author="Claude" w:date="2026-06-13T16:00:00Z"/>
        </w:trPr>
        <w:tc>
          <w:tcPr>
            <w:tcW w:w="2800" w:type="dxa"/>
          </w:tcPr>
          <w:p w14:paraId="6746F95A" w14:textId="77777777" w:rsidR="006F2E75" w:rsidRDefault="00000000">
            <w:pPr>
              <w:pStyle w:val="NoSpacing"/>
              <w:rPr>
                <w:ins w:id="325" w:author="Claude" w:date="2026-06-13T16:00:00Z"/>
                <w:sz w:val="20"/>
                <w:szCs w:val="20"/>
              </w:rPr>
            </w:pPr>
            <w:ins w:id="326" w:author="Claude" w:date="2026-06-13T16:00:00Z">
              <w:r>
                <w:rPr>
                  <w:rFonts w:cs="Segoe UI"/>
                  <w:color w:val="0A0A0A"/>
                  <w:sz w:val="20"/>
                  <w:szCs w:val="20"/>
                </w:rPr>
                <w:t>Applying agentic AI</w:t>
              </w:r>
            </w:ins>
          </w:p>
        </w:tc>
        <w:tc>
          <w:tcPr>
            <w:tcW w:w="6814" w:type="dxa"/>
          </w:tcPr>
          <w:p w14:paraId="28D8DC78" w14:textId="77777777" w:rsidR="006F2E75" w:rsidRDefault="00000000">
            <w:pPr>
              <w:pStyle w:val="NoSpacing"/>
              <w:rPr>
                <w:ins w:id="327" w:author="Claude" w:date="2026-06-13T16:00:00Z"/>
                <w:sz w:val="20"/>
                <w:szCs w:val="20"/>
              </w:rPr>
            </w:pPr>
            <w:ins w:id="328" w:author="Claude" w:date="2026-06-13T16:00:00Z">
              <w:r>
                <w:rPr>
                  <w:rFonts w:cs="Segoe UI"/>
                  <w:color w:val="0A0A0A"/>
                  <w:sz w:val="20"/>
                  <w:szCs w:val="20"/>
                </w:rPr>
                <w:t>Using or implementing agentic AI systems within the organization, across key marketing use cases: generating insights, creating and validating content and campaigns, utilizing generic agents for personal work, and employing customer-facing agents.</w:t>
              </w:r>
            </w:ins>
          </w:p>
        </w:tc>
      </w:tr>
      <w:tr w:rsidR="006F2E75" w14:paraId="1AD4B9F1" w14:textId="77777777">
        <w:trPr>
          <w:trHeight w:val="255"/>
          <w:ins w:id="329" w:author="Claude" w:date="2026-06-13T16:00:00Z"/>
        </w:trPr>
        <w:tc>
          <w:tcPr>
            <w:tcW w:w="2800" w:type="dxa"/>
          </w:tcPr>
          <w:p w14:paraId="58B0FBBB" w14:textId="77777777" w:rsidR="006F2E75" w:rsidRDefault="00000000">
            <w:pPr>
              <w:pStyle w:val="NoSpacing"/>
              <w:rPr>
                <w:ins w:id="330" w:author="Claude" w:date="2026-06-13T16:00:00Z"/>
                <w:sz w:val="20"/>
                <w:szCs w:val="20"/>
              </w:rPr>
            </w:pPr>
            <w:ins w:id="331" w:author="Claude" w:date="2026-06-13T16:00:00Z">
              <w:r>
                <w:rPr>
                  <w:rFonts w:cs="Segoe UI"/>
                  <w:color w:val="0A0A0A"/>
                  <w:sz w:val="20"/>
                  <w:szCs w:val="20"/>
                </w:rPr>
                <w:t>Obtaining value outcomes</w:t>
              </w:r>
            </w:ins>
          </w:p>
        </w:tc>
        <w:tc>
          <w:tcPr>
            <w:tcW w:w="6814" w:type="dxa"/>
          </w:tcPr>
          <w:p w14:paraId="18B60B1B" w14:textId="77777777" w:rsidR="006F2E75" w:rsidRDefault="00000000">
            <w:pPr>
              <w:pStyle w:val="NoSpacing"/>
              <w:rPr>
                <w:ins w:id="332" w:author="Claude" w:date="2026-06-13T16:00:00Z"/>
                <w:sz w:val="20"/>
                <w:szCs w:val="20"/>
              </w:rPr>
            </w:pPr>
            <w:ins w:id="333" w:author="Claude" w:date="2026-06-13T16:00:00Z">
              <w:r>
                <w:rPr>
                  <w:rFonts w:cs="Segoe UI"/>
                  <w:color w:val="0A0A0A"/>
                  <w:sz w:val="20"/>
                  <w:szCs w:val="20"/>
                </w:rPr>
                <w:t>The outcomes that applying agentic AI creates, analyzed as value in three buckets: benefits (features beneficial to the team, organization, or customer), sacrifices (negative aspects highly likely to materialize), and risks (potential negative aspects whose likelihood is unlikely or unknown).</w:t>
              </w:r>
            </w:ins>
          </w:p>
        </w:tc>
      </w:tr>
    </w:tbl>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334" w:name="_Toc232351376"/>
      <w:r>
        <w:lastRenderedPageBreak/>
        <w:t xml:space="preserve">4. </w:t>
      </w:r>
      <w:r>
        <w:tab/>
        <w:t>Findings</w:t>
      </w:r>
      <w:bookmarkEnd w:id="334"/>
    </w:p>
    <w:p w14:paraId="46DEC873" w14:textId="7EBE9AF6" w:rsidR="00EB5DFF" w:rsidRDefault="00EB5DFF" w:rsidP="00717BA1">
      <w:r>
        <w:rPr>
          <w:lang w:val="en-US"/>
        </w:rPr>
        <w:t>The findings indicate a wide range of applications and use cases of agentic AI in marketing. Additionally, a clear pattern of managerial behaviors emerged that enables and stimulates the adoption of agentic AI and mediates value creation from agentic use cases. Furthermore, notable impact is observed stemming from the organizational context (internal and external) on the adoption of agentic AI and the value creation from agentic AI.</w:t>
      </w:r>
    </w:p>
    <w:p w14:paraId="56BB70E0" w14:textId="1E235D9D" w:rsidR="004F321E" w:rsidRDefault="007E5C5A" w:rsidP="004F321E">
      <w:r>
        <w:t>Figure 1 presents the resulting process model. It shows how the studied marketing managers observed an impetus for change in their external environment</w:t>
      </w:r>
      <w:r>
        <w:rPr>
          <w:lang w:val="en-US"/>
        </w:rPr>
        <w:t xml:space="preserve">; </w:t>
      </w:r>
      <w:r>
        <w:t xml:space="preserve">navigated the organizational conditions that enable or constrain the implementation and use of agentic AI within the organization; applied agentic AI through specific use cases; and obtained value outcomes. </w:t>
      </w:r>
    </w:p>
    <w:p w14:paraId="33EC1162" w14:textId="77777777" w:rsidR="00EB5DFF" w:rsidRDefault="00EB5DFF" w:rsidP="00EB5DFF">
      <w:pPr>
        <w:spacing w:after="200"/>
        <w:ind w:firstLine="0"/>
        <w:rPr>
          <w:b/>
          <w:bCs/>
        </w:rPr>
      </w:pPr>
      <w:r>
        <w:rPr>
          <w:b/>
          <w:bCs/>
        </w:rPr>
        <w:t>Figure 1.</w:t>
      </w:r>
    </w:p>
    <w:p w14:paraId="44A032A4" w14:textId="133C4420" w:rsidR="00EB5DFF" w:rsidRDefault="00EB5DFF" w:rsidP="00EB5DFF">
      <w:pPr>
        <w:ind w:firstLine="0"/>
      </w:pPr>
      <w:bookmarkStart w:id="335" w:name="_2wlwvpj75lya"/>
      <w:bookmarkEnd w:id="335"/>
      <w:commentRangeStart w:id="336"/>
      <w:r>
        <w:rPr>
          <w:i/>
          <w:iCs/>
          <w:lang w:val="en-US"/>
        </w:rPr>
        <w:t xml:space="preserve">How managerial interventions drive value creation using agentic AI. </w:t>
      </w:r>
      <w:r>
        <w:rPr>
          <w:noProof/>
        </w:rPr>
        <w:drawing>
          <wp:inline distT="0" distB="0" distL="0" distR="0" wp14:anchorId="4FE985D9" wp14:editId="4ACDBE7D">
            <wp:extent cx="3398047" cy="3696102"/>
            <wp:effectExtent l="0" t="0" r="0" b="0"/>
            <wp:docPr id="60964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41422" name=""/>
                    <pic:cNvPicPr/>
                  </pic:nvPicPr>
                  <pic:blipFill>
                    <a:blip r:embed="rId16"/>
                    <a:stretch>
                      <a:fillRect/>
                    </a:stretch>
                  </pic:blipFill>
                  <pic:spPr>
                    <a:xfrm>
                      <a:off x="0" y="0"/>
                      <a:ext cx="3407460" cy="3706340"/>
                    </a:xfrm>
                    <a:prstGeom prst="rect">
                      <a:avLst/>
                    </a:prstGeom>
                  </pic:spPr>
                </pic:pic>
              </a:graphicData>
            </a:graphic>
          </wp:inline>
        </w:drawing>
      </w:r>
      <w:commentRangeEnd w:id="336"/>
      <w:r>
        <w:rPr>
          <w:rStyle w:val="CommentReference"/>
          <w:sz w:val="22"/>
          <w:szCs w:val="22"/>
        </w:rPr>
        <w:commentReference w:id="336"/>
      </w:r>
    </w:p>
    <w:p w14:paraId="50C38570" w14:textId="1E726E9E" w:rsidR="00EB5DFF" w:rsidRDefault="00EB5DFF" w:rsidP="00EB5DFF">
      <w:pPr>
        <w:pStyle w:val="Heading2"/>
      </w:pPr>
      <w:bookmarkStart w:id="337" w:name="_Toc232351377"/>
      <w:r>
        <w:lastRenderedPageBreak/>
        <w:t>4.1</w:t>
      </w:r>
      <w:r>
        <w:tab/>
        <w:t>Observing external conditions</w:t>
      </w:r>
      <w:bookmarkEnd w:id="337"/>
    </w:p>
    <w:p w14:paraId="77E2EB95" w14:textId="674A61E0" w:rsidR="00EB5DFF" w:rsidRDefault="00EB5DFF" w:rsidP="00EB5DFF">
      <w:r>
        <w:rPr>
          <w:lang w:val="en-US"/>
        </w:rPr>
        <w:t xml:space="preserve">The process of creating value using agentic AI starts with the manager observing changing conditions that signal a pressure or an opportunity to change. </w:t>
      </w:r>
      <w:r>
        <w:rPr>
          <w:i/>
          <w:iCs/>
          <w:lang w:val="en-US"/>
        </w:rPr>
        <w:t xml:space="preserve">Observing </w:t>
      </w:r>
      <w:r>
        <w:rPr>
          <w:lang w:val="en-US"/>
        </w:rPr>
        <w:t>refers to the managerial process of monitoring and interpreting the organization’s changing context. With regard to agentic AI, two key categories of external conditions that sparked change have been identified: the progression of AI itself and market pressures.</w:t>
      </w:r>
    </w:p>
    <w:p w14:paraId="5774A16C" w14:textId="4FAC7EAD" w:rsidR="00EB5DFF" w:rsidRDefault="00EB5DFF" w:rsidP="00EB5DFF">
      <w:commentRangeStart w:id="338"/>
      <w:r>
        <w:rPr>
          <w:lang w:val="en-US"/>
        </w:rPr>
        <w:t>This observation process typically leads both marketing managers and AI experts to recognize the significant impact of agentic AI. As interviewee 7 noted, “We’re living in an era of change, and we’re living in a change of era simultaneously.” Interviewee 6 began incorporating AI across all parts of her organization, noting, “So I’m of course responsible for commercial, but … this is the future for our company!”</w:t>
      </w:r>
      <w:commentRangeEnd w:id="338"/>
      <w:r>
        <w:rPr>
          <w:rStyle w:val="CommentReference"/>
          <w:sz w:val="22"/>
          <w:szCs w:val="22"/>
        </w:rPr>
        <w:commentReference w:id="338"/>
      </w:r>
    </w:p>
    <w:p w14:paraId="6E5F43CC" w14:textId="06FB2316" w:rsidR="00EB5DFF" w:rsidRDefault="00EB5DFF" w:rsidP="00EB5DFF">
      <w:pPr>
        <w:pStyle w:val="Heading3"/>
      </w:pPr>
      <w:bookmarkStart w:id="339" w:name="_cel1ujnps8"/>
      <w:bookmarkEnd w:id="339"/>
      <w:r>
        <w:t>4.1.</w:t>
      </w:r>
      <w:commentRangeStart w:id="340"/>
      <w:r>
        <w:t>1</w:t>
      </w:r>
      <w:commentRangeEnd w:id="340"/>
      <w:r>
        <w:rPr>
          <w:rStyle w:val="CommentReference"/>
          <w:sz w:val="22"/>
          <w:szCs w:val="22"/>
        </w:rPr>
        <w:commentReference w:id="340"/>
      </w:r>
      <w:r>
        <w:tab/>
        <w:t xml:space="preserve">Observing AI </w:t>
      </w:r>
      <w:commentRangeStart w:id="341"/>
      <w:r>
        <w:t>progression</w:t>
      </w:r>
      <w:commentRangeEnd w:id="341"/>
      <w:r>
        <w:rPr>
          <w:rStyle w:val="CommentReference"/>
          <w:sz w:val="22"/>
          <w:szCs w:val="22"/>
        </w:rPr>
        <w:commentReference w:id="341"/>
      </w:r>
    </w:p>
    <w:p w14:paraId="6965F00E" w14:textId="22A9C983" w:rsidR="00EB5DFF" w:rsidRDefault="00EB5DFF" w:rsidP="00EB5DFF">
      <w:r>
        <w:rPr>
          <w:lang w:val="en-US"/>
        </w:rPr>
        <w:t>The first external condition that the marketing manager might observe is AI progression. This concept describes how AI is evolving in the marketplace; improving in quality, gaining new capabilities, and becoming more widely adopted. Managers observe this pattern; how they respond is developed in section 4.2. Marketing managers and AI experts consistently describe agentic AI as fast-moving. Interviewee 14 noted “These developments are going so fast, they really go in a hockey stick. … What was spectacular within Gemini is taken over all at once by Claude the day after.”</w:t>
      </w:r>
    </w:p>
    <w:p w14:paraId="06B736A3" w14:textId="4657EEB3" w:rsidR="00EB5DFF" w:rsidRDefault="00EB5DFF" w:rsidP="00EB5DFF">
      <w:r>
        <w:rPr>
          <w:lang w:val="en-US"/>
        </w:rPr>
        <w:t>Interviewee 8, who builds agentic systems and explicitly tracks model performance, described having abandoned systematic model comparison as a practical necessity,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Pr>
          <w:lang w:val="en-US"/>
        </w:rPr>
        <w:t>The progression of agentic AI also affected this research. As agentic capabilities became more commonplace, the separation between agentic and non-agentic AI became less obvious to interviewees. Interviewee 12 noted</w:t>
      </w:r>
      <w:commentRangeStart w:id="342"/>
      <w:r>
        <w:rPr>
          <w:lang w:val="en-US"/>
        </w:rPr>
        <w:t>,</w:t>
      </w:r>
      <w:commentRangeEnd w:id="342"/>
      <w:r>
        <w:rPr>
          <w:rStyle w:val="CommentReference"/>
          <w:sz w:val="22"/>
          <w:szCs w:val="22"/>
          <w:lang w:val="en-US"/>
        </w:rPr>
        <w:commentReference w:id="342"/>
      </w:r>
    </w:p>
    <w:p w14:paraId="4A91BB33" w14:textId="0F38E55C" w:rsidR="00EB5DFF" w:rsidRDefault="00EB5DFF" w:rsidP="003A34E9">
      <w:pPr>
        <w:pStyle w:val="Quote"/>
      </w:pPr>
      <w:r>
        <w:lastRenderedPageBreak/>
        <w:t xml:space="preserve">People call things agents that you could debate and say, “I don’t know, is that really an agent? How </w:t>
      </w:r>
      <w:commentRangeStart w:id="343"/>
      <w:commentRangeStart w:id="344"/>
      <w:r>
        <w:t>agentic</w:t>
      </w:r>
      <w:commentRangeEnd w:id="343"/>
      <w:r>
        <w:rPr>
          <w:rStyle w:val="CommentReference"/>
          <w:sz w:val="22"/>
          <w:szCs w:val="22"/>
        </w:rPr>
        <w:commentReference w:id="343"/>
      </w:r>
      <w:commentRangeEnd w:id="344"/>
      <w:r>
        <w:rPr>
          <w:rStyle w:val="CommentReference"/>
          <w:sz w:val="22"/>
          <w:szCs w:val="22"/>
        </w:rPr>
        <w:commentReference w:id="344"/>
      </w:r>
      <w:r>
        <w:t xml:space="preserve"> is it?” You know, how much autonomy, how much decision-making? It, it’s, it’s become almost a marketing term, uh, more so than a technical definition. … You know, a lot of it comes down to it’s like a continuum of being more agentic or less agentic.</w:t>
      </w:r>
    </w:p>
    <w:p w14:paraId="53C7778E" w14:textId="2BB49D4E" w:rsidR="00EB5DFF" w:rsidRDefault="00E04490" w:rsidP="00EB5DFF">
      <w:r>
        <w:rPr>
          <w:lang w:val="en-US"/>
        </w:rPr>
        <w:t>While most interviewees describe the progression of AI with enthusiasm. Interviewee 4 noted that it can also be overwhelming</w:t>
      </w:r>
      <w:commentRangeStart w:id="345"/>
      <w:commentRangeStart w:id="346"/>
      <w:r>
        <w:rPr>
          <w:lang w:val="en-US"/>
        </w:rPr>
        <w:t>,</w:t>
      </w:r>
      <w:commentRangeEnd w:id="345"/>
      <w:r>
        <w:rPr>
          <w:rStyle w:val="CommentReference"/>
          <w:sz w:val="22"/>
          <w:szCs w:val="22"/>
        </w:rPr>
        <w:commentReference w:id="345"/>
      </w:r>
      <w:commentRangeEnd w:id="346"/>
      <w:r>
        <w:rPr>
          <w:rStyle w:val="CommentReference"/>
          <w:sz w:val="22"/>
          <w:szCs w:val="22"/>
        </w:rPr>
        <w:commentReference w:id="346"/>
      </w:r>
    </w:p>
    <w:p w14:paraId="26426F3C" w14:textId="2199D5D8" w:rsidR="00EB5DFF" w:rsidRDefault="00EB5DFF" w:rsidP="003A34E9">
      <w:pPr>
        <w:pStyle w:val="Quote"/>
      </w:pPr>
      <w:r>
        <w:t>It goes so fast that [employees] get overwhelmed. I think a lot of people feel that they’re drowning. I think I told you, last year that I made a conscious decision not to be an expert in all the models, but in the way you implement these because you can’t keep up.</w:t>
      </w:r>
    </w:p>
    <w:p w14:paraId="17B93610" w14:textId="79CEDA3B" w:rsidR="00D27FE7" w:rsidRDefault="00D27FE7" w:rsidP="00D27FE7">
      <w:pPr>
        <w:rPr>
          <w:lang w:val="en-US"/>
        </w:rPr>
      </w:pPr>
      <w:r>
        <w:rPr>
          <w:lang w:val="en-US"/>
        </w:rPr>
        <w:t>The rapid progression of AI can also be seen in the rate of productization of AI. While marketers might feel like they are drowning, the release of agentic AI solutions by existing vendors can offer a safe haven. Interviewee 1 noted that “most of the thinking behind an AI strategy comes from their default supplier; it’s Microsoft’s AI strategy or IBM’s AI strategy, because that is their source of knowledge.” Interviewee 2 described a similar pattern, “We are mainly relying on the products that we use and agents that they provide us with.”</w:t>
      </w:r>
    </w:p>
    <w:p w14:paraId="0509B019" w14:textId="0D4B78EA" w:rsidR="006F2E75" w:rsidRDefault="00E67E03" w:rsidP="00E67E03">
      <w:r>
        <w:t>Observations can also be misleading, as agentic capacity is frequently presented as operational well before it truly is. Interviewee 9 acknowledged this directly: “I think we sometimes present something a certain way while we’re trying to actually make it that way in the background.” Interviewee 12 described the same pattern, noting that organizations “say that you have something that you don’t really have, and then you go and build it really quickly.” Notably, even though this pattern was observed, none of the interviewees doubted the underlying value of agentic AI; the concern is inflated expectation. As interviewee 11 cautioned, “The big thing is hype. So AI is being overpromised all the time. And we have to reduce expectations.”</w:t>
      </w:r>
    </w:p>
    <w:p w14:paraId="5DB212CF" w14:textId="76A74CE8" w:rsidR="00EB5DFF" w:rsidRDefault="00EB5DFF" w:rsidP="00D27FE7">
      <w:pPr>
        <w:pStyle w:val="Heading3"/>
      </w:pPr>
      <w:bookmarkStart w:id="347" w:name="_7alih1d45osl"/>
      <w:bookmarkEnd w:id="347"/>
      <w:r>
        <w:lastRenderedPageBreak/>
        <w:t>4.1.2</w:t>
      </w:r>
      <w:r>
        <w:tab/>
        <w:t xml:space="preserve">Observing market </w:t>
      </w:r>
      <w:commentRangeStart w:id="348"/>
      <w:r>
        <w:t>pressure</w:t>
      </w:r>
      <w:commentRangeEnd w:id="348"/>
      <w:r>
        <w:rPr>
          <w:rStyle w:val="CommentReference"/>
          <w:sz w:val="22"/>
          <w:szCs w:val="22"/>
        </w:rPr>
        <w:commentReference w:id="348"/>
      </w:r>
    </w:p>
    <w:p w14:paraId="7357D49F" w14:textId="2B99C570" w:rsidR="00EB5DFF" w:rsidRDefault="00EB5DFF" w:rsidP="00EB5DFF">
      <w:r>
        <w:rPr>
          <w:lang w:val="en-US"/>
        </w:rPr>
        <w:t xml:space="preserve">A second external condition frequently observed by marketing managers that affects the adoption of agentic AI is market pressure. Market pressure is defined broadly as a combination of two categories: pressure from competitors and customer needs or demands. Interviewees note shifts in both categories. Regarding pressure from competitors, interviewee 9 noted how different marketing agencies are looking at each other’s offerings and trying to mimic what others are doing. She noted that organizations are primarily trying </w:t>
      </w:r>
      <w:commentRangeStart w:id="349"/>
      <w:r>
        <w:rPr>
          <w:lang w:val="en-US"/>
        </w:rPr>
        <w:t xml:space="preserve">“to get to parity in the present with what they’re saying they can do”, </w:t>
      </w:r>
      <w:commentRangeEnd w:id="349"/>
      <w:r>
        <w:rPr>
          <w:rStyle w:val="CommentReference"/>
          <w:sz w:val="22"/>
          <w:szCs w:val="22"/>
          <w:lang w:val="en-US"/>
        </w:rPr>
        <w:commentReference w:id="349"/>
      </w:r>
      <w:r>
        <w:rPr>
          <w:lang w:val="en-US"/>
        </w:rPr>
        <w:t>to ensure “speed to market” and “staying competitive”. Interviewee 13 noted the value of learning from competitors,</w:t>
      </w:r>
    </w:p>
    <w:p w14:paraId="0B84C84F" w14:textId="35A4C35E" w:rsidR="00EB5DFF" w:rsidRDefault="00EB5DFF" w:rsidP="003A34E9">
      <w:pPr>
        <w:pStyle w:val="Quote"/>
      </w:pPr>
      <w:commentRangeStart w:id="350"/>
      <w:r>
        <w:t>Talk to your peers at conferences. I think this needs to happen more on the C-level, that they exchange ideas with their peers, because that’s actually where they will understand the quickest what the benefit is, and this makes it a lot better, right?</w:t>
      </w:r>
    </w:p>
    <w:commentRangeEnd w:id="350"/>
    <w:p w14:paraId="0B401CC2" w14:textId="77777777" w:rsidR="000D2A46" w:rsidRDefault="00683DDC" w:rsidP="00851549">
      <w:pPr>
        <w:rPr>
          <w:lang w:val="en-US"/>
        </w:rPr>
      </w:pPr>
      <w:r>
        <w:rPr>
          <w:rStyle w:val="CommentReference"/>
          <w:sz w:val="22"/>
          <w:szCs w:val="22"/>
        </w:rPr>
        <w:commentReference w:id="350"/>
      </w:r>
      <w:r>
        <w:t>Participants described organizations feeling compelled to demonstrate AI capability, primarily to avoid the perception of falling behind rather than to generate novel value. When it comes to competitive pressure, the dominant managerial posture is defensive rather than offensive. Interviewee 8 captured the organizational reaction to new AI initiatives, “Almost everyone’s been very positive about it because they want to not be left behind, you know?”</w:t>
      </w:r>
    </w:p>
    <w:p w14:paraId="0AAC200B" w14:textId="4860A7BD" w:rsidR="00EB5DFF" w:rsidRDefault="002D3BBC" w:rsidP="00EB5DFF">
      <w:r>
        <w:t>Consumers’ expectations might change as market offerings evolve, but consumers are also using AI themselves. Interview</w:t>
      </w:r>
      <w:commentRangeStart w:id="351"/>
      <w:r>
        <w:t xml:space="preserve">ee 12 notes that “agents of consumers” </w:t>
      </w:r>
      <w:commentRangeEnd w:id="351"/>
      <w:r>
        <w:rPr>
          <w:rStyle w:val="CommentReference"/>
          <w:sz w:val="22"/>
          <w:szCs w:val="22"/>
        </w:rPr>
        <w:commentReference w:id="351"/>
      </w:r>
      <w:r>
        <w:t xml:space="preserve">might be the development that is “most disruptive to marketing” as they are a “new intermediary” and potentially create “agentic commerce.” </w:t>
      </w:r>
      <w:r>
        <w:rPr>
          <w:lang w:val="en-US"/>
        </w:rPr>
        <w:t xml:space="preserve">Regarding the position of agents of consumers intermediating search, interviewee 14 observed, “the world of search is now changing. And fortunately it’s not going as fast as everyone thought it would change.” </w:t>
      </w:r>
      <w:r>
        <w:t>For marketing managers, this shift translates directly into a new operational concern</w:t>
      </w:r>
      <w:commentRangeStart w:id="352"/>
      <w:commentRangeStart w:id="353"/>
      <w:commentRangeStart w:id="354"/>
      <w:r>
        <w:t>:</w:t>
      </w:r>
      <w:commentRangeEnd w:id="352"/>
      <w:r>
        <w:rPr>
          <w:rStyle w:val="CommentReference"/>
          <w:sz w:val="22"/>
          <w:szCs w:val="22"/>
        </w:rPr>
        <w:commentReference w:id="352"/>
      </w:r>
      <w:commentRangeEnd w:id="353"/>
      <w:r>
        <w:rPr>
          <w:rStyle w:val="CommentReference"/>
          <w:sz w:val="22"/>
          <w:szCs w:val="22"/>
        </w:rPr>
        <w:commentReference w:id="353"/>
      </w:r>
      <w:commentRangeEnd w:id="354"/>
      <w:r>
        <w:rPr>
          <w:rStyle w:val="CommentReference"/>
          <w:sz w:val="22"/>
          <w:szCs w:val="22"/>
        </w:rPr>
        <w:commentReference w:id="354"/>
      </w:r>
      <w:r>
        <w:t xml:space="preserve"> the need to be visible within AI </w:t>
      </w:r>
      <w:r>
        <w:lastRenderedPageBreak/>
        <w:t>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Pr>
          <w:lang w:val="en-US"/>
        </w:rPr>
        <w:t>Looking further ahead, some interviewees described a shift that is not yet operational at scale,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22B8DE23" w:rsidR="00EB5DFF" w:rsidRDefault="00EB5DFF" w:rsidP="00D358E2">
      <w:pPr>
        <w:ind w:firstLine="0"/>
      </w:pPr>
      <w:r>
        <w:rPr>
          <w:lang w:val="en-US"/>
        </w:rPr>
        <w:t>This belief was the impetus for the decision to create a model context protocol server</w:t>
      </w:r>
      <w:commentRangeStart w:id="355"/>
      <w:r>
        <w:rPr>
          <w:lang w:val="en-US"/>
        </w:rPr>
        <w:t xml:space="preserve"> </w:t>
      </w:r>
      <w:commentRangeEnd w:id="355"/>
      <w:r>
        <w:rPr>
          <w:rStyle w:val="CommentReference"/>
          <w:sz w:val="22"/>
          <w:szCs w:val="22"/>
          <w:lang w:val="en-US"/>
        </w:rPr>
        <w:commentReference w:id="355"/>
      </w:r>
      <w:r>
        <w:rPr>
          <w:lang w:val="en-US"/>
        </w:rPr>
        <w:t>for agents to use to purchase their products. Likewise, interviewee 14 noted a future where “agents in the background are talking to each other”; he continues to note a wide variety of tasks that these agents might perform, like purchasing licenses and responding to emails.</w:t>
      </w:r>
    </w:p>
    <w:p w14:paraId="2A41A636" w14:textId="77777777" w:rsidR="00EB5DFF" w:rsidRDefault="00EB5DFF" w:rsidP="003A34E9">
      <w:pPr>
        <w:pStyle w:val="Quote"/>
      </w:pPr>
      <w:r>
        <w:t>There’s no longer doing business with a human. But there’s a bot, a project, an artifact, whatever we’re going to call it, that goes to the platform. The platform therefore probably also needs to look different. And it’s going to search for information, select a product, make comparisons. So that for me is the further form of agentic AI.</w:t>
      </w:r>
    </w:p>
    <w:p w14:paraId="4914D4F5" w14:textId="687C1977" w:rsidR="00701404" w:rsidRDefault="00EB5DFF" w:rsidP="00701404">
      <w:pPr>
        <w:ind w:firstLine="0"/>
        <w:rPr>
          <w:lang w:val="en-US"/>
        </w:rPr>
      </w:pPr>
      <w:r>
        <w:rPr>
          <w:lang w:val="en-US"/>
        </w:rPr>
        <w:t>This scenario is mostly anticipated rather than experienced. However, it already leads organizations to make anticipatory investments</w:t>
      </w:r>
      <w:commentRangeStart w:id="356"/>
      <w:r>
        <w:rPr>
          <w:lang w:val="en-US"/>
        </w:rPr>
        <w:t>.</w:t>
      </w:r>
      <w:bookmarkStart w:id="357" w:name="_hvgdgrm8c1y2"/>
      <w:bookmarkEnd w:id="357"/>
      <w:commentRangeEnd w:id="356"/>
      <w:r>
        <w:rPr>
          <w:rStyle w:val="CommentReference"/>
          <w:sz w:val="22"/>
          <w:szCs w:val="22"/>
          <w:lang w:val="en-US"/>
        </w:rPr>
        <w:commentReference w:id="356"/>
      </w:r>
    </w:p>
    <w:p w14:paraId="5F74CA1A" w14:textId="257D0AD2" w:rsidR="00EB5DFF" w:rsidRDefault="00EB5DFF" w:rsidP="00365B1A">
      <w:pPr>
        <w:pStyle w:val="Heading2"/>
        <w:rPr>
          <w:color w:val="000000"/>
        </w:rPr>
      </w:pPr>
      <w:bookmarkStart w:id="358" w:name="_Toc232351378"/>
      <w:commentRangeStart w:id="359"/>
      <w:r>
        <w:t>4.2</w:t>
      </w:r>
      <w:r>
        <w:tab/>
      </w:r>
      <w:commentRangeEnd w:id="359"/>
      <w:r>
        <w:rPr>
          <w:rStyle w:val="CommentReference"/>
          <w:sz w:val="22"/>
          <w:szCs w:val="22"/>
        </w:rPr>
        <w:commentReference w:id="359"/>
      </w:r>
      <w:r>
        <w:t>Navigating the organizational context</w:t>
      </w:r>
      <w:bookmarkEnd w:id="358"/>
    </w:p>
    <w:p w14:paraId="51C34C39" w14:textId="05DCAAC8" w:rsidR="003F15B3" w:rsidRDefault="002243F5" w:rsidP="003F15B3">
      <w:pPr>
        <w:rPr>
          <w:lang w:val="en-US"/>
        </w:rPr>
      </w:pPr>
      <w:commentRangeStart w:id="360"/>
      <w:commentRangeStart w:id="361"/>
      <w:commentRangeStart w:id="362"/>
      <w:commentRangeStart w:id="363"/>
      <w:r>
        <w:rPr>
          <w:lang w:val="en-US"/>
        </w:rPr>
        <w:t xml:space="preserve">Navigating the organizational context describes how managers steer or move around conditions within the organization. The organizational context can be divided into three key scopes: (1) The marketing department, which the manager can steer to create alignment with AI </w:t>
      </w:r>
      <w:r>
        <w:rPr>
          <w:lang w:val="en-US"/>
        </w:rPr>
        <w:lastRenderedPageBreak/>
        <w:t>initiatives; (2) Technical resources, which can be leveraged to implement AI initiatives. (3) The compliance framework: this bounds the potential for AI initiatives, and marketing managers do little to influence this framework.</w:t>
      </w:r>
      <w:commentRangeEnd w:id="363"/>
      <w:r>
        <w:rPr>
          <w:rStyle w:val="CommentReference"/>
          <w:sz w:val="22"/>
          <w:szCs w:val="22"/>
          <w:lang w:val="en-US"/>
        </w:rPr>
        <w:commentReference w:id="363"/>
      </w:r>
      <w:commentRangeEnd w:id="362"/>
      <w:r>
        <w:rPr>
          <w:rStyle w:val="CommentReference"/>
          <w:sz w:val="22"/>
          <w:szCs w:val="22"/>
          <w:lang w:val="en-US"/>
        </w:rPr>
        <w:commentReference w:id="362"/>
      </w:r>
      <w:commentRangeEnd w:id="360"/>
      <w:r>
        <w:rPr>
          <w:rStyle w:val="CommentReference"/>
          <w:sz w:val="22"/>
          <w:szCs w:val="22"/>
          <w:lang w:val="en-US"/>
        </w:rPr>
        <w:commentReference w:id="360"/>
      </w:r>
      <w:commentRangeEnd w:id="361"/>
      <w:r>
        <w:rPr>
          <w:rStyle w:val="CommentReference"/>
          <w:sz w:val="22"/>
          <w:szCs w:val="22"/>
          <w:lang w:val="en-US"/>
        </w:rPr>
        <w:commentReference w:id="361"/>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Pr>
          <w:lang w:val="en-US"/>
        </w:rPr>
        <w:t>The most consistently identified barrier to adopting agentic AI is not technical but organizational. Interviewee 14 notes: “Thirty percent of all AI trajectories is just technology; sixty to seventy percent is actually us as humans or as an organization.” The main obstacle seems to lie in the size of the changes that AI brings; interviewee 12 describes change as inherently difficult,</w:t>
      </w:r>
    </w:p>
    <w:p w14:paraId="25476A79" w14:textId="4CE116E5" w:rsidR="00EB5DFF" w:rsidRDefault="00EB5DFF" w:rsidP="002D0229">
      <w:pPr>
        <w:pStyle w:val="Quote"/>
      </w:pPr>
      <w:r>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0C5CE2E" w14:textId="4D32A152" w:rsidR="00B167CD" w:rsidRDefault="00B15A12" w:rsidP="00B167CD">
      <w:r>
        <w:rPr>
          <w:lang w:val="en-US"/>
        </w:rPr>
        <w:t xml:space="preserve">The manager plays a key role in this process of change. As interviewee 4 put it, “In leadership, you need to set goals. You need to inspire people to believe in what you are doing and pull the people together”. </w:t>
      </w:r>
      <w:r>
        <w:t xml:space="preserve">Steering the marketing department involves the managerial activities that help the marketing department prepare for change and guide it through the accompanying process. Managerial behaviors that comprise the steering of the marketing department include: </w:t>
      </w:r>
      <w:commentRangeStart w:id="365"/>
      <w:r>
        <w:t xml:space="preserve">bringing people along, stimulating experimentation, and setting direction. </w:t>
      </w:r>
      <w:commentRangeEnd w:id="365"/>
      <w:r>
        <w:rPr>
          <w:rStyle w:val="CommentReference"/>
          <w:sz w:val="22"/>
          <w:szCs w:val="22"/>
        </w:rPr>
        <w:commentReference w:id="365"/>
      </w:r>
    </w:p>
    <w:p w14:paraId="6CB8083E" w14:textId="77777777" w:rsidR="00912B4E" w:rsidRDefault="00912B4E" w:rsidP="00CF4962">
      <w:pPr>
        <w:rPr>
          <w:lang w:val="en-US"/>
        </w:rPr>
      </w:pPr>
      <w:r>
        <w:rPr>
          <w:lang w:val="en-US"/>
        </w:rPr>
        <w:t xml:space="preserve">The most prevalent of these steering activities is </w:t>
      </w:r>
      <w:bookmarkStart w:id="366" w:name="OLE_LINK21"/>
      <w:r>
        <w:rPr>
          <w:i/>
          <w:iCs/>
          <w:lang w:val="en-US"/>
        </w:rPr>
        <w:t>bringing people along</w:t>
      </w:r>
      <w:bookmarkEnd w:id="366"/>
      <w:r>
        <w:rPr>
          <w:lang w:val="en-US"/>
        </w:rPr>
        <w:t xml:space="preserve"> which is involved with ensuring that employees feel and are ready to adopt AI</w:t>
      </w:r>
      <w:r>
        <w:rPr>
          <w:i/>
          <w:iCs/>
          <w:lang w:val="en-US"/>
        </w:rPr>
        <w:t>.</w:t>
      </w:r>
      <w:r>
        <w:rPr>
          <w:lang w:val="en-US"/>
        </w:rPr>
        <w:t xml:space="preserve"> This form of steering seems to decrease resistance and helps employees adopt AI. An important part is making people feel valued during the changes of AI, as interviewee 4 noted, “people, uh, are drinking from a fire </w:t>
      </w:r>
      <w:r>
        <w:rPr>
          <w:lang w:val="en-US"/>
        </w:rPr>
        <w:lastRenderedPageBreak/>
        <w:t xml:space="preserve">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 </w:t>
      </w:r>
    </w:p>
    <w:p w14:paraId="3C3CCF33" w14:textId="67F47A84" w:rsidR="004C75C2" w:rsidRPr="00CF4962" w:rsidRDefault="00912B4E" w:rsidP="00CF4962">
      <w:pPr>
        <w:rPr>
          <w:lang w:val="en-US"/>
        </w:rPr>
      </w:pPr>
      <w:r>
        <w:rPr>
          <w:lang w:val="en-US"/>
        </w:rPr>
        <w:t xml:space="preserve">Some employees might have a natural tendency to leverage the potential of new technology like agentic AI. For instance, interviewee 3 noted: “I am intrinsically motivated to use it, because it makes life so much easier.” However, many require additional guidance. </w:t>
      </w:r>
      <w:r>
        <w:t xml:space="preserve"> </w:t>
      </w:r>
      <w:r>
        <w:rPr>
          <w:lang w:val="en-US"/>
        </w:rPr>
        <w:t>Interviewee 9 describes that when you want to bring people along, you need to get in touch with them and become concrete about how they can create value with agentic AI.</w:t>
      </w:r>
    </w:p>
    <w:p w14:paraId="03E5AAC7" w14:textId="77777777" w:rsidR="004C75C2" w:rsidRDefault="004C75C2" w:rsidP="004C75C2">
      <w:pPr>
        <w:pStyle w:val="Quote"/>
      </w:pPr>
      <w:r>
        <w:t>People don’t know it, so they just go back to doing their own thing until someone puts it right in front of them and says, this is what it is and this is how you use it in your day-to-day</w:t>
      </w:r>
    </w:p>
    <w:p w14:paraId="57884E92" w14:textId="688C8924" w:rsidR="00BC7062" w:rsidRPr="00603F05" w:rsidRDefault="00DC488A" w:rsidP="00BB0A4F">
      <w:r>
        <w:rPr>
          <w:lang w:val="en-US"/>
        </w:rPr>
        <w:t>Interviewee 4 describes a similar pattern in which he provides peer coaching to his colleagues. He describes his… “</w:t>
      </w:r>
      <w:r>
        <w:t>training sessions with my coworkers, showing them the agents that are being developed, or that they themselves can develop an agent. […] It becomes something that they can quickly go back to and work efficiently with.”</w:t>
      </w:r>
    </w:p>
    <w:p w14:paraId="1772D7C8" w14:textId="5AA31363" w:rsidR="0076701E" w:rsidRDefault="007F3B97" w:rsidP="0076701E">
      <w:r>
        <w:rPr>
          <w:lang w:val="en-US"/>
        </w:rPr>
        <w:t xml:space="preserve">While education and training are important components of bringing employees along, it is also vital at different levels of the organization. Interviewee 10 described a three-level model: </w:t>
      </w:r>
    </w:p>
    <w:p w14:paraId="69F6E12B" w14:textId="77777777" w:rsidR="00E1295B" w:rsidRDefault="0076701E" w:rsidP="00E1295B">
      <w:pPr>
        <w:pStyle w:val="Quote"/>
      </w:pPr>
      <w:r>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C9727D4" w:rsidR="00153D97" w:rsidRDefault="00502E0A" w:rsidP="00E1295B">
      <w:pPr>
        <w:rPr>
          <w:lang w:val="en-US"/>
        </w:rPr>
      </w:pPr>
      <w:r>
        <w:rPr>
          <w:lang w:val="en-US"/>
        </w:rPr>
        <w:t xml:space="preserve">Another aspect in which they steer the marketing department is by </w:t>
      </w:r>
      <w:r>
        <w:rPr>
          <w:i/>
          <w:iCs/>
        </w:rPr>
        <w:t>stimulating experimentation,</w:t>
      </w:r>
      <w:r>
        <w:t xml:space="preserve"> which includes incentivizing and supporting learning through trial and error. </w:t>
      </w:r>
      <w:r>
        <w:lastRenderedPageBreak/>
        <w:t>This behavior is primarily a response to the need to act amid uncertainty.</w:t>
      </w:r>
      <w:r>
        <w:rPr>
          <w:lang w:val="en-US"/>
        </w:rPr>
        <w:t xml:space="preserve"> Interviewee 12 was direct: “You have to act. You </w:t>
      </w:r>
      <w:r>
        <w:t>can’t</w:t>
      </w:r>
      <w:r>
        <w:rPr>
          <w:lang w:val="en-US"/>
        </w:rPr>
        <w:t xml:space="preserve"> just be in a mode of studying this or writing memos about it.” Interviewee 4 observed the cost: “We spend so much time debating which shot we have to take that that is already some cost.” </w:t>
      </w:r>
    </w:p>
    <w:p w14:paraId="4F6CC7C8" w14:textId="490599A2" w:rsidR="007165A6" w:rsidRPr="007165A6" w:rsidRDefault="007165A6" w:rsidP="007165A6">
      <w:pPr>
        <w:rPr>
          <w:lang w:val="en-US"/>
        </w:rPr>
      </w:pPr>
      <w:r>
        <w:rPr>
          <w:lang w:val="en-US"/>
        </w:rPr>
        <w:t>Managers respond by creating structured opportunities to learn by doing. Interviewee 6 summarized the orientation: “</w:t>
      </w:r>
      <w:r>
        <w:t>I’d</w:t>
      </w:r>
      <w:r>
        <w:rPr>
          <w:lang w:val="en-US"/>
        </w:rPr>
        <w:t xml:space="preserve"> rather have something live and test and improve than be two years down the road and then finally have something live,” and Interviewee 15 echoed this bias toward action: “we’re more of the just-do-it type than mitigating all risks in advance.” Interviewee 12 described that it can be highly beneficial to have a safe space for experimentation, “the factory where the trains are running on time” alongside “the laboratory, where </w:t>
      </w:r>
      <w:r>
        <w:t>you’re</w:t>
      </w:r>
      <w:r>
        <w:rPr>
          <w:lang w:val="en-US"/>
        </w:rPr>
        <w:t xml:space="preserve"> in a position to experiment and try things and have things fail and break.”</w:t>
      </w:r>
    </w:p>
    <w:p w14:paraId="1DEE7EC6" w14:textId="18E0976C" w:rsidR="003026C8" w:rsidRPr="005247E8" w:rsidRDefault="007165A6" w:rsidP="005247E8">
      <w:pPr>
        <w:rPr>
          <w:lang w:val="en-US"/>
        </w:rPr>
      </w:pPr>
      <w:r>
        <w:rPr>
          <w:lang w:val="en-US"/>
        </w:rPr>
        <w:t xml:space="preserve">Crucially, this experimentation depends on leadership backing. Interviewee 13 described enabling it at the team level: “Provide freedom to experiment and </w:t>
      </w:r>
      <w:r>
        <w:t>don’t</w:t>
      </w:r>
      <w:r>
        <w:rPr>
          <w:lang w:val="en-US"/>
        </w:rPr>
        <w:t xml:space="preserve"> set this atmosphere of fear that AI is going to replace you.” Sustaining it requires endorsement from above, because, as Interviewee 12 noted, early learnings “</w:t>
      </w:r>
      <w:r>
        <w:t>don’t</w:t>
      </w:r>
      <w:r>
        <w:rPr>
          <w:lang w:val="en-US"/>
        </w:rPr>
        <w:t xml:space="preserve"> always provide immediate returns” and so must be deliberately supported. Interviewee 8 described how decisive that backing was: “She just let me go and run [...] the buy-in of my immediate management is pivotal to what I do.” Such backing can also unlock resources directly; Interviewee 8 recounted leadership absorbing AI spend so that “anyone within the corporation can use it for free.” </w:t>
      </w:r>
    </w:p>
    <w:p w14:paraId="5CADC95A" w14:textId="0DFB9901" w:rsidR="00A47844" w:rsidRPr="00A47844" w:rsidRDefault="00A47844" w:rsidP="00A47844">
      <w:pPr>
        <w:rPr>
          <w:lang w:val="en-US"/>
        </w:rPr>
      </w:pPr>
      <w:r>
        <w:rPr>
          <w:lang w:val="en-US"/>
        </w:rPr>
        <w:t xml:space="preserve">A third aspect of steering the marketing team is </w:t>
      </w:r>
      <w:r>
        <w:rPr>
          <w:i/>
          <w:iCs/>
          <w:lang w:val="en-US"/>
        </w:rPr>
        <w:t>setting direction</w:t>
      </w:r>
      <w:r>
        <w:rPr>
          <w:lang w:val="en-US"/>
        </w:rPr>
        <w:t xml:space="preserve">: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only surface a lot of problems.” Interviewee 10 located where clarity most often breaks down: </w:t>
      </w:r>
      <w:r>
        <w:rPr>
          <w:lang w:val="en-US"/>
        </w:rPr>
        <w:lastRenderedPageBreak/>
        <w:t>“Middle management is often forgotten, but they receive strategic targets and must operationalize them. That’s where much of the friction sits.”</w:t>
      </w:r>
    </w:p>
    <w:p w14:paraId="31F42BE5" w14:textId="51A82DBD" w:rsidR="00A47844" w:rsidRDefault="00296FD5" w:rsidP="00D35B51">
      <w:pPr>
        <w:rPr>
          <w:lang w:val="en-US"/>
        </w:rPr>
      </w:pPr>
      <w:r>
        <w:rPr>
          <w:lang w:val="en-US"/>
        </w:rPr>
        <w:t>Frequently, the impetus for the strategic direction of agentic AI is provided by an AI champion, who is typically a manager or technical employee backed by superiors. They are often driven by personal initiative. Interviewee 9 described how disproportionately impactful such a person can be: an internal platform “created originally by … our director that dabbles in development … has blown up, and so now there’s millions of dollars of funding.” Interviewee 8, who fits the description of an AI champion, describes his approach: “There’s a new thing out, it takes me five seconds to test it, and then I know if it’s ready for something that we might want to deploy. And at that point, I try to get buy-in.” Champions typically combined technological know-how with business acumen, enabling them to produce examples that set direction and earn senior support.</w:t>
      </w:r>
    </w:p>
    <w:p w14:paraId="68E21AFE" w14:textId="7E895B47" w:rsidR="00EB5DFF" w:rsidRDefault="00EB5DFF" w:rsidP="009762D6">
      <w:pPr>
        <w:pStyle w:val="Heading3"/>
      </w:pPr>
      <w:r>
        <w:t>4.2.2</w:t>
      </w:r>
      <w:r>
        <w:tab/>
      </w:r>
      <w:commentRangeStart w:id="367"/>
      <w:commentRangeStart w:id="368"/>
      <w:r>
        <w:t>Leveraging technical resources</w:t>
      </w:r>
      <w:commentRangeEnd w:id="367"/>
      <w:r>
        <w:rPr>
          <w:rStyle w:val="CommentReference"/>
          <w:sz w:val="22"/>
          <w:szCs w:val="22"/>
        </w:rPr>
        <w:commentReference w:id="367"/>
      </w:r>
      <w:commentRangeEnd w:id="368"/>
      <w:r>
        <w:rPr>
          <w:rStyle w:val="CommentReference"/>
          <w:sz w:val="22"/>
          <w:szCs w:val="22"/>
        </w:rPr>
        <w:commentReference w:id="368"/>
      </w:r>
    </w:p>
    <w:p w14:paraId="49253E9D" w14:textId="574F1F82" w:rsidR="00C92F6E" w:rsidRDefault="00F7566B" w:rsidP="00C92F6E">
      <w:pPr>
        <w:rPr>
          <w:lang w:val="en-US"/>
        </w:rPr>
      </w:pPr>
      <w:commentRangeStart w:id="370"/>
      <w:r>
        <w:t xml:space="preserve">The second scope of internal conditions concerns the technical resources on which successful implementation and use of agentic AI depends. </w:t>
      </w:r>
      <w:r>
        <w:rPr>
          <w:i/>
          <w:iCs/>
        </w:rPr>
        <w:t>Leveraging technical resources</w:t>
      </w:r>
      <w:r>
        <w:t xml:space="preserve"> concerns managerial behaviors that use technical resources such as data, tooling, data infrastructure, and technical talent to implement agentic AI systems or improve their functionality. The use of these resources is typically described implicitly in conversations. However, when resources were not available to be leveraged, they were typically described as barriers to agentic AI initiatives. While some of these resources might reside in the marketing department, many do not; that distinction shapes how much the manager can do about them. Interviewee 6 captured the resulting relationship: the chief marketing officer (CMO) should be “the CTO’s best friend,” because the chief technology officer’s (CTO) cooperation is necessary to execute her vision. </w:t>
      </w:r>
      <w:commentRangeEnd w:id="370"/>
      <w:r>
        <w:rPr>
          <w:rStyle w:val="CommentReference"/>
          <w:sz w:val="22"/>
          <w:szCs w:val="22"/>
          <w:lang w:val="en-US"/>
        </w:rPr>
        <w:commentReference w:id="370"/>
      </w:r>
    </w:p>
    <w:p w14:paraId="077012A8" w14:textId="4A63E5DB" w:rsidR="000775AA" w:rsidRDefault="000775AA" w:rsidP="00EB5DFF">
      <w:r>
        <w:rPr>
          <w:lang w:val="en-US"/>
        </w:rPr>
        <w:t xml:space="preserve">When resource conditions are available, managers can respond by leveraging them to pursue initiatives with agentic AI. </w:t>
      </w:r>
      <w:bookmarkStart w:id="371" w:name="_qy9fnmmddxdy"/>
      <w:bookmarkEnd w:id="371"/>
      <w:r>
        <w:rPr>
          <w:lang w:val="en-US"/>
        </w:rPr>
        <w:t xml:space="preserve">However, critically, the data shows no clear patterns of </w:t>
      </w:r>
      <w:r>
        <w:rPr>
          <w:lang w:val="en-US"/>
        </w:rPr>
        <w:lastRenderedPageBreak/>
        <w:t xml:space="preserve">reshaping behavior towards these conditions. The limiting factor might be that technical resources often stem from other teams; interviewee 6 noted that the CMO should be “The CTO’s best friend,” noting that the CTO’s help is necessary to execute her vision. </w:t>
      </w:r>
    </w:p>
    <w:p w14:paraId="34873847" w14:textId="68C379D0" w:rsidR="00584ABB" w:rsidRDefault="00F96730" w:rsidP="00EB5DFF">
      <w:pPr>
        <w:rPr>
          <w:lang w:val="en-US"/>
        </w:rPr>
      </w:pPr>
      <w:r>
        <w:rPr>
          <w:i/>
          <w:iCs/>
          <w:lang w:val="en-US"/>
        </w:rPr>
        <w:t xml:space="preserve">Leveraging data and </w:t>
      </w:r>
      <w:commentRangeStart w:id="372"/>
      <w:r>
        <w:rPr>
          <w:i/>
          <w:iCs/>
          <w:lang w:val="en-US"/>
        </w:rPr>
        <w:t>technical</w:t>
      </w:r>
      <w:commentRangeEnd w:id="372"/>
      <w:r>
        <w:rPr>
          <w:rStyle w:val="CommentReference"/>
          <w:i/>
          <w:iCs/>
          <w:sz w:val="22"/>
          <w:szCs w:val="22"/>
          <w:lang w:val="en-US"/>
        </w:rPr>
        <w:commentReference w:id="372"/>
      </w:r>
      <w:r>
        <w:rPr>
          <w:i/>
          <w:iCs/>
          <w:lang w:val="en-US"/>
        </w:rPr>
        <w:t xml:space="preserve"> infrastructure</w:t>
      </w:r>
      <w:r>
        <w:rPr>
          <w:lang w:val="en-US"/>
        </w:rPr>
        <w:t xml:space="preserve"> emerged as the primary technical prerequisites. This ranges from having data to ensuring it is accessible in the right systems, a process typically facilitated by technical infrastructure. Without accessible data and tools, agentic systems cannot act within those tools or interpret the data, limiting the ability of agentic AI to act within the organization. Interviewee 10 noted the impact of this limitation, “Technology strongly defines what can and cannot be done in marketing. Your MarTech stack bounds what personalization you can do”. Interviewee 2 notes that a lack of these capabilities is the core reason 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 </w:t>
      </w:r>
    </w:p>
    <w:p w14:paraId="3E609206" w14:textId="6628946B" w:rsidR="00584ABB" w:rsidRDefault="00584ABB" w:rsidP="00556BBD">
      <w:pPr>
        <w:rPr>
          <w:lang w:val="en-US"/>
        </w:rPr>
      </w:pPr>
      <w:r>
        <w:t>However, when technical resources are available, they help accelerate the process. Interviewee 11 put his organization’s smooth adoption of agentic AI down to prior experience with data processing and classical AI,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interviewee 13 notes that you do not always need advanced data infrastructure or technical skills to access data with agentic AI. He notes,</w:t>
      </w:r>
    </w:p>
    <w:p w14:paraId="71BCC8A8" w14:textId="74606BEE" w:rsidR="00EB5DFF" w:rsidRDefault="00EB5DFF" w:rsidP="003A34E9">
      <w:pPr>
        <w:pStyle w:val="Quote"/>
      </w:pPr>
      <w:r>
        <w:t>You can just dump your data …, not even dump your data. You just tell the agent, ‘I have data in this source, this source, and that source. Please look at it’. Then this agent grabs all the data from different tools.</w:t>
      </w:r>
    </w:p>
    <w:p w14:paraId="71520FF9" w14:textId="36185203" w:rsidR="003D7C00" w:rsidRDefault="00FD6DC4" w:rsidP="003D7C00">
      <w:r>
        <w:lastRenderedPageBreak/>
        <w:t xml:space="preserve">Marketing managers might also </w:t>
      </w:r>
      <w:r>
        <w:rPr>
          <w:i/>
          <w:iCs/>
        </w:rPr>
        <w:t xml:space="preserve">leverage technical talent; </w:t>
      </w:r>
      <w:r>
        <w:t xml:space="preserve">this can refer to letting employees with the right capabilities build, implement, or integrate agentic AI, but it can also refer to letting employees with the right abilities shape the required context for agentic AI. Here, </w:t>
      </w:r>
      <w:r w:rsidR="001E3E62">
        <w:t xml:space="preserve">the data shows </w:t>
      </w:r>
      <w:r>
        <w:t>more explicit mentions of the lack of this resource than of its utilization. Interviewee 6 was direct: “we don’t have the skills yet to actually do it.” Interviewee 2 described an organization with “a lot of people” overall but “not a lot of people working on the digital [marketing] landscape.” Interviewee 13 argued that this gap, more than the technology itself, is where initiatives fail: “you buy gen AI, you buy a big tool, you have 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373" w:name="OLE_LINK1"/>
      <w:r>
        <w:t>Notably, the need for talent goes beyond pure engineering. Experts describe a need for a key analytical capability: the ability to analyze the process and systems in play that might be automated with agentic AI.</w:t>
      </w:r>
      <w:r>
        <w:rPr>
          <w:lang w:val="en-US"/>
        </w:rPr>
        <w:t xml:space="preserve"> Interviewee 13 described this as the root cause behind many apparent AI failures:</w:t>
      </w:r>
    </w:p>
    <w:p w14:paraId="06B9F99A" w14:textId="77777777" w:rsidR="00EB5DFF" w:rsidRDefault="00EB5DFF" w:rsidP="003A34E9">
      <w:pPr>
        <w:pStyle w:val="Quote"/>
      </w:pPr>
      <w:r>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072A99F2" w14:textId="68855855" w:rsidR="00354C82" w:rsidRDefault="00C71E0B" w:rsidP="00D91A57">
      <w:pPr>
        <w:ind w:firstLine="0"/>
        <w:rPr>
          <w:lang w:val="en-US"/>
        </w:rPr>
      </w:pPr>
      <w:r>
        <w:rPr>
          <w:lang w:val="en-US"/>
        </w:rPr>
        <w:t>Similarly, interviewee 10 notes,</w:t>
      </w:r>
    </w:p>
    <w:p w14:paraId="2D4719B8" w14:textId="6CAA4A78" w:rsidR="00C71E0B" w:rsidRDefault="00C71E0B" w:rsidP="00C71E0B">
      <w:pPr>
        <w:pStyle w:val="Quote"/>
      </w:pPr>
      <w:r>
        <w:t>In many marketing teams it’s very clear what the output is, while the way people get to that output is poorly refined … the marketing manager has no idea how people get to the output. So how on earth can you then decide what to automate?”</w:t>
      </w:r>
    </w:p>
    <w:p w14:paraId="27A93096" w14:textId="62032248" w:rsidR="00EB5DFF" w:rsidRDefault="00EB5DFF" w:rsidP="00C71E0B">
      <w:r>
        <w:lastRenderedPageBreak/>
        <w:t>Interviewee 1 noted why marketers might struggle to analyze these processes, noting they might find “perceived value in sitting on complicated processes” and “find comfort in bespoke engagements” with technology. She adds:</w:t>
      </w:r>
    </w:p>
    <w:p w14:paraId="20B9A158" w14:textId="77777777" w:rsidR="00EB5DFF" w:rsidRDefault="00EB5DFF" w:rsidP="003A34E9">
      <w:pPr>
        <w:pStyle w:val="Quote"/>
      </w:pPr>
      <w:r>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131EB1">
      <w:pPr>
        <w:ind w:firstLine="0"/>
      </w:pPr>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08CE6C7" w:rsidR="00BE558D" w:rsidRDefault="00621B6D" w:rsidP="00BE558D">
      <w:pPr>
        <w:rPr>
          <w:i/>
          <w:iCs/>
        </w:rPr>
      </w:pPr>
      <w:bookmarkStart w:id="374" w:name="OLE_LINK9"/>
      <w:bookmarkEnd w:id="373"/>
      <w:r>
        <w:t>When technical talent is lacking, the most common response is to source it externally. Interviewee 6 was blunt about the alternative, “using experts externally, because if we would’ve waited for people internally … it would’ve been a major blocker,” the internal route meaning “I’m going to wait two years before I get space on the backlog.” Interviewee 13 described the same move, in which internal teams were overwhelmed: “we are now really building a big clean room with another company because the internal IT team is completely overwhelmed.” Yet the interviewees were clear that the bypass carries a cost. 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2ECFCB24" w:rsidR="00EB5DFF" w:rsidRDefault="00EB5DFF" w:rsidP="00BE558D">
      <w:pPr>
        <w:pStyle w:val="Heading3"/>
      </w:pPr>
      <w:r>
        <w:t>4.2.3</w:t>
      </w:r>
      <w:r>
        <w:tab/>
      </w:r>
      <w:commentRangeStart w:id="375"/>
      <w:r>
        <w:t xml:space="preserve">Dealing with </w:t>
      </w:r>
      <w:bookmarkEnd w:id="374"/>
      <w:commentRangeEnd w:id="375"/>
      <w:r>
        <w:rPr>
          <w:rStyle w:val="CommentReference"/>
          <w:sz w:val="22"/>
          <w:szCs w:val="22"/>
        </w:rPr>
        <w:commentReference w:id="375"/>
      </w:r>
      <w:r>
        <w:t>compliance</w:t>
      </w:r>
    </w:p>
    <w:p w14:paraId="2BB2E9C6" w14:textId="1E9A04D3" w:rsidR="00EB5DFF" w:rsidRPr="00842EEA" w:rsidRDefault="00CD5B5E" w:rsidP="00EB5DFF">
      <w:r>
        <w:rPr>
          <w:lang w:val="en-US"/>
        </w:rPr>
        <w:t>A final steering behavior managers engage in is dealing with compliance. This concerns accepting or circumventing the internal compliance policies typically set by the legal and IT departments.</w:t>
      </w:r>
      <w:commentRangeStart w:id="376"/>
      <w:commentRangeStart w:id="377"/>
      <w:r>
        <w:rPr>
          <w:lang w:val="en-US"/>
        </w:rPr>
        <w:t xml:space="preserve"> </w:t>
      </w:r>
      <w:commentRangeStart w:id="378"/>
      <w:r>
        <w:rPr>
          <w:lang w:val="en-US"/>
        </w:rPr>
        <w:t xml:space="preserve">Marketing managers seem to accept the </w:t>
      </w:r>
      <w:r>
        <w:t xml:space="preserve">compliance </w:t>
      </w:r>
      <w:r>
        <w:rPr>
          <w:lang w:val="en-US"/>
        </w:rPr>
        <w:t xml:space="preserve">frameworks as they are; no </w:t>
      </w:r>
      <w:r>
        <w:rPr>
          <w:lang w:val="en-US"/>
        </w:rPr>
        <w:lastRenderedPageBreak/>
        <w:t xml:space="preserve">attempts to alter or negotiate </w:t>
      </w:r>
      <w:r>
        <w:t xml:space="preserve">compliance </w:t>
      </w:r>
      <w:r>
        <w:rPr>
          <w:lang w:val="en-US"/>
        </w:rPr>
        <w:t xml:space="preserve">policies were observed. However, they do note it as a significant barrier that they have to deal with. </w:t>
      </w:r>
      <w:commentRangeEnd w:id="378"/>
      <w:r>
        <w:rPr>
          <w:rStyle w:val="CommentReference"/>
          <w:sz w:val="22"/>
          <w:szCs w:val="22"/>
          <w:lang w:val="en-US"/>
        </w:rPr>
        <w:commentReference w:id="378"/>
      </w:r>
      <w:r>
        <w:rPr>
          <w:lang w:val="en-US"/>
        </w:rPr>
        <w:t>Interviewee 13 observed a pattern in large enterprises:</w:t>
      </w:r>
      <w:commentRangeEnd w:id="376"/>
      <w:r w:rsidRPr="00842EEA">
        <w:rPr>
          <w:rStyle w:val="CommentReference"/>
          <w:sz w:val="22"/>
          <w:szCs w:val="22"/>
        </w:rPr>
        <w:commentReference w:id="376"/>
      </w:r>
      <w:commentRangeEnd w:id="377"/>
      <w:r w:rsidRPr="00842EEA">
        <w:rPr>
          <w:rStyle w:val="CommentReference"/>
          <w:sz w:val="22"/>
          <w:szCs w:val="22"/>
        </w:rPr>
        <w:commentReference w:id="377"/>
      </w:r>
    </w:p>
    <w:p w14:paraId="09BF1664" w14:textId="4EDC0E10" w:rsidR="00EB5DFF" w:rsidRDefault="00EB5DFF" w:rsidP="003A34E9">
      <w:pPr>
        <w:pStyle w:val="Quote"/>
      </w:pPr>
      <w:r>
        <w:t>They [employees in enterprises] are not allowed to use agentic AI a lot … there’s this weird distinction people make. It’s totally fine to buy any kind of tool you don’t know anything about and put it [data] into the system. But agentic AI? That’s completely out of the question.</w:t>
      </w:r>
    </w:p>
    <w:p w14:paraId="33C4C114" w14:textId="6C3C31F1" w:rsidR="005D1891" w:rsidRDefault="00EB5DFF" w:rsidP="005D1891">
      <w:r>
        <w:rPr>
          <w:lang w:val="en-US"/>
        </w:rPr>
        <w:t>This can also indirectly affect AI adoption by limiting the collection or exploitation of vital resources, such as data. Interviewee 13 describes “Companies are already afraid to use certain tools because ‘how does it look on the GDPR side?’, ‘are we allowed to track data from our customers?’”. Interviewee 10 notes the impact of restrictive compliance policies on the culture: “First everyone does bring-your-own-AI; then someone says ‘this is maybe not such a good idea’ and suddenly everything is banned. Then the most enthusiastic people either disengage or leave”.</w:t>
      </w:r>
      <w:r>
        <w:t xml:space="preserve"> Interviewee 6 noted that restrictive compliance policies can prevent organizations from learning: “If we would’ve been stopped at the beginning, ‘You cannot use this system because you’re already on this system’, I think that is something that’s really holding people back.” </w:t>
      </w:r>
    </w:p>
    <w:p w14:paraId="35200599" w14:textId="5E9E9737" w:rsidR="00DF1B74" w:rsidRDefault="00533008" w:rsidP="00533008">
      <w:commentRangeStart w:id="379"/>
      <w:r>
        <w:t xml:space="preserve">Marketing teams sometimes </w:t>
      </w:r>
      <w:r>
        <w:rPr>
          <w:lang w:val="en-US"/>
        </w:rPr>
        <w:t>work around the compliance policies, or ignore them altogether. Interviewee 15 noted, “If your company says it’s not allowed, well then I would still do it privately … not with your company’s data or insights</w:t>
      </w:r>
      <w:r>
        <w:rPr>
          <w:i/>
          <w:iCs/>
        </w:rPr>
        <w:t>,</w:t>
      </w:r>
      <w:r>
        <w:t xml:space="preserve"> but think up your own things and go experiment with it</w:t>
      </w:r>
      <w:r>
        <w:rPr>
          <w:lang w:val="en-US"/>
        </w:rPr>
        <w:t>” Interviewee 13 noted how shadow IT, i.e., software that is used without IT’s approval, is used to start using agentic AI, where “Shadow IT can be a very good lighthouse project to make people understand what is possible.”</w:t>
      </w:r>
      <w:r>
        <w:t xml:space="preserve"> </w:t>
      </w:r>
    </w:p>
    <w:p w14:paraId="290C3857" w14:textId="2B112D3F" w:rsidR="00751945" w:rsidRDefault="00751945" w:rsidP="00533008">
      <w:r>
        <w:t xml:space="preserve">These elements of the organizational context are consistently described as important enablers of or barriers to the effective use or implementation of agentic AI. When the right </w:t>
      </w:r>
      <w:r>
        <w:lastRenderedPageBreak/>
        <w:t>environment is in place and the AI initiatives within the marketing department are effectively steered, applying agentic AI becomes easier and more beneficial.</w:t>
      </w:r>
    </w:p>
    <w:p w14:paraId="74709B20" w14:textId="3CBD088C" w:rsidR="00EB5DFF" w:rsidRDefault="00533008" w:rsidP="00751945">
      <w:pPr>
        <w:pStyle w:val="Heading2"/>
      </w:pPr>
      <w:bookmarkStart w:id="380" w:name="_Toc232351379"/>
      <w:commentRangeEnd w:id="379"/>
      <w:r>
        <w:rPr>
          <w:rStyle w:val="CommentReference"/>
          <w:sz w:val="22"/>
          <w:szCs w:val="22"/>
        </w:rPr>
        <w:commentReference w:id="379"/>
      </w:r>
      <w:r>
        <w:t>4.3</w:t>
      </w:r>
      <w:r>
        <w:tab/>
        <w:t>Applying agentic AI</w:t>
      </w:r>
      <w:bookmarkEnd w:id="380"/>
    </w:p>
    <w:p w14:paraId="79DDC5BA" w14:textId="7D63D15E" w:rsidR="003E1EC3" w:rsidRDefault="004C5620" w:rsidP="003E1EC3">
      <w:pPr>
        <w:rPr>
          <w:lang w:val="en-US"/>
        </w:rPr>
      </w:pPr>
      <w:r>
        <w:rPr>
          <w:lang w:val="en-US"/>
        </w:rPr>
        <w:t>Applying agentic AI refers to using or implementing agentic AI systems within the organization. Key use cases used within the marketing department are analyzed, including generating insights, creating and validating content and campaigns, utilizing generic agents for personal work, and employing customer-facing agents.</w:t>
      </w:r>
    </w:p>
    <w:p w14:paraId="13D88A45" w14:textId="4F3BAA21" w:rsidR="003E1EC3" w:rsidRDefault="003E1EC3" w:rsidP="00BD17E2">
      <w:pPr>
        <w:pStyle w:val="Heading3"/>
        <w:rPr>
          <w:lang w:val="en-US"/>
        </w:rPr>
      </w:pPr>
      <w:r>
        <w:rPr>
          <w:lang w:val="en-US"/>
        </w:rPr>
        <w:t>4.3.1</w:t>
      </w:r>
      <w:r>
        <w:rPr>
          <w:lang w:val="en-US"/>
        </w:rPr>
        <w:tab/>
      </w:r>
      <w:r>
        <w:t>Generating</w:t>
      </w:r>
      <w:r>
        <w:rPr>
          <w:lang w:val="en-US"/>
        </w:rPr>
        <w:t xml:space="preserve"> insights</w:t>
      </w:r>
    </w:p>
    <w:p w14:paraId="2838A100" w14:textId="7963FDE1" w:rsidR="00EB5DFF" w:rsidRDefault="00EB5DFF" w:rsidP="00EB5DFF">
      <w:r>
        <w:rPr>
          <w:lang w:val="en-US"/>
        </w:rPr>
        <w:t xml:space="preserve">Marketers can use agentic AI to </w:t>
      </w:r>
      <w:r>
        <w:rPr>
          <w:i/>
          <w:iCs/>
          <w:lang w:val="en-US"/>
        </w:rPr>
        <w:t>gather insights</w:t>
      </w:r>
      <w:r>
        <w:rPr>
          <w:lang w:val="en-US"/>
        </w:rPr>
        <w:t xml:space="preserve">, which is defined as performing analytics on any form of information, including both structured and unstructured data and internal and public sources. Interviewee 3 noted, “Analytics is the place where we use [agentic AI] the most.” Interviewee 15 added regarding this use case, “It does start with those insights, of course. And those insights you can then use to elevate your marketing automation to another level.”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645790A6" w:rsidR="003D6FAD" w:rsidRDefault="00EB5DFF" w:rsidP="003F6144">
      <w:r>
        <w:rPr>
          <w:lang w:val="en-US"/>
        </w:rPr>
        <w:t xml:space="preserve">A wide variety of scenarios in which marketers might leverage agents to generate insights were observed, including analyzing campaign performance, customer journeys, and market research. Yet </w:t>
      </w:r>
      <w:r>
        <w:t>users’</w:t>
      </w:r>
      <w:r>
        <w:rPr>
          <w:lang w:val="en-US"/>
        </w:rPr>
        <w:t xml:space="preserve"> experiences applying agentic AI to generate insights diverged depending on the available data and the integration with data sources.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doesn’t do it,”. This forces manual workarounds: she notes “I pull the data from [the warehouse] myself, dump it in, and then have it analyzed,” </w:t>
      </w:r>
      <w:r>
        <w:rPr>
          <w:lang w:val="en-US"/>
        </w:rPr>
        <w:lastRenderedPageBreak/>
        <w:t>this was required because the organization’s data layer was, in her words, “not there yet.” The models were equivalent; the connectivity was not.</w:t>
      </w:r>
    </w:p>
    <w:p w14:paraId="786EEFAA" w14:textId="7B44D9B9" w:rsidR="00273A4F" w:rsidRDefault="003A7634" w:rsidP="003A7634">
      <w:pPr>
        <w:pStyle w:val="Heading3"/>
        <w:rPr>
          <w:lang w:val="en-US"/>
        </w:rPr>
      </w:pPr>
      <w:r>
        <w:rPr>
          <w:lang w:val="en-US"/>
        </w:rPr>
        <w:t>4.3.2</w:t>
      </w:r>
      <w:r>
        <w:rPr>
          <w:lang w:val="en-US"/>
        </w:rPr>
        <w:tab/>
        <w:t xml:space="preserve">Creating and validating content and campaigns. </w:t>
      </w:r>
    </w:p>
    <w:p w14:paraId="061177DB" w14:textId="0E551756" w:rsidR="00EB5DFF" w:rsidRDefault="00EB5DFF" w:rsidP="00FC41B6">
      <w:r>
        <w:rPr>
          <w:lang w:val="en-US"/>
        </w:rPr>
        <w:t xml:space="preserve">Marketing teams can also use AI agents to engage in </w:t>
      </w:r>
      <w:r>
        <w:rPr>
          <w:i/>
          <w:iCs/>
          <w:lang w:val="en-US"/>
        </w:rPr>
        <w:t>creating and validating content and campaigns</w:t>
      </w:r>
      <w:r>
        <w:rPr>
          <w:lang w:val="en-US"/>
        </w:rPr>
        <w:t xml:space="preserve">, this refers to the entire process from ideation to publishing the full campaign, but also includes the technical elements of the campaigns like segmentation and targeting. While non-agentic AI can be used to create content, the agentic capabilities play a vital role in validating content and orchestrating the surrounding process. </w:t>
      </w:r>
      <w:r>
        <w:t>Interviewee 6 describes that they build  a “modular system” for content creation, deployment, and evaluation:</w:t>
      </w:r>
    </w:p>
    <w:p w14:paraId="672FCFEB" w14:textId="738DF9B5" w:rsidR="00EB5DFF" w:rsidRDefault="00EB5DFF" w:rsidP="003A34E9">
      <w:pPr>
        <w:pStyle w:val="Quote"/>
      </w:pPr>
      <w:r>
        <w:t>AI makes sure that the right elements [copy assets] are matched together and are delivered, and then it’s checking which one is performing best in terms of full asset scope. And then it creates new ones […] and then delivers that again to an audience that it thinks it’s most relevant for.</w:t>
      </w:r>
    </w:p>
    <w:p w14:paraId="30484F87" w14:textId="77777777" w:rsidR="00EB5DFF" w:rsidRDefault="00EB5DFF" w:rsidP="00EB5DFF">
      <w:r>
        <w:rPr>
          <w:lang w:val="en-US"/>
        </w:rPr>
        <w:t>Interviewee 9 describes a similar system that is focused on deploying campaigns across different cultures:</w:t>
      </w:r>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381"/>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w:t>
      </w:r>
      <w:r>
        <w:lastRenderedPageBreak/>
        <w:t xml:space="preserve">tools reached the opposite verdict: “once you have to have more creativity in the output and also if it needs to be on brand […] AI still falls very, very short.” </w:t>
      </w:r>
      <w:commentRangeEnd w:id="381"/>
      <w:r w:rsidRPr="00320990">
        <w:rPr>
          <w:rStyle w:val="CommentReference"/>
          <w:sz w:val="22"/>
          <w:szCs w:val="22"/>
        </w:rPr>
        <w:commentReference w:id="381"/>
      </w:r>
    </w:p>
    <w:p w14:paraId="2B03C877" w14:textId="097F89E2" w:rsidR="00E02931" w:rsidRDefault="00EB5DFF" w:rsidP="00E02931">
      <w:pPr>
        <w:rPr>
          <w:lang w:val="en-US"/>
        </w:rPr>
      </w:pPr>
      <w:r>
        <w:t xml:space="preserve">Interviewee 12 also noted the ability of agents to segment and target users, “There’s a bunch of agents here for actually creating campaigns for marketers, doing audience segmentation for marketers, audience assembly, a lot of things.”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Utilizing generic agents for personal work</w:t>
      </w:r>
    </w:p>
    <w:p w14:paraId="69603A04" w14:textId="04AC59BD" w:rsidR="00EB5DFF" w:rsidRPr="00017B78" w:rsidRDefault="008D0877" w:rsidP="00C75BF5">
      <w:r>
        <w:rPr>
          <w:lang w:val="en-US"/>
        </w:rPr>
        <w:t>Marketing teams might also be</w:t>
      </w:r>
      <w:r>
        <w:rPr>
          <w:b/>
          <w:bCs/>
          <w:lang w:val="en-US"/>
        </w:rPr>
        <w:t xml:space="preserve"> </w:t>
      </w:r>
      <w:r>
        <w:rPr>
          <w:i/>
          <w:iCs/>
          <w:lang w:val="en-US"/>
        </w:rPr>
        <w:t>utilizing generic agents for personal work</w:t>
      </w:r>
      <w:r>
        <w:rPr>
          <w:b/>
          <w:bCs/>
          <w:lang w:val="en-US"/>
        </w:rPr>
        <w:t xml:space="preserve">, </w:t>
      </w:r>
      <w:r>
        <w:rPr>
          <w:lang w:val="en-US"/>
        </w:rPr>
        <w:t>which</w:t>
      </w:r>
      <w:r>
        <w:rPr>
          <w:b/>
          <w:bCs/>
          <w:lang w:val="en-US"/>
        </w:rPr>
        <w:t xml:space="preserve"> </w:t>
      </w:r>
      <w:r>
        <w:rPr>
          <w:lang w:val="en-US"/>
        </w:rPr>
        <w:t xml:space="preserve"> refers to the use of general-purpose agentic systems (e.g. Claude or ChatGPT) to improve personal productivity or automate manual processes. Interviewee 4 notes how he configured an off-the-shelf agent as “personal operating system”, </w:t>
      </w:r>
    </w:p>
    <w:p w14:paraId="2B9EA896" w14:textId="5D74BD82" w:rsidR="00EB5DFF" w:rsidRDefault="00E42B79" w:rsidP="003A34E9">
      <w:pPr>
        <w:pStyle w:val="Quote"/>
      </w:pPr>
      <w:r>
        <w:t xml:space="preserve">[Claude] 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Pr>
          <w:lang w:val="en-US"/>
        </w:rPr>
        <w:t xml:space="preserve">A specific use of these generic agentic systems is process automation. Often participants do not hand the entire job to an agent; they segment a process and insert AI where they trust performance. Interviewee 10 set out the model plainly: “I see process steps inside workflows. If </w:t>
      </w:r>
      <w:r>
        <w:rPr>
          <w:lang w:val="en-US"/>
        </w:rPr>
        <w:lastRenderedPageBreak/>
        <w:t xml:space="preserve">work is a stack of workflows, then most processes can be split into six or eight steps, and in some of those steps AI is </w:t>
      </w:r>
      <w:commentRangeStart w:id="382"/>
      <w:r>
        <w:rPr>
          <w:lang w:val="en-US"/>
        </w:rPr>
        <w:t>used</w:t>
      </w:r>
      <w:commentRangeEnd w:id="382"/>
      <w:r>
        <w:rPr>
          <w:rStyle w:val="CommentReference"/>
          <w:sz w:val="22"/>
          <w:szCs w:val="22"/>
          <w:lang w:val="en-US"/>
        </w:rPr>
        <w:commentReference w:id="382"/>
      </w:r>
      <w:r>
        <w:rPr>
          <w:lang w:val="en-US"/>
        </w:rPr>
        <w:t>.”</w:t>
      </w:r>
    </w:p>
    <w:p w14:paraId="7AA0FD91" w14:textId="25AD21E1" w:rsidR="00EB5DFF" w:rsidRPr="00B47F2E" w:rsidRDefault="00EB5DFF" w:rsidP="00EB5DFF">
      <w:commentRangeStart w:id="383"/>
      <w:r>
        <w:rPr>
          <w:lang w:val="en-US"/>
        </w:rPr>
        <w:t xml:space="preserve"> Likewise, interviewee 13 </w:t>
      </w:r>
      <w:commentRangeStart w:id="384"/>
      <w:r>
        <w:rPr>
          <w:lang w:val="en-US"/>
        </w:rPr>
        <w:t>described</w:t>
      </w:r>
      <w:commentRangeEnd w:id="384"/>
      <w:r>
        <w:rPr>
          <w:rStyle w:val="CommentReference"/>
          <w:sz w:val="22"/>
          <w:szCs w:val="22"/>
          <w:lang w:val="en-US"/>
        </w:rPr>
        <w:commentReference w:id="384"/>
      </w:r>
      <w:r>
        <w:rPr>
          <w:lang w:val="en-US"/>
        </w:rPr>
        <w:t xml:space="preserve"> how they automate processes using generic tools with agentic capabilities: “We used Make and n8n for, like, automating all the workflows. … You say, ‘I get this data from this tool. If this happens, do this.’ … And this substituted at least for two or three people.”</w:t>
      </w:r>
      <w:commentRangeEnd w:id="383"/>
      <w:r w:rsidRPr="00B47F2E">
        <w:rPr>
          <w:rStyle w:val="CommentReference"/>
          <w:sz w:val="22"/>
          <w:szCs w:val="22"/>
        </w:rPr>
        <w:commentReference w:id="383"/>
      </w:r>
    </w:p>
    <w:p w14:paraId="2884D970" w14:textId="1AA09C58" w:rsidR="007F525D" w:rsidRDefault="007F525D" w:rsidP="007F525D">
      <w:pPr>
        <w:pStyle w:val="Heading3"/>
        <w:rPr>
          <w:lang w:val="en-US"/>
        </w:rPr>
      </w:pPr>
      <w:r>
        <w:rPr>
          <w:lang w:val="en-US"/>
        </w:rPr>
        <w:t>4.3.4</w:t>
      </w:r>
      <w:r>
        <w:rPr>
          <w:lang w:val="en-US"/>
        </w:rPr>
        <w:tab/>
        <w:t xml:space="preserve">Employing customer-facing agents. </w:t>
      </w:r>
    </w:p>
    <w:p w14:paraId="0D2C9858" w14:textId="799B25C4" w:rsidR="00EB5DFF" w:rsidRDefault="00EA3718" w:rsidP="00EB5DFF">
      <w:r>
        <w:rPr>
          <w:lang w:val="en-US"/>
        </w:rPr>
        <w:t xml:space="preserve">Marketing teams might also be </w:t>
      </w:r>
      <w:r>
        <w:rPr>
          <w:i/>
          <w:iCs/>
          <w:lang w:val="en-US"/>
        </w:rPr>
        <w:t>employing customer-facing agents</w:t>
      </w:r>
      <w:r>
        <w:rPr>
          <w:lang w:val="en-US"/>
        </w:rPr>
        <w:t xml:space="preserve"> with refers to letting consumers communicate directly with agents of the organization. Applications where this occurs 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2C59A3D0" w:rsidR="00E52D08" w:rsidRDefault="00EB5DFF" w:rsidP="00B51D9A">
      <w:bookmarkStart w:id="385" w:name="OLE_LINK3"/>
      <w:r>
        <w:rPr>
          <w:lang w:val="en-US"/>
        </w:rPr>
        <w:t>Interviewee 6 described a chatbot program that combines customer-experience improvement with direct commercial outcomes. She notes that this chatbot is built around the idea of “doing everything right for the customers… ultimately they [customers] will spend more with us,</w:t>
      </w:r>
      <w:r>
        <w:t xml:space="preserve"> and we’ll be more commercially successful”.  T</w:t>
      </w:r>
      <w:r>
        <w:rPr>
          <w:lang w:val="en-US"/>
        </w:rPr>
        <w:t>he same agent that handles a membership question can identify an upgrade opportunity and execute it. She notes that she was able to scale this project rapidly because she could expand upon an existing pre-LLM chatbot and because she had “full trust from my board,” because “it was really because we had commercial success first</w:t>
      </w:r>
      <w:r w:rsidR="001756C2">
        <w:rPr>
          <w:lang w:val="en-US"/>
        </w:rPr>
        <w:t>.”</w:t>
      </w:r>
    </w:p>
    <w:bookmarkEnd w:id="385"/>
    <w:p w14:paraId="50FC7D71" w14:textId="7A1AA1AE" w:rsidR="00B8052F" w:rsidRDefault="00EB5DFF" w:rsidP="00B8052F">
      <w:r>
        <w:t xml:space="preserve">Interviewee 15 took a different approach; instead of offering the agent to a customer, she now offers support for her customers’ agents. She notes that this approach is still in the exploratory phase, </w:t>
      </w:r>
      <w:r>
        <w:rPr>
          <w:lang w:val="en-US"/>
        </w:rPr>
        <w:t>“the value there now is actually the experimenting and staying ahead of that wave.” She describes the solution,</w:t>
      </w:r>
    </w:p>
    <w:p w14:paraId="08E561AA" w14:textId="78BBA02B" w:rsidR="00EB5DFF" w:rsidRDefault="00EB5DFF" w:rsidP="00B8052F">
      <w:pPr>
        <w:pStyle w:val="Quote"/>
      </w:pPr>
      <w:r>
        <w:lastRenderedPageBreak/>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4148DD4D" w14:textId="6EDDD7CA" w:rsidR="00EB5DFF" w:rsidRDefault="00EB5DFF" w:rsidP="00CD4C4E">
      <w:pPr>
        <w:pStyle w:val="Heading2"/>
      </w:pPr>
      <w:bookmarkStart w:id="386" w:name="_Toc232351380"/>
      <w:r>
        <w:t>4.4</w:t>
      </w:r>
      <w:r>
        <w:tab/>
        <w:t>Obtaining value o</w:t>
      </w:r>
      <w:commentRangeStart w:id="387"/>
      <w:commentRangeStart w:id="388"/>
      <w:r>
        <w:t>utcomes</w:t>
      </w:r>
      <w:bookmarkEnd w:id="386"/>
      <w:commentRangeEnd w:id="387"/>
      <w:r>
        <w:rPr>
          <w:rStyle w:val="CommentReference"/>
          <w:sz w:val="22"/>
          <w:szCs w:val="22"/>
        </w:rPr>
        <w:commentReference w:id="387"/>
      </w:r>
      <w:commentRangeEnd w:id="388"/>
      <w:r>
        <w:rPr>
          <w:rStyle w:val="CommentReference"/>
          <w:sz w:val="22"/>
          <w:szCs w:val="22"/>
        </w:rPr>
        <w:commentReference w:id="388"/>
      </w:r>
    </w:p>
    <w:p w14:paraId="235EA938" w14:textId="3DFA1219" w:rsidR="00EB5DFF" w:rsidRDefault="00EB5DFF" w:rsidP="00EB5DFF">
      <w:commentRangeStart w:id="389"/>
      <w:r>
        <w:t xml:space="preserve">Applying agentic AI creates outcomes for the organization. These are analyzed from a value perspective. Woodside et al. (2008) note that value has a benefits and costs component.  </w:t>
      </w:r>
      <w:r>
        <w:rPr>
          <w:i/>
          <w:iCs/>
        </w:rPr>
        <w:t>Benefits</w:t>
      </w:r>
      <w:r>
        <w:t xml:space="preserve"> concern features of the outcome that benefit the team, organization, or customer. To provide an even sharper overview of the marketing managers' experience, costs are also split into two categories: sacrifices and risks. </w:t>
      </w:r>
      <w:r>
        <w:rPr>
          <w:i/>
          <w:iCs/>
        </w:rPr>
        <w:t xml:space="preserve">Sacrifices </w:t>
      </w:r>
      <w:r>
        <w:t xml:space="preserve">are defined as aspects of an outcome that are negative to the organization and are highly likely to materialize; </w:t>
      </w:r>
      <w:r>
        <w:rPr>
          <w:i/>
          <w:iCs/>
        </w:rPr>
        <w:t>risks</w:t>
      </w:r>
      <w:r>
        <w:t xml:space="preserve"> are defined as the potential aspects of an outcome that would be negative to the organization but where the likelihood of the outcome is unlikely or highly unknown. </w:t>
      </w:r>
      <w:commentRangeEnd w:id="389"/>
      <w:r>
        <w:rPr>
          <w:rStyle w:val="CommentReference"/>
          <w:sz w:val="22"/>
          <w:szCs w:val="22"/>
        </w:rPr>
        <w:commentReference w:id="389"/>
      </w:r>
    </w:p>
    <w:p w14:paraId="018E7F72" w14:textId="77777777" w:rsidR="00EB5DFF" w:rsidRPr="00F9706B" w:rsidRDefault="00EB5DFF" w:rsidP="00EB5DFF">
      <w:pPr>
        <w:pStyle w:val="Heading3"/>
      </w:pPr>
      <w:r>
        <w:t>4.4.1</w:t>
      </w:r>
      <w:r>
        <w:tab/>
      </w:r>
      <w:commentRangeStart w:id="390"/>
      <w:commentRangeStart w:id="391"/>
      <w:r>
        <w:t>Benefits</w:t>
      </w:r>
      <w:commentRangeEnd w:id="390"/>
      <w:r w:rsidRPr="00F9706B">
        <w:rPr>
          <w:rStyle w:val="CommentReference"/>
          <w:sz w:val="22"/>
          <w:szCs w:val="22"/>
        </w:rPr>
        <w:commentReference w:id="390"/>
      </w:r>
      <w:commentRangeEnd w:id="391"/>
      <w:r w:rsidRPr="00F9706B">
        <w:rPr>
          <w:rStyle w:val="CommentReference"/>
          <w:sz w:val="22"/>
          <w:szCs w:val="22"/>
        </w:rPr>
        <w:commentReference w:id="391"/>
      </w:r>
    </w:p>
    <w:p w14:paraId="52BBF16F" w14:textId="48DD720A" w:rsidR="00EB5DFF" w:rsidRPr="00F9706B" w:rsidRDefault="00EB5DFF" w:rsidP="00EB5DFF">
      <w:r>
        <w:rPr>
          <w:lang w:val="en-US"/>
        </w:rPr>
        <w:t xml:space="preserve">Benefits from agentic AI in marketing cluster around four themes: </w:t>
      </w:r>
      <w:r w:rsidR="00CB1AAD">
        <w:rPr>
          <w:lang w:val="en-US"/>
        </w:rPr>
        <w:t xml:space="preserve">Efficiency, </w:t>
      </w:r>
      <w:r>
        <w:rPr>
          <w:lang w:val="en-US"/>
        </w:rPr>
        <w:t xml:space="preserve">scalability, </w:t>
      </w:r>
      <w:bookmarkStart w:id="392" w:name="OLE_LINK5"/>
      <w:r>
        <w:rPr>
          <w:lang w:val="en-US"/>
        </w:rPr>
        <w:t>extension of personal skillsets</w:t>
      </w:r>
      <w:bookmarkEnd w:id="392"/>
      <w:r>
        <w:rPr>
          <w:lang w:val="en-US"/>
        </w:rPr>
        <w:t>, and improvements in the quality of output. When asked about the benefits of agentic AI, interviewee three notes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0F2A11EF" w14:textId="524C3201" w:rsidR="00EB5DFF" w:rsidRPr="00F9706B" w:rsidRDefault="00EB5DFF" w:rsidP="00EB5DFF">
      <w:commentRangeStart w:id="393"/>
      <w:r>
        <w:rPr>
          <w:i/>
          <w:iCs/>
          <w:lang w:val="en-US"/>
        </w:rPr>
        <w:t>Efficiency</w:t>
      </w:r>
      <w:commentRangeEnd w:id="393"/>
      <w:r>
        <w:rPr>
          <w:rStyle w:val="CommentReference"/>
          <w:i/>
          <w:iCs/>
          <w:sz w:val="22"/>
          <w:szCs w:val="22"/>
          <w:lang w:val="en-US"/>
        </w:rPr>
        <w:commentReference w:id="393"/>
      </w:r>
      <w:r>
        <w:rPr>
          <w:i/>
          <w:iCs/>
          <w:lang w:val="en-US"/>
        </w:rPr>
        <w:t xml:space="preserve">, </w:t>
      </w:r>
      <w:r>
        <w:rPr>
          <w:lang w:val="en-US"/>
        </w:rPr>
        <w:t xml:space="preserve">defined as the ability to perform a unit of work with less effort, forms the largest and most consistently described benefit. This might take the form of doing more with the </w:t>
      </w:r>
      <w:r>
        <w:rPr>
          <w:lang w:val="en-US"/>
        </w:rPr>
        <w:lastRenderedPageBreak/>
        <w:t xml:space="preserve">same amount of effort. </w:t>
      </w:r>
      <w:r>
        <w:t>Interviewee 3 put a concrete figure on this, describing analysis that “would’ve taken, like, a week to put together” now turned around “within, like, two hours.”</w:t>
      </w:r>
      <w:r>
        <w:rPr>
          <w:lang w:val="en-US"/>
        </w:rPr>
        <w:t xml:space="preserve">  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02720CFE" w:rsidR="00EB5DFF" w:rsidRPr="00560D44" w:rsidRDefault="00EB5DFF" w:rsidP="008370C8">
      <w:r>
        <w:rPr>
          <w:lang w:val="en-US"/>
        </w:rPr>
        <w:t xml:space="preserve">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 </w:t>
      </w:r>
      <w:r>
        <w:t>Speed also has a knock-on effect on how quickly an organization can react to changes: for example, interviewee 4 set up “competition research agents that come back with every change that they made on their landing page, pricing, et cetera, so you can respond faster.”</w:t>
      </w:r>
    </w:p>
    <w:p w14:paraId="37DA6867" w14:textId="7A172E2F" w:rsidR="00DB683A" w:rsidRPr="00560D44" w:rsidRDefault="00EB5DFF" w:rsidP="00DB683A">
      <w:commentRangeStart w:id="394"/>
      <w:r>
        <w:rPr>
          <w:i/>
          <w:iCs/>
          <w:lang w:val="en-US"/>
        </w:rPr>
        <w:t>Scal</w:t>
      </w:r>
      <w:commentRangeEnd w:id="394"/>
      <w:r>
        <w:rPr>
          <w:rStyle w:val="CommentReference"/>
          <w:i/>
          <w:iCs/>
          <w:sz w:val="22"/>
          <w:szCs w:val="22"/>
          <w:lang w:val="en-US"/>
        </w:rPr>
        <w:commentReference w:id="394"/>
      </w:r>
      <w:r w:rsidR="00CB1AAD">
        <w:rPr>
          <w:i/>
          <w:iCs/>
          <w:lang w:val="en-US"/>
        </w:rPr>
        <w:t>ability</w:t>
      </w:r>
      <w:r>
        <w:rPr>
          <w:lang w:val="en-US"/>
        </w:rPr>
        <w:t xml:space="preserve"> refers to the ability of doing more units of work with the same amount of work; typically, this requires the units of work to be of a similar nature and typically requires operations to be performed in bulk. 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 </w:t>
      </w:r>
      <w:r>
        <w:t>The magnitudes described are striking. Interviewee 8, asked how his team produced advertising at scale, recalled 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7C51DC19" w14:textId="77777777" w:rsidR="00966804" w:rsidRDefault="00EB5DFF" w:rsidP="00EA0274">
      <w:r>
        <w:rPr>
          <w:i/>
          <w:iCs/>
        </w:rPr>
        <w:lastRenderedPageBreak/>
        <w:t>Extending the personal skillset</w:t>
      </w:r>
      <w:r>
        <w:t xml:space="preserve"> refers to the ability to perform tasks with agentic AI that would typically lie outside of the skillset of the user. This 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The same dynamic reshapes the seniority mix of work: interviewee 7 reframed the business case around AI-augmented juniors, noting that where a campaign once required two senior marketers, “I don’t need two of those guys, I need one, a junior, and he can do the same thing.” </w:t>
      </w:r>
    </w:p>
    <w:p w14:paraId="68BC2A6A" w14:textId="319BA5A2" w:rsidR="00EB5DFF" w:rsidRPr="00974539" w:rsidRDefault="00966804" w:rsidP="00966804">
      <w:pPr>
        <w:ind w:firstLine="0"/>
      </w:pPr>
      <w:r>
        <w:t xml:space="preserve">The opposite idea is also described. AI is seen as being comparable to a junior employee for many tasks. This led interviewee 10 to warn, “you no longer develop juniors into seniors … a major risk: no new talent pipeline.” </w:t>
      </w:r>
    </w:p>
    <w:p w14:paraId="5BD755D7" w14:textId="721BBCF4" w:rsidR="00057D44" w:rsidRDefault="00EB5DFF" w:rsidP="00057D44">
      <w:r>
        <w:rPr>
          <w:lang w:val="en-US"/>
        </w:rPr>
        <w:t xml:space="preserve">Improvements in </w:t>
      </w:r>
      <w:r>
        <w:rPr>
          <w:i/>
          <w:iCs/>
          <w:lang w:val="en-US"/>
        </w:rPr>
        <w:t>quality of output</w:t>
      </w:r>
      <w:r>
        <w:rPr>
          <w:lang w:val="en-US"/>
        </w:rPr>
        <w:t xml:space="preserve"> come in various different forms and notes how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 </w:t>
      </w:r>
    </w:p>
    <w:p w14:paraId="376A9466" w14:textId="5FCD237D" w:rsidR="00EB5DFF" w:rsidRPr="00EE60F5" w:rsidRDefault="00EB5DFF" w:rsidP="00057D44">
      <w:pPr>
        <w:pStyle w:val="Heading3"/>
      </w:pPr>
      <w:r>
        <w:t>4.4.2</w:t>
      </w:r>
      <w:r>
        <w:tab/>
      </w:r>
      <w:commentRangeStart w:id="395"/>
      <w:r>
        <w:t>Sacrifices</w:t>
      </w:r>
      <w:commentRangeEnd w:id="395"/>
      <w:r w:rsidRPr="00EE60F5">
        <w:rPr>
          <w:rStyle w:val="CommentReference"/>
          <w:sz w:val="22"/>
          <w:szCs w:val="22"/>
        </w:rPr>
        <w:commentReference w:id="395"/>
      </w:r>
    </w:p>
    <w:p w14:paraId="0A79EDF4" w14:textId="77777777" w:rsidR="00500D40" w:rsidRDefault="00EB5DFF" w:rsidP="00903962">
      <w:pPr>
        <w:rPr>
          <w:lang w:val="en-US"/>
        </w:rPr>
      </w:pPr>
      <w:r>
        <w:rPr>
          <w:lang w:val="en-US"/>
        </w:rPr>
        <w:t>Alongside benefits, participants describe a set of sacrifices</w:t>
      </w:r>
      <w:bookmarkStart w:id="396" w:name="OLE_LINK6"/>
      <w:r>
        <w:rPr>
          <w:lang w:val="en-US"/>
        </w:rPr>
        <w:t>; things that are knowingly given up or altered as a consequence of AI adoption</w:t>
      </w:r>
      <w:bookmarkEnd w:id="396"/>
      <w:r>
        <w:rPr>
          <w:lang w:val="en-US"/>
        </w:rPr>
        <w:t xml:space="preserve">. Two key categories arise from the data: financial costs and job displacement. </w:t>
      </w:r>
    </w:p>
    <w:p w14:paraId="3DC7C37D" w14:textId="4ED08B3C" w:rsidR="00EB5DFF" w:rsidRPr="00EE60F5" w:rsidRDefault="00500D40" w:rsidP="00903962">
      <w:r>
        <w:rPr>
          <w:lang w:val="en-US"/>
        </w:rPr>
        <w:t xml:space="preserve">Financial costs are the total financial expenses incurred in implementing and operating AI systems. AI is not cheap. Infrastructure costs, API usage, vendor licensing, and the investment required to implement and maintain AI systems are consistently identified as real </w:t>
      </w:r>
      <w:r>
        <w:rPr>
          <w:lang w:val="en-US"/>
        </w:rPr>
        <w:lastRenderedPageBreak/>
        <w:t xml:space="preserve">costs. Interviewee 7 noted: “AI is also very expensive. That’s something that we don’t take into consideration.” </w:t>
      </w:r>
      <w:r>
        <w:t>The scale of commitment can be substantial: interviewee 9 noted her agency had invested “millions in our agentic tool chain.” Several participants also cautioned that current prices understate the eventual cost; interviewee 16 observed that “a lot of AI is subsidized now” and expected that “these prices will go up” as the market matures.</w:t>
      </w:r>
      <w:r>
        <w:rPr>
          <w:lang w:val="en-US"/>
        </w:rPr>
        <w:t xml:space="preserve"> </w:t>
      </w:r>
    </w:p>
    <w:p w14:paraId="33A3576C" w14:textId="294448B5" w:rsidR="00EB5DFF" w:rsidRPr="00EE60F5" w:rsidRDefault="00EB5DFF" w:rsidP="6E19D5D5">
      <w:pPr>
        <w:rPr>
          <w:i/>
          <w:iCs/>
          <w:lang w:val="en-US"/>
        </w:rPr>
      </w:pPr>
      <w:r>
        <w:rPr>
          <w:i/>
          <w:iCs/>
          <w:lang w:val="en-US"/>
        </w:rPr>
        <w:t>Job replacement</w:t>
      </w:r>
      <w:r>
        <w:rPr>
          <w:lang w:val="en-US"/>
        </w:rPr>
        <w:t xml:space="preserve"> refers to the loss of jobs or drastic changes in roles. Job replacement is acknowledged across interviews as a potential downside of using agentic AI. However, while this might be a logical mirror to the increased efficiency, only interviewee 7 describes an occurrence of job loss ,“What happened is we fired half the people, right? That’s terrible, I did not sleep for a week.” Interviewee 4 noted the general attitude, “</w:t>
      </w:r>
      <w:r>
        <w:t>people should be very afraid that their job is totally going to be different. And if you don’t change with the job, you find yourself out of a job.”</w:t>
      </w:r>
      <w:r>
        <w:rPr>
          <w:lang w:val="en-US"/>
        </w:rPr>
        <w:t xml:space="preserve"> 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rPr>
          <w:highlight w:val="yellow"/>
        </w:rPr>
      </w:pPr>
      <w:r>
        <w:t>4.4.3</w:t>
      </w:r>
      <w:r>
        <w:tab/>
        <w:t>Risks</w:t>
      </w:r>
    </w:p>
    <w:p w14:paraId="4B58CD85" w14:textId="77777777" w:rsidR="00EB5DFF" w:rsidRPr="00EE60F5" w:rsidRDefault="00EB5DFF" w:rsidP="00EB5DFF">
      <w:r>
        <w:rPr>
          <w:lang w:val="en-US"/>
        </w:rPr>
        <w:t>Risks differ from sacrifices in that they represent potential rather than certain negative outcomes. Three risk categories are prominent: hallucinations, security and privacy violations, and negative brand impact.</w:t>
      </w:r>
    </w:p>
    <w:p w14:paraId="28D1407C" w14:textId="7FBC8DC2" w:rsidR="00EB5DFF" w:rsidRPr="00EE60F5" w:rsidRDefault="00EB5DFF" w:rsidP="00EB5DFF">
      <w:r>
        <w:rPr>
          <w:i/>
          <w:iCs/>
          <w:lang w:val="en-US"/>
        </w:rPr>
        <w:t>Hallucination risk</w:t>
      </w:r>
      <w:r>
        <w:rPr>
          <w:lang w:val="en-US"/>
        </w:rPr>
        <w:t xml:space="preserve"> refers to the chance that AI might provide incorrect answers that are not consistent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7EA38E5D" w14:textId="77777777" w:rsidR="00EB5DFF" w:rsidRDefault="00EB5DFF" w:rsidP="003A34E9">
      <w:pPr>
        <w:pStyle w:val="Quote"/>
      </w:pPr>
      <w:r>
        <w:t>I do not think of AI as being infallible. […] If you don’t have an understanding of your domain, then just sort of blindly trust AI, I think most people would agree that is kind of a risky place to put yourself in.</w:t>
      </w:r>
    </w:p>
    <w:p w14:paraId="0138B0FF" w14:textId="77777777" w:rsidR="008B3976" w:rsidRPr="00F2696B" w:rsidRDefault="008B3976" w:rsidP="008B3976">
      <w:r>
        <w:rPr>
          <w:lang w:val="en-US"/>
        </w:rPr>
        <w:lastRenderedPageBreak/>
        <w:t>While AI can give erroneous output, it is logical to compare that to human mistakes that would have occurred otherwise. Interviewee 3 noted that “Sometimes in analysis, people find data points to prove their point versus being objective about what the data is saying to you.”</w:t>
      </w:r>
    </w:p>
    <w:p w14:paraId="76EACB20" w14:textId="77777777" w:rsidR="008B3976" w:rsidRPr="00F2696B" w:rsidRDefault="008B3976" w:rsidP="008B3976">
      <w:r>
        <w:t xml:space="preserve"> Interviewee 13 relates the performance of AI agents to a mediocre employee:</w:t>
      </w:r>
    </w:p>
    <w:p w14:paraId="287F7613" w14:textId="77777777" w:rsidR="008B3976" w:rsidRPr="00F2696B" w:rsidRDefault="008B3976" w:rsidP="008B3976">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2EA6EC98" w14:textId="010D57E8" w:rsidR="008B3976" w:rsidRPr="008B3976" w:rsidRDefault="008B3976" w:rsidP="008B3976">
      <w:r>
        <w:t>Characterization of agentic AI as equivalent to “a mediocre analyst that you still have to sense-check” implies a standard where some level of error is accepted as normal and managed through review, the same standard already applied to human junior analysts.</w:t>
      </w:r>
    </w:p>
    <w:p w14:paraId="63998443" w14:textId="4453AEA1" w:rsidR="00EB5DFF" w:rsidRPr="004951D2" w:rsidRDefault="00EB5DFF" w:rsidP="00EB5DFF">
      <w:r>
        <w:rPr>
          <w:lang w:val="en-US"/>
        </w:rPr>
        <w:t xml:space="preserve">Security and privacy violations are also most consistently noted as risks. The concern centers on data that enters AI systems outside of what would be compliant, but might include any violation of law, policy, or user’s trust regarding security and privacy. </w:t>
      </w:r>
      <w:r>
        <w:t xml:space="preserve">interviewee 9 noted that clients are “concerned that their PII, basically any of their customer data or business-sensitive data, is going to go into an AI tool,” while interviewee 2 stressed the need for “maximum privacy and security in place,” keeping data “secure” and “closed.” </w:t>
      </w:r>
      <w:r>
        <w:rPr>
          <w:lang w:val="en-US"/>
        </w:rPr>
        <w:t>Interviewee 13 described:</w:t>
      </w:r>
    </w:p>
    <w:p w14:paraId="1373EF8F" w14:textId="77777777" w:rsidR="00EB5DFF" w:rsidRDefault="00EB5DFF" w:rsidP="003A34E9">
      <w:pPr>
        <w:pStyle w:val="Quote"/>
      </w:pPr>
      <w:r>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61BA0608" w14:textId="7230F525" w:rsidR="00EB5DFF" w:rsidRDefault="00EB5DFF" w:rsidP="00532AD5">
      <w:pPr>
        <w:rPr>
          <w:lang w:val="en-US"/>
        </w:rPr>
      </w:pPr>
      <w:r>
        <w:rPr>
          <w:i/>
          <w:iCs/>
          <w:lang w:val="en-US"/>
        </w:rPr>
        <w:t>Brand risk</w:t>
      </w:r>
      <w:r>
        <w:rPr>
          <w:lang w:val="en-US"/>
        </w:rPr>
        <w:t xml:space="preserve"> is also frequently noted and is concerned with the degradation of users’ perception or the brand resulting from AI use. Content that is off-brand, tonally inappropriate, </w:t>
      </w:r>
      <w:r>
        <w:rPr>
          <w:lang w:val="en-US"/>
        </w:rPr>
        <w:lastRenderedPageBreak/>
        <w:t>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397" w:name="OLE_LINK7"/>
      <w:r>
        <w:rPr>
          <w:lang w:val="en-US"/>
        </w:rPr>
        <w:t xml:space="preserve">Conversely organizations leverage agentic AI to counteract brand risk. Interviewee 3 explains “The branding team trained the assistant on our branding guidelines and different personas. And then that assistant tells you if this is brand-aligned”.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3667E2E4" w14:textId="77777777" w:rsidR="00C35330" w:rsidRDefault="00193055">
      <w:pPr>
        <w:rPr>
          <w:lang w:val="en-US"/>
        </w:rPr>
      </w:pPr>
      <w:r>
        <w:rPr>
          <w:lang w:val="en-US"/>
        </w:rPr>
        <w:t xml:space="preserve">The examples seem to indicate that brand risk is not a question about whether you are using AI, but rather how you are using AI. </w:t>
      </w:r>
      <w:bookmarkEnd w:id="397"/>
    </w:p>
    <w:p w14:paraId="76FCE0E6" w14:textId="529EEFF1" w:rsidR="006F2E75" w:rsidRDefault="00000000">
      <w:commentRangeStart w:id="398"/>
      <w:r>
        <w:t>Taken together, the benefits, sacrifices, and risks above describe the value agentic AI can produce. Their realization, however, is highly uneven: the same use case proved transformative in one organization and stalled in another. Table 5 illustrates this divergence for the three most frequently reported use cases.</w:t>
      </w:r>
      <w:commentRangeEnd w:id="398"/>
      <w:r>
        <w:rPr>
          <w:rStyle w:val="CommentReference"/>
          <w:sz w:val="22"/>
          <w:szCs w:val="22"/>
        </w:rPr>
        <w:commentReference w:id="398"/>
      </w:r>
    </w:p>
    <w:p w14:paraId="351A3253" w14:textId="77777777" w:rsidR="00DE279E" w:rsidRDefault="00DE279E">
      <w:pPr>
        <w:rPr>
          <w:b/>
        </w:rPr>
      </w:pPr>
      <w:r>
        <w:rPr>
          <w:b/>
        </w:rPr>
        <w:br w:type="page"/>
      </w:r>
    </w:p>
    <w:p w14:paraId="4C426A66" w14:textId="0A8540F8" w:rsidR="00EB5DFF" w:rsidRDefault="00EB5DFF" w:rsidP="00EB5DFF">
      <w:pPr>
        <w:ind w:firstLine="0"/>
      </w:pPr>
      <w:commentRangeStart w:id="399"/>
      <w:commentRangeStart w:id="400"/>
      <w:r>
        <w:rPr>
          <w:b/>
        </w:rPr>
        <w:lastRenderedPageBreak/>
        <w:t>Table 5</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commentRangeEnd w:id="399"/>
    <w:p w14:paraId="07F9DE2D" w14:textId="77777777" w:rsidR="00DA506C" w:rsidRDefault="00C670BD" w:rsidP="00DA506C">
      <w:r>
        <w:rPr>
          <w:rStyle w:val="CommentReference"/>
          <w:sz w:val="22"/>
          <w:szCs w:val="22"/>
        </w:rPr>
        <w:commentReference w:id="399"/>
      </w:r>
      <w:commentRangeEnd w:id="400"/>
      <w:r>
        <w:rPr>
          <w:rStyle w:val="CommentReference"/>
          <w:sz w:val="22"/>
          <w:szCs w:val="22"/>
        </w:rPr>
        <w:commentReference w:id="400"/>
      </w:r>
    </w:p>
    <w:p w14:paraId="4AAA27B2" w14:textId="77777777" w:rsidR="0032746D" w:rsidRDefault="0032746D">
      <w:pPr>
        <w:rPr>
          <w:b/>
          <w:bCs/>
          <w:color w:val="00312A"/>
        </w:rPr>
      </w:pPr>
      <w:r>
        <w:rPr>
          <w:color w:val="00312A"/>
        </w:rPr>
        <w:br w:type="page"/>
      </w:r>
    </w:p>
    <w:p w14:paraId="32A19B04" w14:textId="6C81CD34" w:rsidR="00EB5DFF" w:rsidRDefault="00EB5DFF" w:rsidP="00EB5DFF">
      <w:pPr>
        <w:pStyle w:val="Heading1"/>
        <w:rPr>
          <w:color w:val="00312A"/>
        </w:rPr>
      </w:pPr>
      <w:bookmarkStart w:id="402" w:name="_Toc232351381"/>
      <w:r>
        <w:rPr>
          <w:color w:val="00312A"/>
        </w:rPr>
        <w:lastRenderedPageBreak/>
        <w:t>5.</w:t>
      </w:r>
      <w:r>
        <w:rPr>
          <w:color w:val="00312A"/>
        </w:rPr>
        <w:tab/>
      </w:r>
      <w:commentRangeStart w:id="403"/>
      <w:r>
        <w:rPr>
          <w:color w:val="00312A"/>
        </w:rPr>
        <w:t>Discussion</w:t>
      </w:r>
      <w:bookmarkEnd w:id="402"/>
      <w:commentRangeEnd w:id="403"/>
      <w:r w:rsidR="00FF3122">
        <w:rPr>
          <w:rStyle w:val="CommentReference"/>
          <w:color w:val="00312A"/>
          <w:sz w:val="22"/>
          <w:szCs w:val="22"/>
        </w:rPr>
        <w:commentReference w:id="403"/>
      </w:r>
    </w:p>
    <w:p w14:paraId="2C3C3910" w14:textId="7D33C854" w:rsidR="00211E4B" w:rsidRPr="00EA14C2" w:rsidRDefault="00EB5DFF" w:rsidP="00211E4B">
      <w:commentRangeStart w:id="404"/>
      <w:r>
        <w:rPr>
          <w:lang w:val="en-US"/>
        </w:rPr>
        <w:t xml:space="preserve">This study set out to understand how marketing managers create value with agentic AI. </w:t>
      </w:r>
      <w:commentRangeStart w:id="405"/>
      <w:r>
        <w:rPr>
          <w:lang w:val="en-US"/>
        </w:rPr>
        <w:t xml:space="preserve"> </w:t>
      </w:r>
      <w:commentRangeEnd w:id="405"/>
      <w:r>
        <w:rPr>
          <w:rStyle w:val="CommentReference"/>
          <w:sz w:val="22"/>
          <w:szCs w:val="22"/>
          <w:lang w:val="en-US"/>
        </w:rPr>
        <w:commentReference w:id="405"/>
      </w:r>
      <w:r>
        <w:rPr>
          <w:lang w:val="en-US"/>
        </w:rPr>
        <w:t xml:space="preserve">GenAI has moved rapidly from a technical novelty to a consequential development in marketing, yet empirical research into its implications within organizations remains scarce; the existing literature concentrates on </w:t>
      </w:r>
      <w:commentRangeStart w:id="406"/>
      <w:commentRangeStart w:id="407"/>
      <w:r>
        <w:rPr>
          <w:lang w:val="en-US"/>
        </w:rPr>
        <w:t xml:space="preserve">generative AI </w:t>
      </w:r>
      <w:commentRangeEnd w:id="406"/>
      <w:r>
        <w:rPr>
          <w:rStyle w:val="CommentReference"/>
          <w:sz w:val="22"/>
          <w:szCs w:val="22"/>
          <w:lang w:val="en-US"/>
        </w:rPr>
        <w:commentReference w:id="406"/>
      </w:r>
      <w:commentRangeEnd w:id="407"/>
      <w:r>
        <w:rPr>
          <w:rStyle w:val="CommentReference"/>
          <w:sz w:val="22"/>
          <w:szCs w:val="22"/>
          <w:lang w:val="en-US"/>
        </w:rPr>
        <w:commentReference w:id="407"/>
      </w:r>
      <w:r>
        <w:rPr>
          <w:lang w:val="en-US"/>
        </w:rPr>
        <w:t xml:space="preserve">(e.g. Wahid et al., 2023; Grewal et al., 2025; Abou Elgheit, </w:t>
      </w:r>
      <w:commentRangeStart w:id="408"/>
      <w:r>
        <w:rPr>
          <w:lang w:val="en-US"/>
        </w:rPr>
        <w:t>2025</w:t>
      </w:r>
      <w:commentRangeEnd w:id="408"/>
      <w:r>
        <w:rPr>
          <w:rStyle w:val="CommentReference"/>
          <w:sz w:val="22"/>
          <w:szCs w:val="22"/>
          <w:lang w:val="en-US"/>
        </w:rPr>
        <w:commentReference w:id="408"/>
      </w:r>
      <w:r>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409"/>
      <w:r>
        <w:rPr>
          <w:lang w:val="en-US"/>
        </w:rPr>
        <w:t>agentic</w:t>
      </w:r>
      <w:commentRangeEnd w:id="409"/>
      <w:r>
        <w:rPr>
          <w:rStyle w:val="CommentReference"/>
          <w:sz w:val="22"/>
          <w:szCs w:val="22"/>
          <w:lang w:val="en-US"/>
        </w:rPr>
        <w:commentReference w:id="409"/>
      </w:r>
      <w:r>
        <w:rPr>
          <w:lang w:val="en-US"/>
        </w:rPr>
        <w:t xml:space="preserve"> AI. </w:t>
      </w:r>
      <w:commentRangeEnd w:id="404"/>
      <w:r w:rsidRPr="00EA14C2">
        <w:rPr>
          <w:rStyle w:val="CommentReference"/>
          <w:sz w:val="22"/>
          <w:szCs w:val="22"/>
        </w:rPr>
        <w:commentReference w:id="404"/>
      </w:r>
    </w:p>
    <w:p w14:paraId="267AE2C8" w14:textId="51704605" w:rsidR="00EB5DFF" w:rsidRDefault="00EB5DFF" w:rsidP="00EB4C45">
      <w:pPr>
        <w:pStyle w:val="Heading2"/>
      </w:pPr>
      <w:bookmarkStart w:id="410" w:name="_Toc232351382"/>
      <w:r>
        <w:t>5.1</w:t>
      </w:r>
      <w:r>
        <w:tab/>
        <w:t xml:space="preserve">Contributions to </w:t>
      </w:r>
      <w:r w:rsidR="005579BA">
        <w:t>t</w:t>
      </w:r>
      <w:r>
        <w:t>heory</w:t>
      </w:r>
      <w:bookmarkEnd w:id="410"/>
    </w:p>
    <w:p w14:paraId="60B14702" w14:textId="31CDD8F7" w:rsidR="00EB5DFF" w:rsidRPr="00EA14C2" w:rsidRDefault="00EB5DFF" w:rsidP="00A13249">
      <w:commentRangeStart w:id="411"/>
      <w:r>
        <w:t xml:space="preserve">The principal theoretical contribution of this study is a model of managerial value creation with agentic AI (Figure 1). The model offers an interpretive account of how value is constructed, it shows the impact of the organizational context and highlights the value of the managerial work, which includes, Observing external conditions, including the rapid progression of AI and the accompanying market pressure provide the impetus for change; </w:t>
      </w:r>
      <w:r>
        <w:rPr>
          <w:i/>
          <w:iCs/>
        </w:rPr>
        <w:t>navigating internal conditions</w:t>
      </w:r>
      <w:r>
        <w:t xml:space="preserve"> shows how managers act in an organizational context that can enable or constrain agentic AI initiatives; </w:t>
      </w:r>
      <w:r>
        <w:rPr>
          <w:i/>
          <w:iCs/>
        </w:rPr>
        <w:t>applying</w:t>
      </w:r>
      <w:r>
        <w:t xml:space="preserve"> </w:t>
      </w:r>
      <w:r>
        <w:rPr>
          <w:i/>
          <w:iCs/>
        </w:rPr>
        <w:t>agentic AI</w:t>
      </w:r>
      <w:r>
        <w:t xml:space="preserve"> through specific use cases and usage strategies; and </w:t>
      </w:r>
      <w:r>
        <w:rPr>
          <w:i/>
          <w:iCs/>
        </w:rPr>
        <w:t>obtaining</w:t>
      </w:r>
      <w:r>
        <w:t xml:space="preserve"> the </w:t>
      </w:r>
      <w:r>
        <w:rPr>
          <w:i/>
          <w:iCs/>
        </w:rPr>
        <w:t>value outcomes</w:t>
      </w:r>
      <w:r>
        <w:t xml:space="preserve"> that result, which are understood as a portfolio of benefits, sacrifices, and risks. </w:t>
      </w:r>
      <w:commentRangeEnd w:id="411"/>
      <w:r w:rsidRPr="00EA14C2">
        <w:rPr>
          <w:rStyle w:val="CommentReference"/>
          <w:sz w:val="22"/>
          <w:szCs w:val="22"/>
        </w:rPr>
        <w:commentReference w:id="411"/>
      </w:r>
    </w:p>
    <w:p w14:paraId="29BE671D" w14:textId="4F64EC49" w:rsidR="00EB5DFF" w:rsidRPr="002779EF" w:rsidDel="00346E28" w:rsidRDefault="00345929" w:rsidP="005A0EC0">
      <w:pPr>
        <w:rPr>
          <w:del w:id="412" w:author="Luttik, Daan" w:date="2026-06-13T21:29:00Z" w16du:dateUtc="2026-06-13T19:29:00Z"/>
        </w:rPr>
      </w:pPr>
      <w:bookmarkStart w:id="413" w:name="OLE_LINK2"/>
      <w:r>
        <w:rPr>
          <w:lang w:val="en-US"/>
        </w:rPr>
        <w:t xml:space="preserve">The data shows that similar use cases can yield very different outcomes across organizations. Based on this analysis, the organizational context plays a vital role in the successful implementation and use of agentic AI, including, e.g., the availability of accessible data and the competencies necessary to implement or use AI. </w:t>
      </w:r>
      <w:r w:rsidR="00504958">
        <w:rPr>
          <w:lang w:val="en-US"/>
        </w:rPr>
        <w:t xml:space="preserve">This work describes how </w:t>
      </w:r>
      <w:r>
        <w:rPr>
          <w:lang w:val="en-US"/>
        </w:rPr>
        <w:t>marketing managers navigate these conditions. Navigating includes key managerial behaviors, such as bringing people along, that play a vital role in providing the necessary context for the successful implementation and use of agentic AI</w:t>
      </w:r>
      <w:bookmarkEnd w:id="413"/>
      <w:r>
        <w:rPr>
          <w:lang w:val="en-US"/>
        </w:rPr>
        <w:t>.</w:t>
      </w:r>
    </w:p>
    <w:p w14:paraId="2E676806" w14:textId="595E4813" w:rsidR="00EB5DFF" w:rsidRPr="005A0EC0" w:rsidRDefault="00EB5DFF" w:rsidP="005A0EC0">
      <w:commentRangeStart w:id="414"/>
      <w:r>
        <w:rPr>
          <w:lang w:val="en-US"/>
        </w:rPr>
        <w:lastRenderedPageBreak/>
        <w:t>In line with earlier work on digital transformation by Enholm et al. (2022), the crucial role of technical conditions is observed, data and infrastructure; the organizational context, including culture, management support, organizational readiness, and more; and efficiency is still observed as one of the main benefits of AI. However, key differences were also observed.</w:t>
      </w:r>
      <w:r>
        <w:t xml:space="preserve"> </w:t>
      </w:r>
      <w:r>
        <w:rPr>
          <w:lang w:val="en-US"/>
        </w:rPr>
        <w:t xml:space="preserve">Where Enholm et al. (2022) still note compliance as a key enabler for adopting AI, </w:t>
      </w:r>
      <w:r w:rsidR="00500D2D">
        <w:rPr>
          <w:lang w:val="en-US"/>
        </w:rPr>
        <w:t xml:space="preserve">the data suggests that </w:t>
      </w:r>
      <w:r>
        <w:rPr>
          <w:lang w:val="en-US"/>
        </w:rPr>
        <w:t xml:space="preserve">compliance often has become overly restrictive and has become one of the main inhibitors of agentic AI. </w:t>
      </w:r>
    </w:p>
    <w:p w14:paraId="500E7C1B" w14:textId="18C82896" w:rsidR="00EB5DFF" w:rsidRPr="002779EF" w:rsidRDefault="00C25D5A" w:rsidP="00EB5DFF">
      <w:r>
        <w:rPr>
          <w:lang w:val="en-US"/>
        </w:rPr>
        <w:t xml:space="preserve">Likewise, this work also aligns with and builds on the insights from Vidal et al. (2022). Vidal et al. (2022) note how </w:t>
      </w:r>
      <w:commentRangeStart w:id="415"/>
      <w:r>
        <w:rPr>
          <w:lang w:val="en-US"/>
        </w:rPr>
        <w:t>digital leaders should become business leade</w:t>
      </w:r>
      <w:commentRangeEnd w:id="415"/>
      <w:r>
        <w:rPr>
          <w:rStyle w:val="CommentReference"/>
          <w:sz w:val="22"/>
          <w:szCs w:val="22"/>
          <w:lang w:val="en-US"/>
        </w:rPr>
        <w:commentReference w:id="415"/>
      </w:r>
      <w:r>
        <w:rPr>
          <w:lang w:val="en-US"/>
        </w:rPr>
        <w:t xml:space="preserve">rs, including developing business know-how within the digital function. </w:t>
      </w:r>
      <w:commentRangeStart w:id="416"/>
      <w:commentRangeEnd w:id="416"/>
      <w:r>
        <w:rPr>
          <w:rStyle w:val="CommentReference"/>
          <w:sz w:val="22"/>
          <w:szCs w:val="22"/>
          <w:lang w:val="en-US"/>
        </w:rPr>
        <w:commentReference w:id="416"/>
      </w:r>
      <w:r>
        <w:rPr>
          <w:lang w:val="en-US"/>
        </w:rPr>
        <w:t>This study builds on this idea</w:t>
      </w:r>
      <w:commentRangeStart w:id="417"/>
      <w:commentRangeEnd w:id="417"/>
      <w:r>
        <w:rPr>
          <w:rStyle w:val="CommentReference"/>
          <w:sz w:val="22"/>
          <w:szCs w:val="22"/>
          <w:lang w:val="en-US"/>
        </w:rPr>
        <w:commentReference w:id="417"/>
      </w:r>
      <w:r>
        <w:rPr>
          <w:lang w:val="en-US"/>
        </w:rPr>
        <w:t xml:space="preserve"> by mirroring it: marketing leaders should also become digital leaders, as the marketing function increasingly requires technical know-how and management skills. This </w:t>
      </w:r>
      <w:commentRangeStart w:id="418"/>
      <w:r>
        <w:rPr>
          <w:lang w:val="en-US"/>
        </w:rPr>
        <w:t>conclusion</w:t>
      </w:r>
      <w:commentRangeEnd w:id="418"/>
      <w:r>
        <w:rPr>
          <w:rStyle w:val="CommentReference"/>
          <w:sz w:val="22"/>
          <w:szCs w:val="22"/>
          <w:lang w:val="en-US"/>
        </w:rPr>
        <w:commentReference w:id="418"/>
      </w:r>
      <w:r>
        <w:rPr>
          <w:lang w:val="en-US"/>
        </w:rPr>
        <w:t xml:space="preserve"> implies that many of the lessons from Vidal et al. (2022) now apply to the marketing manager, including the need to master talent complexity, prioritize learning, and bridge the gap between technical and business capabilities.</w:t>
      </w:r>
    </w:p>
    <w:p w14:paraId="1E44E09A" w14:textId="67D35734" w:rsidR="00A75483" w:rsidRDefault="00EB5DFF" w:rsidP="00A75483">
      <w:pPr>
        <w:rPr>
          <w:color w:val="C0504D" w:themeColor="accent2"/>
          <w:lang w:val="en-US"/>
        </w:rPr>
      </w:pPr>
      <w:r>
        <w:rPr>
          <w:lang w:val="en-US"/>
        </w:rPr>
        <w:t>Gebauer et al.’s (2020)</w:t>
      </w:r>
      <w:bookmarkStart w:id="419" w:name="OLE_LINK14"/>
      <w:r>
        <w:t xml:space="preserve"> work describes the digitalization </w:t>
      </w:r>
      <w:commentRangeStart w:id="420"/>
      <w:r>
        <w:t>paradox</w:t>
      </w:r>
      <w:commentRangeEnd w:id="420"/>
      <w:r>
        <w:rPr>
          <w:rStyle w:val="CommentReference"/>
          <w:i/>
          <w:iCs/>
          <w:sz w:val="22"/>
          <w:szCs w:val="22"/>
        </w:rPr>
        <w:commentReference w:id="420"/>
      </w:r>
      <w:r>
        <w:rPr>
          <w:i/>
          <w:iCs/>
        </w:rPr>
        <w:t>,</w:t>
      </w:r>
      <w:r>
        <w:t xml:space="preserve"> which shows that digital transformations often do not yield the expected returns. </w:t>
      </w:r>
      <w:bookmarkEnd w:id="419"/>
      <w:r w:rsidR="00647F56">
        <w:t xml:space="preserve">This study </w:t>
      </w:r>
      <w:r w:rsidR="00607FB5">
        <w:t>highlights a</w:t>
      </w:r>
      <w:r>
        <w:t xml:space="preserve"> different but related pattern, where the outcomes of investments in agentic AI differ significantly. </w:t>
      </w:r>
      <w:bookmarkStart w:id="421" w:name="OLE_LINK15"/>
      <w:r>
        <w:t xml:space="preserve">While </w:t>
      </w:r>
      <w:r>
        <w:rPr>
          <w:lang w:val="en-US"/>
        </w:rPr>
        <w:t xml:space="preserve">Gebauer </w:t>
      </w:r>
      <w:bookmarkStart w:id="422" w:name="OLE_LINK16"/>
      <w:r>
        <w:rPr>
          <w:lang w:val="en-US"/>
        </w:rPr>
        <w:t>et al. (2020)</w:t>
      </w:r>
      <w:bookmarkEnd w:id="421"/>
      <w:bookmarkEnd w:id="422"/>
      <w:r>
        <w:t xml:space="preserve"> </w:t>
      </w:r>
      <w:r>
        <w:rPr>
          <w:lang w:val="en-US"/>
        </w:rPr>
        <w:t>note elements related to the implementation of the specific solution as key traps, the data suggest that, when it comes to the success of agentic AI, the most significant factor is not the agentic AI initiative itself</w:t>
      </w:r>
      <w:r>
        <w:t xml:space="preserve"> but rather the organizational context in which it is embedded.</w:t>
      </w:r>
    </w:p>
    <w:p w14:paraId="67961680" w14:textId="25508328" w:rsidR="00EB5DFF" w:rsidDel="00346E28" w:rsidRDefault="00EB5DFF" w:rsidP="005A0EC0">
      <w:pPr>
        <w:rPr>
          <w:del w:id="423" w:author="Luttik, Daan" w:date="2026-06-13T21:29:00Z" w16du:dateUtc="2026-06-13T19:29:00Z"/>
        </w:rPr>
      </w:pPr>
      <w:r>
        <w:rPr>
          <w:lang w:val="en-US"/>
        </w:rPr>
        <w:t xml:space="preserve">Both the organizational resistance observed and the breadth of benefits when successful observed within the dataset seem to be much higher than what is signaled in previous works regarding digital </w:t>
      </w:r>
      <w:commentRangeStart w:id="424"/>
      <w:r>
        <w:rPr>
          <w:lang w:val="en-US"/>
        </w:rPr>
        <w:t>transformation</w:t>
      </w:r>
      <w:commentRangeEnd w:id="424"/>
      <w:r>
        <w:rPr>
          <w:rStyle w:val="CommentReference"/>
          <w:sz w:val="22"/>
          <w:szCs w:val="22"/>
          <w:lang w:val="en-US"/>
        </w:rPr>
        <w:commentReference w:id="424"/>
      </w:r>
      <w:r>
        <w:rPr>
          <w:lang w:val="en-US"/>
        </w:rPr>
        <w:t xml:space="preserve">. </w:t>
      </w:r>
      <w:commentRangeStart w:id="425"/>
      <w:commentRangeEnd w:id="425"/>
      <w:r>
        <w:rPr>
          <w:rStyle w:val="CommentReference"/>
          <w:sz w:val="22"/>
          <w:szCs w:val="22"/>
          <w:lang w:val="en-US"/>
        </w:rPr>
        <w:commentReference w:id="425"/>
      </w:r>
      <w:r>
        <w:rPr>
          <w:lang w:val="en-US"/>
        </w:rPr>
        <w:t>The data suggest</w:t>
      </w:r>
      <w:commentRangeStart w:id="426"/>
      <w:commentRangeEnd w:id="426"/>
      <w:r>
        <w:rPr>
          <w:rStyle w:val="CommentReference"/>
          <w:sz w:val="22"/>
          <w:szCs w:val="22"/>
          <w:lang w:val="en-US"/>
        </w:rPr>
        <w:commentReference w:id="426"/>
      </w:r>
      <w:r>
        <w:rPr>
          <w:lang w:val="en-US"/>
        </w:rPr>
        <w:t xml:space="preserve"> that this increased speed creates increased resistance and delaying behavior, where one participant noted that, “It goes so fast that </w:t>
      </w:r>
      <w:r>
        <w:rPr>
          <w:lang w:val="en-US"/>
        </w:rPr>
        <w:lastRenderedPageBreak/>
        <w:t xml:space="preserve">[employees] get overwhelmed”. This implies that the managerial </w:t>
      </w:r>
      <w:commentRangeStart w:id="427"/>
      <w:r>
        <w:rPr>
          <w:lang w:val="en-US"/>
        </w:rPr>
        <w:t>behaviors</w:t>
      </w:r>
      <w:commentRangeEnd w:id="427"/>
      <w:r>
        <w:rPr>
          <w:rStyle w:val="CommentReference"/>
          <w:sz w:val="22"/>
          <w:szCs w:val="22"/>
          <w:lang w:val="en-US"/>
        </w:rPr>
        <w:commentReference w:id="427"/>
      </w:r>
      <w:r>
        <w:rPr>
          <w:lang w:val="en-US"/>
        </w:rPr>
        <w:t xml:space="preserve"> that were important during earlier waves </w:t>
      </w:r>
      <w:commentRangeStart w:id="428"/>
      <w:r>
        <w:rPr>
          <w:lang w:val="en-US"/>
        </w:rPr>
        <w:t>of digital transformation</w:t>
      </w:r>
      <w:commentRangeEnd w:id="428"/>
      <w:r>
        <w:rPr>
          <w:rStyle w:val="CommentReference"/>
          <w:sz w:val="22"/>
          <w:szCs w:val="22"/>
          <w:lang w:val="en-US"/>
        </w:rPr>
        <w:commentReference w:id="428"/>
      </w:r>
      <w:r>
        <w:rPr>
          <w:lang w:val="en-US"/>
        </w:rPr>
        <w:t xml:space="preserve"> have become even more important in the age of agentic AI.</w:t>
      </w:r>
      <w:commentRangeEnd w:id="414"/>
      <w:r>
        <w:rPr>
          <w:rStyle w:val="CommentReference"/>
          <w:sz w:val="22"/>
          <w:szCs w:val="22"/>
        </w:rPr>
        <w:commentReference w:id="414"/>
      </w:r>
    </w:p>
    <w:p w14:paraId="03EA2480" w14:textId="50E2B603" w:rsidR="00EB5DFF" w:rsidRDefault="00EB5DFF" w:rsidP="00EB5DFF">
      <w:pPr>
        <w:rPr>
          <w:lang w:val="en-US"/>
        </w:rPr>
      </w:pPr>
      <w:commentRangeStart w:id="429"/>
      <w:r>
        <w:rPr>
          <w:lang w:val="en-US"/>
        </w:rPr>
        <w:t xml:space="preserve">The first </w:t>
      </w:r>
      <w:r>
        <w:t>sub-question</w:t>
      </w:r>
      <w:r>
        <w:rPr>
          <w:lang w:val="en-US"/>
        </w:rPr>
        <w:t xml:space="preserve"> this paper sought to answer was “How do marketing managers identify and translate agentic AI opportunities?”.  The impetus for change comes from ma</w:t>
      </w:r>
      <w:commentRangeStart w:id="430"/>
      <w:r>
        <w:rPr>
          <w:lang w:val="en-US"/>
        </w:rPr>
        <w:t xml:space="preserve">rketing managers who observe the changing landscape. The data show </w:t>
      </w:r>
      <w:r>
        <w:t>two key external sources of inspiration that drive AI initiatives: the rapid progression of AI capability, including model releases and the roadmaps communicated by their software suppliers, and market pressure from competitors and, increasingly, from consumers who now have the ability to act through their own agents.</w:t>
      </w:r>
      <w:r>
        <w:rPr>
          <w:lang w:val="en-US"/>
        </w:rPr>
        <w:t xml:space="preserve"> </w:t>
      </w:r>
      <w:commentRangeEnd w:id="430"/>
      <w:r>
        <w:rPr>
          <w:rStyle w:val="CommentReference"/>
          <w:sz w:val="22"/>
          <w:szCs w:val="22"/>
          <w:lang w:val="en-US"/>
        </w:rPr>
        <w:commentReference w:id="430"/>
      </w:r>
      <w:commentRangeEnd w:id="429"/>
      <w:r>
        <w:rPr>
          <w:rStyle w:val="CommentReference"/>
          <w:sz w:val="22"/>
          <w:szCs w:val="22"/>
          <w:lang w:val="en-US"/>
        </w:rPr>
        <w:commentReference w:id="429"/>
      </w:r>
    </w:p>
    <w:p w14:paraId="48870530" w14:textId="69DD99A6" w:rsidR="00EB5DFF" w:rsidRDefault="00EB5DFF" w:rsidP="00EB5DFF">
      <w:commentRangeStart w:id="431"/>
      <w:r>
        <w:rPr>
          <w:i/>
          <w:iCs/>
          <w:lang w:val="en-US"/>
        </w:rPr>
        <w:t>Observing</w:t>
      </w:r>
      <w:commentRangeEnd w:id="431"/>
      <w:r>
        <w:rPr>
          <w:rStyle w:val="CommentReference"/>
          <w:sz w:val="22"/>
          <w:szCs w:val="22"/>
          <w:lang w:val="en-US"/>
        </w:rPr>
        <w:commentReference w:id="431"/>
      </w:r>
      <w:r>
        <w:rPr>
          <w:lang w:val="en-US"/>
        </w:rPr>
        <w:t>, however, is often passive; the progress of agentic AI, adoption by competitors, and the changing consumer behavior seem hard to miss. This seems to force marketing managers to develop a response even when learning and interpretive activities have rarely been applied. Managers might follow the AI strategy of their main software vendors rather than doing the learning and interpretive work themselves.</w:t>
      </w:r>
    </w:p>
    <w:p w14:paraId="44C137F8" w14:textId="62F71D17" w:rsidR="00EB5DFF" w:rsidDel="00346E28" w:rsidRDefault="00EB5DFF" w:rsidP="005A0EC0">
      <w:pPr>
        <w:rPr>
          <w:del w:id="432" w:author="Luttik, Daan" w:date="2026-06-13T21:30:00Z" w16du:dateUtc="2026-06-13T19:30:00Z"/>
        </w:rPr>
      </w:pPr>
      <w:r>
        <w:t>Furthermore, optics can be especially deceiving when it comes to agentic AI, as there is often a gap between the optics and communication regarding agentic AI solutions and the reality of these AI solutions; these solutions are often presented as successful even when they are still to be implemented altogether.</w:t>
      </w:r>
    </w:p>
    <w:p w14:paraId="438CF2A5" w14:textId="2673C5AA" w:rsidR="00EB5DFF" w:rsidRDefault="00DB6A87" w:rsidP="00EB5DFF">
      <w:r>
        <w:rPr>
          <w:lang w:val="en-US"/>
        </w:rPr>
        <w:t xml:space="preserve">This study </w:t>
      </w:r>
      <w:r w:rsidR="00EB5DFF">
        <w:rPr>
          <w:lang w:val="en-US"/>
        </w:rPr>
        <w:t xml:space="preserve">describes how the organizational context plays a vital role in the successful adoption of agentic AI. Among others, the organizational capacity for change, </w:t>
      </w:r>
      <w:r w:rsidR="00AD7B58">
        <w:rPr>
          <w:lang w:val="en-US"/>
        </w:rPr>
        <w:t>the presence of a clear direction, the availability of technical resources such as</w:t>
      </w:r>
      <w:r w:rsidR="00EB5DFF">
        <w:rPr>
          <w:lang w:val="en-US"/>
        </w:rPr>
        <w:t xml:space="preserve"> data, and the restrictiveness of the governance framework all affect whether agentic AI can be successfully implemented and leveraged. </w:t>
      </w:r>
    </w:p>
    <w:p w14:paraId="11457DB5" w14:textId="184CBF85" w:rsidR="00EB5DFF" w:rsidRDefault="00EB5DFF" w:rsidP="00EB5DFF">
      <w:r>
        <w:t xml:space="preserve">This analysis of the data empirically confirms and expands the organizational readiness </w:t>
      </w:r>
      <w:commentRangeStart w:id="433"/>
      <w:r>
        <w:t>criteria</w:t>
      </w:r>
      <w:commentRangeEnd w:id="433"/>
      <w:r>
        <w:rPr>
          <w:rStyle w:val="CommentReference"/>
          <w:sz w:val="22"/>
          <w:szCs w:val="22"/>
        </w:rPr>
        <w:commentReference w:id="433"/>
      </w:r>
      <w:r>
        <w:t xml:space="preserve"> as proposed by Srivastava (2026), and, in line with her call to research, connects these </w:t>
      </w:r>
      <w:r>
        <w:lastRenderedPageBreak/>
        <w:t>factors to value creation. Furthermore, evidence is provided that aligns with Schmidt et al.</w:t>
      </w:r>
      <w:commentRangeStart w:id="434"/>
      <w:r>
        <w:t>’s</w:t>
      </w:r>
      <w:commentRangeEnd w:id="434"/>
      <w:r>
        <w:rPr>
          <w:rStyle w:val="CommentReference"/>
          <w:sz w:val="22"/>
          <w:szCs w:val="22"/>
        </w:rPr>
        <w:commentReference w:id="434"/>
      </w:r>
      <w:r>
        <w:t xml:space="preserve"> (2026) concept of process debt. Furthermore, these concepts are found within the domain of marketing, and how managers respond to these contextual elements is analyzed.</w:t>
      </w:r>
    </w:p>
    <w:p w14:paraId="31F45375" w14:textId="77777777" w:rsidR="00EB5DFF" w:rsidRDefault="00EB5DFF" w:rsidP="00EB5DFF">
      <w:pPr>
        <w:rPr>
          <w:lang w:val="en-US"/>
        </w:rPr>
      </w:pPr>
      <w:commentRangeStart w:id="435"/>
      <w:r>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435"/>
      <w:r>
        <w:rPr>
          <w:rStyle w:val="CommentReference"/>
          <w:sz w:val="22"/>
          <w:szCs w:val="22"/>
          <w:lang w:val="en-US"/>
        </w:rPr>
        <w:commentReference w:id="435"/>
      </w:r>
    </w:p>
    <w:p w14:paraId="05328D05" w14:textId="10891F5F" w:rsidR="00EB5DFF" w:rsidRDefault="00EB5DFF" w:rsidP="00EB5DFF">
      <w:r>
        <w:rPr>
          <w:lang w:val="en-US"/>
        </w:rPr>
        <w:t xml:space="preserve">Different managerial responses to these conditions are observed. When conditions are beneficial, they can be </w:t>
      </w:r>
      <w:r>
        <w:rPr>
          <w:i/>
          <w:iCs/>
          <w:lang w:val="en-US"/>
        </w:rPr>
        <w:t xml:space="preserve">leveraged. </w:t>
      </w:r>
      <w:r>
        <w:rPr>
          <w:lang w:val="en-US"/>
        </w:rPr>
        <w:t xml:space="preserve">When they hinder the AI initiative, the manager can decide to </w:t>
      </w:r>
      <w:r>
        <w:rPr>
          <w:i/>
          <w:iCs/>
          <w:lang w:val="en-US"/>
        </w:rPr>
        <w:t xml:space="preserve">navigate </w:t>
      </w:r>
      <w:r>
        <w:rPr>
          <w:lang w:val="en-US"/>
        </w:rPr>
        <w:t xml:space="preserve">that condition (i.e. accept the condition as is and work around it), or try to </w:t>
      </w:r>
      <w:r>
        <w:rPr>
          <w:i/>
          <w:iCs/>
          <w:lang w:val="en-US"/>
        </w:rPr>
        <w:t>reshape</w:t>
      </w:r>
      <w:r>
        <w:rPr>
          <w:lang w:val="en-US"/>
        </w:rPr>
        <w:t xml:space="preserve"> the condition (i.e. try to change the condition).</w:t>
      </w:r>
    </w:p>
    <w:p w14:paraId="7F58A04D" w14:textId="77777777" w:rsidR="00EB5DFF" w:rsidRDefault="00EB5DFF" w:rsidP="00EB5DFF">
      <w:r>
        <w:t xml:space="preserve">Key </w:t>
      </w:r>
      <w:r>
        <w:rPr>
          <w:i/>
          <w:iCs/>
        </w:rPr>
        <w:t>reshaping</w:t>
      </w:r>
      <w:r>
        <w:t xml:space="preserve"> activities span a range of managerial behaviors, including </w:t>
      </w:r>
      <w:r>
        <w:rPr>
          <w:i/>
          <w:iCs/>
        </w:rPr>
        <w:t>educating</w:t>
      </w:r>
      <w:r>
        <w:t xml:space="preserve"> when AI literacy is a key obstacle; </w:t>
      </w:r>
      <w:r>
        <w:rPr>
          <w:i/>
          <w:iCs/>
        </w:rPr>
        <w:t>bringing people along</w:t>
      </w:r>
      <w:r>
        <w:t xml:space="preserve"> to decrease resistance and increase the chance of successful adoption; and </w:t>
      </w:r>
      <w:r>
        <w:rPr>
          <w:i/>
          <w:iCs/>
        </w:rPr>
        <w:t>providing leadership backing</w:t>
      </w:r>
      <w:r>
        <w:t xml:space="preserve"> to ensure that AI initiatives have sufficient support.</w:t>
      </w:r>
    </w:p>
    <w:p w14:paraId="609A0467" w14:textId="1DFC306B" w:rsidR="00EB5DFF" w:rsidRDefault="00EB5DFF" w:rsidP="008A215C">
      <w:r>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380F2255" w14:textId="778542F2" w:rsidR="003E6A42" w:rsidRDefault="003E6A42" w:rsidP="003E6A42">
      <w:r>
        <w:t>Within the organizational context, marketing managers can seek to apply agentic AI. Four key use cases that marketing managers can apply are observed; generating insights, creating and validating content and campaigns, utilizing generic agents for personal work and employing cusomter-facing agents.</w:t>
      </w:r>
    </w:p>
    <w:p w14:paraId="22B90EB5" w14:textId="40651984" w:rsidR="003E6A42" w:rsidRDefault="00FE5288" w:rsidP="003E6A42">
      <w:r>
        <w:t xml:space="preserve">A frequent application of agentic AI is the generation of insights. This aligns with the work of Hughes et al. (2025) who note that agentic AI might be used for data analysis to obtain insights and identify patterns. Interviewees note the breath of analytical use cases, they span use-cases requiring structured and unstructured data, private and public data-sources. </w:t>
      </w:r>
      <w:r>
        <w:lastRenderedPageBreak/>
        <w:t>Specifically marketers might apply agentic AI to perform competitor analysis, analyze marketing performance, and more. Interviewees also note that access to data from these AI systems is vital for these analytical use cases.</w:t>
      </w:r>
    </w:p>
    <w:p w14:paraId="7D4371F3" w14:textId="5CA57D9A" w:rsidR="00283AF1" w:rsidRDefault="00977BE0" w:rsidP="003E6A42">
      <w:pPr>
        <w:rPr>
          <w:lang w:val="en-US"/>
        </w:rPr>
      </w:pPr>
      <w:r>
        <w:t xml:space="preserve">This study also shows how marketing teams use agentic AI to create and validate content and campaigns. This broad wording is used because it is observed that some interviewees are starting to automate the entire process from the idea for a campaign to the publishing of the campaign. Earlier work by Vaid et al. (2025) already described that GenAI can be used to segment and target customers. Likewise, the ability of GenAI to create content was also already described (e.g. </w:t>
      </w:r>
      <w:r>
        <w:rPr>
          <w:lang w:val="en-US"/>
        </w:rPr>
        <w:t>Wahid et al., 2023; Grewal et al., 2025). This study adds to existing research by showing that agentic AI can create a more integrated process where the generated content can be tuned to data regarding the customer or segment of customers and can now also be validated by agentic AI.</w:t>
      </w:r>
    </w:p>
    <w:p w14:paraId="60927D61" w14:textId="7A75F080" w:rsidR="00EC0903" w:rsidRDefault="00EC0903" w:rsidP="003E6A42">
      <w:r>
        <w:t xml:space="preserve">The third use case is likely not marketing specific, but frequently noted by the interviewees; the utilization of generic agents for personal work. These findings seem to extend the findings from Hasselwander et al. (2026) regarding the AI super assistant: Data shows that marketers are already configuring agentic AI systems to perform a wide variety of tasks. It seems like these systems are increasingly implemented without a specific task in mind but are rather employed as a general purpose assistant. Additionally, previous work also showed that agentic AI can be used to automate processes (Hughes et al., 2025). </w:t>
      </w:r>
      <w:commentRangeStart w:id="436"/>
      <w:r>
        <w:t>This study adds to this idea by showing that marketers can be in control of these automations themselves, they use tools that do not required programming experience to automate their own processes.</w:t>
      </w:r>
      <w:commentRangeEnd w:id="436"/>
      <w:r>
        <w:rPr>
          <w:rStyle w:val="CommentReference"/>
          <w:sz w:val="22"/>
          <w:szCs w:val="22"/>
        </w:rPr>
        <w:commentReference w:id="436"/>
      </w:r>
    </w:p>
    <w:p w14:paraId="0EB96199" w14:textId="45D0E961" w:rsidR="00EB5DFF" w:rsidRDefault="00F6008E" w:rsidP="005A0EC0">
      <w:pPr>
        <w:rPr>
          <w:color w:val="C0504D" w:themeColor="accent2"/>
        </w:rPr>
      </w:pPr>
      <w:r>
        <w:t xml:space="preserve">The last key use case observed relates to the deployment of agentic agents that can be leveraged by the consumer. </w:t>
      </w:r>
      <w:r w:rsidR="00495DAC">
        <w:t xml:space="preserve">The concept of consumer facing chatbots </w:t>
      </w:r>
      <w:r w:rsidR="00EA1387">
        <w:t>has now been around for a while</w:t>
      </w:r>
      <w:r w:rsidR="00495DAC">
        <w:t xml:space="preserve"> (Dutta et al., </w:t>
      </w:r>
      <w:r w:rsidR="00495DAC">
        <w:rPr>
          <w:highlight w:val="white"/>
          <w:lang w:val="en-US"/>
        </w:rPr>
        <w:t>2021</w:t>
      </w:r>
      <w:r w:rsidR="00495DAC">
        <w:rPr>
          <w:lang w:val="en-US"/>
        </w:rPr>
        <w:t>)</w:t>
      </w:r>
      <w:r w:rsidR="00EA1387">
        <w:t>.</w:t>
      </w:r>
      <w:r>
        <w:t xml:space="preserve"> </w:t>
      </w:r>
      <w:r w:rsidR="00EA1387">
        <w:t xml:space="preserve">However, interviewees now describe agentic systems that have the ability to act, rather than simply providing answers to questions. These agentic chatbots are typically offered by the companies and expected to act on behalf of the customer within the </w:t>
      </w:r>
      <w:r w:rsidR="00EA1387">
        <w:lastRenderedPageBreak/>
        <w:t xml:space="preserve">bounds set by the company. Some of these new agentic chatbots seem to be blurring the boundary between a customer support agent, a sales representative, and a agent that can be used as a tool to perform tasks. We also see a new trend that aligns with the concept of the AI super assistant posed by Hasselwander et al. (2026), </w:t>
      </w:r>
      <w:r w:rsidR="000C3C78">
        <w:t xml:space="preserve">while still in an experimental phase </w:t>
      </w:r>
      <w:r w:rsidR="00EA1387">
        <w:t xml:space="preserve">companies start to expose specific capabilities </w:t>
      </w:r>
      <w:r w:rsidR="000C3C78">
        <w:rPr>
          <w:lang w:val="en-US"/>
        </w:rPr>
        <w:t xml:space="preserve">through servers that can be integrated with the consumers agentic AI system. </w:t>
      </w:r>
    </w:p>
    <w:p w14:paraId="78E1E6AC" w14:textId="7B8814A6" w:rsidR="00EB5DFF" w:rsidRDefault="0036626E" w:rsidP="0036626E">
      <w:r>
        <w:t>The models final components concerns the value outcome that the agentic AI initiatives create. We follow the perspective of Woodside et al. (2008) and analyze value from a benefits and costs perspective. More specifically, the data shows many costs with a low likelihood of materializing, therefore we separated costs into sacrifices, i.e. costs that are expected to materialize and risks which this study defines as potential aspects of an outcome that would be negative to the organization but where the likelihood of the outcome is unlikely or highly unknown.</w:t>
      </w:r>
    </w:p>
    <w:p w14:paraId="34CF2AE4" w14:textId="6FEC731B" w:rsidR="00791F68" w:rsidRDefault="006E143A" w:rsidP="0036626E">
      <w:r>
        <w:t>Almost a</w:t>
      </w:r>
      <w:r w:rsidR="004739D2">
        <w:t>ll</w:t>
      </w:r>
      <w:r w:rsidR="00B97444">
        <w:t xml:space="preserve"> of the specific benefits, sacrifices, and risks that described in this study have been found in previous work</w:t>
      </w:r>
      <w:r w:rsidR="004739D2">
        <w:t>.</w:t>
      </w:r>
      <w:r w:rsidR="00B97444">
        <w:t xml:space="preserve"> </w:t>
      </w:r>
      <w:r w:rsidR="004739D2">
        <w:t>F</w:t>
      </w:r>
      <w:r w:rsidR="00CB1AAD">
        <w:t xml:space="preserve">or example </w:t>
      </w:r>
      <w:r w:rsidR="002E4C09">
        <w:t xml:space="preserve">the benefits; </w:t>
      </w:r>
      <w:r w:rsidR="00791F68">
        <w:t>efficiency</w:t>
      </w:r>
      <w:r w:rsidR="002E4C09">
        <w:t xml:space="preserve">, scale, and quality of output are present in </w:t>
      </w:r>
      <w:r w:rsidR="004739D2">
        <w:t xml:space="preserve">are described by </w:t>
      </w:r>
      <w:r w:rsidR="00791F68">
        <w:t>Hughes et al.</w:t>
      </w:r>
      <w:r w:rsidR="002E4C09">
        <w:t xml:space="preserve"> </w:t>
      </w:r>
      <w:r w:rsidR="004739D2">
        <w:t>(</w:t>
      </w:r>
      <w:r w:rsidR="00791F68">
        <w:t>2025</w:t>
      </w:r>
      <w:r w:rsidR="004739D2">
        <w:t xml:space="preserve">), </w:t>
      </w:r>
      <w:r w:rsidR="002E4C09" w:rsidRPr="002E4C09">
        <w:t>Kim</w:t>
      </w:r>
      <w:r w:rsidR="002E4C09">
        <w:t xml:space="preserve"> </w:t>
      </w:r>
      <w:r w:rsidR="004739D2">
        <w:t>(</w:t>
      </w:r>
      <w:r w:rsidR="002E4C09">
        <w:t>2025</w:t>
      </w:r>
      <w:r w:rsidR="004739D2">
        <w:t>),</w:t>
      </w:r>
      <w:r w:rsidR="002E4C09">
        <w:t xml:space="preserve"> </w:t>
      </w:r>
      <w:r w:rsidR="004739D2">
        <w:t xml:space="preserve">or </w:t>
      </w:r>
      <w:commentRangeStart w:id="437"/>
      <w:r w:rsidR="002E4C09">
        <w:t xml:space="preserve">Brynjolfsson et al. </w:t>
      </w:r>
      <w:r w:rsidR="004739D2">
        <w:t>(</w:t>
      </w:r>
      <w:r w:rsidR="002E4C09" w:rsidRPr="002E4C09">
        <w:rPr>
          <w:highlight w:val="white"/>
          <w:lang w:val="en-US"/>
        </w:rPr>
        <w:t>2025</w:t>
      </w:r>
      <w:r w:rsidR="00791F68">
        <w:t>)</w:t>
      </w:r>
      <w:commentRangeEnd w:id="437"/>
      <w:r w:rsidR="008A215C">
        <w:rPr>
          <w:rStyle w:val="CommentReference"/>
          <w:sz w:val="22"/>
          <w:szCs w:val="22"/>
        </w:rPr>
        <w:commentReference w:id="437"/>
      </w:r>
      <w:r w:rsidR="00D746DB">
        <w:t>.</w:t>
      </w:r>
      <w:r w:rsidR="002E4C09">
        <w:t xml:space="preserve"> </w:t>
      </w:r>
      <w:r w:rsidR="00D746DB">
        <w:t xml:space="preserve">Likewise, the sacrifices, financial costs and job displacement, and risks, hallucinations, security and privacy violations, and negative brand impact are all described by Hughes et al. (2025). </w:t>
      </w:r>
      <w:r w:rsidR="004739D2">
        <w:t>This study confirms these effects of agentic AI empirically and show that they apply to the use cases deployed within the marketing domain</w:t>
      </w:r>
      <w:r w:rsidR="00D746DB">
        <w:t>.</w:t>
      </w:r>
    </w:p>
    <w:p w14:paraId="4161AE53" w14:textId="1F9BC073" w:rsidR="006E143A" w:rsidRDefault="006E143A" w:rsidP="0036626E">
      <w:r>
        <w:t xml:space="preserve">One of the benefits that we did not find in earlier works relates to the </w:t>
      </w:r>
      <w:r>
        <w:rPr>
          <w:lang w:val="en-US"/>
        </w:rPr>
        <w:t xml:space="preserve">extension of personal skillsets, this perceived benefit relates to marketers being able to perform tasks that they typically are not able to do. Interviewees seem to marketers see this pattern and connect it to the cost of job displacement. However, different interviewees interpret this differently, some note that juniors might become less relevant, noting that with agentic AI you essentially already </w:t>
      </w:r>
      <w:r>
        <w:rPr>
          <w:lang w:val="en-US"/>
        </w:rPr>
        <w:lastRenderedPageBreak/>
        <w:t>have an army of juniors. Others note that it is instead the seniors that might get displaced because a junior with AI can do the same work while costing less.</w:t>
      </w:r>
      <w:r w:rsidR="00C707CB">
        <w:rPr>
          <w:lang w:val="en-US"/>
        </w:rPr>
        <w:t xml:space="preserve"> </w:t>
      </w:r>
    </w:p>
    <w:p w14:paraId="62134CA3" w14:textId="543AEB5C" w:rsidR="008B3976" w:rsidRDefault="00D746DB" w:rsidP="0036626E">
      <w:r>
        <w:t>This study</w:t>
      </w:r>
      <w:r w:rsidR="00331B93">
        <w:t xml:space="preserve"> also</w:t>
      </w:r>
      <w:r>
        <w:t xml:space="preserve"> adds perspective</w:t>
      </w:r>
      <w:r w:rsidR="006E143A">
        <w:t xml:space="preserve"> to the explored benefits, sacrifices and risks</w:t>
      </w:r>
      <w:r>
        <w:t xml:space="preserve"> by analyzing </w:t>
      </w:r>
      <w:r w:rsidR="006E143A">
        <w:t xml:space="preserve">how the </w:t>
      </w:r>
      <w:r>
        <w:t xml:space="preserve">are mediated by managerial behaviors, and how specific risks can be mitigated by applying agentic AI effectively. Table 5 shows examples of specific use-cases and describes when they provided value and why they did not provide similar value in other scenarios. The organizational context stands and managerial behaviors in general stand out in their role for value creation. </w:t>
      </w:r>
    </w:p>
    <w:p w14:paraId="5DBA3115" w14:textId="12367AA2" w:rsidR="00EB5DFF" w:rsidRPr="00EB4C45" w:rsidRDefault="00D746DB" w:rsidP="00EB4C45">
      <w:r>
        <w:t xml:space="preserve">But additionally a few specific patterns </w:t>
      </w:r>
      <w:r w:rsidR="00331B93">
        <w:t>concerning risks warrant</w:t>
      </w:r>
      <w:r>
        <w:t xml:space="preserve"> analysis. </w:t>
      </w:r>
      <w:r w:rsidR="008B3976">
        <w:t xml:space="preserve">First, hallucination is often mentioned as a key risk, however </w:t>
      </w:r>
      <w:r w:rsidR="00EF7A26">
        <w:t>some</w:t>
      </w:r>
      <w:r w:rsidR="00F8660F">
        <w:t xml:space="preserve"> interviewees mention the risk of human failure as well. </w:t>
      </w:r>
      <w:r w:rsidR="00331B93">
        <w:t xml:space="preserve">Some noted that agentic AI might be less likely to make mistakes, but none indicated to have measured and compared the failure rates of agentic AI and humans. Similarly an often mentioned risk of agentic AI is brand risk, here we observe a similar pattern, </w:t>
      </w:r>
      <w:r w:rsidR="00EF7A26">
        <w:t xml:space="preserve">while many mention content that does not meet the quality bar or does not align with the brand as a risk some note that they use AI to ensure validate quality and alignment with the brand. These agentic AI content validation systems might be deployed to validate content generated by both human employees and AI systems and in doing so agentic AI might significantly lower brand risk compared to a situation where AI is not deployed. </w:t>
      </w:r>
    </w:p>
    <w:p w14:paraId="4AF9CB45" w14:textId="77777777" w:rsidR="00EB5DFF" w:rsidRDefault="00EB5DFF" w:rsidP="00EB4C45">
      <w:pPr>
        <w:pStyle w:val="Heading2"/>
      </w:pPr>
      <w:bookmarkStart w:id="438" w:name="_Toc232351383"/>
      <w:r>
        <w:t>5.2</w:t>
      </w:r>
      <w:r>
        <w:tab/>
        <w:t>Practical implications</w:t>
      </w:r>
      <w:bookmarkEnd w:id="438"/>
    </w:p>
    <w:p w14:paraId="6E7DEF2D" w14:textId="659469D1" w:rsidR="00EB4C45" w:rsidRPr="00EB4C45" w:rsidDel="00E72E0A" w:rsidRDefault="00EB4C45" w:rsidP="00EB4C45">
      <w:pPr>
        <w:rPr>
          <w:del w:id="439" w:author="Luttik, Daan" w:date="2026-06-14T19:14:00Z" w16du:dateUtc="2026-06-14T17:14:00Z"/>
        </w:rPr>
      </w:pPr>
      <w:r>
        <w:t xml:space="preserve">This study </w:t>
      </w:r>
      <w:r w:rsidR="00CA756D">
        <w:t>describes how marketing managers create value using agentic AI and key element in doing so is navigating the organizational context. The data shows some practical implications that can provide guidance to managers who seek to benefit from agentic AI. In addition to the points made below Appendix B contains a list of practical suggestions that stem from this research and are directly applicable for a marketer manager.</w:t>
      </w:r>
    </w:p>
    <w:p w14:paraId="247E8924" w14:textId="69793998" w:rsidR="00EB5DFF" w:rsidRDefault="00EB5DFF">
      <w:pPr>
        <w:pPrChange w:id="440" w:author="Luttik, Daan" w:date="2026-06-14T19:14:00Z" w16du:dateUtc="2026-06-14T17:14:00Z">
          <w:pPr>
            <w:pStyle w:val="Heading3"/>
          </w:pPr>
        </w:pPrChange>
      </w:pPr>
      <w:del w:id="441" w:author="Luttik, Daan" w:date="2026-06-13T21:30:00Z" w16du:dateUtc="2026-06-13T19:30:00Z">
        <w:r>
          <w:delText>5.2.1</w:delText>
        </w:r>
        <w:r>
          <w:tab/>
          <w:delText>Build the conditions and lead the change</w:delText>
        </w:r>
      </w:del>
    </w:p>
    <w:p w14:paraId="0F29BC82" w14:textId="77777777" w:rsidR="00946436" w:rsidRDefault="00C364AE" w:rsidP="00C364AE">
      <w:r>
        <w:lastRenderedPageBreak/>
        <w:t xml:space="preserve">Our study indicates that the organizational context plays a vital role in the process of creating value using agentic AI. This implies that investments in setting up the right </w:t>
      </w:r>
      <w:r w:rsidR="00946436">
        <w:t xml:space="preserve">internal </w:t>
      </w:r>
      <w:r>
        <w:t xml:space="preserve">conditions to </w:t>
      </w:r>
      <w:r w:rsidR="00946436">
        <w:t xml:space="preserve">help ease the </w:t>
      </w:r>
      <w:r>
        <w:t>implement</w:t>
      </w:r>
      <w:r w:rsidR="00946436">
        <w:t>ation</w:t>
      </w:r>
      <w:r>
        <w:t xml:space="preserve"> </w:t>
      </w:r>
      <w:r w:rsidR="00946436">
        <w:t xml:space="preserve">of </w:t>
      </w:r>
      <w:r>
        <w:t xml:space="preserve">agentic AI seem sensible. Some elements have already been mentioned explicitly, others can be derived from the implicit patterns in the data. </w:t>
      </w:r>
    </w:p>
    <w:p w14:paraId="5AD63805" w14:textId="352E7893" w:rsidR="00C364AE" w:rsidRDefault="00C364AE" w:rsidP="00C364AE">
      <w:pPr>
        <w:rPr>
          <w:lang w:val="en-US"/>
        </w:rPr>
      </w:pPr>
      <w:r>
        <w:t xml:space="preserve">The condition of the marketing team is important, interviewees note the value of bringing people along; employees can feel overwhelmed by the rapid changes that AI brings, but if you show them that you value them even though things are changing and if you help them master the skills necessary to work in the new context you are </w:t>
      </w:r>
      <w:r w:rsidR="00946436">
        <w:t xml:space="preserve">as interviewee 13 noted </w:t>
      </w:r>
      <w:r w:rsidR="00946436">
        <w:rPr>
          <w:lang w:val="en-US"/>
        </w:rPr>
        <w:t xml:space="preserve">“Yes, we will automate these kind of things, but that still means someone needs to look over this automation. You can learn to do this”. This is connected to the need for </w:t>
      </w:r>
      <w:commentRangeStart w:id="442"/>
      <w:r w:rsidR="00946436">
        <w:rPr>
          <w:lang w:val="en-US"/>
        </w:rPr>
        <w:t>education</w:t>
      </w:r>
      <w:commentRangeEnd w:id="442"/>
      <w:r w:rsidR="00A35520">
        <w:rPr>
          <w:rStyle w:val="CommentReference"/>
          <w:sz w:val="22"/>
          <w:szCs w:val="22"/>
          <w:lang w:val="en-US"/>
        </w:rPr>
        <w:commentReference w:id="442"/>
      </w:r>
      <w:r w:rsidR="00946436">
        <w:rPr>
          <w:lang w:val="en-US"/>
        </w:rPr>
        <w:t>, which is described by many as critical to help employees apply agentic AI effectively.</w:t>
      </w:r>
    </w:p>
    <w:p w14:paraId="5610621A" w14:textId="37E63A57" w:rsidR="003A1863" w:rsidRDefault="00946436" w:rsidP="00C364AE">
      <w:pPr>
        <w:rPr>
          <w:lang w:val="en-US"/>
        </w:rPr>
      </w:pPr>
      <w:commentRangeStart w:id="443"/>
      <w:r>
        <w:rPr>
          <w:lang w:val="en-US"/>
        </w:rPr>
        <w:t xml:space="preserve">An interesting interplay arises between the compliance and experimentation. </w:t>
      </w:r>
      <w:commentRangeEnd w:id="443"/>
      <w:r w:rsidR="003A1863">
        <w:rPr>
          <w:rStyle w:val="CommentReference"/>
          <w:sz w:val="22"/>
          <w:szCs w:val="22"/>
          <w:lang w:val="en-US"/>
        </w:rPr>
        <w:commentReference w:id="443"/>
      </w:r>
      <w:r>
        <w:rPr>
          <w:lang w:val="en-US"/>
        </w:rPr>
        <w:t>Since the possibilities of agentic AI are progressing so fast it can be hard to know what works and what does not. Experimentation helps organizations to act fast, and learn while doing. However, we also note that compliance policies can be a big obstacle to implementing agentic AI within the organization. Interviewee 12 notes a possible solution: “the laboratory”, a safe space where employees can experiment with AI. The data suggests that marketing managers deal with compliance policies as they are. We advice marketing managers to negotiate with legal and IT to set up these laboratories in a compliant manner, ensuring space for experimentation without breaking compliance policies.</w:t>
      </w:r>
      <w:r w:rsidR="003A1863">
        <w:rPr>
          <w:lang w:val="en-US"/>
        </w:rPr>
        <w:t xml:space="preserve"> </w:t>
      </w:r>
    </w:p>
    <w:p w14:paraId="4E60E19C" w14:textId="3AC4AF67" w:rsidR="003A1863" w:rsidRPr="00946436" w:rsidDel="00346E28" w:rsidRDefault="003A1863" w:rsidP="00C364AE">
      <w:pPr>
        <w:rPr>
          <w:del w:id="444" w:author="Luttik, Daan" w:date="2026-06-13T21:30:00Z" w16du:dateUtc="2026-06-13T19:30:00Z"/>
          <w:lang w:val="en-US"/>
        </w:rPr>
      </w:pPr>
      <w:r>
        <w:rPr>
          <w:lang w:val="en-US"/>
        </w:rPr>
        <w:t xml:space="preserve">The study </w:t>
      </w:r>
      <w:r w:rsidR="00E72E0A">
        <w:rPr>
          <w:lang w:val="en-US"/>
        </w:rPr>
        <w:t>observes</w:t>
      </w:r>
      <w:r>
        <w:rPr>
          <w:lang w:val="en-US"/>
        </w:rPr>
        <w:t xml:space="preserve"> a further blurring between the needs and responsibilities of technical leaders and marketing leaders. </w:t>
      </w:r>
      <w:r w:rsidR="00E72E0A">
        <w:rPr>
          <w:lang w:val="en-US"/>
        </w:rPr>
        <w:t xml:space="preserve">Where Vidal et al. (2022) notes that </w:t>
      </w:r>
      <w:commentRangeStart w:id="445"/>
      <w:r w:rsidR="00E72E0A">
        <w:rPr>
          <w:lang w:val="en-US"/>
        </w:rPr>
        <w:t>digital leaders should become business leade</w:t>
      </w:r>
      <w:commentRangeEnd w:id="445"/>
      <w:r w:rsidR="00E72E0A">
        <w:rPr>
          <w:rStyle w:val="CommentReference"/>
          <w:sz w:val="22"/>
          <w:szCs w:val="22"/>
          <w:lang w:val="en-US"/>
        </w:rPr>
        <w:commentReference w:id="445"/>
      </w:r>
      <w:r w:rsidR="00E72E0A">
        <w:rPr>
          <w:lang w:val="en-US"/>
        </w:rPr>
        <w:t xml:space="preserve">rs, we note that marketing leaders should also become digital leaders, as the marketing function increasingly requires technical know-how and management skills. Interviewee 6 noted that the CMO should be “The CTO’s best friend,” noting that the CTO’s help is necessary to execute her vision, and noted that she used external technical capacity because </w:t>
      </w:r>
      <w:r w:rsidR="00E72E0A">
        <w:rPr>
          <w:lang w:val="en-US"/>
        </w:rPr>
        <w:lastRenderedPageBreak/>
        <w:t xml:space="preserve">the speed of the internal technical team was not sufficient for her roadmap. It might be advisable for marketing managers to take a more active role in the development and allocation of technical resources, to ensure that the necessary data, tooling, data-infrastructure and technical talent is </w:t>
      </w:r>
      <w:r w:rsidR="00E435D2">
        <w:rPr>
          <w:lang w:val="en-US"/>
        </w:rPr>
        <w:t xml:space="preserve">available to support the needs of the marketing team, especially due to their centrality to agentic AI initiatives. The marketing manager might be able to help set direction, negotiate resources, or influence infrastructure decisions to align with the needs of the marketing </w:t>
      </w:r>
      <w:r w:rsidR="00A35520">
        <w:rPr>
          <w:lang w:val="en-US"/>
        </w:rPr>
        <w:t>department</w:t>
      </w:r>
      <w:r w:rsidR="00E435D2">
        <w:rPr>
          <w:lang w:val="en-US"/>
        </w:rPr>
        <w:t>.</w:t>
      </w:r>
    </w:p>
    <w:p w14:paraId="6841CD2D" w14:textId="77777777" w:rsidR="00A35520" w:rsidRDefault="00A35520" w:rsidP="6E19D5D5">
      <w:pPr>
        <w:rPr>
          <w:color w:val="C0504D" w:themeColor="accent2"/>
          <w:lang w:val="en-US"/>
        </w:rPr>
      </w:pPr>
    </w:p>
    <w:p w14:paraId="6CFF3D02" w14:textId="23B17DAF" w:rsidR="00EB5DFF" w:rsidRPr="005A4C3F" w:rsidRDefault="00EB5DFF">
      <w:pPr>
        <w:rPr>
          <w:color w:val="C0504D" w:themeColor="accent2"/>
        </w:rPr>
        <w:pPrChange w:id="446" w:author="Luttik, Daan" w:date="2026-06-13T21:30:00Z" w16du:dateUtc="2026-06-13T19:30:00Z">
          <w:pPr>
            <w:pStyle w:val="Heading3"/>
          </w:pPr>
        </w:pPrChange>
      </w:pPr>
      <w:del w:id="447" w:author="Luttik, Daan" w:date="2026-06-13T21:30:00Z" w16du:dateUtc="2026-06-13T19:30:00Z">
        <w:r>
          <w:rPr>
            <w:color w:val="C0504D" w:themeColor="accent2"/>
          </w:rPr>
          <w:delText>5.2.2</w:delText>
        </w:r>
        <w:r>
          <w:rPr>
            <w:color w:val="C0504D" w:themeColor="accent2"/>
          </w:rPr>
          <w:tab/>
          <w:delText>Choose your posture: follow or differentiate</w:delText>
        </w:r>
      </w:del>
    </w:p>
    <w:p w14:paraId="16D477E1" w14:textId="77777777" w:rsidR="00EB5DFF" w:rsidRPr="005A4C3F" w:rsidRDefault="00EB5DFF" w:rsidP="6E19D5D5">
      <w:pPr>
        <w:rPr>
          <w:color w:val="C0504D" w:themeColor="accent2"/>
          <w:lang w:val="en-US"/>
        </w:rPr>
      </w:pPr>
      <w:r>
        <w:rPr>
          <w:color w:val="C0504D" w:themeColor="accent2"/>
          <w:lang w:val="en-US"/>
        </w:rPr>
        <w:t>The findings imply a strategic choice between two postures. Much adoption is essentially AI hygiene (executing proven use cases efficiently to reach parity), and because competitors will inevitably pursue the same efficiency gains, these are unlikely to confer durable advantage; indeed, where every firm adopts similar systems the result can be a homogenization of output that erodes distinctiveness (Doshi &amp; Hauser, 2024). Pursuing outsized returns instead requires differentiation: finding novel use cases, experimenting to learn what works, and assembling the skills to implement them well; this is the strategic, rather than merely operational, register of value (Section 2.3). The data suggest the default drift runs toward following rather than differentiating: participants reported abundant efficiency gains (doing the “faster same”) but comparatively little vision for the “different and better” applications that genuine differentiation requires (Section 4.1). Neither posture is inherently wrong, but they demand different investments, and because the pull is toward parity, managers should choose consciously rather than drift; for a structurally resistant organization, even disciplined following may be the value-maximizing option.</w:t>
      </w:r>
    </w:p>
    <w:p w14:paraId="7007B9D8" w14:textId="3FE576AA" w:rsidR="00EB5DFF" w:rsidRPr="005A4C3F" w:rsidDel="00346E28" w:rsidRDefault="00EB5DFF" w:rsidP="00EB5DFF">
      <w:pPr>
        <w:pStyle w:val="Heading3"/>
        <w:rPr>
          <w:del w:id="448" w:author="Luttik, Daan" w:date="2026-06-13T21:30:00Z" w16du:dateUtc="2026-06-13T19:30:00Z"/>
          <w:color w:val="C0504D" w:themeColor="accent2"/>
        </w:rPr>
      </w:pPr>
      <w:del w:id="449" w:author="Luttik, Daan" w:date="2026-06-13T21:30:00Z" w16du:dateUtc="2026-06-13T19:30:00Z">
        <w:r>
          <w:rPr>
            <w:color w:val="C0504D" w:themeColor="accent2"/>
          </w:rPr>
          <w:lastRenderedPageBreak/>
          <w:delText>5.2.3</w:delText>
        </w:r>
        <w:r>
          <w:rPr>
            <w:color w:val="C0504D" w:themeColor="accent2"/>
          </w:rPr>
          <w:tab/>
          <w:delText>Start from the workflow and engineer the configuration</w:delText>
        </w:r>
      </w:del>
    </w:p>
    <w:p w14:paraId="63A60869" w14:textId="62B759D2" w:rsidR="00EB5DFF" w:rsidRPr="005A4C3F" w:rsidDel="00346E28" w:rsidRDefault="00EB5DFF" w:rsidP="00EB5DFF">
      <w:pPr>
        <w:pStyle w:val="Heading3"/>
        <w:rPr>
          <w:del w:id="450" w:author="Luttik, Daan" w:date="2026-06-13T21:30:00Z" w16du:dateUtc="2026-06-13T19:30:00Z"/>
          <w:color w:val="C0504D" w:themeColor="accent2"/>
        </w:rPr>
      </w:pPr>
      <w:del w:id="451" w:author="Luttik, Daan" w:date="2026-06-13T21:30:00Z" w16du:dateUtc="2026-06-13T19:30:00Z">
        <w:r>
          <w:rPr>
            <w:color w:val="C0504D" w:themeColor="accent2"/>
          </w:rPr>
          <w:delText>5.2.4</w:delText>
        </w:r>
        <w:r>
          <w:rPr>
            <w:color w:val="C0504D" w:themeColor="accent2"/>
          </w:rPr>
          <w:tab/>
          <w:delText>Govern AI with AI, calibrated to risk</w:delText>
        </w:r>
      </w:del>
    </w:p>
    <w:p w14:paraId="29D21D74" w14:textId="476264F7" w:rsidR="00EB5DFF" w:rsidRPr="005A4C3F" w:rsidRDefault="00EB5DFF" w:rsidP="6E19D5D5">
      <w:pPr>
        <w:rPr>
          <w:color w:val="C0504D" w:themeColor="accent2"/>
          <w:lang w:val="en-US"/>
        </w:rPr>
      </w:pPr>
      <w:r>
        <w:rPr>
          <w:color w:val="C0504D" w:themeColor="accent2"/>
          <w:lang w:val="en-US"/>
        </w:rPr>
        <w:t>Two resourcing decisions recur. First, treat AI budgeting as a strategic act: even in AI-forward organizations, securing budget remained difficult despite reported returns as high as a tenfold ROI (Section 4.4.1), and where the upside is large but uncertain and the time to return is variable, conventional business-case discipline can systematically under-fund experimentation, which is why centralizing or absorbing the cost of early work, as some leaders did, both resolves the tension and signals commitment. Second, manage the build-buy-dependence trade-off: external experts and agencies offer a fast route around scarce internal capacity and multi-year backlogs, but externally sourced momentum is fragile and over-reliance can leave the AI knowledge built for an organization owned by its agency. Because durable capability rests on internalizing the complementary assets around the technology, managers should use external help to accelerate while deliberately retaining and building that capability in-house.</w:t>
      </w:r>
    </w:p>
    <w:p w14:paraId="7CC0AC1A" w14:textId="589AA5E5" w:rsidR="00EB5DFF" w:rsidRPr="005A4C3F" w:rsidDel="00346E28" w:rsidRDefault="00EB5DFF" w:rsidP="00EB5DFF">
      <w:pPr>
        <w:pStyle w:val="Heading3"/>
        <w:rPr>
          <w:del w:id="452" w:author="Luttik, Daan" w:date="2026-06-13T21:30:00Z" w16du:dateUtc="2026-06-13T19:30:00Z"/>
          <w:color w:val="C0504D" w:themeColor="accent2"/>
        </w:rPr>
      </w:pPr>
      <w:del w:id="453" w:author="Luttik, Daan" w:date="2026-06-13T21:30:00Z" w16du:dateUtc="2026-06-13T19:30:00Z">
        <w:r>
          <w:rPr>
            <w:color w:val="C0504D" w:themeColor="accent2"/>
          </w:rPr>
          <w:delText>5.2.6</w:delText>
        </w:r>
        <w:r>
          <w:rPr>
            <w:color w:val="C0504D" w:themeColor="accent2"/>
          </w:rPr>
          <w:tab/>
          <w:delText>Look outward: the agentic demand side and the talent pipeline</w:delText>
        </w:r>
      </w:del>
    </w:p>
    <w:p w14:paraId="06974DCC" w14:textId="18995E67" w:rsidR="00EB5DFF" w:rsidRPr="00F109A9" w:rsidRDefault="00EB5DFF" w:rsidP="6E19D5D5">
      <w:pPr>
        <w:rPr>
          <w:color w:val="9BBB59" w:themeColor="accent3"/>
          <w:lang w:val="en-US"/>
        </w:rPr>
      </w:pPr>
      <w:r>
        <w:rPr>
          <w:color w:val="C0504D" w:themeColor="accent2"/>
          <w:lang w:val="en-US"/>
        </w:rPr>
        <w:t>Finally, managers should look outward as well as inward. Several participants anticipated agents of consumers acting as a new intermediary between seller and buyer, and began building connectors so that their products remain reachable by such agents and visible within AI-mediated search, an early, practical instance of the value co-creation in which technology becomes an active participant in the exchange between firm and customer (Vargo &amp; Lusch, 2017; Leone et al., 2021). At the same time, deploying AI first on junior tasks risks eroding the pipeline that develops juniors into seniors. Managers should weigh short-term efficiency against the longer-term cost to capability and brand distinctiveness, neither of which is captured by efficiency metrics alone.</w:t>
      </w:r>
    </w:p>
    <w:p w14:paraId="75903165" w14:textId="71CB7ABD" w:rsidR="00EB5DFF" w:rsidRDefault="00EB5DFF" w:rsidP="00EB4C45">
      <w:pPr>
        <w:pStyle w:val="Heading2"/>
      </w:pPr>
      <w:bookmarkStart w:id="454" w:name="_Toc232351384"/>
      <w:r>
        <w:t>5.3</w:t>
      </w:r>
      <w:r>
        <w:tab/>
        <w:t xml:space="preserve">Limitations &amp; </w:t>
      </w:r>
      <w:r w:rsidR="00986252">
        <w:t>f</w:t>
      </w:r>
      <w:r>
        <w:t>uture research</w:t>
      </w:r>
      <w:bookmarkEnd w:id="454"/>
    </w:p>
    <w:p w14:paraId="37C3E8ED" w14:textId="0C60282F" w:rsidR="00EB5DFF" w:rsidRDefault="00EB5DFF" w:rsidP="00EB5DFF">
      <w:pPr>
        <w:rPr>
          <w:del w:id="455" w:author="Beninger, Stefanie" w:date="2026-06-10T13:27:00Z" w16du:dateUtc="2026-06-10T13:27:29Z"/>
        </w:rPr>
      </w:pPr>
      <w:r>
        <w:rPr>
          <w:lang w:val="en-US"/>
        </w:rPr>
        <w:t xml:space="preserve">A limitation of this study lies in the speed with which AI is evolving rapidly. Many insights regarding the role of the manager align with earlier works on transformations (e.g. </w:t>
      </w:r>
      <w:r>
        <w:rPr>
          <w:lang w:val="en-US"/>
        </w:rPr>
        <w:lastRenderedPageBreak/>
        <w:t xml:space="preserve">Vidal et al. 2022) and are likely to be relevant toward the future; others like the impact of specific use cases might be heavily dependent on the temporal </w:t>
      </w:r>
      <w:commentRangeStart w:id="456"/>
      <w:r>
        <w:rPr>
          <w:lang w:val="en-US"/>
        </w:rPr>
        <w:t>situation</w:t>
      </w:r>
      <w:commentRangeEnd w:id="456"/>
      <w:r>
        <w:rPr>
          <w:rStyle w:val="CommentReference"/>
          <w:sz w:val="22"/>
          <w:szCs w:val="22"/>
          <w:lang w:val="en-US"/>
        </w:rPr>
        <w:commentReference w:id="456"/>
      </w:r>
      <w:r>
        <w:rPr>
          <w:lang w:val="en-US"/>
        </w:rPr>
        <w:t xml:space="preserve">. Furthermore, as this research applies a qualitative approach, </w:t>
      </w:r>
      <w:commentRangeStart w:id="457"/>
      <w:commentRangeEnd w:id="457"/>
      <w:r>
        <w:rPr>
          <w:rStyle w:val="CommentReference"/>
          <w:sz w:val="22"/>
          <w:szCs w:val="22"/>
          <w:lang w:val="en-US"/>
        </w:rPr>
        <w:commentReference w:id="457"/>
      </w:r>
      <w:r>
        <w:rPr>
          <w:lang w:val="en-US"/>
        </w:rPr>
        <w:t>the outcomes</w:t>
      </w:r>
      <w:r w:rsidR="006C708F">
        <w:rPr>
          <w:lang w:val="en-US"/>
        </w:rPr>
        <w:t xml:space="preserve"> of this study</w:t>
      </w:r>
      <w:r>
        <w:rPr>
          <w:lang w:val="en-US"/>
        </w:rPr>
        <w:t xml:space="preserve"> could be</w:t>
      </w:r>
      <w:commentRangeStart w:id="458"/>
      <w:commentRangeEnd w:id="458"/>
      <w:r>
        <w:rPr>
          <w:rStyle w:val="CommentReference"/>
          <w:sz w:val="22"/>
          <w:szCs w:val="22"/>
          <w:lang w:val="en-US"/>
        </w:rPr>
        <w:commentReference w:id="458"/>
      </w:r>
      <w:r>
        <w:rPr>
          <w:lang w:val="en-US"/>
        </w:rPr>
        <w:t xml:space="preserve"> transferable to other </w:t>
      </w:r>
      <w:commentRangeStart w:id="459"/>
      <w:r>
        <w:rPr>
          <w:lang w:val="en-US"/>
        </w:rPr>
        <w:t>contexts</w:t>
      </w:r>
      <w:commentRangeEnd w:id="459"/>
      <w:r>
        <w:rPr>
          <w:rStyle w:val="CommentReference"/>
          <w:sz w:val="22"/>
          <w:szCs w:val="22"/>
          <w:lang w:val="en-US"/>
        </w:rPr>
        <w:commentReference w:id="459"/>
      </w:r>
      <w:r>
        <w:rPr>
          <w:lang w:val="en-US"/>
        </w:rPr>
        <w:t xml:space="preserve">, but might also be specific to a small number of individuals and the context of the interviews (Shenton, 2004). </w:t>
      </w:r>
    </w:p>
    <w:p w14:paraId="71CBA20A" w14:textId="07F4DAAC" w:rsidR="00EB5DFF" w:rsidRDefault="00EB5DFF" w:rsidP="00EB5DFF">
      <w:commentRangeStart w:id="460"/>
      <w:r>
        <w:rPr>
          <w:lang w:val="en-US"/>
        </w:rPr>
        <w:t>To</w:t>
      </w:r>
      <w:commentRangeEnd w:id="460"/>
      <w:r>
        <w:rPr>
          <w:rStyle w:val="CommentReference"/>
          <w:sz w:val="22"/>
          <w:szCs w:val="22"/>
          <w:lang w:val="en-US"/>
        </w:rPr>
        <w:commentReference w:id="460"/>
      </w:r>
      <w:r>
        <w:rPr>
          <w:lang w:val="en-US"/>
        </w:rPr>
        <w:t xml:space="preserve"> balance these limitations, future research could make comparisons across industries and conduct longitudinal research to monitor the evolving response of organizations and consumers to the (also) evolving nature of AI on value creation with agentic</w:t>
      </w:r>
      <w:ins w:id="461" w:author="Beninger, Stefanie" w:date="2026-06-10T13:27:00Z" w16du:dateUtc="2026-06-10T13:27:16Z">
        <w:r>
          <w:rPr>
            <w:lang w:val="en-US"/>
          </w:rPr>
          <w:t xml:space="preserve"> </w:t>
        </w:r>
      </w:ins>
      <w:r>
        <w:rPr>
          <w:lang w:val="en-US"/>
        </w:rPr>
        <w:t>AI and the role of the marketing manager therein.</w:t>
      </w:r>
    </w:p>
    <w:p w14:paraId="2C144096" w14:textId="54B7A93F" w:rsidR="00EB5DFF" w:rsidRDefault="00EB5DFF" w:rsidP="00EB5DFF">
      <w:r>
        <w:rPr>
          <w:lang w:val="en-US"/>
        </w:rPr>
        <w:t xml:space="preserve">Another limitation lies in the gap between optics and </w:t>
      </w:r>
      <w:commentRangeStart w:id="462"/>
      <w:r>
        <w:rPr>
          <w:lang w:val="en-US"/>
        </w:rPr>
        <w:t>reality</w:t>
      </w:r>
      <w:commentRangeEnd w:id="462"/>
      <w:r>
        <w:rPr>
          <w:rStyle w:val="CommentReference"/>
          <w:sz w:val="22"/>
          <w:szCs w:val="22"/>
          <w:lang w:val="en-US"/>
        </w:rPr>
        <w:commentReference w:id="462"/>
      </w:r>
      <w:r>
        <w:rPr>
          <w:lang w:val="en-US"/>
        </w:rPr>
        <w:t xml:space="preserve">; while many interviewees were open about this gap, others might not have been so </w:t>
      </w:r>
      <w:commentRangeStart w:id="463"/>
      <w:r>
        <w:rPr>
          <w:lang w:val="en-US"/>
        </w:rPr>
        <w:t>forthcoming</w:t>
      </w:r>
      <w:commentRangeEnd w:id="463"/>
      <w:r>
        <w:rPr>
          <w:rStyle w:val="CommentReference"/>
          <w:sz w:val="22"/>
          <w:szCs w:val="22"/>
          <w:lang w:val="en-US"/>
        </w:rPr>
        <w:commentReference w:id="463"/>
      </w:r>
      <w:r>
        <w:rPr>
          <w:lang w:val="en-US"/>
        </w:rPr>
        <w:t>. This study relies exclusively on interview data and is based on an inductive approach. In line with Polsa (2013)</w:t>
      </w:r>
      <w:ins w:id="464" w:author="Beninger, Stefanie" w:date="2026-06-10T13:28:00Z" w16du:dateUtc="2026-06-10T13:28:17Z">
        <w:r>
          <w:rPr>
            <w:lang w:val="en-US"/>
          </w:rPr>
          <w:t>,</w:t>
        </w:r>
      </w:ins>
      <w:r>
        <w:rPr>
          <w:lang w:val="en-US"/>
        </w:rPr>
        <w:t xml:space="preserve"> research could use different data collection methods and leverage different research approaches. For example, auditing the state of AI within an </w:t>
      </w:r>
      <w:commentRangeStart w:id="465"/>
      <w:r>
        <w:rPr>
          <w:lang w:val="en-US"/>
        </w:rPr>
        <w:t>organization</w:t>
      </w:r>
      <w:commentRangeEnd w:id="465"/>
      <w:r>
        <w:rPr>
          <w:rStyle w:val="CommentReference"/>
          <w:sz w:val="22"/>
          <w:szCs w:val="22"/>
          <w:lang w:val="en-US"/>
        </w:rPr>
        <w:commentReference w:id="465"/>
      </w:r>
      <w:r>
        <w:rPr>
          <w:lang w:val="en-US"/>
        </w:rPr>
        <w:t xml:space="preserve"> and qualitatively measuring its effects on specific values should provide an important balancing force</w:t>
      </w:r>
      <w:r w:rsidR="006C708F">
        <w:rPr>
          <w:lang w:val="en-US"/>
        </w:rPr>
        <w:t xml:space="preserve"> to the grounded theory approach used in this study</w:t>
      </w:r>
      <w:commentRangeStart w:id="466"/>
      <w:commentRangeEnd w:id="466"/>
      <w:r>
        <w:rPr>
          <w:rStyle w:val="CommentReference"/>
          <w:sz w:val="22"/>
          <w:szCs w:val="22"/>
          <w:lang w:val="en-US"/>
        </w:rPr>
        <w:commentReference w:id="466"/>
      </w:r>
      <w:r>
        <w:rPr>
          <w:lang w:val="en-US"/>
        </w:rPr>
        <w:t xml:space="preserve">. </w:t>
      </w:r>
    </w:p>
    <w:p w14:paraId="1FFE8426" w14:textId="77777777" w:rsidR="00EB5DFF" w:rsidRPr="009E2C30" w:rsidRDefault="00EB5DFF" w:rsidP="6E19D5D5">
      <w:pPr>
        <w:rPr>
          <w:b/>
          <w:bCs/>
          <w:color w:val="76923C" w:themeColor="accent3" w:themeShade="BF"/>
          <w:lang w:val="en-US"/>
        </w:rPr>
      </w:pPr>
      <w:r>
        <w:rPr>
          <w:lang w:val="en-US"/>
        </w:rPr>
        <w:t xml:space="preserve">Finally, </w:t>
      </w:r>
      <w:commentRangeStart w:id="467"/>
      <w:commentRangeStart w:id="468"/>
      <w:r>
        <w:rPr>
          <w:lang w:val="en-US"/>
        </w:rPr>
        <w:t>research</w:t>
      </w:r>
      <w:commentRangeEnd w:id="467"/>
      <w:r>
        <w:rPr>
          <w:rStyle w:val="CommentReference"/>
          <w:sz w:val="22"/>
          <w:szCs w:val="22"/>
          <w:lang w:val="en-US"/>
        </w:rPr>
        <w:commentReference w:id="467"/>
      </w:r>
      <w:commentRangeEnd w:id="468"/>
      <w:r>
        <w:rPr>
          <w:rStyle w:val="CommentReference"/>
          <w:sz w:val="22"/>
          <w:szCs w:val="22"/>
          <w:lang w:val="en-US"/>
        </w:rPr>
        <w:commentReference w:id="468"/>
      </w:r>
      <w:r>
        <w:rPr>
          <w:lang w:val="en-US"/>
        </w:rPr>
        <w:t xml:space="preserve"> could study specific elements in more </w:t>
      </w:r>
      <w:commentRangeStart w:id="469"/>
      <w:r>
        <w:rPr>
          <w:lang w:val="en-US"/>
        </w:rPr>
        <w:t>depth</w:t>
      </w:r>
      <w:commentRangeEnd w:id="469"/>
      <w:r>
        <w:rPr>
          <w:rStyle w:val="CommentReference"/>
          <w:sz w:val="22"/>
          <w:szCs w:val="22"/>
          <w:lang w:val="en-US"/>
        </w:rPr>
        <w:commentReference w:id="469"/>
      </w:r>
      <w:r>
        <w:rPr>
          <w:lang w:val="en-US"/>
        </w:rPr>
        <w:t xml:space="preserve">. First, research seems to rarely analyze the impact of specific technical features or technical </w:t>
      </w:r>
      <w:commentRangeStart w:id="470"/>
      <w:r>
        <w:rPr>
          <w:lang w:val="en-US"/>
        </w:rPr>
        <w:t>configurations</w:t>
      </w:r>
      <w:commentRangeEnd w:id="470"/>
      <w:r>
        <w:rPr>
          <w:rStyle w:val="CommentReference"/>
          <w:sz w:val="22"/>
          <w:szCs w:val="22"/>
          <w:lang w:val="en-US"/>
        </w:rPr>
        <w:commentReference w:id="470"/>
      </w:r>
      <w:r>
        <w:rPr>
          <w:lang w:val="en-US"/>
        </w:rPr>
        <w:t xml:space="preserve"> on business outcomes, research in this domain could further explain the high variance regarding value outcomes for similar use cases. Second, research could make a more detailed analysis regarding the effect of the organizational </w:t>
      </w:r>
      <w:commentRangeStart w:id="471"/>
      <w:r>
        <w:rPr>
          <w:lang w:val="en-US"/>
        </w:rPr>
        <w:t>context</w:t>
      </w:r>
      <w:commentRangeEnd w:id="471"/>
      <w:r>
        <w:rPr>
          <w:rStyle w:val="CommentReference"/>
          <w:sz w:val="22"/>
          <w:szCs w:val="22"/>
          <w:lang w:val="en-US"/>
        </w:rPr>
        <w:commentReference w:id="471"/>
      </w:r>
      <w:r>
        <w:rPr>
          <w:lang w:val="en-US"/>
        </w:rPr>
        <w:t xml:space="preserve">, looking into optimal configurations that managers can strive to create. Third, research could make a more detailed analysis of the specific behaviors of marketing managers, analyzing the components of behaviors like reshaping and their impact on the outcomes within the </w:t>
      </w:r>
      <w:commentRangeStart w:id="472"/>
      <w:r>
        <w:rPr>
          <w:lang w:val="en-US"/>
        </w:rPr>
        <w:t>organization</w:t>
      </w:r>
      <w:commentRangeEnd w:id="472"/>
      <w:r>
        <w:rPr>
          <w:rStyle w:val="CommentReference"/>
          <w:sz w:val="22"/>
          <w:szCs w:val="22"/>
          <w:lang w:val="en-US"/>
        </w:rPr>
        <w:commentReference w:id="472"/>
      </w:r>
      <w:r>
        <w:rPr>
          <w:lang w:val="en-US"/>
        </w:rPr>
        <w:t xml:space="preserve">. </w:t>
      </w:r>
      <w:r>
        <w:rPr>
          <w:color w:val="76923C" w:themeColor="accent3" w:themeShade="BF"/>
          <w:lang w:val="en-US"/>
        </w:rPr>
        <w:br w:type="page"/>
      </w:r>
    </w:p>
    <w:p w14:paraId="02206E7D" w14:textId="77777777" w:rsidR="00EB5DFF" w:rsidRPr="00FF3122" w:rsidRDefault="00EB5DFF" w:rsidP="00EB5DFF">
      <w:pPr>
        <w:pStyle w:val="Heading1"/>
      </w:pPr>
      <w:bookmarkStart w:id="473" w:name="_Toc232351385"/>
      <w:r w:rsidRPr="00FF3122">
        <w:lastRenderedPageBreak/>
        <w:t>6.</w:t>
      </w:r>
      <w:r w:rsidRPr="00FF3122">
        <w:tab/>
        <w:t>Conclusion</w:t>
      </w:r>
      <w:bookmarkEnd w:id="473"/>
    </w:p>
    <w:p w14:paraId="313B6C3B" w14:textId="67F83497" w:rsidR="00EB5DFF" w:rsidRPr="00FF3122" w:rsidRDefault="00EB5DFF" w:rsidP="00EB5DFF">
      <w:r w:rsidRPr="00FF3122">
        <w:rPr>
          <w:rPrChange w:id="474" w:author="Luttik, Daan" w:date="2026-06-13T21:32:00Z" w16du:dateUtc="2026-06-13T19:32:00Z">
            <w:rPr>
              <w:color w:val="9BBB59" w:themeColor="accent3"/>
            </w:rPr>
          </w:rPrChange>
        </w:rPr>
        <w:t xml:space="preserve">This </w:t>
      </w:r>
      <w:r w:rsidR="00DB6A87">
        <w:t>study</w:t>
      </w:r>
      <w:r w:rsidRPr="00FF3122">
        <w:rPr>
          <w:rPrChange w:id="475" w:author="Luttik, Daan" w:date="2026-06-13T21:32:00Z" w16du:dateUtc="2026-06-13T19:32:00Z">
            <w:rPr>
              <w:color w:val="9BBB59" w:themeColor="accent3"/>
            </w:rPr>
          </w:rPrChange>
        </w:rPr>
        <w:t xml:space="preserve"> asked how marketing managers create value with agentic AI. Drawing on seventeen interviews with marketing managers and AI experts, analyzed through constructivist grounded theory, the findings </w:t>
      </w:r>
      <w:r w:rsidR="00FF3122" w:rsidRPr="00FF3122">
        <w:t xml:space="preserve">propose a model that describes how the marketing manager creates value using agentic AI (see Figure 1) containing the </w:t>
      </w:r>
      <w:r w:rsidR="00D400F0">
        <w:t>managerial behaviors</w:t>
      </w:r>
      <w:r w:rsidRPr="00FF3122">
        <w:rPr>
          <w:rPrChange w:id="476" w:author="Luttik, Daan" w:date="2026-06-13T21:32:00Z" w16du:dateUtc="2026-06-13T19:32:00Z">
            <w:rPr>
              <w:color w:val="9BBB59" w:themeColor="accent3"/>
            </w:rPr>
          </w:rPrChange>
        </w:rPr>
        <w:t>:</w:t>
      </w:r>
      <w:commentRangeStart w:id="477"/>
      <w:r w:rsidRPr="00FF3122">
        <w:rPr>
          <w:rPrChange w:id="478" w:author="Luttik, Daan" w:date="2026-06-13T21:32:00Z" w16du:dateUtc="2026-06-13T19:32:00Z">
            <w:rPr>
              <w:color w:val="9BBB59" w:themeColor="accent3"/>
            </w:rPr>
          </w:rPrChange>
        </w:rPr>
        <w:t xml:space="preserve"> observing </w:t>
      </w:r>
      <w:r w:rsidR="00FF3122" w:rsidRPr="00FF3122">
        <w:t>external conditions</w:t>
      </w:r>
      <w:r w:rsidRPr="00FF3122">
        <w:rPr>
          <w:rPrChange w:id="479" w:author="Luttik, Daan" w:date="2026-06-13T21:32:00Z" w16du:dateUtc="2026-06-13T19:32:00Z">
            <w:rPr>
              <w:color w:val="9BBB59" w:themeColor="accent3"/>
            </w:rPr>
          </w:rPrChange>
        </w:rPr>
        <w:t xml:space="preserve">, </w:t>
      </w:r>
      <w:r w:rsidR="00FF3122" w:rsidRPr="00FF3122">
        <w:t xml:space="preserve">navigating the organizational context, applying agentic AI, which together result in obtaining value outcomes. </w:t>
      </w:r>
      <w:commentRangeEnd w:id="477"/>
      <w:r w:rsidRPr="00FF3122">
        <w:rPr>
          <w:rStyle w:val="CommentReference"/>
          <w:sz w:val="22"/>
          <w:szCs w:val="22"/>
        </w:rPr>
        <w:commentReference w:id="477"/>
      </w:r>
    </w:p>
    <w:p w14:paraId="00684ECC" w14:textId="3BE5DBF5" w:rsidR="00FF3122" w:rsidRPr="00FF3122" w:rsidRDefault="00FF3122" w:rsidP="00EB5DFF">
      <w:pPr>
        <w:rPr>
          <w:lang w:val="en-US"/>
        </w:rPr>
      </w:pPr>
      <w:commentRangeStart w:id="480"/>
      <w:r w:rsidRPr="00FF3122">
        <w:rPr>
          <w:lang w:val="en-US"/>
        </w:rPr>
        <w:t>Empirically</w:t>
      </w:r>
      <w:commentRangeEnd w:id="480"/>
      <w:r w:rsidRPr="00FF3122">
        <w:rPr>
          <w:rStyle w:val="CommentReference"/>
          <w:sz w:val="22"/>
          <w:szCs w:val="22"/>
          <w:lang w:val="en-US"/>
        </w:rPr>
        <w:commentReference w:id="480"/>
      </w:r>
      <w:r w:rsidRPr="00FF3122">
        <w:rPr>
          <w:lang w:val="en-US"/>
        </w:rPr>
        <w:t>, this study answers recent calls for research into agentic AI in marketing (Kim, 2025; Mogaji &amp; Jain, 2024; Jain et al., 2024): it provides one of the first grounded accounts of how marketing managers create value with agentic AI in practice</w:t>
      </w:r>
      <w:r w:rsidRPr="00FF3122">
        <w:rPr>
          <w:lang w:val="en-US"/>
        </w:rPr>
        <w:t>.</w:t>
      </w:r>
    </w:p>
    <w:p w14:paraId="39E8E0F9" w14:textId="690A4551" w:rsidR="00D400F0" w:rsidRDefault="00D400F0" w:rsidP="00EB5DFF">
      <w:pPr>
        <w:rPr>
          <w:lang w:val="en-US"/>
        </w:rPr>
      </w:pPr>
      <w:r>
        <w:rPr>
          <w:lang w:val="en-US"/>
        </w:rPr>
        <w:t xml:space="preserve">Our result shows the importance of the organizational context to the value created by agentic AI and describes how marketing managers navigate this context. Additionally, we describe the value of agentic AI for marketing and note a list of common use cases. Furthermore, we provide practical advice that marketing managers can apply within their organization. </w:t>
      </w:r>
    </w:p>
    <w:p w14:paraId="778569D3" w14:textId="124CFFF7" w:rsidR="00FF3122" w:rsidRDefault="00D400F0" w:rsidP="00ED4C56">
      <w:pPr>
        <w:rPr>
          <w:color w:val="C0504D" w:themeColor="accent2"/>
          <w:lang w:val="en-US"/>
        </w:rPr>
      </w:pPr>
      <w:r>
        <w:rPr>
          <w:lang w:val="en-US"/>
        </w:rPr>
        <w:t xml:space="preserve">While the use of agentic AI is likely to </w:t>
      </w:r>
      <w:r w:rsidR="00DF2CDE">
        <w:rPr>
          <w:lang w:val="en-US"/>
        </w:rPr>
        <w:t>continue evolving rapidly, the higher-order principles that describe managerial responses to this ever-improving technological field</w:t>
      </w:r>
      <w:r>
        <w:rPr>
          <w:lang w:val="en-US"/>
        </w:rPr>
        <w:t xml:space="preserve"> are likely to be more durable.</w:t>
      </w:r>
      <w:r w:rsidR="00FF3122" w:rsidRPr="00FF3122">
        <w:rPr>
          <w:lang w:val="en-US"/>
        </w:rPr>
        <w:t xml:space="preserve"> For marketing managers living, as one participant put it, through both “an era of change” and “a change of era,” the practical message coincides with the theoretical one: the value of agentic AI will be determined</w:t>
      </w:r>
      <w:r w:rsidR="00DB6A87">
        <w:rPr>
          <w:lang w:val="en-US"/>
        </w:rPr>
        <w:t xml:space="preserve"> not only by the agentic AI initiative itself but mainly by the organizational context in which this initiative is embedded.</w:t>
      </w:r>
    </w:p>
    <w:p w14:paraId="1E817114" w14:textId="77777777" w:rsidR="00FF3122" w:rsidRPr="00934AD4" w:rsidRDefault="00FF3122" w:rsidP="00EB5DFF">
      <w:pPr>
        <w:rPr>
          <w:color w:val="C0504D" w:themeColor="accent2"/>
          <w:rPrChange w:id="481" w:author="Luttik, Daan" w:date="2026-06-13T21:32:00Z" w16du:dateUtc="2026-06-13T19:32:00Z">
            <w:rPr>
              <w:color w:val="9BBB59" w:themeColor="accent3"/>
            </w:rPr>
          </w:rPrChange>
        </w:rPr>
      </w:pPr>
    </w:p>
    <w:p w14:paraId="6604EF7C" w14:textId="77777777" w:rsidR="00864036" w:rsidRDefault="00864036">
      <w:pPr>
        <w:rPr>
          <w:b/>
          <w:bCs/>
        </w:rPr>
      </w:pPr>
      <w:bookmarkStart w:id="482" w:name="_Toc232351386"/>
      <w:r>
        <w:br w:type="page"/>
      </w:r>
    </w:p>
    <w:p w14:paraId="1B5B27D6" w14:textId="0C3B9D0F" w:rsidR="00EB5DFF" w:rsidRDefault="00EB5DFF" w:rsidP="00EB5DFF">
      <w:pPr>
        <w:pStyle w:val="Heading1"/>
        <w:rPr>
          <w:color w:val="222222"/>
          <w:highlight w:val="white"/>
        </w:rPr>
      </w:pPr>
      <w:r>
        <w:lastRenderedPageBreak/>
        <w:t>7.</w:t>
      </w:r>
      <w:r>
        <w:tab/>
        <w:t>References</w:t>
      </w:r>
      <w:bookmarkEnd w:id="482"/>
    </w:p>
    <w:p w14:paraId="1313EFEC" w14:textId="77777777" w:rsidR="00EB5DFF" w:rsidRDefault="00EB5DFF" w:rsidP="6E19D5D5">
      <w:pPr>
        <w:ind w:left="720" w:hanging="720"/>
        <w:rPr>
          <w:highlight w:val="white"/>
          <w:lang w:val="en-US"/>
        </w:rPr>
      </w:pPr>
      <w:r>
        <w:rPr>
          <w:highlight w:val="white"/>
          <w:lang w:val="en-US"/>
        </w:rPr>
        <w:t xml:space="preserve">Acharya, D. B., Kuppan, K., &amp; Divya, B. (2025). Agentic AI: Autonomous intelligence for complex goals, a comprehensive </w:t>
      </w:r>
      <w:commentRangeStart w:id="483"/>
      <w:r>
        <w:rPr>
          <w:highlight w:val="white"/>
          <w:lang w:val="en-US"/>
        </w:rPr>
        <w:t>survey</w:t>
      </w:r>
      <w:commentRangeEnd w:id="483"/>
      <w:r>
        <w:rPr>
          <w:rStyle w:val="CommentReference"/>
          <w:sz w:val="22"/>
          <w:szCs w:val="22"/>
          <w:highlight w:val="white"/>
          <w:lang w:val="en-US"/>
        </w:rPr>
        <w:commentReference w:id="483"/>
      </w:r>
      <w:r>
        <w:rPr>
          <w:highlight w:val="white"/>
          <w:lang w:val="en-US"/>
        </w:rPr>
        <w:t xml:space="preserve">. </w:t>
      </w:r>
      <w:r>
        <w:rPr>
          <w:i/>
          <w:iCs/>
          <w:highlight w:val="white"/>
          <w:lang w:val="en-US"/>
        </w:rPr>
        <w:t>IEEE Access</w:t>
      </w:r>
      <w:r>
        <w:rPr>
          <w:highlight w:val="white"/>
          <w:lang w:val="en-US"/>
        </w:rPr>
        <w:t>.</w:t>
      </w:r>
    </w:p>
    <w:p w14:paraId="7EE7E688" w14:textId="77777777" w:rsidR="00EB5DFF" w:rsidRDefault="00EB5DFF" w:rsidP="6E19D5D5">
      <w:pPr>
        <w:spacing w:line="360" w:lineRule="auto"/>
        <w:ind w:left="720" w:hanging="720"/>
        <w:rPr>
          <w:highlight w:val="white"/>
          <w:lang w:val="en-US"/>
        </w:rPr>
      </w:pPr>
      <w:r>
        <w:rPr>
          <w:highlight w:val="white"/>
          <w:lang w:val="en-US"/>
        </w:rPr>
        <w:t xml:space="preserve">Almquist, E., Senior, J., &amp; Bloch, N. (2016). The elements of value. </w:t>
      </w:r>
      <w:r>
        <w:rPr>
          <w:i/>
          <w:iCs/>
          <w:highlight w:val="white"/>
          <w:lang w:val="en-US"/>
        </w:rPr>
        <w:t>Harvard business review</w:t>
      </w:r>
      <w:r>
        <w:rPr>
          <w:highlight w:val="white"/>
          <w:lang w:val="en-US"/>
        </w:rPr>
        <w:t xml:space="preserve">, </w:t>
      </w:r>
      <w:r>
        <w:rPr>
          <w:i/>
          <w:iCs/>
          <w:highlight w:val="white"/>
          <w:lang w:val="en-US"/>
        </w:rPr>
        <w:t>94</w:t>
      </w:r>
      <w:r>
        <w:rPr>
          <w:highlight w:val="white"/>
          <w:lang w:val="en-US"/>
        </w:rPr>
        <w:t>(9), 47-53.</w:t>
      </w:r>
    </w:p>
    <w:p w14:paraId="2183D948" w14:textId="77777777" w:rsidR="00EB5DFF" w:rsidRDefault="00EB5DFF" w:rsidP="00EB5DFF">
      <w:pPr>
        <w:spacing w:line="360" w:lineRule="auto"/>
        <w:ind w:left="720" w:hanging="720"/>
        <w:rPr>
          <w:highlight w:val="white"/>
        </w:rPr>
      </w:pPr>
      <w:r>
        <w:rPr>
          <w:highlight w:val="white"/>
          <w:lang w:val="it-IT"/>
        </w:rPr>
        <w:t xml:space="preserve">Ancillai, C., Sabatini, A., Gatti, M., &amp; Perna, A. (2023). </w:t>
      </w:r>
      <w:r>
        <w:rPr>
          <w:highlight w:val="white"/>
        </w:rPr>
        <w:t xml:space="preserve">Digital technology and business model innovation: A systematic literature review and future research agenda. </w:t>
      </w:r>
      <w:r>
        <w:rPr>
          <w:i/>
          <w:iCs/>
          <w:highlight w:val="white"/>
        </w:rPr>
        <w:t>Technological Forecasting and Social Change</w:t>
      </w:r>
      <w:r>
        <w:rPr>
          <w:highlight w:val="white"/>
        </w:rPr>
        <w:t>, </w:t>
      </w:r>
      <w:r>
        <w:rPr>
          <w:i/>
          <w:iCs/>
          <w:highlight w:val="white"/>
        </w:rPr>
        <w:t>188</w:t>
      </w:r>
      <w:r>
        <w:rPr>
          <w:highlight w:val="white"/>
        </w:rPr>
        <w:t>, 122307. https://doi.org/10.1016/j.techfore.2022.122307</w:t>
      </w:r>
    </w:p>
    <w:p w14:paraId="5A336BF5" w14:textId="77777777" w:rsidR="00EB5DFF" w:rsidRDefault="00EB5DFF" w:rsidP="00EB5DFF">
      <w:pPr>
        <w:spacing w:line="360" w:lineRule="auto"/>
        <w:ind w:left="720" w:hanging="720"/>
        <w:rPr>
          <w:highlight w:val="white"/>
        </w:rPr>
      </w:pPr>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p>
    <w:p w14:paraId="75F7D71C" w14:textId="77777777" w:rsidR="00EB5DFF" w:rsidRDefault="00EB5DFF" w:rsidP="00EB5DFF">
      <w:pPr>
        <w:spacing w:line="360" w:lineRule="auto"/>
        <w:ind w:left="720" w:hanging="720"/>
        <w:rPr>
          <w:highlight w:val="white"/>
        </w:rPr>
      </w:pPr>
      <w:r>
        <w:rPr>
          <w:highlight w:val="white"/>
          <w:lang w:val="it-IT"/>
        </w:rPr>
        <w:t xml:space="preserve">Bandi, A., Kongari, B., Naguru, R., Pasnoor, S., &amp; Vilipala, S. V. (2025). </w:t>
      </w:r>
      <w:r>
        <w:rPr>
          <w:highlight w:val="white"/>
        </w:rPr>
        <w:t xml:space="preserve">The rise of agentic ai: A review of definitions, frameworks, architectures, applications, evaluation metrics, and challenges. </w:t>
      </w:r>
      <w:r>
        <w:rPr>
          <w:i/>
          <w:iCs/>
          <w:highlight w:val="white"/>
        </w:rPr>
        <w:t>Future Internet</w:t>
      </w:r>
      <w:r>
        <w:rPr>
          <w:highlight w:val="white"/>
        </w:rPr>
        <w:t xml:space="preserve">, </w:t>
      </w:r>
      <w:r>
        <w:rPr>
          <w:i/>
          <w:iCs/>
          <w:highlight w:val="white"/>
        </w:rPr>
        <w:t>17</w:t>
      </w:r>
      <w:r>
        <w:rPr>
          <w:highlight w:val="white"/>
        </w:rPr>
        <w:t>(9), 404.</w:t>
      </w:r>
    </w:p>
    <w:p w14:paraId="40044D4D" w14:textId="77777777" w:rsidR="00EB5DFF" w:rsidRDefault="00EB5DFF" w:rsidP="6E19D5D5">
      <w:pPr>
        <w:spacing w:line="360" w:lineRule="auto"/>
        <w:ind w:left="720" w:hanging="720"/>
        <w:rPr>
          <w:highlight w:val="white"/>
          <w:lang w:val="en-US"/>
        </w:rPr>
      </w:pPr>
      <w:r>
        <w:rPr>
          <w:highlight w:val="white"/>
          <w:lang w:val="en-US"/>
        </w:rPr>
        <w:t xml:space="preserve">Bauer, J., &amp; Jannach, D. (2021). Improved customer lifetime value prediction with sequence-to-sequence learning and feature-based models. </w:t>
      </w:r>
      <w:r>
        <w:rPr>
          <w:i/>
          <w:iCs/>
          <w:highlight w:val="white"/>
          <w:lang w:val="en-US"/>
        </w:rPr>
        <w:t>ACM Transactions on Knowledge Discovery from Data (TKDD)</w:t>
      </w:r>
      <w:r>
        <w:rPr>
          <w:highlight w:val="white"/>
          <w:lang w:val="en-US"/>
        </w:rPr>
        <w:t xml:space="preserve">, </w:t>
      </w:r>
      <w:r>
        <w:rPr>
          <w:i/>
          <w:iCs/>
          <w:highlight w:val="white"/>
          <w:lang w:val="en-US"/>
        </w:rPr>
        <w:t>15</w:t>
      </w:r>
      <w:r>
        <w:rPr>
          <w:highlight w:val="white"/>
          <w:lang w:val="en-US"/>
        </w:rPr>
        <w:t xml:space="preserve">(5), 1-37.  </w:t>
      </w:r>
    </w:p>
    <w:p w14:paraId="76241B86" w14:textId="77777777" w:rsidR="00EB5DFF" w:rsidRDefault="00EB5DFF" w:rsidP="00EB5DFF">
      <w:pPr>
        <w:spacing w:line="360" w:lineRule="auto"/>
        <w:ind w:left="720" w:hanging="720"/>
        <w:rPr>
          <w:highlight w:val="white"/>
          <w:lang w:val="en-US"/>
        </w:rPr>
      </w:pPr>
      <w:r>
        <w:rPr>
          <w:lang w:val="en-US"/>
        </w:rPr>
        <w:t xml:space="preserve">Blumer, H. (1969) </w:t>
      </w:r>
      <w:r>
        <w:rPr>
          <w:i/>
          <w:lang w:val="en-US"/>
        </w:rPr>
        <w:t>Symbolic interactionism: Perspective and method.</w:t>
      </w:r>
      <w:r>
        <w:rPr>
          <w:lang w:val="en-US"/>
        </w:rPr>
        <w:t xml:space="preserve"> Englewood Cliffs, NJ: Prentice Hall.</w:t>
      </w:r>
    </w:p>
    <w:p w14:paraId="6240D499" w14:textId="77777777" w:rsidR="00EB5DFF" w:rsidRDefault="00EB5DFF" w:rsidP="00EB5DFF">
      <w:pPr>
        <w:ind w:left="720" w:hanging="720"/>
      </w:pPr>
      <w:r>
        <w:rPr>
          <w:lang w:val="en-US"/>
        </w:rPr>
        <w:t>Brinker, S., &amp; Riemersma, F. (2025). The state of martech 2025. Chiefmartec, MartechTribe.</w:t>
      </w:r>
    </w:p>
    <w:p w14:paraId="6C28CEDE" w14:textId="5D34F830" w:rsidR="00EB5DFF" w:rsidRDefault="00EB5DFF" w:rsidP="00EB5DFF">
      <w:pPr>
        <w:ind w:left="720" w:hanging="720"/>
        <w:rPr>
          <w:highlight w:val="white"/>
        </w:rPr>
      </w:pPr>
      <w:r>
        <w:rPr>
          <w:highlight w:val="white"/>
        </w:rPr>
        <w:t xml:space="preserve">Brown, T., Mann, B., Ryder, N., Subbiah, M., Kaplan, J. D., Dhariwal, P., … &amp; Amodei, D. (2020). Language models are few-shot learners. </w:t>
      </w:r>
      <w:r>
        <w:rPr>
          <w:i/>
          <w:iCs/>
          <w:highlight w:val="white"/>
        </w:rPr>
        <w:t>Advances in neural information processing systems</w:t>
      </w:r>
      <w:r>
        <w:rPr>
          <w:highlight w:val="white"/>
        </w:rPr>
        <w:t xml:space="preserve">, </w:t>
      </w:r>
      <w:r>
        <w:rPr>
          <w:i/>
          <w:iCs/>
          <w:highlight w:val="white"/>
        </w:rPr>
        <w:t>33</w:t>
      </w:r>
      <w:r>
        <w:rPr>
          <w:highlight w:val="white"/>
        </w:rPr>
        <w:t>, 1877-1901.</w:t>
      </w:r>
    </w:p>
    <w:p w14:paraId="0849C204" w14:textId="5CF768CB" w:rsidR="00E86183" w:rsidRDefault="00E86183" w:rsidP="00EB5DFF">
      <w:pPr>
        <w:ind w:left="720" w:hanging="720"/>
        <w:rPr>
          <w:highlight w:val="white"/>
        </w:rPr>
      </w:pPr>
      <w:commentRangeStart w:id="484"/>
      <w:r>
        <w:rPr>
          <w:highlight w:val="white"/>
          <w:lang w:val="it-IT"/>
        </w:rPr>
        <w:t xml:space="preserve">Brynjolfsson, E., Li, D., &amp; Raymond, L. (2025). </w:t>
      </w:r>
      <w:r>
        <w:rPr>
          <w:highlight w:val="white"/>
        </w:rPr>
        <w:t>Generative AI at work. </w:t>
      </w:r>
      <w:r>
        <w:rPr>
          <w:i/>
          <w:iCs/>
          <w:highlight w:val="white"/>
        </w:rPr>
        <w:t>The Quarterly Journal of Economics</w:t>
      </w:r>
      <w:r>
        <w:rPr>
          <w:highlight w:val="white"/>
        </w:rPr>
        <w:t>, </w:t>
      </w:r>
      <w:r>
        <w:rPr>
          <w:i/>
          <w:iCs/>
          <w:highlight w:val="white"/>
        </w:rPr>
        <w:t>140</w:t>
      </w:r>
      <w:r>
        <w:rPr>
          <w:highlight w:val="white"/>
        </w:rPr>
        <w:t>(2), 889-942.</w:t>
      </w:r>
      <w:commentRangeEnd w:id="484"/>
      <w:r>
        <w:rPr>
          <w:rStyle w:val="CommentReference"/>
          <w:sz w:val="22"/>
          <w:szCs w:val="22"/>
          <w:highlight w:val="white"/>
        </w:rPr>
        <w:commentReference w:id="484"/>
      </w:r>
    </w:p>
    <w:p w14:paraId="124607A5" w14:textId="77777777" w:rsidR="00EB5DFF" w:rsidRDefault="00EB5DFF" w:rsidP="00EB5DFF">
      <w:pPr>
        <w:ind w:left="720" w:hanging="720"/>
        <w:rPr>
          <w:highlight w:val="white"/>
        </w:rPr>
      </w:pPr>
      <w:r>
        <w:rPr>
          <w:highlight w:val="white"/>
        </w:rPr>
        <w:t xml:space="preserve">Burkhardt, S., &amp; Rieder, B. (2024). Foundation models are platform models: Prompting and the political economy of AI. </w:t>
      </w:r>
      <w:r>
        <w:rPr>
          <w:i/>
          <w:iCs/>
          <w:highlight w:val="white"/>
        </w:rPr>
        <w:t>Big Data &amp; Society</w:t>
      </w:r>
      <w:r>
        <w:rPr>
          <w:highlight w:val="white"/>
        </w:rPr>
        <w:t xml:space="preserve">, </w:t>
      </w:r>
      <w:r>
        <w:rPr>
          <w:i/>
          <w:iCs/>
          <w:highlight w:val="white"/>
        </w:rPr>
        <w:t>11</w:t>
      </w:r>
      <w:r>
        <w:rPr>
          <w:highlight w:val="white"/>
        </w:rPr>
        <w:t xml:space="preserve">(2), 20539517241247839. </w:t>
      </w:r>
    </w:p>
    <w:p w14:paraId="239FFE1D" w14:textId="77777777" w:rsidR="00EB5DFF" w:rsidRDefault="00EB5DFF" w:rsidP="00EB5DFF">
      <w:pPr>
        <w:ind w:left="720" w:hanging="720"/>
        <w:rPr>
          <w:highlight w:val="white"/>
        </w:rPr>
      </w:pPr>
      <w:r>
        <w:rPr>
          <w:highlight w:val="white"/>
        </w:rPr>
        <w:t xml:space="preserve">Claude. (2025, October 16). </w:t>
      </w:r>
      <w:r>
        <w:rPr>
          <w:i/>
          <w:iCs/>
          <w:highlight w:val="white"/>
        </w:rPr>
        <w:t>Introducing Agent Skills</w:t>
      </w:r>
      <w:r>
        <w:rPr>
          <w:highlight w:val="white"/>
        </w:rPr>
        <w:t xml:space="preserve">. Claude. </w:t>
      </w:r>
      <w:hyperlink r:id="rId19">
        <w:r>
          <w:rPr>
            <w:color w:val="1155CC"/>
            <w:highlight w:val="white"/>
            <w:u w:val="single"/>
          </w:rPr>
          <w:t>https://claude.com/blog/skills</w:t>
        </w:r>
      </w:hyperlink>
    </w:p>
    <w:p w14:paraId="4BE468B7" w14:textId="77777777" w:rsidR="00EB5DFF" w:rsidRDefault="00EB5DFF" w:rsidP="00EB5DFF">
      <w:pPr>
        <w:ind w:left="720" w:hanging="720"/>
        <w:rPr>
          <w:highlight w:val="white"/>
        </w:rPr>
      </w:pPr>
      <w:r>
        <w:rPr>
          <w:highlight w:val="white"/>
        </w:rPr>
        <w:lastRenderedPageBreak/>
        <w:t xml:space="preserve">Charmaz, K. (2006). </w:t>
      </w:r>
      <w:r>
        <w:rPr>
          <w:i/>
          <w:iCs/>
          <w:highlight w:val="white"/>
        </w:rPr>
        <w:t>Constructing grounded theory: A practical guide through qualitative analysis</w:t>
      </w:r>
      <w:r>
        <w:rPr>
          <w:highlight w:val="white"/>
        </w:rPr>
        <w:t>. Sage.</w:t>
      </w:r>
    </w:p>
    <w:p w14:paraId="6F2E82DB" w14:textId="4EC92DFA" w:rsidR="008C4328" w:rsidRDefault="008C4328" w:rsidP="00EB5DFF">
      <w:pPr>
        <w:ind w:left="720" w:hanging="720"/>
        <w:rPr>
          <w:highlight w:val="white"/>
        </w:rPr>
      </w:pPr>
      <w:r>
        <w:rPr>
          <w:highlight w:val="white"/>
        </w:rPr>
        <w:t>Charmaz, K. (2014). Constructing grounded theory (introducing qualitative methods series). </w:t>
      </w:r>
      <w:r>
        <w:rPr>
          <w:i/>
          <w:iCs/>
          <w:highlight w:val="white"/>
        </w:rPr>
        <w:t>Constr. grounded theory</w:t>
      </w:r>
      <w:r>
        <w:rPr>
          <w:highlight w:val="white"/>
        </w:rPr>
        <w:t>.</w:t>
      </w:r>
    </w:p>
    <w:p w14:paraId="14920794" w14:textId="77777777" w:rsidR="00EB5DFF" w:rsidRPr="00FB1BA2" w:rsidRDefault="00EB5DFF" w:rsidP="00EB5DFF">
      <w:pPr>
        <w:ind w:left="720" w:hanging="720"/>
        <w:rPr>
          <w:strike/>
          <w:color w:val="18181B"/>
          <w:highlight w:val="white"/>
          <w:lang w:val="en-US"/>
        </w:rPr>
      </w:pPr>
      <w:r>
        <w:rPr>
          <w:highlight w:val="white"/>
        </w:rPr>
        <w:t xml:space="preserve">ChatGPT. (2026, April 25). </w:t>
      </w:r>
      <w:r>
        <w:rPr>
          <w:i/>
          <w:iCs/>
          <w:highlight w:val="white"/>
        </w:rPr>
        <w:t>Skills in ChatGPT.</w:t>
      </w:r>
      <w:r>
        <w:rPr>
          <w:highlight w:val="white"/>
        </w:rPr>
        <w:t xml:space="preserve"> ChatGPT. </w:t>
      </w:r>
      <w:hyperlink r:id="rId20">
        <w:r>
          <w:rPr>
            <w:color w:val="1155CC"/>
            <w:highlight w:val="white"/>
            <w:u w:val="single"/>
          </w:rPr>
          <w:t>https://help.openai.com/en/articles/20001066-skills-in-chatgpt</w:t>
        </w:r>
      </w:hyperlink>
    </w:p>
    <w:p w14:paraId="41397D1A" w14:textId="77777777" w:rsidR="00EB5DFF" w:rsidRPr="00DC0191" w:rsidRDefault="00EB5DFF" w:rsidP="00EB5DFF">
      <w:pPr>
        <w:ind w:left="720" w:hanging="720"/>
        <w:rPr>
          <w:sz w:val="20"/>
          <w:szCs w:val="20"/>
          <w:highlight w:val="white"/>
        </w:rPr>
      </w:pPr>
      <w:commentRangeStart w:id="485"/>
      <w:commentRangeStart w:id="486"/>
      <w:r>
        <w:rPr>
          <w:highlight w:val="white"/>
          <w:lang w:val="it-IT"/>
        </w:rPr>
        <w:t xml:space="preserve">Chintalapati, S., &amp; Pandey, S. K. (2022). </w:t>
      </w:r>
      <w:r>
        <w:rPr>
          <w:highlight w:val="white"/>
        </w:rPr>
        <w:t xml:space="preserve">Artificial intelligence in marketing: A systematic literature review. </w:t>
      </w:r>
      <w:r>
        <w:rPr>
          <w:i/>
          <w:iCs/>
          <w:highlight w:val="white"/>
        </w:rPr>
        <w:t>International Journal of Market Research</w:t>
      </w:r>
      <w:r>
        <w:rPr>
          <w:highlight w:val="white"/>
        </w:rPr>
        <w:t xml:space="preserve">, </w:t>
      </w:r>
      <w:r>
        <w:rPr>
          <w:i/>
          <w:iCs/>
          <w:highlight w:val="white"/>
        </w:rPr>
        <w:t>64</w:t>
      </w:r>
      <w:r>
        <w:rPr>
          <w:highlight w:val="white"/>
        </w:rPr>
        <w:t xml:space="preserve">(1), 38-68. </w:t>
      </w:r>
      <w:commentRangeEnd w:id="486"/>
      <w:r w:rsidRPr="00DC0191">
        <w:rPr>
          <w:rStyle w:val="CommentReference"/>
          <w:sz w:val="20"/>
          <w:szCs w:val="20"/>
          <w:highlight w:val="white"/>
        </w:rPr>
        <w:commentReference w:id="486"/>
      </w:r>
      <w:commentRangeEnd w:id="485"/>
      <w:r w:rsidRPr="00DC0191">
        <w:rPr>
          <w:rStyle w:val="CommentReference"/>
          <w:sz w:val="20"/>
          <w:szCs w:val="20"/>
          <w:highlight w:val="white"/>
        </w:rPr>
        <w:commentReference w:id="485"/>
      </w:r>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Pr>
            <w:color w:val="1155CC"/>
            <w:highlight w:val="white"/>
            <w:u w:val="single"/>
            <w:lang w:val="fr-FR"/>
          </w:rPr>
          <w:t>https://doi.org/10.48550/arXiv.2405.21015</w:t>
        </w:r>
      </w:hyperlink>
    </w:p>
    <w:p w14:paraId="7E09466E" w14:textId="77777777" w:rsidR="00EB5DFF" w:rsidRDefault="00EB5DFF" w:rsidP="00EB5DFF">
      <w:pPr>
        <w:ind w:left="720" w:hanging="720"/>
        <w:rPr>
          <w:highlight w:val="white"/>
        </w:rPr>
      </w:pPr>
      <w:r>
        <w:rPr>
          <w:highlight w:val="white"/>
          <w:lang w:val="fr-FR"/>
        </w:rPr>
        <w:t xml:space="preserve">Devlin, J., Chang, M. W., Lee, K., &amp; Toutanova, K. (2019, June). </w:t>
      </w:r>
      <w:r>
        <w:rPr>
          <w:highlight w:val="white"/>
        </w:rPr>
        <w:t xml:space="preserve">Bert: Pre-training of deep bidirectional transformers for language understanding. In </w:t>
      </w:r>
      <w:r>
        <w:rPr>
          <w:i/>
          <w:iCs/>
          <w:highlight w:val="white"/>
        </w:rPr>
        <w:t>Proceedings of the 2019 conference of the North American chapter of the association for computational linguistics: human language technologies, volume 1 (long and short papers)</w:t>
      </w:r>
      <w:r>
        <w:rPr>
          <w:highlight w:val="white"/>
        </w:rPr>
        <w:t xml:space="preserve"> (pp. 4171-4186).</w:t>
      </w:r>
    </w:p>
    <w:p w14:paraId="44DFE957" w14:textId="77777777" w:rsidR="00EB5DFF" w:rsidRPr="00CB0362" w:rsidRDefault="00EB5DFF" w:rsidP="00EB5DFF">
      <w:pPr>
        <w:spacing w:line="360" w:lineRule="auto"/>
        <w:ind w:left="720" w:hanging="720"/>
        <w:rPr>
          <w:highlight w:val="white"/>
          <w:lang w:val="fr-FR"/>
        </w:rPr>
      </w:pPr>
      <w:r>
        <w:rPr>
          <w:highlight w:val="white"/>
          <w:lang w:val="de-DE"/>
        </w:rPr>
        <w:t xml:space="preserve">Doshi, A. R., &amp; Hauser, O. P. (2024). </w:t>
      </w:r>
      <w:r>
        <w:rPr>
          <w:highlight w:val="white"/>
        </w:rPr>
        <w:t xml:space="preserve">Generative AI enhances individual creativity but reduces the collective diversity of novel content. </w:t>
      </w:r>
      <w:r>
        <w:rPr>
          <w:i/>
          <w:iCs/>
          <w:highlight w:val="white"/>
          <w:lang w:val="fr-FR"/>
        </w:rPr>
        <w:t>Science Advances</w:t>
      </w:r>
      <w:r>
        <w:rPr>
          <w:highlight w:val="white"/>
          <w:lang w:val="fr-FR"/>
        </w:rPr>
        <w:t>, </w:t>
      </w:r>
      <w:r>
        <w:rPr>
          <w:i/>
          <w:iCs/>
          <w:highlight w:val="white"/>
          <w:lang w:val="fr-FR"/>
        </w:rPr>
        <w:t>10</w:t>
      </w:r>
      <w:r>
        <w:rPr>
          <w:highlight w:val="white"/>
          <w:lang w:val="fr-FR"/>
        </w:rPr>
        <w:t>(28), eadn5290. https://doi.org/10.1126/sciadv.adn5290</w:t>
      </w:r>
    </w:p>
    <w:p w14:paraId="5D07805A" w14:textId="77777777" w:rsidR="00EB5DFF" w:rsidRDefault="00EB5DFF" w:rsidP="00EB5DFF">
      <w:pPr>
        <w:ind w:left="720" w:hanging="720"/>
        <w:rPr>
          <w:highlight w:val="white"/>
        </w:rPr>
      </w:pPr>
      <w:r>
        <w:rPr>
          <w:highlight w:val="white"/>
          <w:lang w:val="fr-FR"/>
        </w:rPr>
        <w:t xml:space="preserve">Duarte, V., Zuniga-Jara, S., &amp; Contreras, S. (2022). </w:t>
      </w:r>
      <w:r>
        <w:rPr>
          <w:highlight w:val="white"/>
        </w:rPr>
        <w:t xml:space="preserve">Machine learning and marketing: A systematic literature review. </w:t>
      </w:r>
      <w:r>
        <w:rPr>
          <w:i/>
          <w:iCs/>
          <w:highlight w:val="white"/>
        </w:rPr>
        <w:t>IEEE Access</w:t>
      </w:r>
      <w:r>
        <w:rPr>
          <w:highlight w:val="white"/>
        </w:rPr>
        <w:t xml:space="preserve">, </w:t>
      </w:r>
      <w:r>
        <w:rPr>
          <w:i/>
          <w:iCs/>
          <w:highlight w:val="white"/>
        </w:rPr>
        <w:t>10</w:t>
      </w:r>
      <w:r>
        <w:rPr>
          <w:highlight w:val="white"/>
        </w:rPr>
        <w:t xml:space="preserve">, 93273-93288. </w:t>
      </w:r>
    </w:p>
    <w:p w14:paraId="03D3DD0F" w14:textId="77777777" w:rsidR="00EB5DFF" w:rsidRDefault="00EB5DFF" w:rsidP="6E19D5D5">
      <w:pPr>
        <w:ind w:left="720" w:hanging="720"/>
        <w:rPr>
          <w:highlight w:val="white"/>
          <w:lang w:val="en-US"/>
        </w:rPr>
      </w:pPr>
      <w:r>
        <w:rPr>
          <w:highlight w:val="white"/>
          <w:lang w:val="en-US"/>
        </w:rPr>
        <w:t xml:space="preserve">Dutta, S., Assem, H., &amp; Burgin, E. (2021). </w:t>
      </w:r>
      <w:bookmarkStart w:id="487" w:name="OLE_LINK4"/>
      <w:r>
        <w:rPr>
          <w:highlight w:val="white"/>
          <w:lang w:val="en-US"/>
        </w:rPr>
        <w:t>Sequence-to-sequence learning on keywords for efficient FAQ retrieval</w:t>
      </w:r>
      <w:bookmarkEnd w:id="487"/>
      <w:r>
        <w:rPr>
          <w:highlight w:val="white"/>
          <w:lang w:val="en-US"/>
        </w:rPr>
        <w:t xml:space="preserve">. </w:t>
      </w:r>
      <w:r>
        <w:rPr>
          <w:i/>
          <w:iCs/>
          <w:highlight w:val="white"/>
          <w:lang w:val="en-US"/>
        </w:rPr>
        <w:t>arXiv preprint arXiv:2108.10019</w:t>
      </w:r>
      <w:r>
        <w:rPr>
          <w:highlight w:val="white"/>
          <w:lang w:val="en-US"/>
        </w:rPr>
        <w:t xml:space="preserve">. </w:t>
      </w:r>
    </w:p>
    <w:p w14:paraId="71D42C30" w14:textId="77777777" w:rsidR="00EB5DFF" w:rsidRDefault="00EB5DFF" w:rsidP="6E19D5D5">
      <w:pPr>
        <w:ind w:left="720" w:hanging="720"/>
        <w:rPr>
          <w:highlight w:val="white"/>
          <w:lang w:val="en-US"/>
        </w:rPr>
      </w:pPr>
      <w:r>
        <w:rPr>
          <w:highlight w:val="white"/>
          <w:lang w:val="en-US"/>
        </w:rPr>
        <w:t xml:space="preserve">Abou Elgheit, E. (2025). Generative AI as a disruptive innovation: implications for marketing strategic transformations. </w:t>
      </w:r>
      <w:r>
        <w:rPr>
          <w:i/>
          <w:iCs/>
          <w:highlight w:val="white"/>
          <w:lang w:val="en-US"/>
        </w:rPr>
        <w:t>Foresight and STI Governance</w:t>
      </w:r>
      <w:r>
        <w:rPr>
          <w:highlight w:val="white"/>
          <w:lang w:val="en-US"/>
        </w:rPr>
        <w:t xml:space="preserve">, </w:t>
      </w:r>
      <w:r>
        <w:rPr>
          <w:i/>
          <w:iCs/>
          <w:highlight w:val="white"/>
          <w:lang w:val="en-US"/>
        </w:rPr>
        <w:t>19</w:t>
      </w:r>
      <w:r>
        <w:rPr>
          <w:highlight w:val="white"/>
          <w:lang w:val="en-US"/>
        </w:rPr>
        <w:t xml:space="preserve">(1), 6-15. </w:t>
      </w:r>
    </w:p>
    <w:p w14:paraId="73B01FED" w14:textId="77777777" w:rsidR="00EB5DFF" w:rsidRDefault="00EB5DFF" w:rsidP="00EB5DFF">
      <w:pPr>
        <w:spacing w:line="360" w:lineRule="auto"/>
        <w:ind w:left="720" w:hanging="720"/>
        <w:rPr>
          <w:highlight w:val="white"/>
        </w:rPr>
      </w:pPr>
      <w:r>
        <w:rPr>
          <w:highlight w:val="white"/>
          <w:lang w:val="nl-NL"/>
        </w:rPr>
        <w:lastRenderedPageBreak/>
        <w:t xml:space="preserve">Enholm, I. M., Papagiannidis, E., Mikalef, P., &amp; Krogstie, J. (2022). </w:t>
      </w:r>
      <w:r>
        <w:rPr>
          <w:highlight w:val="white"/>
        </w:rPr>
        <w:t xml:space="preserve">Artificial intelligence and business value: A literature review. </w:t>
      </w:r>
      <w:r>
        <w:rPr>
          <w:i/>
          <w:iCs/>
          <w:highlight w:val="white"/>
        </w:rPr>
        <w:t>Information Systems Frontiers</w:t>
      </w:r>
      <w:r>
        <w:rPr>
          <w:highlight w:val="white"/>
        </w:rPr>
        <w:t>, </w:t>
      </w:r>
      <w:r>
        <w:rPr>
          <w:i/>
          <w:iCs/>
          <w:highlight w:val="white"/>
        </w:rPr>
        <w:t>24</w:t>
      </w:r>
      <w:r>
        <w:rPr>
          <w:highlight w:val="white"/>
        </w:rPr>
        <w:t>(5), 1709–1734. https://doi.org/10.1007/s10796-021-10186-w</w:t>
      </w:r>
    </w:p>
    <w:p w14:paraId="46C5B5EB" w14:textId="3DC4200D" w:rsidR="00EB5DFF" w:rsidRDefault="00EB5DFF" w:rsidP="6E19D5D5">
      <w:pPr>
        <w:ind w:left="720" w:hanging="720"/>
        <w:rPr>
          <w:highlight w:val="white"/>
          <w:lang w:val="en-US"/>
        </w:rPr>
      </w:pPr>
      <w:r>
        <w:rPr>
          <w:highlight w:val="white"/>
          <w:lang w:val="en-US"/>
        </w:rPr>
        <w:t xml:space="preserve">Gao, Y., Xiong, Y., Gao, X., Jia, K., Pan, J., Bi, Y., … &amp; Wang, H. (2023). Retrieval-augmented generation for large language models: A survey. </w:t>
      </w:r>
      <w:r>
        <w:rPr>
          <w:i/>
          <w:iCs/>
          <w:highlight w:val="white"/>
          <w:lang w:val="en-US"/>
        </w:rPr>
        <w:t>arXiv preprint arXiv:2312.10997</w:t>
      </w:r>
      <w:r>
        <w:rPr>
          <w:highlight w:val="white"/>
          <w:lang w:val="en-US"/>
        </w:rPr>
        <w:t xml:space="preserve">, </w:t>
      </w:r>
      <w:r>
        <w:rPr>
          <w:i/>
          <w:iCs/>
          <w:highlight w:val="white"/>
          <w:lang w:val="en-US"/>
        </w:rPr>
        <w:t>2</w:t>
      </w:r>
      <w:r>
        <w:rPr>
          <w:highlight w:val="white"/>
          <w:lang w:val="en-US"/>
        </w:rPr>
        <w:t xml:space="preserve">(1), 32. </w:t>
      </w:r>
    </w:p>
    <w:p w14:paraId="29E0C4BA" w14:textId="77777777" w:rsidR="00EB5DFF" w:rsidRDefault="00EB5DFF" w:rsidP="00EB5DFF">
      <w:pPr>
        <w:ind w:left="720" w:hanging="720"/>
        <w:rPr>
          <w:highlight w:val="white"/>
        </w:rPr>
      </w:pPr>
      <w:r>
        <w:rPr>
          <w:highlight w:val="white"/>
          <w:lang w:val="de-DE"/>
        </w:rPr>
        <w:t xml:space="preserve">Gebauer, H., Fleisch, E., Lamprecht, C., &amp; Wortmann, F. (2020). </w:t>
      </w:r>
      <w:r>
        <w:rPr>
          <w:highlight w:val="white"/>
        </w:rPr>
        <w:t>Growth paths for overcoming the digitalization paradox. </w:t>
      </w:r>
      <w:r>
        <w:rPr>
          <w:i/>
          <w:iCs/>
          <w:highlight w:val="white"/>
        </w:rPr>
        <w:t>Business Horizons</w:t>
      </w:r>
      <w:r>
        <w:rPr>
          <w:highlight w:val="white"/>
        </w:rPr>
        <w:t>, </w:t>
      </w:r>
      <w:r>
        <w:rPr>
          <w:i/>
          <w:iCs/>
          <w:highlight w:val="white"/>
        </w:rPr>
        <w:t>63</w:t>
      </w:r>
      <w:r>
        <w:rPr>
          <w:highlight w:val="white"/>
        </w:rPr>
        <w:t>(3), 313-323.</w:t>
      </w:r>
    </w:p>
    <w:p w14:paraId="2EE7CA92" w14:textId="77777777" w:rsidR="00EB5DFF" w:rsidRDefault="00EB5DFF" w:rsidP="00EB5DFF">
      <w:pPr>
        <w:ind w:left="720" w:hanging="720"/>
        <w:rPr>
          <w:highlight w:val="white"/>
        </w:rPr>
      </w:pPr>
      <w:r>
        <w:rPr>
          <w:highlight w:val="white"/>
          <w:lang w:val="en-US"/>
        </w:rPr>
        <w:t xml:space="preserve">Grewal, D., Satornino, C. B., Davenport, T., &amp; Guha, A. (2025). </w:t>
      </w:r>
      <w:r>
        <w:rPr>
          <w:highlight w:val="white"/>
        </w:rPr>
        <w:t xml:space="preserve">How generative AI is shaping the future of marketing. </w:t>
      </w:r>
      <w:r>
        <w:rPr>
          <w:i/>
          <w:iCs/>
          <w:highlight w:val="white"/>
        </w:rPr>
        <w:t>Journal of the Academy of Marketing Science</w:t>
      </w:r>
      <w:r>
        <w:rPr>
          <w:highlight w:val="white"/>
        </w:rPr>
        <w:t xml:space="preserve">, </w:t>
      </w:r>
      <w:r>
        <w:rPr>
          <w:i/>
          <w:iCs/>
          <w:highlight w:val="white"/>
        </w:rPr>
        <w:t>53</w:t>
      </w:r>
      <w:r>
        <w:rPr>
          <w:highlight w:val="white"/>
        </w:rPr>
        <w:t xml:space="preserve">(3), 702-722. </w:t>
      </w:r>
    </w:p>
    <w:p w14:paraId="0D5302F5" w14:textId="77777777" w:rsidR="00EB5DFF" w:rsidRDefault="00EB5DFF" w:rsidP="6E19D5D5">
      <w:pPr>
        <w:ind w:left="720" w:hanging="720"/>
        <w:rPr>
          <w:highlight w:val="white"/>
          <w:lang w:val="en-US"/>
        </w:rPr>
      </w:pPr>
      <w:r>
        <w:rPr>
          <w:highlight w:val="white"/>
          <w:lang w:val="en-US"/>
        </w:rPr>
        <w:t xml:space="preserve">Guercini, S. (2022). Scope of heuristics and digitalization: the case of marketing automation. </w:t>
      </w:r>
      <w:r>
        <w:rPr>
          <w:i/>
          <w:iCs/>
          <w:highlight w:val="white"/>
          <w:lang w:val="en-US"/>
        </w:rPr>
        <w:t>Mind &amp; Society</w:t>
      </w:r>
      <w:r>
        <w:rPr>
          <w:highlight w:val="white"/>
          <w:lang w:val="en-US"/>
        </w:rPr>
        <w:t xml:space="preserve">, </w:t>
      </w:r>
      <w:r>
        <w:rPr>
          <w:i/>
          <w:iCs/>
          <w:highlight w:val="white"/>
          <w:lang w:val="en-US"/>
        </w:rPr>
        <w:t>21</w:t>
      </w:r>
      <w:r>
        <w:rPr>
          <w:highlight w:val="white"/>
          <w:lang w:val="en-US"/>
        </w:rPr>
        <w:t xml:space="preserve">(2), 151-164. </w:t>
      </w:r>
    </w:p>
    <w:p w14:paraId="44A52228" w14:textId="77777777" w:rsidR="00EB5DFF" w:rsidRPr="009267BF" w:rsidRDefault="00EB5DFF" w:rsidP="00EB5DFF">
      <w:pPr>
        <w:ind w:left="720" w:hanging="720"/>
        <w:rPr>
          <w:highlight w:val="white"/>
          <w:lang w:val="de-DE"/>
        </w:rPr>
      </w:pPr>
      <w:r>
        <w:rPr>
          <w:highlight w:val="white"/>
        </w:rPr>
        <w:t xml:space="preserve">Guercini, S. (2023). Marketing automation and the scope of marketers‘ heuristics. </w:t>
      </w:r>
      <w:r>
        <w:rPr>
          <w:i/>
          <w:iCs/>
          <w:highlight w:val="white"/>
          <w:lang w:val="de-DE"/>
        </w:rPr>
        <w:t>Management Decision</w:t>
      </w:r>
      <w:r>
        <w:rPr>
          <w:highlight w:val="white"/>
          <w:lang w:val="de-DE"/>
        </w:rPr>
        <w:t xml:space="preserve">, </w:t>
      </w:r>
      <w:r>
        <w:rPr>
          <w:i/>
          <w:iCs/>
          <w:highlight w:val="white"/>
          <w:lang w:val="de-DE"/>
        </w:rPr>
        <w:t>61</w:t>
      </w:r>
      <w:r>
        <w:rPr>
          <w:highlight w:val="white"/>
          <w:lang w:val="de-DE"/>
        </w:rPr>
        <w:t xml:space="preserve">(13), 295-320. </w:t>
      </w:r>
    </w:p>
    <w:p w14:paraId="0E1C385E" w14:textId="77777777" w:rsidR="00EB5DFF" w:rsidRDefault="00EB5DFF" w:rsidP="00EB5DFF">
      <w:pPr>
        <w:ind w:left="720" w:hanging="720"/>
        <w:rPr>
          <w:highlight w:val="white"/>
        </w:rPr>
      </w:pPr>
      <w:r>
        <w:rPr>
          <w:highlight w:val="white"/>
          <w:lang w:val="de-DE"/>
        </w:rPr>
        <w:t xml:space="preserve">Gupta, S., Lehmann, D. R., &amp; Stuart, J. A. (2004). </w:t>
      </w:r>
      <w:r>
        <w:rPr>
          <w:highlight w:val="white"/>
        </w:rPr>
        <w:t xml:space="preserve">Valuing customers. </w:t>
      </w:r>
      <w:r>
        <w:rPr>
          <w:i/>
          <w:iCs/>
          <w:highlight w:val="white"/>
        </w:rPr>
        <w:t>Journal of marketing research</w:t>
      </w:r>
      <w:r>
        <w:rPr>
          <w:highlight w:val="white"/>
        </w:rPr>
        <w:t xml:space="preserve">, </w:t>
      </w:r>
      <w:r>
        <w:rPr>
          <w:i/>
          <w:iCs/>
          <w:highlight w:val="white"/>
        </w:rPr>
        <w:t>41</w:t>
      </w:r>
      <w:r>
        <w:rPr>
          <w:highlight w:val="white"/>
        </w:rPr>
        <w:t xml:space="preserve">(1), 7-18. </w:t>
      </w:r>
    </w:p>
    <w:p w14:paraId="210A53B8" w14:textId="77777777" w:rsidR="00EB5DFF" w:rsidRDefault="00EB5DFF" w:rsidP="00EB5DFF">
      <w:pPr>
        <w:ind w:left="720" w:hanging="720"/>
        <w:rPr>
          <w:highlight w:val="white"/>
        </w:rPr>
      </w:pPr>
      <w:r>
        <w:rPr>
          <w:highlight w:val="white"/>
          <w:lang w:val="de-DE"/>
        </w:rPr>
        <w:t xml:space="preserve">Heimbach, I., Kostyra, D. S., &amp; Hinz, O. (2015). </w:t>
      </w:r>
      <w:r>
        <w:rPr>
          <w:highlight w:val="white"/>
        </w:rPr>
        <w:t xml:space="preserve">Marketing automation. </w:t>
      </w:r>
      <w:r>
        <w:rPr>
          <w:i/>
          <w:iCs/>
          <w:highlight w:val="white"/>
        </w:rPr>
        <w:t>Business &amp; Information Systems Engineering, 57</w:t>
      </w:r>
      <w:r>
        <w:rPr>
          <w:highlight w:val="white"/>
        </w:rPr>
        <w:t>(2), 129–133. https://doi.org/10.1007/s12599-015-0370-8</w:t>
      </w:r>
    </w:p>
    <w:p w14:paraId="243A7FC1" w14:textId="77777777" w:rsidR="00EB5DFF" w:rsidRDefault="00EB5DFF" w:rsidP="00EB5DFF">
      <w:pPr>
        <w:ind w:left="720" w:hanging="720"/>
      </w:pPr>
      <w:r>
        <w:t>Holmström, J. (2022). From AI to digital transformation: The AI readiness framework. Business Horizons, 65(3), 329–339.</w:t>
      </w:r>
      <w:hyperlink r:id="rId22">
        <w:r>
          <w:rPr>
            <w:u w:val="single"/>
          </w:rPr>
          <w:t xml:space="preserve"> </w:t>
        </w:r>
      </w:hyperlink>
      <w:hyperlink r:id="rId23">
        <w:r>
          <w:rPr>
            <w:color w:val="1155CC"/>
            <w:u w:val="single"/>
          </w:rPr>
          <w:t>https://doi.org/10.1016/j.bushor.2021.03.006</w:t>
        </w:r>
      </w:hyperlink>
    </w:p>
    <w:p w14:paraId="0C41AD5D" w14:textId="4A8A7774" w:rsidR="00EB5DFF" w:rsidRDefault="00EB5DFF" w:rsidP="00EB5DFF">
      <w:pPr>
        <w:ind w:left="720" w:hanging="720"/>
      </w:pPr>
      <w:r>
        <w:rPr>
          <w:highlight w:val="white"/>
          <w:lang w:val="en-US"/>
        </w:rPr>
        <w:t xml:space="preserve">Hughes, L., Dwivedi, Y. K., Malik, T., Shawosh, M., Albashrawi, M. A., Jeon, I., … &amp; Walton, P. (2025). AI agents and agentic systems: A multi-expert analysis. </w:t>
      </w:r>
      <w:r>
        <w:rPr>
          <w:i/>
          <w:iCs/>
          <w:highlight w:val="white"/>
          <w:lang w:val="en-US"/>
        </w:rPr>
        <w:t>Journal of Computer Information Systems</w:t>
      </w:r>
      <w:r>
        <w:rPr>
          <w:highlight w:val="white"/>
          <w:lang w:val="en-US"/>
        </w:rPr>
        <w:t xml:space="preserve">, </w:t>
      </w:r>
      <w:r>
        <w:rPr>
          <w:i/>
          <w:iCs/>
          <w:highlight w:val="white"/>
          <w:lang w:val="en-US"/>
        </w:rPr>
        <w:t>65</w:t>
      </w:r>
      <w:r>
        <w:rPr>
          <w:highlight w:val="white"/>
          <w:lang w:val="en-US"/>
        </w:rPr>
        <w:t>(4), 489-517.</w:t>
      </w:r>
      <w:r>
        <w:rPr>
          <w:lang w:val="en-US"/>
        </w:rPr>
        <w:t xml:space="preserve"> </w:t>
      </w:r>
    </w:p>
    <w:p w14:paraId="4EA48028" w14:textId="77777777" w:rsidR="00EB5DFF" w:rsidRDefault="00EB5DFF" w:rsidP="6E19D5D5">
      <w:pPr>
        <w:spacing w:line="360" w:lineRule="auto"/>
        <w:ind w:left="720" w:hanging="720"/>
        <w:rPr>
          <w:highlight w:val="white"/>
          <w:lang w:val="en-US"/>
        </w:rPr>
      </w:pPr>
      <w:r>
        <w:rPr>
          <w:highlight w:val="white"/>
          <w:lang w:val="en-US"/>
        </w:rPr>
        <w:t xml:space="preserve">Jain, V., Wadhwani, K., &amp; Eastman, J. K. (2024). Artificial intelligence consumer behavior: A hybrid review and research agenda. </w:t>
      </w:r>
      <w:r>
        <w:rPr>
          <w:i/>
          <w:iCs/>
          <w:highlight w:val="white"/>
          <w:lang w:val="en-US"/>
        </w:rPr>
        <w:t>Journal of consumer behaviour</w:t>
      </w:r>
      <w:r>
        <w:rPr>
          <w:highlight w:val="white"/>
          <w:lang w:val="en-US"/>
        </w:rPr>
        <w:t xml:space="preserve">, </w:t>
      </w:r>
      <w:r>
        <w:rPr>
          <w:i/>
          <w:iCs/>
          <w:highlight w:val="white"/>
          <w:lang w:val="en-US"/>
        </w:rPr>
        <w:t>23</w:t>
      </w:r>
      <w:r>
        <w:rPr>
          <w:highlight w:val="white"/>
          <w:lang w:val="en-US"/>
        </w:rPr>
        <w:t>(2), 676-697.</w:t>
      </w:r>
    </w:p>
    <w:p w14:paraId="17D5614A" w14:textId="77777777" w:rsidR="00EB5DFF" w:rsidRDefault="00EB5DFF" w:rsidP="6E19D5D5">
      <w:pPr>
        <w:spacing w:line="360" w:lineRule="auto"/>
        <w:ind w:left="720" w:hanging="720"/>
        <w:rPr>
          <w:highlight w:val="white"/>
          <w:lang w:val="en-US"/>
        </w:rPr>
      </w:pPr>
      <w:r>
        <w:rPr>
          <w:highlight w:val="white"/>
          <w:lang w:val="en-US"/>
        </w:rPr>
        <w:t xml:space="preserve">Järvinen, J., &amp; Taiminen, H. (2016). Harnessing marketing automation for B2B content marketing. </w:t>
      </w:r>
      <w:r>
        <w:rPr>
          <w:i/>
          <w:iCs/>
          <w:highlight w:val="white"/>
          <w:lang w:val="en-US"/>
        </w:rPr>
        <w:t>Industrial marketing management</w:t>
      </w:r>
      <w:r>
        <w:rPr>
          <w:highlight w:val="white"/>
          <w:lang w:val="en-US"/>
        </w:rPr>
        <w:t xml:space="preserve">, </w:t>
      </w:r>
      <w:r>
        <w:rPr>
          <w:i/>
          <w:iCs/>
          <w:highlight w:val="white"/>
          <w:lang w:val="en-US"/>
        </w:rPr>
        <w:t>54</w:t>
      </w:r>
      <w:r>
        <w:rPr>
          <w:highlight w:val="white"/>
          <w:lang w:val="en-US"/>
        </w:rPr>
        <w:t xml:space="preserve">, 164-175. </w:t>
      </w:r>
    </w:p>
    <w:p w14:paraId="700216CB" w14:textId="77777777" w:rsidR="00EB5DFF" w:rsidRDefault="00EB5DFF" w:rsidP="6E19D5D5">
      <w:pPr>
        <w:spacing w:line="360" w:lineRule="auto"/>
        <w:ind w:left="720" w:hanging="720"/>
        <w:rPr>
          <w:highlight w:val="white"/>
          <w:lang w:val="en-US"/>
        </w:rPr>
      </w:pPr>
      <w:commentRangeStart w:id="488"/>
      <w:r>
        <w:rPr>
          <w:highlight w:val="white"/>
          <w:lang w:val="en-US"/>
        </w:rPr>
        <w:lastRenderedPageBreak/>
        <w:t xml:space="preserve">Kaartemo, V., &amp; Helkkula, A. (2018). A systematic review of artificial intelligence and robots in value co-creation: Current status and future research avenues. </w:t>
      </w:r>
      <w:r>
        <w:rPr>
          <w:i/>
          <w:iCs/>
          <w:highlight w:val="white"/>
          <w:lang w:val="en-US"/>
        </w:rPr>
        <w:t>Journal of Creating Value</w:t>
      </w:r>
      <w:r>
        <w:rPr>
          <w:highlight w:val="white"/>
          <w:lang w:val="en-US"/>
        </w:rPr>
        <w:t>, </w:t>
      </w:r>
      <w:r>
        <w:rPr>
          <w:i/>
          <w:iCs/>
          <w:highlight w:val="white"/>
          <w:lang w:val="en-US"/>
        </w:rPr>
        <w:t>4</w:t>
      </w:r>
      <w:r>
        <w:rPr>
          <w:highlight w:val="white"/>
          <w:lang w:val="en-US"/>
        </w:rPr>
        <w:t>(2), 211–228. https://doi.org/10.1177/2394964318805625</w:t>
      </w:r>
      <w:commentRangeEnd w:id="488"/>
      <w:r>
        <w:rPr>
          <w:rStyle w:val="CommentReference"/>
          <w:sz w:val="22"/>
          <w:szCs w:val="22"/>
          <w:highlight w:val="white"/>
          <w:lang w:val="en-US"/>
        </w:rPr>
        <w:commentReference w:id="488"/>
      </w:r>
    </w:p>
    <w:p w14:paraId="1B314B75" w14:textId="77777777" w:rsidR="00EB5DFF" w:rsidRDefault="00EB5DFF" w:rsidP="6E19D5D5">
      <w:pPr>
        <w:ind w:left="720" w:hanging="720"/>
        <w:rPr>
          <w:highlight w:val="white"/>
          <w:lang w:val="en-US"/>
        </w:rPr>
      </w:pPr>
      <w:r>
        <w:rPr>
          <w:highlight w:val="white"/>
          <w:lang w:val="en-US"/>
        </w:rPr>
        <w:t xml:space="preserve">Kastner, J. K., &amp; Hong, S. J. (1984). A review of expert systems. </w:t>
      </w:r>
      <w:r>
        <w:rPr>
          <w:i/>
          <w:iCs/>
          <w:highlight w:val="white"/>
          <w:lang w:val="en-US"/>
        </w:rPr>
        <w:t>European journal of operational research</w:t>
      </w:r>
      <w:r>
        <w:rPr>
          <w:highlight w:val="white"/>
          <w:lang w:val="en-US"/>
        </w:rPr>
        <w:t xml:space="preserve">, </w:t>
      </w:r>
      <w:r>
        <w:rPr>
          <w:i/>
          <w:iCs/>
          <w:highlight w:val="white"/>
          <w:lang w:val="en-US"/>
        </w:rPr>
        <w:t>18</w:t>
      </w:r>
      <w:r>
        <w:rPr>
          <w:highlight w:val="white"/>
          <w:lang w:val="en-US"/>
        </w:rPr>
        <w:t>(3), 285-292.</w:t>
      </w:r>
    </w:p>
    <w:p w14:paraId="4D287596" w14:textId="77777777" w:rsidR="00EB5DFF" w:rsidRDefault="00EB5DFF" w:rsidP="00EB5DFF">
      <w:pPr>
        <w:ind w:left="720" w:hanging="720"/>
        <w:rPr>
          <w:highlight w:val="white"/>
        </w:rPr>
      </w:pPr>
      <w:r>
        <w:rPr>
          <w:highlight w:val="white"/>
        </w:rPr>
        <w:t xml:space="preserve">Kohavi, R., Longbotham, R., Sommerfield, D., &amp; Henne, R. M. (2009). Controlled experiments on the web: survey and practical guide. </w:t>
      </w:r>
      <w:r>
        <w:rPr>
          <w:i/>
          <w:iCs/>
          <w:highlight w:val="white"/>
        </w:rPr>
        <w:t>Data mining and knowledge discovery</w:t>
      </w:r>
      <w:r>
        <w:rPr>
          <w:highlight w:val="white"/>
        </w:rPr>
        <w:t xml:space="preserve">, </w:t>
      </w:r>
      <w:r>
        <w:rPr>
          <w:i/>
          <w:iCs/>
          <w:highlight w:val="white"/>
        </w:rPr>
        <w:t>18</w:t>
      </w:r>
      <w:r>
        <w:rPr>
          <w:highlight w:val="white"/>
        </w:rPr>
        <w:t xml:space="preserve">(1), 140-181. </w:t>
      </w:r>
    </w:p>
    <w:p w14:paraId="2433CA2B" w14:textId="77777777" w:rsidR="00EB5DFF" w:rsidRDefault="00EB5DFF" w:rsidP="00EB5DFF">
      <w:pPr>
        <w:spacing w:line="360" w:lineRule="auto"/>
        <w:ind w:left="720" w:hanging="720"/>
        <w:rPr>
          <w:highlight w:val="white"/>
        </w:rPr>
      </w:pPr>
      <w:r>
        <w:rPr>
          <w:highlight w:val="white"/>
        </w:rPr>
        <w:t xml:space="preserve">Kim, J. (2025). </w:t>
      </w:r>
      <w:bookmarkStart w:id="489" w:name="OLE_LINK17"/>
      <w:r>
        <w:rPr>
          <w:highlight w:val="white"/>
        </w:rPr>
        <w:t>Advertising in the Age of Agentic AI: Call for Research</w:t>
      </w:r>
      <w:bookmarkEnd w:id="489"/>
      <w:r>
        <w:rPr>
          <w:highlight w:val="white"/>
        </w:rPr>
        <w:t xml:space="preserve">. </w:t>
      </w:r>
      <w:r>
        <w:rPr>
          <w:i/>
          <w:iCs/>
          <w:highlight w:val="white"/>
        </w:rPr>
        <w:t>Journal of Interactive Advertising</w:t>
      </w:r>
      <w:r>
        <w:rPr>
          <w:highlight w:val="white"/>
        </w:rPr>
        <w:t xml:space="preserve">, </w:t>
      </w:r>
      <w:r>
        <w:rPr>
          <w:i/>
          <w:iCs/>
          <w:highlight w:val="white"/>
        </w:rPr>
        <w:t>25</w:t>
      </w:r>
      <w:r>
        <w:rPr>
          <w:highlight w:val="white"/>
        </w:rPr>
        <w:t>(3), 215-221.</w:t>
      </w:r>
    </w:p>
    <w:p w14:paraId="71DFA2D1" w14:textId="77777777" w:rsidR="00EB5DFF" w:rsidRDefault="00EB5DFF" w:rsidP="6E19D5D5">
      <w:pPr>
        <w:ind w:left="720" w:hanging="720"/>
        <w:rPr>
          <w:highlight w:val="white"/>
          <w:lang w:val="en-US"/>
        </w:rPr>
      </w:pPr>
      <w:commentRangeStart w:id="490"/>
      <w:r>
        <w:rPr>
          <w:highlight w:val="white"/>
          <w:lang w:val="en-US"/>
        </w:rPr>
        <w:t xml:space="preserve">Kitsios, F., &amp; Kamariotou, M. (2021). Artificial intelligence and business strategy towards digital transformation: A research agenda. </w:t>
      </w:r>
      <w:r>
        <w:rPr>
          <w:i/>
          <w:iCs/>
          <w:highlight w:val="white"/>
          <w:lang w:val="en-US"/>
        </w:rPr>
        <w:t>Sustainability, 13</w:t>
      </w:r>
      <w:r>
        <w:rPr>
          <w:highlight w:val="white"/>
          <w:lang w:val="en-US"/>
        </w:rPr>
        <w:t>(4), 2025. https://doi.org/10.3390/su13042025</w:t>
      </w:r>
      <w:commentRangeEnd w:id="490"/>
      <w:r>
        <w:rPr>
          <w:rStyle w:val="CommentReference"/>
          <w:sz w:val="22"/>
          <w:szCs w:val="22"/>
          <w:highlight w:val="white"/>
          <w:lang w:val="en-US"/>
        </w:rPr>
        <w:commentReference w:id="490"/>
      </w:r>
    </w:p>
    <w:p w14:paraId="2B762BE8" w14:textId="77777777" w:rsidR="00EB5DFF" w:rsidRDefault="00EB5DFF" w:rsidP="6E19D5D5">
      <w:pPr>
        <w:ind w:left="720" w:hanging="720"/>
        <w:rPr>
          <w:highlight w:val="white"/>
          <w:lang w:val="en-US"/>
        </w:rPr>
      </w:pPr>
      <w:r>
        <w:rPr>
          <w:highlight w:val="white"/>
          <w:lang w:val="en-US"/>
        </w:rPr>
        <w:t xml:space="preserve">Krizhevsky, A., Sutskever, I., &amp; Hinton, G. E. (2012). ImageNet classification with deep convolutional neural networks. </w:t>
      </w:r>
      <w:r>
        <w:rPr>
          <w:i/>
          <w:iCs/>
          <w:highlight w:val="white"/>
          <w:lang w:val="en-US"/>
        </w:rPr>
        <w:t>Advances in Neural Information Processing Systems, 25</w:t>
      </w:r>
      <w:r>
        <w:rPr>
          <w:highlight w:val="white"/>
          <w:lang w:val="en-US"/>
        </w:rPr>
        <w:t>, 1097–1105.</w:t>
      </w:r>
    </w:p>
    <w:p w14:paraId="6F7F200C" w14:textId="77777777" w:rsidR="00EB5DFF" w:rsidRDefault="00EB5DFF" w:rsidP="00EB5DFF">
      <w:pPr>
        <w:ind w:left="720" w:hanging="720"/>
        <w:rPr>
          <w:highlight w:val="white"/>
        </w:rPr>
      </w:pPr>
      <w:commentRangeStart w:id="491"/>
      <w:r>
        <w:rPr>
          <w:highlight w:val="white"/>
        </w:rPr>
        <w:t xml:space="preserve">Kumar, V., Kotler, P., Gupta, S., &amp; Rajan, B. (2025). Generative AI in marketing: Promises, perils, and public policy implications. </w:t>
      </w:r>
      <w:r>
        <w:rPr>
          <w:i/>
          <w:iCs/>
          <w:highlight w:val="white"/>
        </w:rPr>
        <w:t>Journal of Public Policy &amp; Marketing, 44</w:t>
      </w:r>
      <w:r>
        <w:rPr>
          <w:highlight w:val="white"/>
        </w:rPr>
        <w:t>(3). https://doi.org/10.1177/07439156241286499</w:t>
      </w:r>
      <w:commentRangeEnd w:id="491"/>
      <w:r>
        <w:rPr>
          <w:rStyle w:val="CommentReference"/>
          <w:sz w:val="22"/>
          <w:szCs w:val="22"/>
          <w:highlight w:val="white"/>
        </w:rPr>
        <w:commentReference w:id="491"/>
      </w:r>
    </w:p>
    <w:p w14:paraId="7AFD521C" w14:textId="77777777" w:rsidR="00EB5DFF" w:rsidRDefault="00EB5DFF" w:rsidP="00EB5DFF">
      <w:pPr>
        <w:ind w:left="720" w:hanging="720"/>
        <w:rPr>
          <w:highlight w:val="white"/>
        </w:rPr>
      </w:pPr>
      <w:r>
        <w:rPr>
          <w:highlight w:val="white"/>
          <w:lang w:val="en-US"/>
        </w:rPr>
        <w:t xml:space="preserve">LeCun, Y., Bengio, Y., &amp; Hinton, G. (2015). </w:t>
      </w:r>
      <w:r>
        <w:rPr>
          <w:highlight w:val="white"/>
        </w:rPr>
        <w:t>Deep learning. </w:t>
      </w:r>
      <w:r>
        <w:rPr>
          <w:i/>
          <w:iCs/>
          <w:highlight w:val="white"/>
        </w:rPr>
        <w:t>nature</w:t>
      </w:r>
      <w:r>
        <w:rPr>
          <w:highlight w:val="white"/>
        </w:rPr>
        <w:t>, </w:t>
      </w:r>
      <w:r>
        <w:rPr>
          <w:i/>
          <w:iCs/>
          <w:highlight w:val="white"/>
        </w:rPr>
        <w:t>521</w:t>
      </w:r>
      <w:r>
        <w:rPr>
          <w:highlight w:val="white"/>
        </w:rPr>
        <w:t>(7553), 436-444.</w:t>
      </w:r>
    </w:p>
    <w:p w14:paraId="6343EFC9" w14:textId="77777777" w:rsidR="00EB5DFF" w:rsidRDefault="00EB5DFF" w:rsidP="6E19D5D5">
      <w:pPr>
        <w:spacing w:line="360" w:lineRule="auto"/>
        <w:ind w:left="720" w:hanging="720"/>
        <w:rPr>
          <w:highlight w:val="white"/>
          <w:lang w:val="en-US"/>
        </w:rPr>
      </w:pPr>
      <w:commentRangeStart w:id="492"/>
      <w:r>
        <w:rPr>
          <w:highlight w:val="white"/>
          <w:lang w:val="en-US"/>
        </w:rPr>
        <w:t xml:space="preserve">Leone, D., Schiavone, F., Appio, F. P., &amp; Chiao, B. (2021). How does artificial intelligence enable and enhance value co-creation in industrial markets? An exploratory case study in the healthcare ecosystem. </w:t>
      </w:r>
      <w:r>
        <w:rPr>
          <w:i/>
          <w:iCs/>
          <w:highlight w:val="white"/>
          <w:lang w:val="en-US"/>
        </w:rPr>
        <w:t>Journal of Business Research</w:t>
      </w:r>
      <w:r>
        <w:rPr>
          <w:highlight w:val="white"/>
          <w:lang w:val="en-US"/>
        </w:rPr>
        <w:t>, </w:t>
      </w:r>
      <w:r>
        <w:rPr>
          <w:i/>
          <w:iCs/>
          <w:highlight w:val="white"/>
          <w:lang w:val="en-US"/>
        </w:rPr>
        <w:t>129</w:t>
      </w:r>
      <w:r>
        <w:rPr>
          <w:highlight w:val="white"/>
          <w:lang w:val="en-US"/>
        </w:rPr>
        <w:t>, 849–859. https://doi.org/10.1016/j.jbusres.2020.11.008</w:t>
      </w:r>
      <w:commentRangeEnd w:id="492"/>
      <w:r>
        <w:rPr>
          <w:rStyle w:val="CommentReference"/>
          <w:sz w:val="22"/>
          <w:szCs w:val="22"/>
          <w:highlight w:val="white"/>
          <w:lang w:val="en-US"/>
        </w:rPr>
        <w:commentReference w:id="492"/>
      </w:r>
    </w:p>
    <w:p w14:paraId="4052D659" w14:textId="77777777" w:rsidR="00EB5DFF" w:rsidRDefault="00EB5DFF" w:rsidP="00EB5DFF">
      <w:pPr>
        <w:ind w:left="720" w:hanging="720"/>
      </w:pPr>
      <w:r>
        <w:rPr>
          <w:lang w:val="en-US"/>
        </w:rPr>
        <w:t>Lewis, P., Perez, E., Piktus, A., Petroni, F., Karpukhin, V., Goyal, N., Küttler, H., Lewis, M., Yih, W., Rocktäschel, T., et al. (2020). Retrieval-augmented generation for knowledge-intensive nlp tasks. Advances in Neural Information Processing Systems, 33, 9459–9474.</w:t>
      </w:r>
    </w:p>
    <w:p w14:paraId="44F5F67D" w14:textId="77777777" w:rsidR="00EB5DFF" w:rsidRDefault="00EB5DFF" w:rsidP="00EB5DFF">
      <w:pPr>
        <w:spacing w:line="360" w:lineRule="auto"/>
        <w:ind w:left="720" w:hanging="720"/>
        <w:rPr>
          <w:highlight w:val="white"/>
        </w:rPr>
      </w:pPr>
      <w:commentRangeStart w:id="493"/>
      <w:r>
        <w:rPr>
          <w:highlight w:val="white"/>
          <w:lang w:val="it-IT"/>
        </w:rPr>
        <w:lastRenderedPageBreak/>
        <w:t xml:space="preserve">Li, C., Ashraf, S. F., Amin, S., &amp; Safdar, M. N. (2023). </w:t>
      </w:r>
      <w:r>
        <w:rPr>
          <w:highlight w:val="white"/>
        </w:rPr>
        <w:t xml:space="preserve">Consequence of resistance to change on AI readiness: Mediating–moderating role of task-oriented leadership and high-performance work system in the hospitality sector. </w:t>
      </w:r>
      <w:r>
        <w:rPr>
          <w:i/>
          <w:iCs/>
          <w:highlight w:val="white"/>
        </w:rPr>
        <w:t>SAGE Open</w:t>
      </w:r>
      <w:r>
        <w:rPr>
          <w:highlight w:val="white"/>
        </w:rPr>
        <w:t xml:space="preserve">, </w:t>
      </w:r>
      <w:r>
        <w:rPr>
          <w:i/>
          <w:iCs/>
          <w:highlight w:val="white"/>
        </w:rPr>
        <w:t>13</w:t>
      </w:r>
      <w:r>
        <w:rPr>
          <w:highlight w:val="white"/>
        </w:rPr>
        <w:t>(4). https://doi.org/10.1177/21582440231217731</w:t>
      </w:r>
      <w:commentRangeEnd w:id="493"/>
      <w:r>
        <w:rPr>
          <w:rStyle w:val="CommentReference"/>
          <w:sz w:val="22"/>
          <w:szCs w:val="22"/>
          <w:highlight w:val="white"/>
        </w:rPr>
        <w:commentReference w:id="493"/>
      </w:r>
    </w:p>
    <w:p w14:paraId="2AFDF14D" w14:textId="77777777" w:rsidR="00EB5DFF" w:rsidRPr="00DF1B07" w:rsidRDefault="00EB5DFF" w:rsidP="00EB5DFF">
      <w:pPr>
        <w:ind w:left="720" w:hanging="720"/>
        <w:rPr>
          <w:highlight w:val="white"/>
          <w:lang w:val="it-IT"/>
        </w:rPr>
      </w:pPr>
      <w:r>
        <w:rPr>
          <w:highlight w:val="white"/>
          <w:lang w:val="en-US"/>
        </w:rPr>
        <w:t xml:space="preserve">Li, M., Guo, S., &amp; Liu, R. (2025). </w:t>
      </w:r>
      <w:r>
        <w:rPr>
          <w:highlight w:val="white"/>
        </w:rPr>
        <w:t xml:space="preserve">BERT-based Consumer Sentiment Analysis for Personalized Marketing Strategies. </w:t>
      </w:r>
      <w:r>
        <w:rPr>
          <w:i/>
          <w:iCs/>
          <w:highlight w:val="white"/>
          <w:lang w:val="it-IT"/>
        </w:rPr>
        <w:t>Informatica</w:t>
      </w:r>
      <w:r>
        <w:rPr>
          <w:highlight w:val="white"/>
          <w:lang w:val="it-IT"/>
        </w:rPr>
        <w:t xml:space="preserve">, </w:t>
      </w:r>
      <w:r>
        <w:rPr>
          <w:i/>
          <w:iCs/>
          <w:highlight w:val="white"/>
          <w:lang w:val="it-IT"/>
        </w:rPr>
        <w:t>49</w:t>
      </w:r>
      <w:r>
        <w:rPr>
          <w:highlight w:val="white"/>
          <w:lang w:val="it-IT"/>
        </w:rPr>
        <w:t>(28).</w:t>
      </w:r>
    </w:p>
    <w:p w14:paraId="6B1EF348" w14:textId="77777777" w:rsidR="00EB5DFF" w:rsidRPr="00DF1B07" w:rsidRDefault="00EB5DFF" w:rsidP="00EB5DFF">
      <w:pPr>
        <w:ind w:left="720" w:hanging="720"/>
        <w:rPr>
          <w:highlight w:val="white"/>
          <w:lang w:val="it-IT"/>
        </w:rPr>
      </w:pPr>
      <w:r>
        <w:rPr>
          <w:highlight w:val="white"/>
          <w:lang w:val="it-IT"/>
        </w:rPr>
        <w:t xml:space="preserve">Lincoln, Y. S., &amp; Guba, E. G. (1985). </w:t>
      </w:r>
      <w:r>
        <w:rPr>
          <w:i/>
          <w:iCs/>
          <w:highlight w:val="white"/>
          <w:lang w:val="it-IT"/>
        </w:rPr>
        <w:t>Naturalistic inquiry</w:t>
      </w:r>
      <w:r>
        <w:rPr>
          <w:highlight w:val="white"/>
          <w:lang w:val="it-IT"/>
        </w:rPr>
        <w:t>. Sage.</w:t>
      </w:r>
    </w:p>
    <w:p w14:paraId="39D440FC" w14:textId="77777777" w:rsidR="00FF2C84" w:rsidRDefault="00EB5DFF" w:rsidP="007E0CC3">
      <w:pPr>
        <w:ind w:left="720" w:hanging="720"/>
        <w:rPr>
          <w:strike/>
          <w:lang w:val="en-US"/>
        </w:rPr>
      </w:pPr>
      <w:r>
        <w:rPr>
          <w:highlight w:val="white"/>
          <w:lang w:val="en-US"/>
        </w:rPr>
        <w:t xml:space="preserve">Little, J. D. (1979). Decision support systems for marketing managers. </w:t>
      </w:r>
      <w:r>
        <w:rPr>
          <w:i/>
          <w:highlight w:val="white"/>
          <w:lang w:val="en-US"/>
        </w:rPr>
        <w:t>Journal of marketing</w:t>
      </w:r>
      <w:r>
        <w:rPr>
          <w:highlight w:val="white"/>
          <w:lang w:val="en-US"/>
        </w:rPr>
        <w:t xml:space="preserve">, </w:t>
      </w:r>
      <w:r>
        <w:rPr>
          <w:i/>
          <w:highlight w:val="white"/>
          <w:lang w:val="en-US"/>
        </w:rPr>
        <w:t>43</w:t>
      </w:r>
      <w:r>
        <w:rPr>
          <w:highlight w:val="white"/>
          <w:lang w:val="en-US"/>
        </w:rPr>
        <w:t xml:space="preserve">(3), 9-26. </w:t>
      </w:r>
    </w:p>
    <w:p w14:paraId="4233A63A" w14:textId="74BAB590" w:rsidR="00EB5DFF" w:rsidRDefault="00EB5DFF" w:rsidP="007E0CC3">
      <w:pPr>
        <w:ind w:left="720" w:hanging="720"/>
      </w:pPr>
      <w:r>
        <w:t>Mayer, H., Yee, L., Chui, M., &amp; Roberts, R. (2025). AI in the workplace: A report for 2025. McKinsey &amp; Company.</w:t>
      </w:r>
      <w:hyperlink r:id="rId24">
        <w:r>
          <w:rPr>
            <w:u w:val="single"/>
          </w:rPr>
          <w:t xml:space="preserve"> </w:t>
        </w:r>
      </w:hyperlink>
      <w:hyperlink r:id="rId25">
        <w:r>
          <w:rPr>
            <w:color w:val="1155CC"/>
            <w:u w:val="single"/>
          </w:rPr>
          <w:t>https://www.mckinsey.com/capabilities/mckinsey-digital/our-insights/superagency-in-the-workplace-empowering-people-to-unlock-ais-full-potential-at-work</w:t>
        </w:r>
      </w:hyperlink>
    </w:p>
    <w:p w14:paraId="453A1CF2" w14:textId="4B9BC3B6" w:rsidR="000D26B2" w:rsidRDefault="000D26B2" w:rsidP="007E0CC3">
      <w:pPr>
        <w:ind w:left="720" w:hanging="720"/>
      </w:pPr>
      <w:r>
        <w:rPr>
          <w:lang w:val="en-US"/>
        </w:rPr>
        <w:t>Merriam, S. B. (1998). </w:t>
      </w:r>
      <w:r>
        <w:rPr>
          <w:i/>
          <w:lang w:val="en-US"/>
        </w:rPr>
        <w:t>Qualitative Research and Case Study Applications in Education. Revised and Expanded from" Case Study Research in Education."</w:t>
      </w:r>
      <w:r>
        <w:rPr>
          <w:lang w:val="en-US"/>
        </w:rPr>
        <w:t>. Jossey-Bass Publishers, 350 Sansome St, San Francisco, CA 94104.</w:t>
      </w:r>
    </w:p>
    <w:p w14:paraId="527CC594" w14:textId="77777777" w:rsidR="00EB5DFF" w:rsidRDefault="00EB5DFF" w:rsidP="00EB5DFF">
      <w:pPr>
        <w:ind w:left="720" w:hanging="720"/>
        <w:rPr>
          <w:highlight w:val="white"/>
          <w:lang w:val="en-US"/>
        </w:rPr>
      </w:pPr>
      <w:r>
        <w:rPr>
          <w:highlight w:val="white"/>
          <w:lang w:val="en-US"/>
        </w:rPr>
        <w:t xml:space="preserve">Mikolov, T., Sutskever, I., Chen, K., Corrado, G. S., &amp; Dean, J. (2013). Distributed representations of words and phrases and their compositionality. </w:t>
      </w:r>
      <w:r>
        <w:rPr>
          <w:i/>
          <w:highlight w:val="white"/>
          <w:lang w:val="en-US"/>
        </w:rPr>
        <w:t>Advances in neural information processing systems</w:t>
      </w:r>
      <w:r>
        <w:rPr>
          <w:highlight w:val="white"/>
          <w:lang w:val="en-US"/>
        </w:rPr>
        <w:t xml:space="preserve">, </w:t>
      </w:r>
      <w:r>
        <w:rPr>
          <w:i/>
          <w:highlight w:val="white"/>
          <w:lang w:val="en-US"/>
        </w:rPr>
        <w:t>26</w:t>
      </w:r>
      <w:r>
        <w:rPr>
          <w:highlight w:val="white"/>
          <w:lang w:val="en-US"/>
        </w:rPr>
        <w:t>.</w:t>
      </w:r>
    </w:p>
    <w:p w14:paraId="17B495AF" w14:textId="77777777" w:rsidR="00EB5DFF" w:rsidRDefault="00EB5DFF" w:rsidP="00EB5DFF">
      <w:pPr>
        <w:ind w:left="720" w:hanging="720"/>
        <w:rPr>
          <w:highlight w:val="white"/>
          <w:lang w:val="en-US"/>
        </w:rPr>
      </w:pPr>
      <w:r>
        <w:rPr>
          <w:highlight w:val="white"/>
          <w:lang w:val="en-US"/>
        </w:rPr>
        <w:t xml:space="preserve">Mitchell, A. A., Russo, J. E., &amp; Wittink, D. R. (1991). Issues in the development and use of expert systems for marketing decisions. </w:t>
      </w:r>
      <w:r>
        <w:rPr>
          <w:i/>
          <w:highlight w:val="white"/>
          <w:lang w:val="en-US"/>
        </w:rPr>
        <w:t>International Journal of Research in Marketing</w:t>
      </w:r>
      <w:r>
        <w:rPr>
          <w:highlight w:val="white"/>
          <w:lang w:val="en-US"/>
        </w:rPr>
        <w:t xml:space="preserve">, </w:t>
      </w:r>
      <w:r>
        <w:rPr>
          <w:i/>
          <w:highlight w:val="white"/>
          <w:lang w:val="en-US"/>
        </w:rPr>
        <w:t>8</w:t>
      </w:r>
      <w:r>
        <w:rPr>
          <w:highlight w:val="white"/>
          <w:lang w:val="en-US"/>
        </w:rPr>
        <w:t xml:space="preserve">(1), 41-50. </w:t>
      </w:r>
    </w:p>
    <w:p w14:paraId="05DF2907" w14:textId="77777777" w:rsidR="00EB5DFF" w:rsidRDefault="00EB5DFF" w:rsidP="00EB5DFF">
      <w:pPr>
        <w:spacing w:line="360" w:lineRule="auto"/>
        <w:ind w:left="720" w:hanging="720"/>
        <w:rPr>
          <w:highlight w:val="white"/>
          <w:lang w:val="en-US"/>
        </w:rPr>
      </w:pPr>
      <w:r>
        <w:rPr>
          <w:highlight w:val="white"/>
          <w:lang w:val="en-US"/>
        </w:rPr>
        <w:t xml:space="preserve">Mogaji, E., &amp; Jain, V. (2024). How generative AI is (will) change consumer behaviour: Postulating the potential impact and implications for research, practice, and policy. </w:t>
      </w:r>
      <w:r>
        <w:rPr>
          <w:i/>
          <w:highlight w:val="white"/>
          <w:lang w:val="en-US"/>
        </w:rPr>
        <w:t>Journal of consumer behaviour</w:t>
      </w:r>
      <w:r>
        <w:rPr>
          <w:highlight w:val="white"/>
          <w:lang w:val="en-US"/>
        </w:rPr>
        <w:t xml:space="preserve">, </w:t>
      </w:r>
      <w:r>
        <w:rPr>
          <w:i/>
          <w:highlight w:val="white"/>
          <w:lang w:val="en-US"/>
        </w:rPr>
        <w:t>23</w:t>
      </w:r>
      <w:r>
        <w:rPr>
          <w:highlight w:val="white"/>
          <w:lang w:val="en-US"/>
        </w:rPr>
        <w:t>(5), 2379-2389.</w:t>
      </w:r>
    </w:p>
    <w:p w14:paraId="5D35ABD6" w14:textId="7A79D8C0" w:rsidR="00EB5DFF" w:rsidRDefault="00EB5DFF" w:rsidP="00EB5DFF">
      <w:pPr>
        <w:spacing w:line="360" w:lineRule="auto"/>
        <w:ind w:left="720" w:hanging="720"/>
      </w:pPr>
      <w:r>
        <w:rPr>
          <w:highlight w:val="white"/>
          <w:rPrChange w:id="494" w:author="Luttik, Daan" w:date="2026-06-11T19:40:00Z" w16du:dateUtc="2026-06-11T17:40:00Z">
            <w:rPr>
              <w:highlight w:val="white"/>
              <w:lang w:val="it-IT"/>
            </w:rPr>
          </w:rPrChange>
        </w:rPr>
        <w:t xml:space="preserve">Moralles, C., Da Costa, L. A. L., Rigo, S. J., Kunst, R., De Souza, V. C., Silva, E. P., … </w:t>
      </w:r>
      <w:r>
        <w:rPr>
          <w:highlight w:val="white"/>
        </w:rPr>
        <w:t xml:space="preserve">&amp; Roehrs, A. (2026). A Systematic Literature Review of Agentic AI: Definitions, Architectures, and Challenges. </w:t>
      </w:r>
      <w:r>
        <w:rPr>
          <w:i/>
          <w:iCs/>
          <w:highlight w:val="white"/>
        </w:rPr>
        <w:t>IEEE Access</w:t>
      </w:r>
      <w:r>
        <w:rPr>
          <w:highlight w:val="white"/>
        </w:rPr>
        <w:t xml:space="preserve">. </w:t>
      </w:r>
    </w:p>
    <w:p w14:paraId="6F0E16B8" w14:textId="77777777" w:rsidR="00EB5DFF" w:rsidRDefault="00EB5DFF" w:rsidP="00EB5DFF">
      <w:pPr>
        <w:ind w:left="720" w:hanging="720"/>
      </w:pPr>
      <w:r>
        <w:lastRenderedPageBreak/>
        <w:t xml:space="preserve">OpenAI. (2022, November 30). </w:t>
      </w:r>
      <w:r>
        <w:rPr>
          <w:i/>
          <w:iCs/>
        </w:rPr>
        <w:t>Introducing ChatGPT</w:t>
      </w:r>
      <w:r>
        <w:t xml:space="preserve">.  </w:t>
      </w:r>
      <w:hyperlink r:id="rId26">
        <w:r>
          <w:rPr>
            <w:color w:val="1155CC"/>
            <w:u w:val="single"/>
          </w:rPr>
          <w:t>https://openai.com/index/chatgpt/</w:t>
        </w:r>
      </w:hyperlink>
    </w:p>
    <w:p w14:paraId="0A8A72DB" w14:textId="77777777" w:rsidR="00EB5DFF" w:rsidRDefault="00EB5DFF" w:rsidP="00EB5DFF">
      <w:pPr>
        <w:ind w:left="720" w:hanging="720"/>
        <w:rPr>
          <w:highlight w:val="white"/>
        </w:rPr>
      </w:pPr>
      <w:r>
        <w:t xml:space="preserve">OpenAI. (2023, June 13). </w:t>
      </w:r>
      <w:r>
        <w:rPr>
          <w:i/>
          <w:iCs/>
        </w:rPr>
        <w:t>Function calling and other API updates</w:t>
      </w:r>
      <w:r>
        <w:t xml:space="preserve">. OpenAI.  </w:t>
      </w:r>
      <w:hyperlink r:id="rId27">
        <w:r>
          <w:rPr>
            <w:color w:val="1155CC"/>
            <w:u w:val="single"/>
          </w:rPr>
          <w:t>https://openai.com/index/function-calling-and-other-api-updates/</w:t>
        </w:r>
      </w:hyperlink>
    </w:p>
    <w:p w14:paraId="7C64DF25" w14:textId="77777777" w:rsidR="00EB5DFF" w:rsidRDefault="00EB5DFF" w:rsidP="00EB5DFF">
      <w:pPr>
        <w:ind w:left="720" w:hanging="720"/>
        <w:rPr>
          <w:highlight w:val="white"/>
        </w:rPr>
      </w:pPr>
      <w:commentRangeStart w:id="495"/>
      <w:r>
        <w:rPr>
          <w:highlight w:val="white"/>
        </w:rPr>
        <w:t xml:space="preserve">Orlikowski, W. J. (2000). Using technology and constituting structures: A practice lens for studying technology in organizations. </w:t>
      </w:r>
      <w:r>
        <w:rPr>
          <w:i/>
          <w:iCs/>
          <w:highlight w:val="white"/>
        </w:rPr>
        <w:t>Organization Science, 11</w:t>
      </w:r>
      <w:r>
        <w:rPr>
          <w:highlight w:val="white"/>
        </w:rPr>
        <w:t>(4), 404–428. https://doi.org/10.1287/orsc.11.4.404.14600</w:t>
      </w:r>
      <w:commentRangeEnd w:id="495"/>
      <w:r>
        <w:rPr>
          <w:rStyle w:val="CommentReference"/>
          <w:sz w:val="22"/>
          <w:szCs w:val="22"/>
          <w:highlight w:val="white"/>
        </w:rPr>
        <w:commentReference w:id="495"/>
      </w:r>
    </w:p>
    <w:p w14:paraId="44D1995C" w14:textId="77777777" w:rsidR="00EB5DFF" w:rsidRDefault="00EB5DFF" w:rsidP="00EB5DFF">
      <w:pPr>
        <w:ind w:left="720" w:hanging="720"/>
        <w:rPr>
          <w:highlight w:val="white"/>
        </w:rPr>
      </w:pPr>
      <w:r>
        <w:rPr>
          <w:highlight w:val="white"/>
        </w:rPr>
        <w:t xml:space="preserve">Patton, M. Q. (2014). </w:t>
      </w:r>
      <w:r>
        <w:rPr>
          <w:i/>
          <w:iCs/>
          <w:highlight w:val="white"/>
        </w:rPr>
        <w:t>Qualitative research &amp; evaluation methods: Integrating theory and practice</w:t>
      </w:r>
      <w:r>
        <w:rPr>
          <w:highlight w:val="white"/>
        </w:rPr>
        <w:t>. Sage publications.</w:t>
      </w:r>
    </w:p>
    <w:p w14:paraId="712B454E" w14:textId="66270A69" w:rsidR="002A1B6F" w:rsidRPr="002A1B6F" w:rsidRDefault="002A1B6F" w:rsidP="002A1B6F">
      <w:pPr>
        <w:ind w:left="720" w:hanging="720"/>
        <w:rPr>
          <w:highlight w:val="white"/>
        </w:rPr>
      </w:pPr>
      <w:commentRangeStart w:id="496"/>
      <w:r w:rsidRPr="004558DA">
        <w:rPr>
          <w:highlight w:val="white"/>
          <w:lang w:val="en-US"/>
        </w:rPr>
        <w:t xml:space="preserve">Parker, C., Scott, S., &amp; Geddes, A. (2019). </w:t>
      </w:r>
      <w:r>
        <w:rPr>
          <w:highlight w:val="white"/>
        </w:rPr>
        <w:t xml:space="preserve">Snowball sampling. </w:t>
      </w:r>
      <w:r>
        <w:rPr>
          <w:i/>
          <w:iCs/>
          <w:highlight w:val="white"/>
        </w:rPr>
        <w:t>SAGE research methods foundations</w:t>
      </w:r>
      <w:r>
        <w:rPr>
          <w:highlight w:val="white"/>
        </w:rPr>
        <w:t>.</w:t>
      </w:r>
      <w:commentRangeEnd w:id="496"/>
      <w:r w:rsidRPr="002A1B6F">
        <w:rPr>
          <w:rStyle w:val="CommentReference"/>
          <w:sz w:val="22"/>
          <w:szCs w:val="22"/>
          <w:highlight w:val="white"/>
        </w:rPr>
        <w:commentReference w:id="496"/>
      </w:r>
    </w:p>
    <w:p w14:paraId="54234388" w14:textId="77777777" w:rsidR="00EB5DFF" w:rsidRDefault="00EB5DFF" w:rsidP="00EB5DFF">
      <w:pPr>
        <w:ind w:left="720" w:hanging="720"/>
        <w:rPr>
          <w:highlight w:val="white"/>
        </w:rPr>
      </w:pPr>
      <w:commentRangeStart w:id="497"/>
      <w:r>
        <w:rPr>
          <w:highlight w:val="white"/>
        </w:rPr>
        <w:t xml:space="preserve">Prasad Agrawal, K. (2023). Towards adoption of generative AI in organizational settings. </w:t>
      </w:r>
      <w:r>
        <w:rPr>
          <w:i/>
          <w:iCs/>
          <w:highlight w:val="white"/>
        </w:rPr>
        <w:t>Journal of Computer Information Systems, 64</w:t>
      </w:r>
      <w:r>
        <w:rPr>
          <w:highlight w:val="white"/>
        </w:rPr>
        <w:t>(5), 636–651. https://doi.org/10.1080/08874417.2023.2240744</w:t>
      </w:r>
      <w:commentRangeEnd w:id="497"/>
      <w:r>
        <w:rPr>
          <w:rStyle w:val="CommentReference"/>
          <w:sz w:val="22"/>
          <w:szCs w:val="22"/>
          <w:highlight w:val="white"/>
        </w:rPr>
        <w:commentReference w:id="497"/>
      </w:r>
    </w:p>
    <w:p w14:paraId="795F1493" w14:textId="2809BF71" w:rsidR="00EB5DFF" w:rsidRDefault="00EB5DFF" w:rsidP="00EB5DFF">
      <w:pPr>
        <w:ind w:left="720" w:hanging="720"/>
        <w:rPr>
          <w:highlight w:val="white"/>
          <w:lang w:val="en-US"/>
        </w:rPr>
      </w:pPr>
      <w:r>
        <w:rPr>
          <w:highlight w:val="white"/>
        </w:rPr>
        <w:t xml:space="preserve">Radford, A., Narasimhan, K., Salimans, T., &amp; Sutskever, I. (2018). </w:t>
      </w:r>
      <w:r>
        <w:rPr>
          <w:i/>
          <w:iCs/>
          <w:highlight w:val="white"/>
        </w:rPr>
        <w:t>Improving language understanding by generative pre-training</w:t>
      </w:r>
      <w:r>
        <w:rPr>
          <w:highlight w:val="white"/>
        </w:rPr>
        <w:t xml:space="preserve"> [Technical report]. </w:t>
      </w:r>
      <w:r>
        <w:rPr>
          <w:highlight w:val="white"/>
          <w:lang w:val="en-US"/>
        </w:rPr>
        <w:t xml:space="preserve">OpenAI. </w:t>
      </w:r>
      <w:hyperlink r:id="rId28" w:history="1">
        <w:r>
          <w:rPr>
            <w:rStyle w:val="Hyperlink"/>
            <w:highlight w:val="white"/>
            <w:lang w:val="en-US"/>
          </w:rPr>
          <w:t>https://cdn.openai.com/research-covers/language-unsupervised/language_understanding_paper.pdf</w:t>
        </w:r>
      </w:hyperlink>
    </w:p>
    <w:p w14:paraId="5CCB3BC7" w14:textId="071FCBBB" w:rsidR="007D7E2D" w:rsidRPr="00275430" w:rsidRDefault="007D7E2D" w:rsidP="00EB5DFF">
      <w:pPr>
        <w:ind w:left="720" w:hanging="720"/>
        <w:rPr>
          <w:highlight w:val="white"/>
          <w:lang w:val="en-US"/>
        </w:rPr>
      </w:pPr>
      <w:r>
        <w:rPr>
          <w:highlight w:val="white"/>
          <w:lang w:val="en-US"/>
        </w:rPr>
        <w:t xml:space="preserve">SAS. (2025). </w:t>
      </w:r>
      <w:r>
        <w:rPr>
          <w:i/>
          <w:iCs/>
          <w:highlight w:val="white"/>
        </w:rPr>
        <w:t>Marketers and AI: Navigating New Depths</w:t>
      </w:r>
      <w:r>
        <w:rPr>
          <w:highlight w:val="white"/>
        </w:rPr>
        <w:t xml:space="preserve">. </w:t>
      </w:r>
      <w:hyperlink r:id="rId29" w:history="1">
        <w:r>
          <w:rPr>
            <w:rStyle w:val="Hyperlink"/>
          </w:rPr>
          <w:t>https://www.sas.com/content/dam/sasdam/documents/20250124/marketers-and-ai-navigating-new-depths.pdf</w:t>
        </w:r>
      </w:hyperlink>
    </w:p>
    <w:p w14:paraId="321849E4" w14:textId="2F2731F7" w:rsidR="00947A17" w:rsidRPr="00BF637F" w:rsidRDefault="00EB5DFF" w:rsidP="00BF637F">
      <w:pPr>
        <w:ind w:left="720" w:hanging="720"/>
        <w:rPr>
          <w:highlight w:val="white"/>
        </w:rPr>
      </w:pPr>
      <w:r>
        <w:rPr>
          <w:highlight w:val="white"/>
          <w:lang w:val="de-DE"/>
        </w:rPr>
        <w:t xml:space="preserve">Schafer, J. B., Konstan, J. A., &amp; Riedl, J. (2001). </w:t>
      </w:r>
      <w:r>
        <w:rPr>
          <w:highlight w:val="white"/>
        </w:rPr>
        <w:t xml:space="preserve">E-commerce recommendation applications. </w:t>
      </w:r>
      <w:r>
        <w:rPr>
          <w:i/>
          <w:iCs/>
          <w:highlight w:val="white"/>
        </w:rPr>
        <w:t>Data mining and knowledge discovery</w:t>
      </w:r>
      <w:r>
        <w:rPr>
          <w:highlight w:val="white"/>
        </w:rPr>
        <w:t xml:space="preserve">, </w:t>
      </w:r>
      <w:r>
        <w:rPr>
          <w:i/>
          <w:iCs/>
          <w:highlight w:val="white"/>
        </w:rPr>
        <w:t>5</w:t>
      </w:r>
      <w:r>
        <w:rPr>
          <w:highlight w:val="white"/>
        </w:rPr>
        <w:t xml:space="preserve">(1), 115-153. </w:t>
      </w:r>
    </w:p>
    <w:p w14:paraId="512FCEAB" w14:textId="68DA183C" w:rsidR="00947A17" w:rsidRPr="00947A17" w:rsidRDefault="00947A17" w:rsidP="00947A17">
      <w:pPr>
        <w:ind w:left="720" w:hanging="720"/>
      </w:pPr>
      <w:r>
        <w:rPr>
          <w:lang w:val="de-DE"/>
        </w:rPr>
        <w:t xml:space="preserve">Schmidt, R., Alt, R., &amp; Zimmermann, A. (2026). </w:t>
      </w:r>
      <w:r>
        <w:t>Agentic AI Readiness: A Process-Oriented Assessment Framework.</w:t>
      </w:r>
    </w:p>
    <w:p w14:paraId="38D7D305" w14:textId="77777777"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AC74706" w14:textId="77777777" w:rsidR="00EB5DFF" w:rsidRDefault="00EB5DFF" w:rsidP="6E19D5D5">
      <w:pPr>
        <w:ind w:left="720" w:hanging="720"/>
        <w:rPr>
          <w:highlight w:val="white"/>
          <w:lang w:val="en-US"/>
        </w:rPr>
      </w:pPr>
      <w:r>
        <w:rPr>
          <w:highlight w:val="white"/>
          <w:lang w:val="en-US"/>
        </w:rPr>
        <w:lastRenderedPageBreak/>
        <w:t xml:space="preserve">Shinde, P. P., &amp; Shah, S. (2018, August). A review of machine learning and deep learning applications. In </w:t>
      </w:r>
      <w:r>
        <w:rPr>
          <w:i/>
          <w:iCs/>
          <w:highlight w:val="white"/>
          <w:lang w:val="en-US"/>
        </w:rPr>
        <w:t>2018 Fourth international conference on computing communication control and automation (ICCUBEA)</w:t>
      </w:r>
      <w:r>
        <w:rPr>
          <w:highlight w:val="white"/>
          <w:lang w:val="en-US"/>
        </w:rPr>
        <w:t xml:space="preserve"> (pp. 1-6). IEEE.</w:t>
      </w:r>
    </w:p>
    <w:p w14:paraId="38FA859C" w14:textId="77777777" w:rsidR="00D404D3" w:rsidRDefault="00EB5DFF" w:rsidP="00947A17">
      <w:pPr>
        <w:ind w:left="720" w:hanging="720"/>
      </w:pPr>
      <w:commentRangeStart w:id="498"/>
      <w:r>
        <w:t xml:space="preserve">Sidorchuk, R. (2015). The concept of “value” in the theory of marketing. </w:t>
      </w:r>
      <w:r>
        <w:rPr>
          <w:lang w:val="en-US"/>
        </w:rPr>
        <w:t>Asian Social Science, 11(9), 320–325.</w:t>
      </w:r>
      <w:hyperlink r:id="rId30">
        <w:r>
          <w:rPr>
            <w:u w:val="single"/>
            <w:lang w:val="en-US"/>
          </w:rPr>
          <w:t xml:space="preserve"> </w:t>
        </w:r>
      </w:hyperlink>
      <w:hyperlink r:id="rId31">
        <w:r>
          <w:rPr>
            <w:color w:val="1155CC"/>
            <w:u w:val="single"/>
            <w:lang w:val="en-US"/>
          </w:rPr>
          <w:t>https://doi.org/10.5539/ass.v11n9p320</w:t>
        </w:r>
      </w:hyperlink>
      <w:commentRangeEnd w:id="498"/>
      <w:r>
        <w:rPr>
          <w:rStyle w:val="CommentReference"/>
          <w:sz w:val="22"/>
          <w:szCs w:val="22"/>
        </w:rPr>
        <w:commentReference w:id="498"/>
      </w:r>
    </w:p>
    <w:p w14:paraId="3963601E" w14:textId="6FECB48F" w:rsidR="00EB5DFF" w:rsidRPr="00DE0B3F" w:rsidRDefault="00243149" w:rsidP="00DE0B3F">
      <w:pPr>
        <w:ind w:left="720" w:hanging="720"/>
        <w:rPr>
          <w:lang w:val="en-US"/>
        </w:rPr>
      </w:pPr>
      <w:r>
        <w:t>Srivastava, R. (2026). From AI Hype to Agentic Reality: A Readiness Lens for Sustainable Enterprise Adoption. </w:t>
      </w:r>
      <w:r>
        <w:rPr>
          <w:i/>
          <w:iCs/>
        </w:rPr>
        <w:t>Journal of International DBA Studies-GGU</w:t>
      </w:r>
      <w:r>
        <w:t>, </w:t>
      </w:r>
      <w:r>
        <w:rPr>
          <w:i/>
          <w:iCs/>
        </w:rPr>
        <w:t>2</w:t>
      </w:r>
      <w:r>
        <w:t>(001).</w:t>
      </w:r>
    </w:p>
    <w:p w14:paraId="346B3238" w14:textId="77777777" w:rsidR="00EB5DFF" w:rsidRDefault="00EB5DFF" w:rsidP="00EB5DFF">
      <w:pPr>
        <w:ind w:left="720" w:hanging="720"/>
        <w:rPr>
          <w:highlight w:val="white"/>
        </w:rPr>
      </w:pPr>
      <w:r>
        <w:rPr>
          <w:highlight w:val="white"/>
        </w:rPr>
        <w:t>Thapa, P., Khadka, S., Sharma, P., Rai, A., Bhattarai, U., Regmi, K., &amp; Bohara, P. (2026). Agentic AI for Autonomous Marketing Campaign Execution: A Comprehensive Survey and Open-Source Implementation. </w:t>
      </w:r>
      <w:r>
        <w:rPr>
          <w:i/>
          <w:iCs/>
          <w:highlight w:val="white"/>
        </w:rPr>
        <w:t>Available at SSRN 6137546</w:t>
      </w:r>
      <w:r>
        <w:rPr>
          <w:highlight w:val="white"/>
        </w:rPr>
        <w:t>.</w:t>
      </w:r>
    </w:p>
    <w:p w14:paraId="0F726796" w14:textId="77777777" w:rsidR="00EB5DFF" w:rsidRDefault="00EB5DFF" w:rsidP="00EB5DFF">
      <w:pPr>
        <w:ind w:left="720" w:hanging="720"/>
        <w:rPr>
          <w:highlight w:val="white"/>
        </w:rPr>
      </w:pPr>
      <w:hyperlink r:id="rId32">
        <w:r>
          <w:rPr>
            <w:rStyle w:val="Hyperlink"/>
          </w:rPr>
          <w:t>https://doi.org/10.1002/(SICI)1097-0266(199708)18:7&lt;509::AID-SMJ882&gt;3.0.CO;2-Z</w:t>
        </w:r>
      </w:hyperlink>
      <w:hyperlink r:id="rId33">
        <w:r>
          <w:rPr>
            <w:rStyle w:val="Hyperlink"/>
          </w:rPr>
          <w:t>https://doi.org/10.1002/(SICI)1097-0266(199708)18:7&lt;509::AID-SMJ882&gt;3.0.CO;2-Z</w:t>
        </w:r>
      </w:hyperlink>
      <w:r>
        <w:rPr>
          <w:highlight w:val="white"/>
          <w:lang w:val="en-US"/>
        </w:rPr>
        <w:t xml:space="preserve">Vaid, S., Puntoni, S., Honig, B., &amp; Michael, K. (2025). </w:t>
      </w:r>
      <w:r>
        <w:rPr>
          <w:highlight w:val="white"/>
        </w:rPr>
        <w:t xml:space="preserve">When attention is all marketers need: Artificial intelligence in marketing [Editorial]. </w:t>
      </w:r>
      <w:r>
        <w:rPr>
          <w:i/>
          <w:iCs/>
          <w:highlight w:val="white"/>
        </w:rPr>
        <w:t>IEEE Transactions on Technology and Society, 6</w:t>
      </w:r>
      <w:r>
        <w:rPr>
          <w:highlight w:val="white"/>
        </w:rPr>
        <w:t>(3), 242–249. https://doi.org/10.1109/TTS.2025.3568113</w:t>
      </w:r>
    </w:p>
    <w:p w14:paraId="32FCA5C8" w14:textId="77777777" w:rsidR="00EB5DFF" w:rsidRDefault="00EB5DFF" w:rsidP="00EB5DFF">
      <w:pPr>
        <w:ind w:left="720" w:hanging="720"/>
        <w:rPr>
          <w:highlight w:val="white"/>
        </w:rPr>
      </w:pPr>
      <w:r>
        <w:rPr>
          <w:highlight w:val="white"/>
          <w:lang w:val="it-IT"/>
        </w:rPr>
        <w:t xml:space="preserve">Vargo, S. L., &amp; Lusch, R. F. (2017). </w:t>
      </w:r>
      <w:r>
        <w:rPr>
          <w:highlight w:val="white"/>
        </w:rPr>
        <w:t xml:space="preserve">Service-dominant logic 2025. </w:t>
      </w:r>
      <w:r>
        <w:rPr>
          <w:i/>
          <w:iCs/>
          <w:highlight w:val="white"/>
        </w:rPr>
        <w:t>International Journal of Research in Marketing, 34</w:t>
      </w:r>
      <w:r>
        <w:rPr>
          <w:highlight w:val="white"/>
        </w:rPr>
        <w:t>(1), 46–67. https://doi.org/10.1016/j.ijresmar.2016.11.001</w:t>
      </w:r>
    </w:p>
    <w:p w14:paraId="2170BDA7" w14:textId="7200D3EC" w:rsidR="00EB5DFF" w:rsidRDefault="00EB5DFF" w:rsidP="00EB5DFF">
      <w:pPr>
        <w:ind w:left="720" w:hanging="720"/>
        <w:rPr>
          <w:highlight w:val="white"/>
          <w:lang w:val="en-US"/>
        </w:rPr>
      </w:pPr>
      <w:r>
        <w:rPr>
          <w:highlight w:val="white"/>
          <w:lang w:val="en-US"/>
        </w:rPr>
        <w:t xml:space="preserve">Vaswani, A., Shazeer, N., Parmar, N., Uszkoreit, J., Jones, L., Gomez, A. N., … &amp; Polosukhin, I. (2017). Attention is all you need. </w:t>
      </w:r>
      <w:r>
        <w:rPr>
          <w:i/>
          <w:highlight w:val="white"/>
          <w:lang w:val="en-US"/>
        </w:rPr>
        <w:t>Advances in neural information processing systems</w:t>
      </w:r>
      <w:r>
        <w:rPr>
          <w:highlight w:val="white"/>
          <w:lang w:val="en-US"/>
        </w:rPr>
        <w:t xml:space="preserve">, </w:t>
      </w:r>
      <w:r>
        <w:rPr>
          <w:i/>
          <w:highlight w:val="white"/>
          <w:lang w:val="en-US"/>
        </w:rPr>
        <w:t>30</w:t>
      </w:r>
      <w:r>
        <w:rPr>
          <w:highlight w:val="white"/>
          <w:lang w:val="en-US"/>
        </w:rPr>
        <w:t>.</w:t>
      </w:r>
    </w:p>
    <w:p w14:paraId="14FF8B1F" w14:textId="77777777" w:rsidR="00EB5DFF" w:rsidRPr="001B1F4F" w:rsidRDefault="00EB5DFF" w:rsidP="00EB5DFF">
      <w:pPr>
        <w:ind w:left="720" w:hanging="720"/>
      </w:pPr>
      <w:commentRangeStart w:id="499"/>
      <w:r>
        <w:rPr>
          <w:lang w:val="it-IT"/>
        </w:rPr>
        <w:t>Vidal, J. F., Perotti, F. A., Gonzalez, R., &amp; Gasco, J. (</w:t>
      </w:r>
      <w:bookmarkStart w:id="500" w:name="OLE_LINK13"/>
      <w:r>
        <w:rPr>
          <w:lang w:val="it-IT"/>
        </w:rPr>
        <w:t>2022</w:t>
      </w:r>
      <w:bookmarkEnd w:id="500"/>
      <w:r>
        <w:rPr>
          <w:lang w:val="it-IT"/>
        </w:rPr>
        <w:t xml:space="preserve">). </w:t>
      </w:r>
      <w:r>
        <w:t>Managing digital transformation: The view from the top. Journal of Business Research, 152, 29–41.</w:t>
      </w:r>
      <w:hyperlink r:id="rId34">
        <w:r>
          <w:rPr>
            <w:u w:val="single"/>
          </w:rPr>
          <w:t xml:space="preserve"> </w:t>
        </w:r>
      </w:hyperlink>
      <w:hyperlink r:id="rId35">
        <w:r>
          <w:rPr>
            <w:color w:val="1155CC"/>
            <w:u w:val="single"/>
          </w:rPr>
          <w:t>https://doi.org/10.1016/j.jbusres.2022.07.020</w:t>
        </w:r>
      </w:hyperlink>
      <w:commentRangeEnd w:id="499"/>
      <w:r w:rsidRPr="001B1F4F">
        <w:rPr>
          <w:rStyle w:val="CommentReference"/>
          <w:sz w:val="22"/>
          <w:szCs w:val="22"/>
        </w:rPr>
        <w:commentReference w:id="499"/>
      </w:r>
    </w:p>
    <w:p w14:paraId="2A88D557" w14:textId="77777777" w:rsidR="00EB5DFF" w:rsidRDefault="00EB5DFF" w:rsidP="00EB5DFF">
      <w:pPr>
        <w:spacing w:line="360" w:lineRule="auto"/>
        <w:ind w:left="720" w:hanging="720"/>
        <w:rPr>
          <w:highlight w:val="white"/>
          <w:lang w:val="en-US"/>
        </w:rPr>
      </w:pPr>
      <w:r>
        <w:rPr>
          <w:highlight w:val="white"/>
          <w:lang w:val="en-US"/>
        </w:rPr>
        <w:t xml:space="preserve">Wahid, R., Mero, J., &amp; Ritala, P. (2023). Written by ChatGPT, illustrated by Midjourney: generative AI for content marketing. </w:t>
      </w:r>
      <w:r>
        <w:rPr>
          <w:i/>
          <w:highlight w:val="white"/>
          <w:lang w:val="en-US"/>
        </w:rPr>
        <w:t>Asia Pacific Journal of Marketing and Logistics</w:t>
      </w:r>
      <w:r>
        <w:rPr>
          <w:highlight w:val="white"/>
          <w:lang w:val="en-US"/>
        </w:rPr>
        <w:t xml:space="preserve">, </w:t>
      </w:r>
      <w:r>
        <w:rPr>
          <w:i/>
          <w:highlight w:val="white"/>
          <w:lang w:val="en-US"/>
        </w:rPr>
        <w:t>35</w:t>
      </w:r>
      <w:r>
        <w:rPr>
          <w:highlight w:val="white"/>
          <w:lang w:val="en-US"/>
        </w:rPr>
        <w:t xml:space="preserve">(8), 1813-1822. </w:t>
      </w:r>
    </w:p>
    <w:p w14:paraId="20C23CC5" w14:textId="77777777" w:rsidR="00EB5DFF" w:rsidRDefault="00EB5DFF" w:rsidP="00EB5DFF">
      <w:pPr>
        <w:spacing w:line="360" w:lineRule="auto"/>
        <w:ind w:left="720" w:hanging="720"/>
        <w:rPr>
          <w:highlight w:val="white"/>
        </w:rPr>
      </w:pPr>
      <w:r>
        <w:rPr>
          <w:highlight w:val="white"/>
          <w:lang w:val="en-US"/>
        </w:rPr>
        <w:lastRenderedPageBreak/>
        <w:t xml:space="preserve">Woodside, A. G., Golfetto, F., &amp; Gibbert, M. (2008). </w:t>
      </w:r>
      <w:r>
        <w:rPr>
          <w:highlight w:val="white"/>
        </w:rPr>
        <w:t xml:space="preserve">Customer value: theory, research, and practice. In </w:t>
      </w:r>
      <w:bookmarkStart w:id="501" w:name="OLE_LINK11"/>
      <w:r>
        <w:rPr>
          <w:i/>
          <w:iCs/>
          <w:highlight w:val="white"/>
        </w:rPr>
        <w:t>Creating and managing superior customer value</w:t>
      </w:r>
      <w:r>
        <w:rPr>
          <w:highlight w:val="white"/>
        </w:rPr>
        <w:t xml:space="preserve"> </w:t>
      </w:r>
      <w:bookmarkEnd w:id="501"/>
      <w:r>
        <w:rPr>
          <w:highlight w:val="white"/>
        </w:rPr>
        <w:t>(pp. 3-25). Emerald Group Publishing Limited.</w:t>
      </w:r>
    </w:p>
    <w:p w14:paraId="56A213CD" w14:textId="30BBCDE0" w:rsidR="00EB5DFF" w:rsidRDefault="00EB5DFF" w:rsidP="00EB5DFF">
      <w:pPr>
        <w:ind w:left="720" w:hanging="720"/>
        <w:rPr>
          <w:lang w:val="en-US"/>
        </w:rPr>
      </w:pPr>
      <w:r>
        <w:rPr>
          <w:highlight w:val="white"/>
          <w:lang w:val="en-US"/>
        </w:rPr>
        <w:t xml:space="preserve">Xu, Y., Liu, X., Cao, X., Huang, C., Liu, E., Qian, S., … &amp; Zhang, J. (2021). Artificial intelligence: A powerful paradigm for scientific research. </w:t>
      </w:r>
      <w:r>
        <w:rPr>
          <w:i/>
          <w:highlight w:val="white"/>
          <w:lang w:val="en-US"/>
        </w:rPr>
        <w:t>The Innovation</w:t>
      </w:r>
      <w:r>
        <w:rPr>
          <w:highlight w:val="white"/>
          <w:lang w:val="en-US"/>
        </w:rPr>
        <w:t xml:space="preserve">, </w:t>
      </w:r>
      <w:r>
        <w:rPr>
          <w:i/>
          <w:highlight w:val="white"/>
          <w:lang w:val="en-US"/>
        </w:rPr>
        <w:t>2</w:t>
      </w:r>
      <w:r>
        <w:rPr>
          <w:highlight w:val="white"/>
          <w:lang w:val="en-US"/>
        </w:rPr>
        <w:t>(4).</w:t>
      </w:r>
      <w:r>
        <w:rPr>
          <w:lang w:val="en-US"/>
        </w:rPr>
        <w:br w:type="page"/>
      </w:r>
    </w:p>
    <w:p w14:paraId="22DE8F31" w14:textId="77777777" w:rsidR="00EB5DFF" w:rsidRDefault="00EB5DFF" w:rsidP="00EB5DFF">
      <w:pPr>
        <w:ind w:left="720" w:hanging="720"/>
        <w:rPr>
          <w:highlight w:val="white"/>
          <w:lang w:val="en-US"/>
        </w:rPr>
      </w:pPr>
      <w:r>
        <w:rPr>
          <w:highlight w:val="white"/>
          <w:lang w:val="en-US"/>
        </w:rPr>
        <w:lastRenderedPageBreak/>
        <w:t xml:space="preserve">Yao, S., Zhao, J., Yu, D., Du, N., Shafran, I., Narasimhan, K., &amp; Cao, Y. (2023). ReAct: Synergizing reasoning and acting in language models. </w:t>
      </w:r>
      <w:r>
        <w:rPr>
          <w:i/>
          <w:highlight w:val="white"/>
          <w:lang w:val="en-US"/>
        </w:rPr>
        <w:t>International Conference on Learning Representations (ICLR)</w:t>
      </w:r>
      <w:r>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502" w:name="_Toc232351387"/>
      <w:r>
        <w:lastRenderedPageBreak/>
        <w:t>Appendix A. Interview Guide and Protocol</w:t>
      </w:r>
      <w:bookmarkEnd w:id="502"/>
    </w:p>
    <w:p w14:paraId="5347955F" w14:textId="77777777" w:rsidR="00EB5DFF" w:rsidRDefault="00EB5DFF" w:rsidP="00EB5DFF">
      <w:r>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503" w:name="_Toc232351388"/>
      <w:r>
        <w:rPr>
          <w:lang w:val="en-US"/>
        </w:rPr>
        <w:t>A.1.</w:t>
      </w:r>
      <w:r>
        <w:tab/>
      </w:r>
      <w:r>
        <w:rPr>
          <w:lang w:val="en-US"/>
        </w:rPr>
        <w:t>Interview Guide</w:t>
      </w:r>
      <w:bookmarkEnd w:id="503"/>
    </w:p>
    <w:p w14:paraId="5F6D54BF" w14:textId="77777777" w:rsidR="00EB5DFF" w:rsidRDefault="00EB5DFF" w:rsidP="00EB5DFF">
      <w:pPr>
        <w:pStyle w:val="Heading3"/>
      </w:pPr>
      <w:r>
        <w:rPr>
          <w:lang w:val="en-US"/>
        </w:rPr>
        <w:t>A.1.1.</w:t>
      </w:r>
      <w:r>
        <w:tab/>
      </w:r>
      <w:r>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Pr>
          <w:lang w:val="en-US"/>
        </w:rPr>
        <w:t xml:space="preserve">What are the drawbacks of this usage, if any? </w:t>
      </w:r>
      <w:r>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Pr>
          <w:lang w:val="en-US"/>
        </w:rPr>
        <w:t xml:space="preserve">What did you need to deploy Agentic AI?  </w:t>
      </w:r>
      <w:r>
        <w:rPr>
          <w:i/>
          <w:iCs/>
          <w:lang w:val="en-US"/>
        </w:rPr>
        <w:t>(infrastructure, advice, other resources)</w:t>
      </w:r>
    </w:p>
    <w:p w14:paraId="44E4488B" w14:textId="77777777" w:rsidR="00EB5DFF" w:rsidRDefault="00EB5DFF" w:rsidP="00EB5DFF">
      <w:pPr>
        <w:numPr>
          <w:ilvl w:val="0"/>
          <w:numId w:val="6"/>
        </w:numPr>
      </w:pPr>
      <w:r>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Pr>
          <w:lang w:val="en-US"/>
        </w:rPr>
        <w:t>A.1.2.</w:t>
      </w:r>
      <w:r>
        <w:tab/>
      </w:r>
      <w:r>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Pr>
          <w:lang w:val="en-US"/>
        </w:rPr>
        <w:t xml:space="preserve">You mentioned </w:t>
      </w:r>
      <w:r>
        <w:rPr>
          <w:i/>
          <w:lang w:val="en-US"/>
        </w:rPr>
        <w:t>[subject x]</w:t>
      </w:r>
      <w:r>
        <w:rPr>
          <w:lang w:val="en-US"/>
        </w:rPr>
        <w:t xml:space="preserve"> can you elaborate on that?</w:t>
      </w:r>
    </w:p>
    <w:p w14:paraId="5650F22E" w14:textId="18DF4E1D" w:rsidR="00EB5DFF" w:rsidRDefault="00EB5DFF" w:rsidP="00EB5DFF">
      <w:pPr>
        <w:numPr>
          <w:ilvl w:val="0"/>
          <w:numId w:val="6"/>
        </w:numPr>
      </w:pPr>
      <w:r>
        <w:rPr>
          <w:lang w:val="en-US"/>
        </w:rPr>
        <w:t xml:space="preserve">Did your organization experience </w:t>
      </w:r>
      <w:r>
        <w:rPr>
          <w:i/>
          <w:iCs/>
          <w:lang w:val="en-US"/>
        </w:rPr>
        <w:t>[element y]</w:t>
      </w:r>
      <w:r>
        <w:rPr>
          <w:lang w:val="en-US"/>
        </w:rPr>
        <w:t>?A.2.</w:t>
      </w:r>
      <w:r>
        <w:tab/>
      </w:r>
      <w:r>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504" w:name="_Toc232351389"/>
      <w:commentRangeStart w:id="505"/>
      <w:r>
        <w:lastRenderedPageBreak/>
        <w:t>Appendix B. Putting the model to work: a manager’s checklist</w:t>
      </w:r>
      <w:bookmarkEnd w:id="504"/>
      <w:commentRangeEnd w:id="505"/>
      <w:r>
        <w:rPr>
          <w:rStyle w:val="CommentReference"/>
          <w:sz w:val="22"/>
          <w:szCs w:val="22"/>
        </w:rPr>
        <w:commentReference w:id="505"/>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506" w:name="_Toc232351390"/>
      <w:r>
        <w:t>Observing: sensing the changing context</w:t>
      </w:r>
      <w:bookmarkEnd w:id="506"/>
    </w:p>
    <w:p w14:paraId="1F2B72BA" w14:textId="77777777" w:rsidR="00EB5DFF" w:rsidRDefault="00EB5DFF" w:rsidP="00EB5DFF">
      <w:pPr>
        <w:numPr>
          <w:ilvl w:val="0"/>
          <w:numId w:val="1"/>
        </w:numPr>
      </w:pPr>
      <w:r>
        <w:rPr>
          <w:lang w:val="en-US"/>
        </w:rPr>
        <w:t>Watch the emerging use cases, and the combinations of tool (or approach) with use case. Value tends to lie in the pairing, not in the tool alone.</w:t>
      </w:r>
    </w:p>
    <w:p w14:paraId="60DD18B1" w14:textId="77777777" w:rsidR="00EB5DFF" w:rsidRDefault="00EB5DFF" w:rsidP="00EB5DFF">
      <w:pPr>
        <w:numPr>
          <w:ilvl w:val="0"/>
          <w:numId w:val="1"/>
        </w:numPr>
      </w:pPr>
      <w:r>
        <w:rPr>
          <w:lang w:val="en-US"/>
        </w:rPr>
        <w:t>Track AI’s capability progression, but treat tool- and model-specific facts as dating within months.</w:t>
      </w:r>
    </w:p>
    <w:p w14:paraId="1D093750" w14:textId="77777777" w:rsidR="00EB5DFF" w:rsidRDefault="00EB5DFF" w:rsidP="00EB5DFF">
      <w:pPr>
        <w:numPr>
          <w:ilvl w:val="0"/>
          <w:numId w:val="1"/>
        </w:numPr>
      </w:pPr>
      <w:r>
        <w:t>Monitor competitors’ adoption of agentic AI.</w:t>
      </w:r>
    </w:p>
    <w:p w14:paraId="059BB8F4" w14:textId="77777777" w:rsidR="00EB5DFF" w:rsidRDefault="00EB5DFF" w:rsidP="00EB5DFF">
      <w:pPr>
        <w:numPr>
          <w:ilvl w:val="0"/>
          <w:numId w:val="1"/>
        </w:numPr>
      </w:pPr>
      <w:r>
        <w:t>Monitor shifts in consumer behavior, including customers acting through their own agents (“agents of customers”).</w:t>
      </w:r>
    </w:p>
    <w:p w14:paraId="421327A8" w14:textId="77777777" w:rsidR="00EB5DFF" w:rsidRDefault="00EB5DFF" w:rsidP="00EB5DFF">
      <w:pPr>
        <w:numPr>
          <w:ilvl w:val="0"/>
          <w:numId w:val="1"/>
        </w:numPr>
      </w:pPr>
      <w:r>
        <w:rPr>
          <w:lang w:val="en-US"/>
        </w:rPr>
        <w:t>Read vendor roadmaps, but separate what is operationally available from what is merely announced.</w:t>
      </w:r>
    </w:p>
    <w:p w14:paraId="73E528A7" w14:textId="77777777" w:rsidR="00EB5DFF" w:rsidRDefault="00EB5DFF" w:rsidP="00EB5DFF">
      <w:pPr>
        <w:numPr>
          <w:ilvl w:val="0"/>
          <w:numId w:val="1"/>
        </w:numPr>
      </w:pPr>
      <w:r>
        <w:rPr>
          <w:lang w:val="en-US"/>
        </w:rPr>
        <w:t>Test each reported “use case” for whether it is actually in production and creating value, rather than hype or optics.</w:t>
      </w:r>
    </w:p>
    <w:p w14:paraId="39557997" w14:textId="77777777" w:rsidR="00EB5DFF" w:rsidRDefault="00EB5DFF" w:rsidP="00EB5DFF">
      <w:pPr>
        <w:numPr>
          <w:ilvl w:val="0"/>
          <w:numId w:val="1"/>
        </w:numPr>
      </w:pPr>
      <w:r>
        <w:t xml:space="preserve">Learn from others, leverage events, case studies, and stories </w:t>
      </w:r>
    </w:p>
    <w:p w14:paraId="1F26777D" w14:textId="77777777" w:rsidR="00EB5DFF" w:rsidRDefault="00EB5DFF" w:rsidP="00EB5DFF">
      <w:pPr>
        <w:pStyle w:val="Heading2"/>
      </w:pPr>
      <w:bookmarkStart w:id="507" w:name="_Toc232351391"/>
      <w:r>
        <w:t>Conditions: auditing what enables or constrains</w:t>
      </w:r>
      <w:bookmarkEnd w:id="507"/>
    </w:p>
    <w:p w14:paraId="21C2C3E3" w14:textId="77777777" w:rsidR="00EB5DFF" w:rsidRDefault="00EB5DFF" w:rsidP="00EB5DFF">
      <w:pPr>
        <w:numPr>
          <w:ilvl w:val="0"/>
          <w:numId w:val="1"/>
        </w:numPr>
      </w:pPr>
      <w:r>
        <w:rPr>
          <w:lang w:val="en-US"/>
        </w:rPr>
        <w:t>Assess AI literacy at every level and locate resistance, analysis paralysis, and gaps in systems thinking.</w:t>
      </w:r>
    </w:p>
    <w:p w14:paraId="47E1AE43" w14:textId="77777777" w:rsidR="00EB5DFF" w:rsidRDefault="00EB5DFF" w:rsidP="00EB5DFF">
      <w:pPr>
        <w:numPr>
          <w:ilvl w:val="0"/>
          <w:numId w:val="1"/>
        </w:numPr>
      </w:pPr>
      <w:r>
        <w:t>Audit data availability, infrastructure, and the technical talent to use them; an agent cannot reach what the organization has not made accessible.</w:t>
      </w:r>
    </w:p>
    <w:p w14:paraId="37E70F2A" w14:textId="77777777" w:rsidR="00EB5DFF" w:rsidRDefault="00EB5DFF" w:rsidP="00EB5DFF">
      <w:pPr>
        <w:numPr>
          <w:ilvl w:val="0"/>
          <w:numId w:val="1"/>
        </w:numPr>
      </w:pPr>
      <w:r>
        <w:rPr>
          <w:lang w:val="en-US"/>
        </w:rPr>
        <w:lastRenderedPageBreak/>
        <w:t>Confirm strategic direction and secure senior-leadership backing before scaling.</w:t>
      </w:r>
    </w:p>
    <w:p w14:paraId="363D9B65" w14:textId="77777777" w:rsidR="00EB5DFF" w:rsidRDefault="00EB5DFF" w:rsidP="00EB5DFF">
      <w:pPr>
        <w:numPr>
          <w:ilvl w:val="0"/>
          <w:numId w:val="1"/>
        </w:numPr>
      </w:pPr>
      <w:r>
        <w:t>Map governance, legal, and compliance constraints (such as GDPR) and the political silos that slow delivery.</w:t>
      </w:r>
    </w:p>
    <w:p w14:paraId="747F4310" w14:textId="77777777" w:rsidR="00EB5DFF" w:rsidRDefault="00EB5DFF" w:rsidP="00EB5DFF">
      <w:pPr>
        <w:numPr>
          <w:ilvl w:val="0"/>
          <w:numId w:val="1"/>
        </w:numPr>
      </w:pPr>
      <w:r>
        <w:rPr>
          <w:lang w:val="en-US"/>
        </w:rPr>
        <w:t>Resolve definitional ambiguity early: agree shared business definitions and a data catalogue as a precondition for reliable AI.</w:t>
      </w:r>
    </w:p>
    <w:p w14:paraId="513CA0B1" w14:textId="03FB526C" w:rsidR="00EB5DFF" w:rsidRDefault="00CA756D" w:rsidP="00EB5DFF">
      <w:pPr>
        <w:pStyle w:val="Heading2"/>
      </w:pPr>
      <w:bookmarkStart w:id="508" w:name="_Toc232351392"/>
      <w:r>
        <w:t>Navigating</w:t>
      </w:r>
      <w:r w:rsidR="00EB5DFF">
        <w:t>: acting on the conditions</w:t>
      </w:r>
      <w:bookmarkEnd w:id="508"/>
    </w:p>
    <w:p w14:paraId="1DED8516" w14:textId="3C9DBD4A" w:rsidR="00EB5DFF" w:rsidRDefault="00CA756D" w:rsidP="00EB5DFF">
      <w:pPr>
        <w:numPr>
          <w:ilvl w:val="0"/>
          <w:numId w:val="1"/>
        </w:numPr>
      </w:pPr>
      <w:r>
        <w:t>Steer</w:t>
      </w:r>
      <w:r w:rsidR="00EB5DFF">
        <w:t xml:space="preserve"> what you control: educate (differentiated by level), run experiments, bring people along, provide clarity, and champion the work.</w:t>
      </w:r>
    </w:p>
    <w:p w14:paraId="3C176E37" w14:textId="77777777" w:rsidR="00EB5DFF" w:rsidRDefault="00EB5DFF" w:rsidP="00EB5DFF">
      <w:pPr>
        <w:numPr>
          <w:ilvl w:val="0"/>
          <w:numId w:val="1"/>
        </w:numPr>
      </w:pPr>
      <w:r>
        <w:rPr>
          <w:lang w:val="en-US"/>
        </w:rPr>
        <w:t>Leverage what is favourable: accessible data, good tooling, an innovation culture, and credible external experts.</w:t>
      </w:r>
    </w:p>
    <w:p w14:paraId="69EC09EC" w14:textId="77777777" w:rsidR="00EB5DFF" w:rsidRDefault="00EB5DFF" w:rsidP="00EB5DFF">
      <w:pPr>
        <w:numPr>
          <w:ilvl w:val="0"/>
          <w:numId w:val="1"/>
        </w:numPr>
      </w:pPr>
      <w:r>
        <w:t>Where you cannot reshape a constraint, create room within it rather than only working around it. For example, a protected laboratory or sandbox, separated from the production environment, where experiments can fail safely, promoting only proven use cases into production.</w:t>
      </w:r>
    </w:p>
    <w:p w14:paraId="1F4589B0" w14:textId="77777777" w:rsidR="00EB5DFF" w:rsidRDefault="00EB5DFF" w:rsidP="00EB5DFF">
      <w:pPr>
        <w:numPr>
          <w:ilvl w:val="0"/>
          <w:numId w:val="1"/>
        </w:numPr>
      </w:pPr>
      <w:r>
        <w:rPr>
          <w:lang w:val="en-US"/>
        </w:rPr>
        <w:t>Identify, empower, and protect AI champions who combine technical and business fluency.</w:t>
      </w:r>
    </w:p>
    <w:p w14:paraId="49BFEE71" w14:textId="77777777" w:rsidR="00EB5DFF" w:rsidRDefault="00EB5DFF" w:rsidP="00EB5DFF">
      <w:pPr>
        <w:numPr>
          <w:ilvl w:val="0"/>
          <w:numId w:val="1"/>
        </w:numPr>
      </w:pPr>
      <w:r>
        <w:rPr>
          <w:lang w:val="en-US"/>
        </w:rPr>
        <w:t>Fund and protect experimentation: centralize or absorb its cost so teams are not penalized for early, low-return learning.</w:t>
      </w:r>
    </w:p>
    <w:p w14:paraId="632B4628" w14:textId="77777777" w:rsidR="00EB5DFF" w:rsidRDefault="00EB5DFF" w:rsidP="00EB5DFF">
      <w:pPr>
        <w:numPr>
          <w:ilvl w:val="0"/>
          <w:numId w:val="1"/>
        </w:numPr>
      </w:pPr>
      <w:r>
        <w:rPr>
          <w:lang w:val="en-US"/>
        </w:rPr>
        <w:t>Use external help to accelerate, but deliberately retain and internalize capability to avoid dependence.</w:t>
      </w:r>
    </w:p>
    <w:p w14:paraId="0E2F55F5" w14:textId="77777777" w:rsidR="00EB5DFF" w:rsidRDefault="00EB5DFF" w:rsidP="00EB5DFF">
      <w:pPr>
        <w:pStyle w:val="Heading2"/>
      </w:pPr>
      <w:bookmarkStart w:id="509" w:name="_Toc232351393"/>
      <w:r>
        <w:t>Applying: putting agentic AI to work</w:t>
      </w:r>
      <w:bookmarkEnd w:id="509"/>
    </w:p>
    <w:p w14:paraId="49016149" w14:textId="77777777" w:rsidR="00EB5DFF" w:rsidRDefault="00EB5DFF" w:rsidP="00EB5DFF">
      <w:pPr>
        <w:numPr>
          <w:ilvl w:val="0"/>
          <w:numId w:val="1"/>
        </w:numPr>
      </w:pPr>
      <w:r>
        <w:rPr>
          <w:lang w:val="en-US"/>
        </w:rPr>
        <w:t>Start from a marketing problem or workflow, not from the technology; adopt AI for a job, not for its own sake.</w:t>
      </w:r>
    </w:p>
    <w:p w14:paraId="54FDF9B8" w14:textId="77777777" w:rsidR="00EB5DFF" w:rsidRDefault="00EB5DFF" w:rsidP="00EB5DFF">
      <w:pPr>
        <w:numPr>
          <w:ilvl w:val="0"/>
          <w:numId w:val="1"/>
        </w:numPr>
      </w:pPr>
      <w:r>
        <w:t>Decompose the workflow into steps and insert AI only where you trust its performance; keep humans where you do not.</w:t>
      </w:r>
    </w:p>
    <w:p w14:paraId="2E61FDA2" w14:textId="77777777" w:rsidR="00EB5DFF" w:rsidRDefault="00EB5DFF" w:rsidP="00EB5DFF">
      <w:pPr>
        <w:numPr>
          <w:ilvl w:val="0"/>
          <w:numId w:val="1"/>
        </w:numPr>
      </w:pPr>
      <w:r>
        <w:lastRenderedPageBreak/>
        <w:t>Engineer the harness as the real object of design: accessible data, memory, tool access, a clear system prompt, and guardrails.</w:t>
      </w:r>
    </w:p>
    <w:p w14:paraId="004BF803" w14:textId="77777777" w:rsidR="00EB5DFF" w:rsidRDefault="00EB5DFF" w:rsidP="00EB5DFF">
      <w:pPr>
        <w:numPr>
          <w:ilvl w:val="0"/>
          <w:numId w:val="1"/>
        </w:numPr>
      </w:pPr>
      <w:r>
        <w:t>Standardize or clearly define a task before automating it; automated content works where output is standardized and falls short on creative, on-brand work.</w:t>
      </w:r>
    </w:p>
    <w:p w14:paraId="7D763B7D" w14:textId="77777777" w:rsidR="00EB5DFF" w:rsidRDefault="00EB5DFF" w:rsidP="00EB5DFF">
      <w:pPr>
        <w:numPr>
          <w:ilvl w:val="0"/>
          <w:numId w:val="1"/>
        </w:numPr>
      </w:pPr>
      <w:r>
        <w:t>Match ambition to maturity across use cases (analytics, content, generic agents, customer-facing).</w:t>
      </w:r>
    </w:p>
    <w:p w14:paraId="3BD537A7" w14:textId="77777777" w:rsidR="00EB5DFF" w:rsidRDefault="00EB5DFF" w:rsidP="00EB5DFF">
      <w:pPr>
        <w:numPr>
          <w:ilvl w:val="0"/>
          <w:numId w:val="1"/>
        </w:numPr>
      </w:pPr>
      <w:r>
        <w:rPr>
          <w:lang w:val="en-US"/>
        </w:rPr>
        <w:t>For customer-facing agents, build on an existing baseline, put brand and tone-of-voice governance in place first, prove commercial value, and then scale.</w:t>
      </w:r>
    </w:p>
    <w:p w14:paraId="7DC4D2A9" w14:textId="77777777" w:rsidR="00EB5DFF" w:rsidRDefault="00EB5DFF" w:rsidP="00EB5DFF">
      <w:pPr>
        <w:numPr>
          <w:ilvl w:val="0"/>
          <w:numId w:val="1"/>
        </w:numPr>
      </w:pPr>
      <w:r>
        <w:t>Make the build, buy, or off-the-shelf choice explicitly, weighing speed against lock-in.</w:t>
      </w:r>
    </w:p>
    <w:p w14:paraId="02D2AB2A" w14:textId="77777777" w:rsidR="00EB5DFF" w:rsidRDefault="00EB5DFF" w:rsidP="00EB5DFF">
      <w:pPr>
        <w:pStyle w:val="Heading2"/>
      </w:pPr>
      <w:bookmarkStart w:id="510" w:name="_Toc232351394"/>
      <w:r>
        <w:t>Mediating Value Outcomes: turning application into value</w:t>
      </w:r>
      <w:bookmarkEnd w:id="510"/>
    </w:p>
    <w:p w14:paraId="66FD10D8" w14:textId="77777777" w:rsidR="00EB5DFF" w:rsidRDefault="00EB5DFF" w:rsidP="00EB5DFF">
      <w:pPr>
        <w:numPr>
          <w:ilvl w:val="0"/>
          <w:numId w:val="1"/>
        </w:numPr>
      </w:pPr>
      <w:r>
        <w:rPr>
          <w:lang w:val="en-US"/>
        </w:rPr>
        <w:t>State the value you are pursuing (efficiency, scale, skill extension, quality) and benchmark AI output against a human baseline so improvement is measurable.</w:t>
      </w:r>
    </w:p>
    <w:p w14:paraId="157C1D38" w14:textId="77777777" w:rsidR="00EB5DFF" w:rsidRDefault="00EB5DFF" w:rsidP="00EB5DFF">
      <w:pPr>
        <w:numPr>
          <w:ilvl w:val="0"/>
          <w:numId w:val="1"/>
        </w:numPr>
      </w:pPr>
      <w:r>
        <w:t>Account honestly for sacrifices: infrastructure, API, and licensing costs, the time to implement, and the human impact of any displacement.</w:t>
      </w:r>
    </w:p>
    <w:p w14:paraId="5579A34B" w14:textId="77777777" w:rsidR="00EB5DFF" w:rsidRDefault="00EB5DFF" w:rsidP="00EB5DFF">
      <w:pPr>
        <w:numPr>
          <w:ilvl w:val="0"/>
          <w:numId w:val="1"/>
        </w:numPr>
      </w:pPr>
      <w:r>
        <w:t>Govern risks with AI: brand-control and tone-of-voice agents for brand risk; evaluator agents and human sense-checking for hallucination; explicit controls for security and privacy.</w:t>
      </w:r>
    </w:p>
    <w:p w14:paraId="367A45B2" w14:textId="77777777" w:rsidR="00EB5DFF" w:rsidRDefault="00EB5DFF" w:rsidP="00EB5DFF">
      <w:pPr>
        <w:numPr>
          <w:ilvl w:val="0"/>
          <w:numId w:val="1"/>
        </w:numPr>
      </w:pPr>
      <w:r>
        <w:rPr>
          <w:lang w:val="en-US"/>
        </w:rPr>
        <w:t>Calibrate oversight to the cost of error and the difficulty of evaluating the output, not to eliminating error altogether.</w:t>
      </w:r>
    </w:p>
    <w:p w14:paraId="0BD08227" w14:textId="77777777" w:rsidR="00EB5DFF" w:rsidRDefault="00EB5DFF" w:rsidP="00EB5DFF">
      <w:pPr>
        <w:numPr>
          <w:ilvl w:val="0"/>
          <w:numId w:val="1"/>
        </w:numPr>
      </w:pPr>
      <w:r>
        <w:t>Decide consciously whether to follow (efficiency parity) or to differentiate (novel use cases); efficiency gains are not a durable advantage once competitors share them.</w:t>
      </w:r>
    </w:p>
    <w:p w14:paraId="591DC664" w14:textId="77777777" w:rsidR="00EB5DFF" w:rsidRDefault="00EB5DFF" w:rsidP="00EB5DFF">
      <w:pPr>
        <w:numPr>
          <w:ilvl w:val="0"/>
          <w:numId w:val="1"/>
        </w:numPr>
      </w:pPr>
      <w:r>
        <w:t>Treat AI budgeting as a strategic act: returns can be large but uncertain, and conventional business cases tend to under-fund experimentation.</w:t>
      </w:r>
    </w:p>
    <w:p w14:paraId="6650DB51" w14:textId="77777777" w:rsidR="00EB5DFF" w:rsidRDefault="00EB5DFF" w:rsidP="00EB5DFF">
      <w:pPr>
        <w:numPr>
          <w:ilvl w:val="0"/>
          <w:numId w:val="1"/>
        </w:numPr>
      </w:pPr>
      <w:r>
        <w:lastRenderedPageBreak/>
        <w:t>Protect the longer term: do not hollow out the junior talent pipeline or trade away brand distinctiveness for short-term efficiency.</w:t>
      </w:r>
    </w:p>
    <w:p w14:paraId="1875D03D" w14:textId="54CD32FD" w:rsidR="00401741" w:rsidRPr="00EB5DFF" w:rsidRDefault="00401741" w:rsidP="00EB5DFF"/>
    <w:sectPr w:rsidR="00401741" w:rsidRPr="00EB5DFF">
      <w:headerReference w:type="default" r:id="rId36"/>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1" w:author="Luttik, Daan" w:date="2026-06-09T22:08:00Z" w:initials="DL">
    <w:p w14:paraId="01EAA619" w14:textId="77777777" w:rsidR="00143CDE" w:rsidRDefault="00143CDE" w:rsidP="00593503">
      <w:pPr>
        <w:pStyle w:val="CommentText"/>
        <w:ind w:firstLine="0"/>
      </w:pPr>
      <w:r>
        <w:rPr>
          <w:rStyle w:val="CommentReference"/>
        </w:rPr>
        <w:annotationRef/>
      </w:r>
      <w:r>
        <w:t>Double check frontpage guide</w:t>
      </w:r>
    </w:p>
  </w:comment>
  <w:comment w:id="3" w:author="Luttik, Daan" w:date="2026-06-13T19:10:00Z" w:initials="DL">
    <w:p w14:paraId="4F59B47D" w14:textId="77777777" w:rsidR="0048043B" w:rsidRDefault="0048043B" w:rsidP="0048043B">
      <w:pPr>
        <w:pStyle w:val="CommentText"/>
        <w:ind w:firstLine="0"/>
      </w:pPr>
      <w:r>
        <w:rPr>
          <w:rStyle w:val="CommentReference"/>
        </w:rPr>
        <w:annotationRef/>
      </w:r>
      <w:r>
        <w:t>Rewrite</w:t>
      </w:r>
    </w:p>
  </w:comment>
  <w:comment w:id="5"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7"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6" w:author="Beninger, Stefanie" w:date="2026-06-13T14:01:00Z" w:initials="SB">
    <w:p w14:paraId="449B510B" w14:textId="77777777" w:rsidR="005E7DCE" w:rsidRDefault="00000000" w:rsidP="006201B2">
      <w:pPr>
        <w:pStyle w:val="CommentText"/>
        <w:ind w:firstLine="0"/>
      </w:pPr>
      <w:r>
        <w:rPr>
          <w:rStyle w:val="CommentReference"/>
        </w:rPr>
        <w:annotationRef/>
      </w:r>
      <w:r>
        <w:rPr>
          <w:lang w:val="en-CA"/>
        </w:rPr>
        <w:t>Improvement in technologies? Sentence is a bit awkward</w:t>
      </w:r>
    </w:p>
  </w:comment>
  <w:comment w:id="9" w:author="Luttik, Daan" w:date="2026-06-13T22:16:00Z" w:initials="DL">
    <w:p w14:paraId="6BE92B1C" w14:textId="77777777" w:rsidR="00323E07" w:rsidRDefault="00323E07" w:rsidP="00323E07">
      <w:pPr>
        <w:pStyle w:val="CommentText"/>
        <w:ind w:firstLine="0"/>
      </w:pPr>
      <w:r>
        <w:rPr>
          <w:rStyle w:val="CommentReference"/>
        </w:rPr>
        <w:annotationRef/>
      </w:r>
      <w:r>
        <w:t>This is mainly about GenAI. So applicable but better when worded differently.</w:t>
      </w:r>
    </w:p>
  </w:comment>
  <w:comment w:id="8" w:author="Beninger, Stefanie" w:date="2026-06-13T14:03:00Z" w:initials="SB">
    <w:p w14:paraId="37BBFF35" w14:textId="77777777" w:rsidR="005E7DCE" w:rsidRDefault="00000000" w:rsidP="006201B2">
      <w:pPr>
        <w:pStyle w:val="CommentText"/>
        <w:ind w:firstLine="0"/>
      </w:pPr>
      <w:r>
        <w:rPr>
          <w:rStyle w:val="CommentReference"/>
        </w:rPr>
        <w:annotationRef/>
      </w:r>
      <w:r>
        <w:rPr>
          <w:lang w:val="en-CA"/>
        </w:rPr>
        <w:t>Can help to have a sentence to say why we should care about this gap - e.g. some sort of reference of spend in marketing or rate of adoption or whatever</w:t>
      </w:r>
    </w:p>
  </w:comment>
  <w:comment w:id="15"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16" w:author="Luttik, Daan" w:date="2026-06-13T10:01:00Z" w:initials="DL">
    <w:p w14:paraId="0B1C0F31" w14:textId="77777777" w:rsidR="001C0752" w:rsidRDefault="001C0752" w:rsidP="001C0752">
      <w:pPr>
        <w:pStyle w:val="CommentText"/>
        <w:ind w:firstLine="0"/>
      </w:pPr>
      <w:r>
        <w:rPr>
          <w:rStyle w:val="CommentReference"/>
        </w:rPr>
        <w:annotationRef/>
      </w:r>
      <w:r>
        <w:t xml:space="preserve">Really? </w:t>
      </w:r>
    </w:p>
  </w:comment>
  <w:comment w:id="17" w:author="Beninger, Stefanie" w:date="2026-06-13T14:02:00Z" w:initials="SB">
    <w:p w14:paraId="4CAE5867" w14:textId="77777777" w:rsidR="005E7DCE" w:rsidRDefault="00000000" w:rsidP="006201B2">
      <w:pPr>
        <w:pStyle w:val="CommentText"/>
        <w:ind w:firstLine="0"/>
      </w:pPr>
      <w:r>
        <w:rPr>
          <w:rStyle w:val="CommentReference"/>
        </w:rPr>
        <w:annotationRef/>
      </w:r>
      <w:r>
        <w:rPr>
          <w:lang w:val="en-CA"/>
        </w:rPr>
        <w:t xml:space="preserve">I would… it is uncommon to use italics in this way in marketing, but could differ by discipline </w:t>
      </w:r>
    </w:p>
  </w:comment>
  <w:comment w:id="14" w:author="Beninger, Stefanie" w:date="2026-06-13T14:03:00Z" w:initials="SB">
    <w:p w14:paraId="3B49B8CE" w14:textId="77777777" w:rsidR="005E7DCE" w:rsidRDefault="00000000" w:rsidP="005B52EF">
      <w:pPr>
        <w:pStyle w:val="CommentText"/>
        <w:ind w:firstLine="0"/>
      </w:pPr>
      <w:r>
        <w:rPr>
          <w:rStyle w:val="CommentReference"/>
        </w:rPr>
        <w:annotationRef/>
      </w:r>
      <w:r>
        <w:rPr>
          <w:lang w:val="en-CA"/>
        </w:rPr>
        <w:t>Check if needs to be sub-questions (with hyphen)</w:t>
      </w:r>
    </w:p>
  </w:comment>
  <w:comment w:id="11"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2"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3"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10"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18"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19" w:author="Luttik, Daan" w:date="2026-06-13T10:06:00Z" w:initials="DL">
    <w:p w14:paraId="0B1F93B0" w14:textId="77777777" w:rsidR="005E4865" w:rsidRDefault="005E4865" w:rsidP="005E4865">
      <w:pPr>
        <w:pStyle w:val="CommentText"/>
        <w:ind w:firstLine="0"/>
      </w:pPr>
      <w:r>
        <w:rPr>
          <w:rStyle w:val="CommentReference"/>
        </w:rPr>
        <w:annotationRef/>
      </w:r>
      <w:r>
        <w:t>I tried something here 😉 1</w:t>
      </w:r>
      <w:r>
        <w:rPr>
          <w:vertAlign w:val="superscript"/>
        </w:rPr>
        <w:t>st</w:t>
      </w:r>
      <w:r>
        <w:t xml:space="preserve"> question is about observing and translating the insight. 2</w:t>
      </w:r>
      <w:r>
        <w:rPr>
          <w:vertAlign w:val="superscript"/>
        </w:rPr>
        <w:t>nd</w:t>
      </w:r>
      <w:r>
        <w:t xml:space="preserve"> one is about the reality of adoption (I wonder if you might prefer one this one focussing on the internal condition more explicitly, in my mind the  internal condition concept is a finding related to this), 3</w:t>
      </w:r>
      <w:r>
        <w:rPr>
          <w:vertAlign w:val="superscript"/>
        </w:rPr>
        <w:t>rd</w:t>
      </w:r>
      <w:r>
        <w:t xml:space="preserve">  one is about managing risk.</w:t>
      </w:r>
    </w:p>
  </w:comment>
  <w:comment w:id="20"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21"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22"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24"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3"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5" w:author="Luttik, Daan" w:date="2026-06-13T11:39:00Z" w:initials="DL">
    <w:p w14:paraId="07F6C2AF" w14:textId="77777777" w:rsidR="00EA0D97" w:rsidRDefault="00EA0D97" w:rsidP="00EA0D97">
      <w:pPr>
        <w:pStyle w:val="CommentText"/>
        <w:ind w:firstLine="0"/>
      </w:pPr>
      <w:r>
        <w:rPr>
          <w:rStyle w:val="CommentReference"/>
        </w:rPr>
        <w:annotationRef/>
      </w:r>
      <w:r>
        <w:t>Double check citations</w:t>
      </w:r>
    </w:p>
  </w:comment>
  <w:comment w:id="26" w:author="Luttik, Daan" w:date="2026-06-13T11:18:00Z" w:initials="DL">
    <w:p w14:paraId="158DA1B2" w14:textId="77777777" w:rsidR="00CF001E" w:rsidRDefault="00CF001E" w:rsidP="00CF001E">
      <w:pPr>
        <w:pStyle w:val="CommentText"/>
        <w:ind w:firstLine="0"/>
      </w:pPr>
      <w:r>
        <w:rPr>
          <w:rStyle w:val="CommentReference"/>
        </w:rPr>
        <w:annotationRef/>
      </w:r>
      <w:r>
        <w:t>Is this logical to note here? Or not in line with academical best practices.</w:t>
      </w:r>
    </w:p>
  </w:comment>
  <w:comment w:id="27"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8" w:author="Luttik, Daan" w:date="2026-06-13T11:12:00Z" w:initials="DL">
    <w:p w14:paraId="0402ECD6" w14:textId="77777777" w:rsidR="001A6B7F" w:rsidRDefault="001A6B7F" w:rsidP="001A6B7F">
      <w:pPr>
        <w:pStyle w:val="CommentText"/>
        <w:ind w:firstLine="0"/>
      </w:pPr>
      <w:r>
        <w:rPr>
          <w:rStyle w:val="CommentReference"/>
        </w:rPr>
        <w:annotationRef/>
      </w:r>
      <w:r>
        <w:t>Current state was noted as logical by Stefanie</w:t>
      </w:r>
    </w:p>
  </w:comment>
  <w:comment w:id="31"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32"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33"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4"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5"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6"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7"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8"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39"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40"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41"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42"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43" w:author="Luttik, Daan" w:date="2026-06-13T10:44:00Z" w:initials="DL">
    <w:p w14:paraId="3E25C6AD" w14:textId="77777777" w:rsidR="00406DD1" w:rsidRDefault="00406DD1" w:rsidP="00406DD1">
      <w:pPr>
        <w:pStyle w:val="CommentText"/>
        <w:ind w:firstLine="0"/>
      </w:pPr>
      <w:r>
        <w:rPr>
          <w:rStyle w:val="CommentReference"/>
        </w:rPr>
        <w:annotationRef/>
      </w:r>
      <w:r>
        <w:t>Aah, I missed your goal here. Word2vec was highlighted rather than AlexNet. I'll just go through all the techniques and give more body.</w:t>
      </w:r>
    </w:p>
  </w:comment>
  <w:comment w:id="44"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6"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5"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7"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8"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49"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50"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52"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3"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5"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6"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4"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7"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58"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59"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60"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1"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3"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4"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5"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7"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69" w:name="_@_7D1833B86FF34F228725D9576BB9B701Z"/>
      <w:r>
        <w:fldChar w:fldCharType="separate"/>
      </w:r>
      <w:bookmarkEnd w:id="69"/>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68"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6"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0"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1"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2"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4"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78"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1"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2"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5"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91"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0"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97"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98" w:author="Luttik, Daan" w:date="2026-06-13T09:19:00Z" w:initials="DL">
    <w:p w14:paraId="090321C1" w14:textId="77777777" w:rsidR="00C95AFE" w:rsidRDefault="00C95AFE" w:rsidP="00C95AFE">
      <w:pPr>
        <w:pStyle w:val="CommentText"/>
        <w:ind w:firstLine="0"/>
      </w:pPr>
      <w:r>
        <w:rPr>
          <w:rStyle w:val="CommentReference"/>
        </w:rPr>
        <w:annotationRef/>
      </w:r>
      <w:r>
        <w:t>Yes, present below.</w:t>
      </w:r>
    </w:p>
  </w:comment>
  <w:comment w:id="95"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96" w:author="Beninger, Stefanie" w:date="2026-06-12T09:59:00Z" w:initials="BS">
    <w:p w14:paraId="7C0E2888" w14:textId="732FE668" w:rsidR="003633F3" w:rsidRDefault="00825D88">
      <w:pPr>
        <w:pStyle w:val="CommentText"/>
      </w:pPr>
      <w:r>
        <w:rPr>
          <w:rStyle w:val="CommentReference"/>
        </w:rPr>
        <w:annotationRef/>
      </w:r>
      <w:r w:rsidRPr="6405ABA9">
        <w:t>yes, that is sort of what theoretical sampling is - refine as you analyze data. keep as purposive sampling - that is fine</w:t>
      </w:r>
    </w:p>
  </w:comment>
  <w:comment w:id="92"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93"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94"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99"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0" w:author="Beninger, Stefanie" w:date="2026-06-12T10:00:00Z" w:initials="BS">
    <w:p w14:paraId="35DEC75E" w14:textId="720A9D15" w:rsidR="003633F3" w:rsidRDefault="00825D88">
      <w:pPr>
        <w:pStyle w:val="CommentText"/>
      </w:pPr>
      <w:r>
        <w:rPr>
          <w:rStyle w:val="CommentReference"/>
        </w:rPr>
        <w:annotationRef/>
      </w:r>
      <w:r w:rsidRPr="6E4A6042">
        <w:t xml:space="preserve">if you did not get any people from it, you can leave it out. </w:t>
      </w:r>
    </w:p>
  </w:comment>
  <w:comment w:id="105"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06"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07"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08"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04"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03"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02"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01"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11"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12"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15"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16"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17"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18"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19"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14"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29" w:author="Beninger, Stefanie" w:date="2026-06-10T13:41:00Z" w:initials="BS">
    <w:p w14:paraId="6D623B95" w14:textId="77777777" w:rsidR="00D52A0C" w:rsidRDefault="00D52A0C">
      <w:pPr>
        <w:pStyle w:val="CommentText"/>
      </w:pPr>
      <w:r>
        <w:rPr>
          <w:rStyle w:val="CommentReference"/>
        </w:rPr>
        <w:annotationRef/>
      </w:r>
      <w:r w:rsidRPr="432EAA66">
        <w:t xml:space="preserve">were these words used in the descriptive codes - 'observing'? if not, then perhaps consider removing it. </w:t>
      </w:r>
    </w:p>
  </w:comment>
  <w:comment w:id="336" w:author="Beninger, Stefanie" w:date="2026-06-13T14:10:00Z" w:initials="SB">
    <w:p w14:paraId="17659DA1" w14:textId="77777777" w:rsidR="005E7DCE" w:rsidRDefault="00000000" w:rsidP="005F7FB8">
      <w:pPr>
        <w:pStyle w:val="CommentText"/>
        <w:ind w:firstLine="0"/>
      </w:pPr>
      <w:r>
        <w:rPr>
          <w:rStyle w:val="CommentReference"/>
        </w:rPr>
        <w:annotationRef/>
      </w:r>
      <w:r>
        <w:rPr>
          <w:lang w:val="en-CA"/>
        </w:rPr>
        <w:t>This is really improved - it is definitely the next iteration of data analysis and is synthesized into a coherent story.</w:t>
      </w:r>
    </w:p>
  </w:comment>
  <w:comment w:id="338" w:author="Beninger, Stefanie" w:date="2026-06-13T14:10:00Z" w:initials="SB">
    <w:p w14:paraId="428BBC70" w14:textId="77777777" w:rsidR="005E7DCE" w:rsidRDefault="00000000" w:rsidP="0042223C">
      <w:pPr>
        <w:pStyle w:val="CommentText"/>
        <w:ind w:firstLine="0"/>
      </w:pPr>
      <w:r>
        <w:rPr>
          <w:rStyle w:val="CommentReference"/>
        </w:rPr>
        <w:annotationRef/>
      </w:r>
      <w:r>
        <w:rPr>
          <w:lang w:val="en-CA"/>
        </w:rPr>
        <w:t xml:space="preserve">Keep consistent with capitalization throughout </w:t>
      </w:r>
    </w:p>
  </w:comment>
  <w:comment w:id="340"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341"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342"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343"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344"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345" w:author="Luttik, Daan" w:date="2026-06-12T23:39:00Z" w:initials="DL">
    <w:p w14:paraId="086CA749" w14:textId="77777777" w:rsidR="00325241" w:rsidRDefault="00325241" w:rsidP="00325241">
      <w:pPr>
        <w:pStyle w:val="CommentText"/>
        <w:ind w:firstLine="0"/>
      </w:pPr>
      <w:r>
        <w:rPr>
          <w:rStyle w:val="CommentReference"/>
        </w:rPr>
        <w:annotationRef/>
      </w:r>
      <w:r>
        <w:t>Since we are not using colons.. Would you use a full-stop here ‘.’ or still a comma?</w:t>
      </w:r>
    </w:p>
  </w:comment>
  <w:comment w:id="346" w:author="Beninger, Stefanie" w:date="2026-06-13T14:12:00Z" w:initials="SB">
    <w:p w14:paraId="77B6696C" w14:textId="77777777" w:rsidR="005E7DCE" w:rsidRDefault="00000000" w:rsidP="003F7603">
      <w:pPr>
        <w:pStyle w:val="CommentText"/>
        <w:ind w:firstLine="0"/>
      </w:pPr>
      <w:r>
        <w:rPr>
          <w:rStyle w:val="CommentReference"/>
        </w:rPr>
        <w:annotationRef/>
      </w:r>
      <w:r>
        <w:rPr>
          <w:lang w:val="en-CA"/>
        </w:rPr>
        <w:t>Can use the comma or can do it like this...</w:t>
      </w:r>
    </w:p>
  </w:comment>
  <w:comment w:id="348"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349"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350"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351"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352"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353"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354"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355"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356" w:author="Luttik, Daan" w:date="2026-06-13T00:02:00Z" w:initials="DL">
    <w:p w14:paraId="39CC8F33" w14:textId="77777777" w:rsidR="00CB4741" w:rsidRDefault="00CB4741" w:rsidP="00CB4741">
      <w:pPr>
        <w:pStyle w:val="CommentText"/>
        <w:ind w:firstLine="0"/>
      </w:pPr>
      <w:r>
        <w:rPr>
          <w:rStyle w:val="CommentReference"/>
        </w:rPr>
        <w:annotationRef/>
      </w:r>
      <w:r>
        <w:t>I don’t do a lot of forward referencing. But here it feels very logical. If you disagree I’ll duplicate a quote.</w:t>
      </w:r>
    </w:p>
  </w:comment>
  <w:comment w:id="359"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363"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362"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360" w:author="Luttik, Daan" w:date="2026-06-12T23:45:00Z" w:initials="DL">
    <w:p w14:paraId="35613F38" w14:textId="503E3E6E" w:rsidR="0074757B" w:rsidRDefault="0074757B" w:rsidP="0074757B">
      <w:pPr>
        <w:pStyle w:val="CommentText"/>
        <w:ind w:firstLine="0"/>
      </w:pPr>
      <w:r>
        <w:rPr>
          <w:rStyle w:val="CommentReference"/>
        </w:rPr>
        <w:annotationRef/>
      </w:r>
      <w:r>
        <w:fldChar w:fldCharType="begin"/>
      </w:r>
      <w:r>
        <w:instrText>HYPERLINK "mailto:s.beninger@nyenrode.nl"</w:instrText>
      </w:r>
      <w:bookmarkStart w:id="364" w:name="_@_4D2E2173561E4304BBB44C940BFC8766Z"/>
      <w:r>
        <w:fldChar w:fldCharType="separate"/>
      </w:r>
      <w:bookmarkEnd w:id="364"/>
      <w:r w:rsidRPr="0074757B">
        <w:rPr>
          <w:rStyle w:val="Mention"/>
          <w:noProof/>
        </w:rPr>
        <w:t>@Beninger, Stefanie</w:t>
      </w:r>
      <w:r>
        <w:fldChar w:fldCharType="end"/>
      </w:r>
      <w:r>
        <w:t xml:space="preserve"> I do not use the exact working of the chapter where, but I feel like that is benefitial here. Do you agree? Or would you advice against doing that ever?</w:t>
      </w:r>
    </w:p>
  </w:comment>
  <w:comment w:id="361" w:author="Beninger, Stefanie" w:date="2026-06-13T14:14:00Z" w:initials="SB">
    <w:p w14:paraId="010D8688" w14:textId="77777777" w:rsidR="005E7DCE" w:rsidRDefault="00000000" w:rsidP="00C15A68">
      <w:pPr>
        <w:pStyle w:val="CommentText"/>
        <w:ind w:firstLine="0"/>
      </w:pPr>
      <w:r>
        <w:rPr>
          <w:rStyle w:val="CommentReference"/>
        </w:rPr>
        <w:annotationRef/>
      </w:r>
      <w:r>
        <w:rPr>
          <w:lang w:val="en-CA"/>
        </w:rPr>
        <w:t xml:space="preserve">I think this works. </w:t>
      </w:r>
    </w:p>
  </w:comment>
  <w:comment w:id="365"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367"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369" w:name="_@_F74A959799DE4D9F825B4C2BF7D4BEECZ"/>
      <w:r>
        <w:fldChar w:fldCharType="separate"/>
      </w:r>
      <w:bookmarkEnd w:id="369"/>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368" w:author="Beninger, Stefanie" w:date="2026-06-13T14:16:00Z" w:initials="SB">
    <w:p w14:paraId="4C82D5CF" w14:textId="77777777" w:rsidR="005E7DCE" w:rsidRDefault="00000000" w:rsidP="00084955">
      <w:pPr>
        <w:pStyle w:val="CommentText"/>
        <w:ind w:firstLine="0"/>
      </w:pPr>
      <w:r>
        <w:rPr>
          <w:rStyle w:val="CommentReference"/>
        </w:rPr>
        <w:annotationRef/>
      </w:r>
      <w:r>
        <w:rPr>
          <w:lang w:val="en-CA"/>
        </w:rPr>
        <w:t xml:space="preserve">I think it reads well - it is implied in the ‘need’ that they will leverage them eventually </w:t>
      </w:r>
    </w:p>
  </w:comment>
  <w:comment w:id="370" w:author="Beninger, Stefanie" w:date="2026-06-13T14:17:00Z" w:initials="SB">
    <w:p w14:paraId="1DECD98E" w14:textId="77777777" w:rsidR="005E7DCE" w:rsidRDefault="00000000" w:rsidP="00571B3D">
      <w:pPr>
        <w:pStyle w:val="CommentText"/>
        <w:ind w:firstLine="0"/>
      </w:pPr>
      <w:r>
        <w:rPr>
          <w:rStyle w:val="CommentReference"/>
        </w:rPr>
        <w:annotationRef/>
      </w:r>
      <w:r>
        <w:rPr>
          <w:lang w:val="en-CA"/>
        </w:rPr>
        <w:t xml:space="preserve">Your second reader likely knows what the acronyms CMO and CTO are, but best to spell it out, unless it has been introduced before. </w:t>
      </w:r>
    </w:p>
  </w:comment>
  <w:comment w:id="372"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375"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378"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376"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377"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379" w:author="Beninger, Stefanie" w:date="2026-06-13T14:21:00Z" w:initials="SB">
    <w:p w14:paraId="07F86400" w14:textId="77777777" w:rsidR="005E7DCE" w:rsidRDefault="00000000" w:rsidP="008B6696">
      <w:pPr>
        <w:pStyle w:val="CommentText"/>
        <w:ind w:firstLine="0"/>
      </w:pPr>
      <w:r>
        <w:rPr>
          <w:rStyle w:val="CommentReference"/>
        </w:rPr>
        <w:annotationRef/>
      </w:r>
      <w:r>
        <w:rPr>
          <w:lang w:val="en-CA"/>
        </w:rPr>
        <w:t>I would suggest to end on a sentence that links to applying agentic AI. (the next theme) this can help, even in a sentence, to show the connection. Connecting between the themes can help the reader follow along</w:t>
      </w:r>
    </w:p>
  </w:comment>
  <w:comment w:id="381"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382"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384" w:author="Beninger, Stefanie" w:date="2026-06-13T14:23:00Z" w:initials="SB">
    <w:p w14:paraId="7DF97D7D" w14:textId="77777777" w:rsidR="006A17D2" w:rsidRDefault="006A17D2" w:rsidP="00EA21C4">
      <w:pPr>
        <w:pStyle w:val="CommentText"/>
        <w:ind w:firstLine="0"/>
      </w:pPr>
      <w:r>
        <w:rPr>
          <w:rStyle w:val="CommentReference"/>
        </w:rPr>
        <w:annotationRef/>
      </w:r>
      <w:r>
        <w:rPr>
          <w:lang w:val="en-CA"/>
        </w:rPr>
        <w:t>Jut because the word “notes” showed up a lot ☺️</w:t>
      </w:r>
    </w:p>
  </w:comment>
  <w:comment w:id="383" w:author="Beninger, Stefanie" w:date="2026-06-13T14:23:00Z" w:initials="SB">
    <w:p w14:paraId="1FF43C91" w14:textId="77777777" w:rsidR="005E7DCE" w:rsidRDefault="00000000" w:rsidP="00EA21C4">
      <w:pPr>
        <w:pStyle w:val="CommentText"/>
        <w:ind w:firstLine="0"/>
      </w:pPr>
      <w:r>
        <w:rPr>
          <w:rStyle w:val="CommentReference"/>
        </w:rPr>
        <w:annotationRef/>
      </w:r>
      <w:r>
        <w:rPr>
          <w:lang w:val="en-CA"/>
        </w:rPr>
        <w:t>Jut because the word “notes” showed up a lot ☺️</w:t>
      </w:r>
    </w:p>
  </w:comment>
  <w:comment w:id="387"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388"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389" w:author="Beninger, Stefanie" w:date="2026-06-13T14:25:00Z" w:initials="SB">
    <w:p w14:paraId="46339061" w14:textId="77777777" w:rsidR="005E7DCE" w:rsidRDefault="00000000" w:rsidP="00F87C5A">
      <w:pPr>
        <w:pStyle w:val="CommentText"/>
        <w:ind w:firstLine="0"/>
      </w:pPr>
      <w:r>
        <w:rPr>
          <w:rStyle w:val="CommentReference"/>
        </w:rPr>
        <w:annotationRef/>
      </w:r>
      <w:r>
        <w:rPr>
          <w:lang w:val="en-CA"/>
        </w:rPr>
        <w:t>Can be good to remind the reader the value =benefits-costs(risk) is from Woodside (just add a citation here)</w:t>
      </w:r>
    </w:p>
  </w:comment>
  <w:comment w:id="390"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391"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393"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394"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395"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398" w:author="Beninger, Stefanie" w:date="2026-06-13T14:29:00Z" w:initials="SB">
    <w:p w14:paraId="36576D01" w14:textId="77777777" w:rsidR="005E7DCE" w:rsidRDefault="00000000" w:rsidP="008660BE">
      <w:pPr>
        <w:pStyle w:val="CommentText"/>
        <w:ind w:firstLine="0"/>
      </w:pPr>
      <w:r>
        <w:rPr>
          <w:rStyle w:val="CommentReference"/>
        </w:rPr>
        <w:annotationRef/>
      </w:r>
      <w:r>
        <w:rPr>
          <w:lang w:val="en-CA"/>
        </w:rPr>
        <w:t>I like it and, more importantly, you feel it useful - to strengthen its placement, you can better integrated into the section though. Perhaps you can add a summary short paragraph here saying that while potential beenfits and costs/risks are evident, the realization of them can be highly divergent?</w:t>
      </w:r>
    </w:p>
  </w:comment>
  <w:comment w:id="399"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400"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401" w:name="_@_966A57235E2841AB9D1C216A25F44671Z"/>
      <w:r>
        <w:fldChar w:fldCharType="separate"/>
      </w:r>
      <w:bookmarkEnd w:id="401"/>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403" w:author="Luttik, Daan" w:date="2026-06-14T20:26:00Z" w:initials="DL">
    <w:p w14:paraId="2958D0E0" w14:textId="77777777" w:rsidR="00FF3122" w:rsidRDefault="00FF3122" w:rsidP="00FF3122">
      <w:pPr>
        <w:pStyle w:val="CommentText"/>
        <w:ind w:firstLine="0"/>
      </w:pPr>
      <w:r>
        <w:rPr>
          <w:rStyle w:val="CommentReference"/>
        </w:rPr>
        <w:annotationRef/>
      </w:r>
      <w:r>
        <w:t>Bring in the subquestions</w:t>
      </w:r>
    </w:p>
  </w:comment>
  <w:comment w:id="405"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406" w:author="Luttik, Daan" w:date="2026-06-09T19:07:00Z" w:initials="DL">
    <w:p w14:paraId="6BC65812" w14:textId="77777777" w:rsidR="00211E4B" w:rsidRDefault="00211E4B">
      <w:pPr>
        <w:pStyle w:val="CommentText"/>
        <w:ind w:firstLine="0"/>
      </w:pPr>
      <w:r>
        <w:rPr>
          <w:rStyle w:val="CommentReference"/>
        </w:rPr>
        <w:annotationRef/>
      </w:r>
      <w:r>
        <w:t>Source?</w:t>
      </w:r>
    </w:p>
  </w:comment>
  <w:comment w:id="407" w:author="Beninger, Stefanie" w:date="2026-06-10T15:02:00Z" w:initials="BS">
    <w:p w14:paraId="332D9563" w14:textId="77777777" w:rsidR="00211E4B" w:rsidRDefault="00211E4B">
      <w:pPr>
        <w:pStyle w:val="CommentText"/>
      </w:pPr>
      <w:r>
        <w:rPr>
          <w:rStyle w:val="CommentReference"/>
        </w:rPr>
        <w:annotationRef/>
      </w:r>
      <w:r w:rsidRPr="29E31E6E">
        <w:t>Yes make sure to add a source</w:t>
      </w:r>
    </w:p>
  </w:comment>
  <w:comment w:id="408" w:author="Stefanie B." w:date="2026-05-11T12:54:00Z" w:initials="">
    <w:p w14:paraId="52153A5E" w14:textId="77777777" w:rsidR="007170D3" w:rsidRDefault="007170D3">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409" w:author="Beninger, Stefanie" w:date="2026-06-10T15:03:00Z" w:initials="BS">
    <w:p w14:paraId="76C8D1B3" w14:textId="77777777" w:rsidR="00211E4B" w:rsidRDefault="00211E4B">
      <w:pPr>
        <w:pStyle w:val="CommentText"/>
      </w:pPr>
      <w:r>
        <w:rPr>
          <w:rStyle w:val="CommentReference"/>
        </w:rPr>
        <w:annotationRef/>
      </w:r>
      <w:r w:rsidRPr="64D2FB50">
        <w:t>this paragraph can be moved up to the introduction of this section</w:t>
      </w:r>
    </w:p>
  </w:comment>
  <w:comment w:id="404"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411" w:author="Luttik, Daan" w:date="2026-06-14T09:53:00Z" w:initials="DL">
    <w:p w14:paraId="61A0AA74" w14:textId="77777777" w:rsidR="0019760C" w:rsidRDefault="0019760C" w:rsidP="0019760C">
      <w:pPr>
        <w:pStyle w:val="CommentText"/>
        <w:ind w:firstLine="0"/>
      </w:pPr>
      <w:r>
        <w:rPr>
          <w:rStyle w:val="CommentReference"/>
        </w:rPr>
        <w:annotationRef/>
      </w:r>
      <w:r>
        <w:t>Tighten further</w:t>
      </w:r>
    </w:p>
  </w:comment>
  <w:comment w:id="415"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416" w:author="" w:initials="">
    <w:p w14:paraId="2F6AE01C" w14:textId="77777777" w:rsidR="00261431" w:rsidRDefault="00000000">
      <w:pPr>
        <w:pStyle w:val="CommentText"/>
      </w:pPr>
      <w:r>
        <w:rPr>
          <w:rStyle w:val="CommentReference"/>
        </w:rPr>
        <w:annotationRef/>
      </w:r>
    </w:p>
  </w:comment>
  <w:comment w:id="417" w:author="" w:initials="">
    <w:p w14:paraId="3224511D" w14:textId="77777777" w:rsidR="00261431" w:rsidRDefault="00000000">
      <w:pPr>
        <w:pStyle w:val="CommentText"/>
      </w:pPr>
      <w:r>
        <w:rPr>
          <w:rStyle w:val="CommentReference"/>
        </w:rPr>
        <w:annotationRef/>
      </w:r>
    </w:p>
  </w:comment>
  <w:comment w:id="418"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420"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424"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425" w:author="" w:initials="">
    <w:p w14:paraId="2E08545F" w14:textId="77777777" w:rsidR="00261431" w:rsidRDefault="00000000">
      <w:pPr>
        <w:pStyle w:val="CommentText"/>
      </w:pPr>
      <w:r>
        <w:rPr>
          <w:rStyle w:val="CommentReference"/>
        </w:rPr>
        <w:annotationRef/>
      </w:r>
    </w:p>
  </w:comment>
  <w:comment w:id="426" w:author="" w:initials="">
    <w:p w14:paraId="10998D17" w14:textId="77777777" w:rsidR="00261431" w:rsidRDefault="00000000">
      <w:pPr>
        <w:pStyle w:val="CommentText"/>
      </w:pPr>
      <w:r>
        <w:rPr>
          <w:rStyle w:val="CommentReference"/>
        </w:rPr>
        <w:annotationRef/>
      </w:r>
    </w:p>
  </w:comment>
  <w:comment w:id="427"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428"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414" w:author="Luttik, Daan" w:date="2026-06-14T09:55:00Z" w:initials="DL">
    <w:p w14:paraId="31C2E322" w14:textId="77777777" w:rsidR="0019760C" w:rsidRDefault="0019760C" w:rsidP="0019760C">
      <w:pPr>
        <w:pStyle w:val="CommentText"/>
        <w:ind w:firstLine="0"/>
      </w:pPr>
      <w:r>
        <w:rPr>
          <w:rStyle w:val="CommentReference"/>
        </w:rPr>
        <w:annotationRef/>
      </w:r>
      <w:r>
        <w:t>Divide over the other sections.</w:t>
      </w:r>
    </w:p>
  </w:comment>
  <w:comment w:id="430"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429" w:author="Beninger, Stefanie" w:date="2026-06-13T14:04:00Z" w:initials="SB">
    <w:p w14:paraId="14A6062D" w14:textId="77777777" w:rsidR="005E7DCE" w:rsidRDefault="00000000" w:rsidP="000C6DF1">
      <w:pPr>
        <w:pStyle w:val="CommentText"/>
        <w:ind w:firstLine="0"/>
      </w:pPr>
      <w:r>
        <w:rPr>
          <w:rStyle w:val="CommentReference"/>
        </w:rPr>
        <w:annotationRef/>
      </w:r>
      <w:r>
        <w:rPr>
          <w:lang w:val="en-CA"/>
        </w:rPr>
        <w:t>I think it is good. For 1, you may get asked what is “value-seeking initiatives” as the word initiatives doesn’t show up again in the thesis. You could like remove “into value-seeking initiatives” and wouldn’t lose any meaning</w:t>
      </w:r>
    </w:p>
  </w:comment>
  <w:comment w:id="431"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433"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434"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435"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436" w:author="Luttik, Daan" w:date="2026-06-14T11:31:00Z" w:initials="DL">
    <w:p w14:paraId="44EA54C3" w14:textId="77777777" w:rsidR="000A37CD" w:rsidRDefault="000A37CD" w:rsidP="000A37CD">
      <w:pPr>
        <w:pStyle w:val="CommentText"/>
        <w:ind w:firstLine="0"/>
      </w:pPr>
      <w:r>
        <w:rPr>
          <w:rStyle w:val="CommentReference"/>
        </w:rPr>
        <w:annotationRef/>
      </w:r>
      <w:r>
        <w:t>Check if this is explicit enough in the findings.</w:t>
      </w:r>
    </w:p>
  </w:comment>
  <w:comment w:id="437" w:author="Luttik, Daan" w:date="2026-06-14T17:32:00Z" w:initials="DL">
    <w:p w14:paraId="71696960" w14:textId="77777777" w:rsidR="008A215C" w:rsidRDefault="008A215C" w:rsidP="008A215C">
      <w:pPr>
        <w:pStyle w:val="CommentText"/>
        <w:ind w:firstLine="0"/>
      </w:pPr>
      <w:r>
        <w:rPr>
          <w:rStyle w:val="CommentReference"/>
        </w:rPr>
        <w:annotationRef/>
      </w:r>
      <w:r>
        <w:t>Ensure we also discuss the paper in chapter 2</w:t>
      </w:r>
    </w:p>
  </w:comment>
  <w:comment w:id="442" w:author="Luttik, Daan" w:date="2026-06-14T19:27:00Z" w:initials="DL">
    <w:p w14:paraId="355B4A45" w14:textId="77777777" w:rsidR="00A35520" w:rsidRDefault="00A35520" w:rsidP="00A35520">
      <w:pPr>
        <w:pStyle w:val="CommentText"/>
        <w:ind w:firstLine="0"/>
      </w:pPr>
      <w:r>
        <w:rPr>
          <w:rStyle w:val="CommentReference"/>
        </w:rPr>
        <w:annotationRef/>
      </w:r>
      <w:r>
        <w:t>Add a specific suggestion?</w:t>
      </w:r>
    </w:p>
  </w:comment>
  <w:comment w:id="443" w:author="Luttik, Daan" w:date="2026-06-14T18:19:00Z" w:initials="DL">
    <w:p w14:paraId="1BE79CA6" w14:textId="77777777" w:rsidR="003A1863" w:rsidRDefault="003A1863" w:rsidP="003A1863">
      <w:pPr>
        <w:pStyle w:val="CommentText"/>
        <w:ind w:firstLine="0"/>
      </w:pPr>
      <w:r>
        <w:rPr>
          <w:rStyle w:val="CommentReference"/>
        </w:rPr>
        <w:annotationRef/>
      </w:r>
      <w:r>
        <w:t>Note something regarding room for failure?</w:t>
      </w:r>
    </w:p>
  </w:comment>
  <w:comment w:id="445" w:author="Beninger, Stefanie" w:date="2026-06-10T15:07:00Z" w:initials="BS">
    <w:p w14:paraId="0E41AEDE" w14:textId="77777777" w:rsidR="00E72E0A" w:rsidRDefault="00E72E0A">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456"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457" w:author="" w:initials="">
    <w:p w14:paraId="386E5830" w14:textId="77777777" w:rsidR="00261431" w:rsidRDefault="00000000">
      <w:pPr>
        <w:pStyle w:val="CommentText"/>
      </w:pPr>
      <w:r>
        <w:rPr>
          <w:rStyle w:val="CommentReference"/>
        </w:rPr>
        <w:annotationRef/>
      </w:r>
    </w:p>
  </w:comment>
  <w:comment w:id="458" w:author="" w:initials="">
    <w:p w14:paraId="7C39E8D3" w14:textId="77777777" w:rsidR="00261431" w:rsidRDefault="00000000">
      <w:pPr>
        <w:pStyle w:val="CommentText"/>
      </w:pPr>
      <w:r>
        <w:rPr>
          <w:rStyle w:val="CommentReference"/>
        </w:rPr>
        <w:annotationRef/>
      </w:r>
    </w:p>
  </w:comment>
  <w:comment w:id="459"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460"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462"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463"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465"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466" w:author="" w:initials="">
    <w:p w14:paraId="20F59D9A" w14:textId="77777777" w:rsidR="00261431" w:rsidRDefault="00000000">
      <w:pPr>
        <w:pStyle w:val="CommentText"/>
      </w:pPr>
      <w:r>
        <w:rPr>
          <w:rStyle w:val="CommentReference"/>
        </w:rPr>
        <w:annotationRef/>
      </w:r>
    </w:p>
  </w:comment>
  <w:comment w:id="467"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468"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469"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470"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471"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472"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477"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480" w:author="Beninger, Stefanie" w:date="2026-06-10T15:33:00Z" w:initials="BS">
    <w:p w14:paraId="6C8EAFE9" w14:textId="77777777" w:rsidR="00FF3122" w:rsidRDefault="00FF3122">
      <w:pPr>
        <w:pStyle w:val="CommentText"/>
      </w:pPr>
      <w:r>
        <w:rPr>
          <w:rStyle w:val="CommentReference"/>
        </w:rPr>
        <w:annotationRef/>
      </w:r>
      <w:r w:rsidRPr="145285E7">
        <w:t xml:space="preserve">This should be brought way up to the start of the theoretical contribution part. </w:t>
      </w:r>
    </w:p>
  </w:comment>
  <w:comment w:id="483" w:author="Beninger, Stefanie" w:date="2026-06-10T15:35:00Z" w:initials="BS">
    <w:p w14:paraId="54AAE7DB" w14:textId="4DC185BB" w:rsidR="00BC7013" w:rsidRDefault="00D104EC">
      <w:pPr>
        <w:pStyle w:val="CommentText"/>
      </w:pPr>
      <w:r>
        <w:rPr>
          <w:rStyle w:val="CommentReference"/>
        </w:rPr>
        <w:annotationRef/>
      </w:r>
      <w:r w:rsidRPr="10CADEE1">
        <w:t>triple check all these references, some are missing details for APA</w:t>
      </w:r>
    </w:p>
  </w:comment>
  <w:comment w:id="484" w:author="Luttik, Daan" w:date="2026-06-14T10:41:00Z" w:initials="DL">
    <w:p w14:paraId="575A2E81" w14:textId="77777777" w:rsidR="00002AB3" w:rsidRDefault="00002AB3" w:rsidP="00002AB3">
      <w:pPr>
        <w:pStyle w:val="CommentText"/>
        <w:ind w:firstLine="0"/>
      </w:pPr>
      <w:r>
        <w:rPr>
          <w:rStyle w:val="CommentReference"/>
        </w:rPr>
        <w:annotationRef/>
      </w:r>
      <w:r>
        <w:t>Double check if we keep this in.</w:t>
      </w:r>
    </w:p>
  </w:comment>
  <w:comment w:id="486" w:author="Daan Luttik" w:date="2026-05-03T19:41:00Z" w:initials="">
    <w:p w14:paraId="3A8880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also interesting</w:t>
      </w:r>
    </w:p>
  </w:comment>
  <w:comment w:id="485" w:author="Luttik, Daan" w:date="2026-06-09T21:38:00Z" w:initials="DL">
    <w:p w14:paraId="55EEDE42" w14:textId="77777777" w:rsidR="00793718" w:rsidRDefault="00793718" w:rsidP="00793718">
      <w:pPr>
        <w:pStyle w:val="CommentText"/>
        <w:ind w:firstLine="0"/>
      </w:pPr>
      <w:r>
        <w:rPr>
          <w:rStyle w:val="CommentReference"/>
        </w:rPr>
        <w:annotationRef/>
      </w:r>
      <w:r>
        <w:t>I should probably use this somewhere still</w:t>
      </w:r>
    </w:p>
  </w:comment>
  <w:comment w:id="488" w:author="Luttik, Daan" w:date="2026-06-09T21:42:00Z" w:initials="DL">
    <w:p w14:paraId="277C406B" w14:textId="77777777" w:rsidR="00B7791C" w:rsidRDefault="00B7791C" w:rsidP="00B7791C">
      <w:pPr>
        <w:pStyle w:val="CommentText"/>
        <w:ind w:firstLine="0"/>
      </w:pPr>
      <w:r>
        <w:rPr>
          <w:rStyle w:val="CommentReference"/>
        </w:rPr>
        <w:annotationRef/>
      </w:r>
      <w:r>
        <w:t>Should probably remove</w:t>
      </w:r>
    </w:p>
  </w:comment>
  <w:comment w:id="490" w:author="Luttik, Daan" w:date="2026-06-09T21:42:00Z" w:initials="DL">
    <w:p w14:paraId="38025BC8" w14:textId="77777777" w:rsidR="004029A8" w:rsidRDefault="004029A8" w:rsidP="004029A8">
      <w:pPr>
        <w:pStyle w:val="CommentText"/>
        <w:ind w:firstLine="0"/>
      </w:pPr>
      <w:r>
        <w:rPr>
          <w:rStyle w:val="CommentReference"/>
        </w:rPr>
        <w:annotationRef/>
      </w:r>
      <w:r>
        <w:t>Should probably remove</w:t>
      </w:r>
    </w:p>
  </w:comment>
  <w:comment w:id="491" w:author="Luttik, Daan" w:date="2026-06-09T21:43:00Z" w:initials="DL">
    <w:p w14:paraId="69523174" w14:textId="77777777" w:rsidR="005627C3" w:rsidRDefault="005627C3" w:rsidP="005627C3">
      <w:pPr>
        <w:pStyle w:val="CommentText"/>
        <w:ind w:firstLine="0"/>
      </w:pPr>
      <w:r>
        <w:rPr>
          <w:rStyle w:val="CommentReference"/>
        </w:rPr>
        <w:annotationRef/>
      </w:r>
      <w:r>
        <w:t>Should probably reconsider adding.</w:t>
      </w:r>
    </w:p>
  </w:comment>
  <w:comment w:id="492" w:author="Luttik, Daan" w:date="2026-06-09T21:43:00Z" w:initials="DL">
    <w:p w14:paraId="33E20BB2" w14:textId="77777777" w:rsidR="005627C3" w:rsidRDefault="005627C3" w:rsidP="005627C3">
      <w:pPr>
        <w:pStyle w:val="CommentText"/>
        <w:ind w:firstLine="0"/>
      </w:pPr>
      <w:r>
        <w:rPr>
          <w:rStyle w:val="CommentReference"/>
        </w:rPr>
        <w:annotationRef/>
      </w:r>
      <w:r>
        <w:t>Should probably remove</w:t>
      </w:r>
    </w:p>
  </w:comment>
  <w:comment w:id="493" w:author="Luttik, Daan" w:date="2026-06-09T21:45:00Z" w:initials="DL">
    <w:p w14:paraId="2CF5A51F" w14:textId="77777777" w:rsidR="00F80704" w:rsidRDefault="00F80704" w:rsidP="00F80704">
      <w:pPr>
        <w:pStyle w:val="CommentText"/>
        <w:ind w:firstLine="0"/>
      </w:pPr>
      <w:r>
        <w:rPr>
          <w:rStyle w:val="CommentReference"/>
        </w:rPr>
        <w:annotationRef/>
      </w:r>
      <w:r>
        <w:t>Likely not used</w:t>
      </w:r>
    </w:p>
  </w:comment>
  <w:comment w:id="495" w:author="Luttik, Daan" w:date="2026-06-09T21:46:00Z" w:initials="DL">
    <w:p w14:paraId="6C1E7408" w14:textId="77777777" w:rsidR="00D76C35" w:rsidRDefault="00D76C35" w:rsidP="00D76C35">
      <w:pPr>
        <w:pStyle w:val="CommentText"/>
        <w:ind w:firstLine="0"/>
      </w:pPr>
      <w:r>
        <w:rPr>
          <w:rStyle w:val="CommentReference"/>
        </w:rPr>
        <w:annotationRef/>
      </w:r>
      <w:r>
        <w:t>Should probably remove</w:t>
      </w:r>
    </w:p>
  </w:comment>
  <w:comment w:id="496" w:author="Daan Luttik" w:date="2026-05-03T19:43:00Z" w:initials="">
    <w:p w14:paraId="65BBF5F3" w14:textId="77777777" w:rsidR="002A1B6F" w:rsidRDefault="002A1B6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to be removed, since, while we tried it, it did not affect the research.</w:t>
      </w:r>
    </w:p>
  </w:comment>
  <w:comment w:id="497" w:author="Luttik, Daan" w:date="2026-06-09T21:48:00Z" w:initials="DL">
    <w:p w14:paraId="489F8041" w14:textId="77777777" w:rsidR="000F72C1" w:rsidRDefault="000F72C1" w:rsidP="000F72C1">
      <w:pPr>
        <w:pStyle w:val="CommentText"/>
        <w:ind w:firstLine="0"/>
      </w:pPr>
      <w:r>
        <w:rPr>
          <w:rStyle w:val="CommentReference"/>
        </w:rPr>
        <w:annotationRef/>
      </w:r>
      <w:r>
        <w:t>Might wanna reconsider?..</w:t>
      </w:r>
    </w:p>
  </w:comment>
  <w:comment w:id="498" w:author="Luttik, Daan" w:date="2026-06-09T21:49:00Z" w:initials="DL">
    <w:p w14:paraId="6BC42D32" w14:textId="77777777" w:rsidR="00810F62" w:rsidRDefault="00810F62" w:rsidP="00810F62">
      <w:pPr>
        <w:pStyle w:val="CommentText"/>
        <w:ind w:firstLine="0"/>
      </w:pPr>
      <w:r>
        <w:rPr>
          <w:rStyle w:val="CommentReference"/>
        </w:rPr>
        <w:annotationRef/>
      </w:r>
      <w:r>
        <w:t>Reconsider using.</w:t>
      </w:r>
    </w:p>
  </w:comment>
  <w:comment w:id="499" w:author="Daan Luttik" w:date="2026-05-03T19:44:00Z" w:initials="">
    <w:p w14:paraId="5EA89E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used anymore. But this paper was inspirational to me, maybe include it somewhere in the literature review.</w:t>
      </w:r>
    </w:p>
  </w:comment>
  <w:comment w:id="505"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1"/>
  <w15:commentEx w15:paraId="01EAA619" w15:done="1"/>
  <w15:commentEx w15:paraId="4F59B47D" w15:done="1"/>
  <w15:commentEx w15:paraId="09D9E6E8" w15:done="1"/>
  <w15:commentEx w15:paraId="3C6ECAFF" w15:done="1"/>
  <w15:commentEx w15:paraId="449B510B" w15:done="1"/>
  <w15:commentEx w15:paraId="6BE92B1C" w15:done="1"/>
  <w15:commentEx w15:paraId="37BBFF35" w15:done="1"/>
  <w15:commentEx w15:paraId="64133062" w15:done="1"/>
  <w15:commentEx w15:paraId="0B1C0F31" w15:paraIdParent="64133062" w15:done="1"/>
  <w15:commentEx w15:paraId="4CAE5867" w15:paraIdParent="64133062" w15:done="1"/>
  <w15:commentEx w15:paraId="3B49B8CE" w15:done="1"/>
  <w15:commentEx w15:paraId="191DD6E4" w15:done="1"/>
  <w15:commentEx w15:paraId="28C9ADB0" w15:paraIdParent="191DD6E4" w15:done="1"/>
  <w15:commentEx w15:paraId="61E7B9B0" w15:paraIdParent="191DD6E4" w15:done="1"/>
  <w15:commentEx w15:paraId="5C191001" w15:done="1"/>
  <w15:commentEx w15:paraId="5ACA159A" w15:done="1"/>
  <w15:commentEx w15:paraId="0B1F93B0" w15:paraIdParent="5ACA159A" w15:done="1"/>
  <w15:commentEx w15:paraId="15AB9929" w15:done="1"/>
  <w15:commentEx w15:paraId="731F76CF" w15:paraIdParent="15AB9929" w15:done="1"/>
  <w15:commentEx w15:paraId="3A49B6CC" w15:paraIdParent="15AB9929" w15:done="1"/>
  <w15:commentEx w15:paraId="4887D2C0" w15:done="1"/>
  <w15:commentEx w15:paraId="1DACE82B" w15:done="1"/>
  <w15:commentEx w15:paraId="07F6C2AF" w15:done="0"/>
  <w15:commentEx w15:paraId="158DA1B2" w15:done="1"/>
  <w15:commentEx w15:paraId="5DD6CFB2" w15:done="1"/>
  <w15:commentEx w15:paraId="0402ECD6" w15:paraIdParent="5DD6CFB2" w15:done="1"/>
  <w15:commentEx w15:paraId="14EAC7F8" w15:done="1"/>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1"/>
  <w15:commentEx w15:paraId="1D108589" w15:done="1"/>
  <w15:commentEx w15:paraId="1DDFA86C" w15:paraIdParent="1D108589" w15:done="1"/>
  <w15:commentEx w15:paraId="78286AE4" w15:paraIdParent="1D108589" w15:done="1"/>
  <w15:commentEx w15:paraId="3E25C6AD" w15:paraIdParent="1D108589" w15:done="1"/>
  <w15:commentEx w15:paraId="284CF96F" w15:done="1"/>
  <w15:commentEx w15:paraId="2C09F061" w15:done="1"/>
  <w15:commentEx w15:paraId="14577B4A" w15:done="1"/>
  <w15:commentEx w15:paraId="7B2190FF" w15:done="1"/>
  <w15:commentEx w15:paraId="51C4774A" w15:done="1"/>
  <w15:commentEx w15:paraId="792142A6" w15:done="1"/>
  <w15:commentEx w15:paraId="0C06C24F" w15:done="0"/>
  <w15:commentEx w15:paraId="7A5908AB" w15:done="1"/>
  <w15:commentEx w15:paraId="44AE7C43"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1"/>
  <w15:commentEx w15:paraId="7AB769F5" w15:paraIdParent="6BCB99DF" w15:done="1"/>
  <w15:commentEx w15:paraId="7CDAFB57" w15:done="1"/>
  <w15:commentEx w15:paraId="49546D09" w15:done="1"/>
  <w15:commentEx w15:paraId="2AFC6CF6" w15:paraIdParent="49546D09" w15:done="1"/>
  <w15:commentEx w15:paraId="77E93835" w15:done="1"/>
  <w15:commentEx w15:paraId="491E2FFB" w15:done="0"/>
  <w15:commentEx w15:paraId="665DF9A1" w15:paraIdParent="491E2FFB" w15:done="0"/>
  <w15:commentEx w15:paraId="26238B39" w15:done="1"/>
  <w15:commentEx w15:paraId="3CA0D7C8" w15:done="1"/>
  <w15:commentEx w15:paraId="0182F7D7" w15:done="1"/>
  <w15:commentEx w15:paraId="186AA0F7" w15:done="1"/>
  <w15:commentEx w15:paraId="4DADDD80" w15:done="1"/>
  <w15:commentEx w15:paraId="22175E91" w15:done="1"/>
  <w15:commentEx w15:paraId="5BCBAA79" w15:done="1"/>
  <w15:commentEx w15:paraId="2F57BDA6" w15:done="1"/>
  <w15:commentEx w15:paraId="54134D0A" w15:done="1"/>
  <w15:commentEx w15:paraId="090321C1" w15:paraIdParent="54134D0A" w15:done="1"/>
  <w15:commentEx w15:paraId="037F5A45" w15:done="1"/>
  <w15:commentEx w15:paraId="7C0E2888" w15:paraIdParent="037F5A45" w15:done="1"/>
  <w15:commentEx w15:paraId="47B6B02E" w15:done="1"/>
  <w15:commentEx w15:paraId="4691A782" w15:paraIdParent="47B6B02E" w15:done="1"/>
  <w15:commentEx w15:paraId="626D28B7" w15:paraIdParent="47B6B02E" w15:done="1"/>
  <w15:commentEx w15:paraId="5CD3F50D" w15:done="1"/>
  <w15:commentEx w15:paraId="35DEC75E" w15:paraIdParent="5CD3F50D" w15:done="1"/>
  <w15:commentEx w15:paraId="3B8F7620" w15:done="1"/>
  <w15:commentEx w15:paraId="09B38857" w15:paraIdParent="3B8F7620" w15:done="1"/>
  <w15:commentEx w15:paraId="20F10B18" w15:paraIdParent="3B8F7620" w15:done="1"/>
  <w15:commentEx w15:paraId="62C9EBB7" w15:paraIdParent="3B8F7620" w15:done="1"/>
  <w15:commentEx w15:paraId="0E4D5C66" w15:done="1"/>
  <w15:commentEx w15:paraId="48DE636F" w15:done="1"/>
  <w15:commentEx w15:paraId="169983E0" w15:done="1"/>
  <w15:commentEx w15:paraId="1A64E718" w15:done="1"/>
  <w15:commentEx w15:paraId="389B5590" w15:done="0"/>
  <w15:commentEx w15:paraId="3A2E40FE" w15:done="0"/>
  <w15:commentEx w15:paraId="5648FACF" w15:done="1"/>
  <w15:commentEx w15:paraId="48CAB60F" w15:paraIdParent="5648FACF" w15:done="1"/>
  <w15:commentEx w15:paraId="23B735A4" w15:done="1"/>
  <w15:commentEx w15:paraId="4691A666" w15:paraIdParent="23B735A4" w15:done="1"/>
  <w15:commentEx w15:paraId="5CA97E61" w15:paraIdParent="23B735A4" w15:done="1"/>
  <w15:commentEx w15:paraId="4959E1DF" w15:done="0"/>
  <w15:commentEx w15:paraId="6D623B95" w15:done="1"/>
  <w15:commentEx w15:paraId="17659DA1" w15:done="1"/>
  <w15:commentEx w15:paraId="428BBC70" w15:done="1"/>
  <w15:commentEx w15:paraId="1F3B69B3" w15:done="1"/>
  <w15:commentEx w15:paraId="69FE6E55" w15:done="1"/>
  <w15:commentEx w15:paraId="29A222A9" w15:done="1"/>
  <w15:commentEx w15:paraId="6AD2AED1" w15:done="1"/>
  <w15:commentEx w15:paraId="028149B9" w15:paraIdParent="6AD2AED1" w15:done="1"/>
  <w15:commentEx w15:paraId="086CA749" w15:done="1"/>
  <w15:commentEx w15:paraId="77B6696C" w15:paraIdParent="086CA749" w15:done="1"/>
  <w15:commentEx w15:paraId="1835B6BE" w15:done="1"/>
  <w15:commentEx w15:paraId="1B801549" w15:done="1"/>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39CC8F33" w15:done="1"/>
  <w15:commentEx w15:paraId="48B9090A" w15:done="1"/>
  <w15:commentEx w15:paraId="487646A1" w15:done="1"/>
  <w15:commentEx w15:paraId="18AA2116" w15:done="1"/>
  <w15:commentEx w15:paraId="35613F38" w15:done="1"/>
  <w15:commentEx w15:paraId="010D8688" w15:paraIdParent="35613F38" w15:done="1"/>
  <w15:commentEx w15:paraId="7452F165" w15:done="1"/>
  <w15:commentEx w15:paraId="430EE7A7" w15:done="1"/>
  <w15:commentEx w15:paraId="4C82D5CF" w15:paraIdParent="430EE7A7" w15:done="1"/>
  <w15:commentEx w15:paraId="1DECD98E" w15:done="1"/>
  <w15:commentEx w15:paraId="15333CDE" w15:done="1"/>
  <w15:commentEx w15:paraId="2956EBDE" w15:done="1"/>
  <w15:commentEx w15:paraId="6FD157D9" w15:done="1"/>
  <w15:commentEx w15:paraId="009E8C01" w15:done="1"/>
  <w15:commentEx w15:paraId="28799D2C" w15:paraIdParent="009E8C01" w15:done="1"/>
  <w15:commentEx w15:paraId="07F86400" w15:done="1"/>
  <w15:commentEx w15:paraId="5061B2E3" w15:done="1"/>
  <w15:commentEx w15:paraId="220D2C76" w15:done="1"/>
  <w15:commentEx w15:paraId="7DF97D7D" w15:done="1"/>
  <w15:commentEx w15:paraId="1FF43C91" w15:done="1"/>
  <w15:commentEx w15:paraId="7C5E7ACA" w15:done="1"/>
  <w15:commentEx w15:paraId="65CB6948" w15:paraIdParent="7C5E7ACA" w15:done="1"/>
  <w15:commentEx w15:paraId="46339061" w15:done="1"/>
  <w15:commentEx w15:paraId="45A94064" w15:done="1"/>
  <w15:commentEx w15:paraId="5B0F987F" w15:paraIdParent="45A94064" w15:done="1"/>
  <w15:commentEx w15:paraId="4BBEC5B4" w15:done="1"/>
  <w15:commentEx w15:paraId="3CBE3868" w15:done="1"/>
  <w15:commentEx w15:paraId="0F5DDD43" w15:done="1"/>
  <w15:commentEx w15:paraId="36576D01" w15:done="1"/>
  <w15:commentEx w15:paraId="35376966" w15:done="1"/>
  <w15:commentEx w15:paraId="4ADF0675" w15:paraIdParent="35376966" w15:done="1"/>
  <w15:commentEx w15:paraId="2958D0E0" w15:done="0"/>
  <w15:commentEx w15:paraId="62F5C78C" w15:done="1"/>
  <w15:commentEx w15:paraId="6BC65812" w15:done="1"/>
  <w15:commentEx w15:paraId="332D9563" w15:paraIdParent="6BC65812" w15:done="1"/>
  <w15:commentEx w15:paraId="52153A5E" w15:done="0"/>
  <w15:commentEx w15:paraId="76C8D1B3" w15:done="1"/>
  <w15:commentEx w15:paraId="44040703" w15:done="1"/>
  <w15:commentEx w15:paraId="61A0AA74" w15:done="0"/>
  <w15:commentEx w15:paraId="2B444EE4" w15:done="1"/>
  <w15:commentEx w15:paraId="2F6AE01C" w15:done="1"/>
  <w15:commentEx w15:paraId="3224511D" w15:done="1"/>
  <w15:commentEx w15:paraId="76A1E804" w15:done="0"/>
  <w15:commentEx w15:paraId="12B4AFD7" w15:done="1"/>
  <w15:commentEx w15:paraId="4F6D9575" w15:done="0"/>
  <w15:commentEx w15:paraId="2E08545F" w15:done="1"/>
  <w15:commentEx w15:paraId="10998D17" w15:done="1"/>
  <w15:commentEx w15:paraId="111FDB18" w15:done="0"/>
  <w15:commentEx w15:paraId="52110513" w15:done="1"/>
  <w15:commentEx w15:paraId="31C2E322" w15:done="0"/>
  <w15:commentEx w15:paraId="656A159F" w15:done="1"/>
  <w15:commentEx w15:paraId="14A6062D" w15:done="1"/>
  <w15:commentEx w15:paraId="6D4B48E3" w15:done="1"/>
  <w15:commentEx w15:paraId="4A734D5E" w15:done="0"/>
  <w15:commentEx w15:paraId="53049602" w15:done="0"/>
  <w15:commentEx w15:paraId="107B6875" w15:done="0"/>
  <w15:commentEx w15:paraId="44EA54C3" w15:done="0"/>
  <w15:commentEx w15:paraId="71696960" w15:done="0"/>
  <w15:commentEx w15:paraId="355B4A45" w15:done="0"/>
  <w15:commentEx w15:paraId="1BE79CA6" w15:done="0"/>
  <w15:commentEx w15:paraId="0E41AEDE" w15:done="1"/>
  <w15:commentEx w15:paraId="74B246A8" w15:done="0"/>
  <w15:commentEx w15:paraId="386E5830" w15:done="1"/>
  <w15:commentEx w15:paraId="7C39E8D3" w15:done="1"/>
  <w15:commentEx w15:paraId="61AC8DD7" w15:done="0"/>
  <w15:commentEx w15:paraId="010BC082" w15:done="0"/>
  <w15:commentEx w15:paraId="6D32B570" w15:done="0"/>
  <w15:commentEx w15:paraId="3140C83A" w15:done="0"/>
  <w15:commentEx w15:paraId="2DA5D02A" w15:done="0"/>
  <w15:commentEx w15:paraId="20F59D9A" w15:done="1"/>
  <w15:commentEx w15:paraId="0D7E31B0" w15:done="0"/>
  <w15:commentEx w15:paraId="3B5CDE45" w15:paraIdParent="0D7E31B0" w15:done="0"/>
  <w15:commentEx w15:paraId="54285E51" w15:done="0"/>
  <w15:commentEx w15:paraId="74BA41EE" w15:done="0"/>
  <w15:commentEx w15:paraId="7D41E413" w15:done="0"/>
  <w15:commentEx w15:paraId="7EB6DA13" w15:done="0"/>
  <w15:commentEx w15:paraId="4A9D048D" w15:done="0"/>
  <w15:commentEx w15:paraId="6C8EAFE9" w15:done="0"/>
  <w15:commentEx w15:paraId="54AAE7DB" w15:done="0"/>
  <w15:commentEx w15:paraId="575A2E81" w15:done="0"/>
  <w15:commentEx w15:paraId="3A8880E8" w15:done="1"/>
  <w15:commentEx w15:paraId="55EEDE42" w15:done="0"/>
  <w15:commentEx w15:paraId="277C406B" w15:done="0"/>
  <w15:commentEx w15:paraId="38025BC8" w15:done="0"/>
  <w15:commentEx w15:paraId="69523174" w15:done="0"/>
  <w15:commentEx w15:paraId="33E20BB2" w15:done="0"/>
  <w15:commentEx w15:paraId="2CF5A51F" w15:done="0"/>
  <w15:commentEx w15:paraId="6C1E7408" w15:done="0"/>
  <w15:commentEx w15:paraId="65BBF5F3" w15:done="1"/>
  <w15:commentEx w15:paraId="489F8041" w15:done="0"/>
  <w15:commentEx w15:paraId="6BC42D32" w15:done="0"/>
  <w15:commentEx w15:paraId="5EA89E6F" w15:done="1"/>
  <w15:commentEx w15:paraId="05D2F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6639DE21" w16cex:dateUtc="2026-06-09T20:08:00Z"/>
  <w16cex:commentExtensible w16cex:durableId="512D665F" w16cex:dateUtc="2026-06-13T17:10:00Z"/>
  <w16cex:commentExtensible w16cex:durableId="71F24D43" w16cex:dateUtc="2026-06-13T12:01:00Z"/>
  <w16cex:commentExtensible w16cex:durableId="0458994D" w16cex:dateUtc="2026-06-13T20:16:00Z"/>
  <w16cex:commentExtensible w16cex:durableId="26F96702" w16cex:dateUtc="2026-06-13T12:03:00Z"/>
  <w16cex:commentExtensible w16cex:durableId="4AB6A759" w16cex:dateUtc="2026-06-12T09:41:00Z"/>
  <w16cex:commentExtensible w16cex:durableId="0D25E37A" w16cex:dateUtc="2026-06-13T08:01:00Z"/>
  <w16cex:commentExtensible w16cex:durableId="359FC679" w16cex:dateUtc="2026-06-13T12:02:00Z"/>
  <w16cex:commentExtensible w16cex:durableId="293B3A1A" w16cex:dateUtc="2026-06-13T12:03:00Z"/>
  <w16cex:commentExtensible w16cex:durableId="7F52E94F" w16cex:dateUtc="2026-06-07T14:03:00Z"/>
  <w16cex:commentExtensible w16cex:durableId="469653EF" w16cex:dateUtc="2026-06-12T07:49:00Z"/>
  <w16cex:commentExtensible w16cex:durableId="332BD0B1" w16cex:dateUtc="2026-06-13T08:06:00Z"/>
  <w16cex:commentExtensible w16cex:durableId="4D529212" w16cex:dateUtc="2026-06-07T20:29:00Z"/>
  <w16cex:commentExtensible w16cex:durableId="349C5EED" w16cex:dateUtc="2026-06-12T09:40:00Z"/>
  <w16cex:commentExtensible w16cex:durableId="70E83BF5" w16cex:dateUtc="2026-06-13T09:39:00Z"/>
  <w16cex:commentExtensible w16cex:durableId="2EAF02D7" w16cex:dateUtc="2026-06-13T09:18: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623DD5F4" w16cex:dateUtc="2026-06-13T09:12:00Z"/>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2B80CF1" w16cex:dateUtc="2026-06-13T08:4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01F51D8C" w16cex:dateUtc="2026-06-13T07:19:00Z"/>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0DB35D75" w16cex:dateUtc="2026-06-10T11:41:00Z"/>
  <w16cex:commentExtensible w16cex:durableId="44E461D0" w16cex:dateUtc="2026-06-13T12:10:00Z"/>
  <w16cex:commentExtensible w16cex:durableId="55CC7EA3" w16cex:dateUtc="2026-06-13T12:10: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1E022A37" w16cex:dateUtc="2026-06-12T21:39:00Z"/>
  <w16cex:commentExtensible w16cex:durableId="29BD8721" w16cex:dateUtc="2026-06-13T12:12: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0D2C3A84" w16cex:dateUtc="2026-06-12T22:02:00Z"/>
  <w16cex:commentExtensible w16cex:durableId="4C07F469" w16cex:dateUtc="2026-06-12T09:34:00Z"/>
  <w16cex:commentExtensible w16cex:durableId="3D709668" w16cex:dateUtc="2026-06-12T09:44:00Z"/>
  <w16cex:commentExtensible w16cex:durableId="725C0B50" w16cex:dateUtc="2026-06-12T21:45:00Z"/>
  <w16cex:commentExtensible w16cex:durableId="67F091AB" w16cex:dateUtc="2026-06-13T12:14:00Z"/>
  <w16cex:commentExtensible w16cex:durableId="0990ED94" w16cex:dateUtc="2026-06-12T13:33:00Z"/>
  <w16cex:commentExtensible w16cex:durableId="14223475" w16cex:dateUtc="2026-06-12T20:15:00Z"/>
  <w16cex:commentExtensible w16cex:durableId="4B46021E" w16cex:dateUtc="2026-06-13T12:16:00Z"/>
  <w16cex:commentExtensible w16cex:durableId="43071D4E" w16cex:dateUtc="2026-06-13T12:17: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2734689B" w16cex:dateUtc="2026-06-13T12:21:00Z"/>
  <w16cex:commentExtensible w16cex:durableId="57522AF0" w16cex:dateUtc="2026-06-11T19:03:00Z"/>
  <w16cex:commentExtensible w16cex:durableId="579D3876" w16cex:dateUtc="2026-06-10T12:37:00Z"/>
  <w16cex:commentExtensible w16cex:durableId="778B2822" w16cex:dateUtc="2026-06-13T12:23:00Z"/>
  <w16cex:commentExtensible w16cex:durableId="54F9D81F" w16cex:dateUtc="2026-06-13T12:23:00Z"/>
  <w16cex:commentExtensible w16cex:durableId="2A74231B" w16cex:dateUtc="2026-06-10T12:43:00Z"/>
  <w16cex:commentExtensible w16cex:durableId="06CBEFE6" w16cex:dateUtc="2026-06-13T12:25: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1D4070E7" w16cex:dateUtc="2026-06-13T12:29:00Z"/>
  <w16cex:commentExtensible w16cex:durableId="03842123" w16cex:dateUtc="2026-06-11T19:04:00Z"/>
  <w16cex:commentExtensible w16cex:durableId="0BD85472" w16cex:dateUtc="2026-06-12T21:33:00Z"/>
  <w16cex:commentExtensible w16cex:durableId="6292F698" w16cex:dateUtc="2026-06-14T18:26: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488B7985" w16cex:dateUtc="2026-06-10T13:03:00Z"/>
  <w16cex:commentExtensible w16cex:durableId="5DB6DA25" w16cex:dateUtc="2026-06-14T07:53:00Z"/>
  <w16cex:commentExtensible w16cex:durableId="67B0D06B" w16cex:dateUtc="2026-06-10T13:07:00Z"/>
  <w16cex:commentExtensible w16cex:durableId="4C216402" w16cex:dateUtc="2026-06-10T13:07:00Z"/>
  <w16cex:commentExtensible w16cex:durableId="3F350713" w16cex:dateUtc="2026-06-10T13:07:00Z"/>
  <w16cex:commentExtensible w16cex:durableId="051F895C" w16cex:dateUtc="2026-06-10T13:12:00Z"/>
  <w16cex:commentExtensible w16cex:durableId="3E2AF318" w16cex:dateUtc="2026-06-10T13:12:00Z"/>
  <w16cex:commentExtensible w16cex:durableId="5CD5FBA1" w16cex:dateUtc="2026-06-10T13:12:00Z"/>
  <w16cex:commentExtensible w16cex:durableId="6CBD2A06" w16cex:dateUtc="2026-06-14T07:55:00Z"/>
  <w16cex:commentExtensible w16cex:durableId="517A8AD0" w16cex:dateUtc="2026-06-10T13:13:00Z"/>
  <w16cex:commentExtensible w16cex:durableId="24C9BC44" w16cex:dateUtc="2026-06-13T12:04:00Z"/>
  <w16cex:commentExtensible w16cex:durableId="253A971C" w16cex:dateUtc="2026-06-10T13:16:00Z"/>
  <w16cex:commentExtensible w16cex:durableId="7CFD865B" w16cex:dateUtc="2026-06-10T13:18:00Z"/>
  <w16cex:commentExtensible w16cex:durableId="4597AFE3" w16cex:dateUtc="2026-06-10T13:19:00Z"/>
  <w16cex:commentExtensible w16cex:durableId="7C270C6D" w16cex:dateUtc="2026-06-10T13:20:00Z"/>
  <w16cex:commentExtensible w16cex:durableId="5601D532" w16cex:dateUtc="2026-06-14T09:31:00Z"/>
  <w16cex:commentExtensible w16cex:durableId="0ABB2AEC" w16cex:dateUtc="2026-06-14T15:32:00Z"/>
  <w16cex:commentExtensible w16cex:durableId="7F378811" w16cex:dateUtc="2026-06-14T17:27:00Z"/>
  <w16cex:commentExtensible w16cex:durableId="53A3B9AC" w16cex:dateUtc="2026-06-14T16:19:00Z"/>
  <w16cex:commentExtensible w16cex:durableId="465DDD6E" w16cex:dateUtc="2026-06-10T13:07: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0974B017" w16cex:dateUtc="2026-06-10T13:31:00Z"/>
  <w16cex:commentExtensible w16cex:durableId="6B1DFA73" w16cex:dateUtc="2026-06-10T13:33:00Z"/>
  <w16cex:commentExtensible w16cex:durableId="09A22176" w16cex:dateUtc="2026-06-10T13:35:00Z"/>
  <w16cex:commentExtensible w16cex:durableId="42453950" w16cex:dateUtc="2026-06-14T08:41:00Z"/>
  <w16cex:commentExtensible w16cex:durableId="431DF52F" w16cex:dateUtc="2026-06-09T19:38:00Z"/>
  <w16cex:commentExtensible w16cex:durableId="2BF978E0" w16cex:dateUtc="2026-06-09T19:42:00Z"/>
  <w16cex:commentExtensible w16cex:durableId="25D3871D" w16cex:dateUtc="2026-06-09T19:42:00Z"/>
  <w16cex:commentExtensible w16cex:durableId="28F4A4D6" w16cex:dateUtc="2026-06-09T19:43:00Z"/>
  <w16cex:commentExtensible w16cex:durableId="7B674536" w16cex:dateUtc="2026-06-09T19:43:00Z"/>
  <w16cex:commentExtensible w16cex:durableId="0FD0EDB4" w16cex:dateUtc="2026-06-09T19:45:00Z"/>
  <w16cex:commentExtensible w16cex:durableId="3137F0C0" w16cex:dateUtc="2026-06-09T19:46:00Z"/>
  <w16cex:commentExtensible w16cex:durableId="258AE840" w16cex:dateUtc="2026-06-09T19:48:00Z"/>
  <w16cex:commentExtensible w16cex:durableId="656BB430" w16cex:dateUtc="2026-06-09T19:49: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01EAA619" w16cid:durableId="6639DE21"/>
  <w16cid:commentId w16cid:paraId="4F59B47D" w16cid:durableId="512D665F"/>
  <w16cid:commentId w16cid:paraId="09D9E6E8" w16cid:durableId="55D79311"/>
  <w16cid:commentId w16cid:paraId="3C6ECAFF" w16cid:durableId="7119C612"/>
  <w16cid:commentId w16cid:paraId="449B510B" w16cid:durableId="71F24D43"/>
  <w16cid:commentId w16cid:paraId="6BE92B1C" w16cid:durableId="0458994D"/>
  <w16cid:commentId w16cid:paraId="37BBFF35" w16cid:durableId="26F96702"/>
  <w16cid:commentId w16cid:paraId="64133062" w16cid:durableId="4AB6A759"/>
  <w16cid:commentId w16cid:paraId="0B1C0F31" w16cid:durableId="0D25E37A"/>
  <w16cid:commentId w16cid:paraId="4CAE5867" w16cid:durableId="359FC679"/>
  <w16cid:commentId w16cid:paraId="3B49B8CE" w16cid:durableId="293B3A1A"/>
  <w16cid:commentId w16cid:paraId="191DD6E4" w16cid:durableId="32FB8238"/>
  <w16cid:commentId w16cid:paraId="28C9ADB0" w16cid:durableId="7F52E94F"/>
  <w16cid:commentId w16cid:paraId="61E7B9B0" w16cid:durableId="469653EF"/>
  <w16cid:commentId w16cid:paraId="5C191001" w16cid:durableId="0654BB5E"/>
  <w16cid:commentId w16cid:paraId="5ACA159A" w16cid:durableId="6A0BB382"/>
  <w16cid:commentId w16cid:paraId="0B1F93B0" w16cid:durableId="332BD0B1"/>
  <w16cid:commentId w16cid:paraId="15AB9929" w16cid:durableId="0DC4F354"/>
  <w16cid:commentId w16cid:paraId="731F76CF" w16cid:durableId="4D529212"/>
  <w16cid:commentId w16cid:paraId="3A49B6CC" w16cid:durableId="349C5EED"/>
  <w16cid:commentId w16cid:paraId="4887D2C0" w16cid:durableId="3BC8FC4E"/>
  <w16cid:commentId w16cid:paraId="1DACE82B" w16cid:durableId="58603BB2"/>
  <w16cid:commentId w16cid:paraId="07F6C2AF" w16cid:durableId="70E83BF5"/>
  <w16cid:commentId w16cid:paraId="158DA1B2" w16cid:durableId="2EAF02D7"/>
  <w16cid:commentId w16cid:paraId="5DD6CFB2" w16cid:durableId="6B314ADF"/>
  <w16cid:commentId w16cid:paraId="0402ECD6" w16cid:durableId="623DD5F4"/>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3E25C6AD" w16cid:durableId="22B80CF1"/>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90321C1" w16cid:durableId="01F51D8C"/>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6D623B95" w16cid:durableId="0DB35D75"/>
  <w16cid:commentId w16cid:paraId="17659DA1" w16cid:durableId="44E461D0"/>
  <w16cid:commentId w16cid:paraId="428BBC70" w16cid:durableId="55CC7EA3"/>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086CA749" w16cid:durableId="1E022A37"/>
  <w16cid:commentId w16cid:paraId="77B6696C" w16cid:durableId="29BD8721"/>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39CC8F33" w16cid:durableId="0D2C3A84"/>
  <w16cid:commentId w16cid:paraId="48B9090A" w16cid:durableId="1C973F00"/>
  <w16cid:commentId w16cid:paraId="487646A1" w16cid:durableId="4C07F469"/>
  <w16cid:commentId w16cid:paraId="18AA2116" w16cid:durableId="3D709668"/>
  <w16cid:commentId w16cid:paraId="35613F38" w16cid:durableId="725C0B50"/>
  <w16cid:commentId w16cid:paraId="010D8688" w16cid:durableId="67F091AB"/>
  <w16cid:commentId w16cid:paraId="7452F165" w16cid:durableId="0990ED94"/>
  <w16cid:commentId w16cid:paraId="430EE7A7" w16cid:durableId="14223475"/>
  <w16cid:commentId w16cid:paraId="4C82D5CF" w16cid:durableId="4B46021E"/>
  <w16cid:commentId w16cid:paraId="1DECD98E" w16cid:durableId="43071D4E"/>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07F86400" w16cid:durableId="2734689B"/>
  <w16cid:commentId w16cid:paraId="5061B2E3" w16cid:durableId="57522AF0"/>
  <w16cid:commentId w16cid:paraId="220D2C76" w16cid:durableId="579D3876"/>
  <w16cid:commentId w16cid:paraId="7DF97D7D" w16cid:durableId="778B2822"/>
  <w16cid:commentId w16cid:paraId="1FF43C91" w16cid:durableId="54F9D81F"/>
  <w16cid:commentId w16cid:paraId="7C5E7ACA" w16cid:durableId="07F25AA7"/>
  <w16cid:commentId w16cid:paraId="65CB6948" w16cid:durableId="2A74231B"/>
  <w16cid:commentId w16cid:paraId="46339061" w16cid:durableId="06CBEFE6"/>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36576D01" w16cid:durableId="1D4070E7"/>
  <w16cid:commentId w16cid:paraId="35376966" w16cid:durableId="03842123"/>
  <w16cid:commentId w16cid:paraId="4ADF0675" w16cid:durableId="0BD85472"/>
  <w16cid:commentId w16cid:paraId="2958D0E0" w16cid:durableId="6292F698"/>
  <w16cid:commentId w16cid:paraId="62F5C78C" w16cid:durableId="57A2FC46"/>
  <w16cid:commentId w16cid:paraId="6BC65812" w16cid:durableId="50559513"/>
  <w16cid:commentId w16cid:paraId="332D9563" w16cid:durableId="6E13E06C"/>
  <w16cid:commentId w16cid:paraId="52153A5E" w16cid:durableId="50F81980"/>
  <w16cid:commentId w16cid:paraId="76C8D1B3" w16cid:durableId="0D1EB301"/>
  <w16cid:commentId w16cid:paraId="44040703" w16cid:durableId="488B7985"/>
  <w16cid:commentId w16cid:paraId="61A0AA74" w16cid:durableId="5DB6DA25"/>
  <w16cid:commentId w16cid:paraId="2B444EE4" w16cid:durableId="67B0D06B"/>
  <w16cid:commentId w16cid:paraId="2F6AE01C" w16cid:durableId="2F6AE01C"/>
  <w16cid:commentId w16cid:paraId="3224511D" w16cid:durableId="3224511D"/>
  <w16cid:commentId w16cid:paraId="76A1E804" w16cid:durableId="4C216402"/>
  <w16cid:commentId w16cid:paraId="12B4AFD7" w16cid:durableId="3F350713"/>
  <w16cid:commentId w16cid:paraId="4F6D9575" w16cid:durableId="051F895C"/>
  <w16cid:commentId w16cid:paraId="2E08545F" w16cid:durableId="2E08545F"/>
  <w16cid:commentId w16cid:paraId="10998D17" w16cid:durableId="10998D17"/>
  <w16cid:commentId w16cid:paraId="111FDB18" w16cid:durableId="3E2AF318"/>
  <w16cid:commentId w16cid:paraId="52110513" w16cid:durableId="5CD5FBA1"/>
  <w16cid:commentId w16cid:paraId="31C2E322" w16cid:durableId="6CBD2A06"/>
  <w16cid:commentId w16cid:paraId="656A159F" w16cid:durableId="517A8AD0"/>
  <w16cid:commentId w16cid:paraId="14A6062D" w16cid:durableId="24C9BC44"/>
  <w16cid:commentId w16cid:paraId="6D4B48E3" w16cid:durableId="253A971C"/>
  <w16cid:commentId w16cid:paraId="4A734D5E" w16cid:durableId="7CFD865B"/>
  <w16cid:commentId w16cid:paraId="53049602" w16cid:durableId="4597AFE3"/>
  <w16cid:commentId w16cid:paraId="107B6875" w16cid:durableId="7C270C6D"/>
  <w16cid:commentId w16cid:paraId="44EA54C3" w16cid:durableId="5601D532"/>
  <w16cid:commentId w16cid:paraId="71696960" w16cid:durableId="0ABB2AEC"/>
  <w16cid:commentId w16cid:paraId="355B4A45" w16cid:durableId="7F378811"/>
  <w16cid:commentId w16cid:paraId="1BE79CA6" w16cid:durableId="53A3B9AC"/>
  <w16cid:commentId w16cid:paraId="0E41AEDE" w16cid:durableId="465DDD6E"/>
  <w16cid:commentId w16cid:paraId="74B246A8" w16cid:durableId="75D99EE9"/>
  <w16cid:commentId w16cid:paraId="386E5830" w16cid:durableId="386E5830"/>
  <w16cid:commentId w16cid:paraId="7C39E8D3" w16cid:durableId="7C39E8D3"/>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20F59D9A" w16cid:durableId="20F59D9A"/>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4A9D048D" w16cid:durableId="0974B017"/>
  <w16cid:commentId w16cid:paraId="6C8EAFE9" w16cid:durableId="6B1DFA73"/>
  <w16cid:commentId w16cid:paraId="54AAE7DB" w16cid:durableId="09A22176"/>
  <w16cid:commentId w16cid:paraId="575A2E81" w16cid:durableId="42453950"/>
  <w16cid:commentId w16cid:paraId="3A8880E8" w16cid:durableId="61CE5F56"/>
  <w16cid:commentId w16cid:paraId="55EEDE42" w16cid:durableId="431DF52F"/>
  <w16cid:commentId w16cid:paraId="277C406B" w16cid:durableId="2BF978E0"/>
  <w16cid:commentId w16cid:paraId="38025BC8" w16cid:durableId="25D3871D"/>
  <w16cid:commentId w16cid:paraId="69523174" w16cid:durableId="28F4A4D6"/>
  <w16cid:commentId w16cid:paraId="33E20BB2" w16cid:durableId="7B674536"/>
  <w16cid:commentId w16cid:paraId="2CF5A51F" w16cid:durableId="0FD0EDB4"/>
  <w16cid:commentId w16cid:paraId="6C1E7408" w16cid:durableId="3137F0C0"/>
  <w16cid:commentId w16cid:paraId="65BBF5F3" w16cid:durableId="7B839F9D"/>
  <w16cid:commentId w16cid:paraId="489F8041" w16cid:durableId="258AE840"/>
  <w16cid:commentId w16cid:paraId="6BC42D32" w16cid:durableId="656BB430"/>
  <w16cid:commentId w16cid:paraId="5EA89E6F" w16cid:durableId="584E50A3"/>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69F57" w14:textId="77777777" w:rsidR="0083561D" w:rsidRDefault="0083561D">
      <w:pPr>
        <w:spacing w:line="240" w:lineRule="auto"/>
      </w:pPr>
      <w:r>
        <w:separator/>
      </w:r>
    </w:p>
  </w:endnote>
  <w:endnote w:type="continuationSeparator" w:id="0">
    <w:p w14:paraId="01ACAC7C" w14:textId="77777777" w:rsidR="0083561D" w:rsidRDefault="008356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F5023429-A70A-4612-8C32-CE503BAE2543}"/>
    <w:embedBold r:id="rId2" w:fontKey="{8F5B312D-7583-41EE-8BBF-E5375B95E9AD}"/>
    <w:embedItalic r:id="rId3" w:fontKey="{7B3D5945-857C-4AC1-82AD-5B0636CA8A8A}"/>
  </w:font>
  <w:font w:name="EB Garamond SemiBold">
    <w:charset w:val="00"/>
    <w:family w:val="auto"/>
    <w:pitch w:val="variable"/>
    <w:sig w:usb0="E00002FF" w:usb1="02000413" w:usb2="00000000" w:usb3="00000000" w:csb0="0000019F" w:csb1="00000000"/>
    <w:embedRegular r:id="rId4" w:fontKey="{F431FF92-340F-4C2F-9FE5-CB827E4DC2CE}"/>
  </w:font>
  <w:font w:name="EB Garamond Medium">
    <w:charset w:val="00"/>
    <w:family w:val="auto"/>
    <w:pitch w:val="variable"/>
    <w:sig w:usb0="E00002FF" w:usb1="02000413" w:usb2="00000000" w:usb3="00000000" w:csb0="0000019F" w:csb1="00000000"/>
    <w:embedRegular r:id="rId5" w:fontKey="{3EF983BC-28FE-4B75-8079-A1314B1820E5}"/>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0BA8D249-8B2F-446D-B78A-A0F6AA6615F3}"/>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0E9C4FF2-5368-4B84-A385-409F392ED449}"/>
    <w:embedBold r:id="rId8" w:fontKey="{28D015E3-8D2B-4BB4-A780-AED7AAAD0F7C}"/>
    <w:embedItalic r:id="rId9" w:fontKey="{45DB14EC-382A-4269-8689-F0D18284C57C}"/>
  </w:font>
  <w:font w:name="Calibri">
    <w:panose1 w:val="020F0502020204030204"/>
    <w:charset w:val="00"/>
    <w:family w:val="swiss"/>
    <w:pitch w:val="variable"/>
    <w:sig w:usb0="E4002EFF" w:usb1="C200247B" w:usb2="00000009" w:usb3="00000000" w:csb0="000001FF" w:csb1="00000000"/>
    <w:embedRegular r:id="rId10" w:fontKey="{701B61FC-F10D-4B63-BB81-02D8F01E97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BAA58" w14:textId="77777777" w:rsidR="0083561D" w:rsidRDefault="0083561D">
      <w:pPr>
        <w:spacing w:line="240" w:lineRule="auto"/>
      </w:pPr>
      <w:r>
        <w:separator/>
      </w:r>
    </w:p>
  </w:footnote>
  <w:footnote w:type="continuationSeparator" w:id="0">
    <w:p w14:paraId="3C29A266" w14:textId="77777777" w:rsidR="0083561D" w:rsidRDefault="0083561D">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1E1B"/>
    <w:rsid w:val="0000247C"/>
    <w:rsid w:val="00002AB3"/>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6C0"/>
    <w:rsid w:val="0001621A"/>
    <w:rsid w:val="0001674C"/>
    <w:rsid w:val="00017B78"/>
    <w:rsid w:val="00020040"/>
    <w:rsid w:val="0002016B"/>
    <w:rsid w:val="00020513"/>
    <w:rsid w:val="00020F53"/>
    <w:rsid w:val="00021921"/>
    <w:rsid w:val="0002247E"/>
    <w:rsid w:val="00023556"/>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2634"/>
    <w:rsid w:val="000449F9"/>
    <w:rsid w:val="00045F7E"/>
    <w:rsid w:val="000465C8"/>
    <w:rsid w:val="00047B72"/>
    <w:rsid w:val="00047C1C"/>
    <w:rsid w:val="000516B9"/>
    <w:rsid w:val="000549A4"/>
    <w:rsid w:val="000549A6"/>
    <w:rsid w:val="00055866"/>
    <w:rsid w:val="00055BCB"/>
    <w:rsid w:val="000561B5"/>
    <w:rsid w:val="00057D44"/>
    <w:rsid w:val="00061F1D"/>
    <w:rsid w:val="00063CF8"/>
    <w:rsid w:val="0006405F"/>
    <w:rsid w:val="000641A9"/>
    <w:rsid w:val="00064F2C"/>
    <w:rsid w:val="00064F95"/>
    <w:rsid w:val="00065523"/>
    <w:rsid w:val="00065543"/>
    <w:rsid w:val="00065C2C"/>
    <w:rsid w:val="00065D66"/>
    <w:rsid w:val="00066F1B"/>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A03A5"/>
    <w:rsid w:val="000A2D1F"/>
    <w:rsid w:val="000A37CD"/>
    <w:rsid w:val="000A4991"/>
    <w:rsid w:val="000A4C81"/>
    <w:rsid w:val="000A5747"/>
    <w:rsid w:val="000A656E"/>
    <w:rsid w:val="000A6F40"/>
    <w:rsid w:val="000A6F81"/>
    <w:rsid w:val="000A795C"/>
    <w:rsid w:val="000A7DB0"/>
    <w:rsid w:val="000B01CB"/>
    <w:rsid w:val="000B295C"/>
    <w:rsid w:val="000B3736"/>
    <w:rsid w:val="000B3EAD"/>
    <w:rsid w:val="000B4BC6"/>
    <w:rsid w:val="000B5107"/>
    <w:rsid w:val="000B68F6"/>
    <w:rsid w:val="000B7EF2"/>
    <w:rsid w:val="000C22DE"/>
    <w:rsid w:val="000C32F9"/>
    <w:rsid w:val="000C38CC"/>
    <w:rsid w:val="000C3C78"/>
    <w:rsid w:val="000C3DCB"/>
    <w:rsid w:val="000C5A88"/>
    <w:rsid w:val="000C6FA2"/>
    <w:rsid w:val="000C709C"/>
    <w:rsid w:val="000D0F8D"/>
    <w:rsid w:val="000D10BF"/>
    <w:rsid w:val="000D26B2"/>
    <w:rsid w:val="000D2A46"/>
    <w:rsid w:val="000D2C21"/>
    <w:rsid w:val="000D33B2"/>
    <w:rsid w:val="000D4927"/>
    <w:rsid w:val="000D5282"/>
    <w:rsid w:val="000D6A2F"/>
    <w:rsid w:val="000D73B8"/>
    <w:rsid w:val="000D7C23"/>
    <w:rsid w:val="000E2B04"/>
    <w:rsid w:val="000E3E0B"/>
    <w:rsid w:val="000E408A"/>
    <w:rsid w:val="000E5B44"/>
    <w:rsid w:val="000E6B85"/>
    <w:rsid w:val="000E6C1C"/>
    <w:rsid w:val="000E6F0C"/>
    <w:rsid w:val="000E759A"/>
    <w:rsid w:val="000E781C"/>
    <w:rsid w:val="000F0A4F"/>
    <w:rsid w:val="000F0CDF"/>
    <w:rsid w:val="000F1D99"/>
    <w:rsid w:val="000F33F9"/>
    <w:rsid w:val="000F3FB0"/>
    <w:rsid w:val="000F5189"/>
    <w:rsid w:val="000F5C93"/>
    <w:rsid w:val="000F6C2A"/>
    <w:rsid w:val="000F6EBA"/>
    <w:rsid w:val="000F72C1"/>
    <w:rsid w:val="00100B04"/>
    <w:rsid w:val="00100F76"/>
    <w:rsid w:val="0010139E"/>
    <w:rsid w:val="001019C6"/>
    <w:rsid w:val="001019F6"/>
    <w:rsid w:val="00101E2E"/>
    <w:rsid w:val="001021F4"/>
    <w:rsid w:val="00103441"/>
    <w:rsid w:val="00103C7C"/>
    <w:rsid w:val="0010459D"/>
    <w:rsid w:val="00104AFC"/>
    <w:rsid w:val="00105251"/>
    <w:rsid w:val="0010579D"/>
    <w:rsid w:val="001118B0"/>
    <w:rsid w:val="00112098"/>
    <w:rsid w:val="00114075"/>
    <w:rsid w:val="0011446B"/>
    <w:rsid w:val="00114F0B"/>
    <w:rsid w:val="00117595"/>
    <w:rsid w:val="00117E63"/>
    <w:rsid w:val="00117F5C"/>
    <w:rsid w:val="00121281"/>
    <w:rsid w:val="001224F7"/>
    <w:rsid w:val="00124987"/>
    <w:rsid w:val="001249AB"/>
    <w:rsid w:val="00124D1C"/>
    <w:rsid w:val="001255B1"/>
    <w:rsid w:val="0012657A"/>
    <w:rsid w:val="00127BA3"/>
    <w:rsid w:val="00131206"/>
    <w:rsid w:val="00131EB1"/>
    <w:rsid w:val="00132140"/>
    <w:rsid w:val="001331C9"/>
    <w:rsid w:val="00134672"/>
    <w:rsid w:val="0013493B"/>
    <w:rsid w:val="00136D06"/>
    <w:rsid w:val="0013767B"/>
    <w:rsid w:val="001403D5"/>
    <w:rsid w:val="001408CF"/>
    <w:rsid w:val="00140B4A"/>
    <w:rsid w:val="00142DD6"/>
    <w:rsid w:val="00143CDE"/>
    <w:rsid w:val="00144787"/>
    <w:rsid w:val="0014595F"/>
    <w:rsid w:val="001462DD"/>
    <w:rsid w:val="001464E6"/>
    <w:rsid w:val="00147BAD"/>
    <w:rsid w:val="00150245"/>
    <w:rsid w:val="001507D5"/>
    <w:rsid w:val="00151187"/>
    <w:rsid w:val="00153D97"/>
    <w:rsid w:val="001540EF"/>
    <w:rsid w:val="0015453A"/>
    <w:rsid w:val="0015476E"/>
    <w:rsid w:val="00154777"/>
    <w:rsid w:val="00160104"/>
    <w:rsid w:val="00160A9D"/>
    <w:rsid w:val="001622BF"/>
    <w:rsid w:val="0016366C"/>
    <w:rsid w:val="001640C7"/>
    <w:rsid w:val="00164FB9"/>
    <w:rsid w:val="001655AC"/>
    <w:rsid w:val="00166455"/>
    <w:rsid w:val="00166F47"/>
    <w:rsid w:val="001677B2"/>
    <w:rsid w:val="00167FF0"/>
    <w:rsid w:val="00170835"/>
    <w:rsid w:val="00171BAC"/>
    <w:rsid w:val="00173514"/>
    <w:rsid w:val="00174094"/>
    <w:rsid w:val="00175508"/>
    <w:rsid w:val="001756C2"/>
    <w:rsid w:val="0017573A"/>
    <w:rsid w:val="00175FB5"/>
    <w:rsid w:val="00185BE7"/>
    <w:rsid w:val="00186C0A"/>
    <w:rsid w:val="00190454"/>
    <w:rsid w:val="001914FF"/>
    <w:rsid w:val="00193055"/>
    <w:rsid w:val="0019308A"/>
    <w:rsid w:val="0019362A"/>
    <w:rsid w:val="00194445"/>
    <w:rsid w:val="0019760C"/>
    <w:rsid w:val="0019761E"/>
    <w:rsid w:val="00197894"/>
    <w:rsid w:val="001A0CDA"/>
    <w:rsid w:val="001A28C5"/>
    <w:rsid w:val="001A3712"/>
    <w:rsid w:val="001A5A3B"/>
    <w:rsid w:val="001A6B7F"/>
    <w:rsid w:val="001A7432"/>
    <w:rsid w:val="001B0038"/>
    <w:rsid w:val="001B3025"/>
    <w:rsid w:val="001B3EA3"/>
    <w:rsid w:val="001B5FA5"/>
    <w:rsid w:val="001B6B46"/>
    <w:rsid w:val="001B7725"/>
    <w:rsid w:val="001B798D"/>
    <w:rsid w:val="001C0088"/>
    <w:rsid w:val="001C0513"/>
    <w:rsid w:val="001C0752"/>
    <w:rsid w:val="001C0DC0"/>
    <w:rsid w:val="001C0E34"/>
    <w:rsid w:val="001C29D5"/>
    <w:rsid w:val="001C2C9D"/>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29"/>
    <w:rsid w:val="001E066E"/>
    <w:rsid w:val="001E16A8"/>
    <w:rsid w:val="001E1844"/>
    <w:rsid w:val="001E25B0"/>
    <w:rsid w:val="001E2A02"/>
    <w:rsid w:val="001E2F43"/>
    <w:rsid w:val="001E31FC"/>
    <w:rsid w:val="001E3509"/>
    <w:rsid w:val="001E3E62"/>
    <w:rsid w:val="001E4CEF"/>
    <w:rsid w:val="001E7789"/>
    <w:rsid w:val="001E7E38"/>
    <w:rsid w:val="001F1BBD"/>
    <w:rsid w:val="001F1C80"/>
    <w:rsid w:val="001F1EBE"/>
    <w:rsid w:val="001F242F"/>
    <w:rsid w:val="001F2FC7"/>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1E4B"/>
    <w:rsid w:val="002128D4"/>
    <w:rsid w:val="00212B99"/>
    <w:rsid w:val="002139D2"/>
    <w:rsid w:val="00213AC3"/>
    <w:rsid w:val="00216097"/>
    <w:rsid w:val="002163AE"/>
    <w:rsid w:val="00216713"/>
    <w:rsid w:val="00216D73"/>
    <w:rsid w:val="00216E70"/>
    <w:rsid w:val="00216F33"/>
    <w:rsid w:val="002200A0"/>
    <w:rsid w:val="00221FC2"/>
    <w:rsid w:val="0022390F"/>
    <w:rsid w:val="00223F3E"/>
    <w:rsid w:val="002243F5"/>
    <w:rsid w:val="002247C4"/>
    <w:rsid w:val="002257DA"/>
    <w:rsid w:val="00227A2F"/>
    <w:rsid w:val="00227D11"/>
    <w:rsid w:val="00230DF8"/>
    <w:rsid w:val="00234300"/>
    <w:rsid w:val="0023557B"/>
    <w:rsid w:val="00236031"/>
    <w:rsid w:val="00236A17"/>
    <w:rsid w:val="0024028E"/>
    <w:rsid w:val="00242E5F"/>
    <w:rsid w:val="00243147"/>
    <w:rsid w:val="00243149"/>
    <w:rsid w:val="0024358F"/>
    <w:rsid w:val="0024445A"/>
    <w:rsid w:val="0024578A"/>
    <w:rsid w:val="00246FE8"/>
    <w:rsid w:val="00251ED1"/>
    <w:rsid w:val="00252429"/>
    <w:rsid w:val="0025284F"/>
    <w:rsid w:val="00253A4E"/>
    <w:rsid w:val="002540BE"/>
    <w:rsid w:val="00254B55"/>
    <w:rsid w:val="00254FCC"/>
    <w:rsid w:val="002556A9"/>
    <w:rsid w:val="00255E9A"/>
    <w:rsid w:val="00261431"/>
    <w:rsid w:val="00261591"/>
    <w:rsid w:val="002660AA"/>
    <w:rsid w:val="00266B47"/>
    <w:rsid w:val="0027115D"/>
    <w:rsid w:val="00271571"/>
    <w:rsid w:val="00273A4F"/>
    <w:rsid w:val="00275430"/>
    <w:rsid w:val="00275842"/>
    <w:rsid w:val="00276496"/>
    <w:rsid w:val="002779EF"/>
    <w:rsid w:val="00281EAB"/>
    <w:rsid w:val="00281FA0"/>
    <w:rsid w:val="00282527"/>
    <w:rsid w:val="00282E77"/>
    <w:rsid w:val="00282FBD"/>
    <w:rsid w:val="0028353B"/>
    <w:rsid w:val="00283AF1"/>
    <w:rsid w:val="002844F7"/>
    <w:rsid w:val="002859B7"/>
    <w:rsid w:val="0028785F"/>
    <w:rsid w:val="00287922"/>
    <w:rsid w:val="002918F3"/>
    <w:rsid w:val="0029269D"/>
    <w:rsid w:val="002927E4"/>
    <w:rsid w:val="002940E3"/>
    <w:rsid w:val="002969DC"/>
    <w:rsid w:val="00296F4D"/>
    <w:rsid w:val="00296FD5"/>
    <w:rsid w:val="00297231"/>
    <w:rsid w:val="002A0787"/>
    <w:rsid w:val="002A1B6F"/>
    <w:rsid w:val="002A21A6"/>
    <w:rsid w:val="002A244E"/>
    <w:rsid w:val="002A2542"/>
    <w:rsid w:val="002A2922"/>
    <w:rsid w:val="002A2F65"/>
    <w:rsid w:val="002A390F"/>
    <w:rsid w:val="002A44D9"/>
    <w:rsid w:val="002A58E8"/>
    <w:rsid w:val="002A7378"/>
    <w:rsid w:val="002B15B1"/>
    <w:rsid w:val="002B1FB0"/>
    <w:rsid w:val="002B2B80"/>
    <w:rsid w:val="002B31C1"/>
    <w:rsid w:val="002B3F11"/>
    <w:rsid w:val="002B4B90"/>
    <w:rsid w:val="002B4EE0"/>
    <w:rsid w:val="002B5E5E"/>
    <w:rsid w:val="002B6AFB"/>
    <w:rsid w:val="002C0CEC"/>
    <w:rsid w:val="002C13D1"/>
    <w:rsid w:val="002C16CA"/>
    <w:rsid w:val="002C2B40"/>
    <w:rsid w:val="002C3595"/>
    <w:rsid w:val="002C3698"/>
    <w:rsid w:val="002C5EFF"/>
    <w:rsid w:val="002D0229"/>
    <w:rsid w:val="002D31A8"/>
    <w:rsid w:val="002D3BBC"/>
    <w:rsid w:val="002D4619"/>
    <w:rsid w:val="002D4918"/>
    <w:rsid w:val="002D561B"/>
    <w:rsid w:val="002D5910"/>
    <w:rsid w:val="002D7450"/>
    <w:rsid w:val="002D7683"/>
    <w:rsid w:val="002E0A56"/>
    <w:rsid w:val="002E2EA2"/>
    <w:rsid w:val="002E4C09"/>
    <w:rsid w:val="002E5CAC"/>
    <w:rsid w:val="002E66F3"/>
    <w:rsid w:val="002E67BD"/>
    <w:rsid w:val="002E73B0"/>
    <w:rsid w:val="002E7693"/>
    <w:rsid w:val="002E7804"/>
    <w:rsid w:val="002F372C"/>
    <w:rsid w:val="002F3817"/>
    <w:rsid w:val="002F4250"/>
    <w:rsid w:val="002F451E"/>
    <w:rsid w:val="002F65E7"/>
    <w:rsid w:val="002F6E17"/>
    <w:rsid w:val="002F7293"/>
    <w:rsid w:val="002F77AF"/>
    <w:rsid w:val="00300A32"/>
    <w:rsid w:val="00300BCE"/>
    <w:rsid w:val="00300DC7"/>
    <w:rsid w:val="00301F9E"/>
    <w:rsid w:val="003026C8"/>
    <w:rsid w:val="00303E2F"/>
    <w:rsid w:val="00304771"/>
    <w:rsid w:val="0030569A"/>
    <w:rsid w:val="003059DD"/>
    <w:rsid w:val="00306ABB"/>
    <w:rsid w:val="003071CF"/>
    <w:rsid w:val="00310110"/>
    <w:rsid w:val="003119AA"/>
    <w:rsid w:val="003128AD"/>
    <w:rsid w:val="003150C1"/>
    <w:rsid w:val="003168C0"/>
    <w:rsid w:val="003178AD"/>
    <w:rsid w:val="00320990"/>
    <w:rsid w:val="00320FE8"/>
    <w:rsid w:val="003210BF"/>
    <w:rsid w:val="00321AB0"/>
    <w:rsid w:val="0032288D"/>
    <w:rsid w:val="00323507"/>
    <w:rsid w:val="003235F0"/>
    <w:rsid w:val="00323BB5"/>
    <w:rsid w:val="00323C26"/>
    <w:rsid w:val="00323E07"/>
    <w:rsid w:val="00324557"/>
    <w:rsid w:val="00325241"/>
    <w:rsid w:val="0032560C"/>
    <w:rsid w:val="00326636"/>
    <w:rsid w:val="00326A4A"/>
    <w:rsid w:val="0032746D"/>
    <w:rsid w:val="00330A78"/>
    <w:rsid w:val="0033171C"/>
    <w:rsid w:val="0033178E"/>
    <w:rsid w:val="00331B93"/>
    <w:rsid w:val="00332258"/>
    <w:rsid w:val="00332D82"/>
    <w:rsid w:val="003339F9"/>
    <w:rsid w:val="00334419"/>
    <w:rsid w:val="003370C8"/>
    <w:rsid w:val="003400E6"/>
    <w:rsid w:val="00341420"/>
    <w:rsid w:val="00341565"/>
    <w:rsid w:val="00341788"/>
    <w:rsid w:val="00342530"/>
    <w:rsid w:val="0034369A"/>
    <w:rsid w:val="00343798"/>
    <w:rsid w:val="00343FC7"/>
    <w:rsid w:val="00344144"/>
    <w:rsid w:val="00344EB5"/>
    <w:rsid w:val="00345929"/>
    <w:rsid w:val="00346185"/>
    <w:rsid w:val="00346569"/>
    <w:rsid w:val="00346E28"/>
    <w:rsid w:val="0035025D"/>
    <w:rsid w:val="00350827"/>
    <w:rsid w:val="00350CA0"/>
    <w:rsid w:val="00351A29"/>
    <w:rsid w:val="00351B6E"/>
    <w:rsid w:val="00354C82"/>
    <w:rsid w:val="003600C1"/>
    <w:rsid w:val="00360DFE"/>
    <w:rsid w:val="00361A91"/>
    <w:rsid w:val="003633F3"/>
    <w:rsid w:val="00363878"/>
    <w:rsid w:val="00363AD9"/>
    <w:rsid w:val="0036474D"/>
    <w:rsid w:val="00364E24"/>
    <w:rsid w:val="00365B1A"/>
    <w:rsid w:val="0036626E"/>
    <w:rsid w:val="00366C98"/>
    <w:rsid w:val="00370DB6"/>
    <w:rsid w:val="0037118C"/>
    <w:rsid w:val="00371BE8"/>
    <w:rsid w:val="00372EF5"/>
    <w:rsid w:val="00373E6B"/>
    <w:rsid w:val="00373E9C"/>
    <w:rsid w:val="00376567"/>
    <w:rsid w:val="00376D7D"/>
    <w:rsid w:val="00380EBF"/>
    <w:rsid w:val="00382BE0"/>
    <w:rsid w:val="00382F5C"/>
    <w:rsid w:val="00383650"/>
    <w:rsid w:val="0038400F"/>
    <w:rsid w:val="0038517B"/>
    <w:rsid w:val="003868D7"/>
    <w:rsid w:val="00386BA0"/>
    <w:rsid w:val="003876F6"/>
    <w:rsid w:val="00391E77"/>
    <w:rsid w:val="00392F42"/>
    <w:rsid w:val="00393E97"/>
    <w:rsid w:val="00396066"/>
    <w:rsid w:val="00396F15"/>
    <w:rsid w:val="00397842"/>
    <w:rsid w:val="003A0F6A"/>
    <w:rsid w:val="003A1863"/>
    <w:rsid w:val="003A30CC"/>
    <w:rsid w:val="003A3166"/>
    <w:rsid w:val="003A34E9"/>
    <w:rsid w:val="003A51E7"/>
    <w:rsid w:val="003A7634"/>
    <w:rsid w:val="003B08C8"/>
    <w:rsid w:val="003B20D3"/>
    <w:rsid w:val="003B2EA0"/>
    <w:rsid w:val="003B6FE3"/>
    <w:rsid w:val="003B7436"/>
    <w:rsid w:val="003B754D"/>
    <w:rsid w:val="003B7B75"/>
    <w:rsid w:val="003B7C04"/>
    <w:rsid w:val="003C06F7"/>
    <w:rsid w:val="003C2C02"/>
    <w:rsid w:val="003C30EC"/>
    <w:rsid w:val="003C4119"/>
    <w:rsid w:val="003C4FE5"/>
    <w:rsid w:val="003C58DC"/>
    <w:rsid w:val="003C654D"/>
    <w:rsid w:val="003C7BCF"/>
    <w:rsid w:val="003D0186"/>
    <w:rsid w:val="003D3C88"/>
    <w:rsid w:val="003D49AA"/>
    <w:rsid w:val="003D5E70"/>
    <w:rsid w:val="003D63C7"/>
    <w:rsid w:val="003D6FAD"/>
    <w:rsid w:val="003D70CE"/>
    <w:rsid w:val="003D76A8"/>
    <w:rsid w:val="003D7BB8"/>
    <w:rsid w:val="003D7C00"/>
    <w:rsid w:val="003E0447"/>
    <w:rsid w:val="003E153F"/>
    <w:rsid w:val="003E199D"/>
    <w:rsid w:val="003E1BA2"/>
    <w:rsid w:val="003E1DA6"/>
    <w:rsid w:val="003E1EC3"/>
    <w:rsid w:val="003E203E"/>
    <w:rsid w:val="003E2895"/>
    <w:rsid w:val="003E3164"/>
    <w:rsid w:val="003E34F6"/>
    <w:rsid w:val="003E3CE9"/>
    <w:rsid w:val="003E55D1"/>
    <w:rsid w:val="003E590F"/>
    <w:rsid w:val="003E5F14"/>
    <w:rsid w:val="003E6A42"/>
    <w:rsid w:val="003E704D"/>
    <w:rsid w:val="003E71A5"/>
    <w:rsid w:val="003E742D"/>
    <w:rsid w:val="003E7E0D"/>
    <w:rsid w:val="003F0362"/>
    <w:rsid w:val="003F1466"/>
    <w:rsid w:val="003F15B3"/>
    <w:rsid w:val="003F24C0"/>
    <w:rsid w:val="003F3659"/>
    <w:rsid w:val="003F4ADB"/>
    <w:rsid w:val="003F4DC4"/>
    <w:rsid w:val="003F57D9"/>
    <w:rsid w:val="003F6144"/>
    <w:rsid w:val="003F6C81"/>
    <w:rsid w:val="003F6F63"/>
    <w:rsid w:val="003F7082"/>
    <w:rsid w:val="003F7FF0"/>
    <w:rsid w:val="0040088A"/>
    <w:rsid w:val="00400A95"/>
    <w:rsid w:val="00401741"/>
    <w:rsid w:val="00401B81"/>
    <w:rsid w:val="004021F7"/>
    <w:rsid w:val="0040257F"/>
    <w:rsid w:val="004029A8"/>
    <w:rsid w:val="004030C1"/>
    <w:rsid w:val="00403491"/>
    <w:rsid w:val="00403FE3"/>
    <w:rsid w:val="0040470A"/>
    <w:rsid w:val="00405433"/>
    <w:rsid w:val="00405B97"/>
    <w:rsid w:val="00406285"/>
    <w:rsid w:val="004062CE"/>
    <w:rsid w:val="00406DD1"/>
    <w:rsid w:val="00412E44"/>
    <w:rsid w:val="004157BA"/>
    <w:rsid w:val="00417FD8"/>
    <w:rsid w:val="00421CDA"/>
    <w:rsid w:val="00423453"/>
    <w:rsid w:val="0042511E"/>
    <w:rsid w:val="0042598C"/>
    <w:rsid w:val="0042695B"/>
    <w:rsid w:val="004277C1"/>
    <w:rsid w:val="00431FE8"/>
    <w:rsid w:val="00432CAE"/>
    <w:rsid w:val="00433305"/>
    <w:rsid w:val="00433387"/>
    <w:rsid w:val="00433389"/>
    <w:rsid w:val="004346BF"/>
    <w:rsid w:val="004357D4"/>
    <w:rsid w:val="00435C82"/>
    <w:rsid w:val="00436481"/>
    <w:rsid w:val="0043656F"/>
    <w:rsid w:val="00437DEF"/>
    <w:rsid w:val="00437F13"/>
    <w:rsid w:val="004401D9"/>
    <w:rsid w:val="00440813"/>
    <w:rsid w:val="00441064"/>
    <w:rsid w:val="00441FE5"/>
    <w:rsid w:val="00443910"/>
    <w:rsid w:val="004439B0"/>
    <w:rsid w:val="00443AD4"/>
    <w:rsid w:val="00444E94"/>
    <w:rsid w:val="00445258"/>
    <w:rsid w:val="004453CB"/>
    <w:rsid w:val="0044558B"/>
    <w:rsid w:val="0044644B"/>
    <w:rsid w:val="00450E79"/>
    <w:rsid w:val="004515FE"/>
    <w:rsid w:val="00451E8C"/>
    <w:rsid w:val="0045216D"/>
    <w:rsid w:val="00452F7E"/>
    <w:rsid w:val="00453AA9"/>
    <w:rsid w:val="00453F14"/>
    <w:rsid w:val="00454324"/>
    <w:rsid w:val="00454B20"/>
    <w:rsid w:val="00455020"/>
    <w:rsid w:val="004558DA"/>
    <w:rsid w:val="00456788"/>
    <w:rsid w:val="004576C1"/>
    <w:rsid w:val="0046092A"/>
    <w:rsid w:val="004610F9"/>
    <w:rsid w:val="00462B1A"/>
    <w:rsid w:val="00462EE1"/>
    <w:rsid w:val="00463318"/>
    <w:rsid w:val="00463846"/>
    <w:rsid w:val="004638BF"/>
    <w:rsid w:val="00463B25"/>
    <w:rsid w:val="00463CB8"/>
    <w:rsid w:val="00464760"/>
    <w:rsid w:val="00465089"/>
    <w:rsid w:val="00467D24"/>
    <w:rsid w:val="00470E03"/>
    <w:rsid w:val="00472168"/>
    <w:rsid w:val="004739D2"/>
    <w:rsid w:val="00475290"/>
    <w:rsid w:val="004756DD"/>
    <w:rsid w:val="0048043B"/>
    <w:rsid w:val="0048054C"/>
    <w:rsid w:val="004808BA"/>
    <w:rsid w:val="00480927"/>
    <w:rsid w:val="00481F8F"/>
    <w:rsid w:val="004830AA"/>
    <w:rsid w:val="0048484E"/>
    <w:rsid w:val="00485E33"/>
    <w:rsid w:val="00487723"/>
    <w:rsid w:val="00490722"/>
    <w:rsid w:val="00494A34"/>
    <w:rsid w:val="00494D0B"/>
    <w:rsid w:val="004951D2"/>
    <w:rsid w:val="00495825"/>
    <w:rsid w:val="00495DAC"/>
    <w:rsid w:val="00497168"/>
    <w:rsid w:val="00497FD2"/>
    <w:rsid w:val="004A1A84"/>
    <w:rsid w:val="004A2559"/>
    <w:rsid w:val="004A483D"/>
    <w:rsid w:val="004A4E61"/>
    <w:rsid w:val="004A631D"/>
    <w:rsid w:val="004A6621"/>
    <w:rsid w:val="004A6EB2"/>
    <w:rsid w:val="004B03A8"/>
    <w:rsid w:val="004B0813"/>
    <w:rsid w:val="004B0845"/>
    <w:rsid w:val="004B09DF"/>
    <w:rsid w:val="004B12AF"/>
    <w:rsid w:val="004B13DB"/>
    <w:rsid w:val="004B1B1F"/>
    <w:rsid w:val="004B4F1B"/>
    <w:rsid w:val="004B5A4B"/>
    <w:rsid w:val="004B6214"/>
    <w:rsid w:val="004B77A9"/>
    <w:rsid w:val="004C0C08"/>
    <w:rsid w:val="004C1350"/>
    <w:rsid w:val="004C14DB"/>
    <w:rsid w:val="004C3AA0"/>
    <w:rsid w:val="004C477C"/>
    <w:rsid w:val="004C5620"/>
    <w:rsid w:val="004C59EC"/>
    <w:rsid w:val="004C5ACA"/>
    <w:rsid w:val="004C663A"/>
    <w:rsid w:val="004C6FDF"/>
    <w:rsid w:val="004C75C2"/>
    <w:rsid w:val="004D2450"/>
    <w:rsid w:val="004D4576"/>
    <w:rsid w:val="004D52CD"/>
    <w:rsid w:val="004D58BD"/>
    <w:rsid w:val="004D6F47"/>
    <w:rsid w:val="004D7B05"/>
    <w:rsid w:val="004E14AC"/>
    <w:rsid w:val="004E304B"/>
    <w:rsid w:val="004E42CB"/>
    <w:rsid w:val="004E6100"/>
    <w:rsid w:val="004F121B"/>
    <w:rsid w:val="004F1598"/>
    <w:rsid w:val="004F1AA8"/>
    <w:rsid w:val="004F321E"/>
    <w:rsid w:val="004F3FEA"/>
    <w:rsid w:val="004F48CF"/>
    <w:rsid w:val="004F4BF2"/>
    <w:rsid w:val="004F4D1D"/>
    <w:rsid w:val="004F4F1C"/>
    <w:rsid w:val="004F591B"/>
    <w:rsid w:val="004F7DB0"/>
    <w:rsid w:val="004F7EE2"/>
    <w:rsid w:val="00500D2D"/>
    <w:rsid w:val="00500D40"/>
    <w:rsid w:val="00500E64"/>
    <w:rsid w:val="00501047"/>
    <w:rsid w:val="005011A2"/>
    <w:rsid w:val="00501595"/>
    <w:rsid w:val="00501D6C"/>
    <w:rsid w:val="00502E0A"/>
    <w:rsid w:val="00504958"/>
    <w:rsid w:val="00504C50"/>
    <w:rsid w:val="005065EA"/>
    <w:rsid w:val="00507724"/>
    <w:rsid w:val="005109F6"/>
    <w:rsid w:val="005113CC"/>
    <w:rsid w:val="00511657"/>
    <w:rsid w:val="00511771"/>
    <w:rsid w:val="00511CBF"/>
    <w:rsid w:val="00513F88"/>
    <w:rsid w:val="00514D2B"/>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EA3"/>
    <w:rsid w:val="00534530"/>
    <w:rsid w:val="005365C8"/>
    <w:rsid w:val="005366FF"/>
    <w:rsid w:val="0054039E"/>
    <w:rsid w:val="0054050F"/>
    <w:rsid w:val="00540D27"/>
    <w:rsid w:val="0054195F"/>
    <w:rsid w:val="00542B1A"/>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AA6"/>
    <w:rsid w:val="00556BBD"/>
    <w:rsid w:val="005574C9"/>
    <w:rsid w:val="0055786A"/>
    <w:rsid w:val="005579BA"/>
    <w:rsid w:val="00557F47"/>
    <w:rsid w:val="00560D44"/>
    <w:rsid w:val="005613AE"/>
    <w:rsid w:val="005627B7"/>
    <w:rsid w:val="005627C3"/>
    <w:rsid w:val="00562825"/>
    <w:rsid w:val="00563E6C"/>
    <w:rsid w:val="005643D2"/>
    <w:rsid w:val="0056528A"/>
    <w:rsid w:val="00566D0A"/>
    <w:rsid w:val="00567063"/>
    <w:rsid w:val="00567FB2"/>
    <w:rsid w:val="005701D9"/>
    <w:rsid w:val="00570373"/>
    <w:rsid w:val="005704C1"/>
    <w:rsid w:val="00570E49"/>
    <w:rsid w:val="00571C05"/>
    <w:rsid w:val="00572F43"/>
    <w:rsid w:val="00572F5C"/>
    <w:rsid w:val="00581FA3"/>
    <w:rsid w:val="00582337"/>
    <w:rsid w:val="00583AB2"/>
    <w:rsid w:val="005846F5"/>
    <w:rsid w:val="005849AF"/>
    <w:rsid w:val="00584ABB"/>
    <w:rsid w:val="00585C9E"/>
    <w:rsid w:val="005872D8"/>
    <w:rsid w:val="00587D7C"/>
    <w:rsid w:val="00590E46"/>
    <w:rsid w:val="00591258"/>
    <w:rsid w:val="00591C65"/>
    <w:rsid w:val="00592BDE"/>
    <w:rsid w:val="0059315C"/>
    <w:rsid w:val="00593503"/>
    <w:rsid w:val="00594088"/>
    <w:rsid w:val="00594EE7"/>
    <w:rsid w:val="005954B3"/>
    <w:rsid w:val="005954D6"/>
    <w:rsid w:val="0059606A"/>
    <w:rsid w:val="005A0E1C"/>
    <w:rsid w:val="005A0EC0"/>
    <w:rsid w:val="005A34CA"/>
    <w:rsid w:val="005A4BAD"/>
    <w:rsid w:val="005A4C3F"/>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7EF"/>
    <w:rsid w:val="005C5B9A"/>
    <w:rsid w:val="005C5E6E"/>
    <w:rsid w:val="005C684E"/>
    <w:rsid w:val="005C6D2A"/>
    <w:rsid w:val="005C7F30"/>
    <w:rsid w:val="005D01D5"/>
    <w:rsid w:val="005D1891"/>
    <w:rsid w:val="005D2A52"/>
    <w:rsid w:val="005D3B5C"/>
    <w:rsid w:val="005D47B1"/>
    <w:rsid w:val="005D4D3D"/>
    <w:rsid w:val="005D4EAC"/>
    <w:rsid w:val="005D4F1E"/>
    <w:rsid w:val="005D588B"/>
    <w:rsid w:val="005E1524"/>
    <w:rsid w:val="005E2144"/>
    <w:rsid w:val="005E2B72"/>
    <w:rsid w:val="005E4865"/>
    <w:rsid w:val="005E7CA4"/>
    <w:rsid w:val="005E7DCE"/>
    <w:rsid w:val="005F05A2"/>
    <w:rsid w:val="005F0FB6"/>
    <w:rsid w:val="005F15A0"/>
    <w:rsid w:val="005F1AC5"/>
    <w:rsid w:val="005F1C38"/>
    <w:rsid w:val="005F2833"/>
    <w:rsid w:val="005F3614"/>
    <w:rsid w:val="005F3940"/>
    <w:rsid w:val="005F3F79"/>
    <w:rsid w:val="005F42A5"/>
    <w:rsid w:val="005F5773"/>
    <w:rsid w:val="005F7BC2"/>
    <w:rsid w:val="00600415"/>
    <w:rsid w:val="00600A7B"/>
    <w:rsid w:val="0060174A"/>
    <w:rsid w:val="006018A0"/>
    <w:rsid w:val="00601C91"/>
    <w:rsid w:val="0060259C"/>
    <w:rsid w:val="00603F05"/>
    <w:rsid w:val="0060483E"/>
    <w:rsid w:val="00605450"/>
    <w:rsid w:val="00606BD5"/>
    <w:rsid w:val="00607411"/>
    <w:rsid w:val="00607FB5"/>
    <w:rsid w:val="006101D6"/>
    <w:rsid w:val="00610AC4"/>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4E19"/>
    <w:rsid w:val="00625102"/>
    <w:rsid w:val="006306EC"/>
    <w:rsid w:val="00630ECF"/>
    <w:rsid w:val="006328AC"/>
    <w:rsid w:val="00632DD9"/>
    <w:rsid w:val="006339C1"/>
    <w:rsid w:val="0063420B"/>
    <w:rsid w:val="00637136"/>
    <w:rsid w:val="00637EA7"/>
    <w:rsid w:val="00643C39"/>
    <w:rsid w:val="00646B56"/>
    <w:rsid w:val="00646BF0"/>
    <w:rsid w:val="00647F3D"/>
    <w:rsid w:val="00647F56"/>
    <w:rsid w:val="006501E9"/>
    <w:rsid w:val="006503B4"/>
    <w:rsid w:val="006510E8"/>
    <w:rsid w:val="00651D2B"/>
    <w:rsid w:val="00652411"/>
    <w:rsid w:val="00652912"/>
    <w:rsid w:val="00652B3F"/>
    <w:rsid w:val="00652EDC"/>
    <w:rsid w:val="006538F5"/>
    <w:rsid w:val="006543F2"/>
    <w:rsid w:val="00654ABB"/>
    <w:rsid w:val="00654C3C"/>
    <w:rsid w:val="00655088"/>
    <w:rsid w:val="006556C4"/>
    <w:rsid w:val="006563A5"/>
    <w:rsid w:val="006564B7"/>
    <w:rsid w:val="00656D31"/>
    <w:rsid w:val="00660DCE"/>
    <w:rsid w:val="006617DB"/>
    <w:rsid w:val="00661A02"/>
    <w:rsid w:val="0066236E"/>
    <w:rsid w:val="006637C7"/>
    <w:rsid w:val="00663E03"/>
    <w:rsid w:val="00664145"/>
    <w:rsid w:val="0066452D"/>
    <w:rsid w:val="00664D2B"/>
    <w:rsid w:val="006652B4"/>
    <w:rsid w:val="00670A99"/>
    <w:rsid w:val="00673568"/>
    <w:rsid w:val="00673EE1"/>
    <w:rsid w:val="006751F7"/>
    <w:rsid w:val="00677DAB"/>
    <w:rsid w:val="006804C6"/>
    <w:rsid w:val="00682ED6"/>
    <w:rsid w:val="00683346"/>
    <w:rsid w:val="006835ED"/>
    <w:rsid w:val="00683DDC"/>
    <w:rsid w:val="00684494"/>
    <w:rsid w:val="00684F02"/>
    <w:rsid w:val="00685F05"/>
    <w:rsid w:val="0068732E"/>
    <w:rsid w:val="006924EF"/>
    <w:rsid w:val="00692BE6"/>
    <w:rsid w:val="00692C21"/>
    <w:rsid w:val="00693C03"/>
    <w:rsid w:val="00696179"/>
    <w:rsid w:val="00696948"/>
    <w:rsid w:val="00696CD7"/>
    <w:rsid w:val="006A036F"/>
    <w:rsid w:val="006A0B9D"/>
    <w:rsid w:val="006A17D2"/>
    <w:rsid w:val="006A2024"/>
    <w:rsid w:val="006A37E8"/>
    <w:rsid w:val="006A47C9"/>
    <w:rsid w:val="006A4F90"/>
    <w:rsid w:val="006A5551"/>
    <w:rsid w:val="006A6059"/>
    <w:rsid w:val="006A6C8B"/>
    <w:rsid w:val="006A78A2"/>
    <w:rsid w:val="006B0C7F"/>
    <w:rsid w:val="006B0E9D"/>
    <w:rsid w:val="006B1442"/>
    <w:rsid w:val="006B2198"/>
    <w:rsid w:val="006B2D0C"/>
    <w:rsid w:val="006B408A"/>
    <w:rsid w:val="006B7335"/>
    <w:rsid w:val="006C140F"/>
    <w:rsid w:val="006C1AAE"/>
    <w:rsid w:val="006C5378"/>
    <w:rsid w:val="006C55DD"/>
    <w:rsid w:val="006C56A6"/>
    <w:rsid w:val="006C56B1"/>
    <w:rsid w:val="006C5F3C"/>
    <w:rsid w:val="006C6062"/>
    <w:rsid w:val="006C6B45"/>
    <w:rsid w:val="006C6C51"/>
    <w:rsid w:val="006C708F"/>
    <w:rsid w:val="006C77A8"/>
    <w:rsid w:val="006D0C60"/>
    <w:rsid w:val="006D0F0C"/>
    <w:rsid w:val="006D10FE"/>
    <w:rsid w:val="006D2326"/>
    <w:rsid w:val="006D38BB"/>
    <w:rsid w:val="006D3991"/>
    <w:rsid w:val="006D40BB"/>
    <w:rsid w:val="006D41DE"/>
    <w:rsid w:val="006D59B6"/>
    <w:rsid w:val="006D5D41"/>
    <w:rsid w:val="006D6A3F"/>
    <w:rsid w:val="006D77AB"/>
    <w:rsid w:val="006D7D6B"/>
    <w:rsid w:val="006E143A"/>
    <w:rsid w:val="006E14F1"/>
    <w:rsid w:val="006E191C"/>
    <w:rsid w:val="006E2577"/>
    <w:rsid w:val="006E2C0E"/>
    <w:rsid w:val="006E3599"/>
    <w:rsid w:val="006E3687"/>
    <w:rsid w:val="006E5E07"/>
    <w:rsid w:val="006E7E00"/>
    <w:rsid w:val="006F0740"/>
    <w:rsid w:val="006F0866"/>
    <w:rsid w:val="006F0B76"/>
    <w:rsid w:val="006F1077"/>
    <w:rsid w:val="006F282B"/>
    <w:rsid w:val="006F2E47"/>
    <w:rsid w:val="006F2E75"/>
    <w:rsid w:val="006F3B38"/>
    <w:rsid w:val="006F4101"/>
    <w:rsid w:val="006F5658"/>
    <w:rsid w:val="006F6954"/>
    <w:rsid w:val="006F79B3"/>
    <w:rsid w:val="006F7D47"/>
    <w:rsid w:val="006F7DE6"/>
    <w:rsid w:val="00701404"/>
    <w:rsid w:val="0070166A"/>
    <w:rsid w:val="0070486A"/>
    <w:rsid w:val="00704F0D"/>
    <w:rsid w:val="0070515B"/>
    <w:rsid w:val="00705447"/>
    <w:rsid w:val="007056D0"/>
    <w:rsid w:val="00706473"/>
    <w:rsid w:val="007069AC"/>
    <w:rsid w:val="00706FAB"/>
    <w:rsid w:val="00707F17"/>
    <w:rsid w:val="0071032E"/>
    <w:rsid w:val="007104AB"/>
    <w:rsid w:val="0071181A"/>
    <w:rsid w:val="00711AEC"/>
    <w:rsid w:val="00711E5B"/>
    <w:rsid w:val="007129D0"/>
    <w:rsid w:val="00713209"/>
    <w:rsid w:val="00713498"/>
    <w:rsid w:val="00716403"/>
    <w:rsid w:val="007165A6"/>
    <w:rsid w:val="007170D3"/>
    <w:rsid w:val="00717BA1"/>
    <w:rsid w:val="007206B9"/>
    <w:rsid w:val="00720FFB"/>
    <w:rsid w:val="00721897"/>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F78"/>
    <w:rsid w:val="00743B07"/>
    <w:rsid w:val="00745267"/>
    <w:rsid w:val="007453CE"/>
    <w:rsid w:val="0074556E"/>
    <w:rsid w:val="00746778"/>
    <w:rsid w:val="0074757B"/>
    <w:rsid w:val="00747C51"/>
    <w:rsid w:val="00751945"/>
    <w:rsid w:val="00752C2A"/>
    <w:rsid w:val="00752FCC"/>
    <w:rsid w:val="00753D59"/>
    <w:rsid w:val="00754B18"/>
    <w:rsid w:val="00754F9D"/>
    <w:rsid w:val="00755AE6"/>
    <w:rsid w:val="0075705C"/>
    <w:rsid w:val="00757497"/>
    <w:rsid w:val="0076250E"/>
    <w:rsid w:val="00762E02"/>
    <w:rsid w:val="0076335D"/>
    <w:rsid w:val="00764812"/>
    <w:rsid w:val="00765D86"/>
    <w:rsid w:val="0076701E"/>
    <w:rsid w:val="007675E4"/>
    <w:rsid w:val="0076789E"/>
    <w:rsid w:val="00767D85"/>
    <w:rsid w:val="00770905"/>
    <w:rsid w:val="007727EB"/>
    <w:rsid w:val="007738BF"/>
    <w:rsid w:val="007746C6"/>
    <w:rsid w:val="00780002"/>
    <w:rsid w:val="00780E18"/>
    <w:rsid w:val="007835AC"/>
    <w:rsid w:val="00783752"/>
    <w:rsid w:val="007842C9"/>
    <w:rsid w:val="0078485A"/>
    <w:rsid w:val="00784ED4"/>
    <w:rsid w:val="007864A0"/>
    <w:rsid w:val="007864A1"/>
    <w:rsid w:val="0079137E"/>
    <w:rsid w:val="00791F68"/>
    <w:rsid w:val="00792AA9"/>
    <w:rsid w:val="00793120"/>
    <w:rsid w:val="00793718"/>
    <w:rsid w:val="00793CDD"/>
    <w:rsid w:val="00794758"/>
    <w:rsid w:val="00794E2B"/>
    <w:rsid w:val="007952B5"/>
    <w:rsid w:val="00795878"/>
    <w:rsid w:val="007958D0"/>
    <w:rsid w:val="00795C3D"/>
    <w:rsid w:val="007A020A"/>
    <w:rsid w:val="007A0A8D"/>
    <w:rsid w:val="007A1110"/>
    <w:rsid w:val="007A2873"/>
    <w:rsid w:val="007A3068"/>
    <w:rsid w:val="007A414C"/>
    <w:rsid w:val="007A4571"/>
    <w:rsid w:val="007A6CF8"/>
    <w:rsid w:val="007A7206"/>
    <w:rsid w:val="007B0183"/>
    <w:rsid w:val="007B225E"/>
    <w:rsid w:val="007B365B"/>
    <w:rsid w:val="007B3B69"/>
    <w:rsid w:val="007B48B2"/>
    <w:rsid w:val="007B588E"/>
    <w:rsid w:val="007B7A6A"/>
    <w:rsid w:val="007C03ED"/>
    <w:rsid w:val="007C11A5"/>
    <w:rsid w:val="007C20CF"/>
    <w:rsid w:val="007C2DD9"/>
    <w:rsid w:val="007C3E74"/>
    <w:rsid w:val="007C47A9"/>
    <w:rsid w:val="007C5AFE"/>
    <w:rsid w:val="007C69D0"/>
    <w:rsid w:val="007D18F6"/>
    <w:rsid w:val="007D1C36"/>
    <w:rsid w:val="007D533F"/>
    <w:rsid w:val="007D5970"/>
    <w:rsid w:val="007D6896"/>
    <w:rsid w:val="007D7C92"/>
    <w:rsid w:val="007D7E2D"/>
    <w:rsid w:val="007E0CC3"/>
    <w:rsid w:val="007E12F7"/>
    <w:rsid w:val="007E1665"/>
    <w:rsid w:val="007E211F"/>
    <w:rsid w:val="007E32A6"/>
    <w:rsid w:val="007E3849"/>
    <w:rsid w:val="007E4672"/>
    <w:rsid w:val="007E59F9"/>
    <w:rsid w:val="007E5C5A"/>
    <w:rsid w:val="007E66E6"/>
    <w:rsid w:val="007E7C4F"/>
    <w:rsid w:val="007F2BEE"/>
    <w:rsid w:val="007F3B97"/>
    <w:rsid w:val="007F443F"/>
    <w:rsid w:val="007F4663"/>
    <w:rsid w:val="007F4C90"/>
    <w:rsid w:val="007F525D"/>
    <w:rsid w:val="007F6849"/>
    <w:rsid w:val="007F7875"/>
    <w:rsid w:val="00800E71"/>
    <w:rsid w:val="00801CCD"/>
    <w:rsid w:val="00801F4E"/>
    <w:rsid w:val="008024DE"/>
    <w:rsid w:val="00802644"/>
    <w:rsid w:val="00802D4C"/>
    <w:rsid w:val="0080323D"/>
    <w:rsid w:val="008043A4"/>
    <w:rsid w:val="00804D53"/>
    <w:rsid w:val="00805204"/>
    <w:rsid w:val="00806F1B"/>
    <w:rsid w:val="00807539"/>
    <w:rsid w:val="00810F62"/>
    <w:rsid w:val="00812936"/>
    <w:rsid w:val="00812D2A"/>
    <w:rsid w:val="00814166"/>
    <w:rsid w:val="00815676"/>
    <w:rsid w:val="00815C86"/>
    <w:rsid w:val="00816546"/>
    <w:rsid w:val="00820DAF"/>
    <w:rsid w:val="0082180C"/>
    <w:rsid w:val="00821C74"/>
    <w:rsid w:val="00822D27"/>
    <w:rsid w:val="0082379F"/>
    <w:rsid w:val="00823C51"/>
    <w:rsid w:val="00824F76"/>
    <w:rsid w:val="00825619"/>
    <w:rsid w:val="00825D88"/>
    <w:rsid w:val="00826159"/>
    <w:rsid w:val="008266C5"/>
    <w:rsid w:val="00827114"/>
    <w:rsid w:val="00827441"/>
    <w:rsid w:val="0082779F"/>
    <w:rsid w:val="00827F8B"/>
    <w:rsid w:val="00830090"/>
    <w:rsid w:val="00830968"/>
    <w:rsid w:val="008341B7"/>
    <w:rsid w:val="0083561D"/>
    <w:rsid w:val="00835824"/>
    <w:rsid w:val="00835D52"/>
    <w:rsid w:val="0083618D"/>
    <w:rsid w:val="008370C8"/>
    <w:rsid w:val="008372EE"/>
    <w:rsid w:val="008405E7"/>
    <w:rsid w:val="008423AC"/>
    <w:rsid w:val="00842EEA"/>
    <w:rsid w:val="008434B6"/>
    <w:rsid w:val="008440E8"/>
    <w:rsid w:val="00844A94"/>
    <w:rsid w:val="008458C2"/>
    <w:rsid w:val="00845DE7"/>
    <w:rsid w:val="00845ED0"/>
    <w:rsid w:val="00847708"/>
    <w:rsid w:val="00847AE3"/>
    <w:rsid w:val="008508A4"/>
    <w:rsid w:val="00850BBD"/>
    <w:rsid w:val="00850F75"/>
    <w:rsid w:val="0085100D"/>
    <w:rsid w:val="00851549"/>
    <w:rsid w:val="008530DF"/>
    <w:rsid w:val="00855AD4"/>
    <w:rsid w:val="008561C9"/>
    <w:rsid w:val="008572D9"/>
    <w:rsid w:val="00857C24"/>
    <w:rsid w:val="008602F0"/>
    <w:rsid w:val="0086031D"/>
    <w:rsid w:val="008632C5"/>
    <w:rsid w:val="00863763"/>
    <w:rsid w:val="00863BA5"/>
    <w:rsid w:val="00864036"/>
    <w:rsid w:val="008647A1"/>
    <w:rsid w:val="00864C1A"/>
    <w:rsid w:val="00864CE6"/>
    <w:rsid w:val="00864F3E"/>
    <w:rsid w:val="00865720"/>
    <w:rsid w:val="00866C2A"/>
    <w:rsid w:val="00867F04"/>
    <w:rsid w:val="00870C0D"/>
    <w:rsid w:val="00872655"/>
    <w:rsid w:val="00873173"/>
    <w:rsid w:val="0087346B"/>
    <w:rsid w:val="00876FF6"/>
    <w:rsid w:val="008775D0"/>
    <w:rsid w:val="00880ADC"/>
    <w:rsid w:val="008830B5"/>
    <w:rsid w:val="00883389"/>
    <w:rsid w:val="00885166"/>
    <w:rsid w:val="0088680C"/>
    <w:rsid w:val="00887860"/>
    <w:rsid w:val="008903B6"/>
    <w:rsid w:val="00890ACF"/>
    <w:rsid w:val="008911C9"/>
    <w:rsid w:val="008927A5"/>
    <w:rsid w:val="0089425D"/>
    <w:rsid w:val="0089648C"/>
    <w:rsid w:val="00896C29"/>
    <w:rsid w:val="00897374"/>
    <w:rsid w:val="008973C7"/>
    <w:rsid w:val="008A0732"/>
    <w:rsid w:val="008A1600"/>
    <w:rsid w:val="008A215C"/>
    <w:rsid w:val="008A2B26"/>
    <w:rsid w:val="008A35F5"/>
    <w:rsid w:val="008A48C8"/>
    <w:rsid w:val="008A54CC"/>
    <w:rsid w:val="008A6582"/>
    <w:rsid w:val="008A6AA9"/>
    <w:rsid w:val="008A7B31"/>
    <w:rsid w:val="008A7C25"/>
    <w:rsid w:val="008B26A2"/>
    <w:rsid w:val="008B3976"/>
    <w:rsid w:val="008B3E29"/>
    <w:rsid w:val="008B5BF3"/>
    <w:rsid w:val="008B6839"/>
    <w:rsid w:val="008B7CBE"/>
    <w:rsid w:val="008C22BE"/>
    <w:rsid w:val="008C2374"/>
    <w:rsid w:val="008C3B59"/>
    <w:rsid w:val="008C42A9"/>
    <w:rsid w:val="008C4328"/>
    <w:rsid w:val="008C48D4"/>
    <w:rsid w:val="008C673F"/>
    <w:rsid w:val="008C74EC"/>
    <w:rsid w:val="008C789B"/>
    <w:rsid w:val="008D0877"/>
    <w:rsid w:val="008D18D9"/>
    <w:rsid w:val="008D1CAA"/>
    <w:rsid w:val="008D2F57"/>
    <w:rsid w:val="008D4094"/>
    <w:rsid w:val="008D41E0"/>
    <w:rsid w:val="008D46AF"/>
    <w:rsid w:val="008D5299"/>
    <w:rsid w:val="008D5DDB"/>
    <w:rsid w:val="008D6B06"/>
    <w:rsid w:val="008E05E3"/>
    <w:rsid w:val="008E0687"/>
    <w:rsid w:val="008E1D68"/>
    <w:rsid w:val="008E2485"/>
    <w:rsid w:val="008E2935"/>
    <w:rsid w:val="008E327D"/>
    <w:rsid w:val="008E4D4C"/>
    <w:rsid w:val="008E4DF8"/>
    <w:rsid w:val="008E582E"/>
    <w:rsid w:val="008E5E99"/>
    <w:rsid w:val="008F107B"/>
    <w:rsid w:val="008F2ACB"/>
    <w:rsid w:val="008F3E1F"/>
    <w:rsid w:val="008F3F7C"/>
    <w:rsid w:val="008F425E"/>
    <w:rsid w:val="008F4543"/>
    <w:rsid w:val="008F538E"/>
    <w:rsid w:val="008F6B60"/>
    <w:rsid w:val="008F6E85"/>
    <w:rsid w:val="0090124C"/>
    <w:rsid w:val="00901E3E"/>
    <w:rsid w:val="00903962"/>
    <w:rsid w:val="00903BD8"/>
    <w:rsid w:val="009055DF"/>
    <w:rsid w:val="009073B2"/>
    <w:rsid w:val="00911003"/>
    <w:rsid w:val="009117B2"/>
    <w:rsid w:val="0091265E"/>
    <w:rsid w:val="00912B4E"/>
    <w:rsid w:val="00912EED"/>
    <w:rsid w:val="0091428D"/>
    <w:rsid w:val="00917180"/>
    <w:rsid w:val="00917476"/>
    <w:rsid w:val="00917BB8"/>
    <w:rsid w:val="0092123C"/>
    <w:rsid w:val="00921466"/>
    <w:rsid w:val="00922745"/>
    <w:rsid w:val="00923E22"/>
    <w:rsid w:val="00924832"/>
    <w:rsid w:val="009248B1"/>
    <w:rsid w:val="00924A3C"/>
    <w:rsid w:val="00924DD1"/>
    <w:rsid w:val="009250B0"/>
    <w:rsid w:val="009267BF"/>
    <w:rsid w:val="00927175"/>
    <w:rsid w:val="00930A20"/>
    <w:rsid w:val="00931398"/>
    <w:rsid w:val="009321BE"/>
    <w:rsid w:val="0093279C"/>
    <w:rsid w:val="00934AD4"/>
    <w:rsid w:val="009352F2"/>
    <w:rsid w:val="00935832"/>
    <w:rsid w:val="009373F8"/>
    <w:rsid w:val="00940849"/>
    <w:rsid w:val="00941F4E"/>
    <w:rsid w:val="00943084"/>
    <w:rsid w:val="00943B12"/>
    <w:rsid w:val="00945B8A"/>
    <w:rsid w:val="0094631B"/>
    <w:rsid w:val="00946436"/>
    <w:rsid w:val="00947A17"/>
    <w:rsid w:val="00947A29"/>
    <w:rsid w:val="009505B0"/>
    <w:rsid w:val="00950B52"/>
    <w:rsid w:val="009523CF"/>
    <w:rsid w:val="0095250B"/>
    <w:rsid w:val="00960E92"/>
    <w:rsid w:val="00960F07"/>
    <w:rsid w:val="0096204B"/>
    <w:rsid w:val="00962BB5"/>
    <w:rsid w:val="009643F2"/>
    <w:rsid w:val="00965715"/>
    <w:rsid w:val="00965D72"/>
    <w:rsid w:val="00966804"/>
    <w:rsid w:val="00966B5C"/>
    <w:rsid w:val="009720EF"/>
    <w:rsid w:val="0097292D"/>
    <w:rsid w:val="00972B8F"/>
    <w:rsid w:val="00972BE4"/>
    <w:rsid w:val="00972DB0"/>
    <w:rsid w:val="009730E8"/>
    <w:rsid w:val="00973E77"/>
    <w:rsid w:val="00974539"/>
    <w:rsid w:val="0097476A"/>
    <w:rsid w:val="009762D6"/>
    <w:rsid w:val="009765A7"/>
    <w:rsid w:val="00976CAF"/>
    <w:rsid w:val="00977BE0"/>
    <w:rsid w:val="00977C37"/>
    <w:rsid w:val="00980E52"/>
    <w:rsid w:val="00981EAD"/>
    <w:rsid w:val="00982C5D"/>
    <w:rsid w:val="00983B42"/>
    <w:rsid w:val="00983B5E"/>
    <w:rsid w:val="009847DD"/>
    <w:rsid w:val="00985546"/>
    <w:rsid w:val="00985FF0"/>
    <w:rsid w:val="0098624E"/>
    <w:rsid w:val="00986252"/>
    <w:rsid w:val="0098663C"/>
    <w:rsid w:val="00986755"/>
    <w:rsid w:val="009876D9"/>
    <w:rsid w:val="009905F9"/>
    <w:rsid w:val="00990B3E"/>
    <w:rsid w:val="00990C11"/>
    <w:rsid w:val="00990E53"/>
    <w:rsid w:val="00991BCC"/>
    <w:rsid w:val="00991D1F"/>
    <w:rsid w:val="00991EA0"/>
    <w:rsid w:val="00992207"/>
    <w:rsid w:val="00993889"/>
    <w:rsid w:val="00993BD9"/>
    <w:rsid w:val="009949CB"/>
    <w:rsid w:val="009951FF"/>
    <w:rsid w:val="009967A6"/>
    <w:rsid w:val="009977D1"/>
    <w:rsid w:val="009A0CDC"/>
    <w:rsid w:val="009A13C4"/>
    <w:rsid w:val="009A17A9"/>
    <w:rsid w:val="009A2151"/>
    <w:rsid w:val="009A2354"/>
    <w:rsid w:val="009A32EA"/>
    <w:rsid w:val="009A3796"/>
    <w:rsid w:val="009A3C9B"/>
    <w:rsid w:val="009A4286"/>
    <w:rsid w:val="009A44A6"/>
    <w:rsid w:val="009A5455"/>
    <w:rsid w:val="009A6F58"/>
    <w:rsid w:val="009B0F12"/>
    <w:rsid w:val="009B11B0"/>
    <w:rsid w:val="009B29E4"/>
    <w:rsid w:val="009B3605"/>
    <w:rsid w:val="009B74C3"/>
    <w:rsid w:val="009B783A"/>
    <w:rsid w:val="009C007E"/>
    <w:rsid w:val="009C26B4"/>
    <w:rsid w:val="009C3B8E"/>
    <w:rsid w:val="009C6DD1"/>
    <w:rsid w:val="009D177E"/>
    <w:rsid w:val="009D1B9D"/>
    <w:rsid w:val="009D411F"/>
    <w:rsid w:val="009D580B"/>
    <w:rsid w:val="009D6E5D"/>
    <w:rsid w:val="009D74A4"/>
    <w:rsid w:val="009E1EE4"/>
    <w:rsid w:val="009E20E9"/>
    <w:rsid w:val="009E2C30"/>
    <w:rsid w:val="009E327D"/>
    <w:rsid w:val="009E3539"/>
    <w:rsid w:val="009E3599"/>
    <w:rsid w:val="009E5D50"/>
    <w:rsid w:val="009E5E88"/>
    <w:rsid w:val="009E6E49"/>
    <w:rsid w:val="009E70C7"/>
    <w:rsid w:val="009E78C2"/>
    <w:rsid w:val="009F073D"/>
    <w:rsid w:val="009F2023"/>
    <w:rsid w:val="009F20AB"/>
    <w:rsid w:val="009F276C"/>
    <w:rsid w:val="009F3A54"/>
    <w:rsid w:val="009F5712"/>
    <w:rsid w:val="009F5CC9"/>
    <w:rsid w:val="009F7694"/>
    <w:rsid w:val="00A007FB"/>
    <w:rsid w:val="00A00F85"/>
    <w:rsid w:val="00A017C2"/>
    <w:rsid w:val="00A040E3"/>
    <w:rsid w:val="00A05343"/>
    <w:rsid w:val="00A05FDE"/>
    <w:rsid w:val="00A0641D"/>
    <w:rsid w:val="00A06DA5"/>
    <w:rsid w:val="00A0788D"/>
    <w:rsid w:val="00A1017C"/>
    <w:rsid w:val="00A10B64"/>
    <w:rsid w:val="00A13249"/>
    <w:rsid w:val="00A1324A"/>
    <w:rsid w:val="00A1391D"/>
    <w:rsid w:val="00A13B18"/>
    <w:rsid w:val="00A16023"/>
    <w:rsid w:val="00A17CD2"/>
    <w:rsid w:val="00A21701"/>
    <w:rsid w:val="00A2178E"/>
    <w:rsid w:val="00A221DB"/>
    <w:rsid w:val="00A227E8"/>
    <w:rsid w:val="00A24BB4"/>
    <w:rsid w:val="00A2650A"/>
    <w:rsid w:val="00A265F0"/>
    <w:rsid w:val="00A26D59"/>
    <w:rsid w:val="00A304D1"/>
    <w:rsid w:val="00A30737"/>
    <w:rsid w:val="00A31365"/>
    <w:rsid w:val="00A3264C"/>
    <w:rsid w:val="00A326D9"/>
    <w:rsid w:val="00A3387C"/>
    <w:rsid w:val="00A342D1"/>
    <w:rsid w:val="00A34F58"/>
    <w:rsid w:val="00A35520"/>
    <w:rsid w:val="00A35C56"/>
    <w:rsid w:val="00A36DE9"/>
    <w:rsid w:val="00A3758D"/>
    <w:rsid w:val="00A37C62"/>
    <w:rsid w:val="00A4097D"/>
    <w:rsid w:val="00A40A89"/>
    <w:rsid w:val="00A41462"/>
    <w:rsid w:val="00A41700"/>
    <w:rsid w:val="00A44452"/>
    <w:rsid w:val="00A465FF"/>
    <w:rsid w:val="00A46CD6"/>
    <w:rsid w:val="00A47844"/>
    <w:rsid w:val="00A501CC"/>
    <w:rsid w:val="00A50F88"/>
    <w:rsid w:val="00A51264"/>
    <w:rsid w:val="00A5154E"/>
    <w:rsid w:val="00A52AC6"/>
    <w:rsid w:val="00A53675"/>
    <w:rsid w:val="00A55A2A"/>
    <w:rsid w:val="00A56644"/>
    <w:rsid w:val="00A568C0"/>
    <w:rsid w:val="00A56EAF"/>
    <w:rsid w:val="00A6208D"/>
    <w:rsid w:val="00A644E5"/>
    <w:rsid w:val="00A6546C"/>
    <w:rsid w:val="00A674E9"/>
    <w:rsid w:val="00A67943"/>
    <w:rsid w:val="00A7223C"/>
    <w:rsid w:val="00A7239D"/>
    <w:rsid w:val="00A7283C"/>
    <w:rsid w:val="00A73785"/>
    <w:rsid w:val="00A74146"/>
    <w:rsid w:val="00A75483"/>
    <w:rsid w:val="00A7755A"/>
    <w:rsid w:val="00A80216"/>
    <w:rsid w:val="00A81345"/>
    <w:rsid w:val="00A832EC"/>
    <w:rsid w:val="00A836C6"/>
    <w:rsid w:val="00A83E78"/>
    <w:rsid w:val="00A91321"/>
    <w:rsid w:val="00A92E12"/>
    <w:rsid w:val="00A96987"/>
    <w:rsid w:val="00AA1280"/>
    <w:rsid w:val="00AA160A"/>
    <w:rsid w:val="00AA3083"/>
    <w:rsid w:val="00AA5558"/>
    <w:rsid w:val="00AA73F7"/>
    <w:rsid w:val="00AA7764"/>
    <w:rsid w:val="00AA78AF"/>
    <w:rsid w:val="00AA7F07"/>
    <w:rsid w:val="00AB0604"/>
    <w:rsid w:val="00AB36D2"/>
    <w:rsid w:val="00AB3CBA"/>
    <w:rsid w:val="00AB448F"/>
    <w:rsid w:val="00AB5826"/>
    <w:rsid w:val="00AB584C"/>
    <w:rsid w:val="00AB5895"/>
    <w:rsid w:val="00AB62A2"/>
    <w:rsid w:val="00AB7EEE"/>
    <w:rsid w:val="00AC0672"/>
    <w:rsid w:val="00AC0AF0"/>
    <w:rsid w:val="00AC12A9"/>
    <w:rsid w:val="00AC2F05"/>
    <w:rsid w:val="00AC5022"/>
    <w:rsid w:val="00AC73DB"/>
    <w:rsid w:val="00AD014B"/>
    <w:rsid w:val="00AD07D8"/>
    <w:rsid w:val="00AD0E77"/>
    <w:rsid w:val="00AD12B7"/>
    <w:rsid w:val="00AD283F"/>
    <w:rsid w:val="00AD2B38"/>
    <w:rsid w:val="00AD5ECA"/>
    <w:rsid w:val="00AD6FDD"/>
    <w:rsid w:val="00AD7975"/>
    <w:rsid w:val="00AD7A2E"/>
    <w:rsid w:val="00AD7B58"/>
    <w:rsid w:val="00AE08B7"/>
    <w:rsid w:val="00AE374D"/>
    <w:rsid w:val="00AE3F15"/>
    <w:rsid w:val="00AE4F30"/>
    <w:rsid w:val="00AE5BE9"/>
    <w:rsid w:val="00AE65D3"/>
    <w:rsid w:val="00AE672C"/>
    <w:rsid w:val="00AE692A"/>
    <w:rsid w:val="00AE7279"/>
    <w:rsid w:val="00AF1AEE"/>
    <w:rsid w:val="00AF1EAB"/>
    <w:rsid w:val="00AF2C3E"/>
    <w:rsid w:val="00AF3177"/>
    <w:rsid w:val="00AF467B"/>
    <w:rsid w:val="00AF4878"/>
    <w:rsid w:val="00AF4B7E"/>
    <w:rsid w:val="00AF5128"/>
    <w:rsid w:val="00AF5830"/>
    <w:rsid w:val="00AF5CC7"/>
    <w:rsid w:val="00AF61BA"/>
    <w:rsid w:val="00B00882"/>
    <w:rsid w:val="00B013F2"/>
    <w:rsid w:val="00B04953"/>
    <w:rsid w:val="00B05D4D"/>
    <w:rsid w:val="00B0739E"/>
    <w:rsid w:val="00B07812"/>
    <w:rsid w:val="00B078DD"/>
    <w:rsid w:val="00B1022D"/>
    <w:rsid w:val="00B109F8"/>
    <w:rsid w:val="00B10B22"/>
    <w:rsid w:val="00B13535"/>
    <w:rsid w:val="00B1401C"/>
    <w:rsid w:val="00B14164"/>
    <w:rsid w:val="00B14401"/>
    <w:rsid w:val="00B149D8"/>
    <w:rsid w:val="00B15A12"/>
    <w:rsid w:val="00B160AC"/>
    <w:rsid w:val="00B164CA"/>
    <w:rsid w:val="00B167CD"/>
    <w:rsid w:val="00B16A5C"/>
    <w:rsid w:val="00B2216A"/>
    <w:rsid w:val="00B22AF1"/>
    <w:rsid w:val="00B22D29"/>
    <w:rsid w:val="00B244A6"/>
    <w:rsid w:val="00B246D4"/>
    <w:rsid w:val="00B25271"/>
    <w:rsid w:val="00B2591C"/>
    <w:rsid w:val="00B26CF0"/>
    <w:rsid w:val="00B27A4F"/>
    <w:rsid w:val="00B27C3C"/>
    <w:rsid w:val="00B30ACC"/>
    <w:rsid w:val="00B31D5C"/>
    <w:rsid w:val="00B32852"/>
    <w:rsid w:val="00B33353"/>
    <w:rsid w:val="00B3485F"/>
    <w:rsid w:val="00B34C33"/>
    <w:rsid w:val="00B355BA"/>
    <w:rsid w:val="00B35952"/>
    <w:rsid w:val="00B3668A"/>
    <w:rsid w:val="00B3729B"/>
    <w:rsid w:val="00B40B2D"/>
    <w:rsid w:val="00B41B29"/>
    <w:rsid w:val="00B41CC3"/>
    <w:rsid w:val="00B434E9"/>
    <w:rsid w:val="00B43E73"/>
    <w:rsid w:val="00B447E9"/>
    <w:rsid w:val="00B44E04"/>
    <w:rsid w:val="00B47AAF"/>
    <w:rsid w:val="00B47F2E"/>
    <w:rsid w:val="00B50D1F"/>
    <w:rsid w:val="00B51D9A"/>
    <w:rsid w:val="00B53826"/>
    <w:rsid w:val="00B55EB8"/>
    <w:rsid w:val="00B55FF3"/>
    <w:rsid w:val="00B56E5B"/>
    <w:rsid w:val="00B618F1"/>
    <w:rsid w:val="00B64A37"/>
    <w:rsid w:val="00B64A72"/>
    <w:rsid w:val="00B661A4"/>
    <w:rsid w:val="00B6623B"/>
    <w:rsid w:val="00B669DF"/>
    <w:rsid w:val="00B71668"/>
    <w:rsid w:val="00B72B1D"/>
    <w:rsid w:val="00B75C15"/>
    <w:rsid w:val="00B763F8"/>
    <w:rsid w:val="00B76CC3"/>
    <w:rsid w:val="00B77402"/>
    <w:rsid w:val="00B7791C"/>
    <w:rsid w:val="00B77985"/>
    <w:rsid w:val="00B8052F"/>
    <w:rsid w:val="00B81B20"/>
    <w:rsid w:val="00B81DC8"/>
    <w:rsid w:val="00B82428"/>
    <w:rsid w:val="00B83AF9"/>
    <w:rsid w:val="00B849DD"/>
    <w:rsid w:val="00B849E9"/>
    <w:rsid w:val="00B8596E"/>
    <w:rsid w:val="00B862A7"/>
    <w:rsid w:val="00B87008"/>
    <w:rsid w:val="00B87BDA"/>
    <w:rsid w:val="00B91234"/>
    <w:rsid w:val="00B91510"/>
    <w:rsid w:val="00B92841"/>
    <w:rsid w:val="00B928A9"/>
    <w:rsid w:val="00B94A7F"/>
    <w:rsid w:val="00B960CB"/>
    <w:rsid w:val="00B96CB5"/>
    <w:rsid w:val="00B97444"/>
    <w:rsid w:val="00B9769B"/>
    <w:rsid w:val="00BA1B5C"/>
    <w:rsid w:val="00BA25BE"/>
    <w:rsid w:val="00BA3129"/>
    <w:rsid w:val="00BA3A60"/>
    <w:rsid w:val="00BA3B07"/>
    <w:rsid w:val="00BA3DD3"/>
    <w:rsid w:val="00BA482C"/>
    <w:rsid w:val="00BA50B0"/>
    <w:rsid w:val="00BA5CA7"/>
    <w:rsid w:val="00BA5F71"/>
    <w:rsid w:val="00BA6503"/>
    <w:rsid w:val="00BA70DA"/>
    <w:rsid w:val="00BB0A4F"/>
    <w:rsid w:val="00BB136E"/>
    <w:rsid w:val="00BB17A3"/>
    <w:rsid w:val="00BB2C74"/>
    <w:rsid w:val="00BB4735"/>
    <w:rsid w:val="00BB4D5B"/>
    <w:rsid w:val="00BB50CC"/>
    <w:rsid w:val="00BB5A1B"/>
    <w:rsid w:val="00BB6A09"/>
    <w:rsid w:val="00BC2154"/>
    <w:rsid w:val="00BC4ABC"/>
    <w:rsid w:val="00BC6C9A"/>
    <w:rsid w:val="00BC7013"/>
    <w:rsid w:val="00BC7062"/>
    <w:rsid w:val="00BC7752"/>
    <w:rsid w:val="00BC7B7E"/>
    <w:rsid w:val="00BD17E2"/>
    <w:rsid w:val="00BD2536"/>
    <w:rsid w:val="00BD2A79"/>
    <w:rsid w:val="00BD2B3E"/>
    <w:rsid w:val="00BD2F36"/>
    <w:rsid w:val="00BD3719"/>
    <w:rsid w:val="00BD4ABE"/>
    <w:rsid w:val="00BD693C"/>
    <w:rsid w:val="00BD6D77"/>
    <w:rsid w:val="00BD78DD"/>
    <w:rsid w:val="00BE132F"/>
    <w:rsid w:val="00BE2D62"/>
    <w:rsid w:val="00BE2E75"/>
    <w:rsid w:val="00BE342B"/>
    <w:rsid w:val="00BE3F59"/>
    <w:rsid w:val="00BE413B"/>
    <w:rsid w:val="00BE558D"/>
    <w:rsid w:val="00BF144A"/>
    <w:rsid w:val="00BF2BF1"/>
    <w:rsid w:val="00BF34D4"/>
    <w:rsid w:val="00BF6153"/>
    <w:rsid w:val="00BF637F"/>
    <w:rsid w:val="00BF66DA"/>
    <w:rsid w:val="00BF68AF"/>
    <w:rsid w:val="00C016E4"/>
    <w:rsid w:val="00C01920"/>
    <w:rsid w:val="00C01C71"/>
    <w:rsid w:val="00C01F6F"/>
    <w:rsid w:val="00C02A71"/>
    <w:rsid w:val="00C032F5"/>
    <w:rsid w:val="00C043F3"/>
    <w:rsid w:val="00C04759"/>
    <w:rsid w:val="00C048FF"/>
    <w:rsid w:val="00C06D55"/>
    <w:rsid w:val="00C07EBB"/>
    <w:rsid w:val="00C10342"/>
    <w:rsid w:val="00C110CF"/>
    <w:rsid w:val="00C1228F"/>
    <w:rsid w:val="00C14E12"/>
    <w:rsid w:val="00C16581"/>
    <w:rsid w:val="00C2043D"/>
    <w:rsid w:val="00C22348"/>
    <w:rsid w:val="00C224C3"/>
    <w:rsid w:val="00C224FA"/>
    <w:rsid w:val="00C23039"/>
    <w:rsid w:val="00C23C45"/>
    <w:rsid w:val="00C259C5"/>
    <w:rsid w:val="00C25CA0"/>
    <w:rsid w:val="00C25D5A"/>
    <w:rsid w:val="00C26590"/>
    <w:rsid w:val="00C2756E"/>
    <w:rsid w:val="00C2789C"/>
    <w:rsid w:val="00C31759"/>
    <w:rsid w:val="00C31A3B"/>
    <w:rsid w:val="00C31B56"/>
    <w:rsid w:val="00C32CE9"/>
    <w:rsid w:val="00C33013"/>
    <w:rsid w:val="00C334AC"/>
    <w:rsid w:val="00C34068"/>
    <w:rsid w:val="00C34149"/>
    <w:rsid w:val="00C347CB"/>
    <w:rsid w:val="00C35330"/>
    <w:rsid w:val="00C35AC7"/>
    <w:rsid w:val="00C362D7"/>
    <w:rsid w:val="00C364AE"/>
    <w:rsid w:val="00C36530"/>
    <w:rsid w:val="00C37340"/>
    <w:rsid w:val="00C416FD"/>
    <w:rsid w:val="00C42BFB"/>
    <w:rsid w:val="00C432A0"/>
    <w:rsid w:val="00C44A65"/>
    <w:rsid w:val="00C45536"/>
    <w:rsid w:val="00C4676C"/>
    <w:rsid w:val="00C46AF7"/>
    <w:rsid w:val="00C46BB9"/>
    <w:rsid w:val="00C46D79"/>
    <w:rsid w:val="00C47F7D"/>
    <w:rsid w:val="00C501E8"/>
    <w:rsid w:val="00C50BB3"/>
    <w:rsid w:val="00C512EF"/>
    <w:rsid w:val="00C51DB1"/>
    <w:rsid w:val="00C52348"/>
    <w:rsid w:val="00C52942"/>
    <w:rsid w:val="00C5547B"/>
    <w:rsid w:val="00C56FFB"/>
    <w:rsid w:val="00C605A8"/>
    <w:rsid w:val="00C60BF4"/>
    <w:rsid w:val="00C623E2"/>
    <w:rsid w:val="00C62543"/>
    <w:rsid w:val="00C62FAB"/>
    <w:rsid w:val="00C635DE"/>
    <w:rsid w:val="00C64B7D"/>
    <w:rsid w:val="00C670BD"/>
    <w:rsid w:val="00C679AA"/>
    <w:rsid w:val="00C707CB"/>
    <w:rsid w:val="00C714FC"/>
    <w:rsid w:val="00C718EF"/>
    <w:rsid w:val="00C71E0B"/>
    <w:rsid w:val="00C7244E"/>
    <w:rsid w:val="00C72DF4"/>
    <w:rsid w:val="00C72FF5"/>
    <w:rsid w:val="00C7371E"/>
    <w:rsid w:val="00C73B1E"/>
    <w:rsid w:val="00C74790"/>
    <w:rsid w:val="00C74CCA"/>
    <w:rsid w:val="00C75BF5"/>
    <w:rsid w:val="00C76FB5"/>
    <w:rsid w:val="00C80C98"/>
    <w:rsid w:val="00C81B4E"/>
    <w:rsid w:val="00C83642"/>
    <w:rsid w:val="00C83D2C"/>
    <w:rsid w:val="00C83EEC"/>
    <w:rsid w:val="00C83F50"/>
    <w:rsid w:val="00C84BBF"/>
    <w:rsid w:val="00C86035"/>
    <w:rsid w:val="00C87D25"/>
    <w:rsid w:val="00C87FCD"/>
    <w:rsid w:val="00C9022D"/>
    <w:rsid w:val="00C91EE9"/>
    <w:rsid w:val="00C92A7E"/>
    <w:rsid w:val="00C92F6E"/>
    <w:rsid w:val="00C93AA3"/>
    <w:rsid w:val="00C93DA6"/>
    <w:rsid w:val="00C941BD"/>
    <w:rsid w:val="00C94466"/>
    <w:rsid w:val="00C94620"/>
    <w:rsid w:val="00C95AFE"/>
    <w:rsid w:val="00C962EB"/>
    <w:rsid w:val="00C9647C"/>
    <w:rsid w:val="00CA2438"/>
    <w:rsid w:val="00CA417F"/>
    <w:rsid w:val="00CA4CE2"/>
    <w:rsid w:val="00CA5018"/>
    <w:rsid w:val="00CA611F"/>
    <w:rsid w:val="00CA642F"/>
    <w:rsid w:val="00CA6D1C"/>
    <w:rsid w:val="00CA756D"/>
    <w:rsid w:val="00CA7DC1"/>
    <w:rsid w:val="00CB0362"/>
    <w:rsid w:val="00CB11F3"/>
    <w:rsid w:val="00CB129F"/>
    <w:rsid w:val="00CB1AAD"/>
    <w:rsid w:val="00CB1B7C"/>
    <w:rsid w:val="00CB36DE"/>
    <w:rsid w:val="00CB38A0"/>
    <w:rsid w:val="00CB4741"/>
    <w:rsid w:val="00CB4C7D"/>
    <w:rsid w:val="00CB690B"/>
    <w:rsid w:val="00CB6AD2"/>
    <w:rsid w:val="00CC0F5F"/>
    <w:rsid w:val="00CC201C"/>
    <w:rsid w:val="00CC269D"/>
    <w:rsid w:val="00CC2CA4"/>
    <w:rsid w:val="00CC439E"/>
    <w:rsid w:val="00CC4B6B"/>
    <w:rsid w:val="00CC5669"/>
    <w:rsid w:val="00CC576D"/>
    <w:rsid w:val="00CC65FE"/>
    <w:rsid w:val="00CC73D4"/>
    <w:rsid w:val="00CD1BC3"/>
    <w:rsid w:val="00CD2D2C"/>
    <w:rsid w:val="00CD3A0E"/>
    <w:rsid w:val="00CD47EB"/>
    <w:rsid w:val="00CD4C4E"/>
    <w:rsid w:val="00CD5B5E"/>
    <w:rsid w:val="00CD6A40"/>
    <w:rsid w:val="00CD6F79"/>
    <w:rsid w:val="00CD79F9"/>
    <w:rsid w:val="00CE0B8E"/>
    <w:rsid w:val="00CE1493"/>
    <w:rsid w:val="00CE1D1D"/>
    <w:rsid w:val="00CE212D"/>
    <w:rsid w:val="00CE286B"/>
    <w:rsid w:val="00CE29A6"/>
    <w:rsid w:val="00CE47BB"/>
    <w:rsid w:val="00CE5475"/>
    <w:rsid w:val="00CE55EB"/>
    <w:rsid w:val="00CE6495"/>
    <w:rsid w:val="00CE71D1"/>
    <w:rsid w:val="00CF001E"/>
    <w:rsid w:val="00CF0E95"/>
    <w:rsid w:val="00CF1282"/>
    <w:rsid w:val="00CF1AC7"/>
    <w:rsid w:val="00CF4962"/>
    <w:rsid w:val="00CF78F8"/>
    <w:rsid w:val="00CF7F63"/>
    <w:rsid w:val="00D0074F"/>
    <w:rsid w:val="00D00A21"/>
    <w:rsid w:val="00D01249"/>
    <w:rsid w:val="00D01C59"/>
    <w:rsid w:val="00D03959"/>
    <w:rsid w:val="00D06493"/>
    <w:rsid w:val="00D066A5"/>
    <w:rsid w:val="00D0792E"/>
    <w:rsid w:val="00D104EC"/>
    <w:rsid w:val="00D1063F"/>
    <w:rsid w:val="00D1143E"/>
    <w:rsid w:val="00D12096"/>
    <w:rsid w:val="00D12BD1"/>
    <w:rsid w:val="00D12D25"/>
    <w:rsid w:val="00D13081"/>
    <w:rsid w:val="00D13C2C"/>
    <w:rsid w:val="00D15C83"/>
    <w:rsid w:val="00D22E6A"/>
    <w:rsid w:val="00D23504"/>
    <w:rsid w:val="00D23994"/>
    <w:rsid w:val="00D24175"/>
    <w:rsid w:val="00D27D39"/>
    <w:rsid w:val="00D27FE7"/>
    <w:rsid w:val="00D3047B"/>
    <w:rsid w:val="00D32BA2"/>
    <w:rsid w:val="00D33E35"/>
    <w:rsid w:val="00D35020"/>
    <w:rsid w:val="00D3510F"/>
    <w:rsid w:val="00D358E2"/>
    <w:rsid w:val="00D35B51"/>
    <w:rsid w:val="00D400F0"/>
    <w:rsid w:val="00D401E0"/>
    <w:rsid w:val="00D4037E"/>
    <w:rsid w:val="00D404D3"/>
    <w:rsid w:val="00D41902"/>
    <w:rsid w:val="00D425EF"/>
    <w:rsid w:val="00D432DF"/>
    <w:rsid w:val="00D439C8"/>
    <w:rsid w:val="00D44E54"/>
    <w:rsid w:val="00D44FC0"/>
    <w:rsid w:val="00D45493"/>
    <w:rsid w:val="00D45675"/>
    <w:rsid w:val="00D45702"/>
    <w:rsid w:val="00D459A4"/>
    <w:rsid w:val="00D45F30"/>
    <w:rsid w:val="00D46A72"/>
    <w:rsid w:val="00D47883"/>
    <w:rsid w:val="00D4793F"/>
    <w:rsid w:val="00D512EC"/>
    <w:rsid w:val="00D51803"/>
    <w:rsid w:val="00D519D8"/>
    <w:rsid w:val="00D519FB"/>
    <w:rsid w:val="00D52A0C"/>
    <w:rsid w:val="00D52AE4"/>
    <w:rsid w:val="00D54526"/>
    <w:rsid w:val="00D558C6"/>
    <w:rsid w:val="00D57C35"/>
    <w:rsid w:val="00D6353C"/>
    <w:rsid w:val="00D63633"/>
    <w:rsid w:val="00D65600"/>
    <w:rsid w:val="00D67430"/>
    <w:rsid w:val="00D70A4C"/>
    <w:rsid w:val="00D71073"/>
    <w:rsid w:val="00D71E21"/>
    <w:rsid w:val="00D72D4A"/>
    <w:rsid w:val="00D73614"/>
    <w:rsid w:val="00D746DB"/>
    <w:rsid w:val="00D75793"/>
    <w:rsid w:val="00D76473"/>
    <w:rsid w:val="00D76C35"/>
    <w:rsid w:val="00D77A02"/>
    <w:rsid w:val="00D808CE"/>
    <w:rsid w:val="00D80B91"/>
    <w:rsid w:val="00D80EEF"/>
    <w:rsid w:val="00D81157"/>
    <w:rsid w:val="00D84575"/>
    <w:rsid w:val="00D854C1"/>
    <w:rsid w:val="00D85ACE"/>
    <w:rsid w:val="00D85DD4"/>
    <w:rsid w:val="00D8643B"/>
    <w:rsid w:val="00D86623"/>
    <w:rsid w:val="00D868AF"/>
    <w:rsid w:val="00D873AB"/>
    <w:rsid w:val="00D91A57"/>
    <w:rsid w:val="00D92095"/>
    <w:rsid w:val="00D9328A"/>
    <w:rsid w:val="00D939D4"/>
    <w:rsid w:val="00D93D31"/>
    <w:rsid w:val="00D94459"/>
    <w:rsid w:val="00D949D7"/>
    <w:rsid w:val="00D94D6B"/>
    <w:rsid w:val="00D953F4"/>
    <w:rsid w:val="00D95658"/>
    <w:rsid w:val="00D9576E"/>
    <w:rsid w:val="00D977FB"/>
    <w:rsid w:val="00DA1B18"/>
    <w:rsid w:val="00DA220B"/>
    <w:rsid w:val="00DA2FDA"/>
    <w:rsid w:val="00DA407F"/>
    <w:rsid w:val="00DA4438"/>
    <w:rsid w:val="00DA4F15"/>
    <w:rsid w:val="00DA506C"/>
    <w:rsid w:val="00DA6386"/>
    <w:rsid w:val="00DA6A13"/>
    <w:rsid w:val="00DA776F"/>
    <w:rsid w:val="00DA7E92"/>
    <w:rsid w:val="00DB0131"/>
    <w:rsid w:val="00DB368A"/>
    <w:rsid w:val="00DB3D5B"/>
    <w:rsid w:val="00DB4CF5"/>
    <w:rsid w:val="00DB4FA4"/>
    <w:rsid w:val="00DB5294"/>
    <w:rsid w:val="00DB54E4"/>
    <w:rsid w:val="00DB6555"/>
    <w:rsid w:val="00DB683A"/>
    <w:rsid w:val="00DB6A87"/>
    <w:rsid w:val="00DC0191"/>
    <w:rsid w:val="00DC24D4"/>
    <w:rsid w:val="00DC41E0"/>
    <w:rsid w:val="00DC488A"/>
    <w:rsid w:val="00DC577E"/>
    <w:rsid w:val="00DC6431"/>
    <w:rsid w:val="00DC6E57"/>
    <w:rsid w:val="00DC6ECC"/>
    <w:rsid w:val="00DC7576"/>
    <w:rsid w:val="00DD1652"/>
    <w:rsid w:val="00DD1D41"/>
    <w:rsid w:val="00DD1E47"/>
    <w:rsid w:val="00DD3A03"/>
    <w:rsid w:val="00DD3F35"/>
    <w:rsid w:val="00DD4F0B"/>
    <w:rsid w:val="00DD536C"/>
    <w:rsid w:val="00DD65C4"/>
    <w:rsid w:val="00DD789B"/>
    <w:rsid w:val="00DD7B52"/>
    <w:rsid w:val="00DD7DFE"/>
    <w:rsid w:val="00DD7E6E"/>
    <w:rsid w:val="00DE0869"/>
    <w:rsid w:val="00DE0B3F"/>
    <w:rsid w:val="00DE145B"/>
    <w:rsid w:val="00DE279E"/>
    <w:rsid w:val="00DE4A34"/>
    <w:rsid w:val="00DE5F55"/>
    <w:rsid w:val="00DE6FDD"/>
    <w:rsid w:val="00DF0394"/>
    <w:rsid w:val="00DF04E4"/>
    <w:rsid w:val="00DF06E3"/>
    <w:rsid w:val="00DF1B07"/>
    <w:rsid w:val="00DF1B74"/>
    <w:rsid w:val="00DF2CDE"/>
    <w:rsid w:val="00DF309D"/>
    <w:rsid w:val="00DF63DD"/>
    <w:rsid w:val="00DF6E5C"/>
    <w:rsid w:val="00DF7012"/>
    <w:rsid w:val="00E000BA"/>
    <w:rsid w:val="00E01452"/>
    <w:rsid w:val="00E02931"/>
    <w:rsid w:val="00E02979"/>
    <w:rsid w:val="00E02BA1"/>
    <w:rsid w:val="00E02D49"/>
    <w:rsid w:val="00E04490"/>
    <w:rsid w:val="00E06E72"/>
    <w:rsid w:val="00E06FB6"/>
    <w:rsid w:val="00E10270"/>
    <w:rsid w:val="00E1295B"/>
    <w:rsid w:val="00E13442"/>
    <w:rsid w:val="00E1360F"/>
    <w:rsid w:val="00E137D9"/>
    <w:rsid w:val="00E14711"/>
    <w:rsid w:val="00E14C6F"/>
    <w:rsid w:val="00E15F2E"/>
    <w:rsid w:val="00E1644D"/>
    <w:rsid w:val="00E20D12"/>
    <w:rsid w:val="00E2111D"/>
    <w:rsid w:val="00E22704"/>
    <w:rsid w:val="00E2357D"/>
    <w:rsid w:val="00E24A47"/>
    <w:rsid w:val="00E25DB5"/>
    <w:rsid w:val="00E26A54"/>
    <w:rsid w:val="00E26B0B"/>
    <w:rsid w:val="00E271F6"/>
    <w:rsid w:val="00E279DF"/>
    <w:rsid w:val="00E30125"/>
    <w:rsid w:val="00E3066C"/>
    <w:rsid w:val="00E3100F"/>
    <w:rsid w:val="00E326F5"/>
    <w:rsid w:val="00E348D4"/>
    <w:rsid w:val="00E358A1"/>
    <w:rsid w:val="00E35D16"/>
    <w:rsid w:val="00E370E5"/>
    <w:rsid w:val="00E377B7"/>
    <w:rsid w:val="00E408D0"/>
    <w:rsid w:val="00E40B82"/>
    <w:rsid w:val="00E41FEA"/>
    <w:rsid w:val="00E42B79"/>
    <w:rsid w:val="00E42FC7"/>
    <w:rsid w:val="00E435D2"/>
    <w:rsid w:val="00E442A2"/>
    <w:rsid w:val="00E44EA4"/>
    <w:rsid w:val="00E45E71"/>
    <w:rsid w:val="00E464C4"/>
    <w:rsid w:val="00E50BA0"/>
    <w:rsid w:val="00E51922"/>
    <w:rsid w:val="00E527DE"/>
    <w:rsid w:val="00E52D08"/>
    <w:rsid w:val="00E54D37"/>
    <w:rsid w:val="00E54DEB"/>
    <w:rsid w:val="00E55A2A"/>
    <w:rsid w:val="00E56DBF"/>
    <w:rsid w:val="00E57E12"/>
    <w:rsid w:val="00E62FF8"/>
    <w:rsid w:val="00E6361B"/>
    <w:rsid w:val="00E67D31"/>
    <w:rsid w:val="00E67E03"/>
    <w:rsid w:val="00E67F08"/>
    <w:rsid w:val="00E708E8"/>
    <w:rsid w:val="00E72779"/>
    <w:rsid w:val="00E72E0A"/>
    <w:rsid w:val="00E73C48"/>
    <w:rsid w:val="00E74C2A"/>
    <w:rsid w:val="00E74FC1"/>
    <w:rsid w:val="00E77234"/>
    <w:rsid w:val="00E80B0E"/>
    <w:rsid w:val="00E8259F"/>
    <w:rsid w:val="00E838CE"/>
    <w:rsid w:val="00E83B8C"/>
    <w:rsid w:val="00E84660"/>
    <w:rsid w:val="00E854DE"/>
    <w:rsid w:val="00E85C39"/>
    <w:rsid w:val="00E86183"/>
    <w:rsid w:val="00E8640F"/>
    <w:rsid w:val="00E87396"/>
    <w:rsid w:val="00E9170C"/>
    <w:rsid w:val="00E91C82"/>
    <w:rsid w:val="00E92CC1"/>
    <w:rsid w:val="00E93765"/>
    <w:rsid w:val="00E937C7"/>
    <w:rsid w:val="00E94486"/>
    <w:rsid w:val="00E94628"/>
    <w:rsid w:val="00E95643"/>
    <w:rsid w:val="00E961EE"/>
    <w:rsid w:val="00EA01DE"/>
    <w:rsid w:val="00EA0274"/>
    <w:rsid w:val="00EA0799"/>
    <w:rsid w:val="00EA0D97"/>
    <w:rsid w:val="00EA1387"/>
    <w:rsid w:val="00EA14C2"/>
    <w:rsid w:val="00EA3718"/>
    <w:rsid w:val="00EA4451"/>
    <w:rsid w:val="00EA4E33"/>
    <w:rsid w:val="00EA5790"/>
    <w:rsid w:val="00EA5B4F"/>
    <w:rsid w:val="00EA5F8A"/>
    <w:rsid w:val="00EA733B"/>
    <w:rsid w:val="00EA7D8D"/>
    <w:rsid w:val="00EB09D1"/>
    <w:rsid w:val="00EB1ADF"/>
    <w:rsid w:val="00EB3581"/>
    <w:rsid w:val="00EB3BD7"/>
    <w:rsid w:val="00EB4C45"/>
    <w:rsid w:val="00EB4E1C"/>
    <w:rsid w:val="00EB4E40"/>
    <w:rsid w:val="00EB4E8E"/>
    <w:rsid w:val="00EB59DB"/>
    <w:rsid w:val="00EB5A49"/>
    <w:rsid w:val="00EB5DFF"/>
    <w:rsid w:val="00EB74DD"/>
    <w:rsid w:val="00EB7CDD"/>
    <w:rsid w:val="00EC0903"/>
    <w:rsid w:val="00EC0B69"/>
    <w:rsid w:val="00EC125E"/>
    <w:rsid w:val="00EC15DE"/>
    <w:rsid w:val="00EC275D"/>
    <w:rsid w:val="00EC50A9"/>
    <w:rsid w:val="00EC52DF"/>
    <w:rsid w:val="00EC5D49"/>
    <w:rsid w:val="00EC6AA1"/>
    <w:rsid w:val="00EC7440"/>
    <w:rsid w:val="00EC7F19"/>
    <w:rsid w:val="00ED20A2"/>
    <w:rsid w:val="00ED4C56"/>
    <w:rsid w:val="00ED7651"/>
    <w:rsid w:val="00ED787C"/>
    <w:rsid w:val="00EE05F1"/>
    <w:rsid w:val="00EE0E2E"/>
    <w:rsid w:val="00EE0F35"/>
    <w:rsid w:val="00EE2059"/>
    <w:rsid w:val="00EE60F5"/>
    <w:rsid w:val="00EE6D8F"/>
    <w:rsid w:val="00EE74D4"/>
    <w:rsid w:val="00EF0188"/>
    <w:rsid w:val="00EF09DD"/>
    <w:rsid w:val="00EF1A92"/>
    <w:rsid w:val="00EF21D9"/>
    <w:rsid w:val="00EF2F6E"/>
    <w:rsid w:val="00EF3A63"/>
    <w:rsid w:val="00EF524A"/>
    <w:rsid w:val="00EF5447"/>
    <w:rsid w:val="00EF5621"/>
    <w:rsid w:val="00EF6F04"/>
    <w:rsid w:val="00EF756F"/>
    <w:rsid w:val="00EF7A26"/>
    <w:rsid w:val="00EF7D1C"/>
    <w:rsid w:val="00F002CA"/>
    <w:rsid w:val="00F03893"/>
    <w:rsid w:val="00F039CE"/>
    <w:rsid w:val="00F0423D"/>
    <w:rsid w:val="00F04562"/>
    <w:rsid w:val="00F04946"/>
    <w:rsid w:val="00F04B97"/>
    <w:rsid w:val="00F04FAB"/>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9DD"/>
    <w:rsid w:val="00F27D51"/>
    <w:rsid w:val="00F27E09"/>
    <w:rsid w:val="00F303BC"/>
    <w:rsid w:val="00F31DF4"/>
    <w:rsid w:val="00F321D3"/>
    <w:rsid w:val="00F32397"/>
    <w:rsid w:val="00F32965"/>
    <w:rsid w:val="00F329A6"/>
    <w:rsid w:val="00F33D20"/>
    <w:rsid w:val="00F36431"/>
    <w:rsid w:val="00F37245"/>
    <w:rsid w:val="00F37BA3"/>
    <w:rsid w:val="00F473AB"/>
    <w:rsid w:val="00F512B0"/>
    <w:rsid w:val="00F53221"/>
    <w:rsid w:val="00F535D8"/>
    <w:rsid w:val="00F53BE4"/>
    <w:rsid w:val="00F54FB4"/>
    <w:rsid w:val="00F566FE"/>
    <w:rsid w:val="00F56FF9"/>
    <w:rsid w:val="00F57AA2"/>
    <w:rsid w:val="00F57DA6"/>
    <w:rsid w:val="00F6008E"/>
    <w:rsid w:val="00F60181"/>
    <w:rsid w:val="00F608AB"/>
    <w:rsid w:val="00F60D0E"/>
    <w:rsid w:val="00F62832"/>
    <w:rsid w:val="00F62D3E"/>
    <w:rsid w:val="00F63915"/>
    <w:rsid w:val="00F649FF"/>
    <w:rsid w:val="00F65317"/>
    <w:rsid w:val="00F672A4"/>
    <w:rsid w:val="00F704C1"/>
    <w:rsid w:val="00F7124D"/>
    <w:rsid w:val="00F71C98"/>
    <w:rsid w:val="00F7297C"/>
    <w:rsid w:val="00F7299E"/>
    <w:rsid w:val="00F731B6"/>
    <w:rsid w:val="00F74822"/>
    <w:rsid w:val="00F74A04"/>
    <w:rsid w:val="00F74F15"/>
    <w:rsid w:val="00F7566B"/>
    <w:rsid w:val="00F75BE0"/>
    <w:rsid w:val="00F76037"/>
    <w:rsid w:val="00F77903"/>
    <w:rsid w:val="00F80704"/>
    <w:rsid w:val="00F807C1"/>
    <w:rsid w:val="00F81D9B"/>
    <w:rsid w:val="00F81DBE"/>
    <w:rsid w:val="00F84419"/>
    <w:rsid w:val="00F849C3"/>
    <w:rsid w:val="00F8660F"/>
    <w:rsid w:val="00F90858"/>
    <w:rsid w:val="00F90EC9"/>
    <w:rsid w:val="00F91242"/>
    <w:rsid w:val="00F91AB1"/>
    <w:rsid w:val="00F93BAD"/>
    <w:rsid w:val="00F93EE7"/>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2DD3"/>
    <w:rsid w:val="00FB3B50"/>
    <w:rsid w:val="00FB3CA4"/>
    <w:rsid w:val="00FB41F9"/>
    <w:rsid w:val="00FB6BB4"/>
    <w:rsid w:val="00FC41B6"/>
    <w:rsid w:val="00FC5682"/>
    <w:rsid w:val="00FC5B10"/>
    <w:rsid w:val="00FC6A82"/>
    <w:rsid w:val="00FC6B83"/>
    <w:rsid w:val="00FC6DA3"/>
    <w:rsid w:val="00FC7B9D"/>
    <w:rsid w:val="00FD128F"/>
    <w:rsid w:val="00FD309C"/>
    <w:rsid w:val="00FD3AAD"/>
    <w:rsid w:val="00FD45C4"/>
    <w:rsid w:val="00FD610D"/>
    <w:rsid w:val="00FD6DC4"/>
    <w:rsid w:val="00FE070B"/>
    <w:rsid w:val="00FE308E"/>
    <w:rsid w:val="00FE419E"/>
    <w:rsid w:val="00FE450D"/>
    <w:rsid w:val="00FE5288"/>
    <w:rsid w:val="00FE5E88"/>
    <w:rsid w:val="00FE6A9C"/>
    <w:rsid w:val="00FF03F5"/>
    <w:rsid w:val="00FF2C84"/>
    <w:rsid w:val="00FF3122"/>
    <w:rsid w:val="00FF40A6"/>
    <w:rsid w:val="00FF5A15"/>
    <w:rsid w:val="00FF5E36"/>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940BFF"/>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1D16EC7"/>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CDE"/>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rsid w:val="006E2C0E"/>
    <w:pPr>
      <w:keepNext/>
      <w:keepLines/>
      <w:spacing w:after="320"/>
      <w:jc w:val="center"/>
    </w:pPr>
    <w:rPr>
      <w:rFonts w:eastAsia="Arial" w:cs="Arial"/>
      <w:b/>
      <w:color w:val="666666"/>
      <w:szCs w:val="30"/>
    </w:rPr>
  </w:style>
  <w:style w:type="table" w:customStyle="1" w:styleId="4">
    <w:name w:val="4"/>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3">
    <w:name w:val="3"/>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2">
    <w:name w:val="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1">
    <w:name w:val="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6E2C0E"/>
    <w:rPr>
      <w:rFonts w:eastAsia="Arial" w:cs="Arial"/>
      <w:b/>
      <w:color w:val="666666"/>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yperlink" Target="https://openai.com/index/chatgpt/" TargetMode="External"/><Relationship Id="rId39" Type="http://schemas.openxmlformats.org/officeDocument/2006/relationships/theme" Target="theme/theme1.xml"/><Relationship Id="rId21" Type="http://schemas.openxmlformats.org/officeDocument/2006/relationships/hyperlink" Target="https://doi.org/10.48550/arXiv.2405.21015" TargetMode="External"/><Relationship Id="rId34" Type="http://schemas.openxmlformats.org/officeDocument/2006/relationships/hyperlink" Target="https://doi.org/10.1016/j.jbusres.2022.07.020"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www.mckinsey.com/capabilities/mckinsey-digital/our-insights/superagency-in-the-workplace-empowering-people-to-unlock-ais-full-potential-at-work" TargetMode="External"/><Relationship Id="rId33" Type="http://schemas.openxmlformats.org/officeDocument/2006/relationships/hyperlink" Target="https://doi.org/10.1002/(SICI)1097-0266(199708)18:7%3c509::AID-SMJ882%3e3.0.CO;2-Z"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hyperlink" Target="https://www.sas.com/content/dam/sasdam/documents/20250124/marketers-and-ai-navigating-new-depth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mckinsey.com/capabilities/mckinsey-digital/our-insights/superagency-in-the-workplace-empowering-people-to-unlock-ais-full-potential-at-work" TargetMode="External"/><Relationship Id="rId32" Type="http://schemas.openxmlformats.org/officeDocument/2006/relationships/hyperlink" Target="https://doi.org/10.1002/(SICI)1097-0266(199708)18:7%3c509::AID-SMJ882%3e3.0.CO;2-Z"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oi.org/10.1016/j.bushor.2021.03.006" TargetMode="External"/><Relationship Id="rId28" Type="http://schemas.openxmlformats.org/officeDocument/2006/relationships/hyperlink" Target="https://cdn.openai.com/research-covers/language-unsupervised/language_understanding_paper.pdf" TargetMode="External"/><Relationship Id="rId36" Type="http://schemas.openxmlformats.org/officeDocument/2006/relationships/header" Target="header3.xml"/><Relationship Id="rId10" Type="http://schemas.microsoft.com/office/2011/relationships/commentsExtended" Target="commentsExtended.xml"/><Relationship Id="rId19" Type="http://schemas.openxmlformats.org/officeDocument/2006/relationships/hyperlink" Target="https://claude.com/blog/skills" TargetMode="External"/><Relationship Id="rId31" Type="http://schemas.openxmlformats.org/officeDocument/2006/relationships/hyperlink" Target="https://doi.org/10.5539/ass.v11n9p320"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doi.org/10.1016/j.bushor.2021.03.006" TargetMode="External"/><Relationship Id="rId27" Type="http://schemas.openxmlformats.org/officeDocument/2006/relationships/hyperlink" Target="https://openai.com/index/function-calling-and-other-api-updates/" TargetMode="External"/><Relationship Id="rId30" Type="http://schemas.openxmlformats.org/officeDocument/2006/relationships/hyperlink" Target="https://doi.org/10.5539/ass.v11n9p320" TargetMode="External"/><Relationship Id="rId35" Type="http://schemas.openxmlformats.org/officeDocument/2006/relationships/hyperlink" Target="https://doi.org/10.1016/j.jbusres.2022.07.0200" TargetMode="Externa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21232</Words>
  <Characters>116778</Characters>
  <Application>Microsoft Office Word</Application>
  <DocSecurity>0</DocSecurity>
  <Lines>973</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137735</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Luttik, Daan</dc:creator>
  <cp:keywords/>
  <cp:lastModifiedBy>Luttik, Daan</cp:lastModifiedBy>
  <cp:revision>105</cp:revision>
  <dcterms:created xsi:type="dcterms:W3CDTF">2026-06-13T12:47:00Z</dcterms:created>
  <dcterms:modified xsi:type="dcterms:W3CDTF">2026-06-14T20:01:00Z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