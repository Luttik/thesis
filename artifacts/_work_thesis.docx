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9EE7F" w14:textId="77777777" w:rsidR="00EB5DFF" w:rsidRDefault="00EB5DFF" w:rsidP="00EB5DFF">
      <w:pPr>
        <w:rPr>
          <w:b/>
          <w:bCs/>
        </w:rPr>
      </w:pPr>
    </w:p>
    <w:p w14:paraId="66AF6F20" w14:textId="77777777" w:rsidR="00EB5DFF" w:rsidRDefault="00EB5DFF" w:rsidP="00EB5DFF">
      <w:pPr>
        <w:jc w:val="center"/>
      </w:pPr>
      <w:r>
        <w:rPr>
          <w:noProof/>
        </w:rPr>
        <w:drawing>
          <wp:inline distT="0" distB="0" distL="114300" distR="114300" wp14:anchorId="46FAAF55" wp14:editId="1A2521DA">
            <wp:extent cx="2907665" cy="648335"/>
            <wp:effectExtent l="0" t="0" r="0" b="0"/>
            <wp:docPr id="1" name="image4.jpg" descr="ENG_NyenrodeLogoFC"/>
            <wp:cNvGraphicFramePr/>
            <a:graphic xmlns:a="http://schemas.openxmlformats.org/drawingml/2006/main">
              <a:graphicData uri="http://schemas.openxmlformats.org/drawingml/2006/picture">
                <pic:pic xmlns:pic="http://schemas.openxmlformats.org/drawingml/2006/picture">
                  <pic:nvPicPr>
                    <pic:cNvPr id="0" name="image4.jpg" descr="ENG_NyenrodeLogoFC"/>
                    <pic:cNvPicPr preferRelativeResize="0"/>
                  </pic:nvPicPr>
                  <pic:blipFill>
                    <a:blip r:embed="rId8"/>
                    <a:srcRect/>
                    <a:stretch>
                      <a:fillRect/>
                    </a:stretch>
                  </pic:blipFill>
                  <pic:spPr>
                    <a:xfrm>
                      <a:off x="0" y="0"/>
                      <a:ext cx="2907665" cy="648335"/>
                    </a:xfrm>
                    <a:prstGeom prst="rect">
                      <a:avLst/>
                    </a:prstGeom>
                    <a:ln/>
                  </pic:spPr>
                </pic:pic>
              </a:graphicData>
            </a:graphic>
          </wp:inline>
        </w:drawing>
      </w:r>
    </w:p>
    <w:p w14:paraId="73471B87" w14:textId="77777777" w:rsidR="00EB5DFF" w:rsidRDefault="00EB5DFF" w:rsidP="00EB5DFF"/>
    <w:p w14:paraId="09F80262" w14:textId="77777777" w:rsidR="00EB5DFF" w:rsidRDefault="00EB5DFF" w:rsidP="00EB5DFF"/>
    <w:p w14:paraId="0A80124B" w14:textId="77777777" w:rsidR="00EB5DFF" w:rsidRDefault="00EB5DFF" w:rsidP="00EB5DFF"/>
    <w:p w14:paraId="6E4A6C8F" w14:textId="77777777" w:rsidR="00EB5DFF" w:rsidRDefault="00EB5DFF" w:rsidP="00EB5DFF"/>
    <w:p w14:paraId="38339553" w14:textId="77777777" w:rsidR="00EB5DFF" w:rsidRDefault="00EB5DFF" w:rsidP="00EB5DFF"/>
    <w:p w14:paraId="2DF44FDE" w14:textId="59E399AC" w:rsidR="00EB5DFF" w:rsidRDefault="00EB5DFF" w:rsidP="00EB5DFF">
      <w:pPr>
        <w:jc w:val="center"/>
        <w:rPr>
          <w:b/>
          <w:bCs/>
        </w:rPr>
      </w:pPr>
      <w:commentRangeStart w:id="0"/>
      <w:r>
        <w:rPr>
          <w:b/>
          <w:bCs/>
        </w:rPr>
        <w:t>Thesis</w:t>
      </w:r>
      <w:commentRangeEnd w:id="0"/>
      <w:r w:rsidR="00593503">
        <w:rPr>
          <w:rStyle w:val="CommentReference"/>
          <w:b/>
          <w:bCs/>
          <w:sz w:val="22"/>
          <w:szCs w:val="22"/>
        </w:rPr>
        <w:commentReference w:id="0"/>
      </w:r>
    </w:p>
    <w:p w14:paraId="10A8D2C4" w14:textId="77777777" w:rsidR="00EB5DFF" w:rsidRDefault="00EB5DFF" w:rsidP="00EB5DFF">
      <w:pPr>
        <w:jc w:val="center"/>
        <w:rPr>
          <w:b/>
          <w:bCs/>
        </w:rPr>
      </w:pPr>
    </w:p>
    <w:p w14:paraId="37AA57E2" w14:textId="77777777" w:rsidR="00EB5DFF" w:rsidRDefault="00EB5DFF" w:rsidP="00EB5DFF">
      <w:pPr>
        <w:jc w:val="center"/>
        <w:rPr>
          <w:b/>
          <w:bCs/>
        </w:rPr>
      </w:pPr>
      <w:r>
        <w:rPr>
          <w:b/>
          <w:bCs/>
        </w:rPr>
        <w:t>Executive MBA 22, 2024 – 2026</w:t>
      </w:r>
    </w:p>
    <w:p w14:paraId="1CFA5929" w14:textId="77777777" w:rsidR="00EB5DFF" w:rsidRDefault="00EB5DFF" w:rsidP="00EB5DFF"/>
    <w:p w14:paraId="4B3B4E7D" w14:textId="77777777" w:rsidR="00EB5DFF" w:rsidRDefault="00EB5DFF" w:rsidP="00EB5DFF"/>
    <w:tbl>
      <w:tblPr>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05"/>
        <w:gridCol w:w="4755"/>
      </w:tblGrid>
      <w:tr w:rsidR="00EB5DFF" w14:paraId="14D6D015" w14:textId="77777777" w:rsidTr="71D16EC7">
        <w:trPr>
          <w:jc w:val="center"/>
        </w:trPr>
        <w:tc>
          <w:tcPr>
            <w:tcW w:w="4605" w:type="dxa"/>
            <w:tcBorders>
              <w:top w:val="nil"/>
              <w:left w:val="nil"/>
              <w:bottom w:val="nil"/>
              <w:right w:val="nil"/>
            </w:tcBorders>
            <w:tcMar>
              <w:top w:w="28" w:type="dxa"/>
              <w:left w:w="28" w:type="dxa"/>
              <w:bottom w:w="28" w:type="dxa"/>
              <w:right w:w="28" w:type="dxa"/>
            </w:tcMar>
          </w:tcPr>
          <w:p w14:paraId="3D3EEE06" w14:textId="77777777" w:rsidR="00EB5DFF" w:rsidRDefault="00EB5DFF">
            <w:pPr>
              <w:spacing w:line="240" w:lineRule="auto"/>
              <w:ind w:firstLine="0"/>
              <w:jc w:val="right"/>
              <w:rPr>
                <w:b/>
                <w:bCs/>
              </w:rPr>
            </w:pPr>
            <w:r>
              <w:rPr>
                <w:b/>
                <w:bCs/>
              </w:rPr>
              <w:t xml:space="preserve">Name:    </w:t>
            </w:r>
          </w:p>
        </w:tc>
        <w:tc>
          <w:tcPr>
            <w:tcW w:w="4755" w:type="dxa"/>
            <w:tcBorders>
              <w:top w:val="nil"/>
              <w:left w:val="nil"/>
              <w:bottom w:val="nil"/>
              <w:right w:val="nil"/>
            </w:tcBorders>
            <w:tcMar>
              <w:top w:w="28" w:type="dxa"/>
              <w:left w:w="28" w:type="dxa"/>
              <w:bottom w:w="28" w:type="dxa"/>
              <w:right w:w="28" w:type="dxa"/>
            </w:tcMar>
          </w:tcPr>
          <w:p w14:paraId="323E2323" w14:textId="77777777" w:rsidR="00EB5DFF" w:rsidRDefault="00EB5DFF">
            <w:pPr>
              <w:spacing w:line="240" w:lineRule="auto"/>
              <w:ind w:firstLine="0"/>
            </w:pPr>
            <w:r w:rsidRPr="71D16EC7">
              <w:rPr>
                <w:lang w:val="en-US"/>
              </w:rPr>
              <w:t xml:space="preserve"> D.T. (Daan) Luttik</w:t>
            </w:r>
          </w:p>
        </w:tc>
      </w:tr>
      <w:tr w:rsidR="00EB5DFF" w14:paraId="61A66ACB" w14:textId="77777777" w:rsidTr="71D16EC7">
        <w:trPr>
          <w:jc w:val="center"/>
        </w:trPr>
        <w:tc>
          <w:tcPr>
            <w:tcW w:w="4605" w:type="dxa"/>
            <w:tcBorders>
              <w:top w:val="nil"/>
              <w:left w:val="nil"/>
              <w:bottom w:val="nil"/>
              <w:right w:val="nil"/>
            </w:tcBorders>
            <w:tcMar>
              <w:top w:w="28" w:type="dxa"/>
              <w:left w:w="28" w:type="dxa"/>
              <w:bottom w:w="28" w:type="dxa"/>
              <w:right w:w="28" w:type="dxa"/>
            </w:tcMar>
          </w:tcPr>
          <w:p w14:paraId="0FF96B5B" w14:textId="77777777" w:rsidR="00EB5DFF" w:rsidRDefault="00EB5DFF">
            <w:pPr>
              <w:spacing w:line="240" w:lineRule="auto"/>
              <w:ind w:firstLine="0"/>
              <w:jc w:val="right"/>
              <w:rPr>
                <w:b/>
                <w:bCs/>
              </w:rPr>
            </w:pPr>
            <w:r>
              <w:rPr>
                <w:b/>
                <w:bCs/>
              </w:rPr>
              <w:t>Student Number:</w:t>
            </w:r>
          </w:p>
        </w:tc>
        <w:tc>
          <w:tcPr>
            <w:tcW w:w="4755" w:type="dxa"/>
            <w:tcBorders>
              <w:top w:val="nil"/>
              <w:left w:val="nil"/>
              <w:bottom w:val="nil"/>
              <w:right w:val="nil"/>
            </w:tcBorders>
            <w:tcMar>
              <w:top w:w="28" w:type="dxa"/>
              <w:left w:w="28" w:type="dxa"/>
              <w:bottom w:w="28" w:type="dxa"/>
              <w:right w:w="28" w:type="dxa"/>
            </w:tcMar>
          </w:tcPr>
          <w:p w14:paraId="6E983E99" w14:textId="77777777" w:rsidR="00EB5DFF" w:rsidRDefault="00EB5DFF">
            <w:pPr>
              <w:spacing w:line="240" w:lineRule="auto"/>
              <w:ind w:firstLine="0"/>
            </w:pPr>
            <w:r>
              <w:t xml:space="preserve"> 230001004</w:t>
            </w:r>
          </w:p>
        </w:tc>
      </w:tr>
      <w:tr w:rsidR="00EB5DFF" w14:paraId="060E5817" w14:textId="77777777" w:rsidTr="71D16EC7">
        <w:trPr>
          <w:jc w:val="center"/>
        </w:trPr>
        <w:tc>
          <w:tcPr>
            <w:tcW w:w="4605" w:type="dxa"/>
            <w:tcBorders>
              <w:top w:val="nil"/>
              <w:left w:val="nil"/>
              <w:bottom w:val="nil"/>
              <w:right w:val="nil"/>
            </w:tcBorders>
            <w:tcMar>
              <w:top w:w="28" w:type="dxa"/>
              <w:left w:w="28" w:type="dxa"/>
              <w:bottom w:w="28" w:type="dxa"/>
              <w:right w:w="28" w:type="dxa"/>
            </w:tcMar>
          </w:tcPr>
          <w:p w14:paraId="485BC749" w14:textId="77777777" w:rsidR="00EB5DFF" w:rsidRDefault="00EB5DFF">
            <w:pPr>
              <w:spacing w:line="240" w:lineRule="auto"/>
              <w:ind w:firstLine="0"/>
              <w:jc w:val="right"/>
              <w:rPr>
                <w:b/>
                <w:bCs/>
              </w:rPr>
            </w:pPr>
            <w:r>
              <w:rPr>
                <w:b/>
                <w:bCs/>
              </w:rPr>
              <w:t xml:space="preserve">Email: </w:t>
            </w:r>
          </w:p>
        </w:tc>
        <w:tc>
          <w:tcPr>
            <w:tcW w:w="4755" w:type="dxa"/>
            <w:tcBorders>
              <w:top w:val="nil"/>
              <w:left w:val="nil"/>
              <w:bottom w:val="nil"/>
              <w:right w:val="nil"/>
            </w:tcBorders>
            <w:tcMar>
              <w:top w:w="28" w:type="dxa"/>
              <w:left w:w="28" w:type="dxa"/>
              <w:bottom w:w="28" w:type="dxa"/>
              <w:right w:w="28" w:type="dxa"/>
            </w:tcMar>
            <w:vAlign w:val="center"/>
          </w:tcPr>
          <w:p w14:paraId="03F917AF" w14:textId="77777777" w:rsidR="00EB5DFF" w:rsidRDefault="00EB5DFF">
            <w:pPr>
              <w:spacing w:line="240" w:lineRule="auto"/>
              <w:ind w:firstLine="0"/>
            </w:pPr>
            <w:bookmarkStart w:id="1" w:name="_gjdgxs" w:colFirst="0" w:colLast="0"/>
            <w:bookmarkEnd w:id="1"/>
            <w:r>
              <w:t xml:space="preserve"> d.luttik@my.nyenrode.nl</w:t>
            </w:r>
          </w:p>
        </w:tc>
      </w:tr>
      <w:tr w:rsidR="008266C5" w14:paraId="01847E32" w14:textId="77777777" w:rsidTr="71D16EC7">
        <w:trPr>
          <w:jc w:val="center"/>
        </w:trPr>
        <w:tc>
          <w:tcPr>
            <w:tcW w:w="4605" w:type="dxa"/>
            <w:tcBorders>
              <w:top w:val="nil"/>
              <w:left w:val="nil"/>
              <w:bottom w:val="nil"/>
              <w:right w:val="nil"/>
            </w:tcBorders>
            <w:tcMar>
              <w:top w:w="28" w:type="dxa"/>
              <w:left w:w="28" w:type="dxa"/>
              <w:bottom w:w="28" w:type="dxa"/>
              <w:right w:w="28" w:type="dxa"/>
            </w:tcMar>
          </w:tcPr>
          <w:p w14:paraId="179FD22B" w14:textId="1654C912" w:rsidR="008266C5" w:rsidRPr="008266C5" w:rsidRDefault="008266C5">
            <w:pPr>
              <w:spacing w:line="240" w:lineRule="auto"/>
              <w:ind w:firstLine="0"/>
              <w:jc w:val="right"/>
              <w:rPr>
                <w:b/>
                <w:bCs/>
              </w:rPr>
            </w:pPr>
            <w:r w:rsidRPr="008266C5">
              <w:rPr>
                <w:b/>
                <w:bCs/>
              </w:rPr>
              <w:t>Supervisor:</w:t>
            </w:r>
          </w:p>
        </w:tc>
        <w:tc>
          <w:tcPr>
            <w:tcW w:w="4755" w:type="dxa"/>
            <w:tcBorders>
              <w:top w:val="nil"/>
              <w:left w:val="nil"/>
              <w:bottom w:val="nil"/>
              <w:right w:val="nil"/>
            </w:tcBorders>
            <w:tcMar>
              <w:top w:w="28" w:type="dxa"/>
              <w:left w:w="28" w:type="dxa"/>
              <w:bottom w:w="28" w:type="dxa"/>
              <w:right w:w="28" w:type="dxa"/>
            </w:tcMar>
            <w:vAlign w:val="center"/>
          </w:tcPr>
          <w:p w14:paraId="694E7251" w14:textId="4409E6EC" w:rsidR="008266C5" w:rsidRDefault="008266C5">
            <w:pPr>
              <w:spacing w:line="240" w:lineRule="auto"/>
              <w:ind w:firstLine="0"/>
            </w:pPr>
            <w:r>
              <w:t>S. (</w:t>
            </w:r>
            <w:r w:rsidR="00EC0B69">
              <w:t>Stefanie) Beninger</w:t>
            </w:r>
          </w:p>
        </w:tc>
      </w:tr>
    </w:tbl>
    <w:p w14:paraId="6F5610B7" w14:textId="77777777" w:rsidR="00EB5DFF" w:rsidRDefault="00EB5DFF" w:rsidP="00EB5DFF">
      <w:r>
        <w:br w:type="page"/>
      </w:r>
    </w:p>
    <w:p w14:paraId="53CC3CAF" w14:textId="77777777" w:rsidR="00EB5DFF" w:rsidRDefault="00EB5DFF" w:rsidP="00EB5DFF">
      <w:pPr>
        <w:jc w:val="center"/>
        <w:rPr>
          <w:b/>
          <w:bCs/>
        </w:rPr>
      </w:pPr>
      <w:r>
        <w:rPr>
          <w:b/>
          <w:bCs/>
        </w:rPr>
        <w:t>DECLARATION</w:t>
      </w:r>
    </w:p>
    <w:p w14:paraId="5D40D752" w14:textId="77777777" w:rsidR="00EB5DFF" w:rsidRDefault="00EB5DFF" w:rsidP="00EB5DFF">
      <w:r w:rsidRPr="71D16EC7">
        <w:rPr>
          <w:lang w:val="en-US"/>
        </w:rPr>
        <w:t>By submitting this work electronically, I, Daan Luttik, declare that the entirety of the work contained therein is my own original work; and that I have not previously in its entirety or in part submitted it for obtaining any qualification or in fulfilment of any other academic assignment. In this I acknowledge that I understand the following elements of ethical academic conduct:</w:t>
      </w:r>
    </w:p>
    <w:p w14:paraId="1B914526" w14:textId="77777777" w:rsidR="00EB5DFF" w:rsidRDefault="00EB5DFF" w:rsidP="00EB5DFF">
      <w:pPr>
        <w:numPr>
          <w:ilvl w:val="0"/>
          <w:numId w:val="10"/>
        </w:numPr>
      </w:pPr>
      <w:r w:rsidRPr="6E19D5D5">
        <w:rPr>
          <w:lang w:val="en-US"/>
        </w:rPr>
        <w:t>Plagiarism: I understand the rules with regard to referencing and use of content that is contained in either hard or soft copy sources, including the internet or any other electronic medium.</w:t>
      </w:r>
    </w:p>
    <w:p w14:paraId="2F168CE9" w14:textId="77777777" w:rsidR="00EB5DFF" w:rsidRDefault="00EB5DFF" w:rsidP="00EB5DFF">
      <w:pPr>
        <w:numPr>
          <w:ilvl w:val="0"/>
          <w:numId w:val="10"/>
        </w:numPr>
      </w:pPr>
      <w:r w:rsidRPr="6E19D5D5">
        <w:rPr>
          <w:lang w:val="en-US"/>
        </w:rPr>
        <w:t>Repetition of content: I understand the rules regarding the extent to which I may resubmit content that I have already submitted as part of any other academic assignment.</w:t>
      </w:r>
    </w:p>
    <w:p w14:paraId="0F2892C6" w14:textId="77777777" w:rsidR="00EB5DFF" w:rsidRDefault="00EB5DFF" w:rsidP="6E19D5D5">
      <w:pPr>
        <w:rPr>
          <w:lang w:val="en-US"/>
        </w:rPr>
      </w:pPr>
      <w:r w:rsidRPr="6E19D5D5">
        <w:rPr>
          <w:lang w:val="en-US"/>
        </w:rPr>
        <w:t>I acknowledge that it is my responsibility to clarify any concerns or queries with regard to this declaration with the faculty member concerned, and that lack of knowledge about these requirements does not constitute a defense for any transgression, whether I am aware of it or not.</w:t>
      </w:r>
      <w:r w:rsidRPr="6E19D5D5">
        <w:rPr>
          <w:lang w:val="en-US"/>
        </w:rPr>
        <w:br w:type="page"/>
      </w:r>
    </w:p>
    <w:sdt>
      <w:sdtPr>
        <w:rPr>
          <w:rFonts w:eastAsia="Georgia" w:cs="Georgia"/>
          <w:b w:val="0"/>
          <w:sz w:val="22"/>
          <w:szCs w:val="22"/>
          <w:lang w:val="en" w:eastAsia="nl-NL"/>
        </w:rPr>
        <w:id w:val="-319654408"/>
        <w:docPartObj>
          <w:docPartGallery w:val="Table of Contents"/>
          <w:docPartUnique/>
        </w:docPartObj>
      </w:sdtPr>
      <w:sdtEndPr>
        <w:rPr>
          <w:noProof/>
        </w:rPr>
      </w:sdtEndPr>
      <w:sdtContent>
        <w:p w14:paraId="22937E63" w14:textId="77777777" w:rsidR="00EB5DFF" w:rsidRDefault="00EB5DFF" w:rsidP="00EB5DFF">
          <w:pPr>
            <w:pStyle w:val="TOCHeading"/>
          </w:pPr>
          <w:r>
            <w:t>Contents</w:t>
          </w:r>
        </w:p>
        <w:p w14:paraId="3550BB74" w14:textId="14C0E948" w:rsidR="008266C5" w:rsidRDefault="00EB5DFF">
          <w:pPr>
            <w:pStyle w:val="TOC1"/>
            <w:tabs>
              <w:tab w:val="right" w:leader="dot" w:pos="9350"/>
            </w:tabs>
            <w:rPr>
              <w:rFonts w:asciiTheme="minorHAnsi" w:eastAsiaTheme="minorEastAsia" w:hAnsiTheme="minorHAnsi" w:cstheme="minorBidi"/>
              <w:noProof/>
              <w:kern w:val="2"/>
              <w:sz w:val="24"/>
              <w:szCs w:val="24"/>
              <w:lang w:val="nl-NL"/>
              <w14:ligatures w14:val="standardContextual"/>
            </w:rPr>
          </w:pPr>
          <w:r>
            <w:fldChar w:fldCharType="begin"/>
          </w:r>
          <w:r>
            <w:instrText xml:space="preserve"> TOC \o "1-2" \h \z \u </w:instrText>
          </w:r>
          <w:r>
            <w:fldChar w:fldCharType="separate"/>
          </w:r>
          <w:hyperlink w:anchor="_Toc231935231" w:history="1">
            <w:r w:rsidR="008266C5" w:rsidRPr="008303F5">
              <w:rPr>
                <w:rStyle w:val="Hyperlink"/>
                <w:noProof/>
              </w:rPr>
              <w:t>1.       Introduction</w:t>
            </w:r>
            <w:r w:rsidR="008266C5">
              <w:rPr>
                <w:noProof/>
                <w:webHidden/>
              </w:rPr>
              <w:tab/>
            </w:r>
            <w:r w:rsidR="008266C5">
              <w:rPr>
                <w:noProof/>
                <w:webHidden/>
              </w:rPr>
              <w:fldChar w:fldCharType="begin"/>
            </w:r>
            <w:r w:rsidR="008266C5">
              <w:rPr>
                <w:noProof/>
                <w:webHidden/>
              </w:rPr>
              <w:instrText xml:space="preserve"> PAGEREF _Toc231935231 \h </w:instrText>
            </w:r>
            <w:r w:rsidR="008266C5">
              <w:rPr>
                <w:noProof/>
                <w:webHidden/>
              </w:rPr>
            </w:r>
            <w:r w:rsidR="008266C5">
              <w:rPr>
                <w:noProof/>
                <w:webHidden/>
              </w:rPr>
              <w:fldChar w:fldCharType="separate"/>
            </w:r>
            <w:r w:rsidR="008266C5">
              <w:rPr>
                <w:noProof/>
                <w:webHidden/>
              </w:rPr>
              <w:t>1</w:t>
            </w:r>
            <w:r w:rsidR="008266C5">
              <w:rPr>
                <w:noProof/>
                <w:webHidden/>
              </w:rPr>
              <w:fldChar w:fldCharType="end"/>
            </w:r>
          </w:hyperlink>
        </w:p>
        <w:p w14:paraId="75342C40" w14:textId="01C243F8" w:rsidR="008266C5" w:rsidRDefault="008266C5">
          <w:pPr>
            <w:pStyle w:val="TOC1"/>
            <w:tabs>
              <w:tab w:val="left" w:pos="120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32" w:history="1">
            <w:r w:rsidRPr="008303F5">
              <w:rPr>
                <w:rStyle w:val="Hyperlink"/>
                <w:noProof/>
              </w:rPr>
              <w:t xml:space="preserve">2. </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Literature Review</w:t>
            </w:r>
            <w:r>
              <w:rPr>
                <w:noProof/>
                <w:webHidden/>
              </w:rPr>
              <w:tab/>
            </w:r>
            <w:r>
              <w:rPr>
                <w:noProof/>
                <w:webHidden/>
              </w:rPr>
              <w:fldChar w:fldCharType="begin"/>
            </w:r>
            <w:r>
              <w:rPr>
                <w:noProof/>
                <w:webHidden/>
              </w:rPr>
              <w:instrText xml:space="preserve"> PAGEREF _Toc231935232 \h </w:instrText>
            </w:r>
            <w:r>
              <w:rPr>
                <w:noProof/>
                <w:webHidden/>
              </w:rPr>
            </w:r>
            <w:r>
              <w:rPr>
                <w:noProof/>
                <w:webHidden/>
              </w:rPr>
              <w:fldChar w:fldCharType="separate"/>
            </w:r>
            <w:r>
              <w:rPr>
                <w:noProof/>
                <w:webHidden/>
              </w:rPr>
              <w:t>4</w:t>
            </w:r>
            <w:r>
              <w:rPr>
                <w:noProof/>
                <w:webHidden/>
              </w:rPr>
              <w:fldChar w:fldCharType="end"/>
            </w:r>
          </w:hyperlink>
        </w:p>
        <w:p w14:paraId="6D928EA8" w14:textId="2EDD41C4"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33" w:history="1">
            <w:r w:rsidRPr="008303F5">
              <w:rPr>
                <w:rStyle w:val="Hyperlink"/>
                <w:noProof/>
              </w:rPr>
              <w:t xml:space="preserve">2.1. </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The historical development of AI</w:t>
            </w:r>
            <w:r>
              <w:rPr>
                <w:noProof/>
                <w:webHidden/>
              </w:rPr>
              <w:tab/>
            </w:r>
            <w:r>
              <w:rPr>
                <w:noProof/>
                <w:webHidden/>
              </w:rPr>
              <w:fldChar w:fldCharType="begin"/>
            </w:r>
            <w:r>
              <w:rPr>
                <w:noProof/>
                <w:webHidden/>
              </w:rPr>
              <w:instrText xml:space="preserve"> PAGEREF _Toc231935233 \h </w:instrText>
            </w:r>
            <w:r>
              <w:rPr>
                <w:noProof/>
                <w:webHidden/>
              </w:rPr>
            </w:r>
            <w:r>
              <w:rPr>
                <w:noProof/>
                <w:webHidden/>
              </w:rPr>
              <w:fldChar w:fldCharType="separate"/>
            </w:r>
            <w:r>
              <w:rPr>
                <w:noProof/>
                <w:webHidden/>
              </w:rPr>
              <w:t>4</w:t>
            </w:r>
            <w:r>
              <w:rPr>
                <w:noProof/>
                <w:webHidden/>
              </w:rPr>
              <w:fldChar w:fldCharType="end"/>
            </w:r>
          </w:hyperlink>
        </w:p>
        <w:p w14:paraId="2A77A32A" w14:textId="5CE18B98"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34" w:history="1">
            <w:r w:rsidRPr="008303F5">
              <w:rPr>
                <w:rStyle w:val="Hyperlink"/>
                <w:noProof/>
              </w:rPr>
              <w:t>2.2.</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On Agentic AI</w:t>
            </w:r>
            <w:r>
              <w:rPr>
                <w:noProof/>
                <w:webHidden/>
              </w:rPr>
              <w:tab/>
            </w:r>
            <w:r>
              <w:rPr>
                <w:noProof/>
                <w:webHidden/>
              </w:rPr>
              <w:fldChar w:fldCharType="begin"/>
            </w:r>
            <w:r>
              <w:rPr>
                <w:noProof/>
                <w:webHidden/>
              </w:rPr>
              <w:instrText xml:space="preserve"> PAGEREF _Toc231935234 \h </w:instrText>
            </w:r>
            <w:r>
              <w:rPr>
                <w:noProof/>
                <w:webHidden/>
              </w:rPr>
            </w:r>
            <w:r>
              <w:rPr>
                <w:noProof/>
                <w:webHidden/>
              </w:rPr>
              <w:fldChar w:fldCharType="separate"/>
            </w:r>
            <w:r>
              <w:rPr>
                <w:noProof/>
                <w:webHidden/>
              </w:rPr>
              <w:t>8</w:t>
            </w:r>
            <w:r>
              <w:rPr>
                <w:noProof/>
                <w:webHidden/>
              </w:rPr>
              <w:fldChar w:fldCharType="end"/>
            </w:r>
          </w:hyperlink>
        </w:p>
        <w:p w14:paraId="4ABB5DE5" w14:textId="6B1F3D21"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35" w:history="1">
            <w:r w:rsidRPr="008303F5">
              <w:rPr>
                <w:rStyle w:val="Hyperlink"/>
                <w:noProof/>
              </w:rPr>
              <w:t>2.3.</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Value theory and value creation with agentic AI</w:t>
            </w:r>
            <w:r>
              <w:rPr>
                <w:noProof/>
                <w:webHidden/>
              </w:rPr>
              <w:tab/>
            </w:r>
            <w:r>
              <w:rPr>
                <w:noProof/>
                <w:webHidden/>
              </w:rPr>
              <w:fldChar w:fldCharType="begin"/>
            </w:r>
            <w:r>
              <w:rPr>
                <w:noProof/>
                <w:webHidden/>
              </w:rPr>
              <w:instrText xml:space="preserve"> PAGEREF _Toc231935235 \h </w:instrText>
            </w:r>
            <w:r>
              <w:rPr>
                <w:noProof/>
                <w:webHidden/>
              </w:rPr>
            </w:r>
            <w:r>
              <w:rPr>
                <w:noProof/>
                <w:webHidden/>
              </w:rPr>
              <w:fldChar w:fldCharType="separate"/>
            </w:r>
            <w:r>
              <w:rPr>
                <w:noProof/>
                <w:webHidden/>
              </w:rPr>
              <w:t>9</w:t>
            </w:r>
            <w:r>
              <w:rPr>
                <w:noProof/>
                <w:webHidden/>
              </w:rPr>
              <w:fldChar w:fldCharType="end"/>
            </w:r>
          </w:hyperlink>
        </w:p>
        <w:p w14:paraId="110DF9A7" w14:textId="47F5857B"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36" w:history="1">
            <w:r w:rsidRPr="008303F5">
              <w:rPr>
                <w:rStyle w:val="Hyperlink"/>
                <w:noProof/>
              </w:rPr>
              <w:t>2.4.</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Learnings from earlier waves of digital transformation</w:t>
            </w:r>
            <w:r>
              <w:rPr>
                <w:noProof/>
                <w:webHidden/>
              </w:rPr>
              <w:tab/>
            </w:r>
            <w:r>
              <w:rPr>
                <w:noProof/>
                <w:webHidden/>
              </w:rPr>
              <w:fldChar w:fldCharType="begin"/>
            </w:r>
            <w:r>
              <w:rPr>
                <w:noProof/>
                <w:webHidden/>
              </w:rPr>
              <w:instrText xml:space="preserve"> PAGEREF _Toc231935236 \h </w:instrText>
            </w:r>
            <w:r>
              <w:rPr>
                <w:noProof/>
                <w:webHidden/>
              </w:rPr>
            </w:r>
            <w:r>
              <w:rPr>
                <w:noProof/>
                <w:webHidden/>
              </w:rPr>
              <w:fldChar w:fldCharType="separate"/>
            </w:r>
            <w:r>
              <w:rPr>
                <w:noProof/>
                <w:webHidden/>
              </w:rPr>
              <w:t>10</w:t>
            </w:r>
            <w:r>
              <w:rPr>
                <w:noProof/>
                <w:webHidden/>
              </w:rPr>
              <w:fldChar w:fldCharType="end"/>
            </w:r>
          </w:hyperlink>
        </w:p>
        <w:p w14:paraId="602F3EE1" w14:textId="17A3212D" w:rsidR="008266C5" w:rsidRDefault="008266C5">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37" w:history="1">
            <w:r w:rsidRPr="008303F5">
              <w:rPr>
                <w:rStyle w:val="Hyperlink"/>
                <w:noProof/>
              </w:rPr>
              <w:t>2.5. Synthesis: sensitizing concepts for the empirical study</w:t>
            </w:r>
            <w:r>
              <w:rPr>
                <w:noProof/>
                <w:webHidden/>
              </w:rPr>
              <w:tab/>
            </w:r>
            <w:r>
              <w:rPr>
                <w:noProof/>
                <w:webHidden/>
              </w:rPr>
              <w:fldChar w:fldCharType="begin"/>
            </w:r>
            <w:r>
              <w:rPr>
                <w:noProof/>
                <w:webHidden/>
              </w:rPr>
              <w:instrText xml:space="preserve"> PAGEREF _Toc231935237 \h </w:instrText>
            </w:r>
            <w:r>
              <w:rPr>
                <w:noProof/>
                <w:webHidden/>
              </w:rPr>
            </w:r>
            <w:r>
              <w:rPr>
                <w:noProof/>
                <w:webHidden/>
              </w:rPr>
              <w:fldChar w:fldCharType="separate"/>
            </w:r>
            <w:r>
              <w:rPr>
                <w:noProof/>
                <w:webHidden/>
              </w:rPr>
              <w:t>11</w:t>
            </w:r>
            <w:r>
              <w:rPr>
                <w:noProof/>
                <w:webHidden/>
              </w:rPr>
              <w:fldChar w:fldCharType="end"/>
            </w:r>
          </w:hyperlink>
        </w:p>
        <w:p w14:paraId="0F8C14F5" w14:textId="706ED217" w:rsidR="008266C5" w:rsidRDefault="008266C5">
          <w:pPr>
            <w:pStyle w:val="TOC1"/>
            <w:tabs>
              <w:tab w:val="left" w:pos="120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38" w:history="1">
            <w:r w:rsidRPr="008303F5">
              <w:rPr>
                <w:rStyle w:val="Hyperlink"/>
                <w:noProof/>
                <w:lang w:val="en-US"/>
              </w:rPr>
              <w:t>3.</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lang w:val="en-US"/>
              </w:rPr>
              <w:t>Methodology</w:t>
            </w:r>
            <w:r>
              <w:rPr>
                <w:noProof/>
                <w:webHidden/>
              </w:rPr>
              <w:tab/>
            </w:r>
            <w:r>
              <w:rPr>
                <w:noProof/>
                <w:webHidden/>
              </w:rPr>
              <w:fldChar w:fldCharType="begin"/>
            </w:r>
            <w:r>
              <w:rPr>
                <w:noProof/>
                <w:webHidden/>
              </w:rPr>
              <w:instrText xml:space="preserve"> PAGEREF _Toc231935238 \h </w:instrText>
            </w:r>
            <w:r>
              <w:rPr>
                <w:noProof/>
                <w:webHidden/>
              </w:rPr>
            </w:r>
            <w:r>
              <w:rPr>
                <w:noProof/>
                <w:webHidden/>
              </w:rPr>
              <w:fldChar w:fldCharType="separate"/>
            </w:r>
            <w:r>
              <w:rPr>
                <w:noProof/>
                <w:webHidden/>
              </w:rPr>
              <w:t>12</w:t>
            </w:r>
            <w:r>
              <w:rPr>
                <w:noProof/>
                <w:webHidden/>
              </w:rPr>
              <w:fldChar w:fldCharType="end"/>
            </w:r>
          </w:hyperlink>
        </w:p>
        <w:p w14:paraId="0C0CBEF8" w14:textId="25B8BB6C"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39" w:history="1">
            <w:r w:rsidRPr="008303F5">
              <w:rPr>
                <w:rStyle w:val="Hyperlink"/>
                <w:noProof/>
              </w:rPr>
              <w:t>3.1.</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Research approach</w:t>
            </w:r>
            <w:r>
              <w:rPr>
                <w:noProof/>
                <w:webHidden/>
              </w:rPr>
              <w:tab/>
            </w:r>
            <w:r>
              <w:rPr>
                <w:noProof/>
                <w:webHidden/>
              </w:rPr>
              <w:fldChar w:fldCharType="begin"/>
            </w:r>
            <w:r>
              <w:rPr>
                <w:noProof/>
                <w:webHidden/>
              </w:rPr>
              <w:instrText xml:space="preserve"> PAGEREF _Toc231935239 \h </w:instrText>
            </w:r>
            <w:r>
              <w:rPr>
                <w:noProof/>
                <w:webHidden/>
              </w:rPr>
            </w:r>
            <w:r>
              <w:rPr>
                <w:noProof/>
                <w:webHidden/>
              </w:rPr>
              <w:fldChar w:fldCharType="separate"/>
            </w:r>
            <w:r>
              <w:rPr>
                <w:noProof/>
                <w:webHidden/>
              </w:rPr>
              <w:t>12</w:t>
            </w:r>
            <w:r>
              <w:rPr>
                <w:noProof/>
                <w:webHidden/>
              </w:rPr>
              <w:fldChar w:fldCharType="end"/>
            </w:r>
          </w:hyperlink>
        </w:p>
        <w:p w14:paraId="6006D9E7" w14:textId="454E8DA4"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40" w:history="1">
            <w:r w:rsidRPr="008303F5">
              <w:rPr>
                <w:rStyle w:val="Hyperlink"/>
                <w:noProof/>
              </w:rPr>
              <w:t>3.2.</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Data collection</w:t>
            </w:r>
            <w:r>
              <w:rPr>
                <w:noProof/>
                <w:webHidden/>
              </w:rPr>
              <w:tab/>
            </w:r>
            <w:r>
              <w:rPr>
                <w:noProof/>
                <w:webHidden/>
              </w:rPr>
              <w:fldChar w:fldCharType="begin"/>
            </w:r>
            <w:r>
              <w:rPr>
                <w:noProof/>
                <w:webHidden/>
              </w:rPr>
              <w:instrText xml:space="preserve"> PAGEREF _Toc231935240 \h </w:instrText>
            </w:r>
            <w:r>
              <w:rPr>
                <w:noProof/>
                <w:webHidden/>
              </w:rPr>
            </w:r>
            <w:r>
              <w:rPr>
                <w:noProof/>
                <w:webHidden/>
              </w:rPr>
              <w:fldChar w:fldCharType="separate"/>
            </w:r>
            <w:r>
              <w:rPr>
                <w:noProof/>
                <w:webHidden/>
              </w:rPr>
              <w:t>12</w:t>
            </w:r>
            <w:r>
              <w:rPr>
                <w:noProof/>
                <w:webHidden/>
              </w:rPr>
              <w:fldChar w:fldCharType="end"/>
            </w:r>
          </w:hyperlink>
        </w:p>
        <w:p w14:paraId="01E25A66" w14:textId="20479874"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41" w:history="1">
            <w:r w:rsidRPr="008303F5">
              <w:rPr>
                <w:rStyle w:val="Hyperlink"/>
                <w:noProof/>
              </w:rPr>
              <w:t>3.3.</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Intended sample and sample size</w:t>
            </w:r>
            <w:r>
              <w:rPr>
                <w:noProof/>
                <w:webHidden/>
              </w:rPr>
              <w:tab/>
            </w:r>
            <w:r>
              <w:rPr>
                <w:noProof/>
                <w:webHidden/>
              </w:rPr>
              <w:fldChar w:fldCharType="begin"/>
            </w:r>
            <w:r>
              <w:rPr>
                <w:noProof/>
                <w:webHidden/>
              </w:rPr>
              <w:instrText xml:space="preserve"> PAGEREF _Toc231935241 \h </w:instrText>
            </w:r>
            <w:r>
              <w:rPr>
                <w:noProof/>
                <w:webHidden/>
              </w:rPr>
            </w:r>
            <w:r>
              <w:rPr>
                <w:noProof/>
                <w:webHidden/>
              </w:rPr>
              <w:fldChar w:fldCharType="separate"/>
            </w:r>
            <w:r>
              <w:rPr>
                <w:noProof/>
                <w:webHidden/>
              </w:rPr>
              <w:t>13</w:t>
            </w:r>
            <w:r>
              <w:rPr>
                <w:noProof/>
                <w:webHidden/>
              </w:rPr>
              <w:fldChar w:fldCharType="end"/>
            </w:r>
          </w:hyperlink>
        </w:p>
        <w:p w14:paraId="63B2A89C" w14:textId="08C96AA0"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42" w:history="1">
            <w:r w:rsidRPr="008303F5">
              <w:rPr>
                <w:rStyle w:val="Hyperlink"/>
                <w:noProof/>
              </w:rPr>
              <w:t>3.4</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Trustworthiness</w:t>
            </w:r>
            <w:r>
              <w:rPr>
                <w:noProof/>
                <w:webHidden/>
              </w:rPr>
              <w:tab/>
            </w:r>
            <w:r>
              <w:rPr>
                <w:noProof/>
                <w:webHidden/>
              </w:rPr>
              <w:fldChar w:fldCharType="begin"/>
            </w:r>
            <w:r>
              <w:rPr>
                <w:noProof/>
                <w:webHidden/>
              </w:rPr>
              <w:instrText xml:space="preserve"> PAGEREF _Toc231935242 \h </w:instrText>
            </w:r>
            <w:r>
              <w:rPr>
                <w:noProof/>
                <w:webHidden/>
              </w:rPr>
            </w:r>
            <w:r>
              <w:rPr>
                <w:noProof/>
                <w:webHidden/>
              </w:rPr>
              <w:fldChar w:fldCharType="separate"/>
            </w:r>
            <w:r>
              <w:rPr>
                <w:noProof/>
                <w:webHidden/>
              </w:rPr>
              <w:t>16</w:t>
            </w:r>
            <w:r>
              <w:rPr>
                <w:noProof/>
                <w:webHidden/>
              </w:rPr>
              <w:fldChar w:fldCharType="end"/>
            </w:r>
          </w:hyperlink>
        </w:p>
        <w:p w14:paraId="57FB534C" w14:textId="17828485" w:rsidR="008266C5" w:rsidRDefault="008266C5">
          <w:pPr>
            <w:pStyle w:val="TOC1"/>
            <w:tabs>
              <w:tab w:val="left" w:pos="120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43" w:history="1">
            <w:r w:rsidRPr="008303F5">
              <w:rPr>
                <w:rStyle w:val="Hyperlink"/>
                <w:noProof/>
              </w:rPr>
              <w:t xml:space="preserve">4. </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Findings</w:t>
            </w:r>
            <w:r>
              <w:rPr>
                <w:noProof/>
                <w:webHidden/>
              </w:rPr>
              <w:tab/>
            </w:r>
            <w:r>
              <w:rPr>
                <w:noProof/>
                <w:webHidden/>
              </w:rPr>
              <w:fldChar w:fldCharType="begin"/>
            </w:r>
            <w:r>
              <w:rPr>
                <w:noProof/>
                <w:webHidden/>
              </w:rPr>
              <w:instrText xml:space="preserve"> PAGEREF _Toc231935243 \h </w:instrText>
            </w:r>
            <w:r>
              <w:rPr>
                <w:noProof/>
                <w:webHidden/>
              </w:rPr>
            </w:r>
            <w:r>
              <w:rPr>
                <w:noProof/>
                <w:webHidden/>
              </w:rPr>
              <w:fldChar w:fldCharType="separate"/>
            </w:r>
            <w:r>
              <w:rPr>
                <w:noProof/>
                <w:webHidden/>
              </w:rPr>
              <w:t>18</w:t>
            </w:r>
            <w:r>
              <w:rPr>
                <w:noProof/>
                <w:webHidden/>
              </w:rPr>
              <w:fldChar w:fldCharType="end"/>
            </w:r>
          </w:hyperlink>
        </w:p>
        <w:p w14:paraId="5FB7674B" w14:textId="1A1BA6F5"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44" w:history="1">
            <w:r w:rsidRPr="008303F5">
              <w:rPr>
                <w:rStyle w:val="Hyperlink"/>
                <w:noProof/>
              </w:rPr>
              <w:t>4.1</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Observing</w:t>
            </w:r>
            <w:r>
              <w:rPr>
                <w:noProof/>
                <w:webHidden/>
              </w:rPr>
              <w:tab/>
            </w:r>
            <w:r>
              <w:rPr>
                <w:noProof/>
                <w:webHidden/>
              </w:rPr>
              <w:fldChar w:fldCharType="begin"/>
            </w:r>
            <w:r>
              <w:rPr>
                <w:noProof/>
                <w:webHidden/>
              </w:rPr>
              <w:instrText xml:space="preserve"> PAGEREF _Toc231935244 \h </w:instrText>
            </w:r>
            <w:r>
              <w:rPr>
                <w:noProof/>
                <w:webHidden/>
              </w:rPr>
            </w:r>
            <w:r>
              <w:rPr>
                <w:noProof/>
                <w:webHidden/>
              </w:rPr>
              <w:fldChar w:fldCharType="separate"/>
            </w:r>
            <w:r>
              <w:rPr>
                <w:noProof/>
                <w:webHidden/>
              </w:rPr>
              <w:t>21</w:t>
            </w:r>
            <w:r>
              <w:rPr>
                <w:noProof/>
                <w:webHidden/>
              </w:rPr>
              <w:fldChar w:fldCharType="end"/>
            </w:r>
          </w:hyperlink>
        </w:p>
        <w:p w14:paraId="1A029C8A" w14:textId="1585132F"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45" w:history="1">
            <w:r w:rsidRPr="008303F5">
              <w:rPr>
                <w:rStyle w:val="Hyperlink"/>
                <w:noProof/>
              </w:rPr>
              <w:t>4.2</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The organizational context</w:t>
            </w:r>
            <w:r>
              <w:rPr>
                <w:noProof/>
                <w:webHidden/>
              </w:rPr>
              <w:tab/>
            </w:r>
            <w:r>
              <w:rPr>
                <w:noProof/>
                <w:webHidden/>
              </w:rPr>
              <w:fldChar w:fldCharType="begin"/>
            </w:r>
            <w:r>
              <w:rPr>
                <w:noProof/>
                <w:webHidden/>
              </w:rPr>
              <w:instrText xml:space="preserve"> PAGEREF _Toc231935245 \h </w:instrText>
            </w:r>
            <w:r>
              <w:rPr>
                <w:noProof/>
                <w:webHidden/>
              </w:rPr>
            </w:r>
            <w:r>
              <w:rPr>
                <w:noProof/>
                <w:webHidden/>
              </w:rPr>
              <w:fldChar w:fldCharType="separate"/>
            </w:r>
            <w:r>
              <w:rPr>
                <w:noProof/>
                <w:webHidden/>
              </w:rPr>
              <w:t>26</w:t>
            </w:r>
            <w:r>
              <w:rPr>
                <w:noProof/>
                <w:webHidden/>
              </w:rPr>
              <w:fldChar w:fldCharType="end"/>
            </w:r>
          </w:hyperlink>
        </w:p>
        <w:p w14:paraId="713C0A02" w14:textId="34FE761D"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46" w:history="1">
            <w:r w:rsidRPr="008303F5">
              <w:rPr>
                <w:rStyle w:val="Hyperlink"/>
                <w:noProof/>
              </w:rPr>
              <w:t>4.3</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Applying agentic AI</w:t>
            </w:r>
            <w:r>
              <w:rPr>
                <w:noProof/>
                <w:webHidden/>
              </w:rPr>
              <w:tab/>
            </w:r>
            <w:r>
              <w:rPr>
                <w:noProof/>
                <w:webHidden/>
              </w:rPr>
              <w:fldChar w:fldCharType="begin"/>
            </w:r>
            <w:r>
              <w:rPr>
                <w:noProof/>
                <w:webHidden/>
              </w:rPr>
              <w:instrText xml:space="preserve"> PAGEREF _Toc231935246 \h </w:instrText>
            </w:r>
            <w:r>
              <w:rPr>
                <w:noProof/>
                <w:webHidden/>
              </w:rPr>
            </w:r>
            <w:r>
              <w:rPr>
                <w:noProof/>
                <w:webHidden/>
              </w:rPr>
              <w:fldChar w:fldCharType="separate"/>
            </w:r>
            <w:r>
              <w:rPr>
                <w:noProof/>
                <w:webHidden/>
              </w:rPr>
              <w:t>35</w:t>
            </w:r>
            <w:r>
              <w:rPr>
                <w:noProof/>
                <w:webHidden/>
              </w:rPr>
              <w:fldChar w:fldCharType="end"/>
            </w:r>
          </w:hyperlink>
        </w:p>
        <w:p w14:paraId="2758F18E" w14:textId="00758723"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47" w:history="1">
            <w:r w:rsidRPr="008303F5">
              <w:rPr>
                <w:rStyle w:val="Hyperlink"/>
                <w:noProof/>
              </w:rPr>
              <w:t>4.4</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Value Outcomes</w:t>
            </w:r>
            <w:r>
              <w:rPr>
                <w:noProof/>
                <w:webHidden/>
              </w:rPr>
              <w:tab/>
            </w:r>
            <w:r>
              <w:rPr>
                <w:noProof/>
                <w:webHidden/>
              </w:rPr>
              <w:fldChar w:fldCharType="begin"/>
            </w:r>
            <w:r>
              <w:rPr>
                <w:noProof/>
                <w:webHidden/>
              </w:rPr>
              <w:instrText xml:space="preserve"> PAGEREF _Toc231935247 \h </w:instrText>
            </w:r>
            <w:r>
              <w:rPr>
                <w:noProof/>
                <w:webHidden/>
              </w:rPr>
            </w:r>
            <w:r>
              <w:rPr>
                <w:noProof/>
                <w:webHidden/>
              </w:rPr>
              <w:fldChar w:fldCharType="separate"/>
            </w:r>
            <w:r>
              <w:rPr>
                <w:noProof/>
                <w:webHidden/>
              </w:rPr>
              <w:t>40</w:t>
            </w:r>
            <w:r>
              <w:rPr>
                <w:noProof/>
                <w:webHidden/>
              </w:rPr>
              <w:fldChar w:fldCharType="end"/>
            </w:r>
          </w:hyperlink>
        </w:p>
        <w:p w14:paraId="1A378DC2" w14:textId="7540496B"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48" w:history="1">
            <w:r w:rsidRPr="008303F5">
              <w:rPr>
                <w:rStyle w:val="Hyperlink"/>
                <w:noProof/>
              </w:rPr>
              <w:t xml:space="preserve">4.5 </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Paradoxes</w:t>
            </w:r>
            <w:r>
              <w:rPr>
                <w:noProof/>
                <w:webHidden/>
              </w:rPr>
              <w:tab/>
            </w:r>
            <w:r>
              <w:rPr>
                <w:noProof/>
                <w:webHidden/>
              </w:rPr>
              <w:fldChar w:fldCharType="begin"/>
            </w:r>
            <w:r>
              <w:rPr>
                <w:noProof/>
                <w:webHidden/>
              </w:rPr>
              <w:instrText xml:space="preserve"> PAGEREF _Toc231935248 \h </w:instrText>
            </w:r>
            <w:r>
              <w:rPr>
                <w:noProof/>
                <w:webHidden/>
              </w:rPr>
            </w:r>
            <w:r>
              <w:rPr>
                <w:noProof/>
                <w:webHidden/>
              </w:rPr>
              <w:fldChar w:fldCharType="separate"/>
            </w:r>
            <w:r>
              <w:rPr>
                <w:noProof/>
                <w:webHidden/>
              </w:rPr>
              <w:t>45</w:t>
            </w:r>
            <w:r>
              <w:rPr>
                <w:noProof/>
                <w:webHidden/>
              </w:rPr>
              <w:fldChar w:fldCharType="end"/>
            </w:r>
          </w:hyperlink>
        </w:p>
        <w:p w14:paraId="604615A7" w14:textId="3EFA2FF7" w:rsidR="008266C5" w:rsidRDefault="008266C5">
          <w:pPr>
            <w:pStyle w:val="TOC1"/>
            <w:tabs>
              <w:tab w:val="left" w:pos="120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49" w:history="1">
            <w:r w:rsidRPr="008303F5">
              <w:rPr>
                <w:rStyle w:val="Hyperlink"/>
                <w:noProof/>
              </w:rPr>
              <w:t>5.</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Discussion</w:t>
            </w:r>
            <w:r>
              <w:rPr>
                <w:noProof/>
                <w:webHidden/>
              </w:rPr>
              <w:tab/>
            </w:r>
            <w:r>
              <w:rPr>
                <w:noProof/>
                <w:webHidden/>
              </w:rPr>
              <w:fldChar w:fldCharType="begin"/>
            </w:r>
            <w:r>
              <w:rPr>
                <w:noProof/>
                <w:webHidden/>
              </w:rPr>
              <w:instrText xml:space="preserve"> PAGEREF _Toc231935249 \h </w:instrText>
            </w:r>
            <w:r>
              <w:rPr>
                <w:noProof/>
                <w:webHidden/>
              </w:rPr>
            </w:r>
            <w:r>
              <w:rPr>
                <w:noProof/>
                <w:webHidden/>
              </w:rPr>
              <w:fldChar w:fldCharType="separate"/>
            </w:r>
            <w:r>
              <w:rPr>
                <w:noProof/>
                <w:webHidden/>
              </w:rPr>
              <w:t>49</w:t>
            </w:r>
            <w:r>
              <w:rPr>
                <w:noProof/>
                <w:webHidden/>
              </w:rPr>
              <w:fldChar w:fldCharType="end"/>
            </w:r>
          </w:hyperlink>
        </w:p>
        <w:p w14:paraId="7BB9A120" w14:textId="19DF91D8"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50" w:history="1">
            <w:r w:rsidRPr="008303F5">
              <w:rPr>
                <w:rStyle w:val="Hyperlink"/>
                <w:noProof/>
              </w:rPr>
              <w:t>5.1</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Contributions to Theory</w:t>
            </w:r>
            <w:r>
              <w:rPr>
                <w:noProof/>
                <w:webHidden/>
              </w:rPr>
              <w:tab/>
            </w:r>
            <w:r>
              <w:rPr>
                <w:noProof/>
                <w:webHidden/>
              </w:rPr>
              <w:fldChar w:fldCharType="begin"/>
            </w:r>
            <w:r>
              <w:rPr>
                <w:noProof/>
                <w:webHidden/>
              </w:rPr>
              <w:instrText xml:space="preserve"> PAGEREF _Toc231935250 \h </w:instrText>
            </w:r>
            <w:r>
              <w:rPr>
                <w:noProof/>
                <w:webHidden/>
              </w:rPr>
            </w:r>
            <w:r>
              <w:rPr>
                <w:noProof/>
                <w:webHidden/>
              </w:rPr>
              <w:fldChar w:fldCharType="separate"/>
            </w:r>
            <w:r>
              <w:rPr>
                <w:noProof/>
                <w:webHidden/>
              </w:rPr>
              <w:t>49</w:t>
            </w:r>
            <w:r>
              <w:rPr>
                <w:noProof/>
                <w:webHidden/>
              </w:rPr>
              <w:fldChar w:fldCharType="end"/>
            </w:r>
          </w:hyperlink>
        </w:p>
        <w:p w14:paraId="1B673353" w14:textId="3BDF56BB"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51" w:history="1">
            <w:r w:rsidRPr="008303F5">
              <w:rPr>
                <w:rStyle w:val="Hyperlink"/>
                <w:noProof/>
              </w:rPr>
              <w:t>5.2</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Practical implications</w:t>
            </w:r>
            <w:r>
              <w:rPr>
                <w:noProof/>
                <w:webHidden/>
              </w:rPr>
              <w:tab/>
            </w:r>
            <w:r>
              <w:rPr>
                <w:noProof/>
                <w:webHidden/>
              </w:rPr>
              <w:fldChar w:fldCharType="begin"/>
            </w:r>
            <w:r>
              <w:rPr>
                <w:noProof/>
                <w:webHidden/>
              </w:rPr>
              <w:instrText xml:space="preserve"> PAGEREF _Toc231935251 \h </w:instrText>
            </w:r>
            <w:r>
              <w:rPr>
                <w:noProof/>
                <w:webHidden/>
              </w:rPr>
            </w:r>
            <w:r>
              <w:rPr>
                <w:noProof/>
                <w:webHidden/>
              </w:rPr>
              <w:fldChar w:fldCharType="separate"/>
            </w:r>
            <w:r>
              <w:rPr>
                <w:noProof/>
                <w:webHidden/>
              </w:rPr>
              <w:t>55</w:t>
            </w:r>
            <w:r>
              <w:rPr>
                <w:noProof/>
                <w:webHidden/>
              </w:rPr>
              <w:fldChar w:fldCharType="end"/>
            </w:r>
          </w:hyperlink>
        </w:p>
        <w:p w14:paraId="6128C3CD" w14:textId="155B501E"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52" w:history="1">
            <w:r w:rsidRPr="008303F5">
              <w:rPr>
                <w:rStyle w:val="Hyperlink"/>
                <w:noProof/>
              </w:rPr>
              <w:t>5.3</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Limitations &amp; Future research</w:t>
            </w:r>
            <w:r>
              <w:rPr>
                <w:noProof/>
                <w:webHidden/>
              </w:rPr>
              <w:tab/>
            </w:r>
            <w:r>
              <w:rPr>
                <w:noProof/>
                <w:webHidden/>
              </w:rPr>
              <w:fldChar w:fldCharType="begin"/>
            </w:r>
            <w:r>
              <w:rPr>
                <w:noProof/>
                <w:webHidden/>
              </w:rPr>
              <w:instrText xml:space="preserve"> PAGEREF _Toc231935252 \h </w:instrText>
            </w:r>
            <w:r>
              <w:rPr>
                <w:noProof/>
                <w:webHidden/>
              </w:rPr>
            </w:r>
            <w:r>
              <w:rPr>
                <w:noProof/>
                <w:webHidden/>
              </w:rPr>
              <w:fldChar w:fldCharType="separate"/>
            </w:r>
            <w:r>
              <w:rPr>
                <w:noProof/>
                <w:webHidden/>
              </w:rPr>
              <w:t>59</w:t>
            </w:r>
            <w:r>
              <w:rPr>
                <w:noProof/>
                <w:webHidden/>
              </w:rPr>
              <w:fldChar w:fldCharType="end"/>
            </w:r>
          </w:hyperlink>
        </w:p>
        <w:p w14:paraId="73EC88B4" w14:textId="5F3D0661" w:rsidR="008266C5" w:rsidRDefault="008266C5">
          <w:pPr>
            <w:pStyle w:val="TOC1"/>
            <w:tabs>
              <w:tab w:val="left" w:pos="120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53" w:history="1">
            <w:r w:rsidRPr="008303F5">
              <w:rPr>
                <w:rStyle w:val="Hyperlink"/>
                <w:noProof/>
              </w:rPr>
              <w:t>6.</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Conclusion</w:t>
            </w:r>
            <w:r>
              <w:rPr>
                <w:noProof/>
                <w:webHidden/>
              </w:rPr>
              <w:tab/>
            </w:r>
            <w:r>
              <w:rPr>
                <w:noProof/>
                <w:webHidden/>
              </w:rPr>
              <w:fldChar w:fldCharType="begin"/>
            </w:r>
            <w:r>
              <w:rPr>
                <w:noProof/>
                <w:webHidden/>
              </w:rPr>
              <w:instrText xml:space="preserve"> PAGEREF _Toc231935253 \h </w:instrText>
            </w:r>
            <w:r>
              <w:rPr>
                <w:noProof/>
                <w:webHidden/>
              </w:rPr>
            </w:r>
            <w:r>
              <w:rPr>
                <w:noProof/>
                <w:webHidden/>
              </w:rPr>
              <w:fldChar w:fldCharType="separate"/>
            </w:r>
            <w:r>
              <w:rPr>
                <w:noProof/>
                <w:webHidden/>
              </w:rPr>
              <w:t>61</w:t>
            </w:r>
            <w:r>
              <w:rPr>
                <w:noProof/>
                <w:webHidden/>
              </w:rPr>
              <w:fldChar w:fldCharType="end"/>
            </w:r>
          </w:hyperlink>
        </w:p>
        <w:p w14:paraId="54455D8C" w14:textId="5808C484" w:rsidR="008266C5" w:rsidRDefault="008266C5">
          <w:pPr>
            <w:pStyle w:val="TOC1"/>
            <w:tabs>
              <w:tab w:val="left" w:pos="120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54" w:history="1">
            <w:r w:rsidRPr="008303F5">
              <w:rPr>
                <w:rStyle w:val="Hyperlink"/>
                <w:noProof/>
              </w:rPr>
              <w:t>7.</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References</w:t>
            </w:r>
            <w:r>
              <w:rPr>
                <w:noProof/>
                <w:webHidden/>
              </w:rPr>
              <w:tab/>
            </w:r>
            <w:r>
              <w:rPr>
                <w:noProof/>
                <w:webHidden/>
              </w:rPr>
              <w:fldChar w:fldCharType="begin"/>
            </w:r>
            <w:r>
              <w:rPr>
                <w:noProof/>
                <w:webHidden/>
              </w:rPr>
              <w:instrText xml:space="preserve"> PAGEREF _Toc231935254 \h </w:instrText>
            </w:r>
            <w:r>
              <w:rPr>
                <w:noProof/>
                <w:webHidden/>
              </w:rPr>
            </w:r>
            <w:r>
              <w:rPr>
                <w:noProof/>
                <w:webHidden/>
              </w:rPr>
              <w:fldChar w:fldCharType="separate"/>
            </w:r>
            <w:r>
              <w:rPr>
                <w:noProof/>
                <w:webHidden/>
              </w:rPr>
              <w:t>63</w:t>
            </w:r>
            <w:r>
              <w:rPr>
                <w:noProof/>
                <w:webHidden/>
              </w:rPr>
              <w:fldChar w:fldCharType="end"/>
            </w:r>
          </w:hyperlink>
        </w:p>
        <w:p w14:paraId="04229CF4" w14:textId="2330CB05" w:rsidR="008266C5" w:rsidRDefault="008266C5">
          <w:pPr>
            <w:pStyle w:val="TOC1"/>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55" w:history="1">
            <w:r w:rsidRPr="008303F5">
              <w:rPr>
                <w:rStyle w:val="Hyperlink"/>
                <w:noProof/>
              </w:rPr>
              <w:t>Appendix A. Interview Guide and Protocol</w:t>
            </w:r>
            <w:r>
              <w:rPr>
                <w:noProof/>
                <w:webHidden/>
              </w:rPr>
              <w:tab/>
            </w:r>
            <w:r>
              <w:rPr>
                <w:noProof/>
                <w:webHidden/>
              </w:rPr>
              <w:fldChar w:fldCharType="begin"/>
            </w:r>
            <w:r>
              <w:rPr>
                <w:noProof/>
                <w:webHidden/>
              </w:rPr>
              <w:instrText xml:space="preserve"> PAGEREF _Toc231935255 \h </w:instrText>
            </w:r>
            <w:r>
              <w:rPr>
                <w:noProof/>
                <w:webHidden/>
              </w:rPr>
            </w:r>
            <w:r>
              <w:rPr>
                <w:noProof/>
                <w:webHidden/>
              </w:rPr>
              <w:fldChar w:fldCharType="separate"/>
            </w:r>
            <w:r>
              <w:rPr>
                <w:noProof/>
                <w:webHidden/>
              </w:rPr>
              <w:t>72</w:t>
            </w:r>
            <w:r>
              <w:rPr>
                <w:noProof/>
                <w:webHidden/>
              </w:rPr>
              <w:fldChar w:fldCharType="end"/>
            </w:r>
          </w:hyperlink>
        </w:p>
        <w:p w14:paraId="3EEBEEFE" w14:textId="0F42FEFC"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56" w:history="1">
            <w:r w:rsidRPr="008303F5">
              <w:rPr>
                <w:rStyle w:val="Hyperlink"/>
                <w:noProof/>
              </w:rPr>
              <w:t>A.1.</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Interview Guide</w:t>
            </w:r>
            <w:r>
              <w:rPr>
                <w:noProof/>
                <w:webHidden/>
              </w:rPr>
              <w:tab/>
            </w:r>
            <w:r>
              <w:rPr>
                <w:noProof/>
                <w:webHidden/>
              </w:rPr>
              <w:fldChar w:fldCharType="begin"/>
            </w:r>
            <w:r>
              <w:rPr>
                <w:noProof/>
                <w:webHidden/>
              </w:rPr>
              <w:instrText xml:space="preserve"> PAGEREF _Toc231935256 \h </w:instrText>
            </w:r>
            <w:r>
              <w:rPr>
                <w:noProof/>
                <w:webHidden/>
              </w:rPr>
            </w:r>
            <w:r>
              <w:rPr>
                <w:noProof/>
                <w:webHidden/>
              </w:rPr>
              <w:fldChar w:fldCharType="separate"/>
            </w:r>
            <w:r>
              <w:rPr>
                <w:noProof/>
                <w:webHidden/>
              </w:rPr>
              <w:t>72</w:t>
            </w:r>
            <w:r>
              <w:rPr>
                <w:noProof/>
                <w:webHidden/>
              </w:rPr>
              <w:fldChar w:fldCharType="end"/>
            </w:r>
          </w:hyperlink>
        </w:p>
        <w:p w14:paraId="7C3C6282" w14:textId="6C6329E7" w:rsidR="008266C5" w:rsidRDefault="008266C5">
          <w:pPr>
            <w:pStyle w:val="TOC1"/>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57" w:history="1">
            <w:r w:rsidRPr="008303F5">
              <w:rPr>
                <w:rStyle w:val="Hyperlink"/>
                <w:noProof/>
              </w:rPr>
              <w:t>Appendix B. Putting the model to work: a manager’s checklist</w:t>
            </w:r>
            <w:r>
              <w:rPr>
                <w:noProof/>
                <w:webHidden/>
              </w:rPr>
              <w:tab/>
            </w:r>
            <w:r>
              <w:rPr>
                <w:noProof/>
                <w:webHidden/>
              </w:rPr>
              <w:fldChar w:fldCharType="begin"/>
            </w:r>
            <w:r>
              <w:rPr>
                <w:noProof/>
                <w:webHidden/>
              </w:rPr>
              <w:instrText xml:space="preserve"> PAGEREF _Toc231935257 \h </w:instrText>
            </w:r>
            <w:r>
              <w:rPr>
                <w:noProof/>
                <w:webHidden/>
              </w:rPr>
            </w:r>
            <w:r>
              <w:rPr>
                <w:noProof/>
                <w:webHidden/>
              </w:rPr>
              <w:fldChar w:fldCharType="separate"/>
            </w:r>
            <w:r>
              <w:rPr>
                <w:noProof/>
                <w:webHidden/>
              </w:rPr>
              <w:t>74</w:t>
            </w:r>
            <w:r>
              <w:rPr>
                <w:noProof/>
                <w:webHidden/>
              </w:rPr>
              <w:fldChar w:fldCharType="end"/>
            </w:r>
          </w:hyperlink>
        </w:p>
        <w:p w14:paraId="339C0612" w14:textId="701DAE99" w:rsidR="008266C5" w:rsidRDefault="008266C5">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58" w:history="1">
            <w:r w:rsidRPr="008303F5">
              <w:rPr>
                <w:rStyle w:val="Hyperlink"/>
                <w:noProof/>
              </w:rPr>
              <w:t>Observing: sensing the changing context</w:t>
            </w:r>
            <w:r>
              <w:rPr>
                <w:noProof/>
                <w:webHidden/>
              </w:rPr>
              <w:tab/>
            </w:r>
            <w:r>
              <w:rPr>
                <w:noProof/>
                <w:webHidden/>
              </w:rPr>
              <w:fldChar w:fldCharType="begin"/>
            </w:r>
            <w:r>
              <w:rPr>
                <w:noProof/>
                <w:webHidden/>
              </w:rPr>
              <w:instrText xml:space="preserve"> PAGEREF _Toc231935258 \h </w:instrText>
            </w:r>
            <w:r>
              <w:rPr>
                <w:noProof/>
                <w:webHidden/>
              </w:rPr>
            </w:r>
            <w:r>
              <w:rPr>
                <w:noProof/>
                <w:webHidden/>
              </w:rPr>
              <w:fldChar w:fldCharType="separate"/>
            </w:r>
            <w:r>
              <w:rPr>
                <w:noProof/>
                <w:webHidden/>
              </w:rPr>
              <w:t>74</w:t>
            </w:r>
            <w:r>
              <w:rPr>
                <w:noProof/>
                <w:webHidden/>
              </w:rPr>
              <w:fldChar w:fldCharType="end"/>
            </w:r>
          </w:hyperlink>
        </w:p>
        <w:p w14:paraId="03A1A94C" w14:textId="0ACB7A27" w:rsidR="008266C5" w:rsidRDefault="008266C5">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59" w:history="1">
            <w:r w:rsidRPr="008303F5">
              <w:rPr>
                <w:rStyle w:val="Hyperlink"/>
                <w:noProof/>
              </w:rPr>
              <w:t>Conditions: auditing what enables or constrains</w:t>
            </w:r>
            <w:r>
              <w:rPr>
                <w:noProof/>
                <w:webHidden/>
              </w:rPr>
              <w:tab/>
            </w:r>
            <w:r>
              <w:rPr>
                <w:noProof/>
                <w:webHidden/>
              </w:rPr>
              <w:fldChar w:fldCharType="begin"/>
            </w:r>
            <w:r>
              <w:rPr>
                <w:noProof/>
                <w:webHidden/>
              </w:rPr>
              <w:instrText xml:space="preserve"> PAGEREF _Toc231935259 \h </w:instrText>
            </w:r>
            <w:r>
              <w:rPr>
                <w:noProof/>
                <w:webHidden/>
              </w:rPr>
            </w:r>
            <w:r>
              <w:rPr>
                <w:noProof/>
                <w:webHidden/>
              </w:rPr>
              <w:fldChar w:fldCharType="separate"/>
            </w:r>
            <w:r>
              <w:rPr>
                <w:noProof/>
                <w:webHidden/>
              </w:rPr>
              <w:t>74</w:t>
            </w:r>
            <w:r>
              <w:rPr>
                <w:noProof/>
                <w:webHidden/>
              </w:rPr>
              <w:fldChar w:fldCharType="end"/>
            </w:r>
          </w:hyperlink>
        </w:p>
        <w:p w14:paraId="6BE88A65" w14:textId="6B24EB6E" w:rsidR="008266C5" w:rsidRDefault="008266C5">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60" w:history="1">
            <w:r w:rsidRPr="008303F5">
              <w:rPr>
                <w:rStyle w:val="Hyperlink"/>
                <w:noProof/>
              </w:rPr>
              <w:t>Steering: acting on the conditions</w:t>
            </w:r>
            <w:r>
              <w:rPr>
                <w:noProof/>
                <w:webHidden/>
              </w:rPr>
              <w:tab/>
            </w:r>
            <w:r>
              <w:rPr>
                <w:noProof/>
                <w:webHidden/>
              </w:rPr>
              <w:fldChar w:fldCharType="begin"/>
            </w:r>
            <w:r>
              <w:rPr>
                <w:noProof/>
                <w:webHidden/>
              </w:rPr>
              <w:instrText xml:space="preserve"> PAGEREF _Toc231935260 \h </w:instrText>
            </w:r>
            <w:r>
              <w:rPr>
                <w:noProof/>
                <w:webHidden/>
              </w:rPr>
            </w:r>
            <w:r>
              <w:rPr>
                <w:noProof/>
                <w:webHidden/>
              </w:rPr>
              <w:fldChar w:fldCharType="separate"/>
            </w:r>
            <w:r>
              <w:rPr>
                <w:noProof/>
                <w:webHidden/>
              </w:rPr>
              <w:t>75</w:t>
            </w:r>
            <w:r>
              <w:rPr>
                <w:noProof/>
                <w:webHidden/>
              </w:rPr>
              <w:fldChar w:fldCharType="end"/>
            </w:r>
          </w:hyperlink>
        </w:p>
        <w:p w14:paraId="531230F6" w14:textId="0800B639" w:rsidR="008266C5" w:rsidRDefault="008266C5">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61" w:history="1">
            <w:r w:rsidRPr="008303F5">
              <w:rPr>
                <w:rStyle w:val="Hyperlink"/>
                <w:noProof/>
              </w:rPr>
              <w:t>Applying: putting agentic AI to work</w:t>
            </w:r>
            <w:r>
              <w:rPr>
                <w:noProof/>
                <w:webHidden/>
              </w:rPr>
              <w:tab/>
            </w:r>
            <w:r>
              <w:rPr>
                <w:noProof/>
                <w:webHidden/>
              </w:rPr>
              <w:fldChar w:fldCharType="begin"/>
            </w:r>
            <w:r>
              <w:rPr>
                <w:noProof/>
                <w:webHidden/>
              </w:rPr>
              <w:instrText xml:space="preserve"> PAGEREF _Toc231935261 \h </w:instrText>
            </w:r>
            <w:r>
              <w:rPr>
                <w:noProof/>
                <w:webHidden/>
              </w:rPr>
            </w:r>
            <w:r>
              <w:rPr>
                <w:noProof/>
                <w:webHidden/>
              </w:rPr>
              <w:fldChar w:fldCharType="separate"/>
            </w:r>
            <w:r>
              <w:rPr>
                <w:noProof/>
                <w:webHidden/>
              </w:rPr>
              <w:t>75</w:t>
            </w:r>
            <w:r>
              <w:rPr>
                <w:noProof/>
                <w:webHidden/>
              </w:rPr>
              <w:fldChar w:fldCharType="end"/>
            </w:r>
          </w:hyperlink>
        </w:p>
        <w:p w14:paraId="7BED3956" w14:textId="3295F81C" w:rsidR="008266C5" w:rsidRDefault="008266C5">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62" w:history="1">
            <w:r w:rsidRPr="008303F5">
              <w:rPr>
                <w:rStyle w:val="Hyperlink"/>
                <w:noProof/>
              </w:rPr>
              <w:t>Mediating Value Outcomes: turning application into value</w:t>
            </w:r>
            <w:r>
              <w:rPr>
                <w:noProof/>
                <w:webHidden/>
              </w:rPr>
              <w:tab/>
            </w:r>
            <w:r>
              <w:rPr>
                <w:noProof/>
                <w:webHidden/>
              </w:rPr>
              <w:fldChar w:fldCharType="begin"/>
            </w:r>
            <w:r>
              <w:rPr>
                <w:noProof/>
                <w:webHidden/>
              </w:rPr>
              <w:instrText xml:space="preserve"> PAGEREF _Toc231935262 \h </w:instrText>
            </w:r>
            <w:r>
              <w:rPr>
                <w:noProof/>
                <w:webHidden/>
              </w:rPr>
            </w:r>
            <w:r>
              <w:rPr>
                <w:noProof/>
                <w:webHidden/>
              </w:rPr>
              <w:fldChar w:fldCharType="separate"/>
            </w:r>
            <w:r>
              <w:rPr>
                <w:noProof/>
                <w:webHidden/>
              </w:rPr>
              <w:t>76</w:t>
            </w:r>
            <w:r>
              <w:rPr>
                <w:noProof/>
                <w:webHidden/>
              </w:rPr>
              <w:fldChar w:fldCharType="end"/>
            </w:r>
          </w:hyperlink>
        </w:p>
        <w:p w14:paraId="3FBD0B14" w14:textId="56BD8EA1" w:rsidR="00EB5DFF" w:rsidRDefault="00EB5DFF" w:rsidP="00EB5DFF">
          <w:r>
            <w:fldChar w:fldCharType="end"/>
          </w:r>
        </w:p>
      </w:sdtContent>
    </w:sdt>
    <w:p w14:paraId="525ECC0A" w14:textId="77777777" w:rsidR="00EB5DFF" w:rsidRDefault="00EB5DFF" w:rsidP="00EB5DFF">
      <w:pPr>
        <w:sectPr w:rsidR="00EB5DFF" w:rsidSect="00EB5DFF">
          <w:headerReference w:type="default" r:id="rId13"/>
          <w:footerReference w:type="default" r:id="rId14"/>
          <w:pgSz w:w="12240" w:h="15840"/>
          <w:pgMar w:top="1440" w:right="1440" w:bottom="1440" w:left="1440" w:header="720" w:footer="720" w:gutter="0"/>
          <w:pgNumType w:start="0"/>
          <w:cols w:space="708"/>
          <w:titlePg/>
        </w:sectPr>
      </w:pPr>
    </w:p>
    <w:p w14:paraId="19C68A4E" w14:textId="77777777" w:rsidR="00EB5DFF" w:rsidRDefault="00EB5DFF" w:rsidP="00EB5DFF">
      <w:pPr>
        <w:pStyle w:val="Heading1"/>
      </w:pPr>
      <w:bookmarkStart w:id="2" w:name="_Toc231935231"/>
      <w:r>
        <w:t xml:space="preserve">1.       </w:t>
      </w:r>
      <w:commentRangeStart w:id="3"/>
      <w:r>
        <w:t>Introduction</w:t>
      </w:r>
      <w:bookmarkEnd w:id="2"/>
      <w:commentRangeEnd w:id="3"/>
      <w:r>
        <w:rPr>
          <w:rStyle w:val="CommentReference"/>
          <w:sz w:val="22"/>
          <w:szCs w:val="22"/>
        </w:rPr>
        <w:commentReference w:id="3"/>
      </w:r>
    </w:p>
    <w:p w14:paraId="70B490AC" w14:textId="77777777" w:rsidR="00EB5DFF" w:rsidRDefault="00EB5DFF" w:rsidP="00EB5DFF">
      <w:r>
        <w:t xml:space="preserve">Generative Artificial Intelligence (GenAI) is often seen as the replacement for a vast array of knowledge jobs. </w:t>
      </w:r>
      <w:commentRangeStart w:id="4"/>
      <w:r>
        <w:t>Furthermore</w:t>
      </w:r>
      <w:commentRangeEnd w:id="4"/>
      <w:r>
        <w:rPr>
          <w:rStyle w:val="CommentReference"/>
          <w:sz w:val="22"/>
          <w:szCs w:val="22"/>
        </w:rPr>
        <w:commentReference w:id="4"/>
      </w:r>
      <w:r>
        <w:t xml:space="preserve">, marketing and sales might be the largest opportunity of all, representing about one-third of the expected market value of AI (Mayer et al., </w:t>
      </w:r>
      <w:commentRangeStart w:id="5"/>
      <w:r>
        <w:t>2025</w:t>
      </w:r>
      <w:commentRangeEnd w:id="5"/>
      <w:r>
        <w:rPr>
          <w:rStyle w:val="CommentReference"/>
          <w:sz w:val="22"/>
          <w:szCs w:val="22"/>
        </w:rPr>
        <w:commentReference w:id="5"/>
      </w:r>
      <w:r>
        <w:t>).</w:t>
      </w:r>
    </w:p>
    <w:p w14:paraId="5A1F1B7B" w14:textId="77777777" w:rsidR="00EB5DFF" w:rsidRDefault="00EB5DFF" w:rsidP="00EB5DFF">
      <w:r>
        <w:t xml:space="preserve">However, in marketing (and arguably in many other domains), AI still mainly serves as a question-and-answer machine, largely focusing on brainstorming and content generation, rather than a system that can really do the work or make a meaningful contribution to a vast amount of normal daily tasks (Brinker &amp; Riemersma, 2025). </w:t>
      </w:r>
    </w:p>
    <w:p w14:paraId="766E2768" w14:textId="77777777" w:rsidR="00EB5DFF" w:rsidRDefault="00EB5DFF" w:rsidP="00EB5DFF">
      <w:r w:rsidRPr="6E19D5D5">
        <w:rPr>
          <w:lang w:val="en-US"/>
        </w:rPr>
        <w:t>Recent and quickly evolving technologies provide AI with the relevant context and access to tools (</w:t>
      </w:r>
      <w:r w:rsidRPr="6E19D5D5">
        <w:rPr>
          <w:color w:val="222222"/>
          <w:highlight w:val="white"/>
          <w:lang w:val="en-US"/>
        </w:rPr>
        <w:t>Acharya et al., 2025)</w:t>
      </w:r>
      <w:r w:rsidRPr="6E19D5D5">
        <w:rPr>
          <w:lang w:val="en-US"/>
        </w:rPr>
        <w:t xml:space="preserve">, which should enable it to start making meaningful contributions to these daily tasks. These innovations have led to </w:t>
      </w:r>
      <w:commentRangeStart w:id="6"/>
      <w:r w:rsidRPr="6E19D5D5">
        <w:rPr>
          <w:lang w:val="en-US"/>
        </w:rPr>
        <w:t>agentic</w:t>
      </w:r>
      <w:commentRangeEnd w:id="6"/>
      <w:r w:rsidRPr="6E19D5D5">
        <w:rPr>
          <w:rStyle w:val="CommentReference"/>
          <w:sz w:val="22"/>
          <w:szCs w:val="22"/>
          <w:lang w:val="en-US"/>
        </w:rPr>
        <w:commentReference w:id="6"/>
      </w:r>
      <w:r w:rsidRPr="6E19D5D5">
        <w:rPr>
          <w:lang w:val="en-US"/>
        </w:rPr>
        <w:t xml:space="preserve"> AI, which Acharya et al. (2025) define as “autonomous AI systems that undertake to finish a set of complex tasks that span over long periods of time without human supervision” (p. 18913). These systems are capable of acting in a goal-oriented manner within a changing environment (Acharya et al., 2025) and might therefore be better suited for the execution of normal daily tasks of the marketer.</w:t>
      </w:r>
    </w:p>
    <w:p w14:paraId="7AEAA5EE" w14:textId="77777777" w:rsidR="00EB5DFF" w:rsidRDefault="00EB5DFF" w:rsidP="00EB5DFF">
      <w:r w:rsidRPr="6E19D5D5">
        <w:rPr>
          <w:lang w:val="en-US"/>
        </w:rPr>
        <w:t>We aim to explore the question</w:t>
      </w:r>
      <w:r w:rsidRPr="6E19D5D5">
        <w:rPr>
          <w:i/>
          <w:iCs/>
          <w:lang w:val="en-US"/>
        </w:rPr>
        <w:t xml:space="preserve"> “How do marketing managers create value with agentic </w:t>
      </w:r>
      <w:commentRangeStart w:id="7"/>
      <w:r w:rsidRPr="6E19D5D5">
        <w:rPr>
          <w:i/>
          <w:iCs/>
          <w:lang w:val="en-US"/>
        </w:rPr>
        <w:t>AI</w:t>
      </w:r>
      <w:commentRangeEnd w:id="7"/>
      <w:r w:rsidRPr="6E19D5D5">
        <w:rPr>
          <w:rStyle w:val="CommentReference"/>
          <w:i/>
          <w:iCs/>
          <w:sz w:val="22"/>
          <w:szCs w:val="22"/>
          <w:lang w:val="en-US"/>
        </w:rPr>
        <w:commentReference w:id="7"/>
      </w:r>
      <w:r w:rsidRPr="6E19D5D5">
        <w:rPr>
          <w:i/>
          <w:iCs/>
          <w:lang w:val="en-US"/>
        </w:rPr>
        <w:t>?”</w:t>
      </w:r>
      <w:r w:rsidRPr="6E19D5D5">
        <w:rPr>
          <w:b/>
          <w:bCs/>
          <w:lang w:val="en-US"/>
        </w:rPr>
        <w:t xml:space="preserve">  </w:t>
      </w:r>
      <w:r w:rsidRPr="6E19D5D5">
        <w:rPr>
          <w:lang w:val="en-US"/>
        </w:rPr>
        <w:t xml:space="preserve">The potential of agentic AI within the context of marketing is largely unexplored empirically in academic </w:t>
      </w:r>
      <w:commentRangeStart w:id="8"/>
      <w:r w:rsidRPr="6E19D5D5">
        <w:rPr>
          <w:lang w:val="en-US"/>
        </w:rPr>
        <w:t>literature</w:t>
      </w:r>
      <w:commentRangeEnd w:id="8"/>
      <w:r w:rsidRPr="6E19D5D5">
        <w:rPr>
          <w:rStyle w:val="CommentReference"/>
          <w:sz w:val="22"/>
          <w:szCs w:val="22"/>
          <w:lang w:val="en-US"/>
        </w:rPr>
        <w:commentReference w:id="8"/>
      </w:r>
      <w:r w:rsidRPr="6E19D5D5">
        <w:rPr>
          <w:lang w:val="en-US"/>
        </w:rPr>
        <w:t xml:space="preserve"> (Wahid et al., 2023; Grewal et al., 2025; Abou Elgheit, </w:t>
      </w:r>
      <w:commentRangeStart w:id="9"/>
      <w:r w:rsidRPr="6E19D5D5">
        <w:rPr>
          <w:lang w:val="en-US"/>
        </w:rPr>
        <w:t>2025</w:t>
      </w:r>
      <w:commentRangeEnd w:id="9"/>
      <w:r w:rsidRPr="6E19D5D5">
        <w:rPr>
          <w:rStyle w:val="CommentReference"/>
          <w:sz w:val="22"/>
          <w:szCs w:val="22"/>
          <w:lang w:val="en-US"/>
        </w:rPr>
        <w:commentReference w:id="9"/>
      </w:r>
      <w:r w:rsidRPr="6E19D5D5">
        <w:rPr>
          <w:lang w:val="en-US"/>
        </w:rPr>
        <w:t>). Many researchers are making calls for research regarding agentic AI within the marketing field (Kim, 2025) or for research with a wider scope that covers this scope (Mogaji &amp; Jain, 2024; Jain et al., 2024). To guide the research, the following sub questions are used:</w:t>
      </w:r>
    </w:p>
    <w:p w14:paraId="16ECA40F" w14:textId="77777777" w:rsidR="00EB5DFF" w:rsidRDefault="00EB5DFF" w:rsidP="00EB5DFF">
      <w:pPr>
        <w:numPr>
          <w:ilvl w:val="0"/>
          <w:numId w:val="3"/>
        </w:numPr>
      </w:pPr>
      <w:r w:rsidRPr="6E19D5D5">
        <w:rPr>
          <w:lang w:val="en-US"/>
        </w:rPr>
        <w:t>How do marketing manager</w:t>
      </w:r>
      <w:commentRangeStart w:id="10"/>
      <w:r w:rsidRPr="6E19D5D5">
        <w:rPr>
          <w:lang w:val="en-US"/>
        </w:rPr>
        <w:t>s identify and translate agentic</w:t>
      </w:r>
      <w:commentRangeEnd w:id="10"/>
      <w:r w:rsidRPr="6E19D5D5">
        <w:rPr>
          <w:rStyle w:val="CommentReference"/>
          <w:sz w:val="22"/>
          <w:szCs w:val="22"/>
          <w:lang w:val="en-US"/>
        </w:rPr>
        <w:commentReference w:id="10"/>
      </w:r>
      <w:r w:rsidRPr="6E19D5D5">
        <w:rPr>
          <w:lang w:val="en-US"/>
        </w:rPr>
        <w:t xml:space="preserve"> AI opportunities into value-creating implementations for marketing?</w:t>
      </w:r>
    </w:p>
    <w:p w14:paraId="0F5E8C06" w14:textId="77777777" w:rsidR="00EB5DFF" w:rsidRDefault="00EB5DFF" w:rsidP="00EB5DFF">
      <w:pPr>
        <w:numPr>
          <w:ilvl w:val="0"/>
          <w:numId w:val="3"/>
        </w:numPr>
      </w:pPr>
      <w:r w:rsidRPr="6E19D5D5">
        <w:rPr>
          <w:lang w:val="en-US"/>
        </w:rPr>
        <w:t xml:space="preserve">How do marketing managers </w:t>
      </w:r>
      <w:commentRangeStart w:id="11"/>
      <w:r w:rsidRPr="6E19D5D5">
        <w:rPr>
          <w:lang w:val="en-US"/>
        </w:rPr>
        <w:t xml:space="preserve">enable </w:t>
      </w:r>
      <w:commentRangeEnd w:id="11"/>
      <w:r w:rsidRPr="6E19D5D5">
        <w:rPr>
          <w:rStyle w:val="CommentReference"/>
          <w:sz w:val="22"/>
          <w:szCs w:val="22"/>
          <w:lang w:val="en-US"/>
        </w:rPr>
        <w:commentReference w:id="11"/>
      </w:r>
      <w:r w:rsidRPr="6E19D5D5">
        <w:rPr>
          <w:lang w:val="en-US"/>
        </w:rPr>
        <w:t>adoption of agentic AI solutions?</w:t>
      </w:r>
    </w:p>
    <w:p w14:paraId="392E7AFA" w14:textId="77777777" w:rsidR="00EB5DFF" w:rsidRDefault="00EB5DFF" w:rsidP="00EB5DFF">
      <w:pPr>
        <w:numPr>
          <w:ilvl w:val="0"/>
          <w:numId w:val="3"/>
        </w:numPr>
      </w:pPr>
      <w:r w:rsidRPr="6E19D5D5">
        <w:rPr>
          <w:lang w:val="en-US"/>
        </w:rPr>
        <w:t xml:space="preserve">How do marketing managers navigate obstacles and risks in the process of creating value through agentic </w:t>
      </w:r>
      <w:commentRangeStart w:id="12"/>
      <w:commentRangeStart w:id="13"/>
      <w:commentRangeStart w:id="14"/>
      <w:r w:rsidRPr="6E19D5D5">
        <w:rPr>
          <w:lang w:val="en-US"/>
        </w:rPr>
        <w:t>AI</w:t>
      </w:r>
      <w:commentRangeEnd w:id="12"/>
      <w:r w:rsidRPr="6E19D5D5">
        <w:rPr>
          <w:rStyle w:val="CommentReference"/>
          <w:sz w:val="22"/>
          <w:szCs w:val="22"/>
          <w:lang w:val="en-US"/>
        </w:rPr>
        <w:commentReference w:id="12"/>
      </w:r>
      <w:commentRangeEnd w:id="13"/>
      <w:r w:rsidRPr="6E19D5D5">
        <w:rPr>
          <w:rStyle w:val="CommentReference"/>
          <w:sz w:val="22"/>
          <w:szCs w:val="22"/>
          <w:lang w:val="en-US"/>
        </w:rPr>
        <w:commentReference w:id="13"/>
      </w:r>
      <w:commentRangeEnd w:id="14"/>
      <w:r w:rsidRPr="6E19D5D5">
        <w:rPr>
          <w:rStyle w:val="CommentReference"/>
          <w:sz w:val="22"/>
          <w:szCs w:val="22"/>
          <w:lang w:val="en-US"/>
        </w:rPr>
        <w:commentReference w:id="14"/>
      </w:r>
      <w:r w:rsidRPr="6E19D5D5">
        <w:rPr>
          <w:lang w:val="en-US"/>
        </w:rPr>
        <w:t>?</w:t>
      </w:r>
    </w:p>
    <w:p w14:paraId="47309685" w14:textId="77777777" w:rsidR="00EB5DFF" w:rsidRDefault="00EB5DFF" w:rsidP="00EB5DFF">
      <w:commentRangeStart w:id="15"/>
      <w:r w:rsidRPr="6E19D5D5">
        <w:rPr>
          <w:lang w:val="en-US"/>
        </w:rPr>
        <w:t xml:space="preserve">By focusing specifically on agentic AI systems, this research seeks to move beyond the frequent focus on Generative AI and specific associated tasks (e.g., content </w:t>
      </w:r>
      <w:commentRangeStart w:id="16"/>
      <w:commentRangeStart w:id="17"/>
      <w:commentRangeStart w:id="18"/>
      <w:r w:rsidRPr="6E19D5D5">
        <w:rPr>
          <w:lang w:val="en-US"/>
        </w:rPr>
        <w:t>generation</w:t>
      </w:r>
      <w:commentRangeEnd w:id="16"/>
      <w:r w:rsidRPr="6E19D5D5">
        <w:rPr>
          <w:rStyle w:val="CommentReference"/>
          <w:sz w:val="22"/>
          <w:szCs w:val="22"/>
          <w:lang w:val="en-US"/>
        </w:rPr>
        <w:commentReference w:id="16"/>
      </w:r>
      <w:commentRangeEnd w:id="17"/>
      <w:r w:rsidRPr="6E19D5D5">
        <w:rPr>
          <w:rStyle w:val="CommentReference"/>
          <w:sz w:val="22"/>
          <w:szCs w:val="22"/>
          <w:lang w:val="en-US"/>
        </w:rPr>
        <w:commentReference w:id="17"/>
      </w:r>
      <w:commentRangeEnd w:id="18"/>
      <w:r w:rsidRPr="6E19D5D5">
        <w:rPr>
          <w:rStyle w:val="CommentReference"/>
          <w:sz w:val="22"/>
          <w:szCs w:val="22"/>
          <w:lang w:val="en-US"/>
        </w:rPr>
        <w:commentReference w:id="18"/>
      </w:r>
      <w:ins w:id="19" w:author="Stefanie B." w:date="2026-01-20T11:40:00Z" w16du:dateUtc="2026-01-20T11:40:00Z">
        <w:r w:rsidRPr="6E19D5D5">
          <w:rPr>
            <w:lang w:val="en-US"/>
          </w:rPr>
          <w:t>)</w:t>
        </w:r>
      </w:ins>
      <w:r w:rsidRPr="6E19D5D5">
        <w:rPr>
          <w:lang w:val="en-US"/>
        </w:rPr>
        <w:t xml:space="preserve"> to examine the broader spectrum of value creation related to the emerging, and more complex, technology of Agentic AI</w:t>
      </w:r>
      <w:commentRangeEnd w:id="15"/>
      <w:r w:rsidRPr="6E19D5D5">
        <w:rPr>
          <w:rStyle w:val="CommentReference"/>
          <w:sz w:val="22"/>
          <w:szCs w:val="22"/>
          <w:lang w:val="en-US"/>
        </w:rPr>
        <w:commentReference w:id="15"/>
      </w:r>
      <w:r w:rsidRPr="6E19D5D5">
        <w:rPr>
          <w:lang w:val="en-US"/>
        </w:rPr>
        <w:t>. The question is deliberately exploratory in nature, acknowledging that the field is still emerging and that both theoretical understanding and practical guidance are largely underdeveloped but valuable to the field.</w:t>
      </w:r>
    </w:p>
    <w:p w14:paraId="2E0B5405" w14:textId="77777777" w:rsidR="00EB5DFF" w:rsidRDefault="00EB5DFF" w:rsidP="00EB5DFF">
      <w:r w:rsidRPr="6E19D5D5">
        <w:rPr>
          <w:lang w:val="en-US"/>
        </w:rPr>
        <w:t xml:space="preserve">Despite the significant attention paid to GenAI in both academic literature and practitioner </w:t>
      </w:r>
      <w:commentRangeStart w:id="20"/>
      <w:r w:rsidRPr="6E19D5D5">
        <w:rPr>
          <w:lang w:val="en-US"/>
        </w:rPr>
        <w:t>discourse</w:t>
      </w:r>
      <w:commentRangeEnd w:id="20"/>
      <w:r w:rsidRPr="6E19D5D5">
        <w:rPr>
          <w:rStyle w:val="CommentReference"/>
          <w:sz w:val="22"/>
          <w:szCs w:val="22"/>
          <w:lang w:val="en-US"/>
        </w:rPr>
        <w:commentReference w:id="20"/>
      </w:r>
      <w:r w:rsidRPr="6E19D5D5">
        <w:rPr>
          <w:lang w:val="en-US"/>
        </w:rPr>
        <w:t xml:space="preserve">, a critical gap exists in understanding how marketing managers can systematically leverage GenAI to create value beyond content generation. The academic literature has not yet adequately explored the applications of agentic AI systems in marketing contexts, particularly regarding their integration into daily marketing operations and their potential to transform core marketing </w:t>
      </w:r>
      <w:commentRangeStart w:id="21"/>
      <w:r w:rsidRPr="6E19D5D5">
        <w:rPr>
          <w:lang w:val="en-US"/>
        </w:rPr>
        <w:t>processes</w:t>
      </w:r>
      <w:commentRangeEnd w:id="21"/>
      <w:r w:rsidRPr="6E19D5D5">
        <w:rPr>
          <w:rStyle w:val="CommentReference"/>
          <w:sz w:val="22"/>
          <w:szCs w:val="22"/>
          <w:lang w:val="en-US"/>
        </w:rPr>
        <w:commentReference w:id="21"/>
      </w:r>
      <w:r w:rsidRPr="6E19D5D5">
        <w:rPr>
          <w:lang w:val="en-US"/>
        </w:rPr>
        <w:t>.</w:t>
      </w:r>
    </w:p>
    <w:p w14:paraId="03A30648" w14:textId="77777777" w:rsidR="00EB5DFF" w:rsidRDefault="00EB5DFF" w:rsidP="00EB5DFF">
      <w:r w:rsidRPr="6E19D5D5">
        <w:rPr>
          <w:lang w:val="en-US"/>
        </w:rPr>
        <w:t xml:space="preserve">This gap is particularly significant given the rapid evolution of AI technologies. Marketing managers face the challenge of navigating an increasingly complex landscape of AI capabilities without clear frameworks or empirical evidence to guide their decision-making. </w:t>
      </w:r>
    </w:p>
    <w:p w14:paraId="2034B00E" w14:textId="77777777" w:rsidR="00EB5DFF" w:rsidRDefault="00EB5DFF" w:rsidP="00EB5DFF">
      <w:r w:rsidRPr="6E19D5D5">
        <w:rPr>
          <w:lang w:val="en-US"/>
        </w:rPr>
        <w:t>Furthermore, the existing literature on digital transformation, while valuable, does not fully account for the unique characteristics of GenAI and agentic. In many ways, the rollout of AI represents a new wave of digital transformation (Holmström, 2022), yet the dynamic and rapidly evolving nature of GenAI technologies requires fresh perspectives and frameworks tailored to this specific technological context.</w:t>
      </w:r>
    </w:p>
    <w:p w14:paraId="2052CFE5" w14:textId="77777777" w:rsidR="00EB5DFF" w:rsidRDefault="00EB5DFF" w:rsidP="00EB5DFF">
      <w:commentRangeStart w:id="22"/>
      <w:r w:rsidRPr="6E19D5D5">
        <w:rPr>
          <w:lang w:val="en-US"/>
        </w:rPr>
        <w:t>This research makes several important contributions to both academic knowledge and management practice.</w:t>
      </w:r>
    </w:p>
    <w:p w14:paraId="23FE509F" w14:textId="77777777" w:rsidR="00EB5DFF" w:rsidRDefault="00EB5DFF" w:rsidP="00EB5DFF">
      <w:r>
        <w:t xml:space="preserve">Academic contributions include: </w:t>
      </w:r>
    </w:p>
    <w:p w14:paraId="6E67A1BA" w14:textId="77777777" w:rsidR="00EB5DFF" w:rsidRDefault="00EB5DFF" w:rsidP="00EB5DFF">
      <w:pPr>
        <w:numPr>
          <w:ilvl w:val="0"/>
          <w:numId w:val="1"/>
        </w:numPr>
      </w:pPr>
      <w:r>
        <w:t>Addressing the gap in literature regarding GenAI applications in marketing beyond content generation</w:t>
      </w:r>
    </w:p>
    <w:p w14:paraId="18B43EBB" w14:textId="77777777" w:rsidR="00EB5DFF" w:rsidRDefault="00EB5DFF" w:rsidP="00EB5DFF">
      <w:pPr>
        <w:numPr>
          <w:ilvl w:val="0"/>
          <w:numId w:val="1"/>
        </w:numPr>
      </w:pPr>
      <w:r w:rsidRPr="6E19D5D5">
        <w:rPr>
          <w:lang w:val="en-US"/>
        </w:rPr>
        <w:t xml:space="preserve">Providing empirical insights into the emerging domain of agentic AI systems in marketing contexts </w:t>
      </w:r>
    </w:p>
    <w:p w14:paraId="55D73D9C" w14:textId="77777777" w:rsidR="00EB5DFF" w:rsidRDefault="00EB5DFF" w:rsidP="00EB5DFF">
      <w:pPr>
        <w:numPr>
          <w:ilvl w:val="0"/>
          <w:numId w:val="1"/>
        </w:numPr>
      </w:pPr>
      <w:r>
        <w:t>Contributing to the broader discourse on digital transformation by examining a new technological wave</w:t>
      </w:r>
    </w:p>
    <w:p w14:paraId="3D6373EC" w14:textId="77777777" w:rsidR="00EB5DFF" w:rsidRDefault="00EB5DFF" w:rsidP="00EB5DFF">
      <w:r>
        <w:t>Practical contributions include:</w:t>
      </w:r>
    </w:p>
    <w:p w14:paraId="2B62EDF1" w14:textId="77777777" w:rsidR="00EB5DFF" w:rsidRDefault="00EB5DFF" w:rsidP="00EB5DFF">
      <w:pPr>
        <w:numPr>
          <w:ilvl w:val="0"/>
          <w:numId w:val="8"/>
        </w:numPr>
      </w:pPr>
      <w:r w:rsidRPr="6E19D5D5">
        <w:rPr>
          <w:lang w:val="en-US"/>
        </w:rPr>
        <w:t>Providing marketing managers with frameworks and insights to identify valuable GenAI opportunities</w:t>
      </w:r>
    </w:p>
    <w:p w14:paraId="0D4EFBCA" w14:textId="77777777" w:rsidR="00EB5DFF" w:rsidRDefault="00EB5DFF" w:rsidP="00EB5DFF">
      <w:pPr>
        <w:numPr>
          <w:ilvl w:val="0"/>
          <w:numId w:val="8"/>
        </w:numPr>
      </w:pPr>
      <w:r>
        <w:t>Offering guidance on best practices for implementing and scaling GenAI initiatives in marketing organizations</w:t>
      </w:r>
    </w:p>
    <w:p w14:paraId="2A1E2191" w14:textId="77777777" w:rsidR="00EB5DFF" w:rsidRDefault="00EB5DFF" w:rsidP="00EB5DFF">
      <w:pPr>
        <w:numPr>
          <w:ilvl w:val="0"/>
          <w:numId w:val="8"/>
        </w:numPr>
      </w:pPr>
      <w:r w:rsidRPr="6E19D5D5">
        <w:rPr>
          <w:lang w:val="en-US"/>
        </w:rPr>
        <w:t>Supporting more informed decision-making regarding marketing technology investments and organizational change</w:t>
      </w:r>
    </w:p>
    <w:p w14:paraId="60FA7F75" w14:textId="77777777" w:rsidR="00EB5DFF" w:rsidRDefault="00EB5DFF" w:rsidP="00EB5DFF">
      <w:pPr>
        <w:numPr>
          <w:ilvl w:val="0"/>
          <w:numId w:val="8"/>
        </w:numPr>
      </w:pPr>
      <w:r w:rsidRPr="6E19D5D5">
        <w:rPr>
          <w:lang w:val="en-US"/>
        </w:rPr>
        <w:t xml:space="preserve">Enabling marketing departments to operate more efficiently and create greater value through strategic GenAI </w:t>
      </w:r>
      <w:commentRangeStart w:id="23"/>
      <w:r w:rsidRPr="6E19D5D5">
        <w:rPr>
          <w:lang w:val="en-US"/>
        </w:rPr>
        <w:t>adoption</w:t>
      </w:r>
      <w:commentRangeEnd w:id="23"/>
      <w:r>
        <w:rPr>
          <w:rStyle w:val="CommentReference"/>
          <w:sz w:val="22"/>
          <w:szCs w:val="22"/>
        </w:rPr>
        <w:commentReference w:id="23"/>
      </w:r>
      <w:commentRangeEnd w:id="22"/>
      <w:r>
        <w:rPr>
          <w:rStyle w:val="CommentReference"/>
          <w:sz w:val="22"/>
          <w:szCs w:val="22"/>
        </w:rPr>
        <w:commentReference w:id="22"/>
      </w:r>
    </w:p>
    <w:p w14:paraId="04F885CC" w14:textId="77777777" w:rsidR="00EB5DFF" w:rsidRDefault="00EB5DFF" w:rsidP="6E19D5D5">
      <w:pPr>
        <w:rPr>
          <w:lang w:val="en-US"/>
        </w:rPr>
      </w:pPr>
      <w:r w:rsidRPr="6E19D5D5">
        <w:rPr>
          <w:lang w:val="en-US"/>
        </w:rPr>
        <w:t xml:space="preserve">This document is structured in the following way: First, an overview of the current state of literature is provided, including calls for research within this domain. Then we provide an overview of our methods and present our findings. Afterwards, the findings are compared to literature, </w:t>
      </w:r>
      <w:commentRangeStart w:id="24"/>
      <w:r w:rsidRPr="6E19D5D5">
        <w:rPr>
          <w:lang w:val="en-US"/>
        </w:rPr>
        <w:t>practical implications are derived</w:t>
      </w:r>
      <w:commentRangeEnd w:id="24"/>
      <w:r w:rsidRPr="6E19D5D5">
        <w:rPr>
          <w:rStyle w:val="CommentReference"/>
          <w:sz w:val="22"/>
          <w:szCs w:val="22"/>
          <w:lang w:val="en-US"/>
        </w:rPr>
        <w:commentReference w:id="24"/>
      </w:r>
      <w:r w:rsidRPr="6E19D5D5">
        <w:rPr>
          <w:lang w:val="en-US"/>
        </w:rPr>
        <w:t>, limitations are discussed, and directions for further research are provided. Lastly, a conclusion is provided containing the main points.</w:t>
      </w:r>
      <w:r w:rsidRPr="6E19D5D5">
        <w:rPr>
          <w:lang w:val="en-US"/>
        </w:rPr>
        <w:br w:type="page"/>
      </w:r>
    </w:p>
    <w:p w14:paraId="4D3191DD" w14:textId="5327F60D" w:rsidR="00EB5DFF" w:rsidRDefault="00EB5DFF" w:rsidP="00EB5DFF">
      <w:pPr>
        <w:pStyle w:val="Heading1"/>
      </w:pPr>
      <w:bookmarkStart w:id="25" w:name="_Toc231935232"/>
      <w:r>
        <w:t xml:space="preserve">2. </w:t>
      </w:r>
      <w:r>
        <w:tab/>
        <w:t>Literature Review</w:t>
      </w:r>
      <w:bookmarkEnd w:id="25"/>
    </w:p>
    <w:p w14:paraId="01B5B251" w14:textId="77777777" w:rsidR="00EB5DFF" w:rsidRPr="00C01920" w:rsidRDefault="00EB5DFF" w:rsidP="00EB5DFF">
      <w:pPr>
        <w:pStyle w:val="Heading2"/>
        <w:rPr>
          <w:b w:val="0"/>
          <w:bCs w:val="0"/>
          <w:i/>
          <w:iCs/>
        </w:rPr>
      </w:pPr>
      <w:bookmarkStart w:id="26" w:name="_Toc231935233"/>
      <w:r>
        <w:t xml:space="preserve">2.1. </w:t>
      </w:r>
      <w:r>
        <w:tab/>
        <w:t>The historical development of AI</w:t>
      </w:r>
      <w:bookmarkEnd w:id="26"/>
    </w:p>
    <w:p w14:paraId="32867789" w14:textId="77777777" w:rsidR="00EB5DFF" w:rsidRDefault="00EB5DFF" w:rsidP="00EB5DFF">
      <w:r w:rsidRPr="6E19D5D5">
        <w:rPr>
          <w:lang w:val="en-US"/>
        </w:rPr>
        <w:t xml:space="preserve">The term Artificial Intelligence (AI) has been around since the 1950s to describe “intelligent </w:t>
      </w:r>
      <w:commentRangeStart w:id="27"/>
      <w:r w:rsidRPr="6E19D5D5">
        <w:rPr>
          <w:lang w:val="en-US"/>
        </w:rPr>
        <w:t>machines</w:t>
      </w:r>
      <w:commentRangeEnd w:id="27"/>
      <w:r w:rsidRPr="6E19D5D5">
        <w:rPr>
          <w:rStyle w:val="CommentReference"/>
          <w:sz w:val="22"/>
          <w:szCs w:val="22"/>
          <w:lang w:val="en-US"/>
        </w:rPr>
        <w:commentReference w:id="27"/>
      </w:r>
      <w:r w:rsidRPr="6E19D5D5">
        <w:rPr>
          <w:lang w:val="en-US"/>
        </w:rPr>
        <w:t>”, it is often associated with systems that perform tasks that are typically associated with human cognition (Xu et al., 2021). AI can be broadly categorized into two categories:</w:t>
      </w:r>
    </w:p>
    <w:p w14:paraId="6BA49FC1" w14:textId="77777777" w:rsidR="00EB5DFF" w:rsidRDefault="00EB5DFF" w:rsidP="00EB5DFF">
      <w:pPr>
        <w:numPr>
          <w:ilvl w:val="0"/>
          <w:numId w:val="2"/>
        </w:numPr>
      </w:pPr>
      <w:r w:rsidRPr="6E19D5D5">
        <w:rPr>
          <w:lang w:val="en-US"/>
        </w:rPr>
        <w:t>Expert systems: Where rules and heuristics written by humans define the output of the system (</w:t>
      </w:r>
      <w:r w:rsidRPr="6E19D5D5">
        <w:rPr>
          <w:highlight w:val="white"/>
          <w:lang w:val="en-US"/>
        </w:rPr>
        <w:t>Kastner &amp; Hong, 1984)</w:t>
      </w:r>
      <w:r w:rsidRPr="6E19D5D5">
        <w:rPr>
          <w:lang w:val="en-US"/>
        </w:rPr>
        <w:t>. An example of this can be seen in early games where playing against the computer was noted as playing against the AI</w:t>
      </w:r>
      <w:commentRangeStart w:id="28"/>
      <w:r w:rsidRPr="6E19D5D5">
        <w:rPr>
          <w:lang w:val="en-US"/>
        </w:rPr>
        <w:t>.</w:t>
      </w:r>
      <w:commentRangeEnd w:id="28"/>
      <w:r>
        <w:rPr>
          <w:rStyle w:val="CommentReference"/>
          <w:sz w:val="22"/>
          <w:szCs w:val="22"/>
        </w:rPr>
        <w:commentReference w:id="28"/>
      </w:r>
    </w:p>
    <w:p w14:paraId="2591AFEB" w14:textId="77777777" w:rsidR="00EB5DFF" w:rsidRDefault="00EB5DFF" w:rsidP="00EB5DFF">
      <w:pPr>
        <w:numPr>
          <w:ilvl w:val="0"/>
          <w:numId w:val="2"/>
        </w:numPr>
      </w:pPr>
      <w:r>
        <w:t>Machine learning: Where data is used to train a model (</w:t>
      </w:r>
      <w:r>
        <w:rPr>
          <w:highlight w:val="white"/>
        </w:rPr>
        <w:t>Shinde &amp; Shah, 2018)</w:t>
      </w:r>
      <w:r>
        <w:t>.</w:t>
      </w:r>
    </w:p>
    <w:p w14:paraId="61168723" w14:textId="77777777" w:rsidR="00EB5DFF" w:rsidRDefault="00EB5DFF" w:rsidP="00EB5DFF">
      <w:r w:rsidRPr="6E19D5D5">
        <w:rPr>
          <w:lang w:val="en-US"/>
        </w:rPr>
        <w:t xml:space="preserve">Both expert systems and machine-learning methods have been applied in marketing decision-making for decades. Earlier expert systems were developed to support managerial decisions through data, models, rules, and analytical tools (Little, 1979; Mitchell et al., 1991). In contemporary marketing practice, the rule-based logic of expert systems is especially visible in marketing automation systems, where marketers define parameters, heuristics, lead-scoring rules, behavioral triggers, and customer segments to automate or personalize marketing actions such as email campaigns, content delivery, and sales-lead </w:t>
      </w:r>
      <w:commentRangeStart w:id="29"/>
      <w:r w:rsidRPr="6E19D5D5">
        <w:rPr>
          <w:lang w:val="en-US"/>
        </w:rPr>
        <w:t>qualification</w:t>
      </w:r>
      <w:commentRangeEnd w:id="29"/>
      <w:r w:rsidRPr="6E19D5D5">
        <w:rPr>
          <w:rStyle w:val="CommentReference"/>
          <w:sz w:val="22"/>
          <w:szCs w:val="22"/>
          <w:lang w:val="en-US"/>
        </w:rPr>
        <w:commentReference w:id="29"/>
      </w:r>
      <w:r w:rsidRPr="6E19D5D5">
        <w:rPr>
          <w:lang w:val="en-US"/>
        </w:rPr>
        <w:t xml:space="preserve"> (Heimbach et al., 2015; Järvinen &amp; Taiminen, 2016; Guercini, 2022; Guercini, 2023). </w:t>
      </w:r>
    </w:p>
    <w:p w14:paraId="384B2F78" w14:textId="77777777" w:rsidR="00EB5DFF" w:rsidRDefault="00EB5DFF" w:rsidP="00EB5DFF">
      <w:r w:rsidRPr="6E19D5D5">
        <w:rPr>
          <w:lang w:val="en-US"/>
        </w:rPr>
        <w:t xml:space="preserve">Machine learning is also widely used in marketing, particularly for customer segmentation, forecasting, recommender systems, consumer-behavior prediction, and content analysis (Duarte et al., </w:t>
      </w:r>
      <w:commentRangeStart w:id="30"/>
      <w:commentRangeStart w:id="31"/>
      <w:commentRangeStart w:id="32"/>
      <w:r w:rsidRPr="6E19D5D5">
        <w:rPr>
          <w:lang w:val="en-US"/>
        </w:rPr>
        <w:t>2022</w:t>
      </w:r>
      <w:commentRangeEnd w:id="30"/>
      <w:r w:rsidRPr="6E19D5D5">
        <w:rPr>
          <w:rStyle w:val="CommentReference"/>
          <w:sz w:val="22"/>
          <w:szCs w:val="22"/>
          <w:lang w:val="en-US"/>
        </w:rPr>
        <w:commentReference w:id="30"/>
      </w:r>
      <w:commentRangeEnd w:id="31"/>
      <w:r w:rsidRPr="6E19D5D5">
        <w:rPr>
          <w:rStyle w:val="CommentReference"/>
          <w:sz w:val="22"/>
          <w:szCs w:val="22"/>
          <w:lang w:val="en-US"/>
        </w:rPr>
        <w:commentReference w:id="31"/>
      </w:r>
      <w:commentRangeEnd w:id="32"/>
      <w:r w:rsidRPr="6E19D5D5">
        <w:rPr>
          <w:rStyle w:val="CommentReference"/>
          <w:sz w:val="22"/>
          <w:szCs w:val="22"/>
          <w:lang w:val="en-US"/>
        </w:rPr>
        <w:commentReference w:id="32"/>
      </w:r>
      <w:r w:rsidRPr="6E19D5D5">
        <w:rPr>
          <w:lang w:val="en-US"/>
        </w:rPr>
        <w:t xml:space="preserve">). Specific applications include online A/B testing and conversion optimization (Kohavi et al., 2009), product recommendation systems in e-commerce (Schafer et al., 2001), and customer lifetime value modeling, where predicted future customer value can be compared with acquisition and retention costs to support marketing investment decisions (Gupta et al., 2004; Bauer &amp; Jannach, 2021). </w:t>
      </w:r>
    </w:p>
    <w:p w14:paraId="3768DBB2" w14:textId="72DA49AA" w:rsidR="00EB5DFF" w:rsidRDefault="00EB5DFF" w:rsidP="00EB5DFF">
      <w:r>
        <w:t xml:space="preserve">Deep learning is a specific form of machine learning that uses neural networks consisting of multiple </w:t>
      </w:r>
      <w:commentRangeStart w:id="33"/>
      <w:r>
        <w:t>layers</w:t>
      </w:r>
      <w:commentRangeEnd w:id="33"/>
      <w:r>
        <w:rPr>
          <w:rStyle w:val="CommentReference"/>
          <w:sz w:val="22"/>
          <w:szCs w:val="22"/>
        </w:rPr>
        <w:commentReference w:id="33"/>
      </w:r>
      <w:r>
        <w:t xml:space="preserve"> (</w:t>
      </w:r>
      <w:r>
        <w:rPr>
          <w:highlight w:val="white"/>
          <w:lang w:val="en-US"/>
        </w:rPr>
        <w:t>LeCun</w:t>
      </w:r>
      <w:r>
        <w:rPr>
          <w:lang w:val="en-US"/>
        </w:rPr>
        <w:t xml:space="preserve"> et al., 2015)</w:t>
      </w:r>
      <w:r>
        <w:t>. This approach became more prevalent after the groundbreaking performance of A</w:t>
      </w:r>
      <w:commentRangeStart w:id="34"/>
      <w:r>
        <w:t xml:space="preserve">lexNet (Krizhevsky et al., 2012) within the domain of image </w:t>
      </w:r>
      <w:r w:rsidR="077904E9">
        <w:t>recognition</w:t>
      </w:r>
      <w:commentRangeEnd w:id="34"/>
      <w:r>
        <w:rPr>
          <w:rStyle w:val="CommentReference"/>
          <w:sz w:val="22"/>
          <w:szCs w:val="22"/>
        </w:rPr>
        <w:commentReference w:id="34"/>
      </w:r>
      <w:r w:rsidR="077904E9">
        <w:t xml:space="preserve">. </w:t>
      </w:r>
      <w:r>
        <w:t xml:space="preserve"> Probably the best-known early applications of deep learning in marketing revolve around </w:t>
      </w:r>
      <w:commentRangeStart w:id="35"/>
      <w:r>
        <w:t>chatbots</w:t>
      </w:r>
      <w:commentRangeEnd w:id="35"/>
      <w:r>
        <w:rPr>
          <w:rStyle w:val="CommentReference"/>
          <w:sz w:val="22"/>
          <w:szCs w:val="22"/>
        </w:rPr>
        <w:commentReference w:id="35"/>
      </w:r>
      <w:r>
        <w:t xml:space="preserve">. After </w:t>
      </w:r>
      <w:commentRangeStart w:id="36"/>
      <w:commentRangeStart w:id="37"/>
      <w:commentRangeStart w:id="38"/>
      <w:r>
        <w:t>word2vec</w:t>
      </w:r>
      <w:commentRangeEnd w:id="36"/>
      <w:r>
        <w:rPr>
          <w:rStyle w:val="CommentReference"/>
          <w:sz w:val="22"/>
          <w:szCs w:val="22"/>
        </w:rPr>
        <w:commentReference w:id="36"/>
      </w:r>
      <w:commentRangeEnd w:id="37"/>
      <w:r>
        <w:rPr>
          <w:rStyle w:val="CommentReference"/>
          <w:sz w:val="22"/>
          <w:szCs w:val="22"/>
        </w:rPr>
        <w:commentReference w:id="37"/>
      </w:r>
      <w:commentRangeEnd w:id="38"/>
      <w:r>
        <w:rPr>
          <w:rStyle w:val="CommentReference"/>
          <w:sz w:val="22"/>
          <w:szCs w:val="22"/>
        </w:rPr>
        <w:commentReference w:id="38"/>
      </w:r>
      <w:r>
        <w:t xml:space="preserve"> (Mikolov et al., 2013), which gave a numerical representation of words, it became possible to match user questions to question-and-answer sets that were explicitly collected. This gave rise to early chatbots, which could answer well-documented</w:t>
      </w:r>
      <w:commentRangeStart w:id="39"/>
      <w:r>
        <w:t xml:space="preserve"> </w:t>
      </w:r>
      <w:commentRangeEnd w:id="39"/>
      <w:r>
        <w:rPr>
          <w:rStyle w:val="CommentReference"/>
          <w:sz w:val="22"/>
          <w:szCs w:val="22"/>
        </w:rPr>
        <w:commentReference w:id="39"/>
      </w:r>
      <w:r>
        <w:t>questions (</w:t>
      </w:r>
      <w:r>
        <w:rPr>
          <w:highlight w:val="white"/>
        </w:rPr>
        <w:t>Dutta et al., 2021)</w:t>
      </w:r>
      <w:r>
        <w:t>.</w:t>
      </w:r>
    </w:p>
    <w:p w14:paraId="4CC111FB" w14:textId="77777777" w:rsidR="00EB5DFF" w:rsidRDefault="00EB5DFF" w:rsidP="00EB5DFF">
      <w:pPr>
        <w:pStyle w:val="Heading3"/>
      </w:pPr>
      <w:r w:rsidRPr="6E19D5D5">
        <w:rPr>
          <w:lang w:val="en-US"/>
        </w:rPr>
        <w:t>2.1.1.</w:t>
      </w:r>
      <w:r>
        <w:tab/>
      </w:r>
      <w:r w:rsidRPr="6E19D5D5">
        <w:rPr>
          <w:lang w:val="en-US"/>
        </w:rPr>
        <w:t>The Rise of the LLM</w:t>
      </w:r>
    </w:p>
    <w:p w14:paraId="25DBAD9E" w14:textId="77777777" w:rsidR="00EB5DFF" w:rsidRDefault="00EB5DFF" w:rsidP="00EB5DFF">
      <w:pPr>
        <w:rPr>
          <w:del w:id="40" w:author="Stefanie B." w:date="2026-05-11T12:43:00Z" w16du:dateUtc="2026-05-11T12:43:00Z"/>
        </w:rPr>
      </w:pPr>
      <w:r w:rsidRPr="6E19D5D5">
        <w:rPr>
          <w:lang w:val="en-US"/>
        </w:rPr>
        <w:t xml:space="preserve">But the real breakthrough came with the paper “Attention is All You Need” (Vaswani et al., 2017), which introduced the Transformer model a new technique that made AI much better at analyzing text. The later term GPT is a technically descriptive name; it stands for generative pretrained transformer (Radford et al., </w:t>
      </w:r>
      <w:commentRangeStart w:id="41"/>
      <w:commentRangeStart w:id="42"/>
      <w:r w:rsidRPr="6E19D5D5">
        <w:rPr>
          <w:lang w:val="en-US"/>
        </w:rPr>
        <w:t>2018</w:t>
      </w:r>
      <w:commentRangeEnd w:id="42"/>
      <w:r w:rsidRPr="6E19D5D5">
        <w:rPr>
          <w:rStyle w:val="CommentReference"/>
          <w:sz w:val="22"/>
          <w:szCs w:val="22"/>
          <w:lang w:val="en-US"/>
        </w:rPr>
        <w:commentReference w:id="42"/>
      </w:r>
      <w:commentRangeEnd w:id="41"/>
      <w:r w:rsidRPr="6E19D5D5">
        <w:rPr>
          <w:rStyle w:val="CommentReference"/>
          <w:sz w:val="22"/>
          <w:szCs w:val="22"/>
          <w:lang w:val="en-US"/>
        </w:rPr>
        <w:commentReference w:id="41"/>
      </w:r>
      <w:r w:rsidRPr="6E19D5D5">
        <w:rPr>
          <w:lang w:val="en-US"/>
        </w:rPr>
        <w:t>) and refers to this technique. Training these systems became costly (</w:t>
      </w:r>
      <w:r w:rsidRPr="6E19D5D5">
        <w:rPr>
          <w:highlight w:val="white"/>
          <w:lang w:val="en-US"/>
        </w:rPr>
        <w:t>Cottier, 2024</w:t>
      </w:r>
      <w:r w:rsidRPr="6E19D5D5">
        <w:rPr>
          <w:lang w:val="en-US"/>
        </w:rPr>
        <w:t>) and pretrained models became more prevalent. One of the best-known models from before ChatGPT was BERT in 2018 (Devlin et al., 2019), this model was often applied to categorize text or apply sentiment analysis (</w:t>
      </w:r>
      <w:r w:rsidRPr="6E19D5D5">
        <w:rPr>
          <w:highlight w:val="white"/>
          <w:lang w:val="en-US"/>
        </w:rPr>
        <w:t>Li et al., 2025</w:t>
      </w:r>
      <w:r w:rsidRPr="6E19D5D5">
        <w:rPr>
          <w:lang w:val="en-US"/>
        </w:rPr>
        <w:t>). Within the realm of marketing, this was highly valuable to analyze customer support conversations or product reviews.</w:t>
      </w:r>
      <w:ins w:id="43" w:author="Stefanie B." w:date="2026-05-11T12:43:00Z" w16du:dateUtc="2026-05-11T12:43:00Z">
        <w:r w:rsidRPr="6E19D5D5">
          <w:rPr>
            <w:lang w:val="en-US"/>
          </w:rPr>
          <w:t xml:space="preserve"> </w:t>
        </w:r>
      </w:ins>
    </w:p>
    <w:p w14:paraId="358A7DC6" w14:textId="38686D77" w:rsidR="00EB5DFF" w:rsidRDefault="00EB5DFF" w:rsidP="00EB5DFF">
      <w:r>
        <w:t xml:space="preserve">At the same time, OpenAI worked toward increasingly larger models, starting with GPT-1 (Radford et al., 2018) and becoming widely known with GPT3 (Brown et al., 2020) and ChatGPT (OpenAI, 2022). </w:t>
      </w:r>
    </w:p>
    <w:p w14:paraId="590FB597" w14:textId="394174D6" w:rsidR="00EB5DFF" w:rsidRDefault="00EB5DFF" w:rsidP="00EB5DFF">
      <w:r w:rsidRPr="6E19D5D5">
        <w:rPr>
          <w:lang w:val="en-US"/>
        </w:rPr>
        <w:t>Models had become generally applicable and can therefore be trained before deciding on a specific application, hence the term “pretrained”. The pretrained nature drastically changes the economic model (</w:t>
      </w:r>
      <w:r w:rsidRPr="6E19D5D5">
        <w:rPr>
          <w:highlight w:val="white"/>
          <w:lang w:val="en-US"/>
        </w:rPr>
        <w:t>Burkhardt &amp; Rieder, 2024)</w:t>
      </w:r>
      <w:r w:rsidRPr="6E19D5D5">
        <w:rPr>
          <w:lang w:val="en-US"/>
        </w:rPr>
        <w:t xml:space="preserve">. Rather than requiring vast amounts of data and having to recoup the cost of training, organizations can now directly start experimenting with the application of </w:t>
      </w:r>
      <w:commentRangeStart w:id="44"/>
      <w:r w:rsidRPr="6E19D5D5">
        <w:rPr>
          <w:lang w:val="en-US"/>
        </w:rPr>
        <w:t>models</w:t>
      </w:r>
      <w:commentRangeEnd w:id="44"/>
      <w:r w:rsidRPr="6E19D5D5">
        <w:rPr>
          <w:rStyle w:val="CommentReference"/>
          <w:sz w:val="22"/>
          <w:szCs w:val="22"/>
          <w:lang w:val="en-US"/>
        </w:rPr>
        <w:commentReference w:id="44"/>
      </w:r>
      <w:r w:rsidRPr="6E19D5D5">
        <w:rPr>
          <w:lang w:val="en-US"/>
        </w:rPr>
        <w:t xml:space="preserve"> (</w:t>
      </w:r>
      <w:r w:rsidRPr="6E19D5D5">
        <w:rPr>
          <w:highlight w:val="white"/>
          <w:lang w:val="en-US"/>
        </w:rPr>
        <w:t>Burkhardt &amp; Rieder, 2024)</w:t>
      </w:r>
      <w:r w:rsidRPr="6E19D5D5">
        <w:rPr>
          <w:lang w:val="en-US"/>
        </w:rPr>
        <w:t>. Using pretrained models shifts the costs from being up-front to usage-based costs, making AI much more applicable for, amongst others, small-scale use cases and quick experimentation (</w:t>
      </w:r>
      <w:r w:rsidRPr="6E19D5D5">
        <w:rPr>
          <w:highlight w:val="white"/>
          <w:lang w:val="en-US"/>
        </w:rPr>
        <w:t xml:space="preserve">Burkhardt &amp; Rieder, </w:t>
      </w:r>
      <w:commentRangeStart w:id="45"/>
      <w:r w:rsidRPr="6E19D5D5">
        <w:rPr>
          <w:highlight w:val="white"/>
          <w:lang w:val="en-US"/>
        </w:rPr>
        <w:t>2024</w:t>
      </w:r>
      <w:commentRangeEnd w:id="45"/>
      <w:r w:rsidRPr="6E19D5D5">
        <w:rPr>
          <w:rStyle w:val="CommentReference"/>
          <w:sz w:val="22"/>
          <w:szCs w:val="22"/>
          <w:highlight w:val="white"/>
          <w:lang w:val="en-US"/>
        </w:rPr>
        <w:commentReference w:id="45"/>
      </w:r>
      <w:r w:rsidRPr="6E19D5D5">
        <w:rPr>
          <w:highlight w:val="white"/>
          <w:lang w:val="en-US"/>
        </w:rPr>
        <w:t>)</w:t>
      </w:r>
      <w:r w:rsidRPr="6E19D5D5">
        <w:rPr>
          <w:lang w:val="en-US"/>
        </w:rPr>
        <w:t>.</w:t>
      </w:r>
    </w:p>
    <w:p w14:paraId="4AB639BF" w14:textId="77777777" w:rsidR="00EB5DFF" w:rsidRDefault="00EB5DFF" w:rsidP="00EB5DFF">
      <w:pPr>
        <w:rPr>
          <w:b/>
          <w:bCs/>
        </w:rPr>
      </w:pPr>
      <w:r>
        <w:t xml:space="preserve">Furthermore, while BERT focused on classification (Devlin et al., 2019), GPT focuses on generation; the ability to generate </w:t>
      </w:r>
      <w:commentRangeStart w:id="46"/>
      <w:r>
        <w:t xml:space="preserve">text </w:t>
      </w:r>
      <w:commentRangeEnd w:id="46"/>
      <w:r>
        <w:rPr>
          <w:rStyle w:val="CommentReference"/>
          <w:sz w:val="22"/>
          <w:szCs w:val="22"/>
        </w:rPr>
        <w:commentReference w:id="46"/>
      </w:r>
      <w:r>
        <w:t>makes the model more widely applicable since it is no longer scoped to one specific task (</w:t>
      </w:r>
      <w:r>
        <w:rPr>
          <w:highlight w:val="white"/>
        </w:rPr>
        <w:t>Burkhardt &amp; Rieder, 2024</w:t>
      </w:r>
      <w:r>
        <w:t>)</w:t>
      </w:r>
      <w:r>
        <w:rPr>
          <w:highlight w:val="white"/>
        </w:rPr>
        <w:t>.</w:t>
      </w:r>
    </w:p>
    <w:p w14:paraId="4BD230B3" w14:textId="77777777" w:rsidR="00EB5DFF" w:rsidRDefault="00EB5DFF" w:rsidP="00EB5DFF">
      <w:pPr>
        <w:pStyle w:val="Heading3"/>
      </w:pPr>
      <w:r w:rsidRPr="6E19D5D5">
        <w:rPr>
          <w:lang w:val="en-US"/>
        </w:rPr>
        <w:t>2.1.2.</w:t>
      </w:r>
      <w:r>
        <w:tab/>
      </w:r>
      <w:r w:rsidRPr="6E19D5D5">
        <w:rPr>
          <w:lang w:val="en-US"/>
        </w:rPr>
        <w:t>The impact of ChatGPT</w:t>
      </w:r>
    </w:p>
    <w:p w14:paraId="59A31479" w14:textId="77777777" w:rsidR="00EB5DFF" w:rsidRDefault="00EB5DFF" w:rsidP="00EB5DFF">
      <w:r w:rsidRPr="6E19D5D5">
        <w:rPr>
          <w:lang w:val="en-US"/>
        </w:rPr>
        <w:t xml:space="preserve">ChatGPT was the introduction of GenAI to the broader public as a simple question-and-answer machine (OpenAI, 2022). ChatGPT can generate text based on the user’s input; this, in addition to the earlier release of stable diffusion and other imaging models, made the public keenly aware of the potential for AI to answer questions and create content (Wahid et al., 2023). Marketers started using the image generation to make better briefings for the design department and used the text systems to write better copy, be a brainstorming partner for the creative process, and much more, all the while this is done more effectively (Wahid et al., 2023; Grewal et al., 2025; Abou Elgheit, </w:t>
      </w:r>
      <w:commentRangeStart w:id="47"/>
      <w:r w:rsidRPr="6E19D5D5">
        <w:rPr>
          <w:lang w:val="en-US"/>
        </w:rPr>
        <w:t>2025</w:t>
      </w:r>
      <w:commentRangeEnd w:id="47"/>
      <w:r w:rsidRPr="6E19D5D5">
        <w:rPr>
          <w:rStyle w:val="CommentReference"/>
          <w:sz w:val="22"/>
          <w:szCs w:val="22"/>
          <w:lang w:val="en-US"/>
        </w:rPr>
        <w:commentReference w:id="47"/>
      </w:r>
      <w:r w:rsidRPr="6E19D5D5">
        <w:rPr>
          <w:lang w:val="en-US"/>
        </w:rPr>
        <w:t xml:space="preserve">). </w:t>
      </w:r>
    </w:p>
    <w:p w14:paraId="605550CE" w14:textId="77777777" w:rsidR="00EB5DFF" w:rsidRPr="00C95CAE" w:rsidRDefault="00EB5DFF" w:rsidP="00EB5DFF">
      <w:pPr>
        <w:rPr>
          <w:lang w:val="en-US"/>
        </w:rPr>
      </w:pPr>
      <w:bookmarkStart w:id="48" w:name="OLE_LINK20"/>
      <w:r w:rsidRPr="00590E46">
        <w:rPr>
          <w:lang w:val="en-US"/>
        </w:rPr>
        <w:t xml:space="preserve">Vaid et al (2025) </w:t>
      </w:r>
      <w:bookmarkEnd w:id="48"/>
      <w:r w:rsidRPr="00590E46">
        <w:rPr>
          <w:lang w:val="en-US"/>
        </w:rPr>
        <w:t xml:space="preserve">note that GenAI is also </w:t>
      </w:r>
      <w:r>
        <w:rPr>
          <w:lang w:val="en-US"/>
        </w:rPr>
        <w:t xml:space="preserve">starting to be used for marketing tasks like segmentation and targeting. However, </w:t>
      </w:r>
      <w:r w:rsidRPr="00590E46">
        <w:rPr>
          <w:lang w:val="en-US"/>
        </w:rPr>
        <w:t xml:space="preserve">Vaid et al (2025) </w:t>
      </w:r>
      <w:r>
        <w:rPr>
          <w:lang w:val="en-US"/>
        </w:rPr>
        <w:t>do not describe what was needed to deploy these use cases, nor what business outcomes resulted from the addition of AI to these processes.</w:t>
      </w:r>
    </w:p>
    <w:p w14:paraId="4409C96D" w14:textId="77777777" w:rsidR="00EB5DFF" w:rsidRDefault="00EB5DFF" w:rsidP="00EB5DFF">
      <w:pPr>
        <w:pStyle w:val="Heading3"/>
      </w:pPr>
      <w:r w:rsidRPr="6E19D5D5">
        <w:rPr>
          <w:lang w:val="en-US"/>
        </w:rPr>
        <w:t>2.1.3.</w:t>
      </w:r>
      <w:r>
        <w:tab/>
      </w:r>
      <w:r w:rsidRPr="6E19D5D5">
        <w:rPr>
          <w:lang w:val="en-US"/>
        </w:rPr>
        <w:t>The Move to Agentic</w:t>
      </w:r>
    </w:p>
    <w:p w14:paraId="4681253A" w14:textId="77777777" w:rsidR="00EB5DFF" w:rsidRDefault="00EB5DFF" w:rsidP="00EB5DFF">
      <w:r w:rsidRPr="6E19D5D5">
        <w:rPr>
          <w:lang w:val="en-US"/>
        </w:rPr>
        <w:t xml:space="preserve">Just before the release of ChatGPT, the concept of Retrieval Augmented Generation (RAG) was introduced (Lewis et al., </w:t>
      </w:r>
      <w:commentRangeStart w:id="49"/>
      <w:r w:rsidRPr="6E19D5D5">
        <w:rPr>
          <w:lang w:val="en-US"/>
        </w:rPr>
        <w:t>2020</w:t>
      </w:r>
      <w:commentRangeEnd w:id="49"/>
      <w:r w:rsidRPr="6E19D5D5">
        <w:rPr>
          <w:rStyle w:val="CommentReference"/>
          <w:sz w:val="22"/>
          <w:szCs w:val="22"/>
          <w:lang w:val="en-US"/>
        </w:rPr>
        <w:commentReference w:id="49"/>
      </w:r>
      <w:r w:rsidRPr="6E19D5D5">
        <w:rPr>
          <w:lang w:val="en-US"/>
        </w:rPr>
        <w:t xml:space="preserve">). RAG supplements a model’s input with relevant text retrieved from an external knowledge sources (Lewis et al., </w:t>
      </w:r>
      <w:commentRangeStart w:id="50"/>
      <w:r w:rsidRPr="6E19D5D5">
        <w:rPr>
          <w:lang w:val="en-US"/>
        </w:rPr>
        <w:t>2020</w:t>
      </w:r>
      <w:commentRangeEnd w:id="50"/>
      <w:r w:rsidRPr="6E19D5D5">
        <w:rPr>
          <w:rStyle w:val="CommentReference"/>
          <w:sz w:val="22"/>
          <w:szCs w:val="22"/>
          <w:lang w:val="en-US"/>
        </w:rPr>
        <w:commentReference w:id="50"/>
      </w:r>
      <w:r w:rsidRPr="6E19D5D5">
        <w:rPr>
          <w:lang w:val="en-US"/>
        </w:rPr>
        <w:t xml:space="preserve">). This development was immediately relevant for businesses to put additional information into the context of the model. The additional information loaded through RAG can be anything, including business- or project-related content or publicly available information (Gao et al., 2023). RAG powers the AI system with additional knowledge that typically is directly related to the posed prompt (Lewis et al., 2020; Gao et al., </w:t>
      </w:r>
      <w:commentRangeStart w:id="51"/>
      <w:commentRangeStart w:id="52"/>
      <w:r w:rsidRPr="6E19D5D5">
        <w:rPr>
          <w:lang w:val="en-US"/>
        </w:rPr>
        <w:t>2023</w:t>
      </w:r>
      <w:commentRangeEnd w:id="52"/>
      <w:r w:rsidRPr="6E19D5D5">
        <w:rPr>
          <w:rStyle w:val="CommentReference"/>
          <w:sz w:val="22"/>
          <w:szCs w:val="22"/>
          <w:lang w:val="en-US"/>
        </w:rPr>
        <w:commentReference w:id="52"/>
      </w:r>
      <w:commentRangeEnd w:id="51"/>
      <w:r w:rsidRPr="6E19D5D5">
        <w:rPr>
          <w:rStyle w:val="CommentReference"/>
          <w:sz w:val="22"/>
          <w:szCs w:val="22"/>
          <w:lang w:val="en-US"/>
        </w:rPr>
        <w:commentReference w:id="51"/>
      </w:r>
      <w:r w:rsidRPr="6E19D5D5">
        <w:rPr>
          <w:lang w:val="en-US"/>
        </w:rPr>
        <w:t>), this allows GenAI systems to answer questions using the information from your organization.</w:t>
      </w:r>
    </w:p>
    <w:p w14:paraId="637DF89C" w14:textId="77777777" w:rsidR="00EB5DFF" w:rsidRDefault="00EB5DFF" w:rsidP="00EB5DFF">
      <w:r w:rsidRPr="6E19D5D5">
        <w:rPr>
          <w:lang w:val="en-US"/>
        </w:rPr>
        <w:t>The</w:t>
      </w:r>
      <w:commentRangeStart w:id="53"/>
      <w:r w:rsidRPr="6E19D5D5">
        <w:rPr>
          <w:lang w:val="en-US"/>
        </w:rPr>
        <w:t xml:space="preserve"> ability to act was a vital next step in the</w:t>
      </w:r>
      <w:commentRangeStart w:id="54"/>
      <w:r w:rsidRPr="6E19D5D5">
        <w:rPr>
          <w:lang w:val="en-US"/>
        </w:rPr>
        <w:t xml:space="preserve"> development of agentic AI. </w:t>
      </w:r>
      <w:commentRangeEnd w:id="54"/>
      <w:r w:rsidRPr="6E19D5D5">
        <w:rPr>
          <w:rStyle w:val="CommentReference"/>
          <w:sz w:val="22"/>
          <w:szCs w:val="22"/>
          <w:lang w:val="en-US"/>
        </w:rPr>
        <w:commentReference w:id="54"/>
      </w:r>
      <w:r w:rsidRPr="6E19D5D5">
        <w:rPr>
          <w:lang w:val="en-US"/>
        </w:rPr>
        <w:t xml:space="preserve">A key conceptual step was the </w:t>
      </w:r>
      <w:commentRangeStart w:id="55"/>
      <w:r w:rsidRPr="6E19D5D5">
        <w:rPr>
          <w:lang w:val="en-US"/>
        </w:rPr>
        <w:t>ReAct</w:t>
      </w:r>
      <w:commentRangeEnd w:id="55"/>
      <w:r w:rsidRPr="6E19D5D5">
        <w:rPr>
          <w:rStyle w:val="CommentReference"/>
          <w:sz w:val="22"/>
          <w:szCs w:val="22"/>
          <w:lang w:val="en-US"/>
        </w:rPr>
        <w:commentReference w:id="55"/>
      </w:r>
      <w:r w:rsidRPr="6E19D5D5">
        <w:rPr>
          <w:lang w:val="en-US"/>
        </w:rPr>
        <w:t xml:space="preserve"> framework, introduced by Yao et al. (2023), which showed how LLMs could combine reasoning (Re) and acting (Act) in an iterative process, leveraging the results of an action to consider what a next step might be. The ability to consider actions and affect external systems enabled AI agents to act on behalf of the user and affect business applications (Hughes et al., 2025). This ability to act results in a situation where an AI agent can work within systems at the behest of the user (Hughes et al., 2025). </w:t>
      </w:r>
      <w:commentRangeEnd w:id="53"/>
      <w:r>
        <w:rPr>
          <w:rStyle w:val="CommentReference"/>
          <w:sz w:val="22"/>
          <w:szCs w:val="22"/>
        </w:rPr>
        <w:commentReference w:id="53"/>
      </w:r>
    </w:p>
    <w:p w14:paraId="72B77101" w14:textId="11047A72" w:rsidR="00EB5DFF" w:rsidRDefault="00EB5DFF" w:rsidP="00EB5DFF">
      <w:r w:rsidRPr="6E19D5D5">
        <w:rPr>
          <w:lang w:val="en-US"/>
        </w:rPr>
        <w:t>After the ReAct framework, many innovations, standards, and implementations that have built on this concept have improved the quality and availability of</w:t>
      </w:r>
      <w:commentRangeStart w:id="56"/>
      <w:r w:rsidRPr="6E19D5D5">
        <w:rPr>
          <w:lang w:val="en-US"/>
        </w:rPr>
        <w:t xml:space="preserve"> AI agents. </w:t>
      </w:r>
      <w:commentRangeEnd w:id="56"/>
      <w:r w:rsidRPr="6E19D5D5">
        <w:rPr>
          <w:rStyle w:val="CommentReference"/>
          <w:sz w:val="22"/>
          <w:szCs w:val="22"/>
          <w:lang w:val="en-US"/>
        </w:rPr>
        <w:commentReference w:id="56"/>
      </w:r>
      <w:r w:rsidRPr="6E19D5D5">
        <w:rPr>
          <w:lang w:val="en-US"/>
        </w:rPr>
        <w:t>This includes technical means like planning and external memory, early implementations like function calling in OpenAI (OpenAI, 2023), and the release of standards like the Model Context Protocol (</w:t>
      </w:r>
      <w:r w:rsidRPr="6E19D5D5">
        <w:rPr>
          <w:highlight w:val="white"/>
          <w:lang w:val="en-US"/>
        </w:rPr>
        <w:t xml:space="preserve">Anthropic, 2024) </w:t>
      </w:r>
      <w:r w:rsidRPr="6E19D5D5">
        <w:rPr>
          <w:lang w:val="en-US"/>
        </w:rPr>
        <w:t>and Skills standards (</w:t>
      </w:r>
      <w:r w:rsidRPr="6E19D5D5">
        <w:rPr>
          <w:highlight w:val="white"/>
          <w:lang w:val="en-US"/>
        </w:rPr>
        <w:t>Anthropic, 2025)</w:t>
      </w:r>
      <w:r w:rsidRPr="6E19D5D5">
        <w:rPr>
          <w:lang w:val="en-US"/>
        </w:rPr>
        <w:t xml:space="preserve">. These standards have created a situation where specific agentic capabilities, like task execution, have become common in consumer-grade AI </w:t>
      </w:r>
      <w:commentRangeStart w:id="57"/>
      <w:r w:rsidRPr="6E19D5D5">
        <w:rPr>
          <w:lang w:val="en-US"/>
        </w:rPr>
        <w:t>software</w:t>
      </w:r>
      <w:commentRangeEnd w:id="57"/>
      <w:r w:rsidRPr="6E19D5D5">
        <w:rPr>
          <w:rStyle w:val="CommentReference"/>
          <w:sz w:val="22"/>
          <w:szCs w:val="22"/>
          <w:lang w:val="en-US"/>
        </w:rPr>
        <w:commentReference w:id="57"/>
      </w:r>
      <w:r w:rsidRPr="6E19D5D5">
        <w:rPr>
          <w:lang w:val="en-US"/>
        </w:rPr>
        <w:t>. For instance, the skills standard is now supported in tools like Claude and ChatGPT (</w:t>
      </w:r>
      <w:r w:rsidRPr="6E19D5D5">
        <w:rPr>
          <w:highlight w:val="white"/>
          <w:lang w:val="en-US"/>
        </w:rPr>
        <w:t>Claude, 2025; ChatGPT, 2026</w:t>
      </w:r>
      <w:r w:rsidRPr="6E19D5D5">
        <w:rPr>
          <w:lang w:val="en-US"/>
        </w:rPr>
        <w:t>).</w:t>
      </w:r>
    </w:p>
    <w:p w14:paraId="027728A1" w14:textId="77777777" w:rsidR="00EB5DFF" w:rsidRDefault="00EB5DFF" w:rsidP="00EB5DFF">
      <w:r w:rsidRPr="6E19D5D5">
        <w:rPr>
          <w:lang w:val="en-US"/>
        </w:rPr>
        <w:t xml:space="preserve">The ability to interact with other systems, often referred to as </w:t>
      </w:r>
      <w:r w:rsidRPr="6E19D5D5">
        <w:rPr>
          <w:i/>
          <w:iCs/>
          <w:lang w:val="en-US"/>
        </w:rPr>
        <w:t xml:space="preserve">tool </w:t>
      </w:r>
      <w:commentRangeStart w:id="58"/>
      <w:r w:rsidRPr="6E19D5D5">
        <w:rPr>
          <w:i/>
          <w:iCs/>
          <w:lang w:val="en-US"/>
        </w:rPr>
        <w:t>calling</w:t>
      </w:r>
      <w:commentRangeEnd w:id="58"/>
      <w:r w:rsidRPr="6E19D5D5">
        <w:rPr>
          <w:rStyle w:val="CommentReference"/>
          <w:sz w:val="22"/>
          <w:szCs w:val="22"/>
          <w:lang w:val="en-US"/>
        </w:rPr>
        <w:commentReference w:id="58"/>
      </w:r>
      <w:r w:rsidRPr="6E19D5D5">
        <w:rPr>
          <w:lang w:val="en-US"/>
        </w:rPr>
        <w:t>, is the foundation for both AI agents and agentic AI. It allows for AI to perform a much broader set of activities (Hughes et al., 2025). Nowadays, AI is capable of setting goals, planning to achieve these goals, and performing the steps of the plan (Hughes et al., 2025). This includes retrying and changing the plan when hurdles or unexpected input are found.</w:t>
      </w:r>
    </w:p>
    <w:p w14:paraId="305E664E" w14:textId="77777777" w:rsidR="00EB5DFF" w:rsidRDefault="00EB5DFF" w:rsidP="00EB5DFF">
      <w:r>
        <w:t>This allows AI to not only be usable for content generation and for brainstorming but also to interact with traditional software (Hughes et al., 2025). This, in turn, provides the basis for a world where marketers can use AI with the systems they already use, like marketing automation platforms, customer relationship management</w:t>
      </w:r>
      <w:commentRangeStart w:id="59"/>
      <w:r>
        <w:t xml:space="preserve"> </w:t>
      </w:r>
      <w:commentRangeEnd w:id="59"/>
      <w:r>
        <w:rPr>
          <w:rStyle w:val="CommentReference"/>
          <w:sz w:val="22"/>
          <w:szCs w:val="22"/>
        </w:rPr>
        <w:commentReference w:id="59"/>
      </w:r>
      <w:r>
        <w:t xml:space="preserve">systems, and the like (Hughes et al., </w:t>
      </w:r>
      <w:commentRangeStart w:id="60"/>
      <w:r>
        <w:t>2025</w:t>
      </w:r>
      <w:commentRangeEnd w:id="60"/>
      <w:r>
        <w:rPr>
          <w:rStyle w:val="CommentReference"/>
          <w:sz w:val="22"/>
          <w:szCs w:val="22"/>
        </w:rPr>
        <w:commentReference w:id="60"/>
      </w:r>
      <w:r>
        <w:t>).</w:t>
      </w:r>
    </w:p>
    <w:p w14:paraId="3087928F" w14:textId="77777777" w:rsidR="00EB5DFF" w:rsidRDefault="00EB5DFF" w:rsidP="00EB5DFF">
      <w:pPr>
        <w:pStyle w:val="Heading2"/>
      </w:pPr>
      <w:bookmarkStart w:id="61" w:name="_Toc231935234"/>
      <w:r w:rsidRPr="6E19D5D5">
        <w:rPr>
          <w:lang w:val="en-US"/>
        </w:rPr>
        <w:t>2.2.</w:t>
      </w:r>
      <w:r>
        <w:tab/>
      </w:r>
      <w:commentRangeStart w:id="62"/>
      <w:commentRangeStart w:id="63"/>
      <w:r w:rsidRPr="6E19D5D5">
        <w:rPr>
          <w:lang w:val="en-US"/>
        </w:rPr>
        <w:t>On Agentic AI</w:t>
      </w:r>
      <w:bookmarkEnd w:id="61"/>
      <w:commentRangeEnd w:id="62"/>
      <w:r>
        <w:rPr>
          <w:rStyle w:val="CommentReference"/>
          <w:sz w:val="22"/>
          <w:szCs w:val="22"/>
        </w:rPr>
        <w:commentReference w:id="62"/>
      </w:r>
      <w:commentRangeEnd w:id="63"/>
      <w:r>
        <w:rPr>
          <w:rStyle w:val="CommentReference"/>
          <w:sz w:val="22"/>
          <w:szCs w:val="22"/>
        </w:rPr>
        <w:commentReference w:id="63"/>
      </w:r>
    </w:p>
    <w:p w14:paraId="5C0E48B8" w14:textId="77777777" w:rsidR="00EB5DFF" w:rsidRDefault="00EB5DFF" w:rsidP="00EB5DFF">
      <w:r w:rsidRPr="6E19D5D5">
        <w:rPr>
          <w:lang w:val="en-US"/>
        </w:rPr>
        <w:t xml:space="preserve">While the technological progress towards agentic AI is highly concrete, the definition of agentic AI varies. </w:t>
      </w:r>
      <w:r w:rsidRPr="6E19D5D5">
        <w:rPr>
          <w:highlight w:val="white"/>
          <w:lang w:val="en-US"/>
        </w:rPr>
        <w:t xml:space="preserve">Bandi et al. (2025) identified 12 aspects where agentic AI might differ from traditional agentic AI; its primary function was defined as “goal-oriented autonomous decision-making with multi-step workflow execution.” Moralles et al. (2026) notes that literature converges on four primary characteristics: autonomy, goal-directedness, adaptivity, and proactivity. In one sentence, Moralles et al. (2026) defines it as follows: “An agentic system not only acts independently but does so in pursuit of objectives it selects, constructs, or </w:t>
      </w:r>
      <w:commentRangeStart w:id="64"/>
      <w:r w:rsidRPr="6E19D5D5">
        <w:rPr>
          <w:highlight w:val="white"/>
          <w:lang w:val="en-US"/>
        </w:rPr>
        <w:t>interprets</w:t>
      </w:r>
      <w:commentRangeEnd w:id="64"/>
      <w:r w:rsidRPr="6E19D5D5">
        <w:rPr>
          <w:rStyle w:val="CommentReference"/>
          <w:sz w:val="22"/>
          <w:szCs w:val="22"/>
          <w:highlight w:val="white"/>
          <w:lang w:val="en-US"/>
        </w:rPr>
        <w:commentReference w:id="64"/>
      </w:r>
      <w:r w:rsidRPr="6E19D5D5">
        <w:rPr>
          <w:highlight w:val="white"/>
          <w:lang w:val="en-US"/>
        </w:rPr>
        <w:t>.”</w:t>
      </w:r>
      <w:r w:rsidRPr="6E19D5D5">
        <w:rPr>
          <w:lang w:val="en-US"/>
        </w:rPr>
        <w:t xml:space="preserve"> </w:t>
      </w:r>
    </w:p>
    <w:p w14:paraId="2B08B3B4" w14:textId="77777777" w:rsidR="00EB5DFF" w:rsidRDefault="00EB5DFF" w:rsidP="6D3D1690">
      <w:pPr>
        <w:ind w:firstLine="0"/>
        <w:rPr>
          <w:i/>
          <w:iCs/>
          <w:lang w:val="en-US"/>
        </w:rPr>
      </w:pPr>
      <w:commentRangeStart w:id="65"/>
      <w:r w:rsidRPr="6E19D5D5">
        <w:rPr>
          <w:lang w:val="en-US"/>
        </w:rPr>
        <w:t>In our research, we follow the definition from Moralles et al. (2026), which we have simplified in our communications with interviewees to two key points</w:t>
      </w:r>
      <w:commentRangeStart w:id="66"/>
      <w:commentRangeStart w:id="67"/>
      <w:r w:rsidRPr="6E19D5D5">
        <w:rPr>
          <w:lang w:val="en-US"/>
        </w:rPr>
        <w:t>:</w:t>
      </w:r>
      <w:commentRangeEnd w:id="66"/>
      <w:r w:rsidR="001677B2" w:rsidRPr="6E19D5D5">
        <w:rPr>
          <w:rStyle w:val="CommentReference"/>
          <w:sz w:val="22"/>
          <w:szCs w:val="22"/>
          <w:lang w:val="en-US"/>
        </w:rPr>
        <w:commentReference w:id="66"/>
      </w:r>
      <w:commentRangeEnd w:id="67"/>
      <w:r w:rsidRPr="6E19D5D5">
        <w:rPr>
          <w:rStyle w:val="CommentReference"/>
          <w:sz w:val="22"/>
          <w:szCs w:val="22"/>
          <w:lang w:val="en-US"/>
        </w:rPr>
        <w:commentReference w:id="67"/>
      </w:r>
      <w:r w:rsidRPr="6E19D5D5">
        <w:rPr>
          <w:lang w:val="en-US"/>
        </w:rPr>
        <w:t xml:space="preserve"> 1. The ability to act and 2. the ability to take steps in pursuit of an objective. </w:t>
      </w:r>
      <w:commentRangeEnd w:id="65"/>
      <w:r>
        <w:rPr>
          <w:rStyle w:val="CommentReference"/>
          <w:i/>
          <w:iCs/>
          <w:sz w:val="22"/>
          <w:szCs w:val="22"/>
          <w:lang w:val="en-US"/>
        </w:rPr>
        <w:commentReference w:id="65"/>
      </w:r>
    </w:p>
    <w:p w14:paraId="07E2D9B5" w14:textId="3322E220" w:rsidR="00EB5DFF" w:rsidRDefault="00EB5DFF" w:rsidP="00EB5DFF">
      <w:pPr>
        <w:rPr>
          <w:del w:id="69" w:author="Beninger, Stefanie" w:date="2026-06-12T07:57:00Z" w16du:dateUtc="2026-06-12T07:57:37Z"/>
        </w:rPr>
      </w:pPr>
      <w:commentRangeStart w:id="70"/>
      <w:commentRangeStart w:id="71"/>
      <w:r>
        <w:t xml:space="preserve">While </w:t>
      </w:r>
      <w:r w:rsidRPr="003C42A2">
        <w:rPr>
          <w:lang w:val="en-US"/>
        </w:rPr>
        <w:t>Thapa</w:t>
      </w:r>
      <w:r>
        <w:rPr>
          <w:lang w:val="en-US"/>
        </w:rPr>
        <w:t xml:space="preserve"> et al (2026) describe the potential of  agentic AI for marketing campaign execution from a theoretical perspective</w:t>
      </w:r>
      <w:r w:rsidRPr="6D3D1690">
        <w:rPr>
          <w:lang w:val="en-US"/>
        </w:rPr>
        <w:t>.</w:t>
      </w:r>
      <w:ins w:id="72" w:author="Beninger, Stefanie" w:date="2026-06-12T07:57:00Z" w16du:dateUtc="2026-06-12T07:57:29Z">
        <w:r w:rsidR="75F3A7FC" w:rsidRPr="6D3D1690">
          <w:rPr>
            <w:lang w:val="en-US"/>
          </w:rPr>
          <w:t>, ;</w:t>
        </w:r>
      </w:ins>
      <w:del w:id="73" w:author="Beninger, Stefanie" w:date="2026-06-12T07:57:00Z" w16du:dateUtc="2026-06-12T07:57:27Z">
        <w:r>
          <w:rPr>
            <w:lang w:val="en-US"/>
          </w:rPr>
          <w:delText xml:space="preserve">  L</w:delText>
        </w:r>
        <w:r>
          <w:delText>i</w:delText>
        </w:r>
      </w:del>
      <w:r>
        <w:t xml:space="preserve">ttle academic research has been done on how agentic AI is used within marketing in practice. </w:t>
      </w:r>
      <w:commentRangeStart w:id="74"/>
      <w:commentRangeEnd w:id="70"/>
      <w:r>
        <w:rPr>
          <w:rStyle w:val="CommentReference"/>
          <w:sz w:val="22"/>
          <w:szCs w:val="22"/>
        </w:rPr>
        <w:commentReference w:id="70"/>
      </w:r>
      <w:commentRangeEnd w:id="71"/>
      <w:r>
        <w:rPr>
          <w:rStyle w:val="CommentReference"/>
          <w:sz w:val="22"/>
          <w:szCs w:val="22"/>
        </w:rPr>
        <w:commentReference w:id="71"/>
      </w:r>
      <w:commentRangeEnd w:id="74"/>
      <w:r>
        <w:rPr>
          <w:rStyle w:val="CommentReference"/>
          <w:sz w:val="22"/>
          <w:szCs w:val="22"/>
        </w:rPr>
        <w:commentReference w:id="74"/>
      </w:r>
    </w:p>
    <w:p w14:paraId="24C6BC03" w14:textId="77777777" w:rsidR="00EB5DFF" w:rsidRDefault="00EB5DFF" w:rsidP="00EB5DFF">
      <w:r w:rsidRPr="6E19D5D5">
        <w:rPr>
          <w:lang w:val="en-US"/>
        </w:rPr>
        <w:t xml:space="preserve">There are, however, many calls for research on this topic. Mogaji and Jain (2024) and Jain et al. (2024) call for further research into how generative AI changes consumer behavior, marketing practice, and policy. Kim (2025) makes a more specific call for research into advertising in the age of agentic AI. These calls are consistent with the gap identified in this thesis: academic literature has begun to address generative AI in marketing but has not yet developed sufficient empirical understanding of </w:t>
      </w:r>
      <w:commentRangeStart w:id="75"/>
      <w:r w:rsidRPr="6E19D5D5">
        <w:rPr>
          <w:lang w:val="en-US"/>
        </w:rPr>
        <w:t>how marketing managers create value with agentic systems beyond content generation.</w:t>
      </w:r>
      <w:commentRangeEnd w:id="75"/>
      <w:r>
        <w:rPr>
          <w:rStyle w:val="CommentReference"/>
          <w:sz w:val="22"/>
          <w:szCs w:val="22"/>
        </w:rPr>
        <w:commentReference w:id="75"/>
      </w:r>
    </w:p>
    <w:p w14:paraId="77278EF6" w14:textId="77777777" w:rsidR="00EB5DFF" w:rsidRDefault="00EB5DFF" w:rsidP="00EB5DFF">
      <w:r>
        <w:t xml:space="preserve">Recent work on organizational readiness for agentic AI shows the importance of the organizational context to the adoption of agentic AI. </w:t>
      </w:r>
      <w:r w:rsidRPr="00934361">
        <w:t>Srivastava</w:t>
      </w:r>
      <w:r>
        <w:t xml:space="preserve"> (2026) provides a conceptual, non-empirical overview of organizational readiness criteria for agentic AI, which include strategic readiness, governance &amp; accountability readiness, workforce &amp; leadership readiness, data architecture, and boundary readiness. </w:t>
      </w:r>
    </w:p>
    <w:p w14:paraId="43A46555" w14:textId="7C53D7DC" w:rsidR="00EB5DFF" w:rsidRPr="001C4A2F" w:rsidRDefault="00EB5DFF" w:rsidP="00EB5DFF">
      <w:r w:rsidRPr="6E19D5D5">
        <w:rPr>
          <w:lang w:val="en-US"/>
        </w:rPr>
        <w:t xml:space="preserve">Furthermore, Smidt et al. (2026) describe the concept of </w:t>
      </w:r>
      <w:r w:rsidRPr="6E19D5D5">
        <w:rPr>
          <w:i/>
          <w:iCs/>
          <w:lang w:val="en-US"/>
        </w:rPr>
        <w:t>process debt</w:t>
      </w:r>
      <w:r w:rsidRPr="6E19D5D5">
        <w:rPr>
          <w:lang w:val="en-US"/>
        </w:rPr>
        <w:t xml:space="preserve"> as a key concept for leveraging agentic AI, they note that if you do not know how a process works (e.g. decision criteria are hidden, data is not readily available). However, this research did not focus on the context of marketing, did not describe how the manager can shape these readiness criteria, and Srivastav (2026) called for research to describe the relationship between the organizational readiness for agentic AI and the realized value of the agentic systems.</w:t>
      </w:r>
    </w:p>
    <w:p w14:paraId="14D0525C" w14:textId="77777777" w:rsidR="00EB5DFF" w:rsidRPr="00EC6AA1" w:rsidRDefault="00EB5DFF" w:rsidP="00EB5DFF">
      <w:pPr>
        <w:pStyle w:val="Heading2"/>
      </w:pPr>
      <w:bookmarkStart w:id="76" w:name="_Toc231935235"/>
      <w:r w:rsidRPr="6E19D5D5">
        <w:rPr>
          <w:lang w:val="en-US"/>
        </w:rPr>
        <w:t>2.3.</w:t>
      </w:r>
      <w:r>
        <w:tab/>
      </w:r>
      <w:r w:rsidRPr="6E19D5D5">
        <w:rPr>
          <w:lang w:val="en-US"/>
        </w:rPr>
        <w:t>Value theory and value creation with agentic AI</w:t>
      </w:r>
      <w:bookmarkEnd w:id="76"/>
    </w:p>
    <w:p w14:paraId="16F45D27" w14:textId="77777777" w:rsidR="00EB5DFF" w:rsidRDefault="00EB5DFF" w:rsidP="00EB5DFF">
      <w:r w:rsidRPr="6E19D5D5">
        <w:rPr>
          <w:lang w:val="en-US"/>
        </w:rPr>
        <w:t xml:space="preserve">Because the central research question asks how marketing managers create value, the thesis requires a clear but flexible understanding of value. </w:t>
      </w:r>
      <w:commentRangeStart w:id="77"/>
      <w:r w:rsidRPr="6E19D5D5">
        <w:rPr>
          <w:lang w:val="en-US"/>
        </w:rPr>
        <w:t>Marketing</w:t>
      </w:r>
      <w:commentRangeEnd w:id="77"/>
      <w:r w:rsidRPr="6E19D5D5">
        <w:rPr>
          <w:rStyle w:val="CommentReference"/>
          <w:sz w:val="22"/>
          <w:szCs w:val="22"/>
          <w:lang w:val="en-US"/>
        </w:rPr>
        <w:commentReference w:id="77"/>
      </w:r>
      <w:r w:rsidRPr="6E19D5D5">
        <w:rPr>
          <w:lang w:val="en-US"/>
        </w:rPr>
        <w:t xml:space="preserve"> theory treats value as a multidimensional construct. Woodside et al. (2008) emphasize that customer value is composed of multiple components; one of the formulae that they provide defines value as the “relative sum of total weighted benefits perceived – relative total costs perceived.” This indicates that value is (1) a balance between benefits and costs, and (2) is based on perception. </w:t>
      </w:r>
    </w:p>
    <w:p w14:paraId="37A670D1" w14:textId="77777777" w:rsidR="00EB5DFF" w:rsidRDefault="00EB5DFF" w:rsidP="00EB5DFF">
      <w:r w:rsidRPr="6E19D5D5">
        <w:rPr>
          <w:lang w:val="en-US"/>
        </w:rPr>
        <w:t>Furthermore, Woodside et al. (2008) show that benefits and costs can take multiple forms, like “product benefits” or “emotional benefits”. Almquist et al. (2016) expand this perspective and provide an overview with 30 different forms of value grouped in the categories, one of which is functional, which includes values like “saves time” and “reduces effort”. Other categories address different kinds of needs; for example, the “emotional” category contains “entertainment” and the “life changing” category contains “self-actualization” (Woodside et al., 2008).</w:t>
      </w:r>
    </w:p>
    <w:p w14:paraId="0742DEFE" w14:textId="77777777" w:rsidR="00EB5DFF" w:rsidRDefault="00EB5DFF" w:rsidP="00EB5DFF">
      <w:bookmarkStart w:id="78" w:name="OLE_LINK18"/>
      <w:r w:rsidRPr="00171BAC">
        <w:t>An example of how this context can apply to AI is given by Doshi and Hauser</w:t>
      </w:r>
      <w:r>
        <w:t xml:space="preserve"> (</w:t>
      </w:r>
      <w:r w:rsidRPr="00121281">
        <w:t>2024), while not analyzing agentic AI, they implicitly note a benefits and costs of using GenAI for creative work, they note that when using GenAI for creative work, individual creativity goes up (benefit)</w:t>
      </w:r>
      <w:r>
        <w:t>;</w:t>
      </w:r>
      <w:r w:rsidRPr="00121281">
        <w:t xml:space="preserve"> however, it also reduces collective novelty (cost).</w:t>
      </w:r>
      <w:bookmarkStart w:id="79" w:name="OLE_LINK10"/>
    </w:p>
    <w:p w14:paraId="36A29710" w14:textId="77777777" w:rsidR="00EB5DFF" w:rsidRPr="00234300" w:rsidRDefault="00EB5DFF" w:rsidP="00EB5DFF">
      <w:pPr>
        <w:pStyle w:val="Heading2"/>
      </w:pPr>
      <w:bookmarkStart w:id="80" w:name="_Toc231935236"/>
      <w:bookmarkEnd w:id="78"/>
      <w:commentRangeStart w:id="81"/>
      <w:r w:rsidRPr="6E19D5D5">
        <w:rPr>
          <w:lang w:val="en-US"/>
        </w:rPr>
        <w:t>2.4.</w:t>
      </w:r>
      <w:r>
        <w:tab/>
      </w:r>
      <w:r w:rsidRPr="6E19D5D5">
        <w:rPr>
          <w:lang w:val="en-US"/>
        </w:rPr>
        <w:t>Learnings from earlier waves of digital transformation</w:t>
      </w:r>
      <w:bookmarkEnd w:id="80"/>
      <w:commentRangeEnd w:id="81"/>
      <w:r w:rsidRPr="00234300">
        <w:rPr>
          <w:rStyle w:val="CommentReference"/>
          <w:sz w:val="22"/>
          <w:szCs w:val="22"/>
        </w:rPr>
        <w:commentReference w:id="81"/>
      </w:r>
    </w:p>
    <w:p w14:paraId="168A1F26" w14:textId="77777777" w:rsidR="00EB5DFF" w:rsidRPr="00234300" w:rsidRDefault="00EB5DFF" w:rsidP="00EB5DFF">
      <w:pPr>
        <w:rPr>
          <w:lang w:val="en-US"/>
        </w:rPr>
      </w:pPr>
      <w:bookmarkStart w:id="82" w:name="OLE_LINK12"/>
      <w:bookmarkEnd w:id="79"/>
      <w:r w:rsidRPr="00234300">
        <w:t>Vidal et al. (</w:t>
      </w:r>
      <w:r w:rsidRPr="00234300">
        <w:rPr>
          <w:lang w:val="en-US"/>
        </w:rPr>
        <w:t xml:space="preserve">2022) describes the process of digital transformation, noting that it generates strategic and operational changes in companies resulting from the opportunities and threats </w:t>
      </w:r>
      <w:r>
        <w:rPr>
          <w:lang w:val="en-US"/>
        </w:rPr>
        <w:t>of</w:t>
      </w:r>
      <w:r w:rsidRPr="00234300">
        <w:rPr>
          <w:lang w:val="en-US"/>
        </w:rPr>
        <w:t xml:space="preserve"> digital technologies. Since agentic AI is a novel digital technology, it makes sense to analyze it through this lens. </w:t>
      </w:r>
    </w:p>
    <w:p w14:paraId="4BD9C294" w14:textId="259619A7" w:rsidR="00EB5DFF" w:rsidRPr="00234300" w:rsidRDefault="00EB5DFF" w:rsidP="00EB5DFF">
      <w:r w:rsidRPr="6E19D5D5">
        <w:rPr>
          <w:lang w:val="en-US"/>
        </w:rPr>
        <w:t xml:space="preserve">A consistent lesson is the </w:t>
      </w:r>
      <w:r w:rsidRPr="6E19D5D5">
        <w:rPr>
          <w:i/>
          <w:iCs/>
          <w:lang w:val="en-US"/>
        </w:rPr>
        <w:t>digital paradox</w:t>
      </w:r>
      <w:r w:rsidRPr="6E19D5D5">
        <w:rPr>
          <w:lang w:val="en-US"/>
        </w:rPr>
        <w:t>: organizations frequently fail to extract value from digital technologies despite heavy investment, because technology value is mediated by complementary assets: the skills, data, processes, structure, and leadership that surround the tool (Ancillai et al., 2023). Enholm et al (202</w:t>
      </w:r>
      <w:r w:rsidR="007375C9" w:rsidRPr="6E19D5D5">
        <w:rPr>
          <w:lang w:val="en-US"/>
        </w:rPr>
        <w:t>2</w:t>
      </w:r>
      <w:r w:rsidRPr="6E19D5D5">
        <w:rPr>
          <w:lang w:val="en-US"/>
        </w:rPr>
        <w:t>) and Holmström (2022) explicitly link AI adoption to digital transformation. Holmström (2022) frames AI readiness as exactly this based on similar elements: the capabilities, data, governance, and learning practices an organization must build before AI produces value. Enholm et al (202</w:t>
      </w:r>
      <w:r w:rsidR="007375C9" w:rsidRPr="6E19D5D5">
        <w:rPr>
          <w:lang w:val="en-US"/>
        </w:rPr>
        <w:t>2</w:t>
      </w:r>
      <w:r w:rsidRPr="6E19D5D5">
        <w:rPr>
          <w:lang w:val="en-US"/>
        </w:rPr>
        <w:t>) show a link between AI Capabilities and competitive value, highlighting technological, organizational, and environmental enablers and inhibitors and noting efficiency as a key first-order effect, among others. Note that both the work by Enholm et al (202</w:t>
      </w:r>
      <w:r w:rsidR="007375C9" w:rsidRPr="6E19D5D5">
        <w:rPr>
          <w:lang w:val="en-US"/>
        </w:rPr>
        <w:t>2</w:t>
      </w:r>
      <w:r w:rsidRPr="6E19D5D5">
        <w:rPr>
          <w:lang w:val="en-US"/>
        </w:rPr>
        <w:t xml:space="preserve">) and Holmström (2022) was done before GenAI became prevalent and well before agentic AI came into play. </w:t>
      </w:r>
    </w:p>
    <w:p w14:paraId="7C0A966E" w14:textId="4F9683B8" w:rsidR="00EB5DFF" w:rsidRDefault="00EB5DFF" w:rsidP="00EB5DFF">
      <w:pPr>
        <w:rPr>
          <w:lang w:val="en-US"/>
        </w:rPr>
      </w:pPr>
      <w:r w:rsidRPr="00234300">
        <w:t>Vidal et al. (</w:t>
      </w:r>
      <w:r w:rsidRPr="00234300">
        <w:rPr>
          <w:lang w:val="en-US"/>
        </w:rPr>
        <w:t xml:space="preserve">2022) describe digital transformation from the managerial perspective. </w:t>
      </w:r>
      <w:r>
        <w:rPr>
          <w:lang w:val="en-US"/>
        </w:rPr>
        <w:t>In their analysis, Vidal et al. (2022) leverage the framework of dynamic capabilities.</w:t>
      </w:r>
      <w:r>
        <w:t xml:space="preserve"> Teece</w:t>
      </w:r>
      <w:r w:rsidR="000561B5">
        <w:t xml:space="preserve"> </w:t>
      </w:r>
      <w:r>
        <w:t xml:space="preserve">(2007) define dynamic capabilities as a firm’s ability to integrate, build, and reconfigure internal and external competences in response to a changing environment. </w:t>
      </w:r>
      <w:r w:rsidRPr="00234300">
        <w:rPr>
          <w:lang w:val="en-US"/>
        </w:rPr>
        <w:t>While focusing mainly on the technical roles, Vidal et al. (20</w:t>
      </w:r>
      <w:r w:rsidR="001E066E">
        <w:rPr>
          <w:lang w:val="en-US"/>
        </w:rPr>
        <w:t>2</w:t>
      </w:r>
      <w:r w:rsidRPr="00234300">
        <w:rPr>
          <w:lang w:val="en-US"/>
        </w:rPr>
        <w:t>2) describe the importance of the role of management</w:t>
      </w:r>
      <w:r>
        <w:rPr>
          <w:lang w:val="en-US"/>
        </w:rPr>
        <w:t xml:space="preserve"> through the lens of dynamic capabilities, and show their importance to</w:t>
      </w:r>
      <w:r w:rsidRPr="00234300">
        <w:rPr>
          <w:lang w:val="en-US"/>
        </w:rPr>
        <w:t xml:space="preserve"> creating business changes, managing technical talent, and prioritizing learning.</w:t>
      </w:r>
    </w:p>
    <w:p w14:paraId="3D3A0507" w14:textId="77777777" w:rsidR="00EB5DFF" w:rsidRPr="00234300" w:rsidRDefault="00EB5DFF" w:rsidP="00EB5DFF">
      <w:pPr>
        <w:rPr>
          <w:lang w:val="en-US"/>
        </w:rPr>
      </w:pPr>
      <w:r w:rsidRPr="00AD07D8">
        <w:rPr>
          <w:lang w:val="en-US"/>
        </w:rPr>
        <w:t xml:space="preserve">Gebauer et al. </w:t>
      </w:r>
      <w:r w:rsidRPr="00234300">
        <w:rPr>
          <w:lang w:val="en-US"/>
        </w:rPr>
        <w:t xml:space="preserve">(2020) describe a concerning pattern which he calls the digitalization paradox; this pattern notes that while companies often invest significantly in digital transformation, they often do not yield the expected returns. Gebauer et al. (2020) notes key traps in the process of digitization, like ignoring customer needs, applying incomplete accounting, and failing to build trust among partners.  </w:t>
      </w:r>
    </w:p>
    <w:p w14:paraId="75DFBC2D" w14:textId="77777777" w:rsidR="00EB5DFF" w:rsidRPr="00190454" w:rsidRDefault="00EB5DFF" w:rsidP="00EB5DFF">
      <w:pPr>
        <w:pStyle w:val="Heading2"/>
        <w:rPr>
          <w:color w:val="auto"/>
        </w:rPr>
      </w:pPr>
      <w:bookmarkStart w:id="83" w:name="_Toc231935237"/>
      <w:bookmarkEnd w:id="82"/>
      <w:r w:rsidRPr="00190454">
        <w:rPr>
          <w:color w:val="auto"/>
        </w:rPr>
        <w:t>2.5. Synthesis: sensitizing concepts for the empirical study</w:t>
      </w:r>
      <w:bookmarkEnd w:id="83"/>
    </w:p>
    <w:p w14:paraId="2342F400" w14:textId="77777777" w:rsidR="00EB5DFF" w:rsidRDefault="00EB5DFF" w:rsidP="00EB5DFF">
      <w:r w:rsidRPr="6E19D5D5">
        <w:rPr>
          <w:lang w:val="en-US"/>
        </w:rPr>
        <w:t>The literature reviewed above suggests that agentic AI in marketing should be examined within the context that it operates in,</w:t>
      </w:r>
      <w:commentRangeStart w:id="84"/>
      <w:r w:rsidRPr="6E19D5D5">
        <w:rPr>
          <w:lang w:val="en-US"/>
        </w:rPr>
        <w:t xml:space="preserve"> </w:t>
      </w:r>
      <w:commentRangeEnd w:id="84"/>
      <w:r w:rsidRPr="6E19D5D5">
        <w:rPr>
          <w:rStyle w:val="CommentReference"/>
          <w:sz w:val="22"/>
          <w:szCs w:val="22"/>
          <w:lang w:val="en-US"/>
        </w:rPr>
        <w:commentReference w:id="84"/>
      </w:r>
      <w:r w:rsidRPr="6E19D5D5">
        <w:rPr>
          <w:lang w:val="en-US"/>
        </w:rPr>
        <w:t>rather than as a standalone technology.</w:t>
      </w:r>
      <w:commentRangeStart w:id="85"/>
      <w:r w:rsidRPr="6E19D5D5">
        <w:rPr>
          <w:lang w:val="en-US"/>
        </w:rPr>
        <w:t xml:space="preserve"> The technical literature explains why agentic AI is different: it can combine LLM reasoning, memory, tool use, and interaction to pursue goals across workflows. The marketing literature explains why the context matters: marketing already contains many AI-relevant activities, but value depends on the connection between technology, customer knowledge, operations, and strategic decision-making. The digital transformation literature explains why adoption is difficult: organizations must go beyond technical capabilities, considering contextual factors and shaping organizational factors before digital technologies reliably produce value. The value literature explains why the outcome is multidimensional: value may be operational, customer-related, strategic, or co-created, and it may be accompanied by value destruction.</w:t>
      </w:r>
      <w:bookmarkStart w:id="86" w:name="_squzp6x0kd2d"/>
      <w:bookmarkEnd w:id="86"/>
      <w:commentRangeEnd w:id="85"/>
      <w:r>
        <w:rPr>
          <w:rStyle w:val="CommentReference"/>
          <w:sz w:val="22"/>
          <w:szCs w:val="22"/>
        </w:rPr>
        <w:commentReference w:id="85"/>
      </w:r>
    </w:p>
    <w:p w14:paraId="5A975BF8" w14:textId="77777777" w:rsidR="00EB5DFF" w:rsidRDefault="00EB5DFF" w:rsidP="00EB5DFF">
      <w:r>
        <w:br w:type="page"/>
      </w:r>
    </w:p>
    <w:p w14:paraId="7BB02D3B" w14:textId="7830039F" w:rsidR="00EB5DFF" w:rsidRPr="00366C98" w:rsidRDefault="00EB5DFF" w:rsidP="00EB5DFF">
      <w:pPr>
        <w:pStyle w:val="Heading1"/>
        <w:rPr>
          <w:lang w:val="en-US"/>
        </w:rPr>
      </w:pPr>
      <w:bookmarkStart w:id="87" w:name="_Toc231935238"/>
      <w:r w:rsidRPr="00366C98">
        <w:rPr>
          <w:lang w:val="en-US"/>
        </w:rPr>
        <w:t>3.</w:t>
      </w:r>
      <w:r w:rsidRPr="00366C98">
        <w:rPr>
          <w:lang w:val="en-US"/>
        </w:rPr>
        <w:tab/>
      </w:r>
      <w:commentRangeStart w:id="88"/>
      <w:r w:rsidRPr="00366C98">
        <w:rPr>
          <w:lang w:val="en-US"/>
        </w:rPr>
        <w:t>Methodology</w:t>
      </w:r>
      <w:bookmarkEnd w:id="87"/>
      <w:commentRangeEnd w:id="88"/>
      <w:r w:rsidRPr="00366C98">
        <w:rPr>
          <w:rStyle w:val="CommentReference"/>
          <w:sz w:val="22"/>
          <w:szCs w:val="22"/>
          <w:lang w:val="en-US"/>
        </w:rPr>
        <w:commentReference w:id="88"/>
      </w:r>
    </w:p>
    <w:p w14:paraId="30C41F1B" w14:textId="77777777" w:rsidR="00EB5DFF" w:rsidRDefault="00EB5DFF" w:rsidP="00EB5DFF">
      <w:pPr>
        <w:pStyle w:val="Heading2"/>
        <w:spacing w:before="80"/>
      </w:pPr>
      <w:bookmarkStart w:id="89" w:name="_Toc231935239"/>
      <w:r w:rsidRPr="6E19D5D5">
        <w:rPr>
          <w:lang w:val="en-US"/>
        </w:rPr>
        <w:t>3.1.</w:t>
      </w:r>
      <w:r>
        <w:tab/>
      </w:r>
      <w:r w:rsidRPr="6E19D5D5">
        <w:rPr>
          <w:lang w:val="en-US"/>
        </w:rPr>
        <w:t>Research approach</w:t>
      </w:r>
      <w:bookmarkEnd w:id="89"/>
    </w:p>
    <w:p w14:paraId="6EEA0D39" w14:textId="77777777" w:rsidR="00EB5DFF" w:rsidRDefault="00EB5DFF" w:rsidP="00EB5DFF">
      <w:r w:rsidRPr="6E19D5D5">
        <w:rPr>
          <w:lang w:val="en-US"/>
        </w:rPr>
        <w:t>Given the exploratory nature of the research question and the emerging character of agentic AI in marketing, constructivist grounded theory, a form of qualitative research, will be applied (</w:t>
      </w:r>
      <w:r w:rsidRPr="6E19D5D5">
        <w:rPr>
          <w:color w:val="222222"/>
          <w:highlight w:val="white"/>
          <w:lang w:val="en-US"/>
        </w:rPr>
        <w:t>Charmaz, 2014</w:t>
      </w:r>
      <w:r w:rsidRPr="6E19D5D5">
        <w:rPr>
          <w:lang w:val="en-US"/>
        </w:rPr>
        <w:t>). Constructivist grounded theory enables researchers to develop theory grounded in participants’ experiences, meanings, and actions, while explicitly recognizing that analysis is shaped by context, interaction, and the researcher’s interpretive role (</w:t>
      </w:r>
      <w:r w:rsidRPr="6E19D5D5">
        <w:rPr>
          <w:color w:val="222222"/>
          <w:highlight w:val="white"/>
          <w:lang w:val="en-US"/>
        </w:rPr>
        <w:t>Charmaz, 2014</w:t>
      </w:r>
      <w:r w:rsidRPr="6E19D5D5">
        <w:rPr>
          <w:lang w:val="en-US"/>
        </w:rPr>
        <w:t xml:space="preserve">). In turn, these insights will be collected and converted into theory. </w:t>
      </w:r>
    </w:p>
    <w:p w14:paraId="240A2950" w14:textId="77777777" w:rsidR="00EB5DFF" w:rsidRDefault="00EB5DFF" w:rsidP="00EB5DFF">
      <w:r w:rsidRPr="6E19D5D5">
        <w:rPr>
          <w:lang w:val="en-US"/>
        </w:rPr>
        <w:t>Grounded theory has the researcher iterate and switch between the collection and analysis of qualitative data; this leads to surprises and sparks of ideas (Charmaz, 2006). These surprises and sparks of ideas are especially relevant in a new and evolving field like agentic AI, where the researchers do not yet have a robust understanding of where the most relevant insights might be found.</w:t>
      </w:r>
    </w:p>
    <w:p w14:paraId="34DFA13A" w14:textId="77777777" w:rsidR="00EB5DFF" w:rsidRDefault="00EB5DFF" w:rsidP="00EB5DFF">
      <w:r>
        <w:t xml:space="preserve">Blumer’s (1969) notion of sensitizing concepts will be used to spark ideas to pursue, as they can provide a relevant start to the research (Charmaz, </w:t>
      </w:r>
      <w:r>
        <w:rPr>
          <w:color w:val="222222"/>
          <w:highlight w:val="white"/>
        </w:rPr>
        <w:t>2014</w:t>
      </w:r>
      <w:r>
        <w:t xml:space="preserve">). A key sensitizing concept for this research is the concept of value, particularly as described in the pyramid of value by </w:t>
      </w:r>
      <w:r>
        <w:rPr>
          <w:color w:val="222222"/>
          <w:highlight w:val="white"/>
        </w:rPr>
        <w:t xml:space="preserve">Almquist et al. (2016) and the various definitions of value as noted by Woodside et al. (2008). Throughout the research process, sensitizing concepts might be added or disregarded to fit the emerging concepts </w:t>
      </w:r>
      <w:r>
        <w:t xml:space="preserve">(Charmaz, </w:t>
      </w:r>
      <w:r>
        <w:rPr>
          <w:color w:val="222222"/>
          <w:highlight w:val="white"/>
        </w:rPr>
        <w:t>2014</w:t>
      </w:r>
      <w:r>
        <w:t>).</w:t>
      </w:r>
    </w:p>
    <w:p w14:paraId="02390CA2" w14:textId="77777777" w:rsidR="00EB5DFF" w:rsidRDefault="00EB5DFF" w:rsidP="00EB5DFF">
      <w:pPr>
        <w:pStyle w:val="Heading2"/>
        <w:spacing w:before="80"/>
      </w:pPr>
      <w:bookmarkStart w:id="90" w:name="_Toc231935240"/>
      <w:r w:rsidRPr="6E19D5D5">
        <w:rPr>
          <w:lang w:val="en-US"/>
        </w:rPr>
        <w:t>3.2.</w:t>
      </w:r>
      <w:r>
        <w:tab/>
      </w:r>
      <w:r w:rsidRPr="6E19D5D5">
        <w:rPr>
          <w:lang w:val="en-US"/>
        </w:rPr>
        <w:t>Data collection</w:t>
      </w:r>
      <w:bookmarkEnd w:id="90"/>
    </w:p>
    <w:p w14:paraId="61A65F2B" w14:textId="4C34CA46" w:rsidR="00EB5DFF" w:rsidRDefault="00EB5DFF" w:rsidP="00EB5DFF">
      <w:r>
        <w:t>The process for data collection within constructivist grounded theory is flexible but well-defined</w:t>
      </w:r>
      <w:r w:rsidR="002247C4">
        <w:t xml:space="preserve">. </w:t>
      </w:r>
      <w:r>
        <w:t xml:space="preserve">The process combines interviews with memo writing and coding (Charmaz, </w:t>
      </w:r>
      <w:r>
        <w:rPr>
          <w:color w:val="222222"/>
          <w:highlight w:val="white"/>
        </w:rPr>
        <w:t>2014</w:t>
      </w:r>
      <w:r>
        <w:t>)</w:t>
      </w:r>
    </w:p>
    <w:p w14:paraId="469DD6EE" w14:textId="77777777" w:rsidR="00EB5DFF" w:rsidRDefault="00EB5DFF" w:rsidP="00EB5DFF">
      <w:r w:rsidRPr="6E19D5D5">
        <w:rPr>
          <w:lang w:val="en-US"/>
        </w:rPr>
        <w:t xml:space="preserve">The research employs in-depth interviews with two key stakeholder groups: 1. marketing managers, who bring the domain expertise and practical experience, and 2. AI experts who can add additional expert knowledge about the technical possibilities and limitations of agentic AI solutions. This dual perspective is chosen to get additional insights on both the technological possibilities and the current and planned use within marketing. The interaction between these perspectives can draw out insights that would otherwise be missed and further inform theory and practice. </w:t>
      </w:r>
    </w:p>
    <w:p w14:paraId="304B3EEE" w14:textId="77777777" w:rsidR="00EB5DFF" w:rsidRDefault="00EB5DFF" w:rsidP="00EB5DFF">
      <w:r>
        <w:t xml:space="preserve">In line with constructive grounded theory, a semi-structured interview is used (Charmaz, </w:t>
      </w:r>
      <w:r>
        <w:rPr>
          <w:color w:val="222222"/>
          <w:highlight w:val="white"/>
        </w:rPr>
        <w:t>2014</w:t>
      </w:r>
      <w:r>
        <w:t>). To guide initial interviews, a semi-structured interview guide and protocol have been created (see Appendix A).</w:t>
      </w:r>
    </w:p>
    <w:p w14:paraId="51B9FB77" w14:textId="77777777" w:rsidR="00EB5DFF" w:rsidRDefault="00EB5DFF" w:rsidP="00EB5DFF">
      <w:r w:rsidRPr="6E19D5D5">
        <w:rPr>
          <w:lang w:val="en-US"/>
        </w:rPr>
        <w:t>The process of iteratively collecting and analyzing data within constructive grounded theory starts with open, intensive interviews (Charmaz, 2014). Afterward, the data will be analyzed through the coding process. In this process, statements from the interviews will be categorized (Charmaz, 2014); this forms the basis for further analysis. Coding, in its three forms (initial, focused, and theoretical), forms the link between the interviews and the resulting theory (Charmaz, 2014).</w:t>
      </w:r>
    </w:p>
    <w:p w14:paraId="66F0D740" w14:textId="77777777" w:rsidR="00EB5DFF" w:rsidRDefault="00EB5DFF" w:rsidP="00EB5DFF">
      <w:r w:rsidRPr="6E19D5D5">
        <w:rPr>
          <w:lang w:val="en-US"/>
        </w:rPr>
        <w:t>Throughout the process, memos are written to capture the researchers thoughts (Charmaz, 2014). Once tentative categories are established using the coding process, theoretical sampling is applied, i.e. instead of sampling for population representativeness, specific data is sought to elaborate and refine the properties of their emerging categories (Charmaz, 2014). This also means that the interview guide (see Appendix A) will be augmented throughout the process to align with the theoretical sampling approach.</w:t>
      </w:r>
    </w:p>
    <w:p w14:paraId="56AD0EEE" w14:textId="77777777" w:rsidR="006B2D0C" w:rsidRDefault="00EB5DFF" w:rsidP="00504C50">
      <w:r w:rsidRPr="6E19D5D5">
        <w:rPr>
          <w:lang w:val="en-US"/>
        </w:rPr>
        <w:t xml:space="preserve">After reaching theoretical saturation (see section 4), the point where new data no longer yields new insights (Charmaz, 2014), the memos and categories will be utilized to write the concrete arguments that form the basis for the new theoretical contribution (Charmaz, 2014). </w:t>
      </w:r>
      <w:bookmarkStart w:id="91" w:name="_Toc231935241"/>
    </w:p>
    <w:p w14:paraId="3B151F80" w14:textId="62F7C77E" w:rsidR="00C347CB" w:rsidRDefault="00C347CB" w:rsidP="00C347CB">
      <w:pPr>
        <w:pStyle w:val="Heading2"/>
      </w:pPr>
      <w:bookmarkStart w:id="92" w:name="_kqzta5wwdy54" w:colFirst="0" w:colLast="0"/>
      <w:bookmarkStart w:id="93" w:name="_Toc231935242"/>
      <w:bookmarkEnd w:id="91"/>
      <w:bookmarkEnd w:id="92"/>
      <w:r w:rsidRPr="6E19D5D5">
        <w:rPr>
          <w:lang w:val="en-US"/>
        </w:rPr>
        <w:t>3.3.</w:t>
      </w:r>
      <w:r>
        <w:tab/>
      </w:r>
      <w:commentRangeStart w:id="94"/>
      <w:commentRangeStart w:id="95"/>
      <w:r w:rsidRPr="6E19D5D5">
        <w:rPr>
          <w:lang w:val="en-US"/>
        </w:rPr>
        <w:t>Intended sample and sample size</w:t>
      </w:r>
      <w:commentRangeEnd w:id="95"/>
      <w:r>
        <w:rPr>
          <w:rStyle w:val="CommentReference"/>
          <w:sz w:val="22"/>
          <w:szCs w:val="22"/>
        </w:rPr>
        <w:commentReference w:id="95"/>
      </w:r>
      <w:commentRangeEnd w:id="94"/>
      <w:r>
        <w:rPr>
          <w:rStyle w:val="CommentReference"/>
          <w:sz w:val="22"/>
          <w:szCs w:val="22"/>
        </w:rPr>
        <w:commentReference w:id="94"/>
      </w:r>
    </w:p>
    <w:p w14:paraId="34664AD1" w14:textId="77777777" w:rsidR="00C347CB" w:rsidRDefault="00C347CB" w:rsidP="00C347CB">
      <w:r w:rsidRPr="6E19D5D5">
        <w:rPr>
          <w:lang w:val="en-US"/>
        </w:rPr>
        <w:t>In pursuit of the research question, top managers and experts in the field are interviewed. To find relevant candidates for the first group, the marketing managers</w:t>
      </w:r>
      <w:r w:rsidRPr="6E19D5D5">
        <w:rPr>
          <w:i/>
          <w:iCs/>
          <w:lang w:val="en-US"/>
        </w:rPr>
        <w:t>,</w:t>
      </w:r>
      <w:r w:rsidRPr="6E19D5D5">
        <w:rPr>
          <w:lang w:val="en-US"/>
        </w:rPr>
        <w:t xml:space="preserve"> a slightly wider scope than just those with the formal title is chosen: we focus on those who have a clear managerial role in the marketing team, e.g. a CMO or marketing manager, but also those who are leading AI initiatives within the marketing team, i.e. they might not be the direct supervisor, but they are leading the change process or implementation. The second group consists of AI experts; they are selected based on knowledge of AI and expertise in implementing and rolling out AI systems. This group contains both technical leaders and technical consultants. </w:t>
      </w:r>
    </w:p>
    <w:p w14:paraId="5350FB2F" w14:textId="77777777" w:rsidR="00C347CB" w:rsidRDefault="00C347CB" w:rsidP="00C347CB">
      <w:r w:rsidRPr="6E19D5D5">
        <w:rPr>
          <w:lang w:val="en-US"/>
        </w:rPr>
        <w:t xml:space="preserve">To find sufficient participants, a combination of purposive </w:t>
      </w:r>
      <w:commentRangeStart w:id="96"/>
      <w:commentRangeStart w:id="97"/>
      <w:commentRangeStart w:id="98"/>
      <w:commentRangeStart w:id="99"/>
      <w:commentRangeStart w:id="100"/>
      <w:commentRangeStart w:id="101"/>
      <w:r w:rsidRPr="6E19D5D5">
        <w:rPr>
          <w:lang w:val="en-US"/>
        </w:rPr>
        <w:t>sampling</w:t>
      </w:r>
      <w:commentRangeEnd w:id="101"/>
      <w:r w:rsidRPr="6E19D5D5">
        <w:rPr>
          <w:rStyle w:val="CommentReference"/>
          <w:sz w:val="22"/>
          <w:szCs w:val="22"/>
          <w:lang w:val="en-US"/>
        </w:rPr>
        <w:commentReference w:id="101"/>
      </w:r>
      <w:commentRangeEnd w:id="99"/>
      <w:r w:rsidRPr="6E19D5D5">
        <w:rPr>
          <w:rStyle w:val="CommentReference"/>
          <w:sz w:val="22"/>
          <w:szCs w:val="22"/>
          <w:lang w:val="en-US"/>
        </w:rPr>
        <w:commentReference w:id="99"/>
      </w:r>
      <w:commentRangeEnd w:id="100"/>
      <w:r w:rsidRPr="6E19D5D5">
        <w:rPr>
          <w:rStyle w:val="CommentReference"/>
          <w:sz w:val="22"/>
          <w:szCs w:val="22"/>
          <w:lang w:val="en-US"/>
        </w:rPr>
        <w:commentReference w:id="100"/>
      </w:r>
      <w:commentRangeEnd w:id="96"/>
      <w:r w:rsidRPr="6E19D5D5">
        <w:rPr>
          <w:rStyle w:val="CommentReference"/>
          <w:sz w:val="22"/>
          <w:szCs w:val="22"/>
          <w:lang w:val="en-US"/>
        </w:rPr>
        <w:commentReference w:id="96"/>
      </w:r>
      <w:commentRangeEnd w:id="97"/>
      <w:r w:rsidRPr="6E19D5D5">
        <w:rPr>
          <w:rStyle w:val="CommentReference"/>
          <w:sz w:val="22"/>
          <w:szCs w:val="22"/>
          <w:lang w:val="en-US"/>
        </w:rPr>
        <w:commentReference w:id="97"/>
      </w:r>
      <w:commentRangeEnd w:id="98"/>
      <w:r w:rsidRPr="6E19D5D5">
        <w:rPr>
          <w:rStyle w:val="CommentReference"/>
          <w:sz w:val="22"/>
          <w:szCs w:val="22"/>
          <w:lang w:val="en-US"/>
        </w:rPr>
        <w:commentReference w:id="98"/>
      </w:r>
      <w:r w:rsidRPr="6E19D5D5">
        <w:rPr>
          <w:lang w:val="en-US"/>
        </w:rPr>
        <w:t xml:space="preserve"> (Patton, 2014</w:t>
      </w:r>
      <w:commentRangeStart w:id="102"/>
      <w:commentRangeStart w:id="103"/>
      <w:r w:rsidRPr="6E19D5D5">
        <w:rPr>
          <w:lang w:val="en-US"/>
        </w:rPr>
        <w:t>) and snowball sampling (</w:t>
      </w:r>
      <w:r w:rsidRPr="6E19D5D5">
        <w:rPr>
          <w:highlight w:val="white"/>
          <w:lang w:val="en-US"/>
        </w:rPr>
        <w:t>Parker et al., 2019</w:t>
      </w:r>
      <w:r w:rsidRPr="6E19D5D5">
        <w:rPr>
          <w:lang w:val="en-US"/>
        </w:rPr>
        <w:t xml:space="preserve">) </w:t>
      </w:r>
      <w:commentRangeEnd w:id="102"/>
      <w:r w:rsidRPr="6E19D5D5">
        <w:rPr>
          <w:rStyle w:val="CommentReference"/>
          <w:sz w:val="22"/>
          <w:szCs w:val="22"/>
          <w:lang w:val="en-US"/>
        </w:rPr>
        <w:commentReference w:id="102"/>
      </w:r>
      <w:commentRangeEnd w:id="103"/>
      <w:r w:rsidRPr="6E19D5D5">
        <w:rPr>
          <w:rStyle w:val="CommentReference"/>
          <w:sz w:val="22"/>
          <w:szCs w:val="22"/>
          <w:lang w:val="en-US"/>
        </w:rPr>
        <w:commentReference w:id="103"/>
      </w:r>
      <w:r w:rsidRPr="6E19D5D5">
        <w:rPr>
          <w:lang w:val="en-US"/>
        </w:rPr>
        <w:t>to identify interview participants is used. The sampling starts with the personal network of the researcher</w:t>
      </w:r>
      <w:commentRangeStart w:id="104"/>
      <w:commentRangeStart w:id="105"/>
      <w:r w:rsidRPr="6E19D5D5">
        <w:rPr>
          <w:lang w:val="en-US"/>
        </w:rPr>
        <w:t>, relying mainly on LinkedIn</w:t>
      </w:r>
      <w:commentRangeEnd w:id="105"/>
      <w:r w:rsidRPr="6E19D5D5">
        <w:rPr>
          <w:rStyle w:val="CommentReference"/>
          <w:sz w:val="22"/>
          <w:szCs w:val="22"/>
          <w:lang w:val="en-US"/>
        </w:rPr>
        <w:commentReference w:id="105"/>
      </w:r>
      <w:commentRangeEnd w:id="104"/>
      <w:r w:rsidRPr="6E19D5D5">
        <w:rPr>
          <w:rStyle w:val="CommentReference"/>
          <w:sz w:val="22"/>
          <w:szCs w:val="22"/>
          <w:lang w:val="en-US"/>
        </w:rPr>
        <w:commentReference w:id="104"/>
      </w:r>
      <w:r w:rsidRPr="6E19D5D5">
        <w:rPr>
          <w:lang w:val="en-US"/>
        </w:rPr>
        <w:t>; candidates were selected when their role matched the selection criteria. Candidates are selected based on their Since the sampling universe is already narrow and access might be limited, n</w:t>
      </w:r>
      <w:commentRangeStart w:id="106"/>
      <w:commentRangeStart w:id="107"/>
      <w:commentRangeStart w:id="108"/>
      <w:commentRangeStart w:id="109"/>
      <w:commentRangeStart w:id="110"/>
      <w:commentRangeStart w:id="111"/>
      <w:commentRangeStart w:id="112"/>
      <w:commentRangeStart w:id="113"/>
      <w:r w:rsidRPr="6E19D5D5">
        <w:rPr>
          <w:lang w:val="en-US"/>
        </w:rPr>
        <w:t>o further selection criteria are applied to potential participants.</w:t>
      </w:r>
      <w:commentRangeEnd w:id="110"/>
      <w:r w:rsidRPr="6E19D5D5">
        <w:rPr>
          <w:rStyle w:val="CommentReference"/>
          <w:sz w:val="22"/>
          <w:szCs w:val="22"/>
          <w:lang w:val="en-US"/>
        </w:rPr>
        <w:commentReference w:id="110"/>
      </w:r>
      <w:commentRangeEnd w:id="111"/>
      <w:r w:rsidRPr="6E19D5D5">
        <w:rPr>
          <w:rStyle w:val="CommentReference"/>
          <w:sz w:val="22"/>
          <w:szCs w:val="22"/>
          <w:lang w:val="en-US"/>
        </w:rPr>
        <w:commentReference w:id="111"/>
      </w:r>
      <w:commentRangeEnd w:id="112"/>
      <w:r w:rsidRPr="6E19D5D5">
        <w:rPr>
          <w:rStyle w:val="CommentReference"/>
          <w:sz w:val="22"/>
          <w:szCs w:val="22"/>
          <w:lang w:val="en-US"/>
        </w:rPr>
        <w:commentReference w:id="112"/>
      </w:r>
      <w:commentRangeEnd w:id="113"/>
      <w:r w:rsidRPr="6E19D5D5">
        <w:rPr>
          <w:rStyle w:val="CommentReference"/>
          <w:sz w:val="22"/>
          <w:szCs w:val="22"/>
          <w:lang w:val="en-US"/>
        </w:rPr>
        <w:commentReference w:id="113"/>
      </w:r>
      <w:commentRangeEnd w:id="109"/>
      <w:r w:rsidRPr="6E19D5D5">
        <w:rPr>
          <w:rStyle w:val="CommentReference"/>
          <w:sz w:val="22"/>
          <w:szCs w:val="22"/>
          <w:lang w:val="en-US"/>
        </w:rPr>
        <w:commentReference w:id="109"/>
      </w:r>
      <w:commentRangeEnd w:id="108"/>
      <w:r w:rsidRPr="6E19D5D5">
        <w:rPr>
          <w:rStyle w:val="CommentReference"/>
          <w:sz w:val="22"/>
          <w:szCs w:val="22"/>
          <w:lang w:val="en-US"/>
        </w:rPr>
        <w:commentReference w:id="108"/>
      </w:r>
      <w:commentRangeEnd w:id="107"/>
      <w:r w:rsidRPr="6E19D5D5">
        <w:rPr>
          <w:rStyle w:val="CommentReference"/>
          <w:sz w:val="22"/>
          <w:szCs w:val="22"/>
          <w:lang w:val="en-US"/>
        </w:rPr>
        <w:commentReference w:id="107"/>
      </w:r>
      <w:commentRangeEnd w:id="106"/>
      <w:r w:rsidRPr="6E19D5D5">
        <w:rPr>
          <w:rStyle w:val="CommentReference"/>
          <w:sz w:val="22"/>
          <w:szCs w:val="22"/>
          <w:lang w:val="en-US"/>
        </w:rPr>
        <w:commentReference w:id="106"/>
      </w:r>
      <w:r w:rsidRPr="6E19D5D5">
        <w:rPr>
          <w:lang w:val="en-US"/>
        </w:rPr>
        <w:t xml:space="preserve"> However, key properties</w:t>
      </w:r>
      <w:r w:rsidRPr="6E19D5D5">
        <w:rPr>
          <w:vertAlign w:val="superscript"/>
          <w:lang w:val="en-US"/>
        </w:rPr>
        <w:footnoteReference w:id="1"/>
      </w:r>
      <w:r w:rsidRPr="6E19D5D5">
        <w:rPr>
          <w:lang w:val="en-US"/>
        </w:rPr>
        <w:t xml:space="preserve"> about the participant’s role and organization are noted to allow analysis of insights and potential limitations that can be derived from the sample distribution. </w:t>
      </w:r>
    </w:p>
    <w:p w14:paraId="0206BB00" w14:textId="77777777" w:rsidR="00C347CB" w:rsidRDefault="00C347CB" w:rsidP="00C347CB">
      <w:r w:rsidRPr="6E19D5D5">
        <w:rPr>
          <w:lang w:val="en-US"/>
        </w:rPr>
        <w:t xml:space="preserve">In line with the concept of theoretical saturation (Charmaz, </w:t>
      </w:r>
      <w:r w:rsidRPr="6E19D5D5">
        <w:rPr>
          <w:color w:val="222222"/>
          <w:highlight w:val="white"/>
          <w:lang w:val="en-US"/>
        </w:rPr>
        <w:t>2014</w:t>
      </w:r>
      <w:r w:rsidRPr="6E19D5D5">
        <w:rPr>
          <w:lang w:val="en-US"/>
        </w:rPr>
        <w:t xml:space="preserve">), we only stop gathering data when new data no longer yields new theoretical insights. As noted before, data gathering will be steered by theoretical sampling, which relies on the circular process of administering interviews, writing memos, and coding data into relevant categories (Charmaz, </w:t>
      </w:r>
      <w:r w:rsidRPr="6E19D5D5">
        <w:rPr>
          <w:color w:val="222222"/>
          <w:highlight w:val="white"/>
          <w:lang w:val="en-US"/>
        </w:rPr>
        <w:t>2014</w:t>
      </w:r>
      <w:r w:rsidRPr="6E19D5D5">
        <w:rPr>
          <w:lang w:val="en-US"/>
        </w:rPr>
        <w:t>).</w:t>
      </w:r>
    </w:p>
    <w:p w14:paraId="2021EE25" w14:textId="4D81A794" w:rsidR="00C347CB" w:rsidRDefault="00C347CB" w:rsidP="00C347CB">
      <w:r w:rsidRPr="6E19D5D5">
        <w:rPr>
          <w:lang w:val="en-US"/>
        </w:rPr>
        <w:t>Table 1 contains an anonymized overview of the candidates, including their background, role and type of company. Due to the network of the researcher and the research institution, most of the interviewees worked mainly in the Netherlands (11 out of 17 total).</w:t>
      </w:r>
    </w:p>
    <w:p w14:paraId="50B9C434" w14:textId="77777777" w:rsidR="00C347CB" w:rsidRDefault="00C347CB" w:rsidP="00C347CB">
      <w:pPr>
        <w:sectPr w:rsidR="00C347CB" w:rsidSect="00C347CB">
          <w:headerReference w:type="default" r:id="rId15"/>
          <w:pgSz w:w="12240" w:h="15840"/>
          <w:pgMar w:top="1440" w:right="1440" w:bottom="1440" w:left="1440" w:header="720" w:footer="720" w:gutter="0"/>
          <w:pgNumType w:start="1"/>
          <w:cols w:space="708"/>
        </w:sectPr>
      </w:pPr>
    </w:p>
    <w:p w14:paraId="01A8D2AA" w14:textId="77777777" w:rsidR="00C347CB" w:rsidRDefault="00C347CB" w:rsidP="00C347CB">
      <w:pPr>
        <w:ind w:firstLine="0"/>
        <w:rPr>
          <w:b/>
          <w:bCs/>
        </w:rPr>
      </w:pPr>
      <w:r>
        <w:rPr>
          <w:b/>
          <w:bCs/>
        </w:rPr>
        <w:t>Table 1.</w:t>
      </w:r>
    </w:p>
    <w:p w14:paraId="44A67A15" w14:textId="77777777" w:rsidR="00C347CB" w:rsidRDefault="00C347CB" w:rsidP="00C347CB">
      <w:pPr>
        <w:ind w:firstLine="0"/>
        <w:rPr>
          <w:i/>
          <w:iCs/>
        </w:rPr>
      </w:pPr>
      <w:r>
        <w:rPr>
          <w:i/>
          <w:iCs/>
        </w:rPr>
        <w:t>Overview of participants.</w:t>
      </w:r>
    </w:p>
    <w:tbl>
      <w:tblPr>
        <w:tblW w:w="12975" w:type="dxa"/>
        <w:tblBorders>
          <w:top w:val="nil"/>
          <w:left w:val="nil"/>
          <w:bottom w:val="nil"/>
          <w:right w:val="nil"/>
          <w:insideH w:val="nil"/>
          <w:insideV w:val="nil"/>
        </w:tblBorders>
        <w:tblLayout w:type="fixed"/>
        <w:tblLook w:val="0600" w:firstRow="0" w:lastRow="0" w:firstColumn="0" w:lastColumn="0" w:noHBand="1" w:noVBand="1"/>
      </w:tblPr>
      <w:tblGrid>
        <w:gridCol w:w="1456"/>
        <w:gridCol w:w="1080"/>
        <w:gridCol w:w="1083"/>
        <w:gridCol w:w="1136"/>
        <w:gridCol w:w="1170"/>
        <w:gridCol w:w="1155"/>
        <w:gridCol w:w="1245"/>
        <w:gridCol w:w="1920"/>
        <w:gridCol w:w="1245"/>
        <w:gridCol w:w="1485"/>
      </w:tblGrid>
      <w:tr w:rsidR="00C347CB" w14:paraId="299A4505" w14:textId="77777777">
        <w:trPr>
          <w:trHeight w:val="285"/>
        </w:trPr>
        <w:tc>
          <w:tcPr>
            <w:tcW w:w="1455" w:type="dxa"/>
            <w:tcBorders>
              <w:top w:val="single" w:sz="7" w:space="0" w:color="000000" w:themeColor="text1"/>
              <w:left w:val="nil"/>
              <w:bottom w:val="nil"/>
              <w:right w:val="single" w:sz="8" w:space="0" w:color="D9D9D9" w:themeColor="background1" w:themeShade="D9"/>
            </w:tcBorders>
            <w:tcMar>
              <w:top w:w="0" w:type="dxa"/>
              <w:left w:w="100" w:type="dxa"/>
              <w:bottom w:w="0" w:type="dxa"/>
              <w:right w:w="100" w:type="dxa"/>
            </w:tcMar>
            <w:vAlign w:val="bottom"/>
          </w:tcPr>
          <w:p w14:paraId="41A6458E" w14:textId="77777777" w:rsidR="00C347CB" w:rsidRDefault="00C347CB">
            <w:pPr>
              <w:spacing w:line="360" w:lineRule="auto"/>
              <w:ind w:firstLine="0"/>
              <w:jc w:val="center"/>
              <w:rPr>
                <w:b/>
                <w:bCs/>
                <w:sz w:val="20"/>
                <w:szCs w:val="20"/>
              </w:rPr>
            </w:pPr>
            <w:r>
              <w:rPr>
                <w:b/>
                <w:bCs/>
                <w:sz w:val="20"/>
                <w:szCs w:val="20"/>
              </w:rPr>
              <w:t>Interviewee</w:t>
            </w:r>
          </w:p>
        </w:tc>
        <w:tc>
          <w:tcPr>
            <w:tcW w:w="3299" w:type="dxa"/>
            <w:gridSpan w:val="3"/>
            <w:tcBorders>
              <w:top w:val="single" w:sz="7" w:space="0" w:color="000000" w:themeColor="text1"/>
              <w:left w:val="single" w:sz="8" w:space="0" w:color="D9D9D9" w:themeColor="background1" w:themeShade="D9"/>
              <w:bottom w:val="nil"/>
              <w:right w:val="nil"/>
            </w:tcBorders>
            <w:tcMar>
              <w:top w:w="0" w:type="dxa"/>
              <w:left w:w="100" w:type="dxa"/>
              <w:bottom w:w="0" w:type="dxa"/>
              <w:right w:w="100" w:type="dxa"/>
            </w:tcMar>
            <w:vAlign w:val="bottom"/>
          </w:tcPr>
          <w:p w14:paraId="22C73A4B" w14:textId="77777777" w:rsidR="00C347CB" w:rsidRDefault="00C347CB">
            <w:pPr>
              <w:spacing w:line="360" w:lineRule="auto"/>
              <w:ind w:firstLine="0"/>
              <w:jc w:val="center"/>
              <w:rPr>
                <w:b/>
                <w:bCs/>
                <w:sz w:val="20"/>
                <w:szCs w:val="20"/>
              </w:rPr>
            </w:pPr>
            <w:r>
              <w:rPr>
                <w:b/>
                <w:bCs/>
                <w:sz w:val="20"/>
                <w:szCs w:val="20"/>
              </w:rPr>
              <w:t>Background</w:t>
            </w:r>
          </w:p>
        </w:tc>
        <w:tc>
          <w:tcPr>
            <w:tcW w:w="3570" w:type="dxa"/>
            <w:gridSpan w:val="3"/>
            <w:tcBorders>
              <w:top w:val="single" w:sz="7" w:space="0" w:color="000000" w:themeColor="text1"/>
              <w:left w:val="single" w:sz="8" w:space="0" w:color="D9D9D9" w:themeColor="background1" w:themeShade="D9"/>
              <w:bottom w:val="nil"/>
              <w:right w:val="nil"/>
            </w:tcBorders>
            <w:tcMar>
              <w:top w:w="0" w:type="dxa"/>
              <w:left w:w="100" w:type="dxa"/>
              <w:bottom w:w="0" w:type="dxa"/>
              <w:right w:w="100" w:type="dxa"/>
            </w:tcMar>
            <w:vAlign w:val="bottom"/>
          </w:tcPr>
          <w:p w14:paraId="501423B1" w14:textId="77777777" w:rsidR="00C347CB" w:rsidRDefault="00C347CB">
            <w:pPr>
              <w:spacing w:line="360" w:lineRule="auto"/>
              <w:ind w:firstLine="0"/>
              <w:jc w:val="center"/>
              <w:rPr>
                <w:b/>
                <w:bCs/>
                <w:sz w:val="20"/>
                <w:szCs w:val="20"/>
              </w:rPr>
            </w:pPr>
            <w:r>
              <w:rPr>
                <w:b/>
                <w:bCs/>
                <w:sz w:val="20"/>
                <w:szCs w:val="20"/>
              </w:rPr>
              <w:t>Primary role</w:t>
            </w:r>
          </w:p>
        </w:tc>
        <w:tc>
          <w:tcPr>
            <w:tcW w:w="4650" w:type="dxa"/>
            <w:gridSpan w:val="3"/>
            <w:tcBorders>
              <w:top w:val="single" w:sz="7" w:space="0" w:color="000000" w:themeColor="text1"/>
              <w:left w:val="single" w:sz="8" w:space="0" w:color="D9D9D9" w:themeColor="background1" w:themeShade="D9"/>
              <w:bottom w:val="nil"/>
              <w:right w:val="nil"/>
            </w:tcBorders>
            <w:tcMar>
              <w:top w:w="0" w:type="dxa"/>
              <w:left w:w="100" w:type="dxa"/>
              <w:bottom w:w="0" w:type="dxa"/>
              <w:right w:w="100" w:type="dxa"/>
            </w:tcMar>
            <w:vAlign w:val="bottom"/>
          </w:tcPr>
          <w:p w14:paraId="2FAA0BFA" w14:textId="77777777" w:rsidR="00C347CB" w:rsidRDefault="00C347CB">
            <w:pPr>
              <w:spacing w:line="360" w:lineRule="auto"/>
              <w:ind w:firstLine="0"/>
              <w:jc w:val="center"/>
              <w:rPr>
                <w:b/>
                <w:bCs/>
                <w:sz w:val="20"/>
                <w:szCs w:val="20"/>
              </w:rPr>
            </w:pPr>
            <w:r>
              <w:rPr>
                <w:b/>
                <w:bCs/>
                <w:sz w:val="20"/>
                <w:szCs w:val="20"/>
              </w:rPr>
              <w:t>Company type</w:t>
            </w:r>
          </w:p>
        </w:tc>
      </w:tr>
      <w:tr w:rsidR="00C347CB" w14:paraId="1986DC3B" w14:textId="77777777">
        <w:trPr>
          <w:trHeight w:val="285"/>
        </w:trPr>
        <w:tc>
          <w:tcPr>
            <w:tcW w:w="1455" w:type="dxa"/>
            <w:tcBorders>
              <w:top w:val="nil"/>
              <w:left w:val="nil"/>
              <w:bottom w:val="single" w:sz="7" w:space="0" w:color="000000" w:themeColor="text1"/>
              <w:right w:val="single" w:sz="8" w:space="0" w:color="D9D9D9" w:themeColor="background1" w:themeShade="D9"/>
            </w:tcBorders>
            <w:tcMar>
              <w:top w:w="0" w:type="dxa"/>
              <w:left w:w="100" w:type="dxa"/>
              <w:bottom w:w="0" w:type="dxa"/>
              <w:right w:w="100" w:type="dxa"/>
            </w:tcMar>
            <w:vAlign w:val="bottom"/>
          </w:tcPr>
          <w:p w14:paraId="1E56AA6F" w14:textId="77777777" w:rsidR="00C347CB" w:rsidRDefault="00C347CB">
            <w:pPr>
              <w:spacing w:line="360" w:lineRule="auto"/>
              <w:ind w:firstLine="0"/>
              <w:jc w:val="center"/>
              <w:rPr>
                <w:sz w:val="20"/>
                <w:szCs w:val="20"/>
              </w:rPr>
            </w:pPr>
            <w:r>
              <w:rPr>
                <w:sz w:val="20"/>
                <w:szCs w:val="20"/>
              </w:rPr>
              <w:t>number</w:t>
            </w:r>
          </w:p>
        </w:tc>
        <w:tc>
          <w:tcPr>
            <w:tcW w:w="1080" w:type="dxa"/>
            <w:tcBorders>
              <w:top w:val="nil"/>
              <w:left w:val="single" w:sz="8" w:space="0" w:color="D9D9D9" w:themeColor="background1" w:themeShade="D9"/>
              <w:bottom w:val="single" w:sz="7" w:space="0" w:color="000000" w:themeColor="text1"/>
              <w:right w:val="nil"/>
            </w:tcBorders>
            <w:tcMar>
              <w:top w:w="0" w:type="dxa"/>
              <w:left w:w="100" w:type="dxa"/>
              <w:bottom w:w="0" w:type="dxa"/>
              <w:right w:w="100" w:type="dxa"/>
            </w:tcMar>
            <w:vAlign w:val="bottom"/>
          </w:tcPr>
          <w:p w14:paraId="7DD52116" w14:textId="77777777" w:rsidR="00C347CB" w:rsidRDefault="00C347CB">
            <w:pPr>
              <w:spacing w:line="360" w:lineRule="auto"/>
              <w:ind w:firstLine="0"/>
              <w:jc w:val="center"/>
              <w:rPr>
                <w:sz w:val="20"/>
                <w:szCs w:val="20"/>
              </w:rPr>
            </w:pPr>
            <w:r>
              <w:rPr>
                <w:sz w:val="20"/>
                <w:szCs w:val="20"/>
              </w:rPr>
              <w:t>Technical Data</w:t>
            </w:r>
          </w:p>
        </w:tc>
        <w:tc>
          <w:tcPr>
            <w:tcW w:w="1083" w:type="dxa"/>
            <w:tcBorders>
              <w:top w:val="nil"/>
              <w:left w:val="nil"/>
              <w:bottom w:val="single" w:sz="7" w:space="0" w:color="000000" w:themeColor="text1"/>
              <w:right w:val="nil"/>
            </w:tcBorders>
            <w:tcMar>
              <w:top w:w="0" w:type="dxa"/>
              <w:left w:w="100" w:type="dxa"/>
              <w:bottom w:w="0" w:type="dxa"/>
              <w:right w:w="100" w:type="dxa"/>
            </w:tcMar>
            <w:vAlign w:val="bottom"/>
          </w:tcPr>
          <w:p w14:paraId="7463551B" w14:textId="77777777" w:rsidR="00C347CB" w:rsidRDefault="00C347CB">
            <w:pPr>
              <w:spacing w:line="360" w:lineRule="auto"/>
              <w:ind w:firstLine="0"/>
              <w:jc w:val="center"/>
              <w:rPr>
                <w:sz w:val="20"/>
                <w:szCs w:val="20"/>
              </w:rPr>
            </w:pPr>
            <w:r>
              <w:rPr>
                <w:sz w:val="20"/>
                <w:szCs w:val="20"/>
              </w:rPr>
              <w:t>Technical AI</w:t>
            </w:r>
          </w:p>
        </w:tc>
        <w:tc>
          <w:tcPr>
            <w:tcW w:w="1136" w:type="dxa"/>
            <w:tcBorders>
              <w:top w:val="nil"/>
              <w:left w:val="nil"/>
              <w:bottom w:val="single" w:sz="7" w:space="0" w:color="000000" w:themeColor="text1"/>
              <w:right w:val="single" w:sz="8" w:space="0" w:color="D9D9D9" w:themeColor="background1" w:themeShade="D9"/>
            </w:tcBorders>
            <w:tcMar>
              <w:top w:w="0" w:type="dxa"/>
              <w:left w:w="100" w:type="dxa"/>
              <w:bottom w:w="0" w:type="dxa"/>
              <w:right w:w="100" w:type="dxa"/>
            </w:tcMar>
            <w:vAlign w:val="bottom"/>
          </w:tcPr>
          <w:p w14:paraId="21C4E06D" w14:textId="77777777" w:rsidR="00C347CB" w:rsidRDefault="00C347CB">
            <w:pPr>
              <w:spacing w:line="360" w:lineRule="auto"/>
              <w:ind w:firstLine="0"/>
              <w:jc w:val="center"/>
              <w:rPr>
                <w:sz w:val="20"/>
                <w:szCs w:val="20"/>
              </w:rPr>
            </w:pPr>
            <w:r>
              <w:rPr>
                <w:sz w:val="20"/>
                <w:szCs w:val="20"/>
              </w:rPr>
              <w:t>Marketing</w:t>
            </w:r>
          </w:p>
        </w:tc>
        <w:tc>
          <w:tcPr>
            <w:tcW w:w="1170" w:type="dxa"/>
            <w:tcBorders>
              <w:top w:val="nil"/>
              <w:left w:val="single" w:sz="8" w:space="0" w:color="D9D9D9" w:themeColor="background1" w:themeShade="D9"/>
              <w:bottom w:val="single" w:sz="7" w:space="0" w:color="000000" w:themeColor="text1"/>
              <w:right w:val="nil"/>
            </w:tcBorders>
            <w:tcMar>
              <w:top w:w="0" w:type="dxa"/>
              <w:left w:w="100" w:type="dxa"/>
              <w:bottom w:w="0" w:type="dxa"/>
              <w:right w:w="100" w:type="dxa"/>
            </w:tcMar>
            <w:vAlign w:val="bottom"/>
          </w:tcPr>
          <w:p w14:paraId="18E27391" w14:textId="77777777" w:rsidR="00C347CB" w:rsidRDefault="00C347CB">
            <w:pPr>
              <w:spacing w:line="360" w:lineRule="auto"/>
              <w:ind w:firstLine="0"/>
              <w:jc w:val="center"/>
              <w:rPr>
                <w:sz w:val="20"/>
                <w:szCs w:val="20"/>
              </w:rPr>
            </w:pPr>
            <w:r>
              <w:rPr>
                <w:sz w:val="20"/>
                <w:szCs w:val="20"/>
              </w:rPr>
              <w:t>Marketing manager</w:t>
            </w:r>
          </w:p>
        </w:tc>
        <w:tc>
          <w:tcPr>
            <w:tcW w:w="1155" w:type="dxa"/>
            <w:tcBorders>
              <w:top w:val="nil"/>
              <w:left w:val="nil"/>
              <w:bottom w:val="single" w:sz="7" w:space="0" w:color="000000" w:themeColor="text1"/>
              <w:right w:val="nil"/>
            </w:tcBorders>
            <w:tcMar>
              <w:top w:w="0" w:type="dxa"/>
              <w:left w:w="100" w:type="dxa"/>
              <w:bottom w:w="0" w:type="dxa"/>
              <w:right w:w="100" w:type="dxa"/>
            </w:tcMar>
            <w:vAlign w:val="bottom"/>
          </w:tcPr>
          <w:p w14:paraId="42783D78" w14:textId="77777777" w:rsidR="00C347CB" w:rsidRDefault="00C347CB">
            <w:pPr>
              <w:spacing w:line="360" w:lineRule="auto"/>
              <w:ind w:firstLine="0"/>
              <w:jc w:val="center"/>
              <w:rPr>
                <w:sz w:val="20"/>
                <w:szCs w:val="20"/>
              </w:rPr>
            </w:pPr>
            <w:r>
              <w:rPr>
                <w:sz w:val="20"/>
                <w:szCs w:val="20"/>
              </w:rPr>
              <w:t>Internal AI expert</w:t>
            </w:r>
          </w:p>
        </w:tc>
        <w:tc>
          <w:tcPr>
            <w:tcW w:w="1245" w:type="dxa"/>
            <w:tcBorders>
              <w:top w:val="nil"/>
              <w:left w:val="nil"/>
              <w:bottom w:val="single" w:sz="7" w:space="0" w:color="000000" w:themeColor="text1"/>
              <w:right w:val="single" w:sz="8" w:space="0" w:color="D9D9D9" w:themeColor="background1" w:themeShade="D9"/>
            </w:tcBorders>
            <w:tcMar>
              <w:top w:w="0" w:type="dxa"/>
              <w:left w:w="100" w:type="dxa"/>
              <w:bottom w:w="0" w:type="dxa"/>
              <w:right w:w="100" w:type="dxa"/>
            </w:tcMar>
            <w:vAlign w:val="bottom"/>
          </w:tcPr>
          <w:p w14:paraId="19DAFC7D" w14:textId="77777777" w:rsidR="00C347CB" w:rsidRDefault="00C347CB">
            <w:pPr>
              <w:spacing w:line="360" w:lineRule="auto"/>
              <w:ind w:firstLine="0"/>
              <w:jc w:val="center"/>
              <w:rPr>
                <w:sz w:val="20"/>
                <w:szCs w:val="20"/>
              </w:rPr>
            </w:pPr>
            <w:r>
              <w:rPr>
                <w:sz w:val="20"/>
                <w:szCs w:val="20"/>
              </w:rPr>
              <w:t>External AI advisor</w:t>
            </w:r>
          </w:p>
        </w:tc>
        <w:tc>
          <w:tcPr>
            <w:tcW w:w="1920" w:type="dxa"/>
            <w:tcBorders>
              <w:top w:val="nil"/>
              <w:left w:val="single" w:sz="8" w:space="0" w:color="D9D9D9" w:themeColor="background1" w:themeShade="D9"/>
              <w:bottom w:val="single" w:sz="7" w:space="0" w:color="000000" w:themeColor="text1"/>
              <w:right w:val="nil"/>
            </w:tcBorders>
            <w:tcMar>
              <w:top w:w="0" w:type="dxa"/>
              <w:left w:w="100" w:type="dxa"/>
              <w:bottom w:w="0" w:type="dxa"/>
              <w:right w:w="100" w:type="dxa"/>
            </w:tcMar>
            <w:vAlign w:val="bottom"/>
          </w:tcPr>
          <w:p w14:paraId="0114FD5D" w14:textId="77777777" w:rsidR="00C347CB" w:rsidRDefault="00C347CB">
            <w:pPr>
              <w:spacing w:line="360" w:lineRule="auto"/>
              <w:ind w:firstLine="0"/>
              <w:jc w:val="center"/>
              <w:rPr>
                <w:sz w:val="20"/>
                <w:szCs w:val="20"/>
              </w:rPr>
            </w:pPr>
            <w:r>
              <w:rPr>
                <w:sz w:val="20"/>
                <w:szCs w:val="20"/>
              </w:rPr>
              <w:t>Marketing agency/consultant</w:t>
            </w:r>
          </w:p>
        </w:tc>
        <w:tc>
          <w:tcPr>
            <w:tcW w:w="1245" w:type="dxa"/>
            <w:tcBorders>
              <w:top w:val="nil"/>
              <w:left w:val="nil"/>
              <w:bottom w:val="single" w:sz="7" w:space="0" w:color="000000" w:themeColor="text1"/>
              <w:right w:val="nil"/>
            </w:tcBorders>
            <w:tcMar>
              <w:top w:w="0" w:type="dxa"/>
              <w:left w:w="100" w:type="dxa"/>
              <w:bottom w:w="0" w:type="dxa"/>
              <w:right w:w="100" w:type="dxa"/>
            </w:tcMar>
            <w:vAlign w:val="bottom"/>
          </w:tcPr>
          <w:p w14:paraId="1D4883DF" w14:textId="77777777" w:rsidR="00C347CB" w:rsidRDefault="00C347CB">
            <w:pPr>
              <w:spacing w:line="360" w:lineRule="auto"/>
              <w:ind w:firstLine="0"/>
              <w:jc w:val="center"/>
              <w:rPr>
                <w:sz w:val="20"/>
                <w:szCs w:val="20"/>
              </w:rPr>
            </w:pPr>
            <w:r>
              <w:rPr>
                <w:sz w:val="20"/>
                <w:szCs w:val="20"/>
              </w:rPr>
              <w:t>Internal marketing</w:t>
            </w:r>
          </w:p>
        </w:tc>
        <w:tc>
          <w:tcPr>
            <w:tcW w:w="1485" w:type="dxa"/>
            <w:tcBorders>
              <w:top w:val="nil"/>
              <w:left w:val="nil"/>
              <w:bottom w:val="single" w:sz="7" w:space="0" w:color="000000" w:themeColor="text1"/>
              <w:right w:val="nil"/>
            </w:tcBorders>
            <w:tcMar>
              <w:top w:w="0" w:type="dxa"/>
              <w:left w:w="100" w:type="dxa"/>
              <w:bottom w:w="0" w:type="dxa"/>
              <w:right w:w="100" w:type="dxa"/>
            </w:tcMar>
            <w:vAlign w:val="bottom"/>
          </w:tcPr>
          <w:p w14:paraId="01F7C680" w14:textId="77777777" w:rsidR="00C347CB" w:rsidRDefault="00C347CB">
            <w:pPr>
              <w:spacing w:line="360" w:lineRule="auto"/>
              <w:ind w:firstLine="0"/>
              <w:jc w:val="center"/>
              <w:rPr>
                <w:sz w:val="20"/>
                <w:szCs w:val="20"/>
                <w:lang w:val="en-US"/>
              </w:rPr>
            </w:pPr>
            <w:r w:rsidRPr="6E19D5D5">
              <w:rPr>
                <w:sz w:val="20"/>
                <w:szCs w:val="20"/>
                <w:lang w:val="en-US"/>
              </w:rPr>
              <w:t>Other advisory role</w:t>
            </w:r>
          </w:p>
        </w:tc>
      </w:tr>
      <w:tr w:rsidR="00C347CB" w14:paraId="0024E2EA"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65BB7659" w14:textId="77777777" w:rsidR="00C347CB" w:rsidRDefault="00C347CB">
            <w:pPr>
              <w:spacing w:line="360" w:lineRule="auto"/>
              <w:ind w:firstLine="0"/>
              <w:jc w:val="center"/>
              <w:rPr>
                <w:sz w:val="20"/>
                <w:szCs w:val="20"/>
              </w:rPr>
            </w:pPr>
            <w:r>
              <w:rPr>
                <w:sz w:val="20"/>
                <w:szCs w:val="20"/>
              </w:rPr>
              <w:t>1</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3B8224A"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2A084CE5" w14:textId="77777777" w:rsidR="00C347CB" w:rsidRDefault="00C347CB">
            <w:pPr>
              <w:spacing w:line="360" w:lineRule="auto"/>
              <w:ind w:firstLine="0"/>
              <w:jc w:val="center"/>
              <w:rPr>
                <w:sz w:val="20"/>
                <w:szCs w:val="20"/>
              </w:rPr>
            </w:pPr>
            <w:r>
              <w:rPr>
                <w:sz w:val="20"/>
                <w:szCs w:val="20"/>
              </w:rPr>
              <w:t>x</w:t>
            </w: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B7AC922" w14:textId="77777777" w:rsidR="00C347CB" w:rsidRDefault="00C347CB">
            <w:pPr>
              <w:spacing w:line="360" w:lineRule="auto"/>
              <w:jc w:val="center"/>
              <w:rPr>
                <w:sz w:val="20"/>
                <w:szCs w:val="20"/>
              </w:rPr>
            </w:pP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082CBF5"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44D74F18"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3022470"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43C928F"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32CF68CB"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59F3FC5A" w14:textId="77777777" w:rsidR="00C347CB" w:rsidRDefault="00C347CB">
            <w:pPr>
              <w:spacing w:line="360" w:lineRule="auto"/>
              <w:jc w:val="center"/>
              <w:rPr>
                <w:sz w:val="20"/>
                <w:szCs w:val="20"/>
              </w:rPr>
            </w:pPr>
          </w:p>
        </w:tc>
      </w:tr>
      <w:tr w:rsidR="00C347CB" w14:paraId="2FFB0AA9"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2221D2CC" w14:textId="77777777" w:rsidR="00C347CB" w:rsidRDefault="00C347CB">
            <w:pPr>
              <w:spacing w:line="360" w:lineRule="auto"/>
              <w:ind w:firstLine="0"/>
              <w:jc w:val="center"/>
              <w:rPr>
                <w:sz w:val="20"/>
                <w:szCs w:val="20"/>
              </w:rPr>
            </w:pPr>
            <w:r>
              <w:rPr>
                <w:sz w:val="20"/>
                <w:szCs w:val="20"/>
              </w:rPr>
              <w:t>2</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06A0A0E6"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5B494FAD"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26827B90"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76CB0360" w14:textId="77777777" w:rsidR="00C347CB" w:rsidRDefault="00C347CB">
            <w:pPr>
              <w:spacing w:line="360" w:lineRule="auto"/>
              <w:ind w:firstLine="0"/>
              <w:jc w:val="center"/>
              <w:rPr>
                <w:sz w:val="20"/>
                <w:szCs w:val="20"/>
              </w:rPr>
            </w:pPr>
            <w:r>
              <w:rPr>
                <w:sz w:val="20"/>
                <w:szCs w:val="20"/>
              </w:rPr>
              <w:t>x</w:t>
            </w:r>
          </w:p>
        </w:tc>
        <w:tc>
          <w:tcPr>
            <w:tcW w:w="1155" w:type="dxa"/>
            <w:tcBorders>
              <w:top w:val="nil"/>
              <w:left w:val="nil"/>
              <w:bottom w:val="nil"/>
              <w:right w:val="nil"/>
            </w:tcBorders>
            <w:tcMar>
              <w:top w:w="0" w:type="dxa"/>
              <w:left w:w="100" w:type="dxa"/>
              <w:bottom w:w="0" w:type="dxa"/>
              <w:right w:w="100" w:type="dxa"/>
            </w:tcMar>
            <w:vAlign w:val="bottom"/>
          </w:tcPr>
          <w:p w14:paraId="654D5F53"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644EF141" w14:textId="77777777" w:rsidR="00C347CB" w:rsidRDefault="00C347CB">
            <w:pPr>
              <w:spacing w:line="360" w:lineRule="auto"/>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38A3F5A"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29AD3963"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757F4EB2" w14:textId="77777777" w:rsidR="00C347CB" w:rsidRDefault="00C347CB">
            <w:pPr>
              <w:spacing w:line="360" w:lineRule="auto"/>
              <w:jc w:val="center"/>
              <w:rPr>
                <w:sz w:val="20"/>
                <w:szCs w:val="20"/>
              </w:rPr>
            </w:pPr>
          </w:p>
        </w:tc>
      </w:tr>
      <w:tr w:rsidR="00C347CB" w14:paraId="36A989A5"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CD4C2F2" w14:textId="77777777" w:rsidR="00C347CB" w:rsidRDefault="00C347CB">
            <w:pPr>
              <w:spacing w:line="360" w:lineRule="auto"/>
              <w:ind w:firstLine="0"/>
              <w:jc w:val="center"/>
              <w:rPr>
                <w:sz w:val="20"/>
                <w:szCs w:val="20"/>
              </w:rPr>
            </w:pPr>
            <w:r>
              <w:rPr>
                <w:sz w:val="20"/>
                <w:szCs w:val="20"/>
              </w:rPr>
              <w:t>3</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194797AE" w14:textId="77777777" w:rsidR="00C347CB" w:rsidRDefault="00C347CB">
            <w:pPr>
              <w:spacing w:line="360" w:lineRule="auto"/>
              <w:ind w:firstLine="0"/>
              <w:jc w:val="center"/>
              <w:rPr>
                <w:sz w:val="20"/>
                <w:szCs w:val="20"/>
              </w:rPr>
            </w:pPr>
            <w:r>
              <w:rPr>
                <w:sz w:val="20"/>
                <w:szCs w:val="20"/>
              </w:rPr>
              <w:t>x</w:t>
            </w:r>
          </w:p>
        </w:tc>
        <w:tc>
          <w:tcPr>
            <w:tcW w:w="1083" w:type="dxa"/>
            <w:tcBorders>
              <w:top w:val="nil"/>
              <w:left w:val="nil"/>
              <w:bottom w:val="nil"/>
              <w:right w:val="nil"/>
            </w:tcBorders>
            <w:tcMar>
              <w:top w:w="0" w:type="dxa"/>
              <w:left w:w="100" w:type="dxa"/>
              <w:bottom w:w="0" w:type="dxa"/>
              <w:right w:w="100" w:type="dxa"/>
            </w:tcMar>
            <w:vAlign w:val="bottom"/>
          </w:tcPr>
          <w:p w14:paraId="6A92B8EA"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9CCC685"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FE8AA2A" w14:textId="77777777" w:rsidR="00C347CB" w:rsidRDefault="00C347CB">
            <w:pPr>
              <w:spacing w:line="360" w:lineRule="auto"/>
              <w:ind w:firstLine="0"/>
              <w:jc w:val="center"/>
              <w:rPr>
                <w:sz w:val="20"/>
                <w:szCs w:val="20"/>
              </w:rPr>
            </w:pPr>
            <w:r>
              <w:rPr>
                <w:sz w:val="20"/>
                <w:szCs w:val="20"/>
              </w:rPr>
              <w:t>x</w:t>
            </w:r>
          </w:p>
        </w:tc>
        <w:tc>
          <w:tcPr>
            <w:tcW w:w="1155" w:type="dxa"/>
            <w:tcBorders>
              <w:top w:val="nil"/>
              <w:left w:val="nil"/>
              <w:bottom w:val="nil"/>
              <w:right w:val="nil"/>
            </w:tcBorders>
            <w:tcMar>
              <w:top w:w="0" w:type="dxa"/>
              <w:left w:w="100" w:type="dxa"/>
              <w:bottom w:w="0" w:type="dxa"/>
              <w:right w:w="100" w:type="dxa"/>
            </w:tcMar>
            <w:vAlign w:val="bottom"/>
          </w:tcPr>
          <w:p w14:paraId="7BD502E4"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35DCEBC6"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774DEA03"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03176231"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331E90E6" w14:textId="77777777" w:rsidR="00C347CB" w:rsidRDefault="00C347CB">
            <w:pPr>
              <w:spacing w:line="360" w:lineRule="auto"/>
              <w:jc w:val="center"/>
              <w:rPr>
                <w:sz w:val="20"/>
                <w:szCs w:val="20"/>
              </w:rPr>
            </w:pPr>
          </w:p>
        </w:tc>
      </w:tr>
      <w:tr w:rsidR="00C347CB" w14:paraId="5D542142"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2112515D" w14:textId="77777777" w:rsidR="00C347CB" w:rsidRDefault="00C347CB">
            <w:pPr>
              <w:spacing w:line="360" w:lineRule="auto"/>
              <w:ind w:firstLine="0"/>
              <w:jc w:val="center"/>
              <w:rPr>
                <w:sz w:val="20"/>
                <w:szCs w:val="20"/>
              </w:rPr>
            </w:pPr>
            <w:r>
              <w:rPr>
                <w:sz w:val="20"/>
                <w:szCs w:val="20"/>
              </w:rPr>
              <w:t>4</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6C82F21"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58C4F6BA"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73A336F"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2ED3F873"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14EF266D"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35A1E47D"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1EC74E6D"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5F187C38"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49625B44" w14:textId="77777777" w:rsidR="00C347CB" w:rsidRDefault="00C347CB">
            <w:pPr>
              <w:spacing w:line="360" w:lineRule="auto"/>
              <w:jc w:val="center"/>
              <w:rPr>
                <w:sz w:val="20"/>
                <w:szCs w:val="20"/>
              </w:rPr>
            </w:pPr>
          </w:p>
        </w:tc>
      </w:tr>
      <w:tr w:rsidR="00C347CB" w14:paraId="7ABA9D1E"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7F8CCDD8" w14:textId="77777777" w:rsidR="00C347CB" w:rsidRDefault="00C347CB">
            <w:pPr>
              <w:spacing w:line="360" w:lineRule="auto"/>
              <w:ind w:firstLine="0"/>
              <w:jc w:val="center"/>
              <w:rPr>
                <w:sz w:val="20"/>
                <w:szCs w:val="20"/>
              </w:rPr>
            </w:pPr>
            <w:r>
              <w:rPr>
                <w:sz w:val="20"/>
                <w:szCs w:val="20"/>
              </w:rPr>
              <w:t>5</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7C1D4BF" w14:textId="77777777" w:rsidR="00C347CB" w:rsidRDefault="00C347CB">
            <w:pPr>
              <w:spacing w:line="360" w:lineRule="auto"/>
              <w:ind w:firstLine="0"/>
              <w:jc w:val="center"/>
              <w:rPr>
                <w:sz w:val="20"/>
                <w:szCs w:val="20"/>
              </w:rPr>
            </w:pPr>
            <w:r>
              <w:rPr>
                <w:sz w:val="20"/>
                <w:szCs w:val="20"/>
              </w:rPr>
              <w:t>x</w:t>
            </w:r>
          </w:p>
        </w:tc>
        <w:tc>
          <w:tcPr>
            <w:tcW w:w="1083" w:type="dxa"/>
            <w:tcBorders>
              <w:top w:val="nil"/>
              <w:left w:val="nil"/>
              <w:bottom w:val="nil"/>
              <w:right w:val="nil"/>
            </w:tcBorders>
            <w:tcMar>
              <w:top w:w="0" w:type="dxa"/>
              <w:left w:w="100" w:type="dxa"/>
              <w:bottom w:w="0" w:type="dxa"/>
              <w:right w:w="100" w:type="dxa"/>
            </w:tcMar>
            <w:vAlign w:val="bottom"/>
          </w:tcPr>
          <w:p w14:paraId="420B9833"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51DABD2F" w14:textId="77777777" w:rsidR="00C347CB" w:rsidRDefault="00C347CB">
            <w:pPr>
              <w:spacing w:line="360" w:lineRule="auto"/>
              <w:jc w:val="center"/>
              <w:rPr>
                <w:sz w:val="20"/>
                <w:szCs w:val="20"/>
              </w:rPr>
            </w:pP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F989A0D"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2C5AC6BB"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3186BDE4" w14:textId="77777777" w:rsidR="00C347CB" w:rsidRDefault="00C347CB">
            <w:pPr>
              <w:spacing w:line="360" w:lineRule="auto"/>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192F9205"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51019A83"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4591857B" w14:textId="77777777" w:rsidR="00C347CB" w:rsidRDefault="00C347CB">
            <w:pPr>
              <w:spacing w:line="360" w:lineRule="auto"/>
              <w:jc w:val="center"/>
              <w:rPr>
                <w:sz w:val="20"/>
                <w:szCs w:val="20"/>
              </w:rPr>
            </w:pPr>
          </w:p>
        </w:tc>
      </w:tr>
      <w:tr w:rsidR="00C347CB" w14:paraId="3F0F7E41"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642A7524" w14:textId="77777777" w:rsidR="00C347CB" w:rsidRDefault="00C347CB">
            <w:pPr>
              <w:spacing w:line="360" w:lineRule="auto"/>
              <w:ind w:firstLine="0"/>
              <w:jc w:val="center"/>
              <w:rPr>
                <w:sz w:val="20"/>
                <w:szCs w:val="20"/>
              </w:rPr>
            </w:pPr>
            <w:r>
              <w:rPr>
                <w:sz w:val="20"/>
                <w:szCs w:val="20"/>
              </w:rPr>
              <w:t>6</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BDCDFFC"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7389B4B0"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04E5C498"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7DB3AA0C" w14:textId="77777777" w:rsidR="00C347CB" w:rsidRDefault="00C347CB">
            <w:pPr>
              <w:spacing w:line="360" w:lineRule="auto"/>
              <w:ind w:firstLine="0"/>
              <w:jc w:val="center"/>
              <w:rPr>
                <w:sz w:val="20"/>
                <w:szCs w:val="20"/>
              </w:rPr>
            </w:pPr>
            <w:r>
              <w:rPr>
                <w:sz w:val="20"/>
                <w:szCs w:val="20"/>
              </w:rPr>
              <w:t>x</w:t>
            </w:r>
          </w:p>
        </w:tc>
        <w:tc>
          <w:tcPr>
            <w:tcW w:w="1155" w:type="dxa"/>
            <w:tcBorders>
              <w:top w:val="nil"/>
              <w:left w:val="nil"/>
              <w:bottom w:val="nil"/>
              <w:right w:val="nil"/>
            </w:tcBorders>
            <w:tcMar>
              <w:top w:w="0" w:type="dxa"/>
              <w:left w:w="100" w:type="dxa"/>
              <w:bottom w:w="0" w:type="dxa"/>
              <w:right w:w="100" w:type="dxa"/>
            </w:tcMar>
            <w:vAlign w:val="bottom"/>
          </w:tcPr>
          <w:p w14:paraId="708F7C5A"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BA27B69" w14:textId="77777777" w:rsidR="00C347CB" w:rsidRDefault="00C347CB">
            <w:pPr>
              <w:spacing w:line="360" w:lineRule="auto"/>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3654895"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4F9E4303"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057D9D7D" w14:textId="77777777" w:rsidR="00C347CB" w:rsidRDefault="00C347CB">
            <w:pPr>
              <w:spacing w:line="360" w:lineRule="auto"/>
              <w:jc w:val="center"/>
              <w:rPr>
                <w:sz w:val="20"/>
                <w:szCs w:val="20"/>
              </w:rPr>
            </w:pPr>
          </w:p>
        </w:tc>
      </w:tr>
      <w:tr w:rsidR="00C347CB" w14:paraId="71D26054"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506B6625" w14:textId="77777777" w:rsidR="00C347CB" w:rsidRDefault="00C347CB">
            <w:pPr>
              <w:spacing w:line="360" w:lineRule="auto"/>
              <w:ind w:firstLine="0"/>
              <w:jc w:val="center"/>
              <w:rPr>
                <w:sz w:val="20"/>
                <w:szCs w:val="20"/>
              </w:rPr>
            </w:pPr>
            <w:r>
              <w:rPr>
                <w:sz w:val="20"/>
                <w:szCs w:val="20"/>
              </w:rPr>
              <w:t>7</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33A6DD0"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33938C45"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3E790663" w14:textId="77777777" w:rsidR="00C347CB" w:rsidRDefault="00C347CB">
            <w:pPr>
              <w:spacing w:line="360" w:lineRule="auto"/>
              <w:jc w:val="center"/>
              <w:rPr>
                <w:sz w:val="20"/>
                <w:szCs w:val="20"/>
              </w:rPr>
            </w:pP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3F6DD34"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7090FA8A"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04E87A7F"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5AFFF13"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2BD96ACC"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4EE2E75B" w14:textId="77777777" w:rsidR="00C347CB" w:rsidRDefault="00C347CB">
            <w:pPr>
              <w:spacing w:line="360" w:lineRule="auto"/>
              <w:ind w:firstLine="0"/>
              <w:jc w:val="center"/>
              <w:rPr>
                <w:sz w:val="20"/>
                <w:szCs w:val="20"/>
              </w:rPr>
            </w:pPr>
            <w:r>
              <w:rPr>
                <w:sz w:val="20"/>
                <w:szCs w:val="20"/>
              </w:rPr>
              <w:t>x</w:t>
            </w:r>
          </w:p>
        </w:tc>
      </w:tr>
      <w:tr w:rsidR="00C347CB" w14:paraId="4C790119"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2EC6614A" w14:textId="77777777" w:rsidR="00C347CB" w:rsidRDefault="00C347CB">
            <w:pPr>
              <w:spacing w:line="360" w:lineRule="auto"/>
              <w:ind w:firstLine="0"/>
              <w:jc w:val="center"/>
              <w:rPr>
                <w:sz w:val="20"/>
                <w:szCs w:val="20"/>
              </w:rPr>
            </w:pPr>
            <w:r>
              <w:rPr>
                <w:sz w:val="20"/>
                <w:szCs w:val="20"/>
              </w:rPr>
              <w:t>8</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0B8F2795"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0DEE2E7D"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057A1D19"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8BAF796"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77B91579"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279B6F3" w14:textId="77777777" w:rsidR="00C347CB" w:rsidRDefault="00C347CB">
            <w:pPr>
              <w:spacing w:line="360" w:lineRule="auto"/>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26C42A5"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6E45A0E2"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003A025B" w14:textId="77777777" w:rsidR="00C347CB" w:rsidRDefault="00C347CB">
            <w:pPr>
              <w:spacing w:line="360" w:lineRule="auto"/>
              <w:jc w:val="center"/>
              <w:rPr>
                <w:sz w:val="20"/>
                <w:szCs w:val="20"/>
              </w:rPr>
            </w:pPr>
          </w:p>
        </w:tc>
      </w:tr>
      <w:tr w:rsidR="00C347CB" w14:paraId="37FC3E26"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592C0415" w14:textId="77777777" w:rsidR="00C347CB" w:rsidRDefault="00C347CB">
            <w:pPr>
              <w:spacing w:line="360" w:lineRule="auto"/>
              <w:ind w:firstLine="0"/>
              <w:jc w:val="center"/>
              <w:rPr>
                <w:sz w:val="20"/>
                <w:szCs w:val="20"/>
              </w:rPr>
            </w:pPr>
            <w:r>
              <w:rPr>
                <w:sz w:val="20"/>
                <w:szCs w:val="20"/>
              </w:rPr>
              <w:t>9</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08A5865B"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511FF3AD"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51D40A8A"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EA5300A"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3230DCA8"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78DD786" w14:textId="77777777" w:rsidR="00C347CB" w:rsidRDefault="00C347CB">
            <w:pPr>
              <w:spacing w:line="360" w:lineRule="auto"/>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791F5E3"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7592E6DE"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1FAFD7F3" w14:textId="77777777" w:rsidR="00C347CB" w:rsidRDefault="00C347CB">
            <w:pPr>
              <w:spacing w:line="360" w:lineRule="auto"/>
              <w:jc w:val="center"/>
              <w:rPr>
                <w:sz w:val="20"/>
                <w:szCs w:val="20"/>
              </w:rPr>
            </w:pPr>
          </w:p>
        </w:tc>
      </w:tr>
      <w:tr w:rsidR="00C347CB" w14:paraId="061C2918"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62E90C79" w14:textId="77777777" w:rsidR="00C347CB" w:rsidRDefault="00C347CB">
            <w:pPr>
              <w:spacing w:line="360" w:lineRule="auto"/>
              <w:ind w:firstLine="0"/>
              <w:jc w:val="center"/>
              <w:rPr>
                <w:sz w:val="20"/>
                <w:szCs w:val="20"/>
              </w:rPr>
            </w:pPr>
            <w:r>
              <w:rPr>
                <w:sz w:val="20"/>
                <w:szCs w:val="20"/>
              </w:rPr>
              <w:t>10</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2190618A"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3AFAADF8"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3DF0DDD5"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C7B0CF1"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77AC6E36"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2D0D06B4"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7C6EF3F"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55D52525"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6CFECD70" w14:textId="77777777" w:rsidR="00C347CB" w:rsidRDefault="00C347CB">
            <w:pPr>
              <w:spacing w:line="360" w:lineRule="auto"/>
              <w:jc w:val="center"/>
              <w:rPr>
                <w:sz w:val="20"/>
                <w:szCs w:val="20"/>
              </w:rPr>
            </w:pPr>
          </w:p>
        </w:tc>
      </w:tr>
      <w:tr w:rsidR="00C347CB" w14:paraId="4FD1E09C"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01612450" w14:textId="77777777" w:rsidR="00C347CB" w:rsidRDefault="00C347CB">
            <w:pPr>
              <w:spacing w:line="360" w:lineRule="auto"/>
              <w:ind w:firstLine="0"/>
              <w:jc w:val="center"/>
              <w:rPr>
                <w:sz w:val="20"/>
                <w:szCs w:val="20"/>
              </w:rPr>
            </w:pPr>
            <w:r>
              <w:rPr>
                <w:sz w:val="20"/>
                <w:szCs w:val="20"/>
              </w:rPr>
              <w:t>11</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06BAB315"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4374F1F0"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78726A33"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8611F29"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20F552D2"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7E76FD7B"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5E7448E"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043DD295"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52C44D2F" w14:textId="77777777" w:rsidR="00C347CB" w:rsidRDefault="00C347CB">
            <w:pPr>
              <w:spacing w:line="360" w:lineRule="auto"/>
              <w:jc w:val="center"/>
              <w:rPr>
                <w:sz w:val="20"/>
                <w:szCs w:val="20"/>
              </w:rPr>
            </w:pPr>
          </w:p>
        </w:tc>
      </w:tr>
      <w:tr w:rsidR="00C347CB" w14:paraId="16461398"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1A2A706" w14:textId="77777777" w:rsidR="00C347CB" w:rsidRDefault="00C347CB">
            <w:pPr>
              <w:spacing w:line="360" w:lineRule="auto"/>
              <w:ind w:firstLine="0"/>
              <w:jc w:val="center"/>
              <w:rPr>
                <w:sz w:val="20"/>
                <w:szCs w:val="20"/>
              </w:rPr>
            </w:pPr>
            <w:r>
              <w:rPr>
                <w:sz w:val="20"/>
                <w:szCs w:val="20"/>
              </w:rPr>
              <w:t>12</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17EE6FAB"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313EA879"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BD1EA05"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F0BA745"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0D1CD9A9"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26D6E8D6"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1DAF1550"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60D1610C"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5B84F208" w14:textId="77777777" w:rsidR="00C347CB" w:rsidRDefault="00C347CB">
            <w:pPr>
              <w:spacing w:line="360" w:lineRule="auto"/>
              <w:jc w:val="center"/>
              <w:rPr>
                <w:sz w:val="20"/>
                <w:szCs w:val="20"/>
              </w:rPr>
            </w:pPr>
          </w:p>
        </w:tc>
      </w:tr>
      <w:tr w:rsidR="00C347CB" w14:paraId="6AC2F3D7"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96A7D45" w14:textId="77777777" w:rsidR="00C347CB" w:rsidRDefault="00C347CB">
            <w:pPr>
              <w:spacing w:line="360" w:lineRule="auto"/>
              <w:ind w:firstLine="0"/>
              <w:jc w:val="center"/>
              <w:rPr>
                <w:sz w:val="20"/>
                <w:szCs w:val="20"/>
              </w:rPr>
            </w:pPr>
            <w:r>
              <w:rPr>
                <w:sz w:val="20"/>
                <w:szCs w:val="20"/>
              </w:rPr>
              <w:t>13</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25548BBF" w14:textId="77777777" w:rsidR="00C347CB" w:rsidRDefault="00C347CB">
            <w:pPr>
              <w:spacing w:line="360" w:lineRule="auto"/>
              <w:jc w:val="center"/>
              <w:rPr>
                <w:sz w:val="20"/>
                <w:szCs w:val="20"/>
              </w:rPr>
            </w:pPr>
            <w:r>
              <w:rPr>
                <w:sz w:val="20"/>
                <w:szCs w:val="20"/>
              </w:rPr>
              <w:t>x</w:t>
            </w:r>
          </w:p>
        </w:tc>
        <w:tc>
          <w:tcPr>
            <w:tcW w:w="1083" w:type="dxa"/>
            <w:tcBorders>
              <w:top w:val="nil"/>
              <w:left w:val="nil"/>
              <w:bottom w:val="nil"/>
              <w:right w:val="nil"/>
            </w:tcBorders>
            <w:tcMar>
              <w:top w:w="0" w:type="dxa"/>
              <w:left w:w="100" w:type="dxa"/>
              <w:bottom w:w="0" w:type="dxa"/>
              <w:right w:w="100" w:type="dxa"/>
            </w:tcMar>
            <w:vAlign w:val="bottom"/>
          </w:tcPr>
          <w:p w14:paraId="3781E366" w14:textId="77777777" w:rsidR="00C347CB" w:rsidRDefault="00C347CB">
            <w:pPr>
              <w:spacing w:line="360" w:lineRule="auto"/>
              <w:jc w:val="center"/>
              <w:rPr>
                <w:sz w:val="20"/>
                <w:szCs w:val="20"/>
              </w:rPr>
            </w:pPr>
            <w:r>
              <w:rPr>
                <w:sz w:val="20"/>
                <w:szCs w:val="20"/>
              </w:rPr>
              <w:t>x</w:t>
            </w: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0CFD7EB3" w14:textId="77777777" w:rsidR="00C347CB" w:rsidRDefault="00C347CB">
            <w:pPr>
              <w:spacing w:line="360" w:lineRule="auto"/>
              <w:ind w:firstLine="0"/>
              <w:jc w:val="center"/>
              <w:rPr>
                <w:sz w:val="20"/>
                <w:szCs w:val="20"/>
              </w:rPr>
            </w:pPr>
            <w:r>
              <w:rPr>
                <w:sz w:val="20"/>
                <w:szCs w:val="20"/>
              </w:rPr>
              <w:t xml:space="preserve"> </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73F246CE" w14:textId="77777777" w:rsidR="00C347CB" w:rsidRDefault="00C347CB">
            <w:pPr>
              <w:spacing w:line="360" w:lineRule="auto"/>
              <w:jc w:val="center"/>
              <w:rPr>
                <w:sz w:val="20"/>
                <w:szCs w:val="20"/>
              </w:rPr>
            </w:pPr>
            <w:r>
              <w:rPr>
                <w:sz w:val="20"/>
                <w:szCs w:val="20"/>
              </w:rPr>
              <w:t xml:space="preserve"> </w:t>
            </w:r>
          </w:p>
        </w:tc>
        <w:tc>
          <w:tcPr>
            <w:tcW w:w="1155" w:type="dxa"/>
            <w:tcBorders>
              <w:top w:val="nil"/>
              <w:left w:val="nil"/>
              <w:bottom w:val="nil"/>
              <w:right w:val="nil"/>
            </w:tcBorders>
            <w:tcMar>
              <w:top w:w="0" w:type="dxa"/>
              <w:left w:w="100" w:type="dxa"/>
              <w:bottom w:w="0" w:type="dxa"/>
              <w:right w:w="100" w:type="dxa"/>
            </w:tcMar>
            <w:vAlign w:val="bottom"/>
          </w:tcPr>
          <w:p w14:paraId="30934C5D" w14:textId="77777777" w:rsidR="00C347CB" w:rsidRDefault="00C347CB">
            <w:pPr>
              <w:spacing w:line="360" w:lineRule="auto"/>
              <w:jc w:val="center"/>
              <w:rPr>
                <w:sz w:val="20"/>
                <w:szCs w:val="20"/>
              </w:rPr>
            </w:pPr>
            <w:r>
              <w:rPr>
                <w:sz w:val="20"/>
                <w:szCs w:val="20"/>
              </w:rPr>
              <w:t xml:space="preserve"> </w:t>
            </w: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DE56B9F"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055E7274"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13598EC1" w14:textId="77777777" w:rsidR="00C347CB" w:rsidRDefault="00C347CB">
            <w:pPr>
              <w:spacing w:line="360" w:lineRule="auto"/>
              <w:jc w:val="center"/>
              <w:rPr>
                <w:sz w:val="20"/>
                <w:szCs w:val="20"/>
              </w:rPr>
            </w:pPr>
            <w:r>
              <w:rPr>
                <w:sz w:val="20"/>
                <w:szCs w:val="20"/>
              </w:rPr>
              <w:t xml:space="preserve"> </w:t>
            </w:r>
          </w:p>
        </w:tc>
        <w:tc>
          <w:tcPr>
            <w:tcW w:w="1485" w:type="dxa"/>
            <w:tcBorders>
              <w:top w:val="nil"/>
              <w:left w:val="nil"/>
              <w:bottom w:val="nil"/>
              <w:right w:val="nil"/>
            </w:tcBorders>
            <w:tcMar>
              <w:top w:w="0" w:type="dxa"/>
              <w:left w:w="100" w:type="dxa"/>
              <w:bottom w:w="0" w:type="dxa"/>
              <w:right w:w="100" w:type="dxa"/>
            </w:tcMar>
            <w:vAlign w:val="bottom"/>
          </w:tcPr>
          <w:p w14:paraId="6DC647F2" w14:textId="77777777" w:rsidR="00C347CB" w:rsidRDefault="00C347CB">
            <w:pPr>
              <w:spacing w:line="360" w:lineRule="auto"/>
              <w:jc w:val="center"/>
              <w:rPr>
                <w:sz w:val="20"/>
                <w:szCs w:val="20"/>
              </w:rPr>
            </w:pPr>
            <w:r>
              <w:rPr>
                <w:sz w:val="20"/>
                <w:szCs w:val="20"/>
              </w:rPr>
              <w:t xml:space="preserve"> </w:t>
            </w:r>
          </w:p>
        </w:tc>
      </w:tr>
      <w:tr w:rsidR="00C347CB" w14:paraId="33AC98BA"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541172B8" w14:textId="77777777" w:rsidR="00C347CB" w:rsidRDefault="00C347CB">
            <w:pPr>
              <w:spacing w:line="360" w:lineRule="auto"/>
              <w:ind w:firstLine="0"/>
              <w:jc w:val="center"/>
              <w:rPr>
                <w:sz w:val="20"/>
                <w:szCs w:val="20"/>
              </w:rPr>
            </w:pPr>
            <w:r>
              <w:rPr>
                <w:sz w:val="20"/>
                <w:szCs w:val="20"/>
              </w:rPr>
              <w:t>14</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C6AE119"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6B4A5744"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E02CE15"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CA8B133" w14:textId="77777777" w:rsidR="00C347CB" w:rsidRDefault="00C347CB">
            <w:pPr>
              <w:spacing w:line="360" w:lineRule="auto"/>
              <w:ind w:firstLine="0"/>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1EA2ECDD"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6B658D29"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1E5448C"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43838301"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27459688" w14:textId="77777777" w:rsidR="00C347CB" w:rsidRDefault="00C347CB">
            <w:pPr>
              <w:spacing w:line="360" w:lineRule="auto"/>
              <w:jc w:val="center"/>
              <w:rPr>
                <w:sz w:val="20"/>
                <w:szCs w:val="20"/>
              </w:rPr>
            </w:pPr>
          </w:p>
        </w:tc>
      </w:tr>
      <w:tr w:rsidR="00C347CB" w14:paraId="59378D7B" w14:textId="77777777">
        <w:trPr>
          <w:trHeight w:val="32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7F6BEFAF" w14:textId="77777777" w:rsidR="00C347CB" w:rsidRDefault="00C347CB">
            <w:pPr>
              <w:spacing w:line="360" w:lineRule="auto"/>
              <w:ind w:firstLine="0"/>
              <w:jc w:val="center"/>
              <w:rPr>
                <w:sz w:val="20"/>
                <w:szCs w:val="20"/>
              </w:rPr>
            </w:pPr>
            <w:r>
              <w:rPr>
                <w:sz w:val="20"/>
                <w:szCs w:val="20"/>
              </w:rPr>
              <w:t>15</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AD6FDCA"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54D319E7"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195A5EF"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250B94B2" w14:textId="77777777" w:rsidR="00C347CB" w:rsidRDefault="00C347CB">
            <w:pPr>
              <w:spacing w:line="360" w:lineRule="auto"/>
              <w:ind w:firstLine="0"/>
              <w:jc w:val="center"/>
              <w:rPr>
                <w:sz w:val="20"/>
                <w:szCs w:val="20"/>
              </w:rPr>
            </w:pPr>
            <w:r>
              <w:rPr>
                <w:sz w:val="20"/>
                <w:szCs w:val="20"/>
              </w:rPr>
              <w:t>x</w:t>
            </w:r>
          </w:p>
        </w:tc>
        <w:tc>
          <w:tcPr>
            <w:tcW w:w="1155" w:type="dxa"/>
            <w:tcBorders>
              <w:top w:val="nil"/>
              <w:left w:val="nil"/>
              <w:bottom w:val="nil"/>
              <w:right w:val="nil"/>
            </w:tcBorders>
            <w:tcMar>
              <w:top w:w="0" w:type="dxa"/>
              <w:left w:w="100" w:type="dxa"/>
              <w:bottom w:w="0" w:type="dxa"/>
              <w:right w:w="100" w:type="dxa"/>
            </w:tcMar>
            <w:vAlign w:val="bottom"/>
          </w:tcPr>
          <w:p w14:paraId="48544675"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641FCF84" w14:textId="77777777" w:rsidR="00C347CB" w:rsidRDefault="00C347CB">
            <w:pPr>
              <w:spacing w:line="360" w:lineRule="auto"/>
              <w:ind w:firstLine="0"/>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368F310" w14:textId="77777777" w:rsidR="00C347CB" w:rsidRDefault="00C347CB">
            <w:pPr>
              <w:spacing w:line="360" w:lineRule="auto"/>
              <w:ind w:firstLine="0"/>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5C418D2B"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59D19B16" w14:textId="77777777" w:rsidR="00C347CB" w:rsidRDefault="00C347CB">
            <w:pPr>
              <w:spacing w:line="360" w:lineRule="auto"/>
              <w:jc w:val="center"/>
              <w:rPr>
                <w:sz w:val="20"/>
                <w:szCs w:val="20"/>
              </w:rPr>
            </w:pPr>
          </w:p>
        </w:tc>
      </w:tr>
      <w:tr w:rsidR="00C347CB" w14:paraId="7DB6F684"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33B9681" w14:textId="77777777" w:rsidR="00C347CB" w:rsidRDefault="00C347CB">
            <w:pPr>
              <w:spacing w:line="360" w:lineRule="auto"/>
              <w:ind w:firstLine="0"/>
              <w:jc w:val="center"/>
              <w:rPr>
                <w:sz w:val="20"/>
                <w:szCs w:val="20"/>
              </w:rPr>
            </w:pPr>
            <w:r>
              <w:rPr>
                <w:sz w:val="20"/>
                <w:szCs w:val="20"/>
              </w:rPr>
              <w:t>16</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0099F23" w14:textId="77777777" w:rsidR="00C347CB" w:rsidRDefault="00C347CB">
            <w:pPr>
              <w:spacing w:line="360" w:lineRule="auto"/>
              <w:ind w:firstLine="0"/>
              <w:jc w:val="center"/>
              <w:rPr>
                <w:sz w:val="20"/>
                <w:szCs w:val="20"/>
              </w:rPr>
            </w:pPr>
            <w:r>
              <w:rPr>
                <w:sz w:val="20"/>
                <w:szCs w:val="20"/>
              </w:rPr>
              <w:t>x</w:t>
            </w:r>
          </w:p>
        </w:tc>
        <w:tc>
          <w:tcPr>
            <w:tcW w:w="1083" w:type="dxa"/>
            <w:tcBorders>
              <w:top w:val="nil"/>
              <w:left w:val="nil"/>
              <w:bottom w:val="nil"/>
              <w:right w:val="nil"/>
            </w:tcBorders>
            <w:tcMar>
              <w:top w:w="0" w:type="dxa"/>
              <w:left w:w="100" w:type="dxa"/>
              <w:bottom w:w="0" w:type="dxa"/>
              <w:right w:w="100" w:type="dxa"/>
            </w:tcMar>
            <w:vAlign w:val="bottom"/>
          </w:tcPr>
          <w:p w14:paraId="6C2AFE78" w14:textId="77777777" w:rsidR="00C347CB" w:rsidRDefault="00C347CB">
            <w:pPr>
              <w:spacing w:line="360" w:lineRule="auto"/>
              <w:ind w:firstLine="0"/>
              <w:jc w:val="center"/>
              <w:rPr>
                <w:sz w:val="20"/>
                <w:szCs w:val="20"/>
              </w:rPr>
            </w:pPr>
            <w:r>
              <w:rPr>
                <w:sz w:val="20"/>
                <w:szCs w:val="20"/>
              </w:rPr>
              <w:t>x</w:t>
            </w: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8712BFE"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8B1866A" w14:textId="77777777" w:rsidR="00C347CB" w:rsidRDefault="00C347CB">
            <w:pPr>
              <w:spacing w:line="360" w:lineRule="auto"/>
              <w:ind w:firstLine="0"/>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0D7E73DE"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72FB994" w14:textId="77777777" w:rsidR="00C347CB" w:rsidRDefault="00C347CB">
            <w:pPr>
              <w:spacing w:line="360" w:lineRule="auto"/>
              <w:ind w:firstLine="0"/>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0CEF49DF" w14:textId="77777777" w:rsidR="00C347CB" w:rsidRDefault="00C347CB">
            <w:pPr>
              <w:spacing w:line="360" w:lineRule="auto"/>
              <w:ind w:firstLine="0"/>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52F1A117"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1ABDC839" w14:textId="77777777" w:rsidR="00C347CB" w:rsidRDefault="00C347CB">
            <w:pPr>
              <w:spacing w:line="360" w:lineRule="auto"/>
              <w:jc w:val="center"/>
              <w:rPr>
                <w:sz w:val="20"/>
                <w:szCs w:val="20"/>
              </w:rPr>
            </w:pPr>
          </w:p>
        </w:tc>
      </w:tr>
      <w:tr w:rsidR="00C347CB" w14:paraId="46A19A4F" w14:textId="77777777">
        <w:trPr>
          <w:trHeight w:val="285"/>
        </w:trPr>
        <w:tc>
          <w:tcPr>
            <w:tcW w:w="1455" w:type="dxa"/>
            <w:tcBorders>
              <w:top w:val="nil"/>
              <w:left w:val="nil"/>
              <w:bottom w:val="single" w:sz="7" w:space="0" w:color="000000" w:themeColor="text1"/>
              <w:right w:val="single" w:sz="8" w:space="0" w:color="D9D9D9" w:themeColor="background1" w:themeShade="D9"/>
            </w:tcBorders>
            <w:tcMar>
              <w:top w:w="0" w:type="dxa"/>
              <w:left w:w="100" w:type="dxa"/>
              <w:bottom w:w="0" w:type="dxa"/>
              <w:right w:w="100" w:type="dxa"/>
            </w:tcMar>
            <w:vAlign w:val="bottom"/>
          </w:tcPr>
          <w:p w14:paraId="6F1C0E8D" w14:textId="77777777" w:rsidR="00C347CB" w:rsidRDefault="00C347CB">
            <w:pPr>
              <w:spacing w:line="360" w:lineRule="auto"/>
              <w:ind w:firstLine="0"/>
              <w:jc w:val="center"/>
              <w:rPr>
                <w:sz w:val="20"/>
                <w:szCs w:val="20"/>
              </w:rPr>
            </w:pPr>
            <w:r>
              <w:rPr>
                <w:sz w:val="20"/>
                <w:szCs w:val="20"/>
              </w:rPr>
              <w:t>17</w:t>
            </w:r>
          </w:p>
        </w:tc>
        <w:tc>
          <w:tcPr>
            <w:tcW w:w="1080" w:type="dxa"/>
            <w:tcBorders>
              <w:top w:val="nil"/>
              <w:left w:val="single" w:sz="8" w:space="0" w:color="D9D9D9" w:themeColor="background1" w:themeShade="D9"/>
              <w:bottom w:val="single" w:sz="7" w:space="0" w:color="000000" w:themeColor="text1"/>
              <w:right w:val="nil"/>
            </w:tcBorders>
            <w:tcMar>
              <w:top w:w="0" w:type="dxa"/>
              <w:left w:w="100" w:type="dxa"/>
              <w:bottom w:w="0" w:type="dxa"/>
              <w:right w:w="100" w:type="dxa"/>
            </w:tcMar>
            <w:vAlign w:val="bottom"/>
          </w:tcPr>
          <w:p w14:paraId="226726F1" w14:textId="77777777" w:rsidR="00C347CB" w:rsidRDefault="00C347CB">
            <w:pPr>
              <w:spacing w:line="360" w:lineRule="auto"/>
              <w:ind w:firstLine="0"/>
              <w:jc w:val="center"/>
              <w:rPr>
                <w:sz w:val="20"/>
                <w:szCs w:val="20"/>
              </w:rPr>
            </w:pPr>
          </w:p>
        </w:tc>
        <w:tc>
          <w:tcPr>
            <w:tcW w:w="1083" w:type="dxa"/>
            <w:tcBorders>
              <w:top w:val="nil"/>
              <w:left w:val="nil"/>
              <w:bottom w:val="single" w:sz="7" w:space="0" w:color="000000" w:themeColor="text1"/>
              <w:right w:val="nil"/>
            </w:tcBorders>
            <w:tcMar>
              <w:top w:w="0" w:type="dxa"/>
              <w:left w:w="100" w:type="dxa"/>
              <w:bottom w:w="0" w:type="dxa"/>
              <w:right w:w="100" w:type="dxa"/>
            </w:tcMar>
            <w:vAlign w:val="bottom"/>
          </w:tcPr>
          <w:p w14:paraId="6A4DBECB" w14:textId="77777777" w:rsidR="00C347CB" w:rsidRDefault="00C347CB">
            <w:pPr>
              <w:spacing w:line="360" w:lineRule="auto"/>
              <w:ind w:firstLine="0"/>
              <w:jc w:val="center"/>
              <w:rPr>
                <w:sz w:val="20"/>
                <w:szCs w:val="20"/>
              </w:rPr>
            </w:pPr>
          </w:p>
        </w:tc>
        <w:tc>
          <w:tcPr>
            <w:tcW w:w="1136" w:type="dxa"/>
            <w:tcBorders>
              <w:top w:val="nil"/>
              <w:left w:val="nil"/>
              <w:bottom w:val="single" w:sz="7" w:space="0" w:color="000000" w:themeColor="text1"/>
              <w:right w:val="single" w:sz="8" w:space="0" w:color="D9D9D9" w:themeColor="background1" w:themeShade="D9"/>
            </w:tcBorders>
            <w:tcMar>
              <w:top w:w="0" w:type="dxa"/>
              <w:left w:w="100" w:type="dxa"/>
              <w:bottom w:w="0" w:type="dxa"/>
              <w:right w:w="100" w:type="dxa"/>
            </w:tcMar>
            <w:vAlign w:val="bottom"/>
          </w:tcPr>
          <w:p w14:paraId="439D6A61"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single" w:sz="7" w:space="0" w:color="000000" w:themeColor="text1"/>
              <w:right w:val="nil"/>
            </w:tcBorders>
            <w:tcMar>
              <w:top w:w="0" w:type="dxa"/>
              <w:left w:w="100" w:type="dxa"/>
              <w:bottom w:w="0" w:type="dxa"/>
              <w:right w:w="100" w:type="dxa"/>
            </w:tcMar>
            <w:vAlign w:val="bottom"/>
          </w:tcPr>
          <w:p w14:paraId="0906F604" w14:textId="77777777" w:rsidR="00C347CB" w:rsidRDefault="00C347CB">
            <w:pPr>
              <w:spacing w:line="360" w:lineRule="auto"/>
              <w:ind w:firstLine="0"/>
              <w:jc w:val="center"/>
              <w:rPr>
                <w:sz w:val="20"/>
                <w:szCs w:val="20"/>
              </w:rPr>
            </w:pPr>
          </w:p>
        </w:tc>
        <w:tc>
          <w:tcPr>
            <w:tcW w:w="1155" w:type="dxa"/>
            <w:tcBorders>
              <w:top w:val="nil"/>
              <w:left w:val="nil"/>
              <w:bottom w:val="single" w:sz="7" w:space="0" w:color="000000" w:themeColor="text1"/>
              <w:right w:val="nil"/>
            </w:tcBorders>
            <w:tcMar>
              <w:top w:w="0" w:type="dxa"/>
              <w:left w:w="100" w:type="dxa"/>
              <w:bottom w:w="0" w:type="dxa"/>
              <w:right w:w="100" w:type="dxa"/>
            </w:tcMar>
            <w:vAlign w:val="bottom"/>
          </w:tcPr>
          <w:p w14:paraId="6B18A4B5" w14:textId="77777777" w:rsidR="00C347CB" w:rsidRDefault="00C347CB">
            <w:pPr>
              <w:spacing w:line="360" w:lineRule="auto"/>
              <w:ind w:firstLine="0"/>
              <w:jc w:val="center"/>
              <w:rPr>
                <w:sz w:val="20"/>
                <w:szCs w:val="20"/>
              </w:rPr>
            </w:pPr>
          </w:p>
        </w:tc>
        <w:tc>
          <w:tcPr>
            <w:tcW w:w="1245" w:type="dxa"/>
            <w:tcBorders>
              <w:top w:val="nil"/>
              <w:left w:val="nil"/>
              <w:bottom w:val="single" w:sz="7" w:space="0" w:color="000000" w:themeColor="text1"/>
              <w:right w:val="single" w:sz="8" w:space="0" w:color="D9D9D9" w:themeColor="background1" w:themeShade="D9"/>
            </w:tcBorders>
            <w:tcMar>
              <w:top w:w="0" w:type="dxa"/>
              <w:left w:w="100" w:type="dxa"/>
              <w:bottom w:w="0" w:type="dxa"/>
              <w:right w:w="100" w:type="dxa"/>
            </w:tcMar>
            <w:vAlign w:val="bottom"/>
          </w:tcPr>
          <w:p w14:paraId="2B73A8DE"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single" w:sz="7" w:space="0" w:color="000000" w:themeColor="text1"/>
              <w:right w:val="nil"/>
            </w:tcBorders>
            <w:tcMar>
              <w:top w:w="0" w:type="dxa"/>
              <w:left w:w="100" w:type="dxa"/>
              <w:bottom w:w="0" w:type="dxa"/>
              <w:right w:w="100" w:type="dxa"/>
            </w:tcMar>
            <w:vAlign w:val="bottom"/>
          </w:tcPr>
          <w:p w14:paraId="0F2222E5"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single" w:sz="7" w:space="0" w:color="000000" w:themeColor="text1"/>
              <w:right w:val="nil"/>
            </w:tcBorders>
            <w:tcMar>
              <w:top w:w="0" w:type="dxa"/>
              <w:left w:w="100" w:type="dxa"/>
              <w:bottom w:w="0" w:type="dxa"/>
              <w:right w:w="100" w:type="dxa"/>
            </w:tcMar>
            <w:vAlign w:val="bottom"/>
          </w:tcPr>
          <w:p w14:paraId="2BA1614B" w14:textId="77777777" w:rsidR="00C347CB" w:rsidRDefault="00C347CB">
            <w:pPr>
              <w:spacing w:line="360" w:lineRule="auto"/>
              <w:ind w:firstLine="0"/>
              <w:jc w:val="center"/>
              <w:rPr>
                <w:sz w:val="20"/>
                <w:szCs w:val="20"/>
              </w:rPr>
            </w:pPr>
          </w:p>
        </w:tc>
        <w:tc>
          <w:tcPr>
            <w:tcW w:w="1485" w:type="dxa"/>
            <w:tcBorders>
              <w:top w:val="nil"/>
              <w:left w:val="nil"/>
              <w:bottom w:val="single" w:sz="7" w:space="0" w:color="000000" w:themeColor="text1"/>
              <w:right w:val="nil"/>
            </w:tcBorders>
            <w:tcMar>
              <w:top w:w="0" w:type="dxa"/>
              <w:left w:w="100" w:type="dxa"/>
              <w:bottom w:w="0" w:type="dxa"/>
              <w:right w:w="100" w:type="dxa"/>
            </w:tcMar>
            <w:vAlign w:val="bottom"/>
          </w:tcPr>
          <w:p w14:paraId="691E3344" w14:textId="77777777" w:rsidR="00C347CB" w:rsidRDefault="00C347CB">
            <w:pPr>
              <w:spacing w:line="360" w:lineRule="auto"/>
              <w:ind w:firstLine="0"/>
              <w:jc w:val="center"/>
              <w:rPr>
                <w:sz w:val="20"/>
                <w:szCs w:val="20"/>
              </w:rPr>
            </w:pPr>
          </w:p>
        </w:tc>
      </w:tr>
    </w:tbl>
    <w:p w14:paraId="40A9A409" w14:textId="77777777" w:rsidR="00C347CB" w:rsidRDefault="00C347CB" w:rsidP="00C347CB">
      <w:pPr>
        <w:sectPr w:rsidR="00C347CB" w:rsidSect="00C347CB">
          <w:pgSz w:w="15840" w:h="12240" w:orient="landscape"/>
          <w:pgMar w:top="1440" w:right="1440" w:bottom="1440" w:left="1440" w:header="720" w:footer="720" w:gutter="0"/>
          <w:cols w:space="708"/>
        </w:sectPr>
      </w:pPr>
      <w:bookmarkStart w:id="114" w:name="_jewz4ftnfnae" w:colFirst="0" w:colLast="0"/>
      <w:bookmarkEnd w:id="114"/>
      <w:r>
        <w:t xml:space="preserve"> </w:t>
      </w:r>
    </w:p>
    <w:p w14:paraId="4706D738" w14:textId="741D3D74" w:rsidR="00EB5DFF" w:rsidRDefault="00EB5DFF" w:rsidP="00EB5DFF">
      <w:pPr>
        <w:pStyle w:val="Heading2"/>
      </w:pPr>
      <w:r>
        <w:t>3.</w:t>
      </w:r>
      <w:r w:rsidR="00885166">
        <w:t>4</w:t>
      </w:r>
      <w:r>
        <w:tab/>
        <w:t>Trustworthiness</w:t>
      </w:r>
      <w:bookmarkEnd w:id="93"/>
    </w:p>
    <w:p w14:paraId="6C7B5309" w14:textId="77777777" w:rsidR="00EB5DFF" w:rsidRDefault="00EB5DFF" w:rsidP="00EB5DFF">
      <w:pPr>
        <w:ind w:firstLine="0"/>
      </w:pPr>
      <w:r w:rsidRPr="5F622639">
        <w:rPr>
          <w:lang w:val="en-US"/>
        </w:rPr>
        <w:t>We assess this study for trustworthiness using the criteria from Lincoln and Guba (1985): credibility, transferability, dependability, and confirmability. To address this topic we largely rely on strategies adapted from Shenton (2004) for interview-based projects of limited duration. The details of this assessment are included in table form (see Table 2)</w:t>
      </w:r>
    </w:p>
    <w:p w14:paraId="6974DD5C" w14:textId="7A1371B8" w:rsidR="00A501CC" w:rsidRDefault="00802D4C" w:rsidP="00A501CC">
      <w:r w:rsidRPr="5F622639">
        <w:rPr>
          <w:lang w:val="en-US"/>
        </w:rPr>
        <w:t xml:space="preserve">The researcher's academic background in AI and professional background in marketing and AI provided domain fluency that aided rapport and probing, but also </w:t>
      </w:r>
      <w:r w:rsidR="00D439C8" w:rsidRPr="5F622639">
        <w:rPr>
          <w:lang w:val="en-US"/>
        </w:rPr>
        <w:t xml:space="preserve">introduced a risk of </w:t>
      </w:r>
      <w:r w:rsidRPr="5F622639">
        <w:rPr>
          <w:lang w:val="en-US"/>
        </w:rPr>
        <w:t xml:space="preserve">bias towards overemphasizing the importance of technical aspects. </w:t>
      </w:r>
    </w:p>
    <w:p w14:paraId="522D7C5A" w14:textId="76244B97" w:rsidR="00EB5DFF" w:rsidRDefault="00EB5DFF" w:rsidP="00A501CC">
      <w:pPr>
        <w:ind w:firstLine="0"/>
        <w:rPr>
          <w:b/>
          <w:bCs/>
        </w:rPr>
      </w:pPr>
      <w:r>
        <w:rPr>
          <w:b/>
          <w:bCs/>
        </w:rPr>
        <w:t>Table 2.</w:t>
      </w:r>
    </w:p>
    <w:p w14:paraId="36085ABE" w14:textId="77777777" w:rsidR="00EB5DFF" w:rsidRDefault="00EB5DFF" w:rsidP="00EB5DFF">
      <w:pPr>
        <w:ind w:firstLine="0"/>
        <w:rPr>
          <w:i/>
          <w:iCs/>
        </w:rPr>
      </w:pPr>
      <w:r>
        <w:rPr>
          <w:i/>
          <w:iCs/>
        </w:rPr>
        <w:t>Trustworthiness assessment.</w:t>
      </w:r>
    </w:p>
    <w:tbl>
      <w:tblPr>
        <w:tblStyle w:val="Default"/>
        <w:tblW w:w="8910" w:type="dxa"/>
        <w:tblLayout w:type="fixed"/>
        <w:tblLook w:val="0660" w:firstRow="1" w:lastRow="1" w:firstColumn="0" w:lastColumn="0" w:noHBand="1" w:noVBand="1"/>
      </w:tblPr>
      <w:tblGrid>
        <w:gridCol w:w="3135"/>
        <w:gridCol w:w="5775"/>
      </w:tblGrid>
      <w:tr w:rsidR="00EB5DFF" w14:paraId="3D3C9B43" w14:textId="77777777" w:rsidTr="00A91321">
        <w:trPr>
          <w:cnfStyle w:val="100000000000" w:firstRow="1" w:lastRow="0" w:firstColumn="0" w:lastColumn="0" w:oddVBand="0" w:evenVBand="0" w:oddHBand="0" w:evenHBand="0" w:firstRowFirstColumn="0" w:firstRowLastColumn="0" w:lastRowFirstColumn="0" w:lastRowLastColumn="0"/>
          <w:trHeight w:val="315"/>
        </w:trPr>
        <w:tc>
          <w:tcPr>
            <w:tcW w:w="3135" w:type="dxa"/>
          </w:tcPr>
          <w:p w14:paraId="798E00E3" w14:textId="77777777" w:rsidR="00EB5DFF" w:rsidRDefault="00EB5DFF" w:rsidP="000D2C21">
            <w:pPr>
              <w:spacing w:line="360" w:lineRule="auto"/>
              <w:rPr>
                <w:b/>
                <w:bCs/>
                <w:szCs w:val="20"/>
              </w:rPr>
            </w:pPr>
            <w:r>
              <w:rPr>
                <w:b/>
                <w:bCs/>
                <w:szCs w:val="20"/>
              </w:rPr>
              <w:t>Criteria of trustworthiness</w:t>
            </w:r>
          </w:p>
        </w:tc>
        <w:tc>
          <w:tcPr>
            <w:tcW w:w="5775" w:type="dxa"/>
          </w:tcPr>
          <w:p w14:paraId="57C50ACF" w14:textId="77777777" w:rsidR="00EB5DFF" w:rsidRDefault="00EB5DFF" w:rsidP="000D2C21">
            <w:pPr>
              <w:spacing w:line="360" w:lineRule="auto"/>
              <w:rPr>
                <w:b/>
                <w:bCs/>
                <w:szCs w:val="20"/>
              </w:rPr>
            </w:pPr>
            <w:r>
              <w:rPr>
                <w:b/>
                <w:bCs/>
                <w:szCs w:val="20"/>
              </w:rPr>
              <w:t>How addressed</w:t>
            </w:r>
          </w:p>
        </w:tc>
      </w:tr>
      <w:tr w:rsidR="00EB5DFF" w14:paraId="22BF37C4" w14:textId="77777777" w:rsidTr="00A91321">
        <w:trPr>
          <w:trHeight w:val="2872"/>
        </w:trPr>
        <w:tc>
          <w:tcPr>
            <w:tcW w:w="3135" w:type="dxa"/>
          </w:tcPr>
          <w:p w14:paraId="591D410A" w14:textId="77777777" w:rsidR="00EB5DFF" w:rsidRDefault="00EB5DFF" w:rsidP="000D2C21">
            <w:pPr>
              <w:spacing w:line="360" w:lineRule="auto"/>
              <w:rPr>
                <w:szCs w:val="20"/>
              </w:rPr>
            </w:pPr>
            <w:r>
              <w:rPr>
                <w:b/>
                <w:bCs/>
                <w:szCs w:val="20"/>
              </w:rPr>
              <w:t>Credibility</w:t>
            </w:r>
            <w:r>
              <w:rPr>
                <w:szCs w:val="20"/>
              </w:rPr>
              <w:t xml:space="preserve"> concerns the congruency between the findings and the phenomenon studied (Merriam, 1998; Shenton, 2004).</w:t>
            </w:r>
          </w:p>
        </w:tc>
        <w:tc>
          <w:tcPr>
            <w:tcW w:w="5775" w:type="dxa"/>
          </w:tcPr>
          <w:p w14:paraId="52550575" w14:textId="6B5DB285" w:rsidR="00EB5DFF" w:rsidRDefault="00EB5DFF" w:rsidP="000D2C21">
            <w:pPr>
              <w:spacing w:line="360" w:lineRule="auto"/>
              <w:rPr>
                <w:szCs w:val="20"/>
              </w:rPr>
            </w:pPr>
            <w:r>
              <w:rPr>
                <w:szCs w:val="20"/>
              </w:rPr>
              <w:t>The study applied constructivist grounded theory (Charmaz, 2014) with iterative interviewing, memo writing, and coding</w:t>
            </w:r>
            <w:r w:rsidR="00112098">
              <w:rPr>
                <w:szCs w:val="20"/>
              </w:rPr>
              <w:t>.</w:t>
            </w:r>
            <w:r>
              <w:rPr>
                <w:szCs w:val="20"/>
              </w:rPr>
              <w:t xml:space="preserve"> Credibility was strengthened through triangulation across marketing practitioners and AI experts; iterative initial and focused coding (Table 3); theoretical sampling; retention of negative and paradoxical accounts; the researcher had prior familiarity with the field and applied reflexivity (Section 3.</w:t>
            </w:r>
            <w:r w:rsidR="00EE74D4">
              <w:rPr>
                <w:szCs w:val="20"/>
              </w:rPr>
              <w:t>4</w:t>
            </w:r>
            <w:r>
              <w:rPr>
                <w:szCs w:val="20"/>
              </w:rPr>
              <w:t>); and regular thesis-supervisor debriefing on transcripts, memos, and emerging categories. Member checking was not conducted (Charmaz, 2014). Theoretical saturation was assessed during data collection: later interviews chiefly densified existing categories rather than introducing new top-level concepts, with seventeen interviews completed (Table 1).</w:t>
            </w:r>
          </w:p>
        </w:tc>
      </w:tr>
      <w:tr w:rsidR="00EB5DFF" w14:paraId="18247849" w14:textId="77777777" w:rsidTr="00A91321">
        <w:trPr>
          <w:trHeight w:val="568"/>
        </w:trPr>
        <w:tc>
          <w:tcPr>
            <w:tcW w:w="3135" w:type="dxa"/>
          </w:tcPr>
          <w:p w14:paraId="1CCB2103" w14:textId="77777777" w:rsidR="00EB5DFF" w:rsidRDefault="00EB5DFF" w:rsidP="000D2C21">
            <w:pPr>
              <w:spacing w:line="360" w:lineRule="auto"/>
              <w:rPr>
                <w:szCs w:val="20"/>
              </w:rPr>
            </w:pPr>
            <w:r>
              <w:rPr>
                <w:b/>
                <w:bCs/>
                <w:szCs w:val="20"/>
              </w:rPr>
              <w:t>Transferability</w:t>
            </w:r>
            <w:r>
              <w:rPr>
                <w:szCs w:val="20"/>
              </w:rPr>
              <w:t xml:space="preserve"> requires sufficient contextual detail for readers to judge whether findings may apply elsewhere, not statistical generalization to a wider population (Lincoln &amp; Guba, 1985; Shenton, 2004).</w:t>
            </w:r>
          </w:p>
        </w:tc>
        <w:tc>
          <w:tcPr>
            <w:tcW w:w="5775" w:type="dxa"/>
          </w:tcPr>
          <w:p w14:paraId="37BE3C84" w14:textId="77777777" w:rsidR="00EB5DFF" w:rsidRDefault="00EB5DFF" w:rsidP="000D2C21">
            <w:pPr>
              <w:spacing w:line="360" w:lineRule="auto"/>
              <w:rPr>
                <w:szCs w:val="20"/>
                <w:lang w:val="en-US"/>
              </w:rPr>
            </w:pPr>
            <w:r w:rsidRPr="6E19D5D5">
              <w:rPr>
                <w:szCs w:val="20"/>
                <w:lang w:val="en-US"/>
              </w:rPr>
              <w:t>In line with Shenton (2004), information regarding the sampling method, participant types, and data collection methods are provided (Sections 3; Table 1; Appendix A). Thick description in Chapter 4 and</w:t>
            </w:r>
            <w:commentRangeStart w:id="115"/>
            <w:r w:rsidRPr="6E19D5D5">
              <w:rPr>
                <w:szCs w:val="20"/>
                <w:lang w:val="en-US"/>
              </w:rPr>
              <w:t xml:space="preserve"> scope conditions in Section 5.3</w:t>
            </w:r>
            <w:commentRangeEnd w:id="115"/>
            <w:r w:rsidR="000D2C21" w:rsidRPr="6E19D5D5">
              <w:rPr>
                <w:rStyle w:val="CommentReference"/>
                <w:sz w:val="20"/>
                <w:szCs w:val="20"/>
                <w:lang w:val="en-US"/>
              </w:rPr>
              <w:commentReference w:id="115"/>
            </w:r>
            <w:r w:rsidRPr="6E19D5D5">
              <w:rPr>
                <w:szCs w:val="20"/>
                <w:lang w:val="en-US"/>
              </w:rPr>
              <w:t xml:space="preserve"> allow readers to judge whether findings may apply in comparable settings.</w:t>
            </w:r>
          </w:p>
        </w:tc>
      </w:tr>
      <w:tr w:rsidR="00EB5DFF" w14:paraId="14B6D4F5" w14:textId="77777777" w:rsidTr="00A91321">
        <w:trPr>
          <w:trHeight w:val="1833"/>
        </w:trPr>
        <w:tc>
          <w:tcPr>
            <w:tcW w:w="3135" w:type="dxa"/>
          </w:tcPr>
          <w:p w14:paraId="4A274450" w14:textId="77777777" w:rsidR="00EB5DFF" w:rsidRDefault="00EB5DFF" w:rsidP="000D2C21">
            <w:pPr>
              <w:spacing w:line="360" w:lineRule="auto"/>
              <w:rPr>
                <w:szCs w:val="20"/>
              </w:rPr>
            </w:pPr>
            <w:r>
              <w:rPr>
                <w:b/>
                <w:bCs/>
                <w:szCs w:val="20"/>
              </w:rPr>
              <w:t>Dependability</w:t>
            </w:r>
            <w:r>
              <w:rPr>
                <w:szCs w:val="20"/>
              </w:rPr>
              <w:t xml:space="preserve"> concerns whether the inquiry process is consistent, auditable, and reported in enough depth that a future researcher could follow the same steps (Shenton, 2004).</w:t>
            </w:r>
          </w:p>
        </w:tc>
        <w:tc>
          <w:tcPr>
            <w:tcW w:w="5775" w:type="dxa"/>
          </w:tcPr>
          <w:p w14:paraId="5F7488F4" w14:textId="77777777" w:rsidR="00EB5DFF" w:rsidRDefault="00EB5DFF" w:rsidP="000D2C21">
            <w:pPr>
              <w:spacing w:line="360" w:lineRule="auto"/>
              <w:rPr>
                <w:szCs w:val="20"/>
                <w:lang w:val="en-US"/>
              </w:rPr>
            </w:pPr>
            <w:r w:rsidRPr="6E19D5D5">
              <w:rPr>
                <w:szCs w:val="20"/>
                <w:lang w:val="en-US"/>
              </w:rPr>
              <w:t>Interviews were transcribed; transcriptions, memos, and emerging models were reviewed in regular debriefing meetings with the thesis supervisor (Shenton, 2004). Anonymized data were submitted to the research institution for examination. The research design, field procedures, and reflective appraisal are documented in Chapter 3 and Appendix A (Shenton, 2004). Triangulation across marketing managers and AI experts provided overlapping methods. The code structure is reported in Table 3 and supporting quotes are provided.</w:t>
            </w:r>
          </w:p>
        </w:tc>
      </w:tr>
      <w:tr w:rsidR="00EB5DFF" w14:paraId="3E66C6B2" w14:textId="77777777" w:rsidTr="00A91321">
        <w:trPr>
          <w:cnfStyle w:val="010000000000" w:firstRow="0" w:lastRow="1" w:firstColumn="0" w:lastColumn="0" w:oddVBand="0" w:evenVBand="0" w:oddHBand="0" w:evenHBand="0" w:firstRowFirstColumn="0" w:firstRowLastColumn="0" w:lastRowFirstColumn="0" w:lastRowLastColumn="0"/>
          <w:trHeight w:val="1120"/>
        </w:trPr>
        <w:tc>
          <w:tcPr>
            <w:tcW w:w="3135" w:type="dxa"/>
          </w:tcPr>
          <w:p w14:paraId="45146616" w14:textId="77777777" w:rsidR="00EB5DFF" w:rsidRDefault="00EB5DFF" w:rsidP="000D2C21">
            <w:pPr>
              <w:spacing w:line="360" w:lineRule="auto"/>
              <w:rPr>
                <w:szCs w:val="20"/>
                <w:lang w:val="en-US"/>
              </w:rPr>
            </w:pPr>
            <w:r w:rsidRPr="6E19D5D5">
              <w:rPr>
                <w:b/>
                <w:bCs/>
                <w:szCs w:val="20"/>
                <w:lang w:val="en-US"/>
              </w:rPr>
              <w:t>Confirmability</w:t>
            </w:r>
            <w:r w:rsidRPr="6E19D5D5">
              <w:rPr>
                <w:szCs w:val="20"/>
                <w:lang w:val="en-US"/>
              </w:rPr>
              <w:t xml:space="preserve"> requires that findings emerge from participant accounts rather than researcher predisposition (Lincoln &amp; Guba, 1985; Shenton, 2004).</w:t>
            </w:r>
          </w:p>
        </w:tc>
        <w:tc>
          <w:tcPr>
            <w:tcW w:w="5775" w:type="dxa"/>
          </w:tcPr>
          <w:p w14:paraId="3A9D44D7" w14:textId="6C905CC7" w:rsidR="00EB5DFF" w:rsidRDefault="00EB5DFF" w:rsidP="000D2C21">
            <w:pPr>
              <w:spacing w:line="360" w:lineRule="auto"/>
              <w:rPr>
                <w:szCs w:val="20"/>
                <w:lang w:val="en-US"/>
              </w:rPr>
            </w:pPr>
            <w:r w:rsidRPr="6E19D5D5">
              <w:rPr>
                <w:szCs w:val="20"/>
                <w:lang w:val="en-US"/>
              </w:rPr>
              <w:t xml:space="preserve">In line with Shenton (2004), analytic memos recorded reasoning separately from transcript text; preliminary interpretations that were not supported by later data were revised or discarded. Findings claims are anchored in participant quotations (Chapter 4). Reflexive documentation of the researcher’s marketing and AI background and </w:t>
            </w:r>
            <w:commentRangeStart w:id="116"/>
            <w:r w:rsidRPr="6E19D5D5">
              <w:rPr>
                <w:szCs w:val="20"/>
                <w:lang w:val="en-US"/>
              </w:rPr>
              <w:t>sampling implications appears in Section 3.2.1</w:t>
            </w:r>
            <w:commentRangeEnd w:id="116"/>
            <w:r w:rsidR="000D2C21" w:rsidRPr="6E19D5D5">
              <w:rPr>
                <w:rStyle w:val="CommentReference"/>
                <w:sz w:val="20"/>
                <w:szCs w:val="20"/>
                <w:lang w:val="en-US"/>
              </w:rPr>
              <w:commentReference w:id="116"/>
            </w:r>
            <w:r w:rsidRPr="6E19D5D5">
              <w:rPr>
                <w:szCs w:val="20"/>
                <w:lang w:val="en-US"/>
              </w:rPr>
              <w:t>.</w:t>
            </w:r>
          </w:p>
        </w:tc>
      </w:tr>
    </w:tbl>
    <w:p w14:paraId="5B5F3709" w14:textId="77777777" w:rsidR="00600415" w:rsidRDefault="00600415" w:rsidP="00D52A0C">
      <w:pPr>
        <w:ind w:firstLine="0"/>
        <w:rPr>
          <w:b/>
          <w:bCs/>
        </w:rPr>
      </w:pPr>
      <w:bookmarkStart w:id="117" w:name="OLE_LINK8"/>
    </w:p>
    <w:p w14:paraId="4DAD2DC9" w14:textId="77777777" w:rsidR="00600415" w:rsidRDefault="00600415">
      <w:pPr>
        <w:rPr>
          <w:b/>
          <w:bCs/>
        </w:rPr>
      </w:pPr>
      <w:r>
        <w:rPr>
          <w:b/>
          <w:bCs/>
        </w:rPr>
        <w:br w:type="page"/>
      </w:r>
    </w:p>
    <w:p w14:paraId="6AAB04AE" w14:textId="6ECF482E" w:rsidR="00D52A0C" w:rsidRDefault="00D52A0C" w:rsidP="00D52A0C">
      <w:pPr>
        <w:ind w:firstLine="0"/>
        <w:rPr>
          <w:b/>
          <w:bCs/>
        </w:rPr>
      </w:pPr>
      <w:commentRangeStart w:id="118"/>
      <w:commentRangeStart w:id="119"/>
      <w:commentRangeStart w:id="120"/>
      <w:r w:rsidRPr="6E19D5D5">
        <w:rPr>
          <w:b/>
          <w:bCs/>
        </w:rPr>
        <w:t>Table</w:t>
      </w:r>
      <w:commentRangeEnd w:id="119"/>
      <w:r w:rsidR="00A91321" w:rsidRPr="6E19D5D5">
        <w:rPr>
          <w:rStyle w:val="CommentReference"/>
          <w:b/>
          <w:bCs/>
          <w:sz w:val="22"/>
          <w:szCs w:val="22"/>
        </w:rPr>
        <w:commentReference w:id="119"/>
      </w:r>
      <w:commentRangeEnd w:id="120"/>
      <w:r w:rsidRPr="6E19D5D5">
        <w:rPr>
          <w:rStyle w:val="CommentReference"/>
          <w:b/>
          <w:bCs/>
          <w:sz w:val="22"/>
          <w:szCs w:val="22"/>
        </w:rPr>
        <w:commentReference w:id="120"/>
      </w:r>
      <w:r w:rsidRPr="6E19D5D5">
        <w:rPr>
          <w:b/>
          <w:bCs/>
        </w:rPr>
        <w:t xml:space="preserve"> 3</w:t>
      </w:r>
    </w:p>
    <w:p w14:paraId="3DDF7B93" w14:textId="77777777" w:rsidR="00D52A0C" w:rsidRPr="0059315C" w:rsidRDefault="00D52A0C" w:rsidP="00D52A0C">
      <w:pPr>
        <w:ind w:firstLine="0"/>
        <w:rPr>
          <w:i/>
          <w:iCs/>
        </w:rPr>
      </w:pPr>
      <w:r w:rsidRPr="6E19D5D5">
        <w:rPr>
          <w:i/>
          <w:iCs/>
        </w:rPr>
        <w:t xml:space="preserve">Overview of </w:t>
      </w:r>
      <w:commentRangeStart w:id="121"/>
      <w:commentRangeStart w:id="122"/>
      <w:commentRangeStart w:id="123"/>
      <w:r w:rsidRPr="6E19D5D5">
        <w:rPr>
          <w:i/>
          <w:iCs/>
        </w:rPr>
        <w:t>code</w:t>
      </w:r>
      <w:commentRangeEnd w:id="121"/>
      <w:r w:rsidR="00A91321" w:rsidRPr="6E19D5D5">
        <w:rPr>
          <w:rStyle w:val="CommentReference"/>
          <w:i/>
          <w:iCs/>
          <w:sz w:val="22"/>
          <w:szCs w:val="22"/>
        </w:rPr>
        <w:commentReference w:id="121"/>
      </w:r>
      <w:commentRangeEnd w:id="122"/>
      <w:r w:rsidRPr="6E19D5D5">
        <w:rPr>
          <w:rStyle w:val="CommentReference"/>
          <w:i/>
          <w:iCs/>
          <w:sz w:val="22"/>
          <w:szCs w:val="22"/>
        </w:rPr>
        <w:commentReference w:id="122"/>
      </w:r>
      <w:commentRangeEnd w:id="123"/>
      <w:r w:rsidRPr="6E19D5D5">
        <w:rPr>
          <w:rStyle w:val="CommentReference"/>
          <w:i/>
          <w:iCs/>
          <w:sz w:val="22"/>
          <w:szCs w:val="22"/>
        </w:rPr>
        <w:commentReference w:id="123"/>
      </w:r>
      <w:r w:rsidRPr="6E19D5D5">
        <w:rPr>
          <w:i/>
          <w:iCs/>
        </w:rPr>
        <w:t xml:space="preserve"> development</w:t>
      </w:r>
      <w:bookmarkEnd w:id="117"/>
      <w:r w:rsidRPr="6E19D5D5">
        <w:rPr>
          <w:i/>
          <w:iCs/>
        </w:rPr>
        <w:t xml:space="preserve"> </w:t>
      </w:r>
      <w:commentRangeEnd w:id="118"/>
      <w:r w:rsidR="00B13535" w:rsidRPr="0059315C">
        <w:rPr>
          <w:rStyle w:val="CommentReference"/>
          <w:i/>
          <w:iCs/>
          <w:sz w:val="22"/>
          <w:szCs w:val="22"/>
        </w:rPr>
        <w:commentReference w:id="118"/>
      </w:r>
    </w:p>
    <w:tbl>
      <w:tblPr>
        <w:tblW w:w="9614" w:type="dxa"/>
        <w:tblLook w:val="04A0" w:firstRow="1" w:lastRow="0" w:firstColumn="1" w:lastColumn="0" w:noHBand="0" w:noVBand="1"/>
      </w:tblPr>
      <w:tblGrid>
        <w:gridCol w:w="6237"/>
        <w:gridCol w:w="1701"/>
        <w:gridCol w:w="142"/>
        <w:gridCol w:w="1534"/>
      </w:tblGrid>
      <w:tr w:rsidR="00D52A0C" w:rsidRPr="0059315C" w14:paraId="0E489617" w14:textId="77777777" w:rsidTr="00B447E9">
        <w:trPr>
          <w:trHeight w:val="255"/>
        </w:trPr>
        <w:tc>
          <w:tcPr>
            <w:tcW w:w="6237" w:type="dxa"/>
            <w:tcBorders>
              <w:top w:val="single" w:sz="8" w:space="0" w:color="auto"/>
              <w:bottom w:val="single" w:sz="8" w:space="0" w:color="auto"/>
            </w:tcBorders>
            <w:noWrap/>
            <w:hideMark/>
          </w:tcPr>
          <w:p w14:paraId="4194939D" w14:textId="77777777" w:rsidR="00D52A0C" w:rsidRPr="00D52A0C" w:rsidRDefault="00D52A0C" w:rsidP="00D52A0C">
            <w:pPr>
              <w:pStyle w:val="NoSpacing"/>
              <w:rPr>
                <w:b/>
                <w:bCs/>
                <w:sz w:val="20"/>
                <w:szCs w:val="20"/>
              </w:rPr>
            </w:pPr>
            <w:r w:rsidRPr="00D52A0C">
              <w:rPr>
                <w:rFonts w:cs="Segoe UI"/>
                <w:b/>
                <w:bCs/>
                <w:color w:val="0A0A0A"/>
                <w:sz w:val="20"/>
                <w:szCs w:val="20"/>
              </w:rPr>
              <w:t>Open coding</w:t>
            </w:r>
          </w:p>
        </w:tc>
        <w:tc>
          <w:tcPr>
            <w:tcW w:w="1701" w:type="dxa"/>
            <w:tcBorders>
              <w:top w:val="single" w:sz="8" w:space="0" w:color="auto"/>
              <w:bottom w:val="single" w:sz="8" w:space="0" w:color="auto"/>
            </w:tcBorders>
            <w:noWrap/>
            <w:hideMark/>
          </w:tcPr>
          <w:p w14:paraId="7BEFC65F" w14:textId="77777777" w:rsidR="00D52A0C" w:rsidRPr="00D52A0C" w:rsidRDefault="00D52A0C" w:rsidP="00D52A0C">
            <w:pPr>
              <w:pStyle w:val="NoSpacing"/>
              <w:rPr>
                <w:b/>
                <w:bCs/>
                <w:sz w:val="20"/>
                <w:szCs w:val="20"/>
              </w:rPr>
            </w:pPr>
            <w:r w:rsidRPr="00D52A0C">
              <w:rPr>
                <w:rFonts w:cs="Segoe UI"/>
                <w:b/>
                <w:bCs/>
                <w:color w:val="0A0A0A"/>
                <w:sz w:val="20"/>
                <w:szCs w:val="20"/>
              </w:rPr>
              <w:t>Focused coding</w:t>
            </w:r>
          </w:p>
        </w:tc>
        <w:tc>
          <w:tcPr>
            <w:tcW w:w="1676" w:type="dxa"/>
            <w:gridSpan w:val="2"/>
            <w:tcBorders>
              <w:top w:val="single" w:sz="8" w:space="0" w:color="auto"/>
              <w:bottom w:val="single" w:sz="8" w:space="0" w:color="auto"/>
            </w:tcBorders>
            <w:noWrap/>
            <w:hideMark/>
          </w:tcPr>
          <w:p w14:paraId="389A30A2" w14:textId="77777777" w:rsidR="00D52A0C" w:rsidRPr="00D52A0C" w:rsidRDefault="00D52A0C" w:rsidP="00D52A0C">
            <w:pPr>
              <w:pStyle w:val="NoSpacing"/>
              <w:rPr>
                <w:b/>
                <w:bCs/>
                <w:sz w:val="20"/>
                <w:szCs w:val="20"/>
              </w:rPr>
            </w:pPr>
            <w:r w:rsidRPr="00D52A0C">
              <w:rPr>
                <w:rFonts w:cs="Segoe UI"/>
                <w:b/>
                <w:bCs/>
                <w:color w:val="0A0A0A"/>
                <w:sz w:val="20"/>
                <w:szCs w:val="20"/>
              </w:rPr>
              <w:t>Theoretical coding</w:t>
            </w:r>
          </w:p>
        </w:tc>
      </w:tr>
      <w:tr w:rsidR="00D52A0C" w:rsidRPr="0059315C" w14:paraId="5FA638C5" w14:textId="77777777" w:rsidTr="00B447E9">
        <w:trPr>
          <w:trHeight w:val="255"/>
        </w:trPr>
        <w:tc>
          <w:tcPr>
            <w:tcW w:w="6237" w:type="dxa"/>
            <w:tcBorders>
              <w:top w:val="single" w:sz="8" w:space="0" w:color="auto"/>
            </w:tcBorders>
            <w:hideMark/>
          </w:tcPr>
          <w:p w14:paraId="11B29EAA" w14:textId="77777777" w:rsidR="00D52A0C" w:rsidRPr="00D52A0C" w:rsidRDefault="00D52A0C" w:rsidP="00D52A0C">
            <w:pPr>
              <w:pStyle w:val="NoSpacing"/>
              <w:rPr>
                <w:sz w:val="20"/>
                <w:szCs w:val="20"/>
                <w:lang w:val="en-US"/>
              </w:rPr>
            </w:pPr>
            <w:commentRangeStart w:id="124"/>
            <w:commentRangeEnd w:id="124"/>
            <w:r w:rsidRPr="00D52A0C">
              <w:rPr>
                <w:rStyle w:val="CommentReference"/>
                <w:rFonts w:cs="Segoe UI"/>
                <w:color w:val="0A0A0A"/>
                <w:sz w:val="20"/>
                <w:szCs w:val="20"/>
                <w:lang w:val="en-US"/>
              </w:rPr>
              <w:commentReference w:id="124"/>
            </w:r>
            <w:r w:rsidRPr="00D52A0C">
              <w:rPr>
                <w:rFonts w:cs="Segoe UI"/>
                <w:color w:val="0A0A0A"/>
                <w:sz w:val="20"/>
                <w:szCs w:val="20"/>
                <w:lang w:val="en-US"/>
              </w:rPr>
              <w:t>AI’s improvement &amp; potential; Observing increasing AI adoption</w:t>
            </w:r>
          </w:p>
        </w:tc>
        <w:tc>
          <w:tcPr>
            <w:tcW w:w="1701" w:type="dxa"/>
            <w:tcBorders>
              <w:top w:val="single" w:sz="8" w:space="0" w:color="auto"/>
            </w:tcBorders>
            <w:hideMark/>
          </w:tcPr>
          <w:p w14:paraId="0C7D9CFA" w14:textId="77777777" w:rsidR="00D52A0C" w:rsidRPr="00D52A0C" w:rsidRDefault="00D52A0C" w:rsidP="00D52A0C">
            <w:pPr>
              <w:pStyle w:val="NoSpacing"/>
              <w:rPr>
                <w:sz w:val="20"/>
                <w:szCs w:val="20"/>
              </w:rPr>
            </w:pPr>
            <w:r w:rsidRPr="00D52A0C">
              <w:rPr>
                <w:rFonts w:cs="Segoe UI"/>
                <w:color w:val="0A0A0A"/>
                <w:sz w:val="20"/>
                <w:szCs w:val="20"/>
              </w:rPr>
              <w:t>Observing AI progression</w:t>
            </w:r>
          </w:p>
        </w:tc>
        <w:tc>
          <w:tcPr>
            <w:tcW w:w="1676" w:type="dxa"/>
            <w:gridSpan w:val="2"/>
            <w:tcBorders>
              <w:top w:val="single" w:sz="8" w:space="0" w:color="auto"/>
            </w:tcBorders>
            <w:hideMark/>
          </w:tcPr>
          <w:p w14:paraId="49FBE5A8" w14:textId="18208575" w:rsidR="00D52A0C" w:rsidRPr="00D52A0C" w:rsidRDefault="00B13535" w:rsidP="00D52A0C">
            <w:pPr>
              <w:pStyle w:val="NoSpacing"/>
              <w:rPr>
                <w:sz w:val="20"/>
                <w:szCs w:val="20"/>
              </w:rPr>
            </w:pPr>
            <w:r>
              <w:t>Observing external conditions</w:t>
            </w:r>
          </w:p>
        </w:tc>
      </w:tr>
      <w:tr w:rsidR="00D52A0C" w:rsidRPr="0059315C" w14:paraId="3A6CBD2F" w14:textId="77777777" w:rsidTr="00B447E9">
        <w:trPr>
          <w:trHeight w:val="497"/>
        </w:trPr>
        <w:tc>
          <w:tcPr>
            <w:tcW w:w="6237" w:type="dxa"/>
            <w:hideMark/>
          </w:tcPr>
          <w:p w14:paraId="06DCB623" w14:textId="77777777" w:rsidR="00D52A0C" w:rsidRPr="00D52A0C" w:rsidRDefault="00D52A0C" w:rsidP="00D52A0C">
            <w:pPr>
              <w:pStyle w:val="NoSpacing"/>
              <w:rPr>
                <w:sz w:val="20"/>
                <w:szCs w:val="20"/>
              </w:rPr>
            </w:pPr>
            <w:r w:rsidRPr="00D52A0C">
              <w:rPr>
                <w:rFonts w:cs="Segoe UI"/>
                <w:color w:val="0A0A0A"/>
                <w:sz w:val="20"/>
                <w:szCs w:val="20"/>
              </w:rPr>
              <w:t>Competitor pressure; Changing consumer behavior; The rise of agents of consumers</w:t>
            </w:r>
          </w:p>
        </w:tc>
        <w:tc>
          <w:tcPr>
            <w:tcW w:w="1843" w:type="dxa"/>
            <w:gridSpan w:val="2"/>
            <w:hideMark/>
          </w:tcPr>
          <w:p w14:paraId="5C4404A6" w14:textId="77777777" w:rsidR="00D52A0C" w:rsidRPr="00D52A0C" w:rsidRDefault="00D52A0C" w:rsidP="00D52A0C">
            <w:pPr>
              <w:pStyle w:val="NoSpacing"/>
              <w:rPr>
                <w:sz w:val="20"/>
                <w:szCs w:val="20"/>
              </w:rPr>
            </w:pPr>
            <w:r w:rsidRPr="00D52A0C">
              <w:rPr>
                <w:rFonts w:cs="Segoe UI"/>
                <w:color w:val="0A0A0A"/>
                <w:sz w:val="20"/>
                <w:szCs w:val="20"/>
              </w:rPr>
              <w:t>Observing market pressure</w:t>
            </w:r>
          </w:p>
        </w:tc>
        <w:tc>
          <w:tcPr>
            <w:tcW w:w="1534" w:type="dxa"/>
            <w:hideMark/>
          </w:tcPr>
          <w:p w14:paraId="38734D64" w14:textId="77777777" w:rsidR="00D52A0C" w:rsidRPr="00D52A0C" w:rsidRDefault="00D52A0C" w:rsidP="00D52A0C">
            <w:pPr>
              <w:pStyle w:val="NoSpacing"/>
              <w:rPr>
                <w:sz w:val="20"/>
                <w:szCs w:val="20"/>
              </w:rPr>
            </w:pPr>
          </w:p>
        </w:tc>
      </w:tr>
      <w:tr w:rsidR="00D52A0C" w:rsidRPr="0059315C" w14:paraId="669CB51D" w14:textId="77777777" w:rsidTr="00B447E9">
        <w:trPr>
          <w:trHeight w:val="510"/>
        </w:trPr>
        <w:tc>
          <w:tcPr>
            <w:tcW w:w="6237" w:type="dxa"/>
            <w:hideMark/>
          </w:tcPr>
          <w:p w14:paraId="78A29554" w14:textId="77777777" w:rsidR="00D52A0C" w:rsidRPr="00D52A0C" w:rsidRDefault="00D52A0C" w:rsidP="00D52A0C">
            <w:pPr>
              <w:pStyle w:val="NoSpacing"/>
              <w:rPr>
                <w:sz w:val="20"/>
                <w:szCs w:val="20"/>
              </w:rPr>
            </w:pPr>
            <w:r w:rsidRPr="00D52A0C">
              <w:rPr>
                <w:rFonts w:cs="Segoe UI"/>
                <w:color w:val="0A0A0A"/>
                <w:sz w:val="20"/>
                <w:szCs w:val="20"/>
              </w:rPr>
              <w:t>vendor roadmaps &amp; offerings</w:t>
            </w:r>
          </w:p>
        </w:tc>
        <w:tc>
          <w:tcPr>
            <w:tcW w:w="1701" w:type="dxa"/>
            <w:hideMark/>
          </w:tcPr>
          <w:p w14:paraId="1047AEE1" w14:textId="77777777" w:rsidR="00D52A0C" w:rsidRPr="00D52A0C" w:rsidRDefault="00D52A0C" w:rsidP="00D52A0C">
            <w:pPr>
              <w:pStyle w:val="NoSpacing"/>
              <w:rPr>
                <w:sz w:val="20"/>
                <w:szCs w:val="20"/>
              </w:rPr>
            </w:pPr>
            <w:r w:rsidRPr="00D52A0C">
              <w:rPr>
                <w:rFonts w:cs="Segoe UI"/>
                <w:color w:val="0A0A0A"/>
                <w:sz w:val="20"/>
                <w:szCs w:val="20"/>
              </w:rPr>
              <w:t>Observing supplier communication</w:t>
            </w:r>
          </w:p>
        </w:tc>
        <w:tc>
          <w:tcPr>
            <w:tcW w:w="1676" w:type="dxa"/>
            <w:gridSpan w:val="2"/>
            <w:hideMark/>
          </w:tcPr>
          <w:p w14:paraId="290CAEDA" w14:textId="77777777" w:rsidR="00D52A0C" w:rsidRPr="00D52A0C" w:rsidRDefault="00D52A0C" w:rsidP="00D52A0C">
            <w:pPr>
              <w:pStyle w:val="NoSpacing"/>
              <w:rPr>
                <w:sz w:val="20"/>
                <w:szCs w:val="20"/>
              </w:rPr>
            </w:pPr>
          </w:p>
        </w:tc>
      </w:tr>
      <w:tr w:rsidR="00D52A0C" w:rsidRPr="0059315C" w14:paraId="278729E6" w14:textId="77777777" w:rsidTr="00B447E9">
        <w:trPr>
          <w:trHeight w:val="497"/>
        </w:trPr>
        <w:tc>
          <w:tcPr>
            <w:tcW w:w="6237" w:type="dxa"/>
            <w:hideMark/>
          </w:tcPr>
          <w:p w14:paraId="24DD0429" w14:textId="77777777" w:rsidR="00D52A0C" w:rsidRPr="00D52A0C" w:rsidRDefault="00D52A0C" w:rsidP="00D52A0C">
            <w:pPr>
              <w:pStyle w:val="NoSpacing"/>
              <w:rPr>
                <w:sz w:val="20"/>
                <w:szCs w:val="20"/>
              </w:rPr>
            </w:pPr>
            <w:r w:rsidRPr="00D52A0C">
              <w:rPr>
                <w:rFonts w:cs="Segoe UI"/>
                <w:color w:val="0A0A0A"/>
                <w:sz w:val="20"/>
                <w:szCs w:val="20"/>
              </w:rPr>
              <w:t>Resistance to change; Limited AI literacy; Lacking systems thinking; Analysis paralysis; Absent innovation culture</w:t>
            </w:r>
          </w:p>
        </w:tc>
        <w:tc>
          <w:tcPr>
            <w:tcW w:w="1701" w:type="dxa"/>
            <w:hideMark/>
          </w:tcPr>
          <w:p w14:paraId="4DF55E94" w14:textId="77777777" w:rsidR="00D52A0C" w:rsidRPr="00D52A0C" w:rsidRDefault="00D52A0C" w:rsidP="00D52A0C">
            <w:pPr>
              <w:pStyle w:val="NoSpacing"/>
              <w:rPr>
                <w:sz w:val="20"/>
                <w:szCs w:val="20"/>
              </w:rPr>
            </w:pPr>
            <w:r w:rsidRPr="00D52A0C">
              <w:rPr>
                <w:rFonts w:cs="Segoe UI"/>
                <w:color w:val="0A0A0A"/>
                <w:sz w:val="20"/>
                <w:szCs w:val="20"/>
              </w:rPr>
              <w:t>Organizational capacity</w:t>
            </w:r>
          </w:p>
        </w:tc>
        <w:tc>
          <w:tcPr>
            <w:tcW w:w="1676" w:type="dxa"/>
            <w:gridSpan w:val="2"/>
            <w:hideMark/>
          </w:tcPr>
          <w:p w14:paraId="593A2AC2" w14:textId="44C5FE54" w:rsidR="00D52A0C" w:rsidRPr="00B13535" w:rsidRDefault="00B13535" w:rsidP="00D52A0C">
            <w:pPr>
              <w:pStyle w:val="NoSpacing"/>
              <w:rPr>
                <w:b/>
                <w:bCs/>
                <w:sz w:val="20"/>
                <w:szCs w:val="20"/>
              </w:rPr>
            </w:pPr>
            <w:r w:rsidRPr="00B13535">
              <w:rPr>
                <w:rStyle w:val="Strong"/>
                <w:rFonts w:cs="Segoe UI"/>
                <w:b w:val="0"/>
                <w:bCs w:val="0"/>
                <w:color w:val="0A0A0A"/>
                <w:sz w:val="20"/>
                <w:szCs w:val="20"/>
              </w:rPr>
              <w:t>Navigating the organizational context</w:t>
            </w:r>
          </w:p>
        </w:tc>
      </w:tr>
      <w:tr w:rsidR="00D52A0C" w:rsidRPr="0059315C" w14:paraId="4CE2130E" w14:textId="77777777" w:rsidTr="00B447E9">
        <w:trPr>
          <w:trHeight w:val="255"/>
        </w:trPr>
        <w:tc>
          <w:tcPr>
            <w:tcW w:w="6237" w:type="dxa"/>
            <w:hideMark/>
          </w:tcPr>
          <w:p w14:paraId="075F12BB" w14:textId="77777777" w:rsidR="00D52A0C" w:rsidRPr="00D52A0C" w:rsidRDefault="00D52A0C" w:rsidP="00D52A0C">
            <w:pPr>
              <w:pStyle w:val="NoSpacing"/>
              <w:rPr>
                <w:sz w:val="20"/>
                <w:szCs w:val="20"/>
              </w:rPr>
            </w:pPr>
            <w:r w:rsidRPr="00D52A0C">
              <w:rPr>
                <w:rFonts w:cs="Segoe UI"/>
                <w:color w:val="0A0A0A"/>
                <w:sz w:val="20"/>
                <w:szCs w:val="20"/>
              </w:rPr>
              <w:t>Lacking data &amp; infrastructure; Lacking technical talent</w:t>
            </w:r>
          </w:p>
        </w:tc>
        <w:tc>
          <w:tcPr>
            <w:tcW w:w="1701" w:type="dxa"/>
            <w:hideMark/>
          </w:tcPr>
          <w:p w14:paraId="655E4FEC" w14:textId="77777777" w:rsidR="00D52A0C" w:rsidRPr="00D52A0C" w:rsidRDefault="00D52A0C" w:rsidP="00D52A0C">
            <w:pPr>
              <w:pStyle w:val="NoSpacing"/>
              <w:rPr>
                <w:sz w:val="20"/>
                <w:szCs w:val="20"/>
              </w:rPr>
            </w:pPr>
            <w:r w:rsidRPr="00D52A0C">
              <w:rPr>
                <w:rFonts w:cs="Segoe UI"/>
                <w:color w:val="0A0A0A"/>
                <w:sz w:val="20"/>
                <w:szCs w:val="20"/>
              </w:rPr>
              <w:t>Technical resources</w:t>
            </w:r>
          </w:p>
        </w:tc>
        <w:tc>
          <w:tcPr>
            <w:tcW w:w="1676" w:type="dxa"/>
            <w:gridSpan w:val="2"/>
            <w:hideMark/>
          </w:tcPr>
          <w:p w14:paraId="6E2CEF37" w14:textId="77777777" w:rsidR="00D52A0C" w:rsidRPr="00D52A0C" w:rsidRDefault="00D52A0C" w:rsidP="00D52A0C">
            <w:pPr>
              <w:pStyle w:val="NoSpacing"/>
              <w:rPr>
                <w:sz w:val="20"/>
                <w:szCs w:val="20"/>
              </w:rPr>
            </w:pPr>
          </w:p>
        </w:tc>
      </w:tr>
      <w:tr w:rsidR="00D52A0C" w:rsidRPr="0059315C" w14:paraId="24E3474C" w14:textId="77777777" w:rsidTr="00B447E9">
        <w:trPr>
          <w:trHeight w:val="497"/>
        </w:trPr>
        <w:tc>
          <w:tcPr>
            <w:tcW w:w="6237" w:type="dxa"/>
            <w:hideMark/>
          </w:tcPr>
          <w:p w14:paraId="1801E684" w14:textId="77777777" w:rsidR="00D52A0C" w:rsidRPr="00D52A0C" w:rsidRDefault="00D52A0C" w:rsidP="00D52A0C">
            <w:pPr>
              <w:pStyle w:val="NoSpacing"/>
              <w:rPr>
                <w:sz w:val="20"/>
                <w:szCs w:val="20"/>
              </w:rPr>
            </w:pPr>
            <w:r w:rsidRPr="00D52A0C">
              <w:rPr>
                <w:rFonts w:cs="Segoe UI"/>
                <w:color w:val="0A0A0A"/>
                <w:sz w:val="20"/>
                <w:szCs w:val="20"/>
              </w:rPr>
              <w:t>Strategic direction &amp; vision; Senior leadership buy-in &amp; backing</w:t>
            </w:r>
          </w:p>
        </w:tc>
        <w:tc>
          <w:tcPr>
            <w:tcW w:w="1701" w:type="dxa"/>
            <w:hideMark/>
          </w:tcPr>
          <w:p w14:paraId="1BF5150C" w14:textId="77777777" w:rsidR="00D52A0C" w:rsidRPr="00D52A0C" w:rsidRDefault="00D52A0C" w:rsidP="00D52A0C">
            <w:pPr>
              <w:pStyle w:val="NoSpacing"/>
              <w:rPr>
                <w:sz w:val="20"/>
                <w:szCs w:val="20"/>
              </w:rPr>
            </w:pPr>
            <w:r w:rsidRPr="00D52A0C">
              <w:rPr>
                <w:rFonts w:cs="Segoe UI"/>
                <w:color w:val="0A0A0A"/>
                <w:sz w:val="20"/>
                <w:szCs w:val="20"/>
              </w:rPr>
              <w:t>Strategic direction &amp; leadership</w:t>
            </w:r>
          </w:p>
        </w:tc>
        <w:tc>
          <w:tcPr>
            <w:tcW w:w="1676" w:type="dxa"/>
            <w:gridSpan w:val="2"/>
            <w:hideMark/>
          </w:tcPr>
          <w:p w14:paraId="24351E97" w14:textId="77777777" w:rsidR="00D52A0C" w:rsidRPr="00D52A0C" w:rsidRDefault="00D52A0C" w:rsidP="00D52A0C">
            <w:pPr>
              <w:pStyle w:val="NoSpacing"/>
              <w:rPr>
                <w:sz w:val="20"/>
                <w:szCs w:val="20"/>
              </w:rPr>
            </w:pPr>
          </w:p>
        </w:tc>
      </w:tr>
      <w:tr w:rsidR="00D52A0C" w:rsidRPr="0059315C" w14:paraId="1220ABEF" w14:textId="77777777" w:rsidTr="00B447E9">
        <w:trPr>
          <w:trHeight w:val="255"/>
        </w:trPr>
        <w:tc>
          <w:tcPr>
            <w:tcW w:w="6237" w:type="dxa"/>
            <w:hideMark/>
          </w:tcPr>
          <w:p w14:paraId="3E32EA2E" w14:textId="77777777" w:rsidR="00D52A0C" w:rsidRPr="00D52A0C" w:rsidRDefault="00D52A0C" w:rsidP="00D52A0C">
            <w:pPr>
              <w:pStyle w:val="NoSpacing"/>
              <w:rPr>
                <w:sz w:val="20"/>
                <w:szCs w:val="20"/>
              </w:rPr>
            </w:pPr>
            <w:r w:rsidRPr="00D52A0C">
              <w:rPr>
                <w:rFonts w:cs="Segoe UI"/>
                <w:color w:val="0A0A0A"/>
                <w:sz w:val="20"/>
                <w:szCs w:val="20"/>
              </w:rPr>
              <w:t>Restrictive compliance &amp; legal gatekeeping; Politics &amp; working in silos</w:t>
            </w:r>
          </w:p>
        </w:tc>
        <w:tc>
          <w:tcPr>
            <w:tcW w:w="1701" w:type="dxa"/>
            <w:hideMark/>
          </w:tcPr>
          <w:p w14:paraId="424EA9B2" w14:textId="77777777" w:rsidR="00D52A0C" w:rsidRPr="00D52A0C" w:rsidRDefault="00D52A0C" w:rsidP="00D52A0C">
            <w:pPr>
              <w:pStyle w:val="NoSpacing"/>
              <w:rPr>
                <w:sz w:val="20"/>
                <w:szCs w:val="20"/>
              </w:rPr>
            </w:pPr>
            <w:r w:rsidRPr="00D52A0C">
              <w:rPr>
                <w:rFonts w:cs="Segoe UI"/>
                <w:color w:val="0A0A0A"/>
                <w:sz w:val="20"/>
                <w:szCs w:val="20"/>
              </w:rPr>
              <w:t>Governance &amp; compliance</w:t>
            </w:r>
          </w:p>
        </w:tc>
        <w:tc>
          <w:tcPr>
            <w:tcW w:w="1676" w:type="dxa"/>
            <w:gridSpan w:val="2"/>
            <w:hideMark/>
          </w:tcPr>
          <w:p w14:paraId="5ED0FA56" w14:textId="77777777" w:rsidR="00D52A0C" w:rsidRPr="00D52A0C" w:rsidRDefault="00D52A0C" w:rsidP="00D52A0C">
            <w:pPr>
              <w:pStyle w:val="NoSpacing"/>
              <w:rPr>
                <w:sz w:val="20"/>
                <w:szCs w:val="20"/>
              </w:rPr>
            </w:pPr>
          </w:p>
        </w:tc>
      </w:tr>
      <w:tr w:rsidR="00D52A0C" w:rsidRPr="0059315C" w14:paraId="637E76E7" w14:textId="77777777" w:rsidTr="00B447E9">
        <w:trPr>
          <w:trHeight w:val="497"/>
        </w:trPr>
        <w:tc>
          <w:tcPr>
            <w:tcW w:w="6237" w:type="dxa"/>
            <w:hideMark/>
          </w:tcPr>
          <w:p w14:paraId="0A709884" w14:textId="77777777" w:rsidR="00D52A0C" w:rsidRPr="00D52A0C" w:rsidRDefault="00D52A0C" w:rsidP="00D52A0C">
            <w:pPr>
              <w:pStyle w:val="NoSpacing"/>
              <w:rPr>
                <w:sz w:val="20"/>
                <w:szCs w:val="20"/>
              </w:rPr>
            </w:pPr>
            <w:r w:rsidRPr="00D52A0C">
              <w:rPr>
                <w:rFonts w:cs="Segoe UI"/>
                <w:color w:val="0A0A0A"/>
                <w:sz w:val="20"/>
                <w:szCs w:val="20"/>
              </w:rPr>
              <w:t>Educating &amp; training; Experimenting with AI; Bringing people along; Providing clarity; Providing leadership backing; Championing AI</w:t>
            </w:r>
          </w:p>
        </w:tc>
        <w:tc>
          <w:tcPr>
            <w:tcW w:w="1701" w:type="dxa"/>
            <w:hideMark/>
          </w:tcPr>
          <w:p w14:paraId="1C97A545" w14:textId="77777777" w:rsidR="00D52A0C" w:rsidRPr="00D52A0C" w:rsidRDefault="00D52A0C" w:rsidP="00D52A0C">
            <w:pPr>
              <w:pStyle w:val="NoSpacing"/>
              <w:rPr>
                <w:sz w:val="20"/>
                <w:szCs w:val="20"/>
              </w:rPr>
            </w:pPr>
            <w:r w:rsidRPr="00D52A0C">
              <w:rPr>
                <w:rFonts w:cs="Segoe UI"/>
                <w:color w:val="0A0A0A"/>
                <w:sz w:val="20"/>
                <w:szCs w:val="20"/>
              </w:rPr>
              <w:t>Reshaping conditions</w:t>
            </w:r>
          </w:p>
        </w:tc>
        <w:tc>
          <w:tcPr>
            <w:tcW w:w="1676" w:type="dxa"/>
            <w:gridSpan w:val="2"/>
            <w:hideMark/>
          </w:tcPr>
          <w:p w14:paraId="00AC0D14" w14:textId="6EAA2F6F" w:rsidR="00D52A0C" w:rsidRPr="00D52A0C" w:rsidRDefault="00D52A0C" w:rsidP="00D52A0C">
            <w:pPr>
              <w:pStyle w:val="NoSpacing"/>
              <w:rPr>
                <w:sz w:val="20"/>
                <w:szCs w:val="20"/>
              </w:rPr>
            </w:pPr>
          </w:p>
        </w:tc>
      </w:tr>
      <w:tr w:rsidR="00D52A0C" w:rsidRPr="0059315C" w14:paraId="22565A12" w14:textId="77777777" w:rsidTr="00B447E9">
        <w:trPr>
          <w:trHeight w:val="255"/>
        </w:trPr>
        <w:tc>
          <w:tcPr>
            <w:tcW w:w="6237" w:type="dxa"/>
            <w:hideMark/>
          </w:tcPr>
          <w:p w14:paraId="05A4766E" w14:textId="77777777" w:rsidR="00D52A0C" w:rsidRPr="00D52A0C" w:rsidRDefault="00D52A0C" w:rsidP="00D52A0C">
            <w:pPr>
              <w:pStyle w:val="NoSpacing"/>
              <w:rPr>
                <w:sz w:val="20"/>
                <w:szCs w:val="20"/>
                <w:lang w:val="en-US"/>
              </w:rPr>
            </w:pPr>
            <w:r w:rsidRPr="00D52A0C">
              <w:rPr>
                <w:rFonts w:cs="Segoe UI"/>
                <w:color w:val="0A0A0A"/>
                <w:sz w:val="20"/>
                <w:szCs w:val="20"/>
                <w:lang w:val="en-US"/>
              </w:rPr>
              <w:t>Leveraging data availability; Leveraging the right tooling; Leveraging an innovation culture</w:t>
            </w:r>
          </w:p>
        </w:tc>
        <w:tc>
          <w:tcPr>
            <w:tcW w:w="1701" w:type="dxa"/>
            <w:hideMark/>
          </w:tcPr>
          <w:p w14:paraId="1160183B" w14:textId="77777777" w:rsidR="00D52A0C" w:rsidRPr="00D52A0C" w:rsidRDefault="00D52A0C" w:rsidP="00D52A0C">
            <w:pPr>
              <w:pStyle w:val="NoSpacing"/>
              <w:rPr>
                <w:sz w:val="20"/>
                <w:szCs w:val="20"/>
              </w:rPr>
            </w:pPr>
            <w:r w:rsidRPr="00D52A0C">
              <w:rPr>
                <w:rFonts w:cs="Segoe UI"/>
                <w:color w:val="0A0A0A"/>
                <w:sz w:val="20"/>
                <w:szCs w:val="20"/>
              </w:rPr>
              <w:t>Leveraging conditions</w:t>
            </w:r>
          </w:p>
        </w:tc>
        <w:tc>
          <w:tcPr>
            <w:tcW w:w="1676" w:type="dxa"/>
            <w:gridSpan w:val="2"/>
            <w:hideMark/>
          </w:tcPr>
          <w:p w14:paraId="2E8E40BD" w14:textId="77777777" w:rsidR="00D52A0C" w:rsidRPr="00D52A0C" w:rsidRDefault="00D52A0C" w:rsidP="00D52A0C">
            <w:pPr>
              <w:pStyle w:val="NoSpacing"/>
              <w:rPr>
                <w:sz w:val="20"/>
                <w:szCs w:val="20"/>
              </w:rPr>
            </w:pPr>
          </w:p>
        </w:tc>
      </w:tr>
      <w:tr w:rsidR="00D52A0C" w:rsidRPr="0059315C" w14:paraId="5FFB6E6C" w14:textId="77777777" w:rsidTr="00B447E9">
        <w:trPr>
          <w:trHeight w:val="255"/>
        </w:trPr>
        <w:tc>
          <w:tcPr>
            <w:tcW w:w="6237" w:type="dxa"/>
            <w:hideMark/>
          </w:tcPr>
          <w:p w14:paraId="65CA1BFC" w14:textId="77777777" w:rsidR="00D52A0C" w:rsidRPr="00D52A0C" w:rsidRDefault="00D52A0C" w:rsidP="00D52A0C">
            <w:pPr>
              <w:pStyle w:val="NoSpacing"/>
              <w:rPr>
                <w:sz w:val="20"/>
                <w:szCs w:val="20"/>
              </w:rPr>
            </w:pPr>
            <w:r w:rsidRPr="00D52A0C">
              <w:rPr>
                <w:rFonts w:cs="Segoe UI"/>
                <w:color w:val="0A0A0A"/>
                <w:sz w:val="20"/>
                <w:szCs w:val="20"/>
              </w:rPr>
              <w:t>Leveraging external experts &amp; vendors; Navigating resistance; Navigating restrictive governance</w:t>
            </w:r>
          </w:p>
        </w:tc>
        <w:tc>
          <w:tcPr>
            <w:tcW w:w="1701" w:type="dxa"/>
            <w:hideMark/>
          </w:tcPr>
          <w:p w14:paraId="15A07C46" w14:textId="77777777" w:rsidR="00D52A0C" w:rsidRPr="00D52A0C" w:rsidRDefault="00D52A0C" w:rsidP="00D52A0C">
            <w:pPr>
              <w:pStyle w:val="NoSpacing"/>
              <w:rPr>
                <w:sz w:val="20"/>
                <w:szCs w:val="20"/>
              </w:rPr>
            </w:pPr>
            <w:r w:rsidRPr="00D52A0C">
              <w:rPr>
                <w:rFonts w:cs="Segoe UI"/>
                <w:color w:val="0A0A0A"/>
                <w:sz w:val="20"/>
                <w:szCs w:val="20"/>
              </w:rPr>
              <w:t>Navigating constraints</w:t>
            </w:r>
          </w:p>
        </w:tc>
        <w:tc>
          <w:tcPr>
            <w:tcW w:w="1676" w:type="dxa"/>
            <w:gridSpan w:val="2"/>
            <w:hideMark/>
          </w:tcPr>
          <w:p w14:paraId="48CC4838" w14:textId="77777777" w:rsidR="00D52A0C" w:rsidRPr="00D52A0C" w:rsidRDefault="00D52A0C" w:rsidP="00D52A0C">
            <w:pPr>
              <w:pStyle w:val="NoSpacing"/>
              <w:rPr>
                <w:sz w:val="20"/>
                <w:szCs w:val="20"/>
              </w:rPr>
            </w:pPr>
          </w:p>
        </w:tc>
      </w:tr>
      <w:tr w:rsidR="00D52A0C" w:rsidRPr="0059315C" w14:paraId="412C2EA9" w14:textId="77777777" w:rsidTr="00B447E9">
        <w:trPr>
          <w:trHeight w:val="510"/>
        </w:trPr>
        <w:tc>
          <w:tcPr>
            <w:tcW w:w="6237" w:type="dxa"/>
            <w:hideMark/>
          </w:tcPr>
          <w:p w14:paraId="4BC81C85" w14:textId="77777777" w:rsidR="00D52A0C" w:rsidRPr="00D52A0C" w:rsidRDefault="00D52A0C" w:rsidP="00D52A0C">
            <w:pPr>
              <w:pStyle w:val="NoSpacing"/>
              <w:rPr>
                <w:sz w:val="20"/>
                <w:szCs w:val="20"/>
              </w:rPr>
            </w:pPr>
            <w:r w:rsidRPr="00D52A0C">
              <w:rPr>
                <w:rFonts w:cs="Segoe UI"/>
                <w:color w:val="0A0A0A"/>
                <w:sz w:val="20"/>
                <w:szCs w:val="20"/>
              </w:rPr>
              <w:t>Generating insights; Creating &amp; validating content &amp; campaigns; Using generic agents; Automating processes; Deploying customer-facing agents</w:t>
            </w:r>
          </w:p>
        </w:tc>
        <w:tc>
          <w:tcPr>
            <w:tcW w:w="1701" w:type="dxa"/>
            <w:hideMark/>
          </w:tcPr>
          <w:p w14:paraId="56FAFABF" w14:textId="77777777" w:rsidR="00D52A0C" w:rsidRPr="00D52A0C" w:rsidRDefault="00D52A0C" w:rsidP="00D52A0C">
            <w:pPr>
              <w:pStyle w:val="NoSpacing"/>
              <w:rPr>
                <w:sz w:val="20"/>
                <w:szCs w:val="20"/>
              </w:rPr>
            </w:pPr>
            <w:r w:rsidRPr="00D52A0C">
              <w:rPr>
                <w:rFonts w:cs="Segoe UI"/>
                <w:color w:val="0A0A0A"/>
                <w:sz w:val="20"/>
                <w:szCs w:val="20"/>
              </w:rPr>
              <w:t>Applying use cases</w:t>
            </w:r>
          </w:p>
        </w:tc>
        <w:tc>
          <w:tcPr>
            <w:tcW w:w="1676" w:type="dxa"/>
            <w:gridSpan w:val="2"/>
            <w:hideMark/>
          </w:tcPr>
          <w:p w14:paraId="757268D2" w14:textId="77777777" w:rsidR="00D52A0C" w:rsidRPr="00D52A0C" w:rsidRDefault="00D52A0C" w:rsidP="00D52A0C">
            <w:pPr>
              <w:pStyle w:val="NoSpacing"/>
              <w:rPr>
                <w:sz w:val="20"/>
                <w:szCs w:val="20"/>
              </w:rPr>
            </w:pPr>
            <w:r w:rsidRPr="00D52A0C">
              <w:rPr>
                <w:rStyle w:val="Strong"/>
                <w:rFonts w:cs="Segoe UI"/>
                <w:b w:val="0"/>
                <w:bCs w:val="0"/>
                <w:color w:val="0A0A0A"/>
                <w:sz w:val="20"/>
                <w:szCs w:val="20"/>
              </w:rPr>
              <w:t>Applying agentic AI</w:t>
            </w:r>
          </w:p>
        </w:tc>
      </w:tr>
      <w:tr w:rsidR="00D52A0C" w:rsidRPr="0059315C" w14:paraId="1BEBBDF3" w14:textId="77777777" w:rsidTr="00B447E9">
        <w:trPr>
          <w:trHeight w:val="497"/>
        </w:trPr>
        <w:tc>
          <w:tcPr>
            <w:tcW w:w="6237" w:type="dxa"/>
            <w:hideMark/>
          </w:tcPr>
          <w:p w14:paraId="5706D24C" w14:textId="77777777" w:rsidR="00D52A0C" w:rsidRPr="00D52A0C" w:rsidRDefault="00D52A0C" w:rsidP="00D52A0C">
            <w:pPr>
              <w:pStyle w:val="NoSpacing"/>
              <w:rPr>
                <w:sz w:val="20"/>
                <w:szCs w:val="20"/>
              </w:rPr>
            </w:pPr>
            <w:r w:rsidRPr="00D52A0C">
              <w:rPr>
                <w:rFonts w:cs="Segoe UI"/>
                <w:color w:val="0A0A0A"/>
                <w:sz w:val="20"/>
                <w:szCs w:val="20"/>
              </w:rPr>
              <w:t>Leveraging tool calling; Personalizing agents</w:t>
            </w:r>
          </w:p>
        </w:tc>
        <w:tc>
          <w:tcPr>
            <w:tcW w:w="1701" w:type="dxa"/>
            <w:hideMark/>
          </w:tcPr>
          <w:p w14:paraId="3BBEA3B2" w14:textId="77777777" w:rsidR="00D52A0C" w:rsidRPr="00D52A0C" w:rsidRDefault="00D52A0C" w:rsidP="00D52A0C">
            <w:pPr>
              <w:pStyle w:val="NoSpacing"/>
              <w:rPr>
                <w:sz w:val="20"/>
                <w:szCs w:val="20"/>
              </w:rPr>
            </w:pPr>
            <w:r w:rsidRPr="00D52A0C">
              <w:rPr>
                <w:rFonts w:cs="Segoe UI"/>
                <w:color w:val="0A0A0A"/>
                <w:sz w:val="20"/>
                <w:szCs w:val="20"/>
              </w:rPr>
              <w:t>Leveraging usage strategies</w:t>
            </w:r>
          </w:p>
        </w:tc>
        <w:tc>
          <w:tcPr>
            <w:tcW w:w="1676" w:type="dxa"/>
            <w:gridSpan w:val="2"/>
            <w:hideMark/>
          </w:tcPr>
          <w:p w14:paraId="1B9AC7B2" w14:textId="77777777" w:rsidR="00D52A0C" w:rsidRPr="00D52A0C" w:rsidRDefault="00D52A0C" w:rsidP="00D52A0C">
            <w:pPr>
              <w:pStyle w:val="NoSpacing"/>
              <w:rPr>
                <w:sz w:val="20"/>
                <w:szCs w:val="20"/>
              </w:rPr>
            </w:pPr>
          </w:p>
        </w:tc>
      </w:tr>
      <w:tr w:rsidR="00D52A0C" w:rsidRPr="0059315C" w14:paraId="13C9ACB6" w14:textId="77777777" w:rsidTr="00B447E9">
        <w:trPr>
          <w:trHeight w:val="497"/>
        </w:trPr>
        <w:tc>
          <w:tcPr>
            <w:tcW w:w="6237" w:type="dxa"/>
            <w:hideMark/>
          </w:tcPr>
          <w:p w14:paraId="3DE2D54A" w14:textId="77777777" w:rsidR="00D52A0C" w:rsidRPr="00D52A0C" w:rsidRDefault="00D52A0C" w:rsidP="00D52A0C">
            <w:pPr>
              <w:pStyle w:val="NoSpacing"/>
              <w:rPr>
                <w:sz w:val="20"/>
                <w:szCs w:val="20"/>
              </w:rPr>
            </w:pPr>
            <w:r w:rsidRPr="00D52A0C">
              <w:rPr>
                <w:rFonts w:cs="Segoe UI"/>
                <w:color w:val="0A0A0A"/>
                <w:sz w:val="20"/>
                <w:szCs w:val="20"/>
              </w:rPr>
              <w:t>Gaining efficiency &amp; speed; Gaining scale; Extending the personal skillset; Improving quality of output</w:t>
            </w:r>
          </w:p>
        </w:tc>
        <w:tc>
          <w:tcPr>
            <w:tcW w:w="1701" w:type="dxa"/>
            <w:hideMark/>
          </w:tcPr>
          <w:p w14:paraId="421D52B2" w14:textId="77777777" w:rsidR="00D52A0C" w:rsidRPr="00D52A0C" w:rsidRDefault="00D52A0C" w:rsidP="00D52A0C">
            <w:pPr>
              <w:pStyle w:val="NoSpacing"/>
              <w:rPr>
                <w:sz w:val="20"/>
                <w:szCs w:val="20"/>
              </w:rPr>
            </w:pPr>
            <w:r w:rsidRPr="00D52A0C">
              <w:rPr>
                <w:rFonts w:cs="Segoe UI"/>
                <w:color w:val="0A0A0A"/>
                <w:sz w:val="20"/>
                <w:szCs w:val="20"/>
              </w:rPr>
              <w:t>Gaining benefits</w:t>
            </w:r>
          </w:p>
        </w:tc>
        <w:tc>
          <w:tcPr>
            <w:tcW w:w="1676" w:type="dxa"/>
            <w:gridSpan w:val="2"/>
            <w:hideMark/>
          </w:tcPr>
          <w:p w14:paraId="79FA5632" w14:textId="77777777" w:rsidR="00D52A0C" w:rsidRPr="00D52A0C" w:rsidRDefault="00D52A0C" w:rsidP="00D52A0C">
            <w:pPr>
              <w:pStyle w:val="NoSpacing"/>
              <w:rPr>
                <w:sz w:val="20"/>
                <w:szCs w:val="20"/>
              </w:rPr>
            </w:pPr>
            <w:r w:rsidRPr="00D52A0C">
              <w:rPr>
                <w:rStyle w:val="Strong"/>
                <w:rFonts w:cs="Segoe UI"/>
                <w:b w:val="0"/>
                <w:bCs w:val="0"/>
                <w:color w:val="0A0A0A"/>
                <w:sz w:val="20"/>
                <w:szCs w:val="20"/>
              </w:rPr>
              <w:t>Value outcomes</w:t>
            </w:r>
          </w:p>
        </w:tc>
      </w:tr>
      <w:tr w:rsidR="00D52A0C" w:rsidRPr="0059315C" w14:paraId="1AD9B5BA" w14:textId="77777777" w:rsidTr="00B447E9">
        <w:trPr>
          <w:trHeight w:val="255"/>
        </w:trPr>
        <w:tc>
          <w:tcPr>
            <w:tcW w:w="6237" w:type="dxa"/>
            <w:hideMark/>
          </w:tcPr>
          <w:p w14:paraId="3AF36F00" w14:textId="77777777" w:rsidR="00D52A0C" w:rsidRPr="00D52A0C" w:rsidRDefault="00D52A0C" w:rsidP="00D52A0C">
            <w:pPr>
              <w:pStyle w:val="NoSpacing"/>
              <w:rPr>
                <w:sz w:val="20"/>
                <w:szCs w:val="20"/>
              </w:rPr>
            </w:pPr>
            <w:r w:rsidRPr="00D52A0C">
              <w:rPr>
                <w:rFonts w:cs="Segoe UI"/>
                <w:color w:val="0A0A0A"/>
                <w:sz w:val="20"/>
                <w:szCs w:val="20"/>
              </w:rPr>
              <w:t>Incurring financial costs; Displacing jobs</w:t>
            </w:r>
          </w:p>
        </w:tc>
        <w:tc>
          <w:tcPr>
            <w:tcW w:w="1701" w:type="dxa"/>
            <w:hideMark/>
          </w:tcPr>
          <w:p w14:paraId="27F62546" w14:textId="77777777" w:rsidR="00D52A0C" w:rsidRPr="00D52A0C" w:rsidRDefault="00D52A0C" w:rsidP="00D52A0C">
            <w:pPr>
              <w:pStyle w:val="NoSpacing"/>
              <w:rPr>
                <w:sz w:val="20"/>
                <w:szCs w:val="20"/>
              </w:rPr>
            </w:pPr>
            <w:r w:rsidRPr="00D52A0C">
              <w:rPr>
                <w:rFonts w:cs="Segoe UI"/>
                <w:color w:val="0A0A0A"/>
                <w:sz w:val="20"/>
                <w:szCs w:val="20"/>
              </w:rPr>
              <w:t>Making sacrifices</w:t>
            </w:r>
          </w:p>
        </w:tc>
        <w:tc>
          <w:tcPr>
            <w:tcW w:w="1676" w:type="dxa"/>
            <w:gridSpan w:val="2"/>
            <w:hideMark/>
          </w:tcPr>
          <w:p w14:paraId="2900B2D7" w14:textId="77777777" w:rsidR="00D52A0C" w:rsidRPr="00D52A0C" w:rsidRDefault="00D52A0C" w:rsidP="00D52A0C">
            <w:pPr>
              <w:pStyle w:val="NoSpacing"/>
              <w:rPr>
                <w:sz w:val="20"/>
                <w:szCs w:val="20"/>
              </w:rPr>
            </w:pPr>
          </w:p>
        </w:tc>
      </w:tr>
      <w:tr w:rsidR="00D52A0C" w:rsidRPr="0059315C" w14:paraId="27CF49A5" w14:textId="77777777" w:rsidTr="00B447E9">
        <w:trPr>
          <w:trHeight w:val="255"/>
        </w:trPr>
        <w:tc>
          <w:tcPr>
            <w:tcW w:w="6237" w:type="dxa"/>
            <w:tcBorders>
              <w:bottom w:val="single" w:sz="8" w:space="0" w:color="auto"/>
            </w:tcBorders>
            <w:hideMark/>
          </w:tcPr>
          <w:p w14:paraId="2D1D6F52" w14:textId="77777777" w:rsidR="00D52A0C" w:rsidRPr="00D52A0C" w:rsidRDefault="00D52A0C" w:rsidP="00D52A0C">
            <w:pPr>
              <w:pStyle w:val="NoSpacing"/>
              <w:rPr>
                <w:sz w:val="20"/>
                <w:szCs w:val="20"/>
              </w:rPr>
            </w:pPr>
            <w:r w:rsidRPr="00D52A0C">
              <w:rPr>
                <w:rFonts w:cs="Segoe UI"/>
                <w:color w:val="0A0A0A"/>
                <w:sz w:val="20"/>
                <w:szCs w:val="20"/>
              </w:rPr>
              <w:t>Risking hallucination; Risking security &amp; privacy violations; Risking brand degradation</w:t>
            </w:r>
          </w:p>
        </w:tc>
        <w:tc>
          <w:tcPr>
            <w:tcW w:w="1701" w:type="dxa"/>
            <w:tcBorders>
              <w:bottom w:val="single" w:sz="8" w:space="0" w:color="auto"/>
            </w:tcBorders>
            <w:hideMark/>
          </w:tcPr>
          <w:p w14:paraId="5D4472F5" w14:textId="77777777" w:rsidR="00D52A0C" w:rsidRPr="00D52A0C" w:rsidRDefault="00D52A0C" w:rsidP="00D52A0C">
            <w:pPr>
              <w:pStyle w:val="NoSpacing"/>
              <w:rPr>
                <w:sz w:val="20"/>
                <w:szCs w:val="20"/>
              </w:rPr>
            </w:pPr>
            <w:r w:rsidRPr="00D52A0C">
              <w:rPr>
                <w:rFonts w:cs="Segoe UI"/>
                <w:color w:val="0A0A0A"/>
                <w:sz w:val="20"/>
                <w:szCs w:val="20"/>
              </w:rPr>
              <w:t>Facing risks</w:t>
            </w:r>
          </w:p>
        </w:tc>
        <w:tc>
          <w:tcPr>
            <w:tcW w:w="1676" w:type="dxa"/>
            <w:gridSpan w:val="2"/>
            <w:tcBorders>
              <w:bottom w:val="single" w:sz="8" w:space="0" w:color="auto"/>
            </w:tcBorders>
            <w:hideMark/>
          </w:tcPr>
          <w:p w14:paraId="25FAF680" w14:textId="77777777" w:rsidR="00D52A0C" w:rsidRPr="00D52A0C" w:rsidRDefault="00D52A0C" w:rsidP="00D52A0C">
            <w:pPr>
              <w:pStyle w:val="NoSpacing"/>
              <w:rPr>
                <w:sz w:val="20"/>
                <w:szCs w:val="20"/>
              </w:rPr>
            </w:pPr>
          </w:p>
        </w:tc>
      </w:tr>
    </w:tbl>
    <w:p w14:paraId="07E1654C" w14:textId="77777777" w:rsidR="00D52A0C" w:rsidRDefault="00D52A0C" w:rsidP="00EB5DFF">
      <w:pPr>
        <w:ind w:firstLine="0"/>
      </w:pPr>
    </w:p>
    <w:p w14:paraId="6CF7C4C9" w14:textId="77777777" w:rsidR="00EB5DFF" w:rsidRDefault="00EB5DFF" w:rsidP="00EB5DFF">
      <w:pPr>
        <w:rPr>
          <w:b/>
          <w:bCs/>
        </w:rPr>
      </w:pPr>
      <w:r>
        <w:br w:type="page"/>
      </w:r>
    </w:p>
    <w:p w14:paraId="78454B5A" w14:textId="77777777" w:rsidR="00EB5DFF" w:rsidRDefault="00EB5DFF" w:rsidP="00EB5DFF">
      <w:pPr>
        <w:pStyle w:val="Heading1"/>
      </w:pPr>
      <w:bookmarkStart w:id="125" w:name="_Toc231935243"/>
      <w:r>
        <w:t xml:space="preserve">4. </w:t>
      </w:r>
      <w:r>
        <w:tab/>
        <w:t>Findings</w:t>
      </w:r>
      <w:bookmarkEnd w:id="125"/>
    </w:p>
    <w:p w14:paraId="46DEC873" w14:textId="462A210C" w:rsidR="00EB5DFF" w:rsidRDefault="00EB5DFF" w:rsidP="00717BA1">
      <w:r w:rsidRPr="6E19D5D5">
        <w:rPr>
          <w:lang w:val="en-US"/>
        </w:rPr>
        <w:t xml:space="preserve">The findings indicate a wide range of applications and use cases of agentic AI in marketing. Additionally, a clear pattern of managerial behaviors is identified that </w:t>
      </w:r>
      <w:r w:rsidR="00661A02">
        <w:rPr>
          <w:lang w:val="en-US"/>
        </w:rPr>
        <w:t xml:space="preserve">enables and stimulates the adoption of agentic AI and mediates value creation from </w:t>
      </w:r>
      <w:r w:rsidRPr="6E19D5D5">
        <w:rPr>
          <w:lang w:val="en-US"/>
        </w:rPr>
        <w:t>agentic use cases. Furthermore, we observe notable impact stemming from the organizational context (internal and external) on the adoption of agentic AI and the value creation from agentic AI.</w:t>
      </w:r>
    </w:p>
    <w:p w14:paraId="345ECD05" w14:textId="77629FF5" w:rsidR="00EB5DFF" w:rsidRDefault="00EB5DFF" w:rsidP="004B09DF">
      <w:pPr>
        <w:rPr>
          <w:b/>
          <w:bCs/>
        </w:rPr>
      </w:pPr>
      <w:r w:rsidRPr="6E19D5D5">
        <w:rPr>
          <w:lang w:val="en-US"/>
        </w:rPr>
        <w:t>Below</w:t>
      </w:r>
      <w:ins w:id="126" w:author="Beninger, Stefanie" w:date="2026-06-10T11:41:00Z" w16du:dateUtc="2026-06-10T11:41:56Z">
        <w:r w:rsidR="4C720022" w:rsidRPr="6E19D5D5">
          <w:rPr>
            <w:lang w:val="en-US"/>
          </w:rPr>
          <w:t>,</w:t>
        </w:r>
      </w:ins>
      <w:r w:rsidRPr="6E19D5D5">
        <w:rPr>
          <w:lang w:val="en-US"/>
        </w:rPr>
        <w:t xml:space="preserve"> we first describe the impulse for change that marketing managers might experience. From there</w:t>
      </w:r>
      <w:r w:rsidR="008E0687">
        <w:rPr>
          <w:lang w:val="en-US"/>
        </w:rPr>
        <w:t>, we note how they affect the process of change,</w:t>
      </w:r>
      <w:r w:rsidRPr="6E19D5D5">
        <w:rPr>
          <w:lang w:val="en-US"/>
        </w:rPr>
        <w:t xml:space="preserve"> creating the organizational conditions for the implementation and adoption of agentic AI. Furthermore, we </w:t>
      </w:r>
      <w:r w:rsidR="00020513">
        <w:rPr>
          <w:lang w:val="en-US"/>
        </w:rPr>
        <w:t>describe the obstacles marketing managers might experience</w:t>
      </w:r>
      <w:r w:rsidRPr="6E19D5D5">
        <w:rPr>
          <w:lang w:val="en-US"/>
        </w:rPr>
        <w:t xml:space="preserve">. </w:t>
      </w:r>
      <w:r w:rsidR="008E0687">
        <w:rPr>
          <w:lang w:val="en-US"/>
        </w:rPr>
        <w:t>Afterward, we note how agentic AI is adopted,</w:t>
      </w:r>
      <w:r w:rsidRPr="6E19D5D5">
        <w:rPr>
          <w:lang w:val="en-US"/>
        </w:rPr>
        <w:t xml:space="preserve"> including the use cases supported by agentic systems and the key leveraged features. As the last element of the chain</w:t>
      </w:r>
      <w:r w:rsidR="00020513">
        <w:rPr>
          <w:lang w:val="en-US"/>
        </w:rPr>
        <w:t>,</w:t>
      </w:r>
      <w:r w:rsidRPr="6E19D5D5">
        <w:rPr>
          <w:lang w:val="en-US"/>
        </w:rPr>
        <w:t xml:space="preserve"> we describe the outcomes in terms of the value that the agentic AI system has brought. We describe these outcomes from </w:t>
      </w:r>
      <w:r w:rsidR="00563E6C">
        <w:rPr>
          <w:lang w:val="en-US"/>
        </w:rPr>
        <w:t>both positive and negative perspectives, outlining</w:t>
      </w:r>
      <w:r w:rsidRPr="6E19D5D5">
        <w:rPr>
          <w:lang w:val="en-US"/>
        </w:rPr>
        <w:t xml:space="preserve"> benefits, sacrifices, and risks. </w:t>
      </w:r>
      <w:r>
        <w:br w:type="page"/>
      </w:r>
    </w:p>
    <w:p w14:paraId="33EC1162" w14:textId="77777777" w:rsidR="00EB5DFF" w:rsidRDefault="00EB5DFF" w:rsidP="00EB5DFF">
      <w:pPr>
        <w:spacing w:after="200"/>
        <w:ind w:firstLine="0"/>
        <w:rPr>
          <w:b/>
          <w:bCs/>
        </w:rPr>
      </w:pPr>
      <w:r>
        <w:rPr>
          <w:b/>
          <w:bCs/>
        </w:rPr>
        <w:t>Figure 1.</w:t>
      </w:r>
    </w:p>
    <w:p w14:paraId="44A032A4" w14:textId="133C4420" w:rsidR="00EB5DFF" w:rsidRDefault="00EB5DFF" w:rsidP="00EB5DFF">
      <w:pPr>
        <w:ind w:firstLine="0"/>
      </w:pPr>
      <w:bookmarkStart w:id="127" w:name="_2wlwvpj75lya"/>
      <w:bookmarkEnd w:id="127"/>
      <w:r w:rsidRPr="6E19D5D5">
        <w:rPr>
          <w:i/>
          <w:iCs/>
          <w:lang w:val="en-US"/>
        </w:rPr>
        <w:t xml:space="preserve">How managerial interventions drive value creation using agentic AI. </w:t>
      </w:r>
      <w:r w:rsidR="00C23C45" w:rsidRPr="00C23C45">
        <w:rPr>
          <w:noProof/>
        </w:rPr>
        <w:drawing>
          <wp:inline distT="0" distB="0" distL="0" distR="0" wp14:anchorId="4FE985D9" wp14:editId="4ACDBE7D">
            <wp:extent cx="3398047" cy="3696102"/>
            <wp:effectExtent l="0" t="0" r="0" b="0"/>
            <wp:docPr id="609641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641422" name=""/>
                    <pic:cNvPicPr/>
                  </pic:nvPicPr>
                  <pic:blipFill>
                    <a:blip r:embed="rId16"/>
                    <a:stretch>
                      <a:fillRect/>
                    </a:stretch>
                  </pic:blipFill>
                  <pic:spPr>
                    <a:xfrm>
                      <a:off x="0" y="0"/>
                      <a:ext cx="3407460" cy="3706340"/>
                    </a:xfrm>
                    <a:prstGeom prst="rect">
                      <a:avLst/>
                    </a:prstGeom>
                  </pic:spPr>
                </pic:pic>
              </a:graphicData>
            </a:graphic>
          </wp:inline>
        </w:drawing>
      </w:r>
    </w:p>
    <w:p w14:paraId="50C38570" w14:textId="1E726E9E" w:rsidR="00EB5DFF" w:rsidRDefault="00EB5DFF" w:rsidP="00EB5DFF">
      <w:pPr>
        <w:pStyle w:val="Heading2"/>
      </w:pPr>
      <w:bookmarkStart w:id="128" w:name="_Toc231935244"/>
      <w:r>
        <w:t>4.1</w:t>
      </w:r>
      <w:r>
        <w:tab/>
        <w:t>Observing</w:t>
      </w:r>
      <w:bookmarkEnd w:id="128"/>
      <w:r w:rsidR="00B13535">
        <w:t xml:space="preserve"> external conditions</w:t>
      </w:r>
    </w:p>
    <w:p w14:paraId="77E2EB95" w14:textId="59F2BE0D" w:rsidR="00EB5DFF" w:rsidRDefault="00EB5DFF" w:rsidP="00EB5DFF">
      <w:r w:rsidRPr="6E19D5D5">
        <w:rPr>
          <w:lang w:val="en-US"/>
        </w:rPr>
        <w:t xml:space="preserve">The process of creating value using agentic AI starts with the manager observing changing conditions that signal a pressure or an opportunity to change. </w:t>
      </w:r>
      <w:r w:rsidRPr="6E19D5D5">
        <w:rPr>
          <w:i/>
          <w:iCs/>
          <w:lang w:val="en-US"/>
        </w:rPr>
        <w:t xml:space="preserve">Observing </w:t>
      </w:r>
      <w:r w:rsidRPr="6E19D5D5">
        <w:rPr>
          <w:lang w:val="en-US"/>
        </w:rPr>
        <w:t xml:space="preserve">refers to the managerial process of monitoring and interpreting the </w:t>
      </w:r>
      <w:r w:rsidR="00EB4E40" w:rsidRPr="6E19D5D5">
        <w:rPr>
          <w:lang w:val="en-US"/>
        </w:rPr>
        <w:t>organization</w:t>
      </w:r>
      <w:r w:rsidR="00EB4E40">
        <w:rPr>
          <w:lang w:val="en-US"/>
        </w:rPr>
        <w:t xml:space="preserve">’s </w:t>
      </w:r>
      <w:r w:rsidRPr="6E19D5D5">
        <w:rPr>
          <w:lang w:val="en-US"/>
        </w:rPr>
        <w:t xml:space="preserve">changing context. With regard to agentic AI, we have </w:t>
      </w:r>
      <w:r w:rsidR="009B74C3">
        <w:rPr>
          <w:lang w:val="en-US"/>
        </w:rPr>
        <w:t xml:space="preserve">identified </w:t>
      </w:r>
      <w:r w:rsidR="003E1BA2">
        <w:rPr>
          <w:lang w:val="en-US"/>
        </w:rPr>
        <w:t>two</w:t>
      </w:r>
      <w:r w:rsidR="009B74C3">
        <w:rPr>
          <w:lang w:val="en-US"/>
        </w:rPr>
        <w:t xml:space="preserve"> key categories of external conditions that sparked change: the progression of AI itself</w:t>
      </w:r>
      <w:r w:rsidR="003E1BA2">
        <w:rPr>
          <w:lang w:val="en-US"/>
        </w:rPr>
        <w:t xml:space="preserve"> and</w:t>
      </w:r>
      <w:r w:rsidR="009B74C3">
        <w:rPr>
          <w:lang w:val="en-US"/>
        </w:rPr>
        <w:t xml:space="preserve"> market pressures</w:t>
      </w:r>
      <w:r w:rsidRPr="6E19D5D5">
        <w:rPr>
          <w:lang w:val="en-US"/>
        </w:rPr>
        <w:t>.</w:t>
      </w:r>
    </w:p>
    <w:p w14:paraId="5774A16C" w14:textId="702AA894" w:rsidR="00EB5DFF" w:rsidRDefault="00EB5DFF" w:rsidP="00EB5DFF">
      <w:r w:rsidRPr="6E19D5D5">
        <w:rPr>
          <w:lang w:val="en-US"/>
        </w:rPr>
        <w:t xml:space="preserve">This </w:t>
      </w:r>
      <w:r w:rsidR="00CC0F5F">
        <w:rPr>
          <w:lang w:val="en-US"/>
        </w:rPr>
        <w:t xml:space="preserve">observation process typically leads both Marketing managers and AI experts to </w:t>
      </w:r>
      <w:r w:rsidR="00AC73DB">
        <w:rPr>
          <w:lang w:val="en-US"/>
        </w:rPr>
        <w:t>recognize</w:t>
      </w:r>
      <w:r w:rsidRPr="6E19D5D5">
        <w:rPr>
          <w:lang w:val="en-US"/>
        </w:rPr>
        <w:t xml:space="preserve"> the significant impact of agentic AI. As interviewee 7 noted, “We’re living in an era of change, and we’re living in a change of era simultaneously.” Interviewee 6 </w:t>
      </w:r>
      <w:r w:rsidR="007E211F">
        <w:rPr>
          <w:lang w:val="en-US"/>
        </w:rPr>
        <w:t>began incorporating AI across all parts of her organization, noting,</w:t>
      </w:r>
      <w:r w:rsidRPr="6E19D5D5">
        <w:rPr>
          <w:lang w:val="en-US"/>
        </w:rPr>
        <w:t xml:space="preserve"> “So I’m of course responsible for commercial, but </w:t>
      </w:r>
      <w:r w:rsidR="00647F3D">
        <w:rPr>
          <w:lang w:val="en-US"/>
        </w:rPr>
        <w:t>…</w:t>
      </w:r>
      <w:r w:rsidRPr="6E19D5D5">
        <w:rPr>
          <w:lang w:val="en-US"/>
        </w:rPr>
        <w:t xml:space="preserve"> this is the future for our company!”</w:t>
      </w:r>
    </w:p>
    <w:p w14:paraId="6E5F43CC" w14:textId="77777777" w:rsidR="00EB5DFF" w:rsidRDefault="00EB5DFF" w:rsidP="00EB5DFF">
      <w:pPr>
        <w:pStyle w:val="Heading3"/>
      </w:pPr>
      <w:bookmarkStart w:id="129" w:name="_cel1ujnps8"/>
      <w:bookmarkEnd w:id="129"/>
      <w:r>
        <w:t>4.1.</w:t>
      </w:r>
      <w:commentRangeStart w:id="130"/>
      <w:r>
        <w:t>1</w:t>
      </w:r>
      <w:commentRangeEnd w:id="130"/>
      <w:r>
        <w:rPr>
          <w:rStyle w:val="CommentReference"/>
          <w:sz w:val="22"/>
          <w:szCs w:val="22"/>
        </w:rPr>
        <w:commentReference w:id="130"/>
      </w:r>
      <w:r>
        <w:tab/>
        <w:t xml:space="preserve">AI </w:t>
      </w:r>
      <w:commentRangeStart w:id="131"/>
      <w:r>
        <w:t>progression</w:t>
      </w:r>
      <w:commentRangeEnd w:id="131"/>
      <w:r>
        <w:rPr>
          <w:rStyle w:val="CommentReference"/>
          <w:sz w:val="22"/>
          <w:szCs w:val="22"/>
        </w:rPr>
        <w:commentReference w:id="131"/>
      </w:r>
    </w:p>
    <w:p w14:paraId="6965F00E" w14:textId="22A9C983" w:rsidR="00EB5DFF" w:rsidRDefault="00EB5DFF" w:rsidP="00EB5DFF">
      <w:r w:rsidRPr="6E19D5D5">
        <w:rPr>
          <w:lang w:val="en-US"/>
        </w:rPr>
        <w:t>The first external condition that the marketing manager might observe is AI progression. This concept describes how AI is evolving</w:t>
      </w:r>
      <w:r w:rsidR="7FFE0737" w:rsidRPr="6E19D5D5">
        <w:rPr>
          <w:lang w:val="en-US"/>
        </w:rPr>
        <w:t xml:space="preserve"> in the marketplace</w:t>
      </w:r>
      <w:r w:rsidRPr="6E19D5D5">
        <w:rPr>
          <w:lang w:val="en-US"/>
        </w:rPr>
        <w:t>; improving in quality, gaining new capabilities, and becoming more widely adopted. Managers observe this pattern; how they respond is developed in section 4.2.</w:t>
      </w:r>
      <w:r w:rsidR="007D1C36">
        <w:rPr>
          <w:lang w:val="en-US"/>
        </w:rPr>
        <w:t xml:space="preserve"> </w:t>
      </w:r>
      <w:r w:rsidRPr="6E19D5D5">
        <w:rPr>
          <w:lang w:val="en-US"/>
        </w:rPr>
        <w:t xml:space="preserve">Marketing managers and AI experts consistently describe agentic AI as fast-moving. Interviewee 14 noted “These developments are going so fast, they really go in a hockey stick. </w:t>
      </w:r>
      <w:r w:rsidR="00647F3D">
        <w:rPr>
          <w:lang w:val="en-US"/>
        </w:rPr>
        <w:t>…</w:t>
      </w:r>
      <w:r w:rsidRPr="6E19D5D5">
        <w:rPr>
          <w:lang w:val="en-US"/>
        </w:rPr>
        <w:t xml:space="preserve"> What was spectacular within Gemini is taken over all at once by Claude the day after.”</w:t>
      </w:r>
    </w:p>
    <w:p w14:paraId="06B736A3" w14:textId="4657EEB3" w:rsidR="00EB5DFF" w:rsidRDefault="00EB5DFF" w:rsidP="00EB5DFF">
      <w:r w:rsidRPr="6E19D5D5">
        <w:rPr>
          <w:lang w:val="en-US"/>
        </w:rPr>
        <w:t>Interviewee 8, who builds agentic systems and explicitly tracks model performance, described having abandoned systematic model comparison as a practical necessity</w:t>
      </w:r>
      <w:r w:rsidR="006328AC">
        <w:rPr>
          <w:lang w:val="en-US"/>
        </w:rPr>
        <w:t>,</w:t>
      </w:r>
      <w:r w:rsidRPr="6E19D5D5">
        <w:rPr>
          <w:lang w:val="en-US"/>
        </w:rPr>
        <w:t xml:space="preserve"> “What I originally used to do was test every single model that would come out. The iteration was slow enough that it could be done. Now I can’t even keep up.”</w:t>
      </w:r>
    </w:p>
    <w:p w14:paraId="3DB7ADC2" w14:textId="6DDD9D80" w:rsidR="00EB5DFF" w:rsidRDefault="00EB5DFF" w:rsidP="6E19D5D5">
      <w:pPr>
        <w:rPr>
          <w:lang w:val="en-US"/>
        </w:rPr>
      </w:pPr>
      <w:r w:rsidRPr="6E19D5D5">
        <w:rPr>
          <w:lang w:val="en-US"/>
        </w:rPr>
        <w:t>The progression of agentic AI also affected this research. As agentic capabilities became more commonplace, the separation between agentic and non-agentic AI became less obvious to interviewees. Interviewee 12 noted</w:t>
      </w:r>
      <w:commentRangeStart w:id="132"/>
      <w:r w:rsidR="1B51B234" w:rsidRPr="205B8843">
        <w:rPr>
          <w:lang w:val="en-US"/>
        </w:rPr>
        <w:t>,</w:t>
      </w:r>
      <w:commentRangeEnd w:id="132"/>
      <w:r>
        <w:rPr>
          <w:rStyle w:val="CommentReference"/>
          <w:sz w:val="22"/>
          <w:szCs w:val="22"/>
          <w:lang w:val="en-US"/>
        </w:rPr>
        <w:commentReference w:id="132"/>
      </w:r>
    </w:p>
    <w:p w14:paraId="4A91BB33" w14:textId="0F38E55C" w:rsidR="00EB5DFF" w:rsidRDefault="00EB5DFF" w:rsidP="003A34E9">
      <w:pPr>
        <w:pStyle w:val="Quote"/>
      </w:pPr>
      <w:r w:rsidRPr="205B8843">
        <w:t xml:space="preserve">People call things agents that you could debate and say, “I don’t know, is that really an agent? How </w:t>
      </w:r>
      <w:commentRangeStart w:id="133"/>
      <w:commentRangeStart w:id="134"/>
      <w:r w:rsidRPr="205B8843">
        <w:t>agentic</w:t>
      </w:r>
      <w:commentRangeEnd w:id="133"/>
      <w:r w:rsidRPr="205B8843">
        <w:rPr>
          <w:rStyle w:val="CommentReference"/>
          <w:sz w:val="22"/>
          <w:szCs w:val="22"/>
        </w:rPr>
        <w:commentReference w:id="133"/>
      </w:r>
      <w:commentRangeEnd w:id="134"/>
      <w:r w:rsidRPr="205B8843">
        <w:rPr>
          <w:rStyle w:val="CommentReference"/>
          <w:sz w:val="22"/>
          <w:szCs w:val="22"/>
        </w:rPr>
        <w:commentReference w:id="134"/>
      </w:r>
      <w:r w:rsidRPr="205B8843">
        <w:t xml:space="preserve"> is it?” You know, how much autonomy, how much decision-making? It, it’s, it’s become almost a marketing term, uh, more so than a technical definition.</w:t>
      </w:r>
      <w:r w:rsidR="00647F3D" w:rsidRPr="205B8843">
        <w:t xml:space="preserve"> </w:t>
      </w:r>
      <w:r w:rsidR="00647F3D">
        <w:t>…</w:t>
      </w:r>
      <w:r w:rsidRPr="205B8843">
        <w:t xml:space="preserve"> You know, a lot of it comes down to it’s like a continuum of being more agentic or less agentic.</w:t>
      </w:r>
    </w:p>
    <w:p w14:paraId="53C7778E" w14:textId="2BB49D4E" w:rsidR="00EB5DFF" w:rsidRDefault="00E04490" w:rsidP="00EB5DFF">
      <w:r>
        <w:rPr>
          <w:lang w:val="en-US"/>
        </w:rPr>
        <w:t xml:space="preserve">While </w:t>
      </w:r>
      <w:r w:rsidR="00534530">
        <w:rPr>
          <w:lang w:val="en-US"/>
        </w:rPr>
        <w:t>most interviewee</w:t>
      </w:r>
      <w:r w:rsidR="00D01C59">
        <w:rPr>
          <w:lang w:val="en-US"/>
        </w:rPr>
        <w:t xml:space="preserve">s </w:t>
      </w:r>
      <w:r w:rsidR="005F42A5">
        <w:rPr>
          <w:lang w:val="en-US"/>
        </w:rPr>
        <w:t>describe the progression of AI with enthusiasm</w:t>
      </w:r>
      <w:r w:rsidR="00236031">
        <w:rPr>
          <w:lang w:val="en-US"/>
        </w:rPr>
        <w:t>. I</w:t>
      </w:r>
      <w:r w:rsidR="00EB5DFF" w:rsidRPr="6E19D5D5">
        <w:rPr>
          <w:lang w:val="en-US"/>
        </w:rPr>
        <w:t>nterviewee 4 noted</w:t>
      </w:r>
      <w:r w:rsidR="00236031">
        <w:rPr>
          <w:lang w:val="en-US"/>
        </w:rPr>
        <w:t xml:space="preserve"> that it can also be overwhelming</w:t>
      </w:r>
      <w:commentRangeStart w:id="135"/>
      <w:r w:rsidR="006E3687">
        <w:rPr>
          <w:lang w:val="en-US"/>
        </w:rPr>
        <w:t>,</w:t>
      </w:r>
      <w:commentRangeEnd w:id="135"/>
      <w:r w:rsidR="00325241">
        <w:rPr>
          <w:rStyle w:val="CommentReference"/>
          <w:sz w:val="22"/>
          <w:szCs w:val="22"/>
        </w:rPr>
        <w:commentReference w:id="135"/>
      </w:r>
    </w:p>
    <w:p w14:paraId="26426F3C" w14:textId="77777777" w:rsidR="00EB5DFF" w:rsidRDefault="00EB5DFF" w:rsidP="003A34E9">
      <w:pPr>
        <w:pStyle w:val="Quote"/>
      </w:pPr>
      <w:r w:rsidRPr="205B8843">
        <w:t>It goes so fast that they get overwhelmed. I think a lot of people feel that they’re drowning. I think I told you, last year that I made a conscious decision not to be an expert in all the models, but in the way you implement these because you can’t keep up.</w:t>
      </w:r>
    </w:p>
    <w:p w14:paraId="17B93610" w14:textId="781C94ED" w:rsidR="00D27FE7" w:rsidRPr="00D27FE7" w:rsidRDefault="00D27FE7" w:rsidP="00D27FE7">
      <w:r>
        <w:rPr>
          <w:lang w:val="en-US"/>
        </w:rPr>
        <w:t xml:space="preserve">The rapid progression of AI can also be seen in the rate of productization of AI. While marketers might </w:t>
      </w:r>
      <w:r w:rsidR="00FD128F">
        <w:rPr>
          <w:lang w:val="en-US"/>
        </w:rPr>
        <w:t>feel like they are drowning, the release of agentic AI solutions by existing vendors can offer</w:t>
      </w:r>
      <w:r>
        <w:rPr>
          <w:lang w:val="en-US"/>
        </w:rPr>
        <w:t xml:space="preserve"> a safe haven. </w:t>
      </w:r>
      <w:r w:rsidR="00A16023">
        <w:rPr>
          <w:lang w:val="en-US"/>
        </w:rPr>
        <w:t xml:space="preserve">Interviewee </w:t>
      </w:r>
      <w:r w:rsidRPr="6E19D5D5">
        <w:rPr>
          <w:lang w:val="en-US"/>
        </w:rPr>
        <w:t>1 noted that “most of the thinking behind an AI strategy comes from their default supplier, it’s Microsoft’s AI strategy or IBM’s AI strategy, because that is their source of knowledge.” Interviewee 2</w:t>
      </w:r>
      <w:r w:rsidR="00D45F30">
        <w:rPr>
          <w:lang w:val="en-US"/>
        </w:rPr>
        <w:t xml:space="preserve"> described a similar pattern,</w:t>
      </w:r>
      <w:r w:rsidRPr="6E19D5D5">
        <w:rPr>
          <w:lang w:val="en-US"/>
        </w:rPr>
        <w:t xml:space="preserve"> “We are mainly relying on the products that we use and agents that they provide us with.”</w:t>
      </w:r>
    </w:p>
    <w:p w14:paraId="5DB212CF" w14:textId="77777777" w:rsidR="00EB5DFF" w:rsidRDefault="00EB5DFF" w:rsidP="00D27FE7">
      <w:pPr>
        <w:pStyle w:val="Heading3"/>
      </w:pPr>
      <w:bookmarkStart w:id="136" w:name="_7alih1d45osl"/>
      <w:bookmarkEnd w:id="136"/>
      <w:r>
        <w:t>4.1.2</w:t>
      </w:r>
      <w:r>
        <w:tab/>
        <w:t xml:space="preserve">Market </w:t>
      </w:r>
      <w:commentRangeStart w:id="137"/>
      <w:r>
        <w:t>pressure</w:t>
      </w:r>
      <w:commentRangeEnd w:id="137"/>
      <w:r>
        <w:rPr>
          <w:rStyle w:val="CommentReference"/>
          <w:sz w:val="22"/>
          <w:szCs w:val="22"/>
        </w:rPr>
        <w:commentReference w:id="137"/>
      </w:r>
    </w:p>
    <w:p w14:paraId="7357D49F" w14:textId="43271F45" w:rsidR="00EB5DFF" w:rsidRDefault="00EB5DFF" w:rsidP="00EB5DFF">
      <w:r w:rsidRPr="5F622639">
        <w:rPr>
          <w:lang w:val="en-US"/>
        </w:rPr>
        <w:t xml:space="preserve">A second external condition </w:t>
      </w:r>
      <w:r w:rsidR="00383650" w:rsidRPr="5F622639">
        <w:rPr>
          <w:lang w:val="en-US"/>
        </w:rPr>
        <w:t>frequently observed by marketing managers that</w:t>
      </w:r>
      <w:r w:rsidRPr="5F622639">
        <w:rPr>
          <w:lang w:val="en-US"/>
        </w:rPr>
        <w:t xml:space="preserve"> affects the adoption of agentic AI is market pressure. We define market pressure broadly as a combination of two categories: pressure from competitors and customer needs or demands. Interviewees note shifts in both categories.</w:t>
      </w:r>
      <w:r w:rsidR="00AF4878" w:rsidRPr="5F622639">
        <w:rPr>
          <w:lang w:val="en-US"/>
        </w:rPr>
        <w:t xml:space="preserve"> </w:t>
      </w:r>
      <w:r w:rsidRPr="5F622639">
        <w:rPr>
          <w:lang w:val="en-US"/>
        </w:rPr>
        <w:t xml:space="preserve">Regarding pressure from competitors, interviewee 9 noted how different marketing agencies are looking at each other’s offerings and trying to mimic what others are doing. She noted that organizations are primarily trying </w:t>
      </w:r>
      <w:commentRangeStart w:id="138"/>
      <w:r w:rsidRPr="5F622639">
        <w:rPr>
          <w:lang w:val="en-US"/>
        </w:rPr>
        <w:t xml:space="preserve">“to get to parity in the present with what they’re saying they can do”, </w:t>
      </w:r>
      <w:commentRangeEnd w:id="138"/>
      <w:r w:rsidRPr="5F622639">
        <w:rPr>
          <w:rStyle w:val="CommentReference"/>
          <w:sz w:val="22"/>
          <w:szCs w:val="22"/>
          <w:lang w:val="en-US"/>
        </w:rPr>
        <w:commentReference w:id="138"/>
      </w:r>
      <w:r w:rsidRPr="5F622639">
        <w:rPr>
          <w:lang w:val="en-US"/>
        </w:rPr>
        <w:t xml:space="preserve">to ensure “speed to market” and “staying competitive”. Interviewee 13 </w:t>
      </w:r>
      <w:r w:rsidR="00D80B91">
        <w:rPr>
          <w:lang w:val="en-US"/>
        </w:rPr>
        <w:t xml:space="preserve">noted the value of </w:t>
      </w:r>
      <w:r w:rsidR="003D76A8">
        <w:rPr>
          <w:lang w:val="en-US"/>
        </w:rPr>
        <w:t>learning</w:t>
      </w:r>
      <w:r w:rsidRPr="5F622639">
        <w:rPr>
          <w:lang w:val="en-US"/>
        </w:rPr>
        <w:t xml:space="preserve"> from competitors</w:t>
      </w:r>
      <w:r w:rsidR="183799C6" w:rsidRPr="5F622639">
        <w:rPr>
          <w:lang w:val="en-US"/>
        </w:rPr>
        <w:t>,</w:t>
      </w:r>
    </w:p>
    <w:p w14:paraId="0B84C84F" w14:textId="35A4C35E" w:rsidR="00EB5DFF" w:rsidRDefault="00EB5DFF" w:rsidP="003A34E9">
      <w:pPr>
        <w:pStyle w:val="Quote"/>
      </w:pPr>
      <w:commentRangeStart w:id="139"/>
      <w:r>
        <w:t xml:space="preserve">Talk to your peers at conferences. I think this needs to happen more on the </w:t>
      </w:r>
      <w:r w:rsidR="00A41700">
        <w:t>C-level</w:t>
      </w:r>
      <w:r>
        <w:t>, that they exchange ideas with their peers, because that’s actually where they will understand the quickest what the benefit is, and this makes it a lot better, right?</w:t>
      </w:r>
    </w:p>
    <w:commentRangeEnd w:id="139"/>
    <w:p w14:paraId="0B401CC2" w14:textId="77777777" w:rsidR="000D2A46" w:rsidRDefault="00EB5DFF" w:rsidP="00851549">
      <w:pPr>
        <w:rPr>
          <w:lang w:val="en-US"/>
        </w:rPr>
      </w:pPr>
      <w:r>
        <w:rPr>
          <w:rStyle w:val="CommentReference"/>
          <w:sz w:val="22"/>
          <w:szCs w:val="22"/>
        </w:rPr>
        <w:commentReference w:id="139"/>
      </w:r>
      <w:r>
        <w:t>Participants described organizations feeling compelled to demonstrate AI capability, primarily to avoid the perception of falling behind rather than to generate novel value. When it comes to competitive pressure, the dominant managerial posture is defensive rather than offensive. Interviewee 8 captured the organizational reaction to new AI initiatives</w:t>
      </w:r>
      <w:r w:rsidR="006328AC">
        <w:t>,</w:t>
      </w:r>
      <w:r>
        <w:t xml:space="preserve"> “Almost everyone’s been very positive about it because they want to not be left behind, you know?”</w:t>
      </w:r>
    </w:p>
    <w:p w14:paraId="0AAC200B" w14:textId="4860A7BD" w:rsidR="00EB5DFF" w:rsidRDefault="002D3BBC" w:rsidP="00EB5DFF">
      <w:r>
        <w:t>Consumers’</w:t>
      </w:r>
      <w:r w:rsidR="00EB5DFF">
        <w:t xml:space="preserve"> expectations might change </w:t>
      </w:r>
      <w:r w:rsidR="00870C0D">
        <w:t xml:space="preserve">as market offerings evolve, but </w:t>
      </w:r>
      <w:r w:rsidR="00EB5DFF">
        <w:t>consumers are also using AI themselves. Interview</w:t>
      </w:r>
      <w:commentRangeStart w:id="140"/>
      <w:r w:rsidR="00EB5DFF">
        <w:t>ee 12</w:t>
      </w:r>
      <w:r w:rsidR="005F3940">
        <w:t xml:space="preserve"> notes that</w:t>
      </w:r>
      <w:r w:rsidR="00EB5DFF">
        <w:t xml:space="preserve"> “agents of consumers” </w:t>
      </w:r>
      <w:commentRangeEnd w:id="140"/>
      <w:r w:rsidR="00EB5DFF">
        <w:rPr>
          <w:rStyle w:val="CommentReference"/>
          <w:sz w:val="22"/>
          <w:szCs w:val="22"/>
        </w:rPr>
        <w:commentReference w:id="140"/>
      </w:r>
      <w:r w:rsidR="00EB5DFF">
        <w:t>might be</w:t>
      </w:r>
      <w:r w:rsidR="00C605A8">
        <w:t xml:space="preserve"> the development that is</w:t>
      </w:r>
      <w:r w:rsidR="00EB5DFF">
        <w:t xml:space="preserve"> “most disruptive to marketing” as they are a “new intermediary” and potentially create “agentic commerce.”</w:t>
      </w:r>
      <w:r w:rsidR="00104AFC">
        <w:t xml:space="preserve"> </w:t>
      </w:r>
      <w:r w:rsidR="00EB5DFF" w:rsidRPr="6E19D5D5">
        <w:rPr>
          <w:lang w:val="en-US"/>
        </w:rPr>
        <w:t>Regarding the position of agents of consumers intermediating search, interviewee 14 observed</w:t>
      </w:r>
      <w:r w:rsidR="006328AC">
        <w:rPr>
          <w:lang w:val="en-US"/>
        </w:rPr>
        <w:t>,</w:t>
      </w:r>
      <w:r w:rsidR="00EB5DFF" w:rsidRPr="6E19D5D5">
        <w:rPr>
          <w:lang w:val="en-US"/>
        </w:rPr>
        <w:t xml:space="preserve"> “the world of search is now changing. And fortunately it’s not going as fast as everyone thought it would change.”</w:t>
      </w:r>
      <w:r w:rsidR="007B588E">
        <w:rPr>
          <w:lang w:val="en-US"/>
        </w:rPr>
        <w:t xml:space="preserve"> </w:t>
      </w:r>
      <w:r w:rsidR="00EB5DFF">
        <w:t>For marketing managers, this shift translates directly into a new operational concern</w:t>
      </w:r>
      <w:commentRangeStart w:id="141"/>
      <w:commentRangeStart w:id="142"/>
      <w:commentRangeStart w:id="143"/>
      <w:r w:rsidR="00EB5DFF">
        <w:t>:</w:t>
      </w:r>
      <w:commentRangeEnd w:id="141"/>
      <w:r w:rsidR="00E137D9">
        <w:rPr>
          <w:rStyle w:val="CommentReference"/>
          <w:sz w:val="22"/>
          <w:szCs w:val="22"/>
        </w:rPr>
        <w:commentReference w:id="141"/>
      </w:r>
      <w:commentRangeEnd w:id="142"/>
      <w:r>
        <w:rPr>
          <w:rStyle w:val="CommentReference"/>
          <w:sz w:val="22"/>
          <w:szCs w:val="22"/>
        </w:rPr>
        <w:commentReference w:id="142"/>
      </w:r>
      <w:commentRangeEnd w:id="143"/>
      <w:r>
        <w:rPr>
          <w:rStyle w:val="CommentReference"/>
          <w:sz w:val="22"/>
          <w:szCs w:val="22"/>
        </w:rPr>
        <w:commentReference w:id="143"/>
      </w:r>
      <w:r w:rsidR="00EB5DFF">
        <w:t xml:space="preserve"> the need to be visible within AI systems rather than only within traditional search engines. Interviewee 3 described this as an active focus area for her team this year, observing that organic search and paid search are “becoming less and less relevant” as AI-powered queries grow.</w:t>
      </w:r>
    </w:p>
    <w:p w14:paraId="0855FAAD" w14:textId="11BD7753" w:rsidR="00EB5DFF" w:rsidRDefault="00EB5DFF" w:rsidP="00EB5DFF">
      <w:r w:rsidRPr="6E19D5D5">
        <w:rPr>
          <w:lang w:val="en-US"/>
        </w:rPr>
        <w:t>Looking further ahead, some interviewees described a shift that is not yet operational at scale</w:t>
      </w:r>
      <w:r w:rsidR="02CE56A1" w:rsidRPr="6E19D5D5">
        <w:rPr>
          <w:lang w:val="en-US"/>
        </w:rPr>
        <w:t>,</w:t>
      </w:r>
      <w:r w:rsidRPr="6E19D5D5">
        <w:rPr>
          <w:lang w:val="en-US"/>
        </w:rPr>
        <w:t xml:space="preserve"> but is already shaping how they think and invest. Interviewee 15, a CMO at an e-commerce company, expects consumers to let their AI agents make purchasing decisions. She notes:</w:t>
      </w:r>
    </w:p>
    <w:p w14:paraId="657E668F" w14:textId="77777777" w:rsidR="00EB5DFF" w:rsidRDefault="00EB5DFF" w:rsidP="003A34E9">
      <w:pPr>
        <w:pStyle w:val="Quote"/>
      </w:pPr>
      <w:r w:rsidRPr="205B8843">
        <w:t>I think people are going to use this much more to come to decisions and make purchases to some extent. So people will, maybe not yet, but later they’ll just give their credit card details to an LLM and it’s going to buy things for them on request. Or maybe even on a schedule.</w:t>
      </w:r>
    </w:p>
    <w:p w14:paraId="3D316021" w14:textId="22B8DE23" w:rsidR="00EB5DFF" w:rsidRDefault="00EB5DFF" w:rsidP="00D358E2">
      <w:pPr>
        <w:ind w:firstLine="0"/>
      </w:pPr>
      <w:r w:rsidRPr="6E19D5D5">
        <w:rPr>
          <w:lang w:val="en-US"/>
        </w:rPr>
        <w:t xml:space="preserve">This belief was the impetus for the decision to create </w:t>
      </w:r>
      <w:r w:rsidR="004439B0">
        <w:rPr>
          <w:lang w:val="en-US"/>
        </w:rPr>
        <w:t>a</w:t>
      </w:r>
      <w:r w:rsidRPr="6E19D5D5">
        <w:rPr>
          <w:lang w:val="en-US"/>
        </w:rPr>
        <w:t xml:space="preserve"> </w:t>
      </w:r>
      <w:r w:rsidR="000734D0">
        <w:rPr>
          <w:lang w:val="en-US"/>
        </w:rPr>
        <w:t>model context pro</w:t>
      </w:r>
      <w:r w:rsidR="004439B0">
        <w:rPr>
          <w:lang w:val="en-US"/>
        </w:rPr>
        <w:t>tocol server</w:t>
      </w:r>
      <w:commentRangeStart w:id="144"/>
      <w:r w:rsidRPr="6E19D5D5">
        <w:rPr>
          <w:lang w:val="en-US"/>
        </w:rPr>
        <w:t xml:space="preserve"> </w:t>
      </w:r>
      <w:commentRangeEnd w:id="144"/>
      <w:r>
        <w:rPr>
          <w:rStyle w:val="CommentReference"/>
          <w:sz w:val="22"/>
          <w:szCs w:val="22"/>
          <w:lang w:val="en-US"/>
        </w:rPr>
        <w:commentReference w:id="144"/>
      </w:r>
      <w:r w:rsidR="004439B0">
        <w:rPr>
          <w:lang w:val="en-US"/>
        </w:rPr>
        <w:t xml:space="preserve">for agents to use to purchase their </w:t>
      </w:r>
      <w:r w:rsidRPr="6E19D5D5">
        <w:rPr>
          <w:lang w:val="en-US"/>
        </w:rPr>
        <w:t>products. Likewise</w:t>
      </w:r>
      <w:r w:rsidR="333E40EC" w:rsidRPr="6E19D5D5">
        <w:rPr>
          <w:lang w:val="en-US"/>
        </w:rPr>
        <w:t>,</w:t>
      </w:r>
      <w:r w:rsidRPr="6E19D5D5">
        <w:rPr>
          <w:lang w:val="en-US"/>
        </w:rPr>
        <w:t xml:space="preserve"> interviewee 14 noted a future where “agents in the background are talking to each other”</w:t>
      </w:r>
      <w:r w:rsidR="008508A4">
        <w:rPr>
          <w:lang w:val="en-US"/>
        </w:rPr>
        <w:t>;</w:t>
      </w:r>
      <w:r w:rsidRPr="6E19D5D5">
        <w:rPr>
          <w:lang w:val="en-US"/>
        </w:rPr>
        <w:t xml:space="preserve"> he continues to note a wide variety of tasks that these agents might perform, like purchasing licenses and responding to emails.</w:t>
      </w:r>
    </w:p>
    <w:p w14:paraId="2A41A636" w14:textId="77777777" w:rsidR="00EB5DFF" w:rsidRDefault="00EB5DFF" w:rsidP="003A34E9">
      <w:pPr>
        <w:pStyle w:val="Quote"/>
      </w:pPr>
      <w:r w:rsidRPr="205B8843">
        <w:t>There’s no longer doing business with a human. But there’s a bot, a project, an artifact, whatever we’re going to call it, that goes to the platform. The platform therefore probably also needs to look different. And it’s going to search for information, select a product, make comparisons. So that for me is the further form of agentic AI.</w:t>
      </w:r>
    </w:p>
    <w:p w14:paraId="4914D4F5" w14:textId="198074DF" w:rsidR="00701404" w:rsidRDefault="00EB5DFF" w:rsidP="00701404">
      <w:pPr>
        <w:ind w:firstLine="0"/>
        <w:rPr>
          <w:lang w:val="en-US"/>
        </w:rPr>
      </w:pPr>
      <w:r w:rsidRPr="6E19D5D5">
        <w:rPr>
          <w:lang w:val="en-US"/>
        </w:rPr>
        <w:t>This scenario is mostly anticipated</w:t>
      </w:r>
      <w:r w:rsidR="00E35D16">
        <w:rPr>
          <w:lang w:val="en-US"/>
        </w:rPr>
        <w:t xml:space="preserve"> rather than experienced</w:t>
      </w:r>
      <w:r w:rsidR="00701404">
        <w:rPr>
          <w:lang w:val="en-US"/>
        </w:rPr>
        <w:t>.</w:t>
      </w:r>
      <w:r w:rsidR="009321BE">
        <w:rPr>
          <w:lang w:val="en-US"/>
        </w:rPr>
        <w:t xml:space="preserve"> </w:t>
      </w:r>
      <w:r w:rsidR="00701404">
        <w:rPr>
          <w:lang w:val="en-US"/>
        </w:rPr>
        <w:t>H</w:t>
      </w:r>
      <w:r w:rsidR="009321BE">
        <w:rPr>
          <w:lang w:val="en-US"/>
        </w:rPr>
        <w:t xml:space="preserve">owever, it </w:t>
      </w:r>
      <w:r w:rsidR="00701404">
        <w:rPr>
          <w:lang w:val="en-US"/>
        </w:rPr>
        <w:t xml:space="preserve">already leads organizations to make anticipatory investments </w:t>
      </w:r>
      <w:commentRangeStart w:id="145"/>
      <w:r w:rsidR="00701404">
        <w:rPr>
          <w:lang w:val="en-US"/>
        </w:rPr>
        <w:t>(see section 4.3.5).</w:t>
      </w:r>
      <w:bookmarkStart w:id="146" w:name="_hvgdgrm8c1y2"/>
      <w:bookmarkStart w:id="147" w:name="_Toc231935245"/>
      <w:bookmarkEnd w:id="146"/>
      <w:commentRangeEnd w:id="145"/>
      <w:r w:rsidR="00CB4741">
        <w:rPr>
          <w:rStyle w:val="CommentReference"/>
          <w:sz w:val="22"/>
          <w:szCs w:val="22"/>
          <w:lang w:val="en-US"/>
        </w:rPr>
        <w:commentReference w:id="145"/>
      </w:r>
    </w:p>
    <w:p w14:paraId="5F74CA1A" w14:textId="257D0AD2" w:rsidR="00EB5DFF" w:rsidRDefault="00EB5DFF" w:rsidP="00365B1A">
      <w:pPr>
        <w:pStyle w:val="Heading2"/>
        <w:rPr>
          <w:color w:val="000000"/>
        </w:rPr>
      </w:pPr>
      <w:commentRangeStart w:id="148"/>
      <w:r w:rsidRPr="205B8843">
        <w:t>4.2</w:t>
      </w:r>
      <w:r>
        <w:tab/>
      </w:r>
      <w:commentRangeEnd w:id="148"/>
      <w:r>
        <w:rPr>
          <w:rStyle w:val="CommentReference"/>
          <w:sz w:val="22"/>
          <w:szCs w:val="22"/>
        </w:rPr>
        <w:commentReference w:id="148"/>
      </w:r>
      <w:r w:rsidR="000D73B8">
        <w:t>Navigating the</w:t>
      </w:r>
      <w:r w:rsidRPr="205B8843">
        <w:t xml:space="preserve"> organizational context</w:t>
      </w:r>
      <w:bookmarkEnd w:id="147"/>
    </w:p>
    <w:p w14:paraId="51C34C39" w14:textId="3BFA7813" w:rsidR="003F15B3" w:rsidRDefault="002243F5" w:rsidP="003F15B3">
      <w:pPr>
        <w:rPr>
          <w:lang w:val="en-US"/>
        </w:rPr>
      </w:pPr>
      <w:commentRangeStart w:id="149"/>
      <w:commentRangeStart w:id="150"/>
      <w:commentRangeStart w:id="151"/>
      <w:r w:rsidRPr="36BA7080">
        <w:rPr>
          <w:lang w:val="en-US"/>
        </w:rPr>
        <w:t xml:space="preserve">Navigating </w:t>
      </w:r>
      <w:r w:rsidR="00080942">
        <w:rPr>
          <w:lang w:val="en-US"/>
        </w:rPr>
        <w:t xml:space="preserve">the organizational context </w:t>
      </w:r>
      <w:r w:rsidRPr="36BA7080">
        <w:rPr>
          <w:lang w:val="en-US"/>
        </w:rPr>
        <w:t>describes how managers</w:t>
      </w:r>
      <w:r w:rsidR="00B3668A">
        <w:rPr>
          <w:lang w:val="en-US"/>
        </w:rPr>
        <w:t xml:space="preserve"> </w:t>
      </w:r>
      <w:r w:rsidR="004C5ACA">
        <w:rPr>
          <w:lang w:val="en-US"/>
        </w:rPr>
        <w:t>steer or move around</w:t>
      </w:r>
      <w:r w:rsidR="00625102">
        <w:rPr>
          <w:lang w:val="en-US"/>
        </w:rPr>
        <w:t xml:space="preserve"> conditions within the organization.</w:t>
      </w:r>
      <w:r w:rsidR="00CE47BB">
        <w:rPr>
          <w:lang w:val="en-US"/>
        </w:rPr>
        <w:t xml:space="preserve"> </w:t>
      </w:r>
      <w:r w:rsidR="00AF1EAB">
        <w:rPr>
          <w:lang w:val="en-US"/>
        </w:rPr>
        <w:t xml:space="preserve">The organizational context can be divided into three key </w:t>
      </w:r>
      <w:r w:rsidR="002009A6">
        <w:rPr>
          <w:lang w:val="en-US"/>
        </w:rPr>
        <w:t>scopes</w:t>
      </w:r>
      <w:r w:rsidR="00AF1EAB">
        <w:rPr>
          <w:lang w:val="en-US"/>
        </w:rPr>
        <w:t xml:space="preserve">: (1) The marketing </w:t>
      </w:r>
      <w:r w:rsidR="0004095D">
        <w:rPr>
          <w:lang w:val="en-US"/>
        </w:rPr>
        <w:t>department</w:t>
      </w:r>
      <w:r w:rsidR="00AF1EAB">
        <w:rPr>
          <w:lang w:val="en-US"/>
        </w:rPr>
        <w:t xml:space="preserve">, </w:t>
      </w:r>
      <w:r w:rsidR="004030C1">
        <w:rPr>
          <w:lang w:val="en-US"/>
        </w:rPr>
        <w:t>which the manager can steer to create alignment with AI initiatives</w:t>
      </w:r>
      <w:r w:rsidR="006A036F">
        <w:rPr>
          <w:lang w:val="en-US"/>
        </w:rPr>
        <w:t>;</w:t>
      </w:r>
      <w:r w:rsidR="004030C1">
        <w:rPr>
          <w:lang w:val="en-US"/>
        </w:rPr>
        <w:t xml:space="preserve"> (2) </w:t>
      </w:r>
      <w:r w:rsidR="002009A6">
        <w:rPr>
          <w:lang w:val="en-US"/>
        </w:rPr>
        <w:t xml:space="preserve">Technical resources, </w:t>
      </w:r>
      <w:r w:rsidR="00EC50A9">
        <w:rPr>
          <w:lang w:val="en-US"/>
        </w:rPr>
        <w:t>which</w:t>
      </w:r>
      <w:r w:rsidR="002009A6">
        <w:rPr>
          <w:lang w:val="en-US"/>
        </w:rPr>
        <w:t xml:space="preserve"> can be leveraged to implement AI </w:t>
      </w:r>
      <w:r w:rsidR="001E4CEF">
        <w:rPr>
          <w:lang w:val="en-US"/>
        </w:rPr>
        <w:t>initiatives</w:t>
      </w:r>
      <w:r w:rsidR="006A036F">
        <w:rPr>
          <w:lang w:val="en-US"/>
        </w:rPr>
        <w:t>.</w:t>
      </w:r>
      <w:r w:rsidR="001E4CEF">
        <w:rPr>
          <w:lang w:val="en-US"/>
        </w:rPr>
        <w:t xml:space="preserve"> </w:t>
      </w:r>
      <w:r w:rsidR="006A036F">
        <w:rPr>
          <w:lang w:val="en-US"/>
        </w:rPr>
        <w:t>H</w:t>
      </w:r>
      <w:r w:rsidR="00656D31">
        <w:rPr>
          <w:lang w:val="en-US"/>
        </w:rPr>
        <w:t xml:space="preserve">owever, interaction with external </w:t>
      </w:r>
      <w:r w:rsidR="003876F6">
        <w:rPr>
          <w:lang w:val="en-US"/>
        </w:rPr>
        <w:t xml:space="preserve">stakeholders is likely necessary to shape or allocate these resources. (3) The </w:t>
      </w:r>
      <w:r w:rsidR="00E77234">
        <w:rPr>
          <w:lang w:val="en-US"/>
        </w:rPr>
        <w:t>compliance</w:t>
      </w:r>
      <w:r w:rsidR="003876F6">
        <w:rPr>
          <w:lang w:val="en-US"/>
        </w:rPr>
        <w:t xml:space="preserve"> framework</w:t>
      </w:r>
      <w:r w:rsidR="003D0186">
        <w:rPr>
          <w:lang w:val="en-US"/>
        </w:rPr>
        <w:t>:</w:t>
      </w:r>
      <w:r w:rsidR="003876F6">
        <w:rPr>
          <w:lang w:val="en-US"/>
        </w:rPr>
        <w:t xml:space="preserve"> </w:t>
      </w:r>
      <w:r w:rsidR="00EC50A9">
        <w:rPr>
          <w:lang w:val="en-US"/>
        </w:rPr>
        <w:t xml:space="preserve">this bounds the </w:t>
      </w:r>
      <w:r w:rsidR="00350CA0">
        <w:rPr>
          <w:lang w:val="en-US"/>
        </w:rPr>
        <w:t xml:space="preserve">potential for AI initiatives, and </w:t>
      </w:r>
      <w:r w:rsidR="00806F1B">
        <w:rPr>
          <w:lang w:val="en-US"/>
        </w:rPr>
        <w:t>marketing managers do little to influence this framework.</w:t>
      </w:r>
      <w:commentRangeEnd w:id="151"/>
      <w:r w:rsidR="0048054C">
        <w:rPr>
          <w:rStyle w:val="CommentReference"/>
          <w:sz w:val="22"/>
          <w:szCs w:val="22"/>
          <w:lang w:val="en-US"/>
        </w:rPr>
        <w:commentReference w:id="151"/>
      </w:r>
      <w:commentRangeEnd w:id="150"/>
      <w:r w:rsidR="004F591B">
        <w:rPr>
          <w:rStyle w:val="CommentReference"/>
          <w:sz w:val="22"/>
          <w:szCs w:val="22"/>
          <w:lang w:val="en-US"/>
        </w:rPr>
        <w:commentReference w:id="150"/>
      </w:r>
      <w:commentRangeEnd w:id="149"/>
      <w:r w:rsidR="0074757B">
        <w:rPr>
          <w:rStyle w:val="CommentReference"/>
          <w:sz w:val="22"/>
          <w:szCs w:val="22"/>
          <w:lang w:val="en-US"/>
        </w:rPr>
        <w:commentReference w:id="149"/>
      </w:r>
    </w:p>
    <w:p w14:paraId="178F1FB9" w14:textId="065A3963" w:rsidR="00012024" w:rsidRPr="00012024" w:rsidRDefault="00EB5DFF" w:rsidP="004C75C2">
      <w:pPr>
        <w:pStyle w:val="Heading3"/>
        <w:tabs>
          <w:tab w:val="left" w:pos="720"/>
          <w:tab w:val="left" w:pos="1440"/>
          <w:tab w:val="left" w:pos="2160"/>
          <w:tab w:val="left" w:pos="2880"/>
          <w:tab w:val="left" w:pos="3600"/>
          <w:tab w:val="left" w:pos="5390"/>
        </w:tabs>
      </w:pPr>
      <w:r>
        <w:t>4.2.1</w:t>
      </w:r>
      <w:r>
        <w:tab/>
      </w:r>
      <w:r w:rsidR="00487723">
        <w:t>Steering the marketing department</w:t>
      </w:r>
    </w:p>
    <w:p w14:paraId="72383BFC" w14:textId="1DED6245" w:rsidR="002D0229" w:rsidRDefault="00EB5DFF" w:rsidP="002D0229">
      <w:pPr>
        <w:rPr>
          <w:rFonts w:ascii="EB Garamond SemiBold" w:eastAsia="EB Garamond SemiBold" w:hAnsi="EB Garamond SemiBold" w:cs="EB Garamond SemiBold"/>
          <w:sz w:val="24"/>
          <w:szCs w:val="24"/>
        </w:rPr>
      </w:pPr>
      <w:r w:rsidRPr="6E19D5D5">
        <w:rPr>
          <w:lang w:val="en-US"/>
        </w:rPr>
        <w:t>The most consistently identified barrier to adopting agentic AI is not technical but organizationa</w:t>
      </w:r>
      <w:r w:rsidR="005B458C">
        <w:rPr>
          <w:lang w:val="en-US"/>
        </w:rPr>
        <w:t>l</w:t>
      </w:r>
      <w:r w:rsidR="00166455">
        <w:rPr>
          <w:lang w:val="en-US"/>
        </w:rPr>
        <w:t>.</w:t>
      </w:r>
      <w:r w:rsidR="004277C1">
        <w:rPr>
          <w:lang w:val="en-US"/>
        </w:rPr>
        <w:t xml:space="preserve"> </w:t>
      </w:r>
      <w:r w:rsidR="004277C1" w:rsidRPr="6E19D5D5">
        <w:rPr>
          <w:lang w:val="en-US"/>
        </w:rPr>
        <w:t xml:space="preserve">Interviewee 14 </w:t>
      </w:r>
      <w:r w:rsidR="00300A32">
        <w:rPr>
          <w:lang w:val="en-US"/>
        </w:rPr>
        <w:t>notes</w:t>
      </w:r>
      <w:r w:rsidR="004277C1" w:rsidRPr="6E19D5D5">
        <w:rPr>
          <w:lang w:val="en-US"/>
        </w:rPr>
        <w:t>: “Thirty percent of all AI trajectories is just technology; sixty to seventy percent is actually us as humans or as an organization.”</w:t>
      </w:r>
      <w:r w:rsidR="006543F2">
        <w:rPr>
          <w:lang w:val="en-US"/>
        </w:rPr>
        <w:t xml:space="preserve"> </w:t>
      </w:r>
      <w:r w:rsidR="00BF66DA">
        <w:rPr>
          <w:lang w:val="en-US"/>
        </w:rPr>
        <w:t xml:space="preserve">The main obstacle </w:t>
      </w:r>
      <w:r w:rsidR="00B2216A">
        <w:rPr>
          <w:lang w:val="en-US"/>
        </w:rPr>
        <w:t>seems</w:t>
      </w:r>
      <w:r w:rsidR="000549A6">
        <w:rPr>
          <w:lang w:val="en-US"/>
        </w:rPr>
        <w:t xml:space="preserve"> to lie in the size of the changes </w:t>
      </w:r>
      <w:r w:rsidR="005F3F79">
        <w:rPr>
          <w:lang w:val="en-US"/>
        </w:rPr>
        <w:t>that AI brings</w:t>
      </w:r>
      <w:r w:rsidR="00B2216A">
        <w:rPr>
          <w:lang w:val="en-US"/>
        </w:rPr>
        <w:t>;</w:t>
      </w:r>
      <w:r w:rsidR="00F329A6">
        <w:rPr>
          <w:lang w:val="en-US"/>
        </w:rPr>
        <w:t xml:space="preserve"> </w:t>
      </w:r>
      <w:r w:rsidR="00B2216A">
        <w:rPr>
          <w:lang w:val="en-US"/>
        </w:rPr>
        <w:t xml:space="preserve">interviewee 12 describes change as </w:t>
      </w:r>
      <w:r w:rsidR="002D0229">
        <w:rPr>
          <w:lang w:val="en-US"/>
        </w:rPr>
        <w:t>inherently difficult,</w:t>
      </w:r>
    </w:p>
    <w:p w14:paraId="25476A79" w14:textId="4CE116E5" w:rsidR="00EB5DFF" w:rsidRDefault="00EB5DFF" w:rsidP="002D0229">
      <w:pPr>
        <w:pStyle w:val="Quote"/>
      </w:pPr>
      <w:r w:rsidRPr="205B8843">
        <w:t>Change is frigging hard. It’s hard for us as individuals. Generally speaking, individuals don’t like to change, particularly if they’ve been doing something a certain way, and it works well, and it works well, and they know it, and they’re comfortable. […] That challenge gets multiplied when you start talking about an organization … you’ve got all multiple people, you’ve got politics, existing incentives, existing processes.</w:t>
      </w:r>
    </w:p>
    <w:p w14:paraId="60C5CE2E" w14:textId="4D32A152" w:rsidR="00B167CD" w:rsidRDefault="00B15A12" w:rsidP="00B167CD">
      <w:r>
        <w:rPr>
          <w:lang w:val="en-US"/>
        </w:rPr>
        <w:t>The</w:t>
      </w:r>
      <w:r w:rsidR="00323C26">
        <w:rPr>
          <w:lang w:val="en-US"/>
        </w:rPr>
        <w:t xml:space="preserve"> manager</w:t>
      </w:r>
      <w:r w:rsidR="00835824">
        <w:rPr>
          <w:lang w:val="en-US"/>
        </w:rPr>
        <w:t xml:space="preserve"> </w:t>
      </w:r>
      <w:r w:rsidR="004277C1">
        <w:rPr>
          <w:lang w:val="en-US"/>
        </w:rPr>
        <w:t>plays a key role in this process of change.</w:t>
      </w:r>
      <w:r w:rsidRPr="6E19D5D5">
        <w:rPr>
          <w:lang w:val="en-US"/>
        </w:rPr>
        <w:t xml:space="preserve"> As interviewee 4 put it, “In leadership, you need to set goals. You need to inspire people to believe in what you are doing and pull the people together”. </w:t>
      </w:r>
      <w:r w:rsidR="00AF5CC7">
        <w:t xml:space="preserve">Steering the marketing department </w:t>
      </w:r>
      <w:r w:rsidR="000072E8">
        <w:t>involves the managerial activities that help the marketing department prepare for change and guide it</w:t>
      </w:r>
      <w:r w:rsidR="005B3632">
        <w:t xml:space="preserve"> through the accompanying process.</w:t>
      </w:r>
      <w:r w:rsidR="004C75C2">
        <w:t xml:space="preserve"> </w:t>
      </w:r>
      <w:r w:rsidR="00E95643">
        <w:t xml:space="preserve">Managerial </w:t>
      </w:r>
      <w:r w:rsidR="009F20AB">
        <w:t xml:space="preserve">behaviors that </w:t>
      </w:r>
      <w:r w:rsidR="0042695B">
        <w:t xml:space="preserve">comprise the steering of the marketing department </w:t>
      </w:r>
      <w:r w:rsidR="006E5E07">
        <w:t>include</w:t>
      </w:r>
      <w:r w:rsidR="00CD6F79">
        <w:t>:</w:t>
      </w:r>
      <w:r w:rsidR="006E5E07">
        <w:t xml:space="preserve"> </w:t>
      </w:r>
      <w:commentRangeStart w:id="153"/>
      <w:r w:rsidR="006E5E07">
        <w:t>bringing people along,</w:t>
      </w:r>
      <w:r w:rsidR="009A3796">
        <w:t xml:space="preserve"> </w:t>
      </w:r>
      <w:r w:rsidR="000C22DE" w:rsidRPr="000C22DE">
        <w:t>stimulating experimentation,</w:t>
      </w:r>
      <w:r w:rsidR="000C22DE">
        <w:t xml:space="preserve"> </w:t>
      </w:r>
      <w:r w:rsidR="00332D82">
        <w:t>and setting direction</w:t>
      </w:r>
      <w:r w:rsidR="00CD6F79">
        <w:t>.</w:t>
      </w:r>
      <w:r w:rsidR="00E95643">
        <w:t xml:space="preserve"> </w:t>
      </w:r>
      <w:commentRangeEnd w:id="153"/>
      <w:r w:rsidR="00850BBD">
        <w:rPr>
          <w:rStyle w:val="CommentReference"/>
          <w:sz w:val="22"/>
          <w:szCs w:val="22"/>
        </w:rPr>
        <w:commentReference w:id="153"/>
      </w:r>
    </w:p>
    <w:p w14:paraId="6CB8083E" w14:textId="77777777" w:rsidR="00912B4E" w:rsidRDefault="00912B4E" w:rsidP="00CF4962">
      <w:pPr>
        <w:rPr>
          <w:lang w:val="en-US"/>
        </w:rPr>
      </w:pPr>
      <w:r>
        <w:rPr>
          <w:lang w:val="en-US"/>
        </w:rPr>
        <w:t>T</w:t>
      </w:r>
      <w:r w:rsidR="004C75C2" w:rsidRPr="6E19D5D5">
        <w:rPr>
          <w:lang w:val="en-US"/>
        </w:rPr>
        <w:t xml:space="preserve">he most prevalent of these </w:t>
      </w:r>
      <w:r w:rsidR="005C6D2A">
        <w:rPr>
          <w:lang w:val="en-US"/>
        </w:rPr>
        <w:t>steering activities</w:t>
      </w:r>
      <w:r w:rsidR="004C75C2" w:rsidRPr="6E19D5D5">
        <w:rPr>
          <w:lang w:val="en-US"/>
        </w:rPr>
        <w:t xml:space="preserve"> is </w:t>
      </w:r>
      <w:bookmarkStart w:id="154" w:name="OLE_LINK21"/>
      <w:r w:rsidR="004C75C2" w:rsidRPr="6E19D5D5">
        <w:rPr>
          <w:i/>
          <w:iCs/>
          <w:lang w:val="en-US"/>
        </w:rPr>
        <w:t>bringing people along</w:t>
      </w:r>
      <w:bookmarkEnd w:id="154"/>
      <w:r w:rsidR="000B4BC6">
        <w:rPr>
          <w:lang w:val="en-US"/>
        </w:rPr>
        <w:t xml:space="preserve"> which is </w:t>
      </w:r>
      <w:r w:rsidR="003E742D">
        <w:rPr>
          <w:lang w:val="en-US"/>
        </w:rPr>
        <w:t>involved with ensuring that employees feel and are ready to adopt AI</w:t>
      </w:r>
      <w:r w:rsidR="004C75C2" w:rsidRPr="6E19D5D5">
        <w:rPr>
          <w:i/>
          <w:iCs/>
          <w:lang w:val="en-US"/>
        </w:rPr>
        <w:t>.</w:t>
      </w:r>
      <w:r w:rsidR="004C75C2" w:rsidRPr="00C01C71">
        <w:rPr>
          <w:lang w:val="en-US"/>
        </w:rPr>
        <w:t xml:space="preserve"> </w:t>
      </w:r>
      <w:r w:rsidR="004C75C2" w:rsidRPr="6E19D5D5">
        <w:rPr>
          <w:lang w:val="en-US"/>
        </w:rPr>
        <w:t xml:space="preserve">This </w:t>
      </w:r>
      <w:r w:rsidR="00B167CD">
        <w:rPr>
          <w:lang w:val="en-US"/>
        </w:rPr>
        <w:t>form of steering</w:t>
      </w:r>
      <w:r w:rsidR="004C75C2" w:rsidRPr="6E19D5D5">
        <w:rPr>
          <w:lang w:val="en-US"/>
        </w:rPr>
        <w:t xml:space="preserve"> seems to decrease resistance</w:t>
      </w:r>
      <w:r w:rsidR="00B167CD">
        <w:rPr>
          <w:lang w:val="en-US"/>
        </w:rPr>
        <w:t xml:space="preserve"> and helps employees adopt AI</w:t>
      </w:r>
      <w:r w:rsidR="004C75C2" w:rsidRPr="6E19D5D5">
        <w:rPr>
          <w:lang w:val="en-US"/>
        </w:rPr>
        <w:t>. An important part is making people feel valued during the changes of AI, as interviewee 4 noted, “people, uh, are drinking from a fire hose. And they need to have that leadership that tells them their importance, they’re part of the team, and their work matters.” Interviewee 13 connected this to the process of change: “Yes, we will automate these kind of things, but that still means someone needs to look over this automation. You can learn to do this”.</w:t>
      </w:r>
      <w:r w:rsidR="00CF4962">
        <w:rPr>
          <w:lang w:val="en-US"/>
        </w:rPr>
        <w:t xml:space="preserve"> </w:t>
      </w:r>
    </w:p>
    <w:p w14:paraId="3C3CCF33" w14:textId="67F47A84" w:rsidR="004C75C2" w:rsidRPr="00CF4962" w:rsidRDefault="00912B4E" w:rsidP="00CF4962">
      <w:pPr>
        <w:rPr>
          <w:lang w:val="en-US"/>
        </w:rPr>
      </w:pPr>
      <w:r>
        <w:rPr>
          <w:lang w:val="en-US"/>
        </w:rPr>
        <w:t>Some employees might have a natural tendency to leverage the potential of new technology like agentic AI. For instance, i</w:t>
      </w:r>
      <w:r w:rsidRPr="6E19D5D5">
        <w:rPr>
          <w:lang w:val="en-US"/>
        </w:rPr>
        <w:t>nterviewee 3 noted: “I am intrinsically motivated to use it, because it makes life so much easier</w:t>
      </w:r>
      <w:r>
        <w:rPr>
          <w:lang w:val="en-US"/>
        </w:rPr>
        <w:t xml:space="preserve">.” </w:t>
      </w:r>
      <w:r w:rsidR="00D977FB">
        <w:rPr>
          <w:lang w:val="en-US"/>
        </w:rPr>
        <w:t xml:space="preserve">However, many require </w:t>
      </w:r>
      <w:r w:rsidR="00DF63DD">
        <w:rPr>
          <w:lang w:val="en-US"/>
        </w:rPr>
        <w:t>additional</w:t>
      </w:r>
      <w:r w:rsidR="00D977FB">
        <w:rPr>
          <w:lang w:val="en-US"/>
        </w:rPr>
        <w:t xml:space="preserve"> guidance.</w:t>
      </w:r>
      <w:r w:rsidR="00DF63DD">
        <w:rPr>
          <w:lang w:val="en-US"/>
        </w:rPr>
        <w:t xml:space="preserve"> </w:t>
      </w:r>
      <w:r>
        <w:t xml:space="preserve"> </w:t>
      </w:r>
      <w:r w:rsidR="00B71668">
        <w:rPr>
          <w:lang w:val="en-US"/>
        </w:rPr>
        <w:t>Interviewee 9</w:t>
      </w:r>
      <w:r w:rsidR="00E83B8C">
        <w:rPr>
          <w:lang w:val="en-US"/>
        </w:rPr>
        <w:t xml:space="preserve"> </w:t>
      </w:r>
      <w:r w:rsidR="003150C1">
        <w:rPr>
          <w:lang w:val="en-US"/>
        </w:rPr>
        <w:t xml:space="preserve">describes </w:t>
      </w:r>
      <w:r w:rsidR="0054195F">
        <w:rPr>
          <w:lang w:val="en-US"/>
        </w:rPr>
        <w:t xml:space="preserve">that </w:t>
      </w:r>
      <w:r w:rsidR="000F5189">
        <w:rPr>
          <w:lang w:val="en-US"/>
        </w:rPr>
        <w:t xml:space="preserve">when you want to bring people along, you need to get in touch with them and </w:t>
      </w:r>
      <w:r w:rsidR="009905F9">
        <w:rPr>
          <w:lang w:val="en-US"/>
        </w:rPr>
        <w:t>become concrete about how they can create value with agentic AI</w:t>
      </w:r>
      <w:r w:rsidR="00D977FB">
        <w:rPr>
          <w:lang w:val="en-US"/>
        </w:rPr>
        <w:t>.</w:t>
      </w:r>
    </w:p>
    <w:p w14:paraId="03E5AAC7" w14:textId="77777777" w:rsidR="004C75C2" w:rsidRDefault="004C75C2" w:rsidP="004C75C2">
      <w:pPr>
        <w:pStyle w:val="Quote"/>
      </w:pPr>
      <w:r w:rsidRPr="205B8843">
        <w:t>People don’t know it, so they just go back to doing their own thing until someone puts it right in front of them and says, this is what it is and this is how you use it in your day-to-day</w:t>
      </w:r>
    </w:p>
    <w:p w14:paraId="57884E92" w14:textId="688C8924" w:rsidR="00BC7062" w:rsidRPr="00603F05" w:rsidRDefault="00DC488A" w:rsidP="00BB0A4F">
      <w:r>
        <w:rPr>
          <w:lang w:val="en-US"/>
        </w:rPr>
        <w:t xml:space="preserve">Interviewee 4 </w:t>
      </w:r>
      <w:r w:rsidR="00E67D31">
        <w:rPr>
          <w:lang w:val="en-US"/>
        </w:rPr>
        <w:t>describes a similar pattern</w:t>
      </w:r>
      <w:r w:rsidR="00581FA3">
        <w:rPr>
          <w:lang w:val="en-US"/>
        </w:rPr>
        <w:t xml:space="preserve"> in which he provides peer coaching to</w:t>
      </w:r>
      <w:r w:rsidR="00E67D31">
        <w:rPr>
          <w:lang w:val="en-US"/>
        </w:rPr>
        <w:t xml:space="preserve"> his colleagues</w:t>
      </w:r>
      <w:r w:rsidR="004610F9">
        <w:rPr>
          <w:lang w:val="en-US"/>
        </w:rPr>
        <w:t xml:space="preserve">. </w:t>
      </w:r>
      <w:r w:rsidR="00A13B18">
        <w:rPr>
          <w:lang w:val="en-US"/>
        </w:rPr>
        <w:t xml:space="preserve">He </w:t>
      </w:r>
      <w:r w:rsidR="00F76037">
        <w:rPr>
          <w:lang w:val="en-US"/>
        </w:rPr>
        <w:t>describes his…</w:t>
      </w:r>
      <w:r w:rsidR="00BB0A4F">
        <w:rPr>
          <w:lang w:val="en-US"/>
        </w:rPr>
        <w:t xml:space="preserve"> “</w:t>
      </w:r>
      <w:r w:rsidR="00BC7062">
        <w:t>training sessions with my coworkers, showing them the agents that are being developed, or that they themselves can develop an agent. […] It becomes something that they can quickly go back to and work efficiently with.</w:t>
      </w:r>
      <w:r w:rsidR="00BB0A4F">
        <w:t>”</w:t>
      </w:r>
    </w:p>
    <w:p w14:paraId="1772D7C8" w14:textId="5AA31363" w:rsidR="0076701E" w:rsidRDefault="007F3B97" w:rsidP="0076701E">
      <w:r>
        <w:rPr>
          <w:lang w:val="en-US"/>
        </w:rPr>
        <w:t>While educ</w:t>
      </w:r>
      <w:r w:rsidR="00005C61">
        <w:rPr>
          <w:lang w:val="en-US"/>
        </w:rPr>
        <w:t xml:space="preserve">ation and training </w:t>
      </w:r>
      <w:r w:rsidR="00581FA3">
        <w:rPr>
          <w:lang w:val="en-US"/>
        </w:rPr>
        <w:t>are</w:t>
      </w:r>
      <w:r w:rsidR="00005C61">
        <w:rPr>
          <w:lang w:val="en-US"/>
        </w:rPr>
        <w:t xml:space="preserve"> </w:t>
      </w:r>
      <w:r w:rsidR="0076250E">
        <w:rPr>
          <w:lang w:val="en-US"/>
        </w:rPr>
        <w:t xml:space="preserve">important components of bringing employees along, it is also </w:t>
      </w:r>
      <w:r w:rsidR="006F79B3">
        <w:rPr>
          <w:lang w:val="en-US"/>
        </w:rPr>
        <w:t xml:space="preserve">vital </w:t>
      </w:r>
      <w:r w:rsidR="0076250E">
        <w:rPr>
          <w:lang w:val="en-US"/>
        </w:rPr>
        <w:t>at</w:t>
      </w:r>
      <w:r w:rsidR="006F79B3">
        <w:rPr>
          <w:lang w:val="en-US"/>
        </w:rPr>
        <w:t xml:space="preserve"> </w:t>
      </w:r>
      <w:r w:rsidR="00A2650A">
        <w:rPr>
          <w:lang w:val="en-US"/>
        </w:rPr>
        <w:t>different levels of the organization</w:t>
      </w:r>
      <w:r w:rsidR="00EA4E33">
        <w:rPr>
          <w:lang w:val="en-US"/>
        </w:rPr>
        <w:t>.</w:t>
      </w:r>
      <w:r w:rsidR="0076701E" w:rsidRPr="6E19D5D5">
        <w:rPr>
          <w:lang w:val="en-US"/>
        </w:rPr>
        <w:t xml:space="preserve"> Interviewee 10 described a three-level model: </w:t>
      </w:r>
    </w:p>
    <w:p w14:paraId="69F6E12B" w14:textId="77777777" w:rsidR="00E1295B" w:rsidRDefault="0076701E" w:rsidP="00E1295B">
      <w:pPr>
        <w:pStyle w:val="Quote"/>
      </w:pPr>
      <w:r w:rsidRPr="205B8843">
        <w:t>Help people learn what AI can do […] leadership, middle management, and employees, each with different focus. Leadership must understand where AI is heading to create strategic horizons. Middle management must learn how to facilitate and structure experimentation. Employees must learn that AI is more than writing emails.</w:t>
      </w:r>
    </w:p>
    <w:p w14:paraId="182E3BE3" w14:textId="2F5EFC04" w:rsidR="00153D97" w:rsidRDefault="00502E0A" w:rsidP="00E1295B">
      <w:pPr>
        <w:rPr>
          <w:lang w:val="en-US"/>
        </w:rPr>
      </w:pPr>
      <w:r>
        <w:rPr>
          <w:lang w:val="en-US"/>
        </w:rPr>
        <w:t xml:space="preserve">Another aspect in which they steer the marketing department is by </w:t>
      </w:r>
      <w:r w:rsidR="000C22DE">
        <w:rPr>
          <w:i/>
          <w:iCs/>
        </w:rPr>
        <w:t>stimulating</w:t>
      </w:r>
      <w:r w:rsidRPr="00502E0A">
        <w:rPr>
          <w:i/>
          <w:iCs/>
        </w:rPr>
        <w:t xml:space="preserve"> experimentation</w:t>
      </w:r>
      <w:r w:rsidR="00BC4ABC">
        <w:rPr>
          <w:i/>
          <w:iCs/>
        </w:rPr>
        <w:t>,</w:t>
      </w:r>
      <w:r>
        <w:t xml:space="preserve"> </w:t>
      </w:r>
      <w:r w:rsidR="00511771">
        <w:t xml:space="preserve">which </w:t>
      </w:r>
      <w:r w:rsidR="00762E02">
        <w:t xml:space="preserve">includes incentivizing and supporting </w:t>
      </w:r>
      <w:r w:rsidR="005434C9">
        <w:t>learning through trial and error</w:t>
      </w:r>
      <w:r>
        <w:t xml:space="preserve">. </w:t>
      </w:r>
      <w:r w:rsidR="006538F5">
        <w:t xml:space="preserve">This behavior is </w:t>
      </w:r>
      <w:r w:rsidR="004B0813">
        <w:t>primarily a response to the need to act amid uncertainty.</w:t>
      </w:r>
      <w:r w:rsidR="004B0813">
        <w:rPr>
          <w:lang w:val="en-US"/>
        </w:rPr>
        <w:t xml:space="preserve"> </w:t>
      </w:r>
      <w:r w:rsidR="007165A6" w:rsidRPr="007165A6">
        <w:rPr>
          <w:lang w:val="en-US"/>
        </w:rPr>
        <w:t xml:space="preserve">Interviewee 12 was direct: </w:t>
      </w:r>
      <w:r w:rsidR="000E781C">
        <w:rPr>
          <w:lang w:val="en-US"/>
        </w:rPr>
        <w:t>“</w:t>
      </w:r>
      <w:r w:rsidR="007165A6" w:rsidRPr="007165A6">
        <w:rPr>
          <w:lang w:val="en-US"/>
        </w:rPr>
        <w:t>You have to act. You can't just be in a mode of studying this or writing memos about it.</w:t>
      </w:r>
      <w:r w:rsidR="000E781C">
        <w:rPr>
          <w:lang w:val="en-US"/>
        </w:rPr>
        <w:t>”</w:t>
      </w:r>
      <w:r w:rsidR="007165A6" w:rsidRPr="007165A6">
        <w:rPr>
          <w:lang w:val="en-US"/>
        </w:rPr>
        <w:t xml:space="preserve"> Interviewee 4 observed the cost: </w:t>
      </w:r>
      <w:r w:rsidR="000E781C">
        <w:rPr>
          <w:lang w:val="en-US"/>
        </w:rPr>
        <w:t>“</w:t>
      </w:r>
      <w:r w:rsidR="007165A6" w:rsidRPr="007165A6">
        <w:rPr>
          <w:lang w:val="en-US"/>
        </w:rPr>
        <w:t>We spend so much time debating which shot we have to take that that is already some cost.</w:t>
      </w:r>
      <w:r w:rsidR="000E781C">
        <w:rPr>
          <w:lang w:val="en-US"/>
        </w:rPr>
        <w:t>”</w:t>
      </w:r>
      <w:r w:rsidR="007165A6" w:rsidRPr="007165A6">
        <w:rPr>
          <w:lang w:val="en-US"/>
        </w:rPr>
        <w:t xml:space="preserve"> </w:t>
      </w:r>
    </w:p>
    <w:p w14:paraId="4F6CC7C8" w14:textId="48E347B5" w:rsidR="007165A6" w:rsidRPr="007165A6" w:rsidRDefault="007165A6" w:rsidP="007165A6">
      <w:pPr>
        <w:rPr>
          <w:lang w:val="en-US"/>
        </w:rPr>
      </w:pPr>
      <w:r w:rsidRPr="007165A6">
        <w:rPr>
          <w:lang w:val="en-US"/>
        </w:rPr>
        <w:t xml:space="preserve">Managers respond by creating structured opportunities to learn by doing. Interviewee 6 summarized the orientation: </w:t>
      </w:r>
      <w:r w:rsidR="001C617C">
        <w:rPr>
          <w:lang w:val="en-US"/>
        </w:rPr>
        <w:t>“</w:t>
      </w:r>
      <w:r w:rsidRPr="007165A6">
        <w:rPr>
          <w:lang w:val="en-US"/>
        </w:rPr>
        <w:t xml:space="preserve">I'd rather have something live and test and improve than </w:t>
      </w:r>
      <w:r w:rsidR="0002016B">
        <w:rPr>
          <w:lang w:val="en-US"/>
        </w:rPr>
        <w:t>be</w:t>
      </w:r>
      <w:r w:rsidRPr="007165A6">
        <w:rPr>
          <w:lang w:val="en-US"/>
        </w:rPr>
        <w:t xml:space="preserve"> two years down the road and then finally have something live,</w:t>
      </w:r>
      <w:r w:rsidR="001C617C">
        <w:rPr>
          <w:lang w:val="en-US"/>
        </w:rPr>
        <w:t>”</w:t>
      </w:r>
      <w:r w:rsidRPr="007165A6">
        <w:rPr>
          <w:lang w:val="en-US"/>
        </w:rPr>
        <w:t xml:space="preserve"> and Interviewee 15 </w:t>
      </w:r>
      <w:r w:rsidR="00114F0B">
        <w:rPr>
          <w:lang w:val="en-US"/>
        </w:rPr>
        <w:t>echoed this</w:t>
      </w:r>
      <w:r w:rsidRPr="007165A6">
        <w:rPr>
          <w:lang w:val="en-US"/>
        </w:rPr>
        <w:t xml:space="preserve"> bias toward action: </w:t>
      </w:r>
      <w:r w:rsidR="00692C21">
        <w:rPr>
          <w:lang w:val="en-US"/>
        </w:rPr>
        <w:t>“</w:t>
      </w:r>
      <w:r w:rsidRPr="007165A6">
        <w:rPr>
          <w:lang w:val="en-US"/>
        </w:rPr>
        <w:t>we</w:t>
      </w:r>
      <w:r w:rsidR="00692C21">
        <w:rPr>
          <w:lang w:val="en-US"/>
        </w:rPr>
        <w:t>’</w:t>
      </w:r>
      <w:r w:rsidRPr="007165A6">
        <w:rPr>
          <w:lang w:val="en-US"/>
        </w:rPr>
        <w:t>re more of the just-do-it type than mitigating all risks in advance.</w:t>
      </w:r>
      <w:r w:rsidR="00692C21">
        <w:rPr>
          <w:lang w:val="en-US"/>
        </w:rPr>
        <w:t>”</w:t>
      </w:r>
      <w:r w:rsidRPr="007165A6">
        <w:rPr>
          <w:lang w:val="en-US"/>
        </w:rPr>
        <w:t xml:space="preserve"> Interviewee 12 described </w:t>
      </w:r>
      <w:r w:rsidR="00692C21">
        <w:rPr>
          <w:lang w:val="en-US"/>
        </w:rPr>
        <w:t>that it can be highly beneficial to have a safe space for experimentation, “</w:t>
      </w:r>
      <w:r w:rsidRPr="007165A6">
        <w:rPr>
          <w:lang w:val="en-US"/>
        </w:rPr>
        <w:t>the factory where the trains are running on time</w:t>
      </w:r>
      <w:r w:rsidR="00692C21">
        <w:rPr>
          <w:lang w:val="en-US"/>
        </w:rPr>
        <w:t>”</w:t>
      </w:r>
      <w:r w:rsidRPr="007165A6">
        <w:rPr>
          <w:lang w:val="en-US"/>
        </w:rPr>
        <w:t xml:space="preserve"> alongside </w:t>
      </w:r>
      <w:r w:rsidR="00692C21">
        <w:rPr>
          <w:lang w:val="en-US"/>
        </w:rPr>
        <w:t>“</w:t>
      </w:r>
      <w:r w:rsidRPr="007165A6">
        <w:rPr>
          <w:lang w:val="en-US"/>
        </w:rPr>
        <w:t>the laboratory, where you're in a position to experiment and try things and have things fail and break.</w:t>
      </w:r>
      <w:r w:rsidR="00692C21">
        <w:rPr>
          <w:lang w:val="en-US"/>
        </w:rPr>
        <w:t>”</w:t>
      </w:r>
    </w:p>
    <w:p w14:paraId="1DEE7EC6" w14:textId="57007134" w:rsidR="003026C8" w:rsidRPr="005247E8" w:rsidRDefault="007165A6" w:rsidP="005247E8">
      <w:pPr>
        <w:rPr>
          <w:lang w:val="en-US"/>
        </w:rPr>
      </w:pPr>
      <w:r w:rsidRPr="007165A6">
        <w:rPr>
          <w:lang w:val="en-US"/>
        </w:rPr>
        <w:t>Crucially, this experimentation depends on leadership backing</w:t>
      </w:r>
      <w:r w:rsidR="00EA5790">
        <w:rPr>
          <w:lang w:val="en-US"/>
        </w:rPr>
        <w:t>.</w:t>
      </w:r>
      <w:r w:rsidRPr="007165A6">
        <w:rPr>
          <w:lang w:val="en-US"/>
        </w:rPr>
        <w:t xml:space="preserve"> Interviewee 13 described enabling it at the team level: </w:t>
      </w:r>
      <w:r w:rsidR="00EA5790">
        <w:rPr>
          <w:lang w:val="en-US"/>
        </w:rPr>
        <w:t>“</w:t>
      </w:r>
      <w:r w:rsidRPr="007165A6">
        <w:rPr>
          <w:lang w:val="en-US"/>
        </w:rPr>
        <w:t>Provide freedom to experiment and don't set this atmosphere of fear that AI is going to replace you.</w:t>
      </w:r>
      <w:r w:rsidR="00EA5790">
        <w:rPr>
          <w:lang w:val="en-US"/>
        </w:rPr>
        <w:t>”</w:t>
      </w:r>
      <w:r w:rsidRPr="007165A6">
        <w:rPr>
          <w:lang w:val="en-US"/>
        </w:rPr>
        <w:t xml:space="preserve"> Sustaining it requires endorsement from above, because, as Interviewee 12 noted, early learnings </w:t>
      </w:r>
      <w:r w:rsidR="00EA5790">
        <w:rPr>
          <w:lang w:val="en-US"/>
        </w:rPr>
        <w:t>“</w:t>
      </w:r>
      <w:r w:rsidRPr="007165A6">
        <w:rPr>
          <w:lang w:val="en-US"/>
        </w:rPr>
        <w:t>don't always provide immediate returns</w:t>
      </w:r>
      <w:r w:rsidR="00EA5790">
        <w:rPr>
          <w:lang w:val="en-US"/>
        </w:rPr>
        <w:t>”</w:t>
      </w:r>
      <w:r w:rsidRPr="007165A6">
        <w:rPr>
          <w:lang w:val="en-US"/>
        </w:rPr>
        <w:t xml:space="preserve"> and so must be deliberately supported. Interviewee 8 described how decisive that backing was: </w:t>
      </w:r>
      <w:r w:rsidR="00EA5790">
        <w:rPr>
          <w:lang w:val="en-US"/>
        </w:rPr>
        <w:t>“</w:t>
      </w:r>
      <w:r w:rsidRPr="007165A6">
        <w:rPr>
          <w:lang w:val="en-US"/>
        </w:rPr>
        <w:t>She just let me go and run [...] the buy-in of my immediate management is pivotal to what I do.</w:t>
      </w:r>
      <w:r w:rsidR="00EA5790">
        <w:rPr>
          <w:lang w:val="en-US"/>
        </w:rPr>
        <w:t>”</w:t>
      </w:r>
      <w:r w:rsidRPr="007165A6">
        <w:rPr>
          <w:lang w:val="en-US"/>
        </w:rPr>
        <w:t xml:space="preserve"> Such backing can also unlock resources directly; Interviewee 8 recounted leadership absorbing AI spend so that </w:t>
      </w:r>
      <w:r w:rsidR="00EA5790">
        <w:rPr>
          <w:lang w:val="en-US"/>
        </w:rPr>
        <w:t>“</w:t>
      </w:r>
      <w:r w:rsidRPr="007165A6">
        <w:rPr>
          <w:lang w:val="en-US"/>
        </w:rPr>
        <w:t>anyone within the corporation can use it for free.</w:t>
      </w:r>
      <w:r w:rsidR="00EA5790">
        <w:rPr>
          <w:lang w:val="en-US"/>
        </w:rPr>
        <w:t>”</w:t>
      </w:r>
      <w:r w:rsidRPr="007165A6">
        <w:rPr>
          <w:lang w:val="en-US"/>
        </w:rPr>
        <w:t xml:space="preserve"> </w:t>
      </w:r>
    </w:p>
    <w:p w14:paraId="5CADC95A" w14:textId="0DFB9901" w:rsidR="00A47844" w:rsidRPr="00A47844" w:rsidRDefault="00A47844" w:rsidP="00A47844">
      <w:pPr>
        <w:rPr>
          <w:lang w:val="en-US"/>
        </w:rPr>
      </w:pPr>
      <w:r w:rsidRPr="00A47844">
        <w:rPr>
          <w:lang w:val="en-US"/>
        </w:rPr>
        <w:t xml:space="preserve">A third </w:t>
      </w:r>
      <w:r w:rsidR="00FC5B10">
        <w:rPr>
          <w:lang w:val="en-US"/>
        </w:rPr>
        <w:t>aspect of steering the marketing team</w:t>
      </w:r>
      <w:r w:rsidRPr="00A47844">
        <w:rPr>
          <w:lang w:val="en-US"/>
        </w:rPr>
        <w:t xml:space="preserve"> is </w:t>
      </w:r>
      <w:r w:rsidRPr="00FC5B10">
        <w:rPr>
          <w:i/>
          <w:iCs/>
          <w:lang w:val="en-US"/>
        </w:rPr>
        <w:t>setting direction</w:t>
      </w:r>
      <w:r w:rsidRPr="00A47844">
        <w:rPr>
          <w:lang w:val="en-US"/>
        </w:rPr>
        <w:t>: naming where the team is going with AI and giving that direction force. The first part is clarity: describing where the organization is heading, which use cases matter, and what success looks like. Interviewee 6 captured the posture: “This is the vision. This is where we’re going. Help me get there.” Interviewee 1 noted the cost of its absence: “If you don’t have clarity, jumping into execution will only surface a lot of problems.” Interviewee 10 located where clarity most often breaks down: “Middle management is often forgotten, but they receive strategic targets and must operationalize them. That’s where much of the friction sits.”</w:t>
      </w:r>
    </w:p>
    <w:p w14:paraId="31F42BE5" w14:textId="51A82DBD" w:rsidR="00A47844" w:rsidRDefault="00296FD5" w:rsidP="00D35B51">
      <w:pPr>
        <w:rPr>
          <w:lang w:val="en-US"/>
        </w:rPr>
      </w:pPr>
      <w:r>
        <w:rPr>
          <w:lang w:val="en-US"/>
        </w:rPr>
        <w:t>Frequently</w:t>
      </w:r>
      <w:r w:rsidR="008C673F">
        <w:rPr>
          <w:lang w:val="en-US"/>
        </w:rPr>
        <w:t>,</w:t>
      </w:r>
      <w:r>
        <w:rPr>
          <w:lang w:val="en-US"/>
        </w:rPr>
        <w:t xml:space="preserve"> the </w:t>
      </w:r>
      <w:r w:rsidR="0051594D" w:rsidRPr="0051594D">
        <w:rPr>
          <w:lang w:val="en-US"/>
        </w:rPr>
        <w:t>impetus</w:t>
      </w:r>
      <w:r w:rsidR="00D949D7">
        <w:rPr>
          <w:lang w:val="en-US"/>
        </w:rPr>
        <w:t xml:space="preserve"> </w:t>
      </w:r>
      <w:r w:rsidR="00EF5447">
        <w:rPr>
          <w:lang w:val="en-US"/>
        </w:rPr>
        <w:t xml:space="preserve">for the strategic direction of agentic AI is provided by an AI champion, who is </w:t>
      </w:r>
      <w:r w:rsidR="006F282B">
        <w:rPr>
          <w:lang w:val="en-US"/>
        </w:rPr>
        <w:t>typically</w:t>
      </w:r>
      <w:r w:rsidR="00023556">
        <w:rPr>
          <w:lang w:val="en-US"/>
        </w:rPr>
        <w:t xml:space="preserve"> </w:t>
      </w:r>
      <w:r w:rsidR="008D46AF">
        <w:rPr>
          <w:lang w:val="en-US"/>
        </w:rPr>
        <w:t>a manager or technical employee backed by superiors. They are often driven by personal initiative</w:t>
      </w:r>
      <w:r w:rsidR="00812936">
        <w:rPr>
          <w:lang w:val="en-US"/>
        </w:rPr>
        <w:t>.</w:t>
      </w:r>
      <w:r w:rsidR="00A47844" w:rsidRPr="00A47844">
        <w:rPr>
          <w:lang w:val="en-US"/>
        </w:rPr>
        <w:t xml:space="preserve"> Interviewee 9 described how disproportionately impactful such a person can be: an internal platform “created originally by … our director that dabbles in development … has blown up, and so now there’s millions of dollars of funding.” Interviewee 8, who fits the description</w:t>
      </w:r>
      <w:r w:rsidR="00883389">
        <w:rPr>
          <w:lang w:val="en-US"/>
        </w:rPr>
        <w:t xml:space="preserve"> of an AI champion</w:t>
      </w:r>
      <w:r w:rsidR="00A47844" w:rsidRPr="00A47844">
        <w:rPr>
          <w:lang w:val="en-US"/>
        </w:rPr>
        <w:t xml:space="preserve">, </w:t>
      </w:r>
      <w:r w:rsidR="00883389">
        <w:rPr>
          <w:lang w:val="en-US"/>
        </w:rPr>
        <w:t>describes his approach</w:t>
      </w:r>
      <w:r w:rsidR="00A47844" w:rsidRPr="00A47844">
        <w:rPr>
          <w:lang w:val="en-US"/>
        </w:rPr>
        <w:t xml:space="preserve">: “There’s a new thing out, it takes me five seconds to test it, and then I know if it’s ready for something that we might want to deploy. And at that point, I try to get buy-in.” Champions typically combined technological know-how with business </w:t>
      </w:r>
      <w:r w:rsidR="000F1D99">
        <w:rPr>
          <w:lang w:val="en-US"/>
        </w:rPr>
        <w:t>acumen, enabling</w:t>
      </w:r>
      <w:r w:rsidR="00271571">
        <w:rPr>
          <w:lang w:val="en-US"/>
        </w:rPr>
        <w:t xml:space="preserve"> them to produce</w:t>
      </w:r>
      <w:r w:rsidR="00A47844" w:rsidRPr="00A47844">
        <w:rPr>
          <w:lang w:val="en-US"/>
        </w:rPr>
        <w:t xml:space="preserve"> examples that </w:t>
      </w:r>
      <w:r w:rsidR="00271571">
        <w:rPr>
          <w:lang w:val="en-US"/>
        </w:rPr>
        <w:t xml:space="preserve">set </w:t>
      </w:r>
      <w:r w:rsidR="00A47844" w:rsidRPr="00A47844">
        <w:rPr>
          <w:lang w:val="en-US"/>
        </w:rPr>
        <w:t xml:space="preserve">direction and </w:t>
      </w:r>
      <w:r w:rsidR="00271571">
        <w:rPr>
          <w:lang w:val="en-US"/>
        </w:rPr>
        <w:t xml:space="preserve">earn </w:t>
      </w:r>
      <w:r w:rsidR="00A47844" w:rsidRPr="00A47844">
        <w:rPr>
          <w:lang w:val="en-US"/>
        </w:rPr>
        <w:t>senior support.</w:t>
      </w:r>
    </w:p>
    <w:p w14:paraId="099BC432" w14:textId="1B7DC6B3" w:rsidR="001E1844" w:rsidDel="00692BE6" w:rsidRDefault="001E1844" w:rsidP="001E1844">
      <w:pPr>
        <w:pStyle w:val="Heading4"/>
        <w:rPr>
          <w:del w:id="155" w:author="Luttik, Daan" w:date="2026-06-12T19:20:00Z" w16du:dateUtc="2026-06-12T17:20:00Z"/>
          <w:lang w:val="en-US"/>
        </w:rPr>
      </w:pPr>
      <w:del w:id="156" w:author="Luttik, Daan" w:date="2026-06-12T19:20:00Z" w16du:dateUtc="2026-06-12T17:20:00Z">
        <w:r w:rsidDel="00692BE6">
          <w:rPr>
            <w:lang w:val="en-US"/>
          </w:rPr>
          <w:delText>Somewhere else entirely?..</w:delText>
        </w:r>
      </w:del>
    </w:p>
    <w:p w14:paraId="0D41652E" w14:textId="034833C7" w:rsidR="000D4927" w:rsidRPr="001C595F" w:rsidDel="00692BE6" w:rsidRDefault="000D4927" w:rsidP="000D4927">
      <w:pPr>
        <w:rPr>
          <w:del w:id="157" w:author="Luttik, Daan" w:date="2026-06-12T19:20:00Z" w16du:dateUtc="2026-06-12T17:20:00Z"/>
        </w:rPr>
      </w:pPr>
      <w:commentRangeStart w:id="158"/>
      <w:commentRangeStart w:id="159"/>
      <w:commentRangeStart w:id="160"/>
      <w:del w:id="161" w:author="Luttik, Daan" w:date="2026-06-12T19:20:00Z" w16du:dateUtc="2026-06-12T17:20:00Z">
        <w:r w:rsidRPr="6E19D5D5" w:rsidDel="00692BE6">
          <w:rPr>
            <w:lang w:val="en-US"/>
          </w:rPr>
          <w:delText>Agentic AI tools are, for many participants, genuinely easy to start with. Agentic AI can be leveraged by people with only moderate technical abilities. Interviewee 3 noted: “I am intrinsically motivated to use it, because it makes life so much easier,” and interviewee 10 noted, “AI makes it so much easier to make things than it ever was before”.</w:delText>
        </w:r>
      </w:del>
    </w:p>
    <w:p w14:paraId="20D3504F" w14:textId="382A6DCF" w:rsidR="000D4927" w:rsidRPr="001C595F" w:rsidDel="00692BE6" w:rsidRDefault="000D4927" w:rsidP="000D4927">
      <w:pPr>
        <w:rPr>
          <w:del w:id="162" w:author="Luttik, Daan" w:date="2026-06-12T19:20:00Z" w16du:dateUtc="2026-06-12T17:20:00Z"/>
        </w:rPr>
      </w:pPr>
      <w:del w:id="163" w:author="Luttik, Daan" w:date="2026-06-12T19:20:00Z" w16du:dateUtc="2026-06-12T17:20:00Z">
        <w:r w:rsidDel="00692BE6">
          <w:delText xml:space="preserve">Yet lacking technical resources is a significant obstacle to deploying agentic AI at the organizational level (see section 4.2.3). There seems to be an unspoken barrier between personal effectiveness and organizational effectiveness when it comes to agentic AI. </w:delText>
        </w:r>
      </w:del>
    </w:p>
    <w:p w14:paraId="65BC9BD2" w14:textId="7D536F45" w:rsidR="000D4927" w:rsidRPr="001C595F" w:rsidDel="00692BE6" w:rsidRDefault="000D4927" w:rsidP="000D4927">
      <w:pPr>
        <w:rPr>
          <w:del w:id="164" w:author="Luttik, Daan" w:date="2026-06-12T19:20:00Z" w16du:dateUtc="2026-06-12T17:20:00Z"/>
        </w:rPr>
      </w:pPr>
      <w:del w:id="165" w:author="Luttik, Daan" w:date="2026-06-12T19:20:00Z" w16du:dateUtc="2026-06-12T17:20:00Z">
        <w:r w:rsidRPr="6E19D5D5" w:rsidDel="00692BE6">
          <w:rPr>
            <w:lang w:val="en-US"/>
          </w:rPr>
          <w:delText>Another tension regarding implementation can be seen in the gap between optics and reality. Organizations report agentic capability in pitches and internal communications long before that capability is operationally present. Interviewee 9 states: “I think we sometimes present something a certain way while we’re trying to actually make it that way in the background. Interviewee 12 seconds that perspective, noting that organizations “say that you have something that you don’t really have, and then you go and build it really quickly.”</w:delText>
        </w:r>
      </w:del>
    </w:p>
    <w:p w14:paraId="0170442D" w14:textId="39E56B55" w:rsidR="003026C8" w:rsidDel="00692BE6" w:rsidRDefault="000D4927" w:rsidP="003026C8">
      <w:pPr>
        <w:rPr>
          <w:del w:id="166" w:author="Luttik, Daan" w:date="2026-06-12T19:20:00Z" w16du:dateUtc="2026-06-12T17:20:00Z"/>
          <w:rFonts w:ascii="EB Garamond SemiBold" w:eastAsia="EB Garamond SemiBold" w:hAnsi="EB Garamond SemiBold" w:cs="EB Garamond SemiBold"/>
          <w:sz w:val="24"/>
          <w:szCs w:val="24"/>
        </w:rPr>
      </w:pPr>
      <w:del w:id="167" w:author="Luttik, Daan" w:date="2026-06-12T19:20:00Z" w16du:dateUtc="2026-06-12T17:20:00Z">
        <w:r w:rsidRPr="6E19D5D5" w:rsidDel="00692BE6">
          <w:rPr>
            <w:lang w:val="en-US"/>
          </w:rPr>
          <w:delText>However, none of the interviewees signaled they distrust regarding the value of agentic AI; interviewee 11 advises on this topic, “The big thing is hype. So AI is being overpromised all the time. And we have to reduce expectations.”</w:delText>
        </w:r>
        <w:commentRangeEnd w:id="158"/>
        <w:r w:rsidDel="00692BE6">
          <w:rPr>
            <w:rStyle w:val="CommentReference"/>
            <w:rFonts w:ascii="EB Garamond SemiBold" w:eastAsia="EB Garamond SemiBold" w:hAnsi="EB Garamond SemiBold" w:cs="EB Garamond SemiBold"/>
            <w:sz w:val="24"/>
            <w:szCs w:val="24"/>
          </w:rPr>
          <w:commentReference w:id="158"/>
        </w:r>
        <w:commentRangeEnd w:id="159"/>
        <w:r>
          <w:rPr>
            <w:rStyle w:val="CommentReference"/>
            <w:rFonts w:ascii="EB Garamond SemiBold" w:eastAsia="EB Garamond SemiBold" w:hAnsi="EB Garamond SemiBold" w:cs="EB Garamond SemiBold"/>
            <w:sz w:val="24"/>
            <w:szCs w:val="24"/>
          </w:rPr>
          <w:commentReference w:id="159"/>
        </w:r>
        <w:commentRangeEnd w:id="160"/>
        <w:r>
          <w:rPr>
            <w:rStyle w:val="CommentReference"/>
            <w:rFonts w:ascii="EB Garamond SemiBold" w:eastAsia="EB Garamond SemiBold" w:hAnsi="EB Garamond SemiBold" w:cs="EB Garamond SemiBold"/>
            <w:sz w:val="24"/>
            <w:szCs w:val="24"/>
          </w:rPr>
          <w:commentReference w:id="160"/>
        </w:r>
      </w:del>
    </w:p>
    <w:p w14:paraId="68E21AFE" w14:textId="7E895B47" w:rsidR="00EB5DFF" w:rsidRDefault="00EB5DFF" w:rsidP="009762D6">
      <w:pPr>
        <w:pStyle w:val="Heading3"/>
      </w:pPr>
      <w:r>
        <w:t>4.2.</w:t>
      </w:r>
      <w:r w:rsidR="00A36DE9">
        <w:t>2</w:t>
      </w:r>
      <w:r>
        <w:tab/>
      </w:r>
      <w:commentRangeStart w:id="168"/>
      <w:r w:rsidR="000775AA">
        <w:t>Leveraging</w:t>
      </w:r>
      <w:r w:rsidR="00C46D79">
        <w:t xml:space="preserve"> t</w:t>
      </w:r>
      <w:r>
        <w:t>echnical resources</w:t>
      </w:r>
      <w:commentRangeEnd w:id="168"/>
      <w:r w:rsidR="006A37E8">
        <w:rPr>
          <w:rStyle w:val="CommentReference"/>
          <w:sz w:val="22"/>
          <w:szCs w:val="22"/>
        </w:rPr>
        <w:commentReference w:id="168"/>
      </w:r>
    </w:p>
    <w:p w14:paraId="49253E9D" w14:textId="26F4824B" w:rsidR="00C92F6E" w:rsidRDefault="00F7566B" w:rsidP="00C92F6E">
      <w:pPr>
        <w:rPr>
          <w:lang w:val="en-US"/>
        </w:rPr>
      </w:pPr>
      <w:r>
        <w:t xml:space="preserve">The second scope of internal conditions </w:t>
      </w:r>
      <w:r w:rsidR="005113CC">
        <w:t>concerns the technical resources on which</w:t>
      </w:r>
      <w:r w:rsidR="00AA3083">
        <w:t xml:space="preserve"> successful implementation and use of agentic AI depends. </w:t>
      </w:r>
      <w:r w:rsidR="009D411F" w:rsidRPr="009D411F">
        <w:rPr>
          <w:i/>
          <w:iCs/>
        </w:rPr>
        <w:t>L</w:t>
      </w:r>
      <w:r w:rsidR="00304771">
        <w:rPr>
          <w:i/>
          <w:iCs/>
        </w:rPr>
        <w:t>everaging technical resources</w:t>
      </w:r>
      <w:r w:rsidR="008F4543" w:rsidRPr="008F4543">
        <w:t xml:space="preserve"> </w:t>
      </w:r>
      <w:r w:rsidR="00C92F6E">
        <w:t>concerns managerial behaviors that use technical resources such as data, tooling, data infrastructure, and technical talent to implement agentic AI systems or improve their functionality</w:t>
      </w:r>
      <w:r w:rsidR="00E8259F">
        <w:t>.</w:t>
      </w:r>
      <w:r w:rsidR="00F37BA3">
        <w:t xml:space="preserve"> The </w:t>
      </w:r>
      <w:r w:rsidR="007206B9">
        <w:t>use of these resources is typically described implicitly in</w:t>
      </w:r>
      <w:r w:rsidR="00CC439E">
        <w:t xml:space="preserve"> conversations. However, when resources were not </w:t>
      </w:r>
      <w:r w:rsidR="002C3595">
        <w:t>available</w:t>
      </w:r>
      <w:r w:rsidR="00CC439E">
        <w:t xml:space="preserve"> to be leveraged, they were typically described as a barrier to the agentic AI initiatives</w:t>
      </w:r>
      <w:r w:rsidR="007206B9">
        <w:t>.</w:t>
      </w:r>
      <w:r w:rsidR="00F20606">
        <w:t xml:space="preserve"> While some of these resources might reside in the marketing department</w:t>
      </w:r>
      <w:r w:rsidR="00793120">
        <w:t>, many do not;</w:t>
      </w:r>
      <w:r w:rsidR="00533772">
        <w:t xml:space="preserve"> </w:t>
      </w:r>
      <w:r w:rsidR="008F4543" w:rsidRPr="008F4543">
        <w:t>that distinction shapes how much the manager can do about them</w:t>
      </w:r>
      <w:r w:rsidR="00533772">
        <w:t>.</w:t>
      </w:r>
      <w:r w:rsidR="008F4543" w:rsidRPr="008F4543">
        <w:t xml:space="preserve"> Interviewee 6 captured the resulting relationship: the CMO should be “the CTO’s best friend,” because the CTO’s cooperation is necessary to execute her vision.</w:t>
      </w:r>
      <w:r w:rsidR="005643D2">
        <w:t xml:space="preserve"> </w:t>
      </w:r>
    </w:p>
    <w:p w14:paraId="077012A8" w14:textId="4A63E5DB" w:rsidR="000775AA" w:rsidRDefault="000775AA" w:rsidP="00EB5DFF">
      <w:r w:rsidRPr="6E19D5D5">
        <w:rPr>
          <w:lang w:val="en-US"/>
        </w:rPr>
        <w:t xml:space="preserve">When resource conditions are available, managers can respond by leveraging them </w:t>
      </w:r>
      <w:r w:rsidR="000549A4">
        <w:rPr>
          <w:lang w:val="en-US"/>
        </w:rPr>
        <w:t>to pursue initiatives with</w:t>
      </w:r>
      <w:r w:rsidRPr="6E19D5D5">
        <w:rPr>
          <w:lang w:val="en-US"/>
        </w:rPr>
        <w:t xml:space="preserve"> agentic AI. </w:t>
      </w:r>
      <w:bookmarkStart w:id="170" w:name="_qy9fnmmddxdy"/>
      <w:bookmarkEnd w:id="170"/>
      <w:r w:rsidRPr="6E19D5D5">
        <w:rPr>
          <w:lang w:val="en-US"/>
        </w:rPr>
        <w:t xml:space="preserve">However, critically, the data shows no clear patterns of reshaping behavior towards these conditions. The limiting factor might be that technical resources often stem from other teams; interviewee 6 noted that the CMO should be “The CTO’s best friend,” noting that the CTO’s help is necessary to execute her vision. </w:t>
      </w:r>
    </w:p>
    <w:p w14:paraId="34873847" w14:textId="68C379D0" w:rsidR="00584ABB" w:rsidRDefault="00F96730" w:rsidP="00EB5DFF">
      <w:pPr>
        <w:rPr>
          <w:lang w:val="en-US"/>
        </w:rPr>
      </w:pPr>
      <w:r>
        <w:rPr>
          <w:i/>
          <w:iCs/>
          <w:lang w:val="en-US"/>
        </w:rPr>
        <w:t>Leveraging</w:t>
      </w:r>
      <w:r w:rsidR="000549A4">
        <w:rPr>
          <w:i/>
          <w:iCs/>
          <w:lang w:val="en-US"/>
        </w:rPr>
        <w:t xml:space="preserve"> d</w:t>
      </w:r>
      <w:r w:rsidR="00EB5DFF" w:rsidRPr="6E19D5D5">
        <w:rPr>
          <w:i/>
          <w:iCs/>
          <w:lang w:val="en-US"/>
        </w:rPr>
        <w:t xml:space="preserve">ata and </w:t>
      </w:r>
      <w:commentRangeStart w:id="171"/>
      <w:r w:rsidR="00EB5DFF" w:rsidRPr="6E19D5D5">
        <w:rPr>
          <w:i/>
          <w:iCs/>
          <w:lang w:val="en-US"/>
        </w:rPr>
        <w:t>technical</w:t>
      </w:r>
      <w:commentRangeEnd w:id="171"/>
      <w:r w:rsidR="00EB5DFF" w:rsidRPr="6E19D5D5">
        <w:rPr>
          <w:rStyle w:val="CommentReference"/>
          <w:i/>
          <w:iCs/>
          <w:sz w:val="22"/>
          <w:szCs w:val="22"/>
          <w:lang w:val="en-US"/>
        </w:rPr>
        <w:commentReference w:id="171"/>
      </w:r>
      <w:r w:rsidR="00EB5DFF" w:rsidRPr="6E19D5D5">
        <w:rPr>
          <w:i/>
          <w:iCs/>
          <w:lang w:val="en-US"/>
        </w:rPr>
        <w:t xml:space="preserve"> infrastructure</w:t>
      </w:r>
      <w:r w:rsidR="00CD1BC3">
        <w:rPr>
          <w:lang w:val="en-US"/>
        </w:rPr>
        <w:t xml:space="preserve"> emerged as the primary </w:t>
      </w:r>
      <w:r w:rsidR="009E3539">
        <w:rPr>
          <w:lang w:val="en-US"/>
        </w:rPr>
        <w:t xml:space="preserve">technical </w:t>
      </w:r>
      <w:r w:rsidR="00EB5DFF" w:rsidRPr="6E19D5D5">
        <w:rPr>
          <w:lang w:val="en-US"/>
        </w:rPr>
        <w:t xml:space="preserve">prerequisites. This </w:t>
      </w:r>
      <w:r w:rsidR="007B0183">
        <w:rPr>
          <w:lang w:val="en-US"/>
        </w:rPr>
        <w:t xml:space="preserve">ranges from having data to ensuring it is accessible in the right systems, a process </w:t>
      </w:r>
      <w:r w:rsidR="00EB5DFF" w:rsidRPr="6E19D5D5">
        <w:rPr>
          <w:lang w:val="en-US"/>
        </w:rPr>
        <w:t xml:space="preserve">typically facilitated by technical infrastructure. Without accessible data and tools, agentic systems cannot act within those </w:t>
      </w:r>
      <w:r w:rsidR="005C4406">
        <w:rPr>
          <w:lang w:val="en-US"/>
        </w:rPr>
        <w:t>tools</w:t>
      </w:r>
      <w:r w:rsidR="00EB5DFF" w:rsidRPr="6E19D5D5">
        <w:rPr>
          <w:lang w:val="en-US"/>
        </w:rPr>
        <w:t xml:space="preserve"> </w:t>
      </w:r>
      <w:r w:rsidR="005C4406">
        <w:rPr>
          <w:lang w:val="en-US"/>
        </w:rPr>
        <w:t xml:space="preserve">or </w:t>
      </w:r>
      <w:r w:rsidR="00EB5DFF" w:rsidRPr="6E19D5D5">
        <w:rPr>
          <w:lang w:val="en-US"/>
        </w:rPr>
        <w:t xml:space="preserve">interpret the data, limiting the ability of agentic AI to act within the organization. Interviewee 10 noted the </w:t>
      </w:r>
      <w:r w:rsidR="00D92095">
        <w:rPr>
          <w:lang w:val="en-US"/>
        </w:rPr>
        <w:t>impact</w:t>
      </w:r>
      <w:r w:rsidR="00EB5DFF" w:rsidRPr="6E19D5D5">
        <w:rPr>
          <w:lang w:val="en-US"/>
        </w:rPr>
        <w:t xml:space="preserve"> of this limitation</w:t>
      </w:r>
      <w:r w:rsidR="00D92095">
        <w:rPr>
          <w:lang w:val="en-US"/>
        </w:rPr>
        <w:t>,</w:t>
      </w:r>
      <w:r w:rsidR="00EB5DFF" w:rsidRPr="6E19D5D5">
        <w:rPr>
          <w:lang w:val="en-US"/>
        </w:rPr>
        <w:t xml:space="preserve"> “Technology strongly defines what can and can</w:t>
      </w:r>
      <w:del w:id="172" w:author="Beninger, Stefanie" w:date="2026-06-10T12:26:00Z" w16du:dateUtc="2026-06-10T12:26:48Z">
        <w:r w:rsidR="00EB5DFF" w:rsidRPr="6E19D5D5">
          <w:rPr>
            <w:lang w:val="en-US"/>
          </w:rPr>
          <w:delText xml:space="preserve"> </w:delText>
        </w:r>
      </w:del>
      <w:r w:rsidR="00EB5DFF" w:rsidRPr="6E19D5D5">
        <w:rPr>
          <w:lang w:val="en-US"/>
        </w:rPr>
        <w:t xml:space="preserve">not be done in marketing. Your MarTech stack bounds what personalization you can do”. Interviewee 2 notes </w:t>
      </w:r>
      <w:r w:rsidR="00A37C62">
        <w:rPr>
          <w:lang w:val="en-US"/>
        </w:rPr>
        <w:t xml:space="preserve">that a lack of these capabilities is the core reason </w:t>
      </w:r>
      <w:r w:rsidR="00EB5DFF" w:rsidRPr="6E19D5D5">
        <w:rPr>
          <w:lang w:val="en-US"/>
        </w:rPr>
        <w:t>his organization is behind in AI adoption, stating, “We are just in the first steps towards [AI] maturity, and the core reason is: the infrastructure is not yet in place, and the workload is really big.” Interviewee 10 laments how far many organizations still are from this foundation: “How badly we still handle data. We keep saying data isn’t in order and it’s hard.”</w:t>
      </w:r>
      <w:r w:rsidR="00C47F7D">
        <w:rPr>
          <w:lang w:val="en-US"/>
        </w:rPr>
        <w:t xml:space="preserve"> </w:t>
      </w:r>
    </w:p>
    <w:p w14:paraId="3E609206" w14:textId="6628946B" w:rsidR="00584ABB" w:rsidRDefault="00584ABB" w:rsidP="00556BBD">
      <w:pPr>
        <w:rPr>
          <w:lang w:val="en-US"/>
        </w:rPr>
      </w:pPr>
      <w:r>
        <w:t xml:space="preserve">However, </w:t>
      </w:r>
      <w:r w:rsidR="001640C7">
        <w:t xml:space="preserve">when </w:t>
      </w:r>
      <w:r w:rsidR="00DF7012">
        <w:t>technical resources are available, they help accelerate the process</w:t>
      </w:r>
      <w:r w:rsidR="00664145">
        <w:t xml:space="preserve">. </w:t>
      </w:r>
      <w:r w:rsidRPr="00B81B20">
        <w:t xml:space="preserve">Interviewee 11 put his organization’s smooth adoption </w:t>
      </w:r>
      <w:r w:rsidR="00CF1282">
        <w:t xml:space="preserve">of agentic AI </w:t>
      </w:r>
      <w:r w:rsidRPr="00B81B20">
        <w:t xml:space="preserve">down to prior </w:t>
      </w:r>
      <w:r>
        <w:t>experience</w:t>
      </w:r>
      <w:r w:rsidR="00CF1282">
        <w:t xml:space="preserve"> with data processing and classical AI</w:t>
      </w:r>
      <w:r w:rsidRPr="00B81B20">
        <w:t>, noting that “we have been invested in our data operations for a long time” and that “a lot of the data people already did a lot of deep learning … [which] helped us a lot.” </w:t>
      </w:r>
    </w:p>
    <w:p w14:paraId="2F808D63" w14:textId="454060C6" w:rsidR="00EB5DFF" w:rsidRDefault="00556BBD" w:rsidP="00EB5DFF">
      <w:r>
        <w:t>However, i</w:t>
      </w:r>
      <w:r w:rsidR="00EB5DFF">
        <w:t>nterviewee 13</w:t>
      </w:r>
      <w:r>
        <w:t xml:space="preserve"> notes that you do not always need advanced data infrastructure or technical </w:t>
      </w:r>
      <w:r w:rsidR="00047C1C">
        <w:t>skills to access data with agentic AI. He notes</w:t>
      </w:r>
      <w:r w:rsidR="00943B12">
        <w:t>,</w:t>
      </w:r>
    </w:p>
    <w:p w14:paraId="71BCC8A8" w14:textId="77777777" w:rsidR="00EB5DFF" w:rsidRDefault="00EB5DFF" w:rsidP="003A34E9">
      <w:pPr>
        <w:pStyle w:val="Quote"/>
      </w:pPr>
      <w:r w:rsidRPr="205B8843">
        <w:t>You can just dump your data […], not even dump your data. You just tell the agent, ‘I have data in this source, this source, and that source. Please look at it’. Then this agent grabs all the data from different tools.</w:t>
      </w:r>
    </w:p>
    <w:p w14:paraId="71520FF9" w14:textId="048A00A0" w:rsidR="003D7C00" w:rsidRDefault="00FD6DC4" w:rsidP="003D7C00">
      <w:r>
        <w:t xml:space="preserve">Marketing managers might also </w:t>
      </w:r>
      <w:r>
        <w:rPr>
          <w:i/>
          <w:iCs/>
        </w:rPr>
        <w:t xml:space="preserve">leverage technical </w:t>
      </w:r>
      <w:r w:rsidRPr="00FD6DC4">
        <w:rPr>
          <w:i/>
          <w:iCs/>
        </w:rPr>
        <w:t>talent</w:t>
      </w:r>
      <w:r w:rsidR="00B04953">
        <w:rPr>
          <w:i/>
          <w:iCs/>
        </w:rPr>
        <w:t>;</w:t>
      </w:r>
      <w:r>
        <w:rPr>
          <w:i/>
          <w:iCs/>
        </w:rPr>
        <w:t xml:space="preserve"> </w:t>
      </w:r>
      <w:r w:rsidR="002F372C">
        <w:t xml:space="preserve">this </w:t>
      </w:r>
      <w:r w:rsidR="00D91A57">
        <w:t>can</w:t>
      </w:r>
      <w:r w:rsidR="002F372C">
        <w:t xml:space="preserve"> refer to letting </w:t>
      </w:r>
      <w:r w:rsidR="00D13C2C">
        <w:t>employees</w:t>
      </w:r>
      <w:r w:rsidR="002F372C">
        <w:t xml:space="preserve"> with the right capabilities build, implement or integrate agentic AI, but </w:t>
      </w:r>
      <w:r w:rsidR="00D91A57">
        <w:t>can</w:t>
      </w:r>
      <w:r w:rsidR="002F372C">
        <w:t xml:space="preserve"> also refer to </w:t>
      </w:r>
      <w:r w:rsidR="00D13C2C">
        <w:t>letting employees with the right abilities shape the required context for agentic AI</w:t>
      </w:r>
      <w:r w:rsidR="00441FE5">
        <w:t>.</w:t>
      </w:r>
      <w:r w:rsidR="00B164CA">
        <w:t xml:space="preserve"> </w:t>
      </w:r>
      <w:r w:rsidR="009D177E">
        <w:t>Here</w:t>
      </w:r>
      <w:r w:rsidR="001D73A9">
        <w:t xml:space="preserve">, we again </w:t>
      </w:r>
      <w:r w:rsidR="00D91A57">
        <w:t>see</w:t>
      </w:r>
      <w:r w:rsidR="001D73A9">
        <w:t xml:space="preserve"> more explicit mentions of the lack of this resource than of its</w:t>
      </w:r>
      <w:r w:rsidR="00784ED4">
        <w:t xml:space="preserve"> utilization. </w:t>
      </w:r>
      <w:r w:rsidR="000342A3" w:rsidRPr="000342A3">
        <w:t>Interviewee 6 was direct: “we don’t have the skills yet to actually do it.” Interviewee 2 described an organization with “a lot of people” overall but “not a lot of people working on the digital</w:t>
      </w:r>
      <w:r w:rsidR="00D67430">
        <w:t xml:space="preserve"> [marketing]</w:t>
      </w:r>
      <w:r w:rsidR="000342A3" w:rsidRPr="000342A3">
        <w:t xml:space="preserve"> landscape.” Interviewee 13 argued that this gap, more than the technology itself, is where initiatives fail: “you buy gen AI, you buy a big tool, you have no one taking care of that,” Interviewee 5 captured how the bottleneck has shifted: where the technology “used to always be very cumbersome … the most expensive part,” the limiting factor is now “having the right people … available.”</w:t>
      </w:r>
    </w:p>
    <w:p w14:paraId="726ACFFC" w14:textId="1EE014E0" w:rsidR="00EB5DFF" w:rsidRDefault="001F3C4F" w:rsidP="003D7C00">
      <w:bookmarkStart w:id="173" w:name="OLE_LINK1"/>
      <w:r>
        <w:t xml:space="preserve">Notably, </w:t>
      </w:r>
      <w:r w:rsidR="00FE6A9C">
        <w:t xml:space="preserve">the need for </w:t>
      </w:r>
      <w:r w:rsidR="00C04759">
        <w:t xml:space="preserve">talent goes beyond pure engineering. </w:t>
      </w:r>
      <w:r w:rsidR="00A05343">
        <w:t>Experts describe a need for a key analytical capability</w:t>
      </w:r>
      <w:r w:rsidR="004830AA">
        <w:t>:</w:t>
      </w:r>
      <w:r w:rsidR="00A05343">
        <w:t xml:space="preserve"> the ability to </w:t>
      </w:r>
      <w:r w:rsidR="00792AA9">
        <w:t xml:space="preserve">analyze the process </w:t>
      </w:r>
      <w:r w:rsidR="00354C82">
        <w:t xml:space="preserve">and systems in play </w:t>
      </w:r>
      <w:r w:rsidR="00792AA9">
        <w:t>that might be automated with agentic AI.</w:t>
      </w:r>
      <w:r w:rsidR="00EB5DFF" w:rsidRPr="6E19D5D5">
        <w:rPr>
          <w:lang w:val="en-US"/>
        </w:rPr>
        <w:t xml:space="preserve"> Interviewee 13 described this as the root cause behind many apparent AI failures:</w:t>
      </w:r>
    </w:p>
    <w:p w14:paraId="06B9F99A" w14:textId="77777777" w:rsidR="00EB5DFF" w:rsidRDefault="00EB5DFF" w:rsidP="003A34E9">
      <w:pPr>
        <w:pStyle w:val="Quote"/>
      </w:pPr>
      <w:r w:rsidRPr="205B8843">
        <w:t>The stupidest example is … people want to understand their marketing data better. And it’s really just like you have 20 different sources, you don’t know how to connect them, you don’t know how to put this all together. … The culprit is really still they don’t understand what the issues are.</w:t>
      </w:r>
    </w:p>
    <w:p w14:paraId="072A99F2" w14:textId="68855855" w:rsidR="00354C82" w:rsidRDefault="00C71E0B" w:rsidP="00D91A57">
      <w:pPr>
        <w:ind w:firstLine="0"/>
        <w:rPr>
          <w:lang w:val="en-US"/>
        </w:rPr>
      </w:pPr>
      <w:r>
        <w:rPr>
          <w:lang w:val="en-US"/>
        </w:rPr>
        <w:t>Similarly,</w:t>
      </w:r>
      <w:r w:rsidR="00354C82">
        <w:rPr>
          <w:lang w:val="en-US"/>
        </w:rPr>
        <w:t xml:space="preserve"> interviewee 10 notes,</w:t>
      </w:r>
    </w:p>
    <w:p w14:paraId="2D4719B8" w14:textId="4BD1FDC0" w:rsidR="00C71E0B" w:rsidRDefault="00C71E0B" w:rsidP="00C71E0B">
      <w:pPr>
        <w:pStyle w:val="Quote"/>
      </w:pPr>
      <w:r>
        <w:t>I</w:t>
      </w:r>
      <w:r w:rsidR="00354C82" w:rsidRPr="00354C82">
        <w:t>n many marketing teams it's very clear what the output is, while the way people get to that output is poorly refined … the marketing manager has no idea how people get to the output. So how on earth can you then decide what to automate?"</w:t>
      </w:r>
    </w:p>
    <w:p w14:paraId="27A93096" w14:textId="62032248" w:rsidR="00EB5DFF" w:rsidRDefault="00EB5DFF" w:rsidP="00C71E0B">
      <w:r w:rsidRPr="6E19D5D5">
        <w:t xml:space="preserve">Interviewee 1 </w:t>
      </w:r>
      <w:r w:rsidR="00C1228F">
        <w:t>noted why marketers might struggle to analyze these processes, noting they might</w:t>
      </w:r>
      <w:r w:rsidR="005457D9">
        <w:t xml:space="preserve"> find</w:t>
      </w:r>
      <w:r w:rsidRPr="6E19D5D5">
        <w:t xml:space="preserve"> “perceived value in sitting on complicated processes” and “find comfort in bespoke engagements” with technology. She adds:</w:t>
      </w:r>
    </w:p>
    <w:p w14:paraId="20B9A158" w14:textId="77777777" w:rsidR="00EB5DFF" w:rsidRDefault="00EB5DFF" w:rsidP="003A34E9">
      <w:pPr>
        <w:pStyle w:val="Quote"/>
      </w:pPr>
      <w:r w:rsidRPr="205B8843">
        <w:t>I think there is a component that is science, which could be automated, and there’s a component that is art, which is the creative and whatever. But you need to decouple the art from the science and use technology for what it’s worth.</w:t>
      </w:r>
    </w:p>
    <w:p w14:paraId="0C6F5EF3" w14:textId="77777777" w:rsidR="00EB5DFF" w:rsidRDefault="00EB5DFF" w:rsidP="00131EB1">
      <w:pPr>
        <w:ind w:firstLine="0"/>
      </w:pPr>
      <w:r>
        <w:t xml:space="preserve">Interviewee 1 added to this that this type of deep process knowledge (a feel for system logic) is precisely what is hardest to augment with AI, because it requires a level of structured thinking that many teams have not yet developed. </w:t>
      </w:r>
    </w:p>
    <w:p w14:paraId="43F577A4" w14:textId="408CE6C7" w:rsidR="00BE558D" w:rsidRDefault="00621B6D" w:rsidP="00BE558D">
      <w:pPr>
        <w:rPr>
          <w:i/>
          <w:iCs/>
        </w:rPr>
      </w:pPr>
      <w:bookmarkStart w:id="174" w:name="OLE_LINK9"/>
      <w:bookmarkEnd w:id="173"/>
      <w:r>
        <w:t xml:space="preserve">When technical talent is lacking, the most </w:t>
      </w:r>
      <w:r w:rsidR="00BE558D" w:rsidRPr="00BE558D">
        <w:t>common response is to source it externally. Interviewee 6 was blunt about the alternative</w:t>
      </w:r>
      <w:r w:rsidR="007E7C4F">
        <w:t>,</w:t>
      </w:r>
      <w:r w:rsidR="00BE558D" w:rsidRPr="00BE558D">
        <w:t xml:space="preserve"> “using experts externally, because if we would’ve waited for people internally … it would’ve been a major blocker,” the internal route meaning “I’m going to wait two years before I get space on the backlog.” Interviewee 13 described the same move</w:t>
      </w:r>
      <w:r w:rsidR="007E7C4F">
        <w:t>, in which</w:t>
      </w:r>
      <w:r w:rsidR="00BE558D" w:rsidRPr="00BE558D">
        <w:t xml:space="preserve"> internal teams were overwhelmed: “we are now really building a big clean room with another company because the internal IT team is completely overwhelmed.” Yet the interviewees were clear that the bypass carries a cost. Interviewee 13 warned that while “agencies give you a kickstart,” the real danger is that “too many companies make themselves dependent on external workforce,” leaving “no one internally who understands how this is working”; the knowledge ends up held by freelancers rather than the organization. Routing around the bottleneck buys speed now at the risk of dependence and stalled capability later.</w:t>
      </w:r>
    </w:p>
    <w:p w14:paraId="65092A91" w14:textId="2ECFCB24" w:rsidR="00EB5DFF" w:rsidRDefault="00EB5DFF" w:rsidP="00BE558D">
      <w:pPr>
        <w:pStyle w:val="Heading3"/>
      </w:pPr>
      <w:r>
        <w:t>4.2.</w:t>
      </w:r>
      <w:r w:rsidR="00A36DE9">
        <w:t>3</w:t>
      </w:r>
      <w:r>
        <w:tab/>
      </w:r>
      <w:commentRangeStart w:id="175"/>
      <w:r w:rsidR="00202342">
        <w:t xml:space="preserve">Dealing with </w:t>
      </w:r>
      <w:bookmarkEnd w:id="174"/>
      <w:commentRangeEnd w:id="175"/>
      <w:r w:rsidR="00BE558D">
        <w:rPr>
          <w:rStyle w:val="CommentReference"/>
          <w:sz w:val="22"/>
          <w:szCs w:val="22"/>
        </w:rPr>
        <w:commentReference w:id="175"/>
      </w:r>
      <w:r w:rsidR="00646B56">
        <w:t>compli</w:t>
      </w:r>
      <w:r w:rsidR="00144787">
        <w:t>ance</w:t>
      </w:r>
    </w:p>
    <w:p w14:paraId="2BB2E9C6" w14:textId="1E9A04D3" w:rsidR="00EB5DFF" w:rsidRPr="00842EEA" w:rsidRDefault="00CD5B5E" w:rsidP="00EB5DFF">
      <w:r>
        <w:rPr>
          <w:lang w:val="en-US"/>
        </w:rPr>
        <w:t xml:space="preserve">A </w:t>
      </w:r>
      <w:r w:rsidR="000B01CB">
        <w:rPr>
          <w:lang w:val="en-US"/>
        </w:rPr>
        <w:t xml:space="preserve">final steering behavior </w:t>
      </w:r>
      <w:r w:rsidR="00514D2B">
        <w:rPr>
          <w:lang w:val="en-US"/>
        </w:rPr>
        <w:t>managers engage in is dealing with</w:t>
      </w:r>
      <w:r>
        <w:rPr>
          <w:lang w:val="en-US"/>
        </w:rPr>
        <w:t xml:space="preserve"> compliance. This </w:t>
      </w:r>
      <w:r w:rsidR="0080323D">
        <w:rPr>
          <w:lang w:val="en-US"/>
        </w:rPr>
        <w:t xml:space="preserve">concerns accepting or circumventing the internal compliance policies typically </w:t>
      </w:r>
      <w:r w:rsidR="00055866">
        <w:rPr>
          <w:lang w:val="en-US"/>
        </w:rPr>
        <w:t>set by the legal and IT departments.</w:t>
      </w:r>
      <w:commentRangeStart w:id="176"/>
      <w:commentRangeStart w:id="177"/>
      <w:r w:rsidR="00EB5DFF" w:rsidRPr="6E19D5D5">
        <w:rPr>
          <w:lang w:val="en-US"/>
        </w:rPr>
        <w:t xml:space="preserve"> </w:t>
      </w:r>
      <w:commentRangeStart w:id="178"/>
      <w:r w:rsidR="00E348D4">
        <w:rPr>
          <w:lang w:val="en-US"/>
        </w:rPr>
        <w:t xml:space="preserve">Marketing managers seem to accept the </w:t>
      </w:r>
      <w:r w:rsidR="00144787">
        <w:t xml:space="preserve">compliance </w:t>
      </w:r>
      <w:r w:rsidR="00E348D4">
        <w:rPr>
          <w:lang w:val="en-US"/>
        </w:rPr>
        <w:t xml:space="preserve">frameworks as they are; no attempts to alter or negotiate </w:t>
      </w:r>
      <w:r w:rsidR="00144787">
        <w:t xml:space="preserve">compliance </w:t>
      </w:r>
      <w:r w:rsidR="00E348D4">
        <w:rPr>
          <w:lang w:val="en-US"/>
        </w:rPr>
        <w:t>policies were observed.</w:t>
      </w:r>
      <w:r w:rsidR="00AA7F07">
        <w:rPr>
          <w:lang w:val="en-US"/>
        </w:rPr>
        <w:t xml:space="preserve"> However, they do note it as a significant barrier that they have to deal with.</w:t>
      </w:r>
      <w:r w:rsidR="00E348D4">
        <w:rPr>
          <w:lang w:val="en-US"/>
        </w:rPr>
        <w:t xml:space="preserve"> </w:t>
      </w:r>
      <w:commentRangeEnd w:id="178"/>
      <w:r w:rsidR="00E348D4" w:rsidRPr="6E19D5D5">
        <w:rPr>
          <w:rStyle w:val="CommentReference"/>
          <w:sz w:val="22"/>
          <w:szCs w:val="22"/>
          <w:lang w:val="en-US"/>
        </w:rPr>
        <w:commentReference w:id="178"/>
      </w:r>
      <w:r w:rsidR="00EB5DFF" w:rsidRPr="6E19D5D5">
        <w:rPr>
          <w:lang w:val="en-US"/>
        </w:rPr>
        <w:t>Interviewee 13 observed a pattern in large enterprises:</w:t>
      </w:r>
      <w:commentRangeEnd w:id="176"/>
      <w:r w:rsidR="00752FCC" w:rsidRPr="00842EEA">
        <w:rPr>
          <w:rStyle w:val="CommentReference"/>
          <w:sz w:val="22"/>
          <w:szCs w:val="22"/>
        </w:rPr>
        <w:commentReference w:id="176"/>
      </w:r>
      <w:commentRangeEnd w:id="177"/>
      <w:r w:rsidRPr="00842EEA">
        <w:rPr>
          <w:rStyle w:val="CommentReference"/>
          <w:sz w:val="22"/>
          <w:szCs w:val="22"/>
        </w:rPr>
        <w:commentReference w:id="177"/>
      </w:r>
    </w:p>
    <w:p w14:paraId="09BF1664" w14:textId="4EDC0E10" w:rsidR="00EB5DFF" w:rsidRDefault="00EB5DFF" w:rsidP="003A34E9">
      <w:pPr>
        <w:pStyle w:val="Quote"/>
      </w:pPr>
      <w:r w:rsidRPr="205B8843">
        <w:t>They</w:t>
      </w:r>
      <w:r w:rsidR="002A2F65">
        <w:t xml:space="preserve"> [</w:t>
      </w:r>
      <w:r w:rsidR="006A0B9D">
        <w:t xml:space="preserve">employees in </w:t>
      </w:r>
      <w:r w:rsidR="00C93DA6">
        <w:t>enterprises</w:t>
      </w:r>
      <w:r w:rsidR="002A2F65">
        <w:t>]</w:t>
      </w:r>
      <w:r w:rsidRPr="205B8843">
        <w:t xml:space="preserve"> are not allowed to use agentic AI a lot … there’s this weird distinction people make. It’s totally fine to buy any kind of tool you don’t know anything about and put</w:t>
      </w:r>
      <w:r w:rsidR="0025284F">
        <w:t xml:space="preserve"> it</w:t>
      </w:r>
      <w:r w:rsidRPr="205B8843">
        <w:t xml:space="preserve"> [data] into the system. But agentic AI? That’s completely out of the question.</w:t>
      </w:r>
    </w:p>
    <w:p w14:paraId="33C4C114" w14:textId="6C3C31F1" w:rsidR="005D1891" w:rsidRDefault="00EB5DFF" w:rsidP="005D1891">
      <w:r w:rsidRPr="6E19D5D5">
        <w:rPr>
          <w:lang w:val="en-US"/>
        </w:rPr>
        <w:t xml:space="preserve">This can also </w:t>
      </w:r>
      <w:r w:rsidR="00C31B56">
        <w:rPr>
          <w:lang w:val="en-US"/>
        </w:rPr>
        <w:t xml:space="preserve">indirectly affect AI adoption by limiting the </w:t>
      </w:r>
      <w:r w:rsidRPr="6E19D5D5">
        <w:rPr>
          <w:lang w:val="en-US"/>
        </w:rPr>
        <w:t>collection or exploitation of vital resources</w:t>
      </w:r>
      <w:r w:rsidR="005A0E1C">
        <w:rPr>
          <w:lang w:val="en-US"/>
        </w:rPr>
        <w:t>, such as</w:t>
      </w:r>
      <w:r w:rsidRPr="6E19D5D5">
        <w:rPr>
          <w:lang w:val="en-US"/>
        </w:rPr>
        <w:t xml:space="preserve"> data. Interviewee 13 describes “Companies are already afraid to use certain tools because ‘how does it look on the GDPR side?’, ‘are we allowed to track data from our customers?’”. Interviewee 10 notes the impact of restrictive </w:t>
      </w:r>
      <w:r w:rsidR="00F039CE">
        <w:rPr>
          <w:lang w:val="en-US"/>
        </w:rPr>
        <w:t>compliance policies</w:t>
      </w:r>
      <w:r w:rsidRPr="6E19D5D5">
        <w:rPr>
          <w:lang w:val="en-US"/>
        </w:rPr>
        <w:t xml:space="preserve"> on the culture: “First everyone does bring-your-own-AI; then someone says ‘this is maybe not such a good idea’ and suddenly everything is banned. Then the most enthusiastic people either disengage or leave”.</w:t>
      </w:r>
      <w:r w:rsidR="005D1891">
        <w:t xml:space="preserve"> </w:t>
      </w:r>
      <w:r>
        <w:t>Interviewee 6 noted that</w:t>
      </w:r>
      <w:r w:rsidR="008530DF">
        <w:t xml:space="preserve"> restrictive</w:t>
      </w:r>
      <w:r>
        <w:t xml:space="preserve"> </w:t>
      </w:r>
      <w:r w:rsidR="00F039CE">
        <w:t>compliance</w:t>
      </w:r>
      <w:r>
        <w:t xml:space="preserve"> </w:t>
      </w:r>
      <w:r w:rsidR="00F039CE">
        <w:t xml:space="preserve">policies </w:t>
      </w:r>
      <w:r>
        <w:t>can prevent organizations from learning: “If we would’ve been stopped at the beginning, ‘You cannot use this system because you’re already on this system’, I think that is something that’s really holding people back.”</w:t>
      </w:r>
      <w:r w:rsidR="00533008">
        <w:t xml:space="preserve"> </w:t>
      </w:r>
    </w:p>
    <w:p w14:paraId="27D6BF2B" w14:textId="6DCD4C1B" w:rsidR="00EB5DFF" w:rsidRPr="00516EED" w:rsidRDefault="00533008" w:rsidP="00533008">
      <w:r>
        <w:t xml:space="preserve">Marketing teams sometimes </w:t>
      </w:r>
      <w:r w:rsidR="00067816">
        <w:rPr>
          <w:lang w:val="en-US"/>
        </w:rPr>
        <w:t xml:space="preserve">work around the </w:t>
      </w:r>
      <w:r w:rsidR="00F039CE">
        <w:rPr>
          <w:lang w:val="en-US"/>
        </w:rPr>
        <w:t>compliance</w:t>
      </w:r>
      <w:r w:rsidR="00EB5A49">
        <w:rPr>
          <w:lang w:val="en-US"/>
        </w:rPr>
        <w:t xml:space="preserve"> </w:t>
      </w:r>
      <w:r w:rsidR="00067816">
        <w:rPr>
          <w:lang w:val="en-US"/>
        </w:rPr>
        <w:t xml:space="preserve">policies, or ignore them altogether. </w:t>
      </w:r>
      <w:r w:rsidR="003F7FF0">
        <w:rPr>
          <w:lang w:val="en-US"/>
        </w:rPr>
        <w:t>Interviewee 15 noted</w:t>
      </w:r>
      <w:r w:rsidR="00497FD2">
        <w:rPr>
          <w:lang w:val="en-US"/>
        </w:rPr>
        <w:t>,</w:t>
      </w:r>
      <w:r w:rsidR="007B365B">
        <w:rPr>
          <w:lang w:val="en-US"/>
        </w:rPr>
        <w:t xml:space="preserve"> </w:t>
      </w:r>
      <w:r w:rsidR="00084BE1">
        <w:rPr>
          <w:lang w:val="en-US"/>
        </w:rPr>
        <w:t>“</w:t>
      </w:r>
      <w:r w:rsidR="008561C9">
        <w:rPr>
          <w:lang w:val="en-US"/>
        </w:rPr>
        <w:t>If your company says it’s not allowed, well then I would still do it privately</w:t>
      </w:r>
      <w:r w:rsidR="00D72D4A">
        <w:rPr>
          <w:lang w:val="en-US"/>
        </w:rPr>
        <w:t xml:space="preserve"> … </w:t>
      </w:r>
      <w:r w:rsidR="008A1600">
        <w:rPr>
          <w:lang w:val="en-US"/>
        </w:rPr>
        <w:t>not with your company’s data or insights</w:t>
      </w:r>
      <w:r w:rsidR="00EA733B" w:rsidRPr="00EA733B">
        <w:rPr>
          <w:i/>
          <w:iCs/>
        </w:rPr>
        <w:t>,</w:t>
      </w:r>
      <w:r w:rsidR="00EA733B" w:rsidRPr="00EA733B">
        <w:t xml:space="preserve"> but think up your own things and go experiment with it</w:t>
      </w:r>
      <w:r w:rsidR="005C0225">
        <w:rPr>
          <w:lang w:val="en-US"/>
        </w:rPr>
        <w:t xml:space="preserve">” </w:t>
      </w:r>
      <w:r w:rsidR="00EB5DFF" w:rsidRPr="6E19D5D5">
        <w:rPr>
          <w:lang w:val="en-US"/>
        </w:rPr>
        <w:t xml:space="preserve">Interviewee </w:t>
      </w:r>
      <w:r w:rsidR="005C0225">
        <w:rPr>
          <w:lang w:val="en-US"/>
        </w:rPr>
        <w:t xml:space="preserve">13 noted how </w:t>
      </w:r>
      <w:r w:rsidR="00A832EC">
        <w:rPr>
          <w:lang w:val="en-US"/>
        </w:rPr>
        <w:t>shadow IT</w:t>
      </w:r>
      <w:r w:rsidR="005D47B1">
        <w:rPr>
          <w:lang w:val="en-US"/>
        </w:rPr>
        <w:t>, i.e.</w:t>
      </w:r>
      <w:r w:rsidR="00C83642">
        <w:rPr>
          <w:lang w:val="en-US"/>
        </w:rPr>
        <w:t>,</w:t>
      </w:r>
      <w:r w:rsidR="005D47B1">
        <w:rPr>
          <w:lang w:val="en-US"/>
        </w:rPr>
        <w:t xml:space="preserve"> </w:t>
      </w:r>
      <w:r w:rsidR="00437F13">
        <w:rPr>
          <w:lang w:val="en-US"/>
        </w:rPr>
        <w:t xml:space="preserve">software that is </w:t>
      </w:r>
      <w:r w:rsidR="005F1AC5">
        <w:rPr>
          <w:lang w:val="en-US"/>
        </w:rPr>
        <w:t xml:space="preserve">used without </w:t>
      </w:r>
      <w:r w:rsidR="00C83642">
        <w:rPr>
          <w:lang w:val="en-US"/>
        </w:rPr>
        <w:t>IT’s approval</w:t>
      </w:r>
      <w:r w:rsidR="00652EDC">
        <w:rPr>
          <w:lang w:val="en-US"/>
        </w:rPr>
        <w:t xml:space="preserve">, </w:t>
      </w:r>
      <w:r w:rsidR="00036F38">
        <w:rPr>
          <w:lang w:val="en-US"/>
        </w:rPr>
        <w:t xml:space="preserve">is used </w:t>
      </w:r>
      <w:r w:rsidR="00823C51">
        <w:rPr>
          <w:lang w:val="en-US"/>
        </w:rPr>
        <w:t xml:space="preserve">to </w:t>
      </w:r>
      <w:r w:rsidR="00DE6FDD">
        <w:rPr>
          <w:lang w:val="en-US"/>
        </w:rPr>
        <w:t>start using</w:t>
      </w:r>
      <w:r w:rsidR="0001674C">
        <w:rPr>
          <w:lang w:val="en-US"/>
        </w:rPr>
        <w:t xml:space="preserve"> agentic AI</w:t>
      </w:r>
      <w:r w:rsidR="00EB5DFF" w:rsidRPr="6E19D5D5">
        <w:rPr>
          <w:lang w:val="en-US"/>
        </w:rPr>
        <w:t xml:space="preserve"> “</w:t>
      </w:r>
      <w:r w:rsidR="00497FD2">
        <w:rPr>
          <w:lang w:val="en-US"/>
        </w:rPr>
        <w:t>Shadow</w:t>
      </w:r>
      <w:r w:rsidR="00EB5DFF" w:rsidRPr="6E19D5D5">
        <w:rPr>
          <w:lang w:val="en-US"/>
        </w:rPr>
        <w:t xml:space="preserve"> IT can be a very good lighthouse project to make people understand what is possible.</w:t>
      </w:r>
      <w:r w:rsidR="005A5919">
        <w:rPr>
          <w:lang w:val="en-US"/>
        </w:rPr>
        <w:t>”</w:t>
      </w:r>
    </w:p>
    <w:p w14:paraId="74709B20" w14:textId="77777777" w:rsidR="00EB5DFF" w:rsidRDefault="00EB5DFF" w:rsidP="00EB5DFF">
      <w:pPr>
        <w:pStyle w:val="Heading2"/>
        <w:rPr>
          <w:color w:val="auto"/>
        </w:rPr>
      </w:pPr>
      <w:bookmarkStart w:id="179" w:name="_Toc231935246"/>
      <w:r>
        <w:rPr>
          <w:color w:val="auto"/>
        </w:rPr>
        <w:t>4.3</w:t>
      </w:r>
      <w:r>
        <w:rPr>
          <w:color w:val="auto"/>
        </w:rPr>
        <w:tab/>
        <w:t>Applying agentic AI</w:t>
      </w:r>
      <w:bookmarkEnd w:id="179"/>
    </w:p>
    <w:p w14:paraId="79DDC5BA" w14:textId="4F2B2B35" w:rsidR="003E1EC3" w:rsidRDefault="004C5620" w:rsidP="003E1EC3">
      <w:pPr>
        <w:rPr>
          <w:lang w:val="en-US"/>
        </w:rPr>
      </w:pPr>
      <w:r>
        <w:rPr>
          <w:lang w:val="en-US"/>
        </w:rPr>
        <w:t xml:space="preserve">Applying agentic AI refers to using or implementing agentic AI systems within the organization. </w:t>
      </w:r>
      <w:r w:rsidR="008B6839">
        <w:rPr>
          <w:lang w:val="en-US"/>
        </w:rPr>
        <w:t xml:space="preserve">We </w:t>
      </w:r>
      <w:r w:rsidR="005366FF">
        <w:rPr>
          <w:lang w:val="en-US"/>
        </w:rPr>
        <w:t>analyze</w:t>
      </w:r>
      <w:r w:rsidR="008B6839">
        <w:rPr>
          <w:lang w:val="en-US"/>
        </w:rPr>
        <w:t xml:space="preserve"> key </w:t>
      </w:r>
      <w:r w:rsidR="005366FF">
        <w:rPr>
          <w:lang w:val="en-US"/>
        </w:rPr>
        <w:t xml:space="preserve">use cases </w:t>
      </w:r>
      <w:r w:rsidR="00621F12">
        <w:rPr>
          <w:lang w:val="en-US"/>
        </w:rPr>
        <w:t xml:space="preserve">used </w:t>
      </w:r>
      <w:r w:rsidR="005366FF">
        <w:rPr>
          <w:lang w:val="en-US"/>
        </w:rPr>
        <w:t>within the marketing department</w:t>
      </w:r>
      <w:r w:rsidR="0007426F">
        <w:rPr>
          <w:lang w:val="en-US"/>
        </w:rPr>
        <w:t>, including generating insights, creating and validating content and campaigns, utilizing generic agents for personal work, and e</w:t>
      </w:r>
      <w:r w:rsidR="0007426F" w:rsidRPr="0007426F">
        <w:rPr>
          <w:lang w:val="en-US"/>
        </w:rPr>
        <w:t>mploying customer-facing agents</w:t>
      </w:r>
      <w:r w:rsidR="00E3066C">
        <w:rPr>
          <w:lang w:val="en-US"/>
        </w:rPr>
        <w:t>.</w:t>
      </w:r>
    </w:p>
    <w:p w14:paraId="13D88A45" w14:textId="4F3BAA21" w:rsidR="003E1EC3" w:rsidRDefault="003E1EC3" w:rsidP="00BD17E2">
      <w:pPr>
        <w:pStyle w:val="Heading3"/>
        <w:rPr>
          <w:lang w:val="en-US"/>
        </w:rPr>
      </w:pPr>
      <w:r>
        <w:rPr>
          <w:lang w:val="en-US"/>
        </w:rPr>
        <w:t>4.3.1</w:t>
      </w:r>
      <w:r w:rsidR="00BA1B5C">
        <w:rPr>
          <w:lang w:val="en-US"/>
        </w:rPr>
        <w:tab/>
      </w:r>
      <w:r w:rsidRPr="00BD17E2">
        <w:t>Generating</w:t>
      </w:r>
      <w:r>
        <w:rPr>
          <w:lang w:val="en-US"/>
        </w:rPr>
        <w:t xml:space="preserve"> insights</w:t>
      </w:r>
    </w:p>
    <w:p w14:paraId="2838A100" w14:textId="1EC03B2E" w:rsidR="00EB5DFF" w:rsidRDefault="00EB5DFF" w:rsidP="00EB5DFF">
      <w:r w:rsidRPr="6E19D5D5">
        <w:rPr>
          <w:lang w:val="en-US"/>
        </w:rPr>
        <w:t xml:space="preserve">Marketers can use agentic AI to </w:t>
      </w:r>
      <w:r w:rsidRPr="00E937C7">
        <w:rPr>
          <w:i/>
          <w:iCs/>
          <w:lang w:val="en-US"/>
        </w:rPr>
        <w:t>gather insights</w:t>
      </w:r>
      <w:r w:rsidR="00E937C7">
        <w:rPr>
          <w:lang w:val="en-US"/>
        </w:rPr>
        <w:t>,</w:t>
      </w:r>
      <w:r w:rsidRPr="6E19D5D5">
        <w:rPr>
          <w:lang w:val="en-US"/>
        </w:rPr>
        <w:t xml:space="preserve"> </w:t>
      </w:r>
      <w:r w:rsidR="00E937C7">
        <w:rPr>
          <w:lang w:val="en-US"/>
        </w:rPr>
        <w:t xml:space="preserve">which we define as performing analytics on any form of information, including </w:t>
      </w:r>
      <w:r w:rsidR="00472168">
        <w:rPr>
          <w:lang w:val="en-US"/>
        </w:rPr>
        <w:t>both structured and unstructured data and</w:t>
      </w:r>
      <w:r w:rsidR="00D459A4">
        <w:rPr>
          <w:lang w:val="en-US"/>
        </w:rPr>
        <w:t xml:space="preserve"> internal and public </w:t>
      </w:r>
      <w:r w:rsidRPr="6E19D5D5">
        <w:rPr>
          <w:lang w:val="en-US"/>
        </w:rPr>
        <w:t>sources. Interviewee 3 noted, “Analytics is the place where we use [agentic AI] the most.” Interviewee 15 added regarding this use case, “It does start with those insights, of course. And those insights you can then use to elevate your marketing automation to another level</w:t>
      </w:r>
      <w:r w:rsidR="00D459A4">
        <w:rPr>
          <w:lang w:val="en-US"/>
        </w:rPr>
        <w:t>.</w:t>
      </w:r>
      <w:r w:rsidRPr="6E19D5D5">
        <w:rPr>
          <w:lang w:val="en-US"/>
        </w:rPr>
        <w:t>”</w:t>
      </w:r>
      <w:r w:rsidR="00855AD4">
        <w:rPr>
          <w:lang w:val="en-US"/>
        </w:rPr>
        <w:t xml:space="preserve"> </w:t>
      </w:r>
      <w:r>
        <w:t xml:space="preserve">Others emphasized the capability to ingest unstructured data; interviewee 11 discussed doing “analytics at scale”; he noted that it used to be the case that “a consultant has to plow through a lot of [data regarding] competitors and a lot of content, and now an AI can do most of that work”. </w:t>
      </w:r>
    </w:p>
    <w:p w14:paraId="397FC19B" w14:textId="1FA42D3D" w:rsidR="003D6FAD" w:rsidRDefault="00EB5DFF" w:rsidP="003F6144">
      <w:r w:rsidRPr="5F622639">
        <w:rPr>
          <w:lang w:val="en-US"/>
        </w:rPr>
        <w:t xml:space="preserve">A wide variety of scenarios </w:t>
      </w:r>
      <w:r w:rsidR="00531476">
        <w:rPr>
          <w:lang w:val="en-US"/>
        </w:rPr>
        <w:t xml:space="preserve">in which marketers might leverage agents to generate insights were observed, including analyzing campaign performance, customer journeys, and </w:t>
      </w:r>
      <w:r w:rsidRPr="5F622639">
        <w:rPr>
          <w:lang w:val="en-US"/>
        </w:rPr>
        <w:t>market research.</w:t>
      </w:r>
      <w:r w:rsidR="00876FF6">
        <w:rPr>
          <w:lang w:val="en-US"/>
        </w:rPr>
        <w:t xml:space="preserve"> </w:t>
      </w:r>
      <w:r w:rsidR="00830090">
        <w:rPr>
          <w:lang w:val="en-US"/>
        </w:rPr>
        <w:t xml:space="preserve">Yet </w:t>
      </w:r>
      <w:r w:rsidR="00531476">
        <w:rPr>
          <w:lang w:val="en-US"/>
        </w:rPr>
        <w:t xml:space="preserve">users' experiences applying agentic AI to generate insights diverged depending on the available data and the </w:t>
      </w:r>
      <w:r w:rsidR="00252429">
        <w:rPr>
          <w:lang w:val="en-US"/>
        </w:rPr>
        <w:t xml:space="preserve">integration with </w:t>
      </w:r>
      <w:r w:rsidR="00531476">
        <w:rPr>
          <w:lang w:val="en-US"/>
        </w:rPr>
        <w:t>data sources</w:t>
      </w:r>
      <w:r w:rsidR="003D6FAD" w:rsidRPr="6E19D5D5">
        <w:rPr>
          <w:lang w:val="en-US"/>
        </w:rPr>
        <w:t>. Interviewee 4 reported highly beneficial results after connecting an agent to live data sources, turning reporting that once occupied a “giant analytics team” into a prompt answered, “within ten minutes.” Interviewee 3, pursuing the identical goal, met the opposite experience: her tool “can only digest so much data […] if I try to dump anything over 30 [megabytes], it […] doesn’t do it,”. This forces manual workarounds: she notes “I pull the data from [the warehouse] myself, dump it in, and then have it analyzed</w:t>
      </w:r>
      <w:r w:rsidR="00273A4F">
        <w:rPr>
          <w:lang w:val="en-US"/>
        </w:rPr>
        <w:t>,</w:t>
      </w:r>
      <w:r w:rsidR="003D6FAD" w:rsidRPr="6E19D5D5">
        <w:rPr>
          <w:lang w:val="en-US"/>
        </w:rPr>
        <w:t>” this was required because the organization’s data layer was, in her words, “not there yet.” The models were equivalent; the connectivity was not.</w:t>
      </w:r>
    </w:p>
    <w:p w14:paraId="786EEFAA" w14:textId="7B44D9B9" w:rsidR="00273A4F" w:rsidRDefault="003A7634" w:rsidP="003A7634">
      <w:pPr>
        <w:pStyle w:val="Heading3"/>
        <w:rPr>
          <w:lang w:val="en-US"/>
        </w:rPr>
      </w:pPr>
      <w:r>
        <w:rPr>
          <w:lang w:val="en-US"/>
        </w:rPr>
        <w:t>4.3.2</w:t>
      </w:r>
      <w:r>
        <w:rPr>
          <w:lang w:val="en-US"/>
        </w:rPr>
        <w:tab/>
      </w:r>
      <w:r w:rsidR="00EB5DFF" w:rsidRPr="5F622639">
        <w:rPr>
          <w:lang w:val="en-US"/>
        </w:rPr>
        <w:t xml:space="preserve">Creating and validating content and campaigns. </w:t>
      </w:r>
    </w:p>
    <w:p w14:paraId="061177DB" w14:textId="2050CC3F" w:rsidR="00EB5DFF" w:rsidRDefault="00EB5DFF" w:rsidP="00FC41B6">
      <w:r w:rsidRPr="5F622639">
        <w:rPr>
          <w:lang w:val="en-US"/>
        </w:rPr>
        <w:t xml:space="preserve">Marketing teams can also use AI agents to </w:t>
      </w:r>
      <w:r w:rsidR="00D12BD1">
        <w:rPr>
          <w:lang w:val="en-US"/>
        </w:rPr>
        <w:t xml:space="preserve">engage in </w:t>
      </w:r>
      <w:r w:rsidR="00D12BD1">
        <w:rPr>
          <w:i/>
          <w:iCs/>
          <w:lang w:val="en-US"/>
        </w:rPr>
        <w:t>c</w:t>
      </w:r>
      <w:r w:rsidR="00D12BD1" w:rsidRPr="00D12BD1">
        <w:rPr>
          <w:i/>
          <w:iCs/>
          <w:lang w:val="en-US"/>
        </w:rPr>
        <w:t>reating and validating content and campaign</w:t>
      </w:r>
      <w:r w:rsidR="00533EA3">
        <w:rPr>
          <w:i/>
          <w:iCs/>
          <w:lang w:val="en-US"/>
        </w:rPr>
        <w:t>s</w:t>
      </w:r>
      <w:r w:rsidR="00533EA3" w:rsidRPr="00533EA3">
        <w:rPr>
          <w:lang w:val="en-US"/>
        </w:rPr>
        <w:t xml:space="preserve">, this </w:t>
      </w:r>
      <w:r w:rsidR="00533EA3">
        <w:rPr>
          <w:lang w:val="en-US"/>
        </w:rPr>
        <w:t xml:space="preserve">refers to the entire process </w:t>
      </w:r>
      <w:r w:rsidR="00555D4B">
        <w:rPr>
          <w:lang w:val="en-US"/>
        </w:rPr>
        <w:t xml:space="preserve">from ideation to </w:t>
      </w:r>
      <w:r w:rsidR="00227A2F">
        <w:rPr>
          <w:lang w:val="en-US"/>
        </w:rPr>
        <w:t xml:space="preserve">publishing the full campaign, but also includes </w:t>
      </w:r>
      <w:r w:rsidR="008D5299">
        <w:rPr>
          <w:lang w:val="en-US"/>
        </w:rPr>
        <w:t>the technical elements of the campaigns like segmentation and targeting.</w:t>
      </w:r>
      <w:r w:rsidRPr="5F622639">
        <w:rPr>
          <w:lang w:val="en-US"/>
        </w:rPr>
        <w:t xml:space="preserve"> While non-agentic AI can be used to create content, the agentic capabilities </w:t>
      </w:r>
      <w:r w:rsidR="00065D66">
        <w:rPr>
          <w:lang w:val="en-US"/>
        </w:rPr>
        <w:t xml:space="preserve">play a vital role in validating content and </w:t>
      </w:r>
      <w:r w:rsidRPr="5F622639">
        <w:rPr>
          <w:lang w:val="en-US"/>
        </w:rPr>
        <w:t xml:space="preserve">orchestrating </w:t>
      </w:r>
      <w:r w:rsidR="00065D66">
        <w:rPr>
          <w:lang w:val="en-US"/>
        </w:rPr>
        <w:t xml:space="preserve">the surrounding </w:t>
      </w:r>
      <w:r w:rsidRPr="5F622639">
        <w:rPr>
          <w:lang w:val="en-US"/>
        </w:rPr>
        <w:t>process.</w:t>
      </w:r>
      <w:r w:rsidR="00FC41B6">
        <w:rPr>
          <w:lang w:val="en-US"/>
        </w:rPr>
        <w:t xml:space="preserve"> </w:t>
      </w:r>
      <w:r>
        <w:t xml:space="preserve">Interviewee 6 describes </w:t>
      </w:r>
      <w:r w:rsidR="00FC41B6">
        <w:t xml:space="preserve">that they build </w:t>
      </w:r>
      <w:r>
        <w:t xml:space="preserve"> </w:t>
      </w:r>
      <w:r w:rsidR="00FC41B6">
        <w:t xml:space="preserve">a </w:t>
      </w:r>
      <w:r>
        <w:t>“modular system”</w:t>
      </w:r>
      <w:r w:rsidR="00FC41B6">
        <w:t xml:space="preserve"> </w:t>
      </w:r>
      <w:r w:rsidR="00BA3A60">
        <w:t>for content creation, deployment and evaluation</w:t>
      </w:r>
      <w:r>
        <w:t>:</w:t>
      </w:r>
    </w:p>
    <w:p w14:paraId="672FCFEB" w14:textId="738DF9B5" w:rsidR="00EB5DFF" w:rsidRDefault="00EB5DFF" w:rsidP="003A34E9">
      <w:pPr>
        <w:pStyle w:val="Quote"/>
      </w:pPr>
      <w:r>
        <w:t xml:space="preserve">AI makes sure that the right elements </w:t>
      </w:r>
      <w:r w:rsidR="00BA3A60">
        <w:t xml:space="preserve">[copy assets] </w:t>
      </w:r>
      <w:r>
        <w:t>are matched together and are delivered, and then it’s checking which one is performing best in terms of full asset scope. And then it creates new one</w:t>
      </w:r>
      <w:r w:rsidR="00E02931">
        <w:t>s</w:t>
      </w:r>
      <w:r>
        <w:t xml:space="preserve"> […] and then delivers that again to an audience that it thinks it’s most relevant for.</w:t>
      </w:r>
    </w:p>
    <w:p w14:paraId="30484F87" w14:textId="77777777" w:rsidR="00EB5DFF" w:rsidRDefault="00EB5DFF" w:rsidP="00EB5DFF">
      <w:r w:rsidRPr="5F622639">
        <w:rPr>
          <w:lang w:val="en-US"/>
        </w:rPr>
        <w:t>Interviewee 9 describes a similar system that is focused on deploying campaigns across different cultures:</w:t>
      </w:r>
    </w:p>
    <w:p w14:paraId="611FA9C2" w14:textId="77777777" w:rsidR="00EB5DFF" w:rsidRDefault="00EB5DFF" w:rsidP="003A34E9">
      <w:pPr>
        <w:pStyle w:val="Quote"/>
      </w:pPr>
      <w:r>
        <w:t>We have something called [redacted], which is a custom journey tool, and it’s basically a large language model where you constantly build up cultural insights. […] So it can push through the end-to-end process with minimal human interaction. […] [redacted] takes those cultural insights and creates a brief. The brief then creates a content matrix.</w:t>
      </w:r>
    </w:p>
    <w:p w14:paraId="20CA8693" w14:textId="6A0DF25B" w:rsidR="00320990" w:rsidRPr="00320990" w:rsidRDefault="00320990" w:rsidP="00320990">
      <w:r>
        <w:t>Regarding content creation, i</w:t>
      </w:r>
      <w:commentRangeStart w:id="180"/>
      <w:r>
        <w:t xml:space="preserve">nterviewee 11 notes the ease with which you can scale output when using AI given the right circumstances “about a thousand web pages fully automated” for one client and judged it a success, “in that use case, it worked. Because it was very standardized.” Confronted with creative, brand-led work, the same operator using the same tools reached the opposite verdict: “once you have to have more creativity in the output and also if it needs to be on brand […] AI still falls very, very short.” </w:t>
      </w:r>
      <w:commentRangeEnd w:id="180"/>
      <w:r w:rsidRPr="00320990">
        <w:rPr>
          <w:rStyle w:val="CommentReference"/>
          <w:sz w:val="22"/>
          <w:szCs w:val="22"/>
        </w:rPr>
        <w:commentReference w:id="180"/>
      </w:r>
    </w:p>
    <w:p w14:paraId="2B03C877" w14:textId="097F89E2" w:rsidR="00E02931" w:rsidRDefault="00EB5DFF" w:rsidP="00E02931">
      <w:pPr>
        <w:rPr>
          <w:lang w:val="en-US"/>
        </w:rPr>
      </w:pPr>
      <w:r>
        <w:t>Interviewee 12 also noted the ability of agents to segment and target users</w:t>
      </w:r>
      <w:r w:rsidR="006E3599">
        <w:t>,</w:t>
      </w:r>
      <w:r>
        <w:t xml:space="preserve"> </w:t>
      </w:r>
      <w:r w:rsidR="006E3599">
        <w:t>“</w:t>
      </w:r>
      <w:r>
        <w:t>There’s a bunch of agents here for actually creating campaigns for marketers, doing audience segmentation for marketers, audience assembly, a lot of things.</w:t>
      </w:r>
      <w:r w:rsidR="006E3599">
        <w:t xml:space="preserve">” </w:t>
      </w:r>
      <w:r>
        <w:rPr>
          <w:lang w:val="en-US"/>
        </w:rPr>
        <w:t>He notes that this can be done with “a composable CDP on top of cloud data warehouses like Databricks and Snowflake.” Noting that this composable CDP has “a very agentic approach”.</w:t>
      </w:r>
    </w:p>
    <w:p w14:paraId="7F0BD62E" w14:textId="54404B6D" w:rsidR="00BD17E2" w:rsidRPr="00E02931" w:rsidRDefault="00BD17E2" w:rsidP="00BD17E2">
      <w:pPr>
        <w:pStyle w:val="Heading3"/>
        <w:rPr>
          <w:lang w:val="en-US"/>
        </w:rPr>
      </w:pPr>
      <w:r>
        <w:rPr>
          <w:lang w:val="en-US"/>
        </w:rPr>
        <w:t>4.3.3</w:t>
      </w:r>
      <w:r>
        <w:rPr>
          <w:lang w:val="en-US"/>
        </w:rPr>
        <w:tab/>
        <w:t>U</w:t>
      </w:r>
      <w:r w:rsidRPr="008D0877">
        <w:rPr>
          <w:lang w:val="en-US"/>
        </w:rPr>
        <w:t>tilizing generic agents for personal work</w:t>
      </w:r>
    </w:p>
    <w:p w14:paraId="69603A04" w14:textId="04AC59BD" w:rsidR="00EB5DFF" w:rsidRPr="00017B78" w:rsidRDefault="008D0877" w:rsidP="00C75BF5">
      <w:r w:rsidRPr="008D0877">
        <w:rPr>
          <w:lang w:val="en-US"/>
        </w:rPr>
        <w:t>Marketing teams might also be</w:t>
      </w:r>
      <w:r>
        <w:rPr>
          <w:b/>
          <w:bCs/>
          <w:lang w:val="en-US"/>
        </w:rPr>
        <w:t xml:space="preserve"> </w:t>
      </w:r>
      <w:r w:rsidRPr="008D0877">
        <w:rPr>
          <w:i/>
          <w:iCs/>
          <w:lang w:val="en-US"/>
        </w:rPr>
        <w:t>u</w:t>
      </w:r>
      <w:r w:rsidR="35241F21" w:rsidRPr="008D0877">
        <w:rPr>
          <w:i/>
          <w:iCs/>
          <w:lang w:val="en-US"/>
        </w:rPr>
        <w:t xml:space="preserve">tilizing </w:t>
      </w:r>
      <w:r w:rsidR="00BB4D5B" w:rsidRPr="008D0877">
        <w:rPr>
          <w:i/>
          <w:iCs/>
          <w:lang w:val="en-US"/>
        </w:rPr>
        <w:t>g</w:t>
      </w:r>
      <w:r w:rsidR="180B0401" w:rsidRPr="008D0877">
        <w:rPr>
          <w:i/>
          <w:iCs/>
          <w:lang w:val="en-US"/>
        </w:rPr>
        <w:t>eneric</w:t>
      </w:r>
      <w:r w:rsidR="00EB5DFF" w:rsidRPr="008D0877">
        <w:rPr>
          <w:i/>
          <w:iCs/>
          <w:lang w:val="en-US"/>
        </w:rPr>
        <w:t xml:space="preserve"> agents</w:t>
      </w:r>
      <w:r w:rsidR="11D5D4FA" w:rsidRPr="008D0877">
        <w:rPr>
          <w:i/>
          <w:iCs/>
          <w:lang w:val="en-US"/>
        </w:rPr>
        <w:t xml:space="preserve"> for personal work</w:t>
      </w:r>
      <w:r>
        <w:rPr>
          <w:b/>
          <w:bCs/>
          <w:lang w:val="en-US"/>
        </w:rPr>
        <w:t xml:space="preserve">, </w:t>
      </w:r>
      <w:r w:rsidRPr="008D0877">
        <w:rPr>
          <w:lang w:val="en-US"/>
        </w:rPr>
        <w:t>which</w:t>
      </w:r>
      <w:r>
        <w:rPr>
          <w:b/>
          <w:bCs/>
          <w:lang w:val="en-US"/>
        </w:rPr>
        <w:t xml:space="preserve"> </w:t>
      </w:r>
      <w:r w:rsidR="00EB5DFF" w:rsidRPr="205B8843">
        <w:rPr>
          <w:lang w:val="en-US"/>
        </w:rPr>
        <w:t xml:space="preserve"> </w:t>
      </w:r>
      <w:r>
        <w:rPr>
          <w:lang w:val="en-US"/>
        </w:rPr>
        <w:t>refers to the use of general-purpose agentic systems (</w:t>
      </w:r>
      <w:r w:rsidR="0038400F">
        <w:rPr>
          <w:lang w:val="en-US"/>
        </w:rPr>
        <w:t>e.g.</w:t>
      </w:r>
      <w:r>
        <w:rPr>
          <w:lang w:val="en-US"/>
        </w:rPr>
        <w:t xml:space="preserve"> Claude</w:t>
      </w:r>
      <w:r w:rsidR="0038400F">
        <w:rPr>
          <w:lang w:val="en-US"/>
        </w:rPr>
        <w:t xml:space="preserve"> or </w:t>
      </w:r>
      <w:r>
        <w:rPr>
          <w:lang w:val="en-US"/>
        </w:rPr>
        <w:t>ChatGPT)</w:t>
      </w:r>
      <w:r w:rsidR="00EB5DFF" w:rsidRPr="205B8843">
        <w:rPr>
          <w:lang w:val="en-US"/>
        </w:rPr>
        <w:t xml:space="preserve"> </w:t>
      </w:r>
      <w:r w:rsidR="008C42A9">
        <w:rPr>
          <w:lang w:val="en-US"/>
        </w:rPr>
        <w:t>to improve</w:t>
      </w:r>
      <w:r w:rsidR="00EB5DFF" w:rsidRPr="205B8843">
        <w:rPr>
          <w:lang w:val="en-US"/>
        </w:rPr>
        <w:t xml:space="preserve"> personal productivity or </w:t>
      </w:r>
      <w:r w:rsidR="008C42A9">
        <w:rPr>
          <w:lang w:val="en-US"/>
        </w:rPr>
        <w:t>automate</w:t>
      </w:r>
      <w:r w:rsidR="00EB5DFF" w:rsidRPr="205B8843">
        <w:rPr>
          <w:lang w:val="en-US"/>
        </w:rPr>
        <w:t xml:space="preserve"> manual processes. Interviewee 4 </w:t>
      </w:r>
      <w:r w:rsidR="00E42B79">
        <w:rPr>
          <w:lang w:val="en-US"/>
        </w:rPr>
        <w:t xml:space="preserve">notes </w:t>
      </w:r>
      <w:r w:rsidR="00EB5DFF" w:rsidRPr="205B8843">
        <w:rPr>
          <w:lang w:val="en-US"/>
        </w:rPr>
        <w:t>how he configured an off-the-shelf agent as “personal operating system”</w:t>
      </w:r>
      <w:r w:rsidR="00E42B79">
        <w:rPr>
          <w:lang w:val="en-US"/>
        </w:rPr>
        <w:t>,</w:t>
      </w:r>
      <w:r w:rsidR="00EB5DFF" w:rsidRPr="205B8843">
        <w:rPr>
          <w:lang w:val="en-US"/>
        </w:rPr>
        <w:t xml:space="preserve"> </w:t>
      </w:r>
    </w:p>
    <w:p w14:paraId="2B9EA896" w14:textId="5D74BD82" w:rsidR="00EB5DFF" w:rsidRDefault="00E42B79" w:rsidP="003A34E9">
      <w:pPr>
        <w:pStyle w:val="Quote"/>
      </w:pPr>
      <w:r>
        <w:t xml:space="preserve">[Claude] </w:t>
      </w:r>
      <w:r w:rsidR="00EB5DFF" w:rsidRPr="205B8843">
        <w:t xml:space="preserve">CoWork can help me build out my workflows and operationalize all the things that I do, to get more efficiency out of myself. […] I just migrated beginning of April to Cloud Code, with an Obsidian database, with all my files on GitHub, and Notion as a human interface. […] My productivity just went 10X.  </w:t>
      </w:r>
    </w:p>
    <w:p w14:paraId="00B64302" w14:textId="77777777" w:rsidR="00EB5DFF" w:rsidRDefault="00EB5DFF" w:rsidP="00EB5DFF">
      <w:r w:rsidRPr="6E19D5D5">
        <w:rPr>
          <w:lang w:val="en-US"/>
        </w:rPr>
        <w:t>Many use cases seem to be applicable to any type of knowledge work and might not be more or less relevant to the marketing domain. For instance, interviewee 13 describes using agents to prepare for meetings: “Claude goes into my transcription tool, gets all the different transcriptions of meetings for this one customer and starts writing down what I should talk about.”</w:t>
      </w:r>
    </w:p>
    <w:p w14:paraId="6B356643" w14:textId="77777777" w:rsidR="00EB5DFF" w:rsidRDefault="00EB5DFF" w:rsidP="6E19D5D5">
      <w:pPr>
        <w:rPr>
          <w:i/>
          <w:iCs/>
          <w:lang w:val="en-US"/>
        </w:rPr>
      </w:pPr>
      <w:r w:rsidRPr="6E19D5D5">
        <w:rPr>
          <w:lang w:val="en-US"/>
        </w:rPr>
        <w:t>A specific use of these generic agentic systems is process automation. Often participants do not hand the entire job to an agent; they segment a process and insert AI where they trust performance. Interviewee 10 set out the model plainly: </w:t>
      </w:r>
      <w:r w:rsidRPr="00B47F2E">
        <w:rPr>
          <w:lang w:val="en-US"/>
        </w:rPr>
        <w:t xml:space="preserve">“I see process steps inside workflows. If work is a stack of workflows, then most processes can be split into six or eight steps, and in some of those steps AI is </w:t>
      </w:r>
      <w:commentRangeStart w:id="181"/>
      <w:r w:rsidRPr="00B47F2E">
        <w:rPr>
          <w:lang w:val="en-US"/>
        </w:rPr>
        <w:t>used</w:t>
      </w:r>
      <w:commentRangeEnd w:id="181"/>
      <w:r w:rsidRPr="00B47F2E">
        <w:rPr>
          <w:rStyle w:val="CommentReference"/>
          <w:sz w:val="22"/>
          <w:szCs w:val="22"/>
          <w:lang w:val="en-US"/>
        </w:rPr>
        <w:commentReference w:id="181"/>
      </w:r>
      <w:r w:rsidRPr="00B47F2E">
        <w:rPr>
          <w:lang w:val="en-US"/>
        </w:rPr>
        <w:t>.”</w:t>
      </w:r>
    </w:p>
    <w:p w14:paraId="7AA0FD91" w14:textId="46D89E47" w:rsidR="00EB5DFF" w:rsidRPr="00B47F2E" w:rsidRDefault="00EB5DFF" w:rsidP="00EB5DFF">
      <w:r w:rsidRPr="5F622639">
        <w:rPr>
          <w:lang w:val="en-US"/>
        </w:rPr>
        <w:t xml:space="preserve"> Likewise, interviewee 13 notes how they automate processes using generic tools with agentic capabilities: “We used Make and n8n for, like, automating all the workflows. </w:t>
      </w:r>
      <w:r w:rsidR="00647F3D" w:rsidRPr="5F622639">
        <w:rPr>
          <w:lang w:val="en-US"/>
        </w:rPr>
        <w:t>…</w:t>
      </w:r>
      <w:r w:rsidRPr="5F622639">
        <w:rPr>
          <w:lang w:val="en-US"/>
        </w:rPr>
        <w:t xml:space="preserve"> You say, ‘I get this data from this tool. If this happens, do this.’ </w:t>
      </w:r>
      <w:r w:rsidR="00647F3D" w:rsidRPr="5F622639">
        <w:rPr>
          <w:lang w:val="en-US"/>
        </w:rPr>
        <w:t>…</w:t>
      </w:r>
      <w:r w:rsidRPr="5F622639">
        <w:rPr>
          <w:lang w:val="en-US"/>
        </w:rPr>
        <w:t xml:space="preserve"> And this substituted at least for two or three people.”</w:t>
      </w:r>
    </w:p>
    <w:p w14:paraId="2884D970" w14:textId="1AA09C58" w:rsidR="007F525D" w:rsidRDefault="007F525D" w:rsidP="007F525D">
      <w:pPr>
        <w:pStyle w:val="Heading3"/>
        <w:rPr>
          <w:lang w:val="en-US"/>
        </w:rPr>
      </w:pPr>
      <w:r>
        <w:rPr>
          <w:lang w:val="en-US"/>
        </w:rPr>
        <w:t>4.3.4</w:t>
      </w:r>
      <w:r>
        <w:rPr>
          <w:lang w:val="en-US"/>
        </w:rPr>
        <w:tab/>
      </w:r>
      <w:r w:rsidR="5930D4A5" w:rsidRPr="205B8843">
        <w:rPr>
          <w:lang w:val="en-US"/>
        </w:rPr>
        <w:t xml:space="preserve">Employing </w:t>
      </w:r>
      <w:r w:rsidR="468F31A3" w:rsidRPr="205B8843">
        <w:rPr>
          <w:lang w:val="en-US"/>
        </w:rPr>
        <w:t>c</w:t>
      </w:r>
      <w:r w:rsidR="180B0401" w:rsidRPr="205B8843">
        <w:rPr>
          <w:lang w:val="en-US"/>
        </w:rPr>
        <w:t>ustomer</w:t>
      </w:r>
      <w:r w:rsidR="00EB5DFF" w:rsidRPr="6E19D5D5">
        <w:rPr>
          <w:lang w:val="en-US"/>
        </w:rPr>
        <w:t xml:space="preserve">-facing agents. </w:t>
      </w:r>
    </w:p>
    <w:p w14:paraId="0D2C9858" w14:textId="37B2118E" w:rsidR="00EB5DFF" w:rsidRDefault="00EA3718" w:rsidP="00EB5DFF">
      <w:r>
        <w:rPr>
          <w:lang w:val="en-US"/>
        </w:rPr>
        <w:t xml:space="preserve">Marketing teams might also be </w:t>
      </w:r>
      <w:r w:rsidRPr="00EA3718">
        <w:rPr>
          <w:i/>
          <w:iCs/>
          <w:lang w:val="en-US"/>
        </w:rPr>
        <w:t>employing customer-facing agents</w:t>
      </w:r>
      <w:r w:rsidR="00EB5DFF" w:rsidRPr="6E19D5D5">
        <w:rPr>
          <w:lang w:val="en-US"/>
        </w:rPr>
        <w:t xml:space="preserve"> </w:t>
      </w:r>
      <w:r>
        <w:rPr>
          <w:lang w:val="en-US"/>
        </w:rPr>
        <w:t xml:space="preserve">with </w:t>
      </w:r>
      <w:r w:rsidR="00136D06">
        <w:rPr>
          <w:lang w:val="en-US"/>
        </w:rPr>
        <w:t xml:space="preserve">refers to letting consumers communicate directly with agents </w:t>
      </w:r>
      <w:r w:rsidR="00C46BB9">
        <w:rPr>
          <w:lang w:val="en-US"/>
        </w:rPr>
        <w:t xml:space="preserve">of the organization. </w:t>
      </w:r>
      <w:r w:rsidR="00EB5DFF" w:rsidRPr="6E19D5D5">
        <w:rPr>
          <w:lang w:val="en-US"/>
        </w:rPr>
        <w:t xml:space="preserve">Applications </w:t>
      </w:r>
      <w:r w:rsidR="00C46BB9">
        <w:rPr>
          <w:lang w:val="en-US"/>
        </w:rPr>
        <w:t xml:space="preserve">where this occurs </w:t>
      </w:r>
      <w:r w:rsidR="00EB5DFF" w:rsidRPr="6E19D5D5">
        <w:rPr>
          <w:lang w:val="en-US"/>
        </w:rPr>
        <w:t xml:space="preserve">include customer-service and sales-assistant agents that handle routine queries and recognize commercial moments (e.g. upsells, membership changes, and re-orders. </w:t>
      </w:r>
    </w:p>
    <w:p w14:paraId="778B3A92" w14:textId="77777777" w:rsidR="00B51D9A" w:rsidRDefault="00EB5DFF" w:rsidP="00B51D9A">
      <w:pPr>
        <w:rPr>
          <w:lang w:val="en-US"/>
        </w:rPr>
      </w:pPr>
      <w:r w:rsidRPr="6E19D5D5">
        <w:rPr>
          <w:lang w:val="en-US"/>
        </w:rPr>
        <w:t xml:space="preserve">Interviewee 12 noted that these agents have, over the past two years, crossed a quality threshold they previously never reached: “they’ve actually gotten really good because they’re leveraging the conversational capabilities of these LLMs.” </w:t>
      </w:r>
    </w:p>
    <w:p w14:paraId="4AC5ED3B" w14:textId="1D8A20C6" w:rsidR="00E52D08" w:rsidRDefault="00EB5DFF" w:rsidP="00B51D9A">
      <w:bookmarkStart w:id="182" w:name="OLE_LINK3"/>
      <w:r w:rsidRPr="6E19D5D5">
        <w:rPr>
          <w:lang w:val="en-US"/>
        </w:rPr>
        <w:t>Interviewee 6 described a chatbot program that combines customer-experience improvement with direct commercial outcomes</w:t>
      </w:r>
      <w:r w:rsidR="00D1063F">
        <w:rPr>
          <w:lang w:val="en-US"/>
        </w:rPr>
        <w:t>. She notes that this chatbot is built around the idea of “doing everything right for the customers… ultimately they [customers] will spend more with us,</w:t>
      </w:r>
      <w:r w:rsidR="00D1063F" w:rsidRPr="00D1063F">
        <w:t xml:space="preserve"> and we'll be more commercially successful</w:t>
      </w:r>
      <w:r w:rsidR="00D1063F">
        <w:t>”</w:t>
      </w:r>
      <w:r w:rsidR="00D1063F" w:rsidRPr="00D1063F">
        <w:t>.</w:t>
      </w:r>
      <w:r w:rsidR="00D1063F">
        <w:t xml:space="preserve">  T</w:t>
      </w:r>
      <w:r w:rsidRPr="6E19D5D5">
        <w:rPr>
          <w:lang w:val="en-US"/>
        </w:rPr>
        <w:t>he same agent that handles a membership question can identify an upgrade opportunity and execute it.</w:t>
      </w:r>
      <w:r w:rsidR="00B51D9A">
        <w:rPr>
          <w:lang w:val="en-US"/>
        </w:rPr>
        <w:t xml:space="preserve"> She notes that she was able to scale this project rapidly </w:t>
      </w:r>
      <w:r w:rsidR="00B51D9A" w:rsidRPr="6E19D5D5">
        <w:rPr>
          <w:lang w:val="en-US"/>
        </w:rPr>
        <w:t xml:space="preserve">because she could expand upon </w:t>
      </w:r>
      <w:r w:rsidR="00064F2C">
        <w:rPr>
          <w:lang w:val="en-US"/>
        </w:rPr>
        <w:t xml:space="preserve">an </w:t>
      </w:r>
      <w:r w:rsidR="00B51D9A" w:rsidRPr="6E19D5D5">
        <w:rPr>
          <w:lang w:val="en-US"/>
        </w:rPr>
        <w:t>existing pre-LLM chatbot and because she had “full trust from my board,” because “it was really because we had commercial success first</w:t>
      </w:r>
    </w:p>
    <w:bookmarkEnd w:id="182"/>
    <w:p w14:paraId="50FC7D71" w14:textId="050015E3" w:rsidR="00B8052F" w:rsidRDefault="00EB5DFF" w:rsidP="00B8052F">
      <w:r>
        <w:t>Interviewee 15 took a different approach; instead of offering the agent to a customer,</w:t>
      </w:r>
      <w:r w:rsidR="00E62FF8">
        <w:t xml:space="preserve"> she now offers support for her customers' agents. She notes that </w:t>
      </w:r>
      <w:r w:rsidR="00B8052F">
        <w:t xml:space="preserve">this approach is still in the exploratory phase, </w:t>
      </w:r>
      <w:r w:rsidR="00E62FF8" w:rsidRPr="6E19D5D5">
        <w:rPr>
          <w:lang w:val="en-US"/>
        </w:rPr>
        <w:t>“the value there now is actually the experimenting and staying ahead of that wave.”</w:t>
      </w:r>
      <w:r w:rsidR="00B8052F">
        <w:rPr>
          <w:lang w:val="en-US"/>
        </w:rPr>
        <w:t xml:space="preserve"> She describes the </w:t>
      </w:r>
      <w:r w:rsidR="00765D86">
        <w:rPr>
          <w:lang w:val="en-US"/>
        </w:rPr>
        <w:t>solution</w:t>
      </w:r>
      <w:r w:rsidR="00B8052F">
        <w:rPr>
          <w:lang w:val="en-US"/>
        </w:rPr>
        <w:t>,</w:t>
      </w:r>
    </w:p>
    <w:p w14:paraId="08E561AA" w14:textId="78BBA02B" w:rsidR="00EB5DFF" w:rsidRDefault="00EB5DFF" w:rsidP="00B8052F">
      <w:pPr>
        <w:pStyle w:val="Quote"/>
      </w:pPr>
      <w:r w:rsidRPr="205B8843">
        <w:t>We have built a connector for one of our web shops that you can connect to Claude, and tell Claude: Fetch all my orders from [redacted] or I want to reorder that order. And then via that connector it actually reorders that order.</w:t>
      </w:r>
    </w:p>
    <w:p w14:paraId="62E078C5" w14:textId="77777777" w:rsidR="00EB5DFF" w:rsidRDefault="00EB5DFF" w:rsidP="00EB5DFF">
      <w:r>
        <w:t>Interviewee 12 describes this conceptually: “I think this is actually the most disruptive to marketing; this is what I would call agents of customers.” He adds, “It’s going to be a huge disruption because it is almost like we have got a new intermediary between us as seller and the human buyer.”  He wonders, “How do we engage with this generation of agents of customers?”</w:t>
      </w:r>
    </w:p>
    <w:p w14:paraId="4148DD4D" w14:textId="6EDDD7CA" w:rsidR="00EB5DFF" w:rsidRDefault="00EB5DFF" w:rsidP="00CD4C4E">
      <w:pPr>
        <w:pStyle w:val="Heading2"/>
      </w:pPr>
      <w:bookmarkStart w:id="183" w:name="_Toc231935247"/>
      <w:r>
        <w:t>4.4</w:t>
      </w:r>
      <w:r>
        <w:tab/>
      </w:r>
      <w:r w:rsidR="00B14401">
        <w:t>Obtaining v</w:t>
      </w:r>
      <w:r>
        <w:t xml:space="preserve">alue </w:t>
      </w:r>
      <w:r w:rsidR="006A5551">
        <w:t>o</w:t>
      </w:r>
      <w:commentRangeStart w:id="184"/>
      <w:commentRangeStart w:id="185"/>
      <w:r>
        <w:t>utcomes</w:t>
      </w:r>
      <w:bookmarkEnd w:id="183"/>
      <w:commentRangeEnd w:id="184"/>
      <w:r w:rsidR="00CD4C4E">
        <w:rPr>
          <w:rStyle w:val="CommentReference"/>
          <w:sz w:val="22"/>
          <w:szCs w:val="22"/>
        </w:rPr>
        <w:commentReference w:id="184"/>
      </w:r>
      <w:commentRangeEnd w:id="185"/>
      <w:r>
        <w:rPr>
          <w:rStyle w:val="CommentReference"/>
          <w:sz w:val="22"/>
          <w:szCs w:val="22"/>
        </w:rPr>
        <w:commentReference w:id="185"/>
      </w:r>
    </w:p>
    <w:p w14:paraId="235EA938" w14:textId="77777777" w:rsidR="00EB5DFF" w:rsidRDefault="00EB5DFF" w:rsidP="00EB5DFF">
      <w:r>
        <w:t xml:space="preserve">Applying agentic AI creates outcomes for the organization. We analyze these from a value perspective. We group the value outcomes in three buckets. First, </w:t>
      </w:r>
      <w:r>
        <w:rPr>
          <w:i/>
          <w:iCs/>
        </w:rPr>
        <w:t>benefits</w:t>
      </w:r>
      <w:r>
        <w:t xml:space="preserve"> concern features of the outcome that are beneficial to the team, organization, or customer; second, we define </w:t>
      </w:r>
      <w:r>
        <w:rPr>
          <w:i/>
          <w:iCs/>
        </w:rPr>
        <w:t xml:space="preserve">sacrifices </w:t>
      </w:r>
      <w:r>
        <w:t xml:space="preserve">as aspects of an outcome that are negative to the organization and are highly likely to materialize; lastly, we define </w:t>
      </w:r>
      <w:r>
        <w:rPr>
          <w:i/>
          <w:iCs/>
        </w:rPr>
        <w:t>risks</w:t>
      </w:r>
      <w:r>
        <w:t xml:space="preserve"> as the potential aspects of an outcome that would be negative to the organization but where the likelihood of the outcome is unlikely or highly unknown. </w:t>
      </w:r>
    </w:p>
    <w:p w14:paraId="018E7F72" w14:textId="77777777" w:rsidR="00EB5DFF" w:rsidRPr="00F9706B" w:rsidRDefault="00EB5DFF" w:rsidP="00EB5DFF">
      <w:pPr>
        <w:pStyle w:val="Heading3"/>
      </w:pPr>
      <w:r>
        <w:t>4.4.1</w:t>
      </w:r>
      <w:r>
        <w:tab/>
      </w:r>
      <w:commentRangeStart w:id="186"/>
      <w:commentRangeStart w:id="187"/>
      <w:r>
        <w:t>Benefits</w:t>
      </w:r>
      <w:commentRangeEnd w:id="186"/>
      <w:r w:rsidRPr="00F9706B">
        <w:rPr>
          <w:rStyle w:val="CommentReference"/>
          <w:sz w:val="22"/>
          <w:szCs w:val="22"/>
        </w:rPr>
        <w:commentReference w:id="186"/>
      </w:r>
      <w:commentRangeEnd w:id="187"/>
      <w:r w:rsidRPr="00F9706B">
        <w:rPr>
          <w:rStyle w:val="CommentReference"/>
          <w:sz w:val="22"/>
          <w:szCs w:val="22"/>
        </w:rPr>
        <w:commentReference w:id="187"/>
      </w:r>
    </w:p>
    <w:p w14:paraId="52BBF16F" w14:textId="009FC399" w:rsidR="00EB5DFF" w:rsidRPr="00F9706B" w:rsidRDefault="00EB5DFF" w:rsidP="00EB5DFF">
      <w:r w:rsidRPr="6E19D5D5">
        <w:rPr>
          <w:lang w:val="en-US"/>
        </w:rPr>
        <w:t xml:space="preserve">Benefits from agentic AI in marketing cluster around </w:t>
      </w:r>
      <w:r w:rsidR="005D3B5C">
        <w:rPr>
          <w:lang w:val="en-US"/>
        </w:rPr>
        <w:t>four</w:t>
      </w:r>
      <w:r w:rsidRPr="6E19D5D5">
        <w:rPr>
          <w:lang w:val="en-US"/>
        </w:rPr>
        <w:t xml:space="preserve"> themes: efficiency and speed, scalability, extension of personal skillsets, and improvements in the quality of output. When asked about the benefits of agentic AI, interviewee three notes “It is so much faster, so much easier […] essentially, speed, accuracy, depth of insights, those are really helpful.” Some participants put a figure on the overall return: Interviewee 6, asked to estimate the ROI of her agentic initiatives, settled on “Let’s say 10X. Because it’s not two and it’s also not 200,” noting that the business case “is so easy to make that I’m happy to spend a bit more everywhere.”</w:t>
      </w:r>
    </w:p>
    <w:p w14:paraId="0F2A11EF" w14:textId="235A2B50" w:rsidR="00EB5DFF" w:rsidRPr="00F9706B" w:rsidRDefault="00EB5DFF" w:rsidP="00EB5DFF">
      <w:commentRangeStart w:id="188"/>
      <w:r w:rsidRPr="6E19D5D5">
        <w:rPr>
          <w:i/>
          <w:iCs/>
          <w:lang w:val="en-US"/>
        </w:rPr>
        <w:t>Efficiency</w:t>
      </w:r>
      <w:commentRangeEnd w:id="188"/>
      <w:r>
        <w:rPr>
          <w:rStyle w:val="CommentReference"/>
          <w:i/>
          <w:iCs/>
          <w:sz w:val="22"/>
          <w:szCs w:val="22"/>
          <w:lang w:val="en-US"/>
        </w:rPr>
        <w:commentReference w:id="188"/>
      </w:r>
      <w:r w:rsidR="00EB3BD7">
        <w:rPr>
          <w:i/>
          <w:iCs/>
          <w:lang w:val="en-US"/>
        </w:rPr>
        <w:t xml:space="preserve">, </w:t>
      </w:r>
      <w:r w:rsidR="00EB3BD7" w:rsidRPr="00EB3BD7">
        <w:rPr>
          <w:lang w:val="en-US"/>
        </w:rPr>
        <w:t>whic</w:t>
      </w:r>
      <w:r w:rsidR="00EB3BD7">
        <w:rPr>
          <w:lang w:val="en-US"/>
        </w:rPr>
        <w:t xml:space="preserve">h </w:t>
      </w:r>
      <w:r w:rsidR="00DC577E">
        <w:rPr>
          <w:lang w:val="en-US"/>
        </w:rPr>
        <w:t>we define as the ability to p</w:t>
      </w:r>
      <w:r w:rsidR="00C048FF">
        <w:rPr>
          <w:lang w:val="en-US"/>
        </w:rPr>
        <w:t xml:space="preserve">erform </w:t>
      </w:r>
      <w:r w:rsidR="00DC577E">
        <w:rPr>
          <w:lang w:val="en-US"/>
        </w:rPr>
        <w:t>a unit of work with less effort,</w:t>
      </w:r>
      <w:r w:rsidRPr="6E19D5D5">
        <w:rPr>
          <w:lang w:val="en-US"/>
        </w:rPr>
        <w:t xml:space="preserve"> forms the largest and most consistently described benefit. This might take the form of doing more with the same amount of effort. </w:t>
      </w:r>
      <w:r w:rsidR="00360DFE">
        <w:t>Interviewee 3 put a concrete figure on this, describing analysis that “would’ve taken, like, a week to put together” now turned around “within, like, two hours.”</w:t>
      </w:r>
      <w:r w:rsidR="00360DFE" w:rsidRPr="6E19D5D5">
        <w:rPr>
          <w:lang w:val="en-US"/>
        </w:rPr>
        <w:t xml:space="preserve"> </w:t>
      </w:r>
      <w:r w:rsidR="00360DFE">
        <w:rPr>
          <w:lang w:val="en-US"/>
        </w:rPr>
        <w:t xml:space="preserve"> </w:t>
      </w:r>
      <w:r w:rsidRPr="6E19D5D5">
        <w:rPr>
          <w:lang w:val="en-US"/>
        </w:rPr>
        <w:t>Interviewee 12 notes “the efficiency thing is real.” He cautions, however, that this benefit is not a durable advantage: “it’s not a competitive advantage, certainly not in the long term […] everybody is gonna get the benefit of efficiency through AI, so it’s not really gonna be a way to distinguish yourself from your competitors.” Similarly, interviewee 10 states “I think value sits primarily in efficiency, at least for now”.</w:t>
      </w:r>
    </w:p>
    <w:p w14:paraId="5BFEBE43" w14:textId="02720CFE" w:rsidR="00EB5DFF" w:rsidRPr="00560D44" w:rsidRDefault="00EB5DFF" w:rsidP="008370C8">
      <w:r w:rsidRPr="6E19D5D5">
        <w:rPr>
          <w:lang w:val="en-US"/>
        </w:rPr>
        <w:t>Efficiency can also materialize as speed. Interviewee 9 noted “speed to market” as a key benefit. Interviewee 12 connects this to the ability to experiment, stating: “Because it accelerates the time to creating something, and it can do it at typically a much smaller cost, you have the ability to run more experiments.”</w:t>
      </w:r>
      <w:r w:rsidR="008370C8">
        <w:rPr>
          <w:lang w:val="en-US"/>
        </w:rPr>
        <w:t xml:space="preserve"> </w:t>
      </w:r>
      <w:r w:rsidR="008370C8">
        <w:t xml:space="preserve">Speed also </w:t>
      </w:r>
      <w:r w:rsidR="00CE286B">
        <w:t>has a knock-on effect on</w:t>
      </w:r>
      <w:r w:rsidR="008370C8">
        <w:t xml:space="preserve"> how quickly an organization can react to </w:t>
      </w:r>
      <w:r w:rsidR="00CE286B">
        <w:t>changes</w:t>
      </w:r>
      <w:r w:rsidR="008370C8">
        <w:t xml:space="preserve">: </w:t>
      </w:r>
      <w:r w:rsidR="00CE286B">
        <w:t xml:space="preserve">for example, </w:t>
      </w:r>
      <w:r w:rsidR="008370C8">
        <w:t>interviewee 4 set up “competition research agents that come back with every change that they made on their landing page, pricing, et cetera, so you can respond faster.”</w:t>
      </w:r>
    </w:p>
    <w:p w14:paraId="37DA6867" w14:textId="00A1FA5A" w:rsidR="00DB683A" w:rsidRPr="00560D44" w:rsidRDefault="00EB5DFF" w:rsidP="00DB683A">
      <w:commentRangeStart w:id="189"/>
      <w:r w:rsidRPr="6E19D5D5">
        <w:rPr>
          <w:i/>
          <w:iCs/>
          <w:lang w:val="en-US"/>
        </w:rPr>
        <w:t>Scale</w:t>
      </w:r>
      <w:commentRangeEnd w:id="189"/>
      <w:r w:rsidRPr="6E19D5D5">
        <w:rPr>
          <w:rStyle w:val="CommentReference"/>
          <w:sz w:val="22"/>
          <w:szCs w:val="22"/>
          <w:lang w:val="en-US"/>
        </w:rPr>
        <w:commentReference w:id="189"/>
      </w:r>
      <w:r w:rsidRPr="6E19D5D5">
        <w:rPr>
          <w:lang w:val="en-US"/>
        </w:rPr>
        <w:t xml:space="preserve"> </w:t>
      </w:r>
      <w:r w:rsidR="00C52348">
        <w:rPr>
          <w:lang w:val="en-US"/>
        </w:rPr>
        <w:t xml:space="preserve">refers to </w:t>
      </w:r>
      <w:r w:rsidR="000806B6">
        <w:rPr>
          <w:lang w:val="en-US"/>
        </w:rPr>
        <w:t>the ability of doing more units of work with the same amount of work; typically, this requires the units of work to be of a similar nature</w:t>
      </w:r>
      <w:r w:rsidR="003E3CE9">
        <w:rPr>
          <w:lang w:val="en-US"/>
        </w:rPr>
        <w:t xml:space="preserve"> and typically </w:t>
      </w:r>
      <w:r w:rsidR="00204CE5">
        <w:rPr>
          <w:lang w:val="en-US"/>
        </w:rPr>
        <w:t>requires operations to be performed in bulk</w:t>
      </w:r>
      <w:r w:rsidR="000806B6">
        <w:rPr>
          <w:lang w:val="en-US"/>
        </w:rPr>
        <w:t xml:space="preserve">. </w:t>
      </w:r>
      <w:r w:rsidRPr="6E19D5D5">
        <w:rPr>
          <w:lang w:val="en-US"/>
        </w:rPr>
        <w:t>is the benefit most clearly impossible without AI. Interviewee 14 related scaling AI to having an army or interns, stating, “It actually works quite the same, and now we have whole armies of those super interns”. Scale is typically related to generating large amounts of content, many variations for personalization beyond what a marketer could do, or with automating processes that would take manual effort.</w:t>
      </w:r>
      <w:r w:rsidR="008370C8">
        <w:rPr>
          <w:lang w:val="en-US"/>
        </w:rPr>
        <w:t xml:space="preserve"> </w:t>
      </w:r>
      <w:r w:rsidR="00DB683A">
        <w:t>The magnitudes described are striking. Interviewee 8, asked how his team produced advertising at scale, recalled that copy which “would take probably about a year” by hand was generated “within… a week” through an AI workflow. Interviewee 9 stressed that scale also means variation no person can match: “a human can only think in so many… variations,” whereas the system “can create all these different versions of a campaign.”</w:t>
      </w:r>
    </w:p>
    <w:p w14:paraId="68BC2A6A" w14:textId="0F077670" w:rsidR="00EB5DFF" w:rsidRPr="00974539" w:rsidRDefault="00EB5DFF" w:rsidP="00EA0274">
      <w:r>
        <w:rPr>
          <w:i/>
          <w:iCs/>
        </w:rPr>
        <w:t>Extending the personal skillset</w:t>
      </w:r>
      <w:r>
        <w:t xml:space="preserve"> </w:t>
      </w:r>
      <w:r w:rsidR="004F1598">
        <w:t xml:space="preserve">refers to the ability to perform tasks with agentic AI that would typically lie outside of the skillset of the user. This </w:t>
      </w:r>
      <w:r>
        <w:t xml:space="preserve">is the benefit described with most enthusiasm across interviews. Participants repeatedly described AI enabling work they could not previously do: Typically relating to technical capabilities. Interviewee 12 captured the broadening of individual capability: “it sort of expands the range of creative possibilities and capabilities that an individual can do.” Interviewee 10 described the downstream organizational effect: the social media manager “suddenly becomes a designer and app concept creator.” </w:t>
      </w:r>
      <w:r w:rsidR="00EA0274">
        <w:t xml:space="preserve">The same dynamic reshapes the seniority mix of work: interviewee 7 reframed the business case around AI-augmented juniors, noting that where a campaign once required two senior marketers, “I don’t need two of those guys, I need one, a junior, and he can do the same thing.” </w:t>
      </w:r>
    </w:p>
    <w:p w14:paraId="5BD755D7" w14:textId="77777777" w:rsidR="00057D44" w:rsidRDefault="00EB5DFF" w:rsidP="00057D44">
      <w:r w:rsidRPr="6E19D5D5">
        <w:rPr>
          <w:lang w:val="en-US"/>
        </w:rPr>
        <w:t xml:space="preserve">Improvements in </w:t>
      </w:r>
      <w:r w:rsidRPr="6E19D5D5">
        <w:rPr>
          <w:i/>
          <w:iCs/>
          <w:lang w:val="en-US"/>
        </w:rPr>
        <w:t>quality of output</w:t>
      </w:r>
      <w:r w:rsidRPr="6E19D5D5">
        <w:rPr>
          <w:lang w:val="en-US"/>
        </w:rPr>
        <w:t xml:space="preserve"> come in various different forms and notes how the agentic system produces better output than a human would otherwise provide. Interviewee 3 noted increased “depth of insights” in AI-generated reports. Interviewee 10 notes “I find the output quality absurdly good. If you are clear about what you want”, and interviewee 5 noted how they upgraded a large content library with AI, improving the quality compared to the human-made originals.</w:t>
      </w:r>
      <w:r w:rsidR="006D59B6">
        <w:rPr>
          <w:lang w:val="en-US"/>
        </w:rPr>
        <w:t xml:space="preserve"> </w:t>
      </w:r>
    </w:p>
    <w:p w14:paraId="376A9466" w14:textId="5FCD237D" w:rsidR="00EB5DFF" w:rsidRPr="00EE60F5" w:rsidRDefault="00EB5DFF" w:rsidP="00057D44">
      <w:pPr>
        <w:pStyle w:val="Heading3"/>
      </w:pPr>
      <w:r>
        <w:t>4.4.2</w:t>
      </w:r>
      <w:r>
        <w:tab/>
      </w:r>
      <w:commentRangeStart w:id="190"/>
      <w:r>
        <w:t>Sacrifices</w:t>
      </w:r>
      <w:commentRangeEnd w:id="190"/>
      <w:r w:rsidRPr="00EE60F5">
        <w:rPr>
          <w:rStyle w:val="CommentReference"/>
          <w:sz w:val="22"/>
          <w:szCs w:val="22"/>
        </w:rPr>
        <w:commentReference w:id="190"/>
      </w:r>
    </w:p>
    <w:p w14:paraId="0A79EDF4" w14:textId="77777777" w:rsidR="00500D40" w:rsidRDefault="00EB5DFF" w:rsidP="00903962">
      <w:pPr>
        <w:rPr>
          <w:lang w:val="en-US"/>
        </w:rPr>
      </w:pPr>
      <w:r w:rsidRPr="6E19D5D5">
        <w:rPr>
          <w:lang w:val="en-US"/>
        </w:rPr>
        <w:t>Alongside benefits, participants describe a set of sacrifices</w:t>
      </w:r>
      <w:bookmarkStart w:id="191" w:name="OLE_LINK6"/>
      <w:r w:rsidRPr="6E19D5D5">
        <w:rPr>
          <w:lang w:val="en-US"/>
        </w:rPr>
        <w:t>; things that are knowingly given up or altered as a consequence of AI adoption</w:t>
      </w:r>
      <w:bookmarkEnd w:id="191"/>
      <w:r w:rsidRPr="6E19D5D5">
        <w:rPr>
          <w:lang w:val="en-US"/>
        </w:rPr>
        <w:t>. Two key categories arise from the data: financial costs and job displacement.</w:t>
      </w:r>
      <w:r w:rsidR="005C57EF">
        <w:rPr>
          <w:lang w:val="en-US"/>
        </w:rPr>
        <w:t xml:space="preserve"> </w:t>
      </w:r>
    </w:p>
    <w:p w14:paraId="3DC7C37D" w14:textId="4ED08B3C" w:rsidR="00EB5DFF" w:rsidRPr="00EE60F5" w:rsidRDefault="00500D40" w:rsidP="00903962">
      <w:r>
        <w:rPr>
          <w:lang w:val="en-US"/>
        </w:rPr>
        <w:t xml:space="preserve">Financial costs </w:t>
      </w:r>
      <w:r w:rsidR="00AE5BE9">
        <w:rPr>
          <w:lang w:val="en-US"/>
        </w:rPr>
        <w:t xml:space="preserve">are the total </w:t>
      </w:r>
      <w:r w:rsidR="00566D0A">
        <w:rPr>
          <w:lang w:val="en-US"/>
        </w:rPr>
        <w:t>financial expenses incurred in</w:t>
      </w:r>
      <w:r>
        <w:rPr>
          <w:lang w:val="en-US"/>
        </w:rPr>
        <w:t xml:space="preserve"> implementing and operating AI systems. </w:t>
      </w:r>
      <w:r w:rsidR="00EB5DFF" w:rsidRPr="6E19D5D5">
        <w:rPr>
          <w:lang w:val="en-US"/>
        </w:rPr>
        <w:t>AI is not cheap. Infrastructure costs, API usage,</w:t>
      </w:r>
      <w:r w:rsidR="00AE5BE9">
        <w:rPr>
          <w:lang w:val="en-US"/>
        </w:rPr>
        <w:t xml:space="preserve"> </w:t>
      </w:r>
      <w:r w:rsidR="00EB5DFF" w:rsidRPr="6E19D5D5">
        <w:rPr>
          <w:lang w:val="en-US"/>
        </w:rPr>
        <w:t xml:space="preserve">vendor licensing, and the </w:t>
      </w:r>
      <w:r w:rsidR="0037118C">
        <w:rPr>
          <w:lang w:val="en-US"/>
        </w:rPr>
        <w:t xml:space="preserve">investment </w:t>
      </w:r>
      <w:r w:rsidR="00EB5DFF" w:rsidRPr="6E19D5D5">
        <w:rPr>
          <w:lang w:val="en-US"/>
        </w:rPr>
        <w:t xml:space="preserve">required to implement and maintain AI systems are consistently identified as real costs. Interviewee 7 noted: “AI is also very expensive. That’s something that we don’t take into consideration.” </w:t>
      </w:r>
      <w:r w:rsidR="00903962">
        <w:t>The scale of commitment can be substantial: interviewee 9 noted her agency had invested “millions in</w:t>
      </w:r>
      <w:r w:rsidR="00BA3129">
        <w:t xml:space="preserve"> our </w:t>
      </w:r>
      <w:r w:rsidR="00903962">
        <w:t>agentic tool chain.” Several participants also cautioned that current prices understate the eventual cost; interviewee 16 observed that “a lot of AI is subsidized now” and expected that “these prices will go up” as the market matures.</w:t>
      </w:r>
      <w:r w:rsidR="00903962" w:rsidRPr="6E19D5D5">
        <w:rPr>
          <w:lang w:val="en-US"/>
        </w:rPr>
        <w:t xml:space="preserve"> </w:t>
      </w:r>
    </w:p>
    <w:p w14:paraId="33A3576C" w14:textId="441ADD1D" w:rsidR="00EB5DFF" w:rsidRPr="00EE60F5" w:rsidRDefault="00EB5DFF" w:rsidP="6E19D5D5">
      <w:pPr>
        <w:rPr>
          <w:i/>
          <w:iCs/>
          <w:lang w:val="en-US"/>
        </w:rPr>
      </w:pPr>
      <w:r w:rsidRPr="007B7A6A">
        <w:rPr>
          <w:i/>
          <w:iCs/>
          <w:lang w:val="en-US"/>
        </w:rPr>
        <w:t>Job replacement</w:t>
      </w:r>
      <w:r w:rsidR="007B7A6A">
        <w:rPr>
          <w:lang w:val="en-US"/>
        </w:rPr>
        <w:t xml:space="preserve"> refers to the loss of jobs or drastic changes in roles. </w:t>
      </w:r>
      <w:r w:rsidR="00C416FD">
        <w:rPr>
          <w:lang w:val="en-US"/>
        </w:rPr>
        <w:t>Job replacement</w:t>
      </w:r>
      <w:r w:rsidRPr="6E19D5D5">
        <w:rPr>
          <w:lang w:val="en-US"/>
        </w:rPr>
        <w:t xml:space="preserve"> is acknowledged across interviews as a potential downside of using agentic AI. However, while this might be a logical mirror to the increased efficiency, only interviewee 7 describes an occurrence of job loss “What happened is we fired half the people, right? That’s terrible, I did not sleep for a week.”</w:t>
      </w:r>
      <w:r w:rsidR="00443AD4">
        <w:rPr>
          <w:lang w:val="en-US"/>
        </w:rPr>
        <w:t xml:space="preserve"> Interviewee 4 noted the general attitude </w:t>
      </w:r>
      <w:r w:rsidR="00D76473">
        <w:rPr>
          <w:lang w:val="en-US"/>
        </w:rPr>
        <w:t>“</w:t>
      </w:r>
      <w:r w:rsidR="00A56EAF">
        <w:t>people should be very afraid</w:t>
      </w:r>
      <w:r w:rsidR="00AB7EEE">
        <w:t xml:space="preserve"> </w:t>
      </w:r>
      <w:r w:rsidR="00D76473">
        <w:t>that</w:t>
      </w:r>
      <w:r w:rsidR="00A56EAF">
        <w:t xml:space="preserve"> </w:t>
      </w:r>
      <w:r w:rsidR="00D76473">
        <w:t>t</w:t>
      </w:r>
      <w:r w:rsidR="00A56EAF">
        <w:t>heir job is totally going to be different. And if you don’t change with the job, you find yourself out of a job.”</w:t>
      </w:r>
      <w:r w:rsidR="00A56EAF" w:rsidRPr="6E19D5D5">
        <w:rPr>
          <w:lang w:val="en-US"/>
        </w:rPr>
        <w:t xml:space="preserve"> </w:t>
      </w:r>
      <w:r w:rsidRPr="6E19D5D5">
        <w:rPr>
          <w:lang w:val="en-US"/>
        </w:rPr>
        <w:t xml:space="preserve">In other examples, interviewees describe more or different work being picked up. Interviewee 13 notes regarding job displacement: “this might happen, that you get redundancies, but it is not the way I think companies are doing it right now.” </w:t>
      </w:r>
    </w:p>
    <w:p w14:paraId="1C5D88E0" w14:textId="77777777" w:rsidR="00EB5DFF" w:rsidRPr="00EE60F5" w:rsidRDefault="00EB5DFF" w:rsidP="00EB5DFF">
      <w:pPr>
        <w:pStyle w:val="Heading3"/>
        <w:rPr>
          <w:highlight w:val="yellow"/>
        </w:rPr>
      </w:pPr>
      <w:r>
        <w:t>4.4.3</w:t>
      </w:r>
      <w:r>
        <w:tab/>
        <w:t>Risks</w:t>
      </w:r>
    </w:p>
    <w:p w14:paraId="4B58CD85" w14:textId="77777777" w:rsidR="00EB5DFF" w:rsidRPr="00EE60F5" w:rsidRDefault="00EB5DFF" w:rsidP="00EB5DFF">
      <w:r w:rsidRPr="6E19D5D5">
        <w:rPr>
          <w:lang w:val="en-US"/>
        </w:rPr>
        <w:t>Risks differ from sacrifices in that they represent potential rather than certain negative outcomes. Three risk categories are prominent: hallucinations, security and privacy violations, and negative brand impact.</w:t>
      </w:r>
    </w:p>
    <w:p w14:paraId="28D1407C" w14:textId="77777777" w:rsidR="00EB5DFF" w:rsidRPr="00EE60F5" w:rsidRDefault="00EB5DFF" w:rsidP="00EB5DFF">
      <w:r w:rsidRPr="6E19D5D5">
        <w:rPr>
          <w:i/>
          <w:iCs/>
          <w:lang w:val="en-US"/>
        </w:rPr>
        <w:t>Hallucination risk</w:t>
      </w:r>
      <w:r w:rsidRPr="6E19D5D5">
        <w:rPr>
          <w:lang w:val="en-US"/>
        </w:rPr>
        <w:t xml:space="preserve"> refers to the chance that AI might provide faulty answers that are not in line with the provided information. While it is often noted, it is rarely described as an impactful issue. Interviewee 11 notes hallucination as a risk, but adds “Hallucinations do not happen that often”. Interviewee 10 noted, “Hallucination is not your biggest blocker right now, and definitely not a reason to delay”. Interviewee 12 noted the need to stay aware of it: </w:t>
      </w:r>
    </w:p>
    <w:p w14:paraId="7EA38E5D" w14:textId="77777777" w:rsidR="00EB5DFF" w:rsidRPr="00EE60F5" w:rsidRDefault="00EB5DFF" w:rsidP="003A34E9">
      <w:pPr>
        <w:pStyle w:val="Quote"/>
      </w:pPr>
      <w:r w:rsidRPr="205B8843">
        <w:t>I do not think of AI as being infallible. […] If you don’t have an understanding of your domain, then just sort of blindly trust AI, I think most people would agree that is kind of a risky place to put yourself in.</w:t>
      </w:r>
    </w:p>
    <w:p w14:paraId="63998443" w14:textId="4453AEA1" w:rsidR="00EB5DFF" w:rsidRPr="004951D2" w:rsidRDefault="00EB5DFF" w:rsidP="00EB5DFF">
      <w:r w:rsidRPr="6E19D5D5">
        <w:rPr>
          <w:lang w:val="en-US"/>
        </w:rPr>
        <w:t xml:space="preserve">Security and privacy violations are </w:t>
      </w:r>
      <w:r w:rsidR="1496562C" w:rsidRPr="205B8843">
        <w:rPr>
          <w:lang w:val="en-US"/>
        </w:rPr>
        <w:t xml:space="preserve">also </w:t>
      </w:r>
      <w:r w:rsidRPr="6E19D5D5">
        <w:rPr>
          <w:lang w:val="en-US"/>
        </w:rPr>
        <w:t xml:space="preserve">most consistently noted as risks. The concern centers on data that enters AI systems outside of what would be compliant, but might include any violation of law, policy, or user’s trust regarding security and privacy. </w:t>
      </w:r>
      <w:r w:rsidR="007F7875">
        <w:t xml:space="preserve">interviewee 9 noted that clients are “concerned that their </w:t>
      </w:r>
      <w:r w:rsidR="00A44452">
        <w:t>PII, basically any of their customer data or business-sensitive data,</w:t>
      </w:r>
      <w:r w:rsidR="007F7875">
        <w:t xml:space="preserve"> is </w:t>
      </w:r>
      <w:r w:rsidR="009B29E4">
        <w:t>going to</w:t>
      </w:r>
      <w:r w:rsidR="007F7875">
        <w:t xml:space="preserve"> go into an AI tool,” while interviewee 2 stressed the need for “maximum privacy and security in place,” keeping data “secure” and “closed.” </w:t>
      </w:r>
      <w:r w:rsidRPr="6E19D5D5">
        <w:rPr>
          <w:lang w:val="en-US"/>
        </w:rPr>
        <w:t>Interviewee 13 described:</w:t>
      </w:r>
    </w:p>
    <w:p w14:paraId="1373EF8F" w14:textId="77777777" w:rsidR="00EB5DFF" w:rsidRDefault="00EB5DFF" w:rsidP="003A34E9">
      <w:pPr>
        <w:pStyle w:val="Quote"/>
      </w:pPr>
      <w:r w:rsidRPr="205B8843">
        <w:t>Companies are already afraid to use certain tools because ‘how does it look on the GDPR side?’, ‘Are we allowed to track data from our customers?’ And this is the first step. I think the agentic level, taking like two or three tools where you’re already not, uh, where you’re already afraid to use them, and then giving it to an agent… that’s, that’s three, four levels more difficult.</w:t>
      </w:r>
    </w:p>
    <w:p w14:paraId="11411653" w14:textId="414E7C50" w:rsidR="005B332B" w:rsidRPr="00F2696B" w:rsidRDefault="00386BA0" w:rsidP="005B332B">
      <w:r w:rsidRPr="5F622639">
        <w:rPr>
          <w:lang w:val="en-US"/>
        </w:rPr>
        <w:t xml:space="preserve">While AI can give erroneous </w:t>
      </w:r>
      <w:r w:rsidR="00282E77" w:rsidRPr="5F622639">
        <w:rPr>
          <w:lang w:val="en-US"/>
        </w:rPr>
        <w:t xml:space="preserve">output, </w:t>
      </w:r>
      <w:r w:rsidR="00F608AB" w:rsidRPr="5F622639">
        <w:rPr>
          <w:lang w:val="en-US"/>
        </w:rPr>
        <w:t xml:space="preserve">it is logical to </w:t>
      </w:r>
      <w:r w:rsidR="004A6621" w:rsidRPr="5F622639">
        <w:rPr>
          <w:lang w:val="en-US"/>
        </w:rPr>
        <w:t>compare that to human mistakes that would have occurred otherwise</w:t>
      </w:r>
      <w:r w:rsidR="00532AD5" w:rsidRPr="5F622639">
        <w:rPr>
          <w:lang w:val="en-US"/>
        </w:rPr>
        <w:t>.</w:t>
      </w:r>
      <w:r w:rsidR="005B332B" w:rsidRPr="5F622639">
        <w:rPr>
          <w:lang w:val="en-US"/>
        </w:rPr>
        <w:t xml:space="preserve"> Interviewee 3 noted that “Sometimes in analysis, people find data points to prove their point versus being objective about what the data is saying to you.”</w:t>
      </w:r>
    </w:p>
    <w:p w14:paraId="090239D5" w14:textId="77777777" w:rsidR="005B332B" w:rsidRPr="00F2696B" w:rsidRDefault="005B332B" w:rsidP="005B332B">
      <w:r>
        <w:t xml:space="preserve"> Interviewee 13 relates the performance of AI agents to a mediocre employee:</w:t>
      </w:r>
    </w:p>
    <w:p w14:paraId="35716564" w14:textId="77777777" w:rsidR="005B332B" w:rsidRPr="00F2696B" w:rsidRDefault="005B332B" w:rsidP="005B332B">
      <w:pPr>
        <w:pStyle w:val="Quote"/>
      </w:pPr>
      <w:r>
        <w:t>You can always build something very quickly that gives you the same information as if you would have an analyst sitting there. It’s not as good as if you would have a great analyst, but it’s pretty much the same as if you have a mediocre one and still have to sense-check what comes out of it.</w:t>
      </w:r>
    </w:p>
    <w:p w14:paraId="0E4BB8BD" w14:textId="77777777" w:rsidR="00532AD5" w:rsidRDefault="00532AD5" w:rsidP="00532AD5">
      <w:r>
        <w:t>Characterization</w:t>
      </w:r>
      <w:r w:rsidR="005B332B">
        <w:t xml:space="preserve"> of agentic AI as equivalent to “a mediocre analyst that you still have to </w:t>
      </w:r>
      <w:r>
        <w:t>sense-check</w:t>
      </w:r>
      <w:r w:rsidR="005B332B">
        <w:t>” implies a standard where some level of error is accepted as normal and managed through review, the same standard already applied to human junior analysts.</w:t>
      </w:r>
    </w:p>
    <w:p w14:paraId="61BA0608" w14:textId="7230F525" w:rsidR="00EB5DFF" w:rsidRDefault="00EB5DFF" w:rsidP="00532AD5">
      <w:pPr>
        <w:rPr>
          <w:lang w:val="en-US"/>
        </w:rPr>
      </w:pPr>
      <w:r w:rsidRPr="6E19D5D5">
        <w:rPr>
          <w:i/>
          <w:iCs/>
          <w:lang w:val="en-US"/>
        </w:rPr>
        <w:t>Brand risk</w:t>
      </w:r>
      <w:r w:rsidRPr="6E19D5D5">
        <w:rPr>
          <w:lang w:val="en-US"/>
        </w:rPr>
        <w:t xml:space="preserve"> is also frequently noted and is concerned with the degradation of users’ perception or the brand resulting from AI use. Content that is off-brand, tonally inappropriate, or perceived as inauthentic might negatively impact the organization. When asked for the risks of agentic AI, interviewee 6 noted: “It is mainly brand control, I would say. It is also going to say some stupid stuff, and that is a very important one.” Interviewee 15 experienced the negative effects after using AI-generated messages; she observed, “The customer sees through that pretty quickly”, she noted it was “just a bit too much of a shortcut with this use case”</w:t>
      </w:r>
    </w:p>
    <w:p w14:paraId="2862EBCA" w14:textId="17A56D3A" w:rsidR="00193055" w:rsidRDefault="00193055" w:rsidP="00193055">
      <w:bookmarkStart w:id="192" w:name="OLE_LINK7"/>
      <w:r>
        <w:rPr>
          <w:lang w:val="en-US"/>
        </w:rPr>
        <w:t>Conversely</w:t>
      </w:r>
      <w:r w:rsidRPr="6E19D5D5">
        <w:rPr>
          <w:lang w:val="en-US"/>
        </w:rPr>
        <w:t xml:space="preserve"> organizations leverage agentic AI to counteract brand risk. Interviewee 3 explains “The branding team trained the assistant on our branding guidelines and different personas. And then that assistant tells you if this is brand-aligned</w:t>
      </w:r>
      <w:r w:rsidR="003B7B75">
        <w:rPr>
          <w:lang w:val="en-US"/>
        </w:rPr>
        <w:t>”</w:t>
      </w:r>
      <w:r w:rsidRPr="6E19D5D5">
        <w:rPr>
          <w:lang w:val="en-US"/>
        </w:rPr>
        <w:t xml:space="preserve">. Likewise, interviewee 16 described governance agents that ensure generated content adheres to tone-of-voice and visual brand standards at scale, and notes that this agent is now in place to validate human content. </w:t>
      </w:r>
    </w:p>
    <w:p w14:paraId="75FC7B85" w14:textId="77777777" w:rsidR="00193055" w:rsidRDefault="00193055" w:rsidP="00193055">
      <w:r>
        <w:t>His case provides a good analysis of this paradox; in addition to AI, humans can also create content that is not brand-aligned. Interviewee 16 thinks AI might already outperform humans and decided to measure the difference:</w:t>
      </w:r>
    </w:p>
    <w:p w14:paraId="721BA708" w14:textId="77777777" w:rsidR="00193055" w:rsidRDefault="00193055" w:rsidP="00193055">
      <w:pPr>
        <w:pStyle w:val="Quote"/>
      </w:pPr>
      <w:r>
        <w:t>I’m logging a quality score based on these guidelines, and I do want to see this quality score go up. But I also want a human quality score next to it, so we can benchmark how we’re doing compared to the traditional way of working, so we can prove it’s better. Because otherwise it’s a feeling.</w:t>
      </w:r>
    </w:p>
    <w:p w14:paraId="14EC8466" w14:textId="593558EF" w:rsidR="00F052FF" w:rsidRPr="003F6C81" w:rsidRDefault="00193055" w:rsidP="003F6C81">
      <w:r w:rsidRPr="5F622639">
        <w:rPr>
          <w:lang w:val="en-US"/>
        </w:rPr>
        <w:t xml:space="preserve">The examples seem to indicate that brand risk is not a question about whether you are using AI, but rather how you are using AI. </w:t>
      </w:r>
      <w:commentRangeStart w:id="193"/>
      <w:commentRangeStart w:id="194"/>
      <w:commentRangeStart w:id="195"/>
      <w:r w:rsidRPr="5F622639">
        <w:rPr>
          <w:lang w:val="en-US"/>
        </w:rPr>
        <w:t xml:space="preserve">Furthermore, the organizations most exposed to AI-driven brand risk are therefore also the ones with the strongest incentive to invest in AI-driven brand control. </w:t>
      </w:r>
      <w:bookmarkEnd w:id="192"/>
      <w:commentRangeEnd w:id="193"/>
      <w:r w:rsidRPr="003F6C81">
        <w:rPr>
          <w:rStyle w:val="CommentReference"/>
          <w:sz w:val="22"/>
          <w:szCs w:val="22"/>
        </w:rPr>
        <w:commentReference w:id="193"/>
      </w:r>
      <w:commentRangeEnd w:id="194"/>
      <w:r w:rsidRPr="003F6C81">
        <w:rPr>
          <w:rStyle w:val="CommentReference"/>
          <w:sz w:val="22"/>
          <w:szCs w:val="22"/>
        </w:rPr>
        <w:commentReference w:id="194"/>
      </w:r>
      <w:commentRangeEnd w:id="195"/>
      <w:r w:rsidRPr="003F6C81">
        <w:rPr>
          <w:rStyle w:val="CommentReference"/>
          <w:sz w:val="22"/>
          <w:szCs w:val="22"/>
        </w:rPr>
        <w:commentReference w:id="195"/>
      </w:r>
    </w:p>
    <w:p w14:paraId="4C426A66" w14:textId="77777777" w:rsidR="00EB5DFF" w:rsidRDefault="00EB5DFF" w:rsidP="00EB5DFF">
      <w:pPr>
        <w:ind w:firstLine="0"/>
      </w:pPr>
      <w:commentRangeStart w:id="196"/>
      <w:commentRangeStart w:id="197"/>
      <w:r>
        <w:rPr>
          <w:b/>
        </w:rPr>
        <w:t>Table 4</w:t>
      </w:r>
    </w:p>
    <w:p w14:paraId="2AF8B4EE" w14:textId="77777777" w:rsidR="00EB5DFF" w:rsidRDefault="00EB5DFF" w:rsidP="00EB5DFF">
      <w:pPr>
        <w:ind w:firstLine="0"/>
      </w:pPr>
      <w:r>
        <w:rPr>
          <w:i/>
        </w:rPr>
        <w:t>Examples of comparable use cases with highly divergent outcomes</w:t>
      </w:r>
    </w:p>
    <w:tbl>
      <w:tblPr>
        <w:tblW w:w="9356" w:type="dxa"/>
        <w:tblBorders>
          <w:top w:val="nil"/>
          <w:left w:val="nil"/>
          <w:bottom w:val="nil"/>
          <w:right w:val="nil"/>
          <w:insideH w:val="nil"/>
          <w:insideV w:val="nil"/>
        </w:tblBorders>
        <w:tblLayout w:type="fixed"/>
        <w:tblLook w:val="0600" w:firstRow="0" w:lastRow="0" w:firstColumn="0" w:lastColumn="0" w:noHBand="1" w:noVBand="1"/>
      </w:tblPr>
      <w:tblGrid>
        <w:gridCol w:w="1418"/>
        <w:gridCol w:w="3827"/>
        <w:gridCol w:w="4111"/>
      </w:tblGrid>
      <w:tr w:rsidR="00EB5DFF" w14:paraId="513F199F" w14:textId="77777777" w:rsidTr="5F622639">
        <w:trPr>
          <w:trHeight w:val="270"/>
        </w:trPr>
        <w:tc>
          <w:tcPr>
            <w:tcW w:w="1418" w:type="dxa"/>
            <w:tcBorders>
              <w:top w:val="single" w:sz="7" w:space="0" w:color="000000" w:themeColor="text1"/>
              <w:left w:val="nil"/>
              <w:bottom w:val="single" w:sz="7" w:space="0" w:color="000000" w:themeColor="text1"/>
              <w:right w:val="nil"/>
            </w:tcBorders>
            <w:tcMar>
              <w:top w:w="0" w:type="dxa"/>
              <w:left w:w="100" w:type="dxa"/>
              <w:bottom w:w="0" w:type="dxa"/>
              <w:right w:w="100" w:type="dxa"/>
            </w:tcMar>
          </w:tcPr>
          <w:p w14:paraId="2241DB31" w14:textId="77777777" w:rsidR="00EB5DFF" w:rsidRDefault="00EB5DFF">
            <w:pPr>
              <w:spacing w:line="360" w:lineRule="auto"/>
              <w:ind w:firstLine="0"/>
              <w:rPr>
                <w:b/>
                <w:bCs/>
                <w:sz w:val="20"/>
                <w:szCs w:val="20"/>
              </w:rPr>
            </w:pPr>
            <w:r>
              <w:rPr>
                <w:b/>
                <w:bCs/>
                <w:sz w:val="20"/>
                <w:szCs w:val="20"/>
              </w:rPr>
              <w:t>Use case</w:t>
            </w:r>
          </w:p>
        </w:tc>
        <w:tc>
          <w:tcPr>
            <w:tcW w:w="3827" w:type="dxa"/>
            <w:tcBorders>
              <w:top w:val="single" w:sz="7" w:space="0" w:color="000000" w:themeColor="text1"/>
              <w:left w:val="nil"/>
              <w:bottom w:val="single" w:sz="7" w:space="0" w:color="000000" w:themeColor="text1"/>
              <w:right w:val="nil"/>
            </w:tcBorders>
            <w:tcMar>
              <w:top w:w="0" w:type="dxa"/>
              <w:left w:w="100" w:type="dxa"/>
              <w:bottom w:w="0" w:type="dxa"/>
              <w:right w:w="100" w:type="dxa"/>
            </w:tcMar>
          </w:tcPr>
          <w:p w14:paraId="53829A47" w14:textId="77777777" w:rsidR="00EB5DFF" w:rsidRDefault="00EB5DFF">
            <w:pPr>
              <w:spacing w:line="360" w:lineRule="auto"/>
              <w:ind w:firstLine="0"/>
              <w:rPr>
                <w:b/>
                <w:bCs/>
                <w:sz w:val="20"/>
                <w:szCs w:val="20"/>
              </w:rPr>
            </w:pPr>
            <w:r>
              <w:rPr>
                <w:b/>
                <w:bCs/>
                <w:sz w:val="20"/>
                <w:szCs w:val="20"/>
              </w:rPr>
              <w:t>Where it created value</w:t>
            </w:r>
          </w:p>
        </w:tc>
        <w:tc>
          <w:tcPr>
            <w:tcW w:w="4111" w:type="dxa"/>
            <w:tcBorders>
              <w:top w:val="single" w:sz="7" w:space="0" w:color="000000" w:themeColor="text1"/>
              <w:left w:val="nil"/>
              <w:bottom w:val="single" w:sz="7" w:space="0" w:color="000000" w:themeColor="text1"/>
              <w:right w:val="nil"/>
            </w:tcBorders>
            <w:tcMar>
              <w:top w:w="0" w:type="dxa"/>
              <w:left w:w="100" w:type="dxa"/>
              <w:bottom w:w="0" w:type="dxa"/>
              <w:right w:w="100" w:type="dxa"/>
            </w:tcMar>
          </w:tcPr>
          <w:p w14:paraId="54656777" w14:textId="77777777" w:rsidR="00EB5DFF" w:rsidRDefault="00EB5DFF">
            <w:pPr>
              <w:spacing w:line="360" w:lineRule="auto"/>
              <w:ind w:firstLine="0"/>
              <w:rPr>
                <w:b/>
                <w:bCs/>
                <w:sz w:val="20"/>
                <w:szCs w:val="20"/>
              </w:rPr>
            </w:pPr>
            <w:r>
              <w:rPr>
                <w:b/>
                <w:bCs/>
                <w:sz w:val="20"/>
                <w:szCs w:val="20"/>
              </w:rPr>
              <w:t>Where it fell short</w:t>
            </w:r>
          </w:p>
        </w:tc>
      </w:tr>
      <w:tr w:rsidR="00EB5DFF" w14:paraId="2BD3A920" w14:textId="77777777">
        <w:trPr>
          <w:trHeight w:val="270"/>
        </w:trPr>
        <w:tc>
          <w:tcPr>
            <w:tcW w:w="1418" w:type="dxa"/>
            <w:tcBorders>
              <w:top w:val="nil"/>
              <w:left w:val="nil"/>
              <w:bottom w:val="nil"/>
              <w:right w:val="nil"/>
            </w:tcBorders>
            <w:tcMar>
              <w:top w:w="0" w:type="dxa"/>
              <w:left w:w="100" w:type="dxa"/>
              <w:bottom w:w="0" w:type="dxa"/>
              <w:right w:w="100" w:type="dxa"/>
            </w:tcMar>
          </w:tcPr>
          <w:p w14:paraId="7CC6B6FC" w14:textId="77777777" w:rsidR="00EB5DFF" w:rsidRDefault="00EB5DFF">
            <w:pPr>
              <w:spacing w:line="360" w:lineRule="auto"/>
              <w:ind w:firstLine="0"/>
              <w:rPr>
                <w:sz w:val="20"/>
                <w:szCs w:val="20"/>
              </w:rPr>
            </w:pPr>
            <w:r>
              <w:rPr>
                <w:sz w:val="20"/>
                <w:szCs w:val="20"/>
              </w:rPr>
              <w:t>Self-service analytics</w:t>
            </w:r>
          </w:p>
        </w:tc>
        <w:tc>
          <w:tcPr>
            <w:tcW w:w="3827" w:type="dxa"/>
            <w:tcBorders>
              <w:top w:val="nil"/>
              <w:left w:val="nil"/>
              <w:bottom w:val="nil"/>
              <w:right w:val="nil"/>
            </w:tcBorders>
            <w:tcMar>
              <w:top w:w="0" w:type="dxa"/>
              <w:left w:w="100" w:type="dxa"/>
              <w:bottom w:w="0" w:type="dxa"/>
              <w:right w:w="100" w:type="dxa"/>
            </w:tcMar>
          </w:tcPr>
          <w:p w14:paraId="6E66D3A9" w14:textId="77777777" w:rsidR="00EB5DFF" w:rsidRDefault="00EB5DFF">
            <w:pPr>
              <w:spacing w:line="360" w:lineRule="auto"/>
              <w:ind w:firstLine="0"/>
              <w:rPr>
                <w:sz w:val="20"/>
                <w:szCs w:val="20"/>
              </w:rPr>
            </w:pPr>
            <w:r>
              <w:rPr>
                <w:sz w:val="20"/>
                <w:szCs w:val="20"/>
              </w:rPr>
              <w:t>Data sources were connected directly to the agent; Reporting requests were answered in minutes (Interviewees 15, 4)</w:t>
            </w:r>
          </w:p>
        </w:tc>
        <w:tc>
          <w:tcPr>
            <w:tcW w:w="4111" w:type="dxa"/>
            <w:tcBorders>
              <w:top w:val="nil"/>
              <w:left w:val="nil"/>
              <w:bottom w:val="nil"/>
              <w:right w:val="nil"/>
            </w:tcBorders>
            <w:tcMar>
              <w:top w:w="0" w:type="dxa"/>
              <w:left w:w="100" w:type="dxa"/>
              <w:bottom w:w="0" w:type="dxa"/>
              <w:right w:w="100" w:type="dxa"/>
            </w:tcMar>
          </w:tcPr>
          <w:p w14:paraId="79D2ECCF" w14:textId="77777777" w:rsidR="00EB5DFF" w:rsidRDefault="00EB5DFF">
            <w:pPr>
              <w:spacing w:line="360" w:lineRule="auto"/>
              <w:ind w:firstLine="0"/>
              <w:rPr>
                <w:sz w:val="20"/>
                <w:szCs w:val="20"/>
              </w:rPr>
            </w:pPr>
            <w:r>
              <w:rPr>
                <w:sz w:val="20"/>
                <w:szCs w:val="20"/>
              </w:rPr>
              <w:t>The lack of integration or presence of data infrastructure yielded the need for manual workarounds (Interviewee 3)</w:t>
            </w:r>
          </w:p>
        </w:tc>
      </w:tr>
      <w:tr w:rsidR="00EB5DFF" w14:paraId="4327212D" w14:textId="77777777">
        <w:trPr>
          <w:trHeight w:val="270"/>
        </w:trPr>
        <w:tc>
          <w:tcPr>
            <w:tcW w:w="1418" w:type="dxa"/>
            <w:tcBorders>
              <w:top w:val="nil"/>
              <w:left w:val="nil"/>
              <w:bottom w:val="nil"/>
              <w:right w:val="nil"/>
            </w:tcBorders>
            <w:tcMar>
              <w:top w:w="0" w:type="dxa"/>
              <w:left w:w="100" w:type="dxa"/>
              <w:bottom w:w="0" w:type="dxa"/>
              <w:right w:w="100" w:type="dxa"/>
            </w:tcMar>
          </w:tcPr>
          <w:p w14:paraId="720C0810" w14:textId="77777777" w:rsidR="00EB5DFF" w:rsidRDefault="00EB5DFF">
            <w:pPr>
              <w:spacing w:line="360" w:lineRule="auto"/>
              <w:ind w:firstLine="0"/>
              <w:rPr>
                <w:sz w:val="20"/>
                <w:szCs w:val="20"/>
              </w:rPr>
            </w:pPr>
            <w:r>
              <w:rPr>
                <w:sz w:val="20"/>
                <w:szCs w:val="20"/>
              </w:rPr>
              <w:t>Content and campaigns</w:t>
            </w:r>
          </w:p>
        </w:tc>
        <w:tc>
          <w:tcPr>
            <w:tcW w:w="3827" w:type="dxa"/>
            <w:tcBorders>
              <w:top w:val="nil"/>
              <w:left w:val="nil"/>
              <w:bottom w:val="nil"/>
              <w:right w:val="nil"/>
            </w:tcBorders>
            <w:tcMar>
              <w:top w:w="0" w:type="dxa"/>
              <w:left w:w="100" w:type="dxa"/>
              <w:bottom w:w="0" w:type="dxa"/>
              <w:right w:w="100" w:type="dxa"/>
            </w:tcMar>
          </w:tcPr>
          <w:p w14:paraId="529E4D0A" w14:textId="77777777" w:rsidR="00EB5DFF" w:rsidRDefault="00EB5DFF">
            <w:pPr>
              <w:spacing w:line="360" w:lineRule="auto"/>
              <w:ind w:firstLine="0"/>
              <w:rPr>
                <w:sz w:val="20"/>
                <w:szCs w:val="20"/>
                <w:lang w:val="en-US"/>
              </w:rPr>
            </w:pPr>
            <w:r w:rsidRPr="5F622639">
              <w:rPr>
                <w:sz w:val="20"/>
                <w:szCs w:val="20"/>
                <w:lang w:val="en-US"/>
              </w:rPr>
              <w:t>Content created by Modular, validated, brand-governed pipelines (Interviewees 6, 9, 16)</w:t>
            </w:r>
          </w:p>
        </w:tc>
        <w:tc>
          <w:tcPr>
            <w:tcW w:w="4111" w:type="dxa"/>
            <w:tcBorders>
              <w:top w:val="nil"/>
              <w:left w:val="nil"/>
              <w:bottom w:val="nil"/>
              <w:right w:val="nil"/>
            </w:tcBorders>
            <w:tcMar>
              <w:top w:w="0" w:type="dxa"/>
              <w:left w:w="100" w:type="dxa"/>
              <w:bottom w:w="0" w:type="dxa"/>
              <w:right w:w="100" w:type="dxa"/>
            </w:tcMar>
          </w:tcPr>
          <w:p w14:paraId="1DFE62F5" w14:textId="77777777" w:rsidR="00EB5DFF" w:rsidRDefault="00EB5DFF">
            <w:pPr>
              <w:spacing w:line="360" w:lineRule="auto"/>
              <w:ind w:firstLine="0"/>
              <w:rPr>
                <w:sz w:val="20"/>
                <w:szCs w:val="20"/>
              </w:rPr>
            </w:pPr>
            <w:r>
              <w:rPr>
                <w:sz w:val="20"/>
                <w:szCs w:val="20"/>
              </w:rPr>
              <w:t>Negative effect on brand due to missing quality validation and brand governance (Interviewee 15)</w:t>
            </w:r>
          </w:p>
        </w:tc>
      </w:tr>
      <w:tr w:rsidR="00EB5DFF" w14:paraId="657EAA70" w14:textId="77777777">
        <w:trPr>
          <w:trHeight w:val="270"/>
        </w:trPr>
        <w:tc>
          <w:tcPr>
            <w:tcW w:w="1418" w:type="dxa"/>
            <w:tcBorders>
              <w:top w:val="nil"/>
              <w:left w:val="nil"/>
              <w:bottom w:val="single" w:sz="4" w:space="0" w:color="auto"/>
              <w:right w:val="nil"/>
            </w:tcBorders>
            <w:tcMar>
              <w:top w:w="0" w:type="dxa"/>
              <w:left w:w="100" w:type="dxa"/>
              <w:bottom w:w="0" w:type="dxa"/>
              <w:right w:w="100" w:type="dxa"/>
            </w:tcMar>
          </w:tcPr>
          <w:p w14:paraId="4F30A2D3" w14:textId="77777777" w:rsidR="00EB5DFF" w:rsidRDefault="00EB5DFF">
            <w:pPr>
              <w:spacing w:line="360" w:lineRule="auto"/>
              <w:ind w:firstLine="0"/>
              <w:rPr>
                <w:sz w:val="20"/>
                <w:szCs w:val="20"/>
              </w:rPr>
            </w:pPr>
            <w:r>
              <w:rPr>
                <w:sz w:val="20"/>
                <w:szCs w:val="20"/>
              </w:rPr>
              <w:t>Customer-facing agents</w:t>
            </w:r>
          </w:p>
        </w:tc>
        <w:tc>
          <w:tcPr>
            <w:tcW w:w="3827" w:type="dxa"/>
            <w:tcBorders>
              <w:top w:val="nil"/>
              <w:left w:val="nil"/>
              <w:bottom w:val="single" w:sz="4" w:space="0" w:color="auto"/>
              <w:right w:val="nil"/>
            </w:tcBorders>
            <w:tcMar>
              <w:top w:w="0" w:type="dxa"/>
              <w:left w:w="100" w:type="dxa"/>
              <w:bottom w:w="0" w:type="dxa"/>
              <w:right w:w="100" w:type="dxa"/>
            </w:tcMar>
          </w:tcPr>
          <w:p w14:paraId="17E34C93" w14:textId="77777777" w:rsidR="00EB5DFF" w:rsidRDefault="00EB5DFF">
            <w:pPr>
              <w:spacing w:line="360" w:lineRule="auto"/>
              <w:ind w:firstLine="0"/>
              <w:rPr>
                <w:sz w:val="20"/>
                <w:szCs w:val="20"/>
              </w:rPr>
            </w:pPr>
            <w:r>
              <w:rPr>
                <w:sz w:val="20"/>
                <w:szCs w:val="20"/>
              </w:rPr>
              <w:t>A deployed chatbot driving retention and upsell (Interviewee 6)</w:t>
            </w:r>
          </w:p>
        </w:tc>
        <w:tc>
          <w:tcPr>
            <w:tcW w:w="4111" w:type="dxa"/>
            <w:tcBorders>
              <w:top w:val="nil"/>
              <w:left w:val="nil"/>
              <w:bottom w:val="single" w:sz="4" w:space="0" w:color="auto"/>
              <w:right w:val="nil"/>
            </w:tcBorders>
            <w:tcMar>
              <w:top w:w="0" w:type="dxa"/>
              <w:left w:w="100" w:type="dxa"/>
              <w:bottom w:w="0" w:type="dxa"/>
              <w:right w:w="100" w:type="dxa"/>
            </w:tcMar>
          </w:tcPr>
          <w:p w14:paraId="05FD67AA" w14:textId="77777777" w:rsidR="00EB5DFF" w:rsidRDefault="00EB5DFF">
            <w:pPr>
              <w:spacing w:line="360" w:lineRule="auto"/>
              <w:ind w:firstLine="0"/>
              <w:rPr>
                <w:sz w:val="20"/>
                <w:szCs w:val="20"/>
              </w:rPr>
            </w:pPr>
            <w:r>
              <w:rPr>
                <w:sz w:val="20"/>
                <w:szCs w:val="20"/>
              </w:rPr>
              <w:t>Early or experimental deployments; withheld in a regulated sector (Interviewee 15)</w:t>
            </w:r>
          </w:p>
        </w:tc>
      </w:tr>
    </w:tbl>
    <w:p w14:paraId="07F9DE2D" w14:textId="77777777" w:rsidR="00DA506C" w:rsidRDefault="00DA506C" w:rsidP="00DA506C">
      <w:bookmarkStart w:id="198" w:name="_Toc231935248"/>
      <w:commentRangeEnd w:id="196"/>
      <w:r>
        <w:rPr>
          <w:rStyle w:val="CommentReference"/>
          <w:sz w:val="22"/>
          <w:szCs w:val="22"/>
        </w:rPr>
        <w:commentReference w:id="196"/>
      </w:r>
      <w:commentRangeEnd w:id="197"/>
      <w:r>
        <w:rPr>
          <w:rStyle w:val="CommentReference"/>
          <w:sz w:val="22"/>
          <w:szCs w:val="22"/>
        </w:rPr>
        <w:commentReference w:id="197"/>
      </w:r>
    </w:p>
    <w:p w14:paraId="4AAA27B2" w14:textId="77777777" w:rsidR="0032746D" w:rsidRDefault="0032746D">
      <w:pPr>
        <w:rPr>
          <w:b/>
          <w:bCs/>
          <w:color w:val="00312A"/>
        </w:rPr>
      </w:pPr>
      <w:bookmarkStart w:id="200" w:name="_Toc231935249"/>
      <w:bookmarkEnd w:id="198"/>
      <w:r>
        <w:rPr>
          <w:color w:val="00312A"/>
        </w:rPr>
        <w:br w:type="page"/>
      </w:r>
    </w:p>
    <w:p w14:paraId="32A19B04" w14:textId="6C81CD34" w:rsidR="00EB5DFF" w:rsidRDefault="00EB5DFF" w:rsidP="00EB5DFF">
      <w:pPr>
        <w:pStyle w:val="Heading1"/>
        <w:rPr>
          <w:color w:val="00312A"/>
        </w:rPr>
      </w:pPr>
      <w:r>
        <w:rPr>
          <w:color w:val="00312A"/>
        </w:rPr>
        <w:t>5.</w:t>
      </w:r>
      <w:r>
        <w:rPr>
          <w:color w:val="00312A"/>
        </w:rPr>
        <w:tab/>
        <w:t>Discussion</w:t>
      </w:r>
      <w:bookmarkEnd w:id="200"/>
    </w:p>
    <w:p w14:paraId="7CC4B1E1" w14:textId="77777777" w:rsidR="00EB5DFF" w:rsidRDefault="00EB5DFF" w:rsidP="6E19D5D5">
      <w:pPr>
        <w:rPr>
          <w:color w:val="00312A"/>
          <w:lang w:val="en-US"/>
        </w:rPr>
      </w:pPr>
      <w:r w:rsidRPr="6E19D5D5">
        <w:rPr>
          <w:color w:val="00312A"/>
          <w:lang w:val="en-US"/>
        </w:rPr>
        <w:t xml:space="preserve">This study set out to understand how marketing managers create value with agentic AI. </w:t>
      </w:r>
      <w:commentRangeStart w:id="201"/>
      <w:r w:rsidRPr="6E19D5D5">
        <w:rPr>
          <w:color w:val="00312A"/>
          <w:lang w:val="en-US"/>
        </w:rPr>
        <w:t xml:space="preserve">Chapter 4 analyzes the lived experience of marketing managers and those who help them implement their AI strategy, </w:t>
      </w:r>
      <w:r w:rsidRPr="6E19D5D5">
        <w:rPr>
          <w:lang w:val="en-US"/>
        </w:rPr>
        <w:t>reconstructing how that value is created in practice.</w:t>
      </w:r>
      <w:commentRangeEnd w:id="201"/>
      <w:r>
        <w:rPr>
          <w:rStyle w:val="CommentReference"/>
          <w:color w:val="00312A"/>
          <w:sz w:val="22"/>
          <w:szCs w:val="22"/>
          <w:lang w:val="en-US"/>
        </w:rPr>
        <w:commentReference w:id="201"/>
      </w:r>
    </w:p>
    <w:p w14:paraId="20E9053E" w14:textId="77777777" w:rsidR="00EB5DFF" w:rsidRDefault="00EB5DFF" w:rsidP="6E19D5D5">
      <w:pPr>
        <w:rPr>
          <w:color w:val="00312A"/>
          <w:lang w:val="en-US"/>
        </w:rPr>
      </w:pPr>
      <w:commentRangeStart w:id="202"/>
      <w:r w:rsidRPr="6E19D5D5">
        <w:rPr>
          <w:color w:val="00312A"/>
          <w:lang w:val="en-US"/>
        </w:rPr>
        <w:t xml:space="preserve"> </w:t>
      </w:r>
      <w:bookmarkStart w:id="203" w:name="OLE_LINK2"/>
      <w:r w:rsidRPr="6E19D5D5">
        <w:rPr>
          <w:color w:val="00312A"/>
          <w:lang w:val="en-US"/>
        </w:rPr>
        <w:t xml:space="preserve">Similar use cases, like creating a content generation pipeline, an analytics agent, or customer service assistance, were reported to </w:t>
      </w:r>
      <w:r w:rsidRPr="6E19D5D5">
        <w:rPr>
          <w:lang w:val="en-US"/>
        </w:rPr>
        <w:t>produce different outcomes across organizations (Section 4.4.4; Table 4).</w:t>
      </w:r>
      <w:r w:rsidRPr="6E19D5D5">
        <w:rPr>
          <w:color w:val="00312A"/>
          <w:lang w:val="en-US"/>
        </w:rPr>
        <w:t xml:space="preserve"> </w:t>
      </w:r>
      <w:r w:rsidRPr="6E19D5D5">
        <w:rPr>
          <w:lang w:val="en-US"/>
        </w:rPr>
        <w:t xml:space="preserve">That variance was attributed to organizational conditions, managerial behavior, and the configuration in which the technology was applied, rather than to the use case itself. </w:t>
      </w:r>
      <w:bookmarkEnd w:id="203"/>
      <w:commentRangeEnd w:id="202"/>
      <w:r>
        <w:rPr>
          <w:rStyle w:val="CommentReference"/>
          <w:color w:val="00312A"/>
          <w:sz w:val="22"/>
          <w:szCs w:val="22"/>
          <w:lang w:val="en-US"/>
        </w:rPr>
        <w:commentReference w:id="202"/>
      </w:r>
    </w:p>
    <w:p w14:paraId="267AE2C8" w14:textId="77777777" w:rsidR="00EB5DFF" w:rsidRDefault="00EB5DFF" w:rsidP="00EB5DFF">
      <w:pPr>
        <w:pStyle w:val="Heading2"/>
      </w:pPr>
      <w:bookmarkStart w:id="204" w:name="_Toc231935250"/>
      <w:r>
        <w:t>5.1</w:t>
      </w:r>
      <w:r>
        <w:tab/>
        <w:t>Contributions to Theory</w:t>
      </w:r>
      <w:bookmarkEnd w:id="204"/>
    </w:p>
    <w:p w14:paraId="535AE287" w14:textId="6119C3D4" w:rsidR="00EB5DFF" w:rsidRDefault="00EB5DFF" w:rsidP="00EB5DFF">
      <w:r w:rsidRPr="6E19D5D5">
        <w:rPr>
          <w:lang w:val="en-US"/>
        </w:rPr>
        <w:t xml:space="preserve">Agentic AI has moved rapidly from a technical novelty to a consequential development in marketing, yet empirical research into its implications within organizations remains scarce; the existing literature concentrates on </w:t>
      </w:r>
      <w:commentRangeStart w:id="205"/>
      <w:commentRangeStart w:id="206"/>
      <w:r w:rsidRPr="6E19D5D5">
        <w:rPr>
          <w:lang w:val="en-US"/>
        </w:rPr>
        <w:t>generative AI and, more narrowly, on content generation</w:t>
      </w:r>
      <w:commentRangeEnd w:id="205"/>
      <w:r w:rsidRPr="6E19D5D5">
        <w:rPr>
          <w:rStyle w:val="CommentReference"/>
          <w:sz w:val="22"/>
          <w:szCs w:val="22"/>
          <w:lang w:val="en-US"/>
        </w:rPr>
        <w:commentReference w:id="205"/>
      </w:r>
      <w:commentRangeEnd w:id="206"/>
      <w:r w:rsidRPr="6E19D5D5">
        <w:rPr>
          <w:rStyle w:val="CommentReference"/>
          <w:sz w:val="22"/>
          <w:szCs w:val="22"/>
          <w:lang w:val="en-US"/>
        </w:rPr>
        <w:commentReference w:id="206"/>
      </w:r>
      <w:r w:rsidRPr="6E19D5D5">
        <w:rPr>
          <w:lang w:val="en-US"/>
        </w:rPr>
        <w:t xml:space="preserve">. Scholars have responded by issuing explicit calls for research into agentic AI in the marketing field (Kim, 2025; Mogaji &amp; Jain, 2024; Jain et al., 2024). This study answers those calls directly by providing a grounded empirical account of how marketing managers create value with </w:t>
      </w:r>
      <w:commentRangeStart w:id="207"/>
      <w:r w:rsidRPr="6E19D5D5">
        <w:rPr>
          <w:lang w:val="en-US"/>
        </w:rPr>
        <w:t>agentic</w:t>
      </w:r>
      <w:commentRangeEnd w:id="207"/>
      <w:r w:rsidRPr="6E19D5D5">
        <w:rPr>
          <w:rStyle w:val="CommentReference"/>
          <w:sz w:val="22"/>
          <w:szCs w:val="22"/>
          <w:lang w:val="en-US"/>
        </w:rPr>
        <w:commentReference w:id="207"/>
      </w:r>
      <w:r w:rsidRPr="6E19D5D5">
        <w:rPr>
          <w:lang w:val="en-US"/>
        </w:rPr>
        <w:t xml:space="preserve"> AI. </w:t>
      </w:r>
    </w:p>
    <w:p w14:paraId="60B14702" w14:textId="77777777" w:rsidR="00EB5DFF" w:rsidRDefault="00EB5DFF" w:rsidP="00EB5DFF">
      <w:pPr>
        <w:rPr>
          <w:color w:val="00312A"/>
        </w:rPr>
      </w:pPr>
      <w:r>
        <w:rPr>
          <w:color w:val="00312A"/>
        </w:rPr>
        <w:t xml:space="preserve">The principal theoretical contribution of this study is a process model of managerial value creation with agentic AI (Figure 1). The model links five elements in a loosely ordered chain: </w:t>
      </w:r>
      <w:r>
        <w:rPr>
          <w:i/>
          <w:iCs/>
          <w:color w:val="00312A"/>
        </w:rPr>
        <w:t>observing</w:t>
      </w:r>
      <w:r>
        <w:rPr>
          <w:color w:val="00312A"/>
        </w:rPr>
        <w:t xml:space="preserve"> the changing external context, this context includes the progression of AI, market pressure and supplier communication; the organizational conditions that enable or constrain action; </w:t>
      </w:r>
      <w:r>
        <w:rPr>
          <w:i/>
          <w:iCs/>
          <w:color w:val="00312A"/>
        </w:rPr>
        <w:t>steering</w:t>
      </w:r>
      <w:r>
        <w:rPr>
          <w:color w:val="00312A"/>
        </w:rPr>
        <w:t xml:space="preserve"> the organization through the managerial responses we call </w:t>
      </w:r>
      <w:r>
        <w:rPr>
          <w:i/>
          <w:iCs/>
          <w:color w:val="00312A"/>
        </w:rPr>
        <w:t>reshaping</w:t>
      </w:r>
      <w:r>
        <w:rPr>
          <w:color w:val="00312A"/>
        </w:rPr>
        <w:t xml:space="preserve">, </w:t>
      </w:r>
      <w:r>
        <w:rPr>
          <w:i/>
          <w:iCs/>
          <w:color w:val="00312A"/>
        </w:rPr>
        <w:t>leveraging</w:t>
      </w:r>
      <w:r>
        <w:rPr>
          <w:color w:val="00312A"/>
        </w:rPr>
        <w:t xml:space="preserve">, and </w:t>
      </w:r>
      <w:r>
        <w:rPr>
          <w:i/>
          <w:iCs/>
          <w:color w:val="00312A"/>
        </w:rPr>
        <w:t>navigating</w:t>
      </w:r>
      <w:r>
        <w:rPr>
          <w:color w:val="00312A"/>
        </w:rPr>
        <w:t xml:space="preserve">; </w:t>
      </w:r>
      <w:r>
        <w:rPr>
          <w:i/>
          <w:iCs/>
          <w:color w:val="00312A"/>
        </w:rPr>
        <w:t>applying</w:t>
      </w:r>
      <w:r>
        <w:rPr>
          <w:color w:val="00312A"/>
        </w:rPr>
        <w:t xml:space="preserve"> agentic AI through specific use cases and usage strategies; and the value outcomes that result, understood as a portfolio of benefits, sacrifices, and risks. </w:t>
      </w:r>
      <w:commentRangeStart w:id="208"/>
      <w:commentRangeEnd w:id="208"/>
      <w:r>
        <w:rPr>
          <w:rStyle w:val="CommentReference"/>
          <w:color w:val="00312A"/>
          <w:sz w:val="22"/>
          <w:szCs w:val="22"/>
        </w:rPr>
        <w:commentReference w:id="208"/>
      </w:r>
    </w:p>
    <w:p w14:paraId="0BFDFC22" w14:textId="77777777" w:rsidR="00EB5DFF" w:rsidRDefault="00EB5DFF" w:rsidP="00EB5DFF">
      <w:r>
        <w:t>Running through the chain is a set of paradoxes, in which the technology that generates a problem also supplies the means to manage it. The model is offered as an interpretive account of how value is constructed: it makes visible the impact of the organizational context and highlights how the managerial work, which includes observing, steering (including the behaviors leveraging, reshaping, and navigating), and applying, through which agentic AI is turned into value.</w:t>
      </w:r>
    </w:p>
    <w:p w14:paraId="29BE671D" w14:textId="77777777" w:rsidR="00EB5DFF" w:rsidRPr="002779EF" w:rsidRDefault="00EB5DFF" w:rsidP="00EB5DFF">
      <w:pPr>
        <w:pStyle w:val="Heading3"/>
      </w:pPr>
      <w:r>
        <w:t>5.1.1</w:t>
      </w:r>
      <w:r>
        <w:tab/>
      </w:r>
      <w:r w:rsidRPr="002779EF">
        <w:t xml:space="preserve">Agentic AI </w:t>
      </w:r>
      <w:commentRangeStart w:id="209"/>
      <w:r w:rsidRPr="002779EF">
        <w:t>value</w:t>
      </w:r>
      <w:commentRangeEnd w:id="209"/>
      <w:r w:rsidRPr="002779EF">
        <w:rPr>
          <w:rStyle w:val="CommentReference"/>
          <w:sz w:val="22"/>
          <w:szCs w:val="22"/>
        </w:rPr>
        <w:commentReference w:id="209"/>
      </w:r>
      <w:r w:rsidRPr="002779EF">
        <w:t xml:space="preserve"> creation as a continuation of digital transformation.</w:t>
      </w:r>
    </w:p>
    <w:p w14:paraId="0886974F" w14:textId="77777777" w:rsidR="00EB5DFF" w:rsidRPr="002779EF" w:rsidRDefault="00EB5DFF" w:rsidP="00EB5DFF">
      <w:r w:rsidRPr="6E19D5D5">
        <w:rPr>
          <w:lang w:val="en-US"/>
        </w:rPr>
        <w:t>In line with earlier work on digital transformation by Enholm et al. (2022), we observe the crucial role of technical conditions, data and infrastructure; the organizational context, including culture, management support, organizational readiness, and more; and we still observe efficiency as one of the main benefits of AI. However, we also observe key differences.</w:t>
      </w:r>
    </w:p>
    <w:p w14:paraId="2E676806" w14:textId="77777777" w:rsidR="00EB5DFF" w:rsidRPr="002779EF" w:rsidRDefault="00EB5DFF" w:rsidP="00EB5DFF">
      <w:pPr>
        <w:rPr>
          <w:lang w:val="en-US"/>
        </w:rPr>
      </w:pPr>
      <w:r w:rsidRPr="6E19D5D5">
        <w:rPr>
          <w:lang w:val="en-US"/>
        </w:rPr>
        <w:t xml:space="preserve">Where Enholm et al. (2022) still note governance as a key enabler for adopting AI, we see that </w:t>
      </w:r>
      <w:commentRangeStart w:id="210"/>
      <w:r w:rsidRPr="6E19D5D5">
        <w:rPr>
          <w:lang w:val="en-US"/>
        </w:rPr>
        <w:t>governance</w:t>
      </w:r>
      <w:commentRangeEnd w:id="210"/>
      <w:r w:rsidRPr="6E19D5D5">
        <w:rPr>
          <w:rStyle w:val="CommentReference"/>
          <w:sz w:val="22"/>
          <w:szCs w:val="22"/>
          <w:lang w:val="en-US"/>
        </w:rPr>
        <w:commentReference w:id="210"/>
      </w:r>
      <w:r w:rsidRPr="6E19D5D5">
        <w:rPr>
          <w:lang w:val="en-US"/>
        </w:rPr>
        <w:t xml:space="preserve"> often has become overly restrictive and has become one of the main inhibitors of agentic AI (see section 4.2.4). </w:t>
      </w:r>
      <w:commentRangeStart w:id="211"/>
      <w:r w:rsidRPr="6E19D5D5">
        <w:rPr>
          <w:lang w:val="en-US"/>
        </w:rPr>
        <w:t xml:space="preserve">Additionally, where the AI of 2021 often served a narrow purpose, agentic AI is more broadly applicable; this leads to the benefit that interviewees describe as extending the personal skillset. </w:t>
      </w:r>
      <w:commentRangeEnd w:id="211"/>
      <w:r w:rsidRPr="002779EF">
        <w:rPr>
          <w:rStyle w:val="CommentReference"/>
          <w:sz w:val="22"/>
          <w:szCs w:val="22"/>
          <w:lang w:val="en-US"/>
        </w:rPr>
        <w:commentReference w:id="211"/>
      </w:r>
    </w:p>
    <w:p w14:paraId="500E7C1B" w14:textId="1629D859" w:rsidR="00EB5DFF" w:rsidRPr="002779EF" w:rsidRDefault="00EB5DFF" w:rsidP="00EB5DFF">
      <w:r w:rsidRPr="6E19D5D5">
        <w:rPr>
          <w:lang w:val="en-US"/>
        </w:rPr>
        <w:t xml:space="preserve">Likewise, our work also aligns with and builds on the insights from Vidal et al. (2022). Vidal et al. (2022) note how </w:t>
      </w:r>
      <w:commentRangeStart w:id="212"/>
      <w:r w:rsidRPr="6E19D5D5">
        <w:rPr>
          <w:lang w:val="en-US"/>
        </w:rPr>
        <w:t>digital leaders should become business leade</w:t>
      </w:r>
      <w:commentRangeEnd w:id="212"/>
      <w:r w:rsidRPr="6E19D5D5">
        <w:rPr>
          <w:rStyle w:val="CommentReference"/>
          <w:sz w:val="22"/>
          <w:szCs w:val="22"/>
          <w:lang w:val="en-US"/>
        </w:rPr>
        <w:commentReference w:id="212"/>
      </w:r>
      <w:r w:rsidRPr="6E19D5D5">
        <w:rPr>
          <w:lang w:val="en-US"/>
        </w:rPr>
        <w:t xml:space="preserve">rs, including developing business know-how within the digital function. We mirror this perspective and note that the marketing function requires increasing technical know-how and management (see section 4.2.3). </w:t>
      </w:r>
      <w:r w:rsidR="180B0401" w:rsidRPr="205B8843">
        <w:rPr>
          <w:lang w:val="en-US"/>
        </w:rPr>
        <w:t>This</w:t>
      </w:r>
      <w:ins w:id="213" w:author="Beninger, Stefanie" w:date="2026-06-10T13:07:00Z" w16du:dateUtc="2026-06-10T13:07:14Z">
        <w:r w:rsidR="0C77C109" w:rsidRPr="205B8843">
          <w:rPr>
            <w:lang w:val="en-US"/>
          </w:rPr>
          <w:t xml:space="preserve"> </w:t>
        </w:r>
      </w:ins>
      <w:commentRangeStart w:id="214"/>
      <w:ins w:id="215" w:author="Beninger, Stefanie" w:date="2026-06-10T13:07:00Z" w16du:dateUtc="2026-06-10T13:07:23Z">
        <w:r w:rsidR="645290C6" w:rsidRPr="205B8843">
          <w:rPr>
            <w:lang w:val="en-US"/>
          </w:rPr>
          <w:t>conclusion</w:t>
        </w:r>
      </w:ins>
      <w:commentRangeEnd w:id="214"/>
      <w:r w:rsidRPr="6E19D5D5">
        <w:rPr>
          <w:rStyle w:val="CommentReference"/>
          <w:sz w:val="22"/>
          <w:szCs w:val="22"/>
          <w:lang w:val="en-US"/>
        </w:rPr>
        <w:commentReference w:id="214"/>
      </w:r>
      <w:ins w:id="216" w:author="Beninger, Stefanie" w:date="2026-06-10T13:07:00Z" w16du:dateUtc="2026-06-10T13:07:23Z">
        <w:r w:rsidRPr="6E19D5D5">
          <w:rPr>
            <w:lang w:val="en-US"/>
          </w:rPr>
          <w:t xml:space="preserve"> </w:t>
        </w:r>
      </w:ins>
      <w:r w:rsidRPr="6E19D5D5">
        <w:rPr>
          <w:lang w:val="en-US"/>
        </w:rPr>
        <w:t>results in a situation where many of the learnings from Vidal et al. (2022</w:t>
      </w:r>
      <w:r w:rsidR="180B0401" w:rsidRPr="205B8843">
        <w:rPr>
          <w:lang w:val="en-US"/>
        </w:rPr>
        <w:t>)</w:t>
      </w:r>
      <w:ins w:id="217" w:author="Beninger, Stefanie" w:date="2026-06-10T13:07:00Z" w16du:dateUtc="2026-06-10T13:07:17Z">
        <w:r w:rsidR="6FFD52C6" w:rsidRPr="205B8843">
          <w:rPr>
            <w:lang w:val="en-US"/>
          </w:rPr>
          <w:t xml:space="preserve"> </w:t>
        </w:r>
      </w:ins>
      <w:del w:id="218" w:author="Beninger, Stefanie" w:date="2026-06-10T13:07:00Z" w16du:dateUtc="2026-06-10T13:07:17Z">
        <w:r w:rsidRPr="205B8843" w:rsidDel="180B0401">
          <w:rPr>
            <w:lang w:val="en-US"/>
          </w:rPr>
          <w:delText>,</w:delText>
        </w:r>
        <w:r w:rsidRPr="6E19D5D5">
          <w:rPr>
            <w:lang w:val="en-US"/>
          </w:rPr>
          <w:delText xml:space="preserve"> </w:delText>
        </w:r>
      </w:del>
      <w:r w:rsidRPr="6E19D5D5">
        <w:rPr>
          <w:lang w:val="en-US"/>
        </w:rPr>
        <w:t>now apply to the marketing manager, including the need to master talent complexity, prioritize learning, and bridge the gap between technical and business capabilities.</w:t>
      </w:r>
    </w:p>
    <w:p w14:paraId="56BBEE0D" w14:textId="77777777" w:rsidR="00EB5DFF" w:rsidRPr="002779EF" w:rsidRDefault="00EB5DFF" w:rsidP="00EB5DFF">
      <w:r w:rsidRPr="002779EF">
        <w:t xml:space="preserve">In line with </w:t>
      </w:r>
      <w:r w:rsidRPr="002779EF">
        <w:rPr>
          <w:lang w:val="en-US"/>
        </w:rPr>
        <w:t>Gebauer et al.’s (2020)</w:t>
      </w:r>
      <w:bookmarkStart w:id="219" w:name="OLE_LINK14"/>
      <w:r w:rsidRPr="002779EF">
        <w:t xml:space="preserve"> </w:t>
      </w:r>
      <w:r w:rsidRPr="00A06DA5">
        <w:t xml:space="preserve">digitalization </w:t>
      </w:r>
      <w:commentRangeStart w:id="220"/>
      <w:r w:rsidRPr="00A06DA5">
        <w:t>paradox</w:t>
      </w:r>
      <w:commentRangeEnd w:id="220"/>
      <w:r>
        <w:rPr>
          <w:rStyle w:val="CommentReference"/>
          <w:i/>
          <w:iCs/>
          <w:sz w:val="22"/>
          <w:szCs w:val="22"/>
        </w:rPr>
        <w:commentReference w:id="220"/>
      </w:r>
      <w:r>
        <w:rPr>
          <w:i/>
          <w:iCs/>
        </w:rPr>
        <w:t>,</w:t>
      </w:r>
      <w:r w:rsidRPr="002779EF">
        <w:t xml:space="preserve"> </w:t>
      </w:r>
      <w:bookmarkEnd w:id="219"/>
      <w:r w:rsidRPr="002779EF">
        <w:t xml:space="preserve">we see a pattern where outcomes of investments in agentic AI differ significantly. Notably, ignoring customer needs is not a pattern we observed; however, </w:t>
      </w:r>
      <w:bookmarkStart w:id="221" w:name="OLE_LINK15"/>
      <w:r w:rsidRPr="002779EF">
        <w:rPr>
          <w:lang w:val="en-US"/>
        </w:rPr>
        <w:t xml:space="preserve">Gebauer </w:t>
      </w:r>
      <w:bookmarkStart w:id="222" w:name="OLE_LINK16"/>
      <w:r w:rsidRPr="002779EF">
        <w:rPr>
          <w:lang w:val="en-US"/>
        </w:rPr>
        <w:t xml:space="preserve">et al.’s (2020) </w:t>
      </w:r>
      <w:bookmarkEnd w:id="221"/>
      <w:bookmarkEnd w:id="222"/>
      <w:r w:rsidRPr="002779EF">
        <w:rPr>
          <w:lang w:val="en-US"/>
        </w:rPr>
        <w:t xml:space="preserve">trap of </w:t>
      </w:r>
      <w:r w:rsidRPr="002779EF">
        <w:t xml:space="preserve">failing to build trust among partners could be seen as a slice of the broader </w:t>
      </w:r>
      <w:r w:rsidRPr="002779EF">
        <w:rPr>
          <w:rStyle w:val="Strong"/>
          <w:rFonts w:cs="Segoe UI"/>
          <w:b w:val="0"/>
          <w:bCs w:val="0"/>
          <w:i/>
          <w:iCs/>
          <w:sz w:val="21"/>
          <w:szCs w:val="21"/>
        </w:rPr>
        <w:t xml:space="preserve">steering the </w:t>
      </w:r>
      <w:commentRangeStart w:id="223"/>
      <w:r w:rsidRPr="002779EF">
        <w:rPr>
          <w:rStyle w:val="Strong"/>
          <w:rFonts w:cs="Segoe UI"/>
          <w:b w:val="0"/>
          <w:bCs w:val="0"/>
          <w:i/>
          <w:iCs/>
          <w:sz w:val="21"/>
          <w:szCs w:val="21"/>
        </w:rPr>
        <w:t>organization</w:t>
      </w:r>
      <w:commentRangeEnd w:id="223"/>
      <w:r w:rsidRPr="002779EF">
        <w:rPr>
          <w:rStyle w:val="CommentReference"/>
          <w:rFonts w:cs="Segoe UI"/>
          <w:i/>
          <w:iCs/>
          <w:sz w:val="21"/>
          <w:szCs w:val="21"/>
        </w:rPr>
        <w:commentReference w:id="223"/>
      </w:r>
      <w:r w:rsidRPr="002779EF">
        <w:rPr>
          <w:rStyle w:val="Strong"/>
          <w:rFonts w:cs="Segoe UI"/>
          <w:b w:val="0"/>
          <w:bCs w:val="0"/>
          <w:i/>
          <w:iCs/>
          <w:sz w:val="21"/>
          <w:szCs w:val="21"/>
        </w:rPr>
        <w:t xml:space="preserve"> </w:t>
      </w:r>
      <w:r w:rsidRPr="002779EF">
        <w:rPr>
          <w:rStyle w:val="Strong"/>
          <w:rFonts w:cs="Segoe UI"/>
          <w:b w:val="0"/>
          <w:bCs w:val="0"/>
          <w:sz w:val="21"/>
          <w:szCs w:val="21"/>
        </w:rPr>
        <w:t>that we observed (se</w:t>
      </w:r>
      <w:commentRangeStart w:id="224"/>
      <w:r w:rsidRPr="002779EF">
        <w:rPr>
          <w:rStyle w:val="Strong"/>
          <w:rFonts w:cs="Segoe UI"/>
          <w:b w:val="0"/>
          <w:bCs w:val="0"/>
          <w:sz w:val="21"/>
          <w:szCs w:val="21"/>
        </w:rPr>
        <w:t>e section 4.2).</w:t>
      </w:r>
      <w:commentRangeEnd w:id="224"/>
      <w:r w:rsidRPr="002779EF">
        <w:rPr>
          <w:rStyle w:val="CommentReference"/>
          <w:rFonts w:cs="Segoe UI"/>
          <w:sz w:val="21"/>
          <w:szCs w:val="21"/>
        </w:rPr>
        <w:commentReference w:id="224"/>
      </w:r>
      <w:r w:rsidRPr="002779EF">
        <w:rPr>
          <w:rStyle w:val="Strong"/>
          <w:rFonts w:cs="Segoe UI"/>
          <w:b w:val="0"/>
          <w:bCs w:val="0"/>
          <w:sz w:val="21"/>
          <w:szCs w:val="21"/>
        </w:rPr>
        <w:t xml:space="preserve"> In addition to the traps that Gebauer</w:t>
      </w:r>
      <w:r>
        <w:rPr>
          <w:rStyle w:val="Strong"/>
          <w:rFonts w:cs="Segoe UI"/>
          <w:b w:val="0"/>
          <w:bCs w:val="0"/>
          <w:sz w:val="21"/>
          <w:szCs w:val="21"/>
        </w:rPr>
        <w:t xml:space="preserve"> </w:t>
      </w:r>
      <w:r w:rsidRPr="002779EF">
        <w:rPr>
          <w:lang w:val="en-US"/>
        </w:rPr>
        <w:t xml:space="preserve">et al. (2020) </w:t>
      </w:r>
      <w:r w:rsidRPr="002779EF">
        <w:rPr>
          <w:rStyle w:val="Strong"/>
          <w:rFonts w:cs="Segoe UI"/>
          <w:b w:val="0"/>
          <w:bCs w:val="0"/>
          <w:sz w:val="21"/>
          <w:szCs w:val="21"/>
        </w:rPr>
        <w:t xml:space="preserve">note </w:t>
      </w:r>
      <w:commentRangeStart w:id="225"/>
      <w:r w:rsidRPr="002779EF">
        <w:rPr>
          <w:rStyle w:val="Strong"/>
          <w:rFonts w:cs="Segoe UI"/>
          <w:b w:val="0"/>
          <w:bCs w:val="0"/>
          <w:sz w:val="21"/>
          <w:szCs w:val="21"/>
        </w:rPr>
        <w:t>we</w:t>
      </w:r>
      <w:commentRangeEnd w:id="225"/>
      <w:r w:rsidRPr="002779EF">
        <w:rPr>
          <w:rStyle w:val="CommentReference"/>
          <w:rFonts w:cs="Segoe UI"/>
          <w:sz w:val="21"/>
          <w:szCs w:val="21"/>
        </w:rPr>
        <w:commentReference w:id="225"/>
      </w:r>
      <w:r w:rsidRPr="002779EF">
        <w:rPr>
          <w:rStyle w:val="Strong"/>
          <w:rFonts w:cs="Segoe UI"/>
          <w:b w:val="0"/>
          <w:bCs w:val="0"/>
          <w:sz w:val="21"/>
          <w:szCs w:val="21"/>
        </w:rPr>
        <w:t xml:space="preserve"> note a much wider range of </w:t>
      </w:r>
      <w:commentRangeStart w:id="226"/>
      <w:r w:rsidRPr="002779EF">
        <w:rPr>
          <w:rStyle w:val="Strong"/>
          <w:rFonts w:cs="Segoe UI"/>
          <w:b w:val="0"/>
          <w:bCs w:val="0"/>
          <w:sz w:val="21"/>
          <w:szCs w:val="21"/>
        </w:rPr>
        <w:t>elements</w:t>
      </w:r>
      <w:commentRangeEnd w:id="226"/>
      <w:r w:rsidRPr="002779EF">
        <w:rPr>
          <w:rStyle w:val="CommentReference"/>
          <w:rFonts w:cs="Segoe UI"/>
          <w:sz w:val="21"/>
          <w:szCs w:val="21"/>
        </w:rPr>
        <w:commentReference w:id="226"/>
      </w:r>
      <w:r w:rsidRPr="002779EF">
        <w:rPr>
          <w:rStyle w:val="Strong"/>
          <w:rFonts w:cs="Segoe UI"/>
          <w:b w:val="0"/>
          <w:bCs w:val="0"/>
          <w:sz w:val="21"/>
          <w:szCs w:val="21"/>
        </w:rPr>
        <w:t xml:space="preserve"> that the manager can steer and shape to ensure that initiatives take hold and create value (see section 4). </w:t>
      </w:r>
    </w:p>
    <w:p w14:paraId="02A84530" w14:textId="1B0F8602" w:rsidR="00EB5DFF" w:rsidRPr="002779EF" w:rsidRDefault="00EB5DFF" w:rsidP="00EB5DFF">
      <w:r w:rsidRPr="6E19D5D5">
        <w:rPr>
          <w:lang w:val="en-US"/>
        </w:rPr>
        <w:t xml:space="preserve"> Both the organizational resistance that we observe and the breadth of benefits when successful that we observe within the dataset seem to be much higher than what is signaled in previous works regarding digital </w:t>
      </w:r>
      <w:commentRangeStart w:id="227"/>
      <w:r w:rsidRPr="6E19D5D5">
        <w:rPr>
          <w:lang w:val="en-US"/>
        </w:rPr>
        <w:t>transformation</w:t>
      </w:r>
      <w:commentRangeEnd w:id="227"/>
      <w:r w:rsidRPr="6E19D5D5">
        <w:rPr>
          <w:rStyle w:val="CommentReference"/>
          <w:sz w:val="22"/>
          <w:szCs w:val="22"/>
          <w:lang w:val="en-US"/>
        </w:rPr>
        <w:commentReference w:id="227"/>
      </w:r>
      <w:r w:rsidRPr="6E19D5D5">
        <w:rPr>
          <w:lang w:val="en-US"/>
        </w:rPr>
        <w:t xml:space="preserve">. Our resource suggests that this increased speed creates increased resistance and delaying behavior; </w:t>
      </w:r>
      <w:del w:id="228" w:author="Beninger, Stefanie" w:date="2026-06-10T13:11:00Z" w16du:dateUtc="2026-06-10T13:11:34Z">
        <w:r w:rsidRPr="6E19D5D5">
          <w:rPr>
            <w:lang w:val="en-US"/>
          </w:rPr>
          <w:delText>we quoted</w:delText>
        </w:r>
      </w:del>
      <w:ins w:id="229" w:author="Beninger, Stefanie" w:date="2026-06-10T13:11:00Z" w16du:dateUtc="2026-06-10T13:11:38Z">
        <w:r w:rsidR="4344F6D9" w:rsidRPr="205B8843">
          <w:rPr>
            <w:lang w:val="en-US"/>
          </w:rPr>
          <w:t>where one participant noted that,</w:t>
        </w:r>
      </w:ins>
      <w:r w:rsidRPr="6E19D5D5">
        <w:rPr>
          <w:lang w:val="en-US"/>
        </w:rPr>
        <w:t xml:space="preserve"> “It goes so fast that </w:t>
      </w:r>
      <w:del w:id="230" w:author="Beninger, Stefanie" w:date="2026-06-10T13:11:00Z" w16du:dateUtc="2026-06-10T13:11:43Z">
        <w:r w:rsidRPr="6E19D5D5">
          <w:rPr>
            <w:lang w:val="en-US"/>
          </w:rPr>
          <w:delText xml:space="preserve">they </w:delText>
        </w:r>
      </w:del>
      <w:ins w:id="231" w:author="Beninger, Stefanie" w:date="2026-06-10T13:11:00Z" w16du:dateUtc="2026-06-10T13:11:46Z">
        <w:r w:rsidR="236B64AD" w:rsidRPr="205B8843">
          <w:rPr>
            <w:lang w:val="en-US"/>
          </w:rPr>
          <w:t xml:space="preserve">[employees] </w:t>
        </w:r>
      </w:ins>
      <w:r w:rsidRPr="6E19D5D5">
        <w:rPr>
          <w:lang w:val="en-US"/>
        </w:rPr>
        <w:t xml:space="preserve">get overwhelmed” (see section 4.1.1). This implies that the managerial </w:t>
      </w:r>
      <w:commentRangeStart w:id="232"/>
      <w:r w:rsidRPr="6E19D5D5">
        <w:rPr>
          <w:lang w:val="en-US"/>
        </w:rPr>
        <w:t>behaviors</w:t>
      </w:r>
      <w:commentRangeEnd w:id="232"/>
      <w:r w:rsidRPr="6E19D5D5">
        <w:rPr>
          <w:rStyle w:val="CommentReference"/>
          <w:sz w:val="22"/>
          <w:szCs w:val="22"/>
          <w:lang w:val="en-US"/>
        </w:rPr>
        <w:commentReference w:id="232"/>
      </w:r>
      <w:r w:rsidRPr="6E19D5D5">
        <w:rPr>
          <w:lang w:val="en-US"/>
        </w:rPr>
        <w:t xml:space="preserve"> that were important in the </w:t>
      </w:r>
      <w:commentRangeStart w:id="233"/>
      <w:r w:rsidRPr="6E19D5D5">
        <w:rPr>
          <w:lang w:val="en-US"/>
        </w:rPr>
        <w:t>age of digital transformation</w:t>
      </w:r>
      <w:commentRangeEnd w:id="233"/>
      <w:r w:rsidRPr="6E19D5D5">
        <w:rPr>
          <w:rStyle w:val="CommentReference"/>
          <w:sz w:val="22"/>
          <w:szCs w:val="22"/>
          <w:lang w:val="en-US"/>
        </w:rPr>
        <w:commentReference w:id="233"/>
      </w:r>
      <w:r w:rsidRPr="6E19D5D5">
        <w:rPr>
          <w:lang w:val="en-US"/>
        </w:rPr>
        <w:t xml:space="preserve"> have become even more important in the age of agentic AI.</w:t>
      </w:r>
    </w:p>
    <w:p w14:paraId="0C72FB76" w14:textId="77777777" w:rsidR="00EB5DFF" w:rsidDel="000D2E91" w:rsidRDefault="00EB5DFF" w:rsidP="00EB5DFF">
      <w:pPr>
        <w:pStyle w:val="Heading3"/>
        <w:rPr>
          <w:del w:id="234" w:author="Luttik, Daan" w:date="2026-06-09T19:32:00Z" w16du:dateUtc="2026-06-09T17:32:00Z"/>
        </w:rPr>
      </w:pPr>
      <w:del w:id="235" w:author="Luttik, Daan" w:date="2026-06-09T19:32:00Z" w16du:dateUtc="2026-06-09T17:32:00Z">
        <w:r w:rsidRPr="006705F0" w:rsidDel="000D2E91">
          <w:delText>5.1.2</w:delText>
        </w:r>
        <w:r w:rsidRPr="006705F0" w:rsidDel="000D2E91">
          <w:tab/>
          <w:delText>Extending research on AI in marketing</w:delText>
        </w:r>
      </w:del>
    </w:p>
    <w:p w14:paraId="32259A1D" w14:textId="77777777" w:rsidR="00EB5DFF" w:rsidRPr="00F30692" w:rsidDel="000D2E91" w:rsidRDefault="00EB5DFF" w:rsidP="00EB5DFF">
      <w:pPr>
        <w:rPr>
          <w:del w:id="236" w:author="Luttik, Daan" w:date="2026-06-09T19:32:00Z" w16du:dateUtc="2026-06-09T17:32:00Z"/>
        </w:rPr>
      </w:pPr>
      <w:del w:id="237" w:author="Luttik, Daan" w:date="2026-06-09T19:32:00Z" w16du:dateUtc="2026-06-09T17:32:00Z">
        <w:r w:rsidDel="000D2E91">
          <w:delText>Earlier work shows possible applications of GenAI within marketing (Wahid et al., 2023; Grewal et al., 2025; Abou Elgheit, 2025).</w:delText>
        </w:r>
      </w:del>
    </w:p>
    <w:p w14:paraId="67961680" w14:textId="77777777" w:rsidR="00EB5DFF" w:rsidRDefault="00EB5DFF" w:rsidP="00EB5DFF">
      <w:pPr>
        <w:pStyle w:val="Heading3"/>
        <w:numPr>
          <w:ilvl w:val="2"/>
          <w:numId w:val="18"/>
        </w:numPr>
      </w:pPr>
      <w:r w:rsidRPr="000D2E91">
        <w:t>Observing</w:t>
      </w:r>
      <w:r>
        <w:t xml:space="preserve"> forces for change</w:t>
      </w:r>
    </w:p>
    <w:p w14:paraId="03EA2480" w14:textId="77777777" w:rsidR="00EB5DFF" w:rsidRDefault="00EB5DFF" w:rsidP="00EB5DFF">
      <w:pPr>
        <w:rPr>
          <w:lang w:val="en-US"/>
        </w:rPr>
      </w:pPr>
      <w:r w:rsidRPr="6E19D5D5">
        <w:rPr>
          <w:lang w:val="en-US"/>
        </w:rPr>
        <w:t>The first sub question this paper sought to answer was “</w:t>
      </w:r>
      <w:commentRangeStart w:id="238"/>
      <w:r w:rsidRPr="6E19D5D5">
        <w:rPr>
          <w:lang w:val="en-US"/>
        </w:rPr>
        <w:t>How do marketing manager</w:t>
      </w:r>
      <w:commentRangeStart w:id="239"/>
      <w:r w:rsidRPr="6E19D5D5">
        <w:rPr>
          <w:lang w:val="en-US"/>
        </w:rPr>
        <w:t>s identify and translate agentic</w:t>
      </w:r>
      <w:commentRangeEnd w:id="239"/>
      <w:r w:rsidRPr="6E19D5D5">
        <w:rPr>
          <w:rStyle w:val="CommentReference"/>
          <w:sz w:val="22"/>
          <w:szCs w:val="22"/>
          <w:lang w:val="en-US"/>
        </w:rPr>
        <w:commentReference w:id="239"/>
      </w:r>
      <w:r w:rsidRPr="6E19D5D5">
        <w:rPr>
          <w:lang w:val="en-US"/>
        </w:rPr>
        <w:t xml:space="preserve"> AI opportunities into value-creating implementations for marketing</w:t>
      </w:r>
      <w:commentRangeEnd w:id="238"/>
      <w:r w:rsidRPr="6E19D5D5">
        <w:rPr>
          <w:rStyle w:val="CommentReference"/>
          <w:sz w:val="22"/>
          <w:szCs w:val="22"/>
          <w:lang w:val="en-US"/>
        </w:rPr>
        <w:commentReference w:id="238"/>
      </w:r>
      <w:r w:rsidRPr="6E19D5D5">
        <w:rPr>
          <w:lang w:val="en-US"/>
        </w:rPr>
        <w:t xml:space="preserve">?”. </w:t>
      </w:r>
      <w:commentRangeStart w:id="240"/>
      <w:r w:rsidRPr="6E19D5D5">
        <w:rPr>
          <w:lang w:val="en-US"/>
        </w:rPr>
        <w:t xml:space="preserve">Section 4.1 describes how marketing managers observe the changing landscape. The data show three key external sources of inspiration that drive AI initiatives: the rapid progression of AI capability (see Section 4.1.1), market pressure from competitors and, increasingly, from consumers acting through their own agents (see Section 4.1.2), and the roadmaps communicated by their software suppliers (see Section 4.1.3). </w:t>
      </w:r>
      <w:commentRangeEnd w:id="240"/>
      <w:r>
        <w:rPr>
          <w:rStyle w:val="CommentReference"/>
          <w:sz w:val="22"/>
          <w:szCs w:val="22"/>
          <w:lang w:val="en-US"/>
        </w:rPr>
        <w:commentReference w:id="240"/>
      </w:r>
    </w:p>
    <w:p w14:paraId="48870530" w14:textId="77777777" w:rsidR="00EB5DFF" w:rsidRDefault="00EB5DFF" w:rsidP="00EB5DFF">
      <w:r w:rsidRPr="6E19D5D5">
        <w:rPr>
          <w:i/>
          <w:iCs/>
          <w:lang w:val="en-US"/>
        </w:rPr>
        <w:t>Observing</w:t>
      </w:r>
      <w:r w:rsidRPr="6E19D5D5">
        <w:rPr>
          <w:lang w:val="en-US"/>
        </w:rPr>
        <w:t xml:space="preserve"> bears similarities to the dynamic capabilities concept of </w:t>
      </w:r>
      <w:r w:rsidRPr="6E19D5D5">
        <w:rPr>
          <w:i/>
          <w:iCs/>
          <w:lang w:val="en-US"/>
        </w:rPr>
        <w:t>sensing</w:t>
      </w:r>
      <w:r w:rsidRPr="6E19D5D5">
        <w:rPr>
          <w:lang w:val="en-US"/>
        </w:rPr>
        <w:t xml:space="preserve"> (Teece, 2007): They both are involved with the perception of opportunities and threats. However, Teece (2007) describes a very active posture, noting “scanning, creation, learning, and interpretive activities.” </w:t>
      </w:r>
      <w:commentRangeStart w:id="241"/>
      <w:r w:rsidRPr="6E19D5D5">
        <w:rPr>
          <w:i/>
          <w:iCs/>
          <w:lang w:val="en-US"/>
        </w:rPr>
        <w:t>Observing</w:t>
      </w:r>
      <w:commentRangeEnd w:id="241"/>
      <w:r w:rsidRPr="6E19D5D5">
        <w:rPr>
          <w:rStyle w:val="CommentReference"/>
          <w:sz w:val="22"/>
          <w:szCs w:val="22"/>
          <w:lang w:val="en-US"/>
        </w:rPr>
        <w:commentReference w:id="241"/>
      </w:r>
      <w:r w:rsidRPr="6E19D5D5">
        <w:rPr>
          <w:lang w:val="en-US"/>
        </w:rPr>
        <w:t>, however, is often more passive; the progress of agentic AI, adoption by competitors, and the changing consumer behavior seem hard to miss. This seems to force marketing managers to develop a response even when learning and interpretive activities have rarely been applied. Managers might follow the AI strategy of their main software vendors rather than doing the learning and interpretive work themselves (</w:t>
      </w:r>
      <w:bookmarkStart w:id="242" w:name="OLE_LINK19"/>
      <w:r w:rsidRPr="6E19D5D5">
        <w:rPr>
          <w:lang w:val="en-US"/>
        </w:rPr>
        <w:t xml:space="preserve">see Section </w:t>
      </w:r>
      <w:bookmarkEnd w:id="242"/>
      <w:r w:rsidRPr="6E19D5D5">
        <w:rPr>
          <w:lang w:val="en-US"/>
        </w:rPr>
        <w:t>4.1.3).</w:t>
      </w:r>
    </w:p>
    <w:p w14:paraId="7EDECF3C" w14:textId="77777777" w:rsidR="00EB5DFF" w:rsidRDefault="00EB5DFF" w:rsidP="00EB5DFF">
      <w:r>
        <w:t>Furthermore, optics can be especially deceiving when it comes to agentic AI, as there is often a gap between the optics and communication regarding agentic AI solutions and the reality of these AI solutions (see Section 4.5.3); these solutions are often presented as successful even when they are still to be implemented altogether.</w:t>
      </w:r>
    </w:p>
    <w:p w14:paraId="44C137F8" w14:textId="77777777" w:rsidR="00EB5DFF" w:rsidRDefault="00EB5DFF" w:rsidP="00EB5DFF">
      <w:pPr>
        <w:pStyle w:val="Heading3"/>
        <w:numPr>
          <w:ilvl w:val="2"/>
          <w:numId w:val="18"/>
        </w:numPr>
      </w:pPr>
      <w:commentRangeStart w:id="243"/>
      <w:r w:rsidRPr="00F109A9">
        <w:t>Steering</w:t>
      </w:r>
      <w:r>
        <w:t xml:space="preserve"> the organizational </w:t>
      </w:r>
      <w:commentRangeStart w:id="244"/>
      <w:r>
        <w:t>context</w:t>
      </w:r>
      <w:commentRangeEnd w:id="244"/>
      <w:r>
        <w:rPr>
          <w:rStyle w:val="CommentReference"/>
          <w:sz w:val="22"/>
          <w:szCs w:val="22"/>
        </w:rPr>
        <w:commentReference w:id="244"/>
      </w:r>
      <w:commentRangeEnd w:id="243"/>
      <w:r w:rsidR="00303E2F">
        <w:rPr>
          <w:rStyle w:val="CommentReference"/>
          <w:sz w:val="22"/>
          <w:szCs w:val="22"/>
        </w:rPr>
        <w:commentReference w:id="243"/>
      </w:r>
    </w:p>
    <w:p w14:paraId="438CF2A5" w14:textId="77777777" w:rsidR="00EB5DFF" w:rsidRDefault="00EB5DFF" w:rsidP="00EB5DFF">
      <w:commentRangeStart w:id="245"/>
      <w:r w:rsidRPr="6E19D5D5">
        <w:rPr>
          <w:lang w:val="en-US"/>
        </w:rPr>
        <w:t xml:space="preserve">Adopting AI on the individual level seems to be relatively easy, but on the organizational level it can be very hard (see Section 4.5.3). </w:t>
      </w:r>
      <w:commentRangeEnd w:id="245"/>
      <w:r w:rsidRPr="6E19D5D5">
        <w:rPr>
          <w:rStyle w:val="CommentReference"/>
          <w:sz w:val="22"/>
          <w:szCs w:val="22"/>
          <w:lang w:val="en-US"/>
        </w:rPr>
        <w:commentReference w:id="245"/>
      </w:r>
      <w:r w:rsidRPr="6E19D5D5">
        <w:rPr>
          <w:lang w:val="en-US"/>
        </w:rPr>
        <w:t xml:space="preserve">Section 4.2 describes how the organizational context plays a vital role in the successful adoption of agentic AI. Among others, the organizational capacity for change, presence of a clear direction, presence of technical resources like data, and the restrictiveness of the governance framework all affect whether agentic AI can be successfully implemented and leveraged. </w:t>
      </w:r>
    </w:p>
    <w:p w14:paraId="11457DB5" w14:textId="77777777" w:rsidR="00EB5DFF" w:rsidRDefault="00EB5DFF" w:rsidP="00EB5DFF">
      <w:r>
        <w:t xml:space="preserve">Our analysis of the data empirically confirms and expands the organizational readiness </w:t>
      </w:r>
      <w:commentRangeStart w:id="246"/>
      <w:r>
        <w:t>criteria</w:t>
      </w:r>
      <w:commentRangeEnd w:id="246"/>
      <w:r>
        <w:rPr>
          <w:rStyle w:val="CommentReference"/>
          <w:sz w:val="22"/>
          <w:szCs w:val="22"/>
        </w:rPr>
        <w:commentReference w:id="246"/>
      </w:r>
      <w:r>
        <w:t xml:space="preserve"> as proposed by Srivastava (2026), and, in line with her call to research, connects these factors to value creation. Furthermore, we provide evidence that aligns with Smidt et al.</w:t>
      </w:r>
      <w:commentRangeStart w:id="247"/>
      <w:r>
        <w:t>’s</w:t>
      </w:r>
      <w:commentRangeEnd w:id="247"/>
      <w:r>
        <w:rPr>
          <w:rStyle w:val="CommentReference"/>
          <w:sz w:val="22"/>
          <w:szCs w:val="22"/>
        </w:rPr>
        <w:commentReference w:id="247"/>
      </w:r>
      <w:r>
        <w:t xml:space="preserve"> (2026) concept of process debt (see section 4.2.3). Furthermore, we find these concepts within the domain of marketing and analyze how managers respond to these contextual elements.</w:t>
      </w:r>
    </w:p>
    <w:p w14:paraId="31F45375" w14:textId="77777777" w:rsidR="00EB5DFF" w:rsidRDefault="00EB5DFF" w:rsidP="00EB5DFF">
      <w:pPr>
        <w:rPr>
          <w:lang w:val="en-US"/>
        </w:rPr>
      </w:pPr>
      <w:commentRangeStart w:id="248"/>
      <w:r w:rsidRPr="6E19D5D5">
        <w:rPr>
          <w:lang w:val="en-US"/>
        </w:rPr>
        <w:t>These aspects of the organizational context seem to be able to prevent or accelerate the implementation of agentic AI, drive the resistance or enthusiasm that drives AI adoption, and bound the knowledge and access to data and systems needed to effectively use agentic AI.</w:t>
      </w:r>
      <w:commentRangeEnd w:id="248"/>
      <w:r>
        <w:rPr>
          <w:rStyle w:val="CommentReference"/>
          <w:sz w:val="22"/>
          <w:szCs w:val="22"/>
          <w:lang w:val="en-US"/>
        </w:rPr>
        <w:commentReference w:id="248"/>
      </w:r>
    </w:p>
    <w:p w14:paraId="05328D05" w14:textId="77777777" w:rsidR="00EB5DFF" w:rsidRDefault="00EB5DFF" w:rsidP="00EB5DFF">
      <w:commentRangeStart w:id="249"/>
      <w:r w:rsidRPr="6E19D5D5">
        <w:rPr>
          <w:lang w:val="en-US"/>
        </w:rPr>
        <w:t>We</w:t>
      </w:r>
      <w:commentRangeEnd w:id="249"/>
      <w:r w:rsidRPr="6E19D5D5">
        <w:rPr>
          <w:rStyle w:val="CommentReference"/>
          <w:sz w:val="22"/>
          <w:szCs w:val="22"/>
          <w:lang w:val="en-US"/>
        </w:rPr>
        <w:commentReference w:id="249"/>
      </w:r>
      <w:r w:rsidRPr="6E19D5D5">
        <w:rPr>
          <w:lang w:val="en-US"/>
        </w:rPr>
        <w:t xml:space="preserve"> observe different managerial responses to these conditions. When conditions are beneficial, they can be </w:t>
      </w:r>
      <w:r w:rsidRPr="6E19D5D5">
        <w:rPr>
          <w:i/>
          <w:iCs/>
          <w:lang w:val="en-US"/>
        </w:rPr>
        <w:t xml:space="preserve">leveraged. </w:t>
      </w:r>
      <w:r w:rsidRPr="6E19D5D5">
        <w:rPr>
          <w:lang w:val="en-US"/>
        </w:rPr>
        <w:t xml:space="preserve">When they hinder the AI initiative, the manager can decide to </w:t>
      </w:r>
      <w:r w:rsidRPr="6E19D5D5">
        <w:rPr>
          <w:i/>
          <w:iCs/>
          <w:lang w:val="en-US"/>
        </w:rPr>
        <w:t xml:space="preserve">navigate </w:t>
      </w:r>
      <w:r w:rsidRPr="6E19D5D5">
        <w:rPr>
          <w:lang w:val="en-US"/>
        </w:rPr>
        <w:t xml:space="preserve">that condition (i.e. accept the condition as is and work around it), or try to </w:t>
      </w:r>
      <w:r w:rsidRPr="6E19D5D5">
        <w:rPr>
          <w:i/>
          <w:iCs/>
          <w:lang w:val="en-US"/>
        </w:rPr>
        <w:t>reshape</w:t>
      </w:r>
      <w:r w:rsidRPr="6E19D5D5">
        <w:rPr>
          <w:lang w:val="en-US"/>
        </w:rPr>
        <w:t xml:space="preserve"> the condition (i.e. try to change the condition).</w:t>
      </w:r>
    </w:p>
    <w:p w14:paraId="7F58A04D" w14:textId="77777777" w:rsidR="00EB5DFF" w:rsidRDefault="00EB5DFF" w:rsidP="00EB5DFF">
      <w:r>
        <w:t xml:space="preserve">Key </w:t>
      </w:r>
      <w:r w:rsidRPr="000E3862">
        <w:rPr>
          <w:i/>
          <w:iCs/>
        </w:rPr>
        <w:t>reshaping</w:t>
      </w:r>
      <w:r>
        <w:t xml:space="preserve"> activities span a range of managerial behaviors, including </w:t>
      </w:r>
      <w:r w:rsidRPr="009C24A0">
        <w:rPr>
          <w:i/>
          <w:iCs/>
        </w:rPr>
        <w:t>educating</w:t>
      </w:r>
      <w:r>
        <w:t xml:space="preserve"> when AI literacy is a key obstacle; </w:t>
      </w:r>
      <w:r w:rsidRPr="009C24A0">
        <w:rPr>
          <w:i/>
          <w:iCs/>
        </w:rPr>
        <w:t>bringing people along</w:t>
      </w:r>
      <w:r>
        <w:t xml:space="preserve"> to decrease resistance and increase the chance of successful adoption; and </w:t>
      </w:r>
      <w:r w:rsidRPr="009C24A0">
        <w:rPr>
          <w:i/>
          <w:iCs/>
        </w:rPr>
        <w:t>providing leadership backing</w:t>
      </w:r>
      <w:r>
        <w:t xml:space="preserve"> to ensure that AI initiatives have sufficient support.</w:t>
      </w:r>
    </w:p>
    <w:p w14:paraId="060A9F9D" w14:textId="77777777" w:rsidR="00EB5DFF" w:rsidRDefault="00EB5DFF" w:rsidP="00EB5DFF">
      <w:r w:rsidRPr="6E19D5D5">
        <w:rPr>
          <w:lang w:val="en-US"/>
        </w:rPr>
        <w:t xml:space="preserve"> When obstacles within the organizational context exist outside of the marketing department, including both legal &amp; IT governance, and a lack of technical resources, marketing managers seem to default to navigating behaviors. They seem to accept these conditions rather than trying to reshape them.</w:t>
      </w:r>
    </w:p>
    <w:p w14:paraId="609A0467" w14:textId="7658CFB8" w:rsidR="00EB5DFF" w:rsidRDefault="00EB5DFF" w:rsidP="00EB5DFF">
      <w:pPr>
        <w:pStyle w:val="Heading3"/>
        <w:numPr>
          <w:ilvl w:val="2"/>
          <w:numId w:val="18"/>
        </w:numPr>
      </w:pPr>
      <w:r w:rsidRPr="00F109A9">
        <w:t>Applying</w:t>
      </w:r>
      <w:r w:rsidR="00825619">
        <w:t xml:space="preserve"> how agentic AI is being used</w:t>
      </w:r>
    </w:p>
    <w:p w14:paraId="0FA7D05E" w14:textId="2943A9C5" w:rsidR="00EB5DFF" w:rsidRPr="006D77AB" w:rsidRDefault="006D77AB" w:rsidP="6E19D5D5">
      <w:pPr>
        <w:pStyle w:val="ListParagraph"/>
        <w:ind w:firstLine="0"/>
        <w:rPr>
          <w:i/>
          <w:iCs/>
          <w:lang w:val="en-US"/>
        </w:rPr>
      </w:pPr>
      <w:r w:rsidRPr="6E19D5D5">
        <w:rPr>
          <w:i/>
          <w:iCs/>
          <w:lang w:val="en-US"/>
        </w:rPr>
        <w:t xml:space="preserve">Viad also notes  use of AI for </w:t>
      </w:r>
      <w:r w:rsidR="00716403" w:rsidRPr="6E19D5D5">
        <w:rPr>
          <w:i/>
          <w:iCs/>
          <w:lang w:val="en-US"/>
        </w:rPr>
        <w:t xml:space="preserve">segmenting, </w:t>
      </w:r>
      <w:r w:rsidR="004C477C" w:rsidRPr="6E19D5D5">
        <w:rPr>
          <w:i/>
          <w:iCs/>
          <w:lang w:val="en-US"/>
        </w:rPr>
        <w:t>targeting</w:t>
      </w:r>
      <w:r w:rsidR="00716403" w:rsidRPr="6E19D5D5">
        <w:rPr>
          <w:i/>
          <w:iCs/>
          <w:lang w:val="en-US"/>
        </w:rPr>
        <w:t xml:space="preserve"> &amp; </w:t>
      </w:r>
      <w:r w:rsidR="004C477C" w:rsidRPr="6E19D5D5">
        <w:rPr>
          <w:i/>
          <w:iCs/>
          <w:lang w:val="en-US"/>
        </w:rPr>
        <w:t>positioning</w:t>
      </w:r>
    </w:p>
    <w:p w14:paraId="33F15DAC" w14:textId="77777777" w:rsidR="00EB5DFF" w:rsidRPr="00F109A9" w:rsidRDefault="00EB5DFF" w:rsidP="6E19D5D5">
      <w:pPr>
        <w:rPr>
          <w:color w:val="9BBB59" w:themeColor="accent3"/>
          <w:lang w:val="en-US"/>
        </w:rPr>
      </w:pPr>
      <w:r w:rsidRPr="6E19D5D5">
        <w:rPr>
          <w:color w:val="9BBB59" w:themeColor="accent3"/>
          <w:lang w:val="en-US"/>
        </w:rPr>
        <w:t xml:space="preserve">Steering creates the conditions; applying is the act of putting agentic AI to work, and the study’s central observation here is that this is a deliberate act of design rather than a purchase. Managers did not adopt agentic AI as a finished capability; they assembled it, beginning from a marketing problem rather than from the technology and building around the agent a </w:t>
      </w:r>
      <w:commentRangeStart w:id="250"/>
      <w:r w:rsidRPr="6E19D5D5">
        <w:rPr>
          <w:i/>
          <w:iCs/>
          <w:color w:val="9BBB59" w:themeColor="accent3"/>
          <w:lang w:val="en-US"/>
        </w:rPr>
        <w:t>harness</w:t>
      </w:r>
      <w:commentRangeEnd w:id="250"/>
      <w:r w:rsidRPr="6E19D5D5">
        <w:rPr>
          <w:rStyle w:val="CommentReference"/>
          <w:color w:val="9BBB59" w:themeColor="accent3"/>
          <w:sz w:val="22"/>
          <w:szCs w:val="22"/>
          <w:lang w:val="en-US"/>
        </w:rPr>
        <w:commentReference w:id="250"/>
      </w:r>
      <w:r w:rsidRPr="6E19D5D5">
        <w:rPr>
          <w:color w:val="9BBB59" w:themeColor="accent3"/>
          <w:lang w:val="en-US"/>
        </w:rPr>
        <w:t xml:space="preserve"> (the data it can reach, its memory, the tools it can call, its instructions, and its guardrails), together with the surrounding data infrastructure and system integration on which it depends (Sections 4.3.1 and 4.3.2). The study’s most technically experienced participants treated this harness, rather than the choice of model, as the real object of design.</w:t>
      </w:r>
    </w:p>
    <w:p w14:paraId="4DA359D0" w14:textId="77777777" w:rsidR="00EB5DFF" w:rsidRPr="00F109A9" w:rsidRDefault="00EB5DFF" w:rsidP="6E19D5D5">
      <w:pPr>
        <w:rPr>
          <w:color w:val="9BBB59" w:themeColor="accent3"/>
          <w:lang w:val="en-US"/>
        </w:rPr>
      </w:pPr>
      <w:commentRangeStart w:id="251"/>
      <w:r w:rsidRPr="6E19D5D5">
        <w:rPr>
          <w:color w:val="9BBB59" w:themeColor="accent3"/>
          <w:lang w:val="en-US"/>
        </w:rPr>
        <w:t>Theoretically</w:t>
      </w:r>
      <w:commentRangeEnd w:id="251"/>
      <w:r w:rsidRPr="6E19D5D5">
        <w:rPr>
          <w:rStyle w:val="CommentReference"/>
          <w:color w:val="9BBB59" w:themeColor="accent3"/>
          <w:sz w:val="22"/>
          <w:szCs w:val="22"/>
          <w:lang w:val="en-US"/>
        </w:rPr>
        <w:commentReference w:id="251"/>
      </w:r>
      <w:r w:rsidRPr="6E19D5D5">
        <w:rPr>
          <w:color w:val="9BBB59" w:themeColor="accent3"/>
          <w:lang w:val="en-US"/>
        </w:rPr>
        <w:t>, this stage gives empirical specificity to the practice-lens claim that a technology’s effects are emergent in its use rather than fixed in the artifact (Orlikowski, 2000), and it aligns the findings with value co-creation accounts in which technology actively participates in resource integration rather than serving as a passive instrument (Vargo &amp; Lusch, 2017; Kaartemo &amp; Helkkula, 2018; Leone et al., 2021). The study’s addition is to specify the configurational elements (the harness and its technical surround) through which an agentic system becomes a value-creating actor. This configuration is one component of value creation rather than its sole determinant: as the preceding stage made clear, the most carefully engineered harness yields nothing if the organization is not steered to adopt it. Applying and steering are complementary managerial acts, and value emerges from their combination.</w:t>
      </w:r>
    </w:p>
    <w:p w14:paraId="0EB96199" w14:textId="77777777" w:rsidR="00EB5DFF" w:rsidRPr="00F109A9" w:rsidRDefault="00EB5DFF" w:rsidP="00EB5DFF">
      <w:pPr>
        <w:pStyle w:val="Heading3"/>
        <w:rPr>
          <w:color w:val="9BBB59" w:themeColor="accent3"/>
        </w:rPr>
      </w:pPr>
      <w:r w:rsidRPr="00F109A9">
        <w:rPr>
          <w:color w:val="9BBB59" w:themeColor="accent3"/>
        </w:rPr>
        <w:t>5.1.</w:t>
      </w:r>
      <w:r>
        <w:rPr>
          <w:color w:val="9BBB59" w:themeColor="accent3"/>
        </w:rPr>
        <w:t>5</w:t>
      </w:r>
      <w:r w:rsidRPr="00F109A9">
        <w:rPr>
          <w:color w:val="9BBB59" w:themeColor="accent3"/>
        </w:rPr>
        <w:tab/>
        <w:t>Value outcomes: a managed portfolio</w:t>
      </w:r>
    </w:p>
    <w:p w14:paraId="78E1E6AC" w14:textId="77777777" w:rsidR="00EB5DFF" w:rsidRPr="00F109A9" w:rsidRDefault="00EB5DFF" w:rsidP="6E19D5D5">
      <w:pPr>
        <w:rPr>
          <w:color w:val="9BBB59" w:themeColor="accent3"/>
          <w:lang w:val="en-US"/>
        </w:rPr>
      </w:pPr>
      <w:r w:rsidRPr="6E19D5D5">
        <w:rPr>
          <w:color w:val="9BBB59" w:themeColor="accent3"/>
          <w:lang w:val="en-US"/>
        </w:rPr>
        <w:t xml:space="preserve">The model’s final stage concerns the value that results, and the study’s contribution here is to show that this value is not a single quantity but a portfolio that managers must actively compose. Participants described benefits (efficiency, scale, extension of skill, and quality), sacrifices (cost and the displacement or reshaping of roles), and risks (hallucination, security and privacy violation, and brand degradation) as produced together rather than traded one for another (Section 4.4). Read through value </w:t>
      </w:r>
      <w:commentRangeStart w:id="252"/>
      <w:r w:rsidRPr="6E19D5D5">
        <w:rPr>
          <w:color w:val="9BBB59" w:themeColor="accent3"/>
          <w:lang w:val="en-US"/>
        </w:rPr>
        <w:t>theory</w:t>
      </w:r>
      <w:commentRangeEnd w:id="252"/>
      <w:r w:rsidRPr="6E19D5D5">
        <w:rPr>
          <w:rStyle w:val="CommentReference"/>
          <w:color w:val="9BBB59" w:themeColor="accent3"/>
          <w:sz w:val="22"/>
          <w:szCs w:val="22"/>
          <w:lang w:val="en-US"/>
        </w:rPr>
        <w:commentReference w:id="252"/>
      </w:r>
      <w:r w:rsidRPr="6E19D5D5">
        <w:rPr>
          <w:color w:val="9BBB59" w:themeColor="accent3"/>
          <w:lang w:val="en-US"/>
        </w:rPr>
        <w:t xml:space="preserve">, these outcomes span the operational, customer, and strategic levels distinguished in Section 2.3, and they expose a distinction that efficiency-centred accounts of AI obscure: value </w:t>
      </w:r>
      <w:r w:rsidRPr="6E19D5D5">
        <w:rPr>
          <w:i/>
          <w:iCs/>
          <w:color w:val="9BBB59" w:themeColor="accent3"/>
          <w:lang w:val="en-US"/>
        </w:rPr>
        <w:t>created</w:t>
      </w:r>
      <w:r w:rsidRPr="6E19D5D5">
        <w:rPr>
          <w:color w:val="9BBB59" w:themeColor="accent3"/>
          <w:lang w:val="en-US"/>
        </w:rPr>
        <w:t xml:space="preserve"> for the customer is not the same as value </w:t>
      </w:r>
      <w:r w:rsidRPr="6E19D5D5">
        <w:rPr>
          <w:i/>
          <w:iCs/>
          <w:color w:val="9BBB59" w:themeColor="accent3"/>
          <w:lang w:val="en-US"/>
        </w:rPr>
        <w:t>captured</w:t>
      </w:r>
      <w:r w:rsidRPr="6E19D5D5">
        <w:rPr>
          <w:color w:val="9BBB59" w:themeColor="accent3"/>
          <w:lang w:val="en-US"/>
        </w:rPr>
        <w:t xml:space="preserve"> by the firm, and an organization can capture cost savings while destroying customer value through lost trust or authenticity. </w:t>
      </w:r>
      <w:commentRangeStart w:id="253"/>
      <w:r w:rsidRPr="6E19D5D5">
        <w:rPr>
          <w:color w:val="9BBB59" w:themeColor="accent3"/>
          <w:lang w:val="en-US"/>
        </w:rPr>
        <w:t>The manager’s task at this stage is therefore one of choice and measurement: deciding which value to pursue and benchmarking AI output against a human baseline so that improvement, rather than mere novelty, can be demonstrated</w:t>
      </w:r>
      <w:commentRangeEnd w:id="253"/>
      <w:r w:rsidRPr="6E19D5D5">
        <w:rPr>
          <w:rStyle w:val="CommentReference"/>
          <w:color w:val="9BBB59" w:themeColor="accent3"/>
          <w:sz w:val="22"/>
          <w:szCs w:val="22"/>
          <w:lang w:val="en-US"/>
        </w:rPr>
        <w:commentReference w:id="253"/>
      </w:r>
      <w:r w:rsidRPr="6E19D5D5">
        <w:rPr>
          <w:color w:val="9BBB59" w:themeColor="accent3"/>
          <w:lang w:val="en-US"/>
        </w:rPr>
        <w:t>.</w:t>
      </w:r>
    </w:p>
    <w:p w14:paraId="0D5B4841" w14:textId="77777777" w:rsidR="00EB5DFF" w:rsidRPr="00F109A9" w:rsidRDefault="00EB5DFF" w:rsidP="00EB5DFF">
      <w:pPr>
        <w:rPr>
          <w:color w:val="9BBB59" w:themeColor="accent3"/>
        </w:rPr>
      </w:pPr>
      <w:r w:rsidRPr="00F109A9">
        <w:rPr>
          <w:color w:val="9BBB59" w:themeColor="accent3"/>
        </w:rPr>
        <w:t xml:space="preserve">The clearest evidence that this value is managerially mediated rather than technologically </w:t>
      </w:r>
      <w:commentRangeStart w:id="254"/>
      <w:r w:rsidRPr="00F109A9">
        <w:rPr>
          <w:color w:val="9BBB59" w:themeColor="accent3"/>
        </w:rPr>
        <w:t>determined</w:t>
      </w:r>
      <w:commentRangeEnd w:id="254"/>
      <w:r w:rsidRPr="00F109A9">
        <w:rPr>
          <w:rStyle w:val="CommentReference"/>
          <w:color w:val="9BBB59" w:themeColor="accent3"/>
          <w:sz w:val="22"/>
          <w:szCs w:val="22"/>
        </w:rPr>
        <w:commentReference w:id="254"/>
      </w:r>
      <w:r w:rsidRPr="00F109A9">
        <w:rPr>
          <w:color w:val="9BBB59" w:themeColor="accent3"/>
        </w:rPr>
        <w:t xml:space="preserve"> is that comparable use cases produced divergent outcomes across organizations (Section 4.4.4; Table 4): the same analytics, content, or customer-facing use case proved transformative in one organization and stalled in another, and the difference lay in the managerial work and the configuration around it, not in the technology, which was largely shared. Crucially, this work responds to an externally sensed impulse rather than an internally generated one: managers do not invent the opportunity but observe it in the changing environment (Section 5.1.3), and then steer the organization, reshaping, leveraging, and navigating its conditions, and apply agentic AI to turn that opportunity into value. It is in this sense, through these interventions, that the manager rather than the agentic system is the central actor in value creation.</w:t>
      </w:r>
    </w:p>
    <w:p w14:paraId="01EF8B28" w14:textId="77777777" w:rsidR="00EB5DFF" w:rsidRPr="00F109A9" w:rsidRDefault="00EB5DFF" w:rsidP="6E19D5D5">
      <w:pPr>
        <w:rPr>
          <w:color w:val="9BBB59" w:themeColor="accent3"/>
          <w:lang w:val="en-US"/>
        </w:rPr>
      </w:pPr>
      <w:r w:rsidRPr="6E19D5D5">
        <w:rPr>
          <w:color w:val="9BBB59" w:themeColor="accent3"/>
          <w:lang w:val="en-US"/>
        </w:rPr>
        <w:t xml:space="preserve">The </w:t>
      </w:r>
      <w:commentRangeStart w:id="255"/>
      <w:r w:rsidRPr="6E19D5D5">
        <w:rPr>
          <w:color w:val="9BBB59" w:themeColor="accent3"/>
          <w:lang w:val="en-US"/>
        </w:rPr>
        <w:t>most</w:t>
      </w:r>
      <w:commentRangeEnd w:id="255"/>
      <w:r w:rsidRPr="6E19D5D5">
        <w:rPr>
          <w:rStyle w:val="CommentReference"/>
          <w:color w:val="9BBB59" w:themeColor="accent3"/>
          <w:sz w:val="22"/>
          <w:szCs w:val="22"/>
          <w:lang w:val="en-US"/>
        </w:rPr>
        <w:commentReference w:id="255"/>
      </w:r>
      <w:r w:rsidRPr="6E19D5D5">
        <w:rPr>
          <w:color w:val="9BBB59" w:themeColor="accent3"/>
          <w:lang w:val="en-US"/>
        </w:rPr>
        <w:t xml:space="preserve"> distinctive finding at this stage concerns how the portfolio’s negative terms are contained. Rather than treating value destruction (Doshi &amp; Hauser, 2024) as a side effect to be avoided, managers managed it recursively, deploying agentic AI to govern the very risks that agentic AI creates: brand-control and tone-of-voice agents police brand risk (Section 4.5.1), while evaluator agents and human sense-checking limit the impact of hallucination (Section 4.5.2). Because human work carries its own error and bias, the operative standard is </w:t>
      </w:r>
      <w:r w:rsidRPr="6E19D5D5">
        <w:rPr>
          <w:i/>
          <w:iCs/>
          <w:color w:val="9BBB59" w:themeColor="accent3"/>
          <w:lang w:val="en-US"/>
        </w:rPr>
        <w:t>comparative</w:t>
      </w:r>
      <w:r w:rsidRPr="6E19D5D5">
        <w:rPr>
          <w:color w:val="9BBB59" w:themeColor="accent3"/>
          <w:lang w:val="en-US"/>
        </w:rPr>
        <w:t xml:space="preserve"> rather than absolute: the question is not whether the agent errs but whether it errs less than the process it replaces. This reframes value destruction in the AI context as a condition that is actively and increasingly self-governed, and it carries a corollary: the organizations most exposed to AI-driven value destruction also have the strongest incentive, and the readiest means, to invest in AI-driven control.</w:t>
      </w:r>
    </w:p>
    <w:p w14:paraId="5DBA3115" w14:textId="77777777" w:rsidR="00EB5DFF" w:rsidRPr="00F109A9" w:rsidRDefault="00EB5DFF" w:rsidP="00EB5DFF">
      <w:pPr>
        <w:rPr>
          <w:color w:val="9BBB59" w:themeColor="accent3"/>
        </w:rPr>
      </w:pPr>
      <w:r w:rsidRPr="00F109A9">
        <w:rPr>
          <w:color w:val="9BBB59" w:themeColor="accent3"/>
        </w:rPr>
        <w:t>One outcome, however, resists this containment and points beyond the firm. Deploying agentic AI first on junior tasks threatens the pipeline through which juniors become seniors (Section 4.5.4), and the threat is sharpened by an inversion the data record: the juniors whose work is most exposed are often the most AI-native, more fluent with the tools than the senior practitioners who lead, a pattern consistent with evidence that the productivity gains from generative AI accrue most to less-experienced workers (Brynjolfsson et al., 2025). Thinning that layer trades a near-term operational gain for a longer-term erosion of capability that no efficiency metric records. This tension between operational and strategic value, like the emergence of consumers’ own agents as a new intermediary, is not resolved within the present data and is taken up again as a direction for future research in Section 5.3.</w:t>
      </w:r>
    </w:p>
    <w:p w14:paraId="4AF9CB45" w14:textId="77777777" w:rsidR="00EB5DFF" w:rsidRPr="00F109A9" w:rsidRDefault="00EB5DFF" w:rsidP="00EB5DFF">
      <w:pPr>
        <w:pStyle w:val="Heading2"/>
        <w:rPr>
          <w:color w:val="9BBB59" w:themeColor="accent3"/>
        </w:rPr>
      </w:pPr>
      <w:bookmarkStart w:id="256" w:name="_Toc231935251"/>
      <w:r w:rsidRPr="00F109A9">
        <w:rPr>
          <w:color w:val="9BBB59" w:themeColor="accent3"/>
        </w:rPr>
        <w:t>5.2</w:t>
      </w:r>
      <w:r w:rsidRPr="00F109A9">
        <w:rPr>
          <w:color w:val="9BBB59" w:themeColor="accent3"/>
        </w:rPr>
        <w:tab/>
        <w:t>Practical implications</w:t>
      </w:r>
      <w:bookmarkEnd w:id="256"/>
    </w:p>
    <w:p w14:paraId="6BF80256" w14:textId="77777777" w:rsidR="00EB5DFF" w:rsidRPr="00F109A9" w:rsidRDefault="00EB5DFF" w:rsidP="00EB5DFF">
      <w:pPr>
        <w:rPr>
          <w:color w:val="9BBB59" w:themeColor="accent3"/>
        </w:rPr>
      </w:pPr>
      <w:r w:rsidRPr="00F109A9">
        <w:rPr>
          <w:color w:val="9BBB59" w:themeColor="accent3"/>
        </w:rPr>
        <w:t xml:space="preserve">Because value creation with agentic AI is the product of managerial work across the process the model describes (building the conditions, steering the organization, designing how the technology is applied, and managing the value that results) rather than of the procurement decision alone, the practical implications of this study concern how marketing managers do that </w:t>
      </w:r>
      <w:commentRangeStart w:id="257"/>
      <w:r w:rsidRPr="00F109A9">
        <w:rPr>
          <w:color w:val="9BBB59" w:themeColor="accent3"/>
        </w:rPr>
        <w:t>work</w:t>
      </w:r>
      <w:commentRangeEnd w:id="257"/>
      <w:r w:rsidRPr="00F109A9">
        <w:rPr>
          <w:rStyle w:val="CommentReference"/>
          <w:color w:val="9BBB59" w:themeColor="accent3"/>
          <w:sz w:val="22"/>
          <w:szCs w:val="22"/>
        </w:rPr>
        <w:commentReference w:id="257"/>
      </w:r>
      <w:r w:rsidRPr="00F109A9">
        <w:rPr>
          <w:color w:val="9BBB59" w:themeColor="accent3"/>
        </w:rPr>
        <w:t>. The guidance below follows the stages of the model developed in Chapter 4; an operational checklist of these implications, organized by those stages, is provided in Appendix B.</w:t>
      </w:r>
    </w:p>
    <w:p w14:paraId="247E8924" w14:textId="77777777" w:rsidR="00EB5DFF" w:rsidRPr="00F109A9" w:rsidRDefault="00EB5DFF" w:rsidP="00EB5DFF">
      <w:pPr>
        <w:pStyle w:val="Heading3"/>
        <w:rPr>
          <w:color w:val="9BBB59" w:themeColor="accent3"/>
        </w:rPr>
      </w:pPr>
      <w:r w:rsidRPr="00F109A9">
        <w:rPr>
          <w:color w:val="9BBB59" w:themeColor="accent3"/>
        </w:rPr>
        <w:t>5.2.1</w:t>
      </w:r>
      <w:r w:rsidRPr="00F109A9">
        <w:rPr>
          <w:color w:val="9BBB59" w:themeColor="accent3"/>
        </w:rPr>
        <w:tab/>
        <w:t>Build the conditions and lead the change</w:t>
      </w:r>
    </w:p>
    <w:p w14:paraId="255FF323" w14:textId="77777777" w:rsidR="00EB5DFF" w:rsidRPr="00F109A9" w:rsidRDefault="00EB5DFF" w:rsidP="6E19D5D5">
      <w:pPr>
        <w:rPr>
          <w:color w:val="9BBB59" w:themeColor="accent3"/>
          <w:lang w:val="en-US"/>
        </w:rPr>
      </w:pPr>
      <w:r w:rsidRPr="6E19D5D5">
        <w:rPr>
          <w:color w:val="9BBB59" w:themeColor="accent3"/>
          <w:lang w:val="en-US"/>
        </w:rPr>
        <w:t>The most consistent obstacle to value was organizational rather than technical (Section 4.2.1): limited AI literacy, resistance to change, and an inability to think in systems. Managers should therefore treat adoption as a change program rather than a procurement, which is the practical counterpart to the long-established finding that the value of a digital technology is realized only through the complementary assets (skills, structure, leadership, and culture) that surround it (Ancillai et al., 2023; Enholm et al., 2022; Holmström, 2022). In practice this means investing in the enabling conditions and leading the change directly: educating in a way that is differentiated by level; making data and tooling accessible enough for an agent to act within the organization’s systems (Section 4.2.3); stating clearly where the organization is going with AI and what success looks like; bringing people along so that the resistance which otherwise stalls adoption is reduced; and identifying, empowering, and protecting the AI champions whose visible prototypes attract backing and scale into organization-wide initiatives (Section 4.2.2). Above all, managers should create protected, funded space for experimentation (accepting that early learning does not always produce immediate returns) because tangible value is most reliably discovered by doing rather than planning, and because senior leaders who absorb or centralize that cost remove one of the most powerful brakes on adoption.</w:t>
      </w:r>
    </w:p>
    <w:p w14:paraId="6CFF3D02" w14:textId="77777777" w:rsidR="00EB5DFF" w:rsidRPr="00F109A9" w:rsidRDefault="00EB5DFF" w:rsidP="00EB5DFF">
      <w:pPr>
        <w:pStyle w:val="Heading3"/>
        <w:rPr>
          <w:color w:val="9BBB59" w:themeColor="accent3"/>
        </w:rPr>
      </w:pPr>
      <w:r w:rsidRPr="00F109A9">
        <w:rPr>
          <w:color w:val="9BBB59" w:themeColor="accent3"/>
        </w:rPr>
        <w:t>5.2.2</w:t>
      </w:r>
      <w:r w:rsidRPr="00F109A9">
        <w:rPr>
          <w:color w:val="9BBB59" w:themeColor="accent3"/>
        </w:rPr>
        <w:tab/>
        <w:t>Choose your posture: follow or differentiate</w:t>
      </w:r>
    </w:p>
    <w:p w14:paraId="16D477E1" w14:textId="77777777" w:rsidR="00EB5DFF" w:rsidRPr="00F109A9" w:rsidRDefault="00EB5DFF" w:rsidP="6E19D5D5">
      <w:pPr>
        <w:rPr>
          <w:color w:val="9BBB59" w:themeColor="accent3"/>
          <w:lang w:val="en-US"/>
        </w:rPr>
      </w:pPr>
      <w:r w:rsidRPr="6E19D5D5">
        <w:rPr>
          <w:color w:val="9BBB59" w:themeColor="accent3"/>
          <w:lang w:val="en-US"/>
        </w:rPr>
        <w:t>The findings imply a strategic choice between two postures. Much adoption is essentially AI hygiene (executing proven use cases efficiently to reach parity), and because competitors will inevitably pursue the same efficiency gains, these are unlikely to confer durable advantage; indeed, where every firm adopts similar systems the result can be a homogenization of output that erodes distinctiveness (Doshi &amp; Hauser, 2024). Pursuing outsized returns instead requires differentiation: finding novel use cases, experimenting to learn what works, and assembling the skills to implement them well; this is the strategic, rather than merely operational, register of value (Section 2.3). The data suggest the default drift runs toward following rather than differentiating: participants reported abundant efficiency gains (doing the “faster same”) but comparatively little vision for the “different and better” applications that genuine differentiation requires (Section 4.1). Neither posture is inherently wrong, but they demand different investments, and because the pull is toward parity, managers should choose consciously rather than drift; for a structurally resistant organization, even disciplined following may be the value-maximizing option.</w:t>
      </w:r>
    </w:p>
    <w:p w14:paraId="7007B9D8" w14:textId="77777777" w:rsidR="00EB5DFF" w:rsidRPr="00F109A9" w:rsidRDefault="00EB5DFF" w:rsidP="00EB5DFF">
      <w:pPr>
        <w:pStyle w:val="Heading3"/>
        <w:rPr>
          <w:color w:val="9BBB59" w:themeColor="accent3"/>
        </w:rPr>
      </w:pPr>
      <w:r w:rsidRPr="00F109A9">
        <w:rPr>
          <w:color w:val="9BBB59" w:themeColor="accent3"/>
        </w:rPr>
        <w:t>5.2.3</w:t>
      </w:r>
      <w:r w:rsidRPr="00F109A9">
        <w:rPr>
          <w:color w:val="9BBB59" w:themeColor="accent3"/>
        </w:rPr>
        <w:tab/>
        <w:t>Start from the workflow and engineer the configuration</w:t>
      </w:r>
    </w:p>
    <w:p w14:paraId="73717BC4" w14:textId="77777777" w:rsidR="00EB5DFF" w:rsidRPr="00F109A9" w:rsidRDefault="00EB5DFF" w:rsidP="6E19D5D5">
      <w:pPr>
        <w:rPr>
          <w:color w:val="9BBB59" w:themeColor="accent3"/>
          <w:lang w:val="en-US"/>
        </w:rPr>
      </w:pPr>
      <w:r w:rsidRPr="6E19D5D5">
        <w:rPr>
          <w:color w:val="9BBB59" w:themeColor="accent3"/>
          <w:lang w:val="en-US"/>
        </w:rPr>
        <w:t xml:space="preserve">Value was most reliably created when managers began from a marketing problem or workflow and inserted AI where they trusted its performance, rather than adopting AI for its own sake (Section 4.3.1); a practical method evident in the data is to decompose a process into its constituent steps and apply agentic AI only to the steps where it is reliable, retaining human judgment elsewhere. Because the result depends on how the agent is embedded, managers should treat the configuration as a real object of design: the harness around the agent (accessible data, memory, tool access, a clear system prompt, and guardrails) together with the surrounding data infrastructure and integration with existing systems (Section 4.3.2). This is the </w:t>
      </w:r>
      <w:r w:rsidRPr="6E19D5D5">
        <w:rPr>
          <w:i/>
          <w:iCs/>
          <w:color w:val="9BBB59" w:themeColor="accent3"/>
          <w:lang w:val="en-US"/>
        </w:rPr>
        <w:t>translation work</w:t>
      </w:r>
      <w:r w:rsidRPr="6E19D5D5">
        <w:rPr>
          <w:color w:val="9BBB59" w:themeColor="accent3"/>
          <w:lang w:val="en-US"/>
        </w:rPr>
        <w:t xml:space="preserve"> through which a broad technological possibility becomes a bounded, governable use case (Enholm et al., 2022; Kitsios &amp; Kamariotou, 2021); doing it deliberately lowers risk and makes the specific contribution of AI measurable.</w:t>
      </w:r>
    </w:p>
    <w:p w14:paraId="63A60869" w14:textId="77777777" w:rsidR="00EB5DFF" w:rsidRPr="00F109A9" w:rsidRDefault="00EB5DFF" w:rsidP="00EB5DFF">
      <w:pPr>
        <w:pStyle w:val="Heading3"/>
        <w:rPr>
          <w:color w:val="9BBB59" w:themeColor="accent3"/>
        </w:rPr>
      </w:pPr>
      <w:r w:rsidRPr="00F109A9">
        <w:rPr>
          <w:color w:val="9BBB59" w:themeColor="accent3"/>
        </w:rPr>
        <w:t>5.2.4</w:t>
      </w:r>
      <w:r w:rsidRPr="00F109A9">
        <w:rPr>
          <w:color w:val="9BBB59" w:themeColor="accent3"/>
        </w:rPr>
        <w:tab/>
        <w:t>Govern AI with AI, calibrated to risk</w:t>
      </w:r>
    </w:p>
    <w:p w14:paraId="739D87DF" w14:textId="77777777" w:rsidR="00EB5DFF" w:rsidRPr="00F109A9" w:rsidRDefault="00EB5DFF" w:rsidP="6E19D5D5">
      <w:pPr>
        <w:rPr>
          <w:color w:val="9BBB59" w:themeColor="accent3"/>
          <w:lang w:val="en-US"/>
        </w:rPr>
      </w:pPr>
      <w:r w:rsidRPr="6E19D5D5">
        <w:rPr>
          <w:color w:val="9BBB59" w:themeColor="accent3"/>
          <w:lang w:val="en-US"/>
        </w:rPr>
        <w:t>The same design logic offers the most effective response to the risks of agentic AI: deploy AI to govern AI. Brand-control and tone-of-voice agents can enforce standards at scale, evaluator agents and human sense-checking can contain hallucination, and benchmarking AI output against a human baseline converts risk management into a measurable quality process (Sections 4.4.3 and 4.5). Because the harms of agentic AI are a form of value destruction to be actively managed rather than merely avoided (Doshi &amp; Hauser, 2024), oversight should be calibrated to the cost of error and the difficulty of evaluating the output, rather than directed at eliminating error altogether.</w:t>
      </w:r>
    </w:p>
    <w:p w14:paraId="7D726D25" w14:textId="77777777" w:rsidR="00EB5DFF" w:rsidRPr="00F109A9" w:rsidRDefault="00EB5DFF" w:rsidP="00EB5DFF">
      <w:pPr>
        <w:pStyle w:val="Heading3"/>
        <w:rPr>
          <w:color w:val="9BBB59" w:themeColor="accent3"/>
        </w:rPr>
      </w:pPr>
      <w:r w:rsidRPr="00F109A9">
        <w:rPr>
          <w:color w:val="9BBB59" w:themeColor="accent3"/>
        </w:rPr>
        <w:t>5.2.5</w:t>
      </w:r>
      <w:r w:rsidRPr="00F109A9">
        <w:rPr>
          <w:color w:val="9BBB59" w:themeColor="accent3"/>
        </w:rPr>
        <w:tab/>
        <w:t>Resource and source it strategically</w:t>
      </w:r>
    </w:p>
    <w:p w14:paraId="29D21D74" w14:textId="77777777" w:rsidR="00EB5DFF" w:rsidRPr="00F109A9" w:rsidRDefault="00EB5DFF" w:rsidP="6E19D5D5">
      <w:pPr>
        <w:rPr>
          <w:color w:val="9BBB59" w:themeColor="accent3"/>
          <w:lang w:val="en-US"/>
        </w:rPr>
      </w:pPr>
      <w:r w:rsidRPr="6E19D5D5">
        <w:rPr>
          <w:color w:val="9BBB59" w:themeColor="accent3"/>
          <w:lang w:val="en-US"/>
        </w:rPr>
        <w:t>Two resourcing decisions recur. First, treat AI budgeting as a strategic act: even in AI-forward organizations, securing budget remained difficult despite reported returns as high as a tenfold ROI (Section 4.4.1), and where the upside is large but uncertain and the time to return is variable, conventional business-case discipline can systematically under-fund experimentation, which is why centralizing or absorbing the cost of early work, as some leaders did, both resolves the tension and signals commitment. Second, manage the build-buy-dependence trade-off: external experts and agencies offer a fast route around scarce internal capacity and multi-year backlogs (Section 4.2.1), but externally sourced momentum is fragile and over-reliance can leave the AI knowledge built for an organization owned by its agency. Because durable capability rests on internalizing the complementary assets around the technology, managers should use external help to accelerate while deliberately retaining and building that capability in-house.</w:t>
      </w:r>
    </w:p>
    <w:p w14:paraId="7CC0AC1A" w14:textId="77777777" w:rsidR="00EB5DFF" w:rsidRPr="00F109A9" w:rsidRDefault="00EB5DFF" w:rsidP="00EB5DFF">
      <w:pPr>
        <w:pStyle w:val="Heading3"/>
        <w:rPr>
          <w:color w:val="9BBB59" w:themeColor="accent3"/>
        </w:rPr>
      </w:pPr>
      <w:r w:rsidRPr="00F109A9">
        <w:rPr>
          <w:color w:val="9BBB59" w:themeColor="accent3"/>
        </w:rPr>
        <w:t>5.2.6</w:t>
      </w:r>
      <w:r w:rsidRPr="00F109A9">
        <w:rPr>
          <w:color w:val="9BBB59" w:themeColor="accent3"/>
        </w:rPr>
        <w:tab/>
        <w:t>Look outward: the agentic demand side and the talent pipeline</w:t>
      </w:r>
    </w:p>
    <w:p w14:paraId="06974DCC" w14:textId="77777777" w:rsidR="00EB5DFF" w:rsidRPr="00F109A9" w:rsidRDefault="00EB5DFF" w:rsidP="6E19D5D5">
      <w:pPr>
        <w:rPr>
          <w:color w:val="9BBB59" w:themeColor="accent3"/>
          <w:lang w:val="en-US"/>
        </w:rPr>
      </w:pPr>
      <w:r w:rsidRPr="6E19D5D5">
        <w:rPr>
          <w:color w:val="9BBB59" w:themeColor="accent3"/>
          <w:lang w:val="en-US"/>
        </w:rPr>
        <w:t>Finally, managers should look outward as well as inward. Several participants anticipated agents of consumers acting as a new intermediary between seller and buyer, and began building connectors so that their products remain reachable by such agents and visible within AI-mediated search (Sections 4.1.2 and 4.3.1), an early, practical instance of the value co-creation in which technology becomes an active participant in the exchange between firm and customer (Vargo &amp; Lusch, 2017; Leone et al., 2021). At the same time, deploying AI first on junior tasks risks eroding the pipeline that develops juniors into seniors (Section 4.5.4). Managers should weigh short-term efficiency against the longer-term cost to capability and brand distinctiveness, neither of which is captured by efficiency metrics alone.</w:t>
      </w:r>
    </w:p>
    <w:p w14:paraId="75903165" w14:textId="77777777" w:rsidR="00EB5DFF" w:rsidRDefault="00EB5DFF" w:rsidP="00EB5DFF">
      <w:pPr>
        <w:pStyle w:val="Heading2"/>
        <w:rPr>
          <w:color w:val="auto"/>
        </w:rPr>
      </w:pPr>
      <w:bookmarkStart w:id="258" w:name="_Toc231935252"/>
      <w:r w:rsidRPr="00963DD6">
        <w:rPr>
          <w:color w:val="auto"/>
        </w:rPr>
        <w:t>5.3</w:t>
      </w:r>
      <w:r w:rsidRPr="00963DD6">
        <w:rPr>
          <w:color w:val="auto"/>
        </w:rPr>
        <w:tab/>
        <w:t>Limitations &amp; Future research</w:t>
      </w:r>
      <w:bookmarkEnd w:id="258"/>
    </w:p>
    <w:p w14:paraId="37C3E8ED" w14:textId="77777777" w:rsidR="00EB5DFF" w:rsidRDefault="00EB5DFF" w:rsidP="00EB5DFF">
      <w:pPr>
        <w:rPr>
          <w:del w:id="259" w:author="Beninger, Stefanie" w:date="2026-06-10T13:27:00Z" w16du:dateUtc="2026-06-10T13:27:29Z"/>
        </w:rPr>
      </w:pPr>
      <w:r w:rsidRPr="6E19D5D5">
        <w:rPr>
          <w:lang w:val="en-US"/>
        </w:rPr>
        <w:t xml:space="preserve">A limitation of this study lies in the speed with which AI is evolving rapidly. Many insights regarding the role of the manager align with earlier works on transformations (e.g. Vidal et al. 2022) and are likely to be relevant toward the future; others like the impact of specific use cases might be heavily dependent on the temporal </w:t>
      </w:r>
      <w:commentRangeStart w:id="260"/>
      <w:r w:rsidRPr="6E19D5D5">
        <w:rPr>
          <w:lang w:val="en-US"/>
        </w:rPr>
        <w:t>situation</w:t>
      </w:r>
      <w:commentRangeEnd w:id="260"/>
      <w:r w:rsidRPr="6E19D5D5">
        <w:rPr>
          <w:rStyle w:val="CommentReference"/>
          <w:sz w:val="22"/>
          <w:szCs w:val="22"/>
          <w:lang w:val="en-US"/>
        </w:rPr>
        <w:commentReference w:id="260"/>
      </w:r>
      <w:r w:rsidRPr="6E19D5D5">
        <w:rPr>
          <w:lang w:val="en-US"/>
        </w:rPr>
        <w:t xml:space="preserve">. </w:t>
      </w:r>
      <w:del w:id="261" w:author="Beninger, Stefanie" w:date="2026-06-10T13:25:00Z" w16du:dateUtc="2026-06-10T13:25:41Z">
        <w:r w:rsidRPr="6E19D5D5">
          <w:rPr>
            <w:lang w:val="en-US"/>
          </w:rPr>
          <w:delText xml:space="preserve"> </w:delText>
        </w:r>
      </w:del>
      <w:r w:rsidRPr="6E19D5D5">
        <w:rPr>
          <w:lang w:val="en-US"/>
        </w:rPr>
        <w:t xml:space="preserve">Furthermore, as this research applies a qualitative approach, our outcomes could be transferable to other </w:t>
      </w:r>
      <w:commentRangeStart w:id="262"/>
      <w:r w:rsidRPr="6E19D5D5">
        <w:rPr>
          <w:lang w:val="en-US"/>
        </w:rPr>
        <w:t>contexts</w:t>
      </w:r>
      <w:commentRangeEnd w:id="262"/>
      <w:r w:rsidRPr="6E19D5D5">
        <w:rPr>
          <w:rStyle w:val="CommentReference"/>
          <w:sz w:val="22"/>
          <w:szCs w:val="22"/>
          <w:lang w:val="en-US"/>
        </w:rPr>
        <w:commentReference w:id="262"/>
      </w:r>
      <w:r w:rsidRPr="6E19D5D5">
        <w:rPr>
          <w:lang w:val="en-US"/>
        </w:rPr>
        <w:t xml:space="preserve">, but might also be specific to a small number of individuals and the context of the interviews (Shenton, 2004). </w:t>
      </w:r>
    </w:p>
    <w:p w14:paraId="71CBA20A" w14:textId="7E418C4D" w:rsidR="00EB5DFF" w:rsidRDefault="00EB5DFF" w:rsidP="00EB5DFF">
      <w:commentRangeStart w:id="263"/>
      <w:r w:rsidRPr="6E19D5D5">
        <w:rPr>
          <w:lang w:val="en-US"/>
        </w:rPr>
        <w:t>To</w:t>
      </w:r>
      <w:commentRangeEnd w:id="263"/>
      <w:r w:rsidRPr="6E19D5D5">
        <w:rPr>
          <w:rStyle w:val="CommentReference"/>
          <w:sz w:val="22"/>
          <w:szCs w:val="22"/>
          <w:lang w:val="en-US"/>
        </w:rPr>
        <w:commentReference w:id="263"/>
      </w:r>
      <w:r w:rsidRPr="6E19D5D5">
        <w:rPr>
          <w:lang w:val="en-US"/>
        </w:rPr>
        <w:t xml:space="preserve"> balance these limitations, future research could make comparisons across </w:t>
      </w:r>
      <w:del w:id="264" w:author="Beninger, Stefanie" w:date="2026-06-10T13:27:00Z" w16du:dateUtc="2026-06-10T13:27:24Z">
        <w:r w:rsidRPr="6E19D5D5">
          <w:rPr>
            <w:lang w:val="en-US"/>
          </w:rPr>
          <w:delText xml:space="preserve">markets </w:delText>
        </w:r>
      </w:del>
      <w:ins w:id="265" w:author="Beninger, Stefanie" w:date="2026-06-10T13:27:00Z" w16du:dateUtc="2026-06-10T13:27:25Z">
        <w:r w:rsidR="03E3ECB5" w:rsidRPr="205B8843">
          <w:rPr>
            <w:lang w:val="en-US"/>
          </w:rPr>
          <w:t xml:space="preserve">industries </w:t>
        </w:r>
      </w:ins>
      <w:r w:rsidR="180B0401" w:rsidRPr="205B8843">
        <w:rPr>
          <w:lang w:val="en-US"/>
        </w:rPr>
        <w:t>and</w:t>
      </w:r>
      <w:ins w:id="266" w:author="Beninger, Stefanie" w:date="2026-06-10T13:26:00Z" w16du:dateUtc="2026-06-10T13:26:58Z">
        <w:r w:rsidR="5E9AFDF3" w:rsidRPr="205B8843">
          <w:rPr>
            <w:lang w:val="en-US"/>
          </w:rPr>
          <w:t xml:space="preserve"> conduct longitudinal research to</w:t>
        </w:r>
      </w:ins>
      <w:r w:rsidRPr="6E19D5D5">
        <w:rPr>
          <w:lang w:val="en-US"/>
        </w:rPr>
        <w:t xml:space="preserve"> monitor the evolving response of organizations and consumers to the (also) evolving nature of AI </w:t>
      </w:r>
      <w:del w:id="267" w:author="Beninger, Stefanie" w:date="2026-06-10T13:27:00Z" w16du:dateUtc="2026-06-10T13:27:10Z">
        <w:r w:rsidRPr="6E19D5D5">
          <w:rPr>
            <w:lang w:val="en-US"/>
          </w:rPr>
          <w:delText xml:space="preserve">effects </w:delText>
        </w:r>
      </w:del>
      <w:r w:rsidRPr="6E19D5D5">
        <w:rPr>
          <w:lang w:val="en-US"/>
        </w:rPr>
        <w:t xml:space="preserve">on </w:t>
      </w:r>
      <w:del w:id="268" w:author="Beninger, Stefanie" w:date="2026-06-10T13:27:00Z" w16du:dateUtc="2026-06-10T13:27:13Z">
        <w:r w:rsidRPr="6E19D5D5">
          <w:rPr>
            <w:lang w:val="en-US"/>
          </w:rPr>
          <w:delText>the process of</w:delText>
        </w:r>
      </w:del>
      <w:r w:rsidRPr="6E19D5D5">
        <w:rPr>
          <w:lang w:val="en-US"/>
        </w:rPr>
        <w:t xml:space="preserve"> value creation with </w:t>
      </w:r>
      <w:r w:rsidR="00EA0799">
        <w:rPr>
          <w:lang w:val="en-US"/>
        </w:rPr>
        <w:t>agentic</w:t>
      </w:r>
      <w:ins w:id="269" w:author="Beninger, Stefanie" w:date="2026-06-10T13:27:00Z" w16du:dateUtc="2026-06-10T13:27:16Z">
        <w:r w:rsidR="19CD7E72" w:rsidRPr="205B8843">
          <w:rPr>
            <w:lang w:val="en-US"/>
          </w:rPr>
          <w:t xml:space="preserve"> </w:t>
        </w:r>
      </w:ins>
      <w:r w:rsidRPr="6E19D5D5">
        <w:rPr>
          <w:lang w:val="en-US"/>
        </w:rPr>
        <w:t xml:space="preserve">AI and the role of the marketing manager </w:t>
      </w:r>
      <w:ins w:id="270" w:author="Beninger, Stefanie" w:date="2026-06-10T13:27:00Z" w16du:dateUtc="2026-06-10T13:27:21Z">
        <w:r w:rsidR="44BEFDB4" w:rsidRPr="205B8843">
          <w:rPr>
            <w:lang w:val="en-US"/>
          </w:rPr>
          <w:t>therein</w:t>
        </w:r>
      </w:ins>
      <w:del w:id="271" w:author="Beninger, Stefanie" w:date="2026-06-10T13:27:00Z" w16du:dateUtc="2026-06-10T13:27:19Z">
        <w:r w:rsidRPr="6E19D5D5">
          <w:rPr>
            <w:lang w:val="en-US"/>
          </w:rPr>
          <w:delText>in this process</w:delText>
        </w:r>
      </w:del>
      <w:r w:rsidRPr="6E19D5D5">
        <w:rPr>
          <w:lang w:val="en-US"/>
        </w:rPr>
        <w:t>.</w:t>
      </w:r>
    </w:p>
    <w:p w14:paraId="2C144096" w14:textId="2967817B" w:rsidR="00EB5DFF" w:rsidRDefault="00EB5DFF" w:rsidP="00EB5DFF">
      <w:r w:rsidRPr="6E19D5D5">
        <w:rPr>
          <w:lang w:val="en-US"/>
        </w:rPr>
        <w:t xml:space="preserve">Another limitation lies in the gap between optics and </w:t>
      </w:r>
      <w:commentRangeStart w:id="272"/>
      <w:r w:rsidRPr="6E19D5D5">
        <w:rPr>
          <w:lang w:val="en-US"/>
        </w:rPr>
        <w:t>reality</w:t>
      </w:r>
      <w:commentRangeEnd w:id="272"/>
      <w:r w:rsidRPr="6E19D5D5">
        <w:rPr>
          <w:rStyle w:val="CommentReference"/>
          <w:sz w:val="22"/>
          <w:szCs w:val="22"/>
          <w:lang w:val="en-US"/>
        </w:rPr>
        <w:commentReference w:id="272"/>
      </w:r>
      <w:r w:rsidRPr="6E19D5D5">
        <w:rPr>
          <w:lang w:val="en-US"/>
        </w:rPr>
        <w:t xml:space="preserve"> (see section 4.3.1); while many interviewees were open about this gap, others might not have been so </w:t>
      </w:r>
      <w:commentRangeStart w:id="273"/>
      <w:r w:rsidRPr="6E19D5D5">
        <w:rPr>
          <w:lang w:val="en-US"/>
        </w:rPr>
        <w:t>forthcoming</w:t>
      </w:r>
      <w:commentRangeEnd w:id="273"/>
      <w:r w:rsidRPr="6E19D5D5">
        <w:rPr>
          <w:rStyle w:val="CommentReference"/>
          <w:sz w:val="22"/>
          <w:szCs w:val="22"/>
          <w:lang w:val="en-US"/>
        </w:rPr>
        <w:commentReference w:id="273"/>
      </w:r>
      <w:r w:rsidRPr="6E19D5D5">
        <w:rPr>
          <w:lang w:val="en-US"/>
        </w:rPr>
        <w:t>. This  study relies exclusively on interview data and is based on an inductive approach. In line with Polsa (2013</w:t>
      </w:r>
      <w:r w:rsidR="180B0401" w:rsidRPr="205B8843">
        <w:rPr>
          <w:lang w:val="en-US"/>
        </w:rPr>
        <w:t>)</w:t>
      </w:r>
      <w:ins w:id="274" w:author="Beninger, Stefanie" w:date="2026-06-10T13:28:00Z" w16du:dateUtc="2026-06-10T13:28:17Z">
        <w:r w:rsidR="1E14D455" w:rsidRPr="205B8843">
          <w:rPr>
            <w:lang w:val="en-US"/>
          </w:rPr>
          <w:t>,</w:t>
        </w:r>
      </w:ins>
      <w:r w:rsidRPr="6E19D5D5">
        <w:rPr>
          <w:lang w:val="en-US"/>
        </w:rPr>
        <w:t xml:space="preserve"> research could use different data collection methods and leverage different research approaches. For example, auditing the </w:t>
      </w:r>
      <w:del w:id="275" w:author="Beninger, Stefanie" w:date="2026-06-10T13:28:00Z" w16du:dateUtc="2026-06-10T13:28:24Z">
        <w:r w:rsidRPr="6E19D5D5">
          <w:rPr>
            <w:lang w:val="en-US"/>
          </w:rPr>
          <w:delText xml:space="preserve">actual </w:delText>
        </w:r>
      </w:del>
      <w:r w:rsidRPr="6E19D5D5">
        <w:rPr>
          <w:lang w:val="en-US"/>
        </w:rPr>
        <w:t xml:space="preserve">state of AI within an </w:t>
      </w:r>
      <w:commentRangeStart w:id="276"/>
      <w:r w:rsidRPr="6E19D5D5">
        <w:rPr>
          <w:lang w:val="en-US"/>
        </w:rPr>
        <w:t>organization</w:t>
      </w:r>
      <w:commentRangeEnd w:id="276"/>
      <w:r w:rsidRPr="6E19D5D5">
        <w:rPr>
          <w:rStyle w:val="CommentReference"/>
          <w:sz w:val="22"/>
          <w:szCs w:val="22"/>
          <w:lang w:val="en-US"/>
        </w:rPr>
        <w:commentReference w:id="276"/>
      </w:r>
      <w:r w:rsidRPr="6E19D5D5">
        <w:rPr>
          <w:lang w:val="en-US"/>
        </w:rPr>
        <w:t xml:space="preserve"> and measuring the effects on specific </w:t>
      </w:r>
      <w:commentRangeStart w:id="277"/>
      <w:r w:rsidRPr="6E19D5D5">
        <w:rPr>
          <w:lang w:val="en-US"/>
        </w:rPr>
        <w:t xml:space="preserve">values </w:t>
      </w:r>
      <w:commentRangeEnd w:id="277"/>
      <w:r w:rsidRPr="6E19D5D5">
        <w:rPr>
          <w:rStyle w:val="CommentReference"/>
          <w:sz w:val="22"/>
          <w:szCs w:val="22"/>
          <w:lang w:val="en-US"/>
        </w:rPr>
        <w:commentReference w:id="277"/>
      </w:r>
      <w:r w:rsidRPr="6E19D5D5">
        <w:rPr>
          <w:lang w:val="en-US"/>
        </w:rPr>
        <w:t xml:space="preserve">qualitatively should provide an important balancing force to our approach. </w:t>
      </w:r>
    </w:p>
    <w:p w14:paraId="1FFE8426" w14:textId="77777777" w:rsidR="00EB5DFF" w:rsidRPr="009E2C30" w:rsidRDefault="00EB5DFF" w:rsidP="6E19D5D5">
      <w:pPr>
        <w:rPr>
          <w:b/>
          <w:bCs/>
          <w:color w:val="76923C" w:themeColor="accent3" w:themeShade="BF"/>
          <w:lang w:val="en-US"/>
        </w:rPr>
      </w:pPr>
      <w:r w:rsidRPr="6E19D5D5">
        <w:rPr>
          <w:lang w:val="en-US"/>
        </w:rPr>
        <w:t xml:space="preserve">Finally, </w:t>
      </w:r>
      <w:commentRangeStart w:id="278"/>
      <w:commentRangeStart w:id="279"/>
      <w:r w:rsidRPr="6E19D5D5">
        <w:rPr>
          <w:lang w:val="en-US"/>
        </w:rPr>
        <w:t>research</w:t>
      </w:r>
      <w:commentRangeEnd w:id="278"/>
      <w:r w:rsidRPr="6E19D5D5">
        <w:rPr>
          <w:rStyle w:val="CommentReference"/>
          <w:sz w:val="22"/>
          <w:szCs w:val="22"/>
          <w:lang w:val="en-US"/>
        </w:rPr>
        <w:commentReference w:id="278"/>
      </w:r>
      <w:commentRangeEnd w:id="279"/>
      <w:r w:rsidRPr="6E19D5D5">
        <w:rPr>
          <w:rStyle w:val="CommentReference"/>
          <w:sz w:val="22"/>
          <w:szCs w:val="22"/>
          <w:lang w:val="en-US"/>
        </w:rPr>
        <w:commentReference w:id="279"/>
      </w:r>
      <w:r w:rsidRPr="6E19D5D5">
        <w:rPr>
          <w:lang w:val="en-US"/>
        </w:rPr>
        <w:t xml:space="preserve"> could study specific elements in more </w:t>
      </w:r>
      <w:commentRangeStart w:id="280"/>
      <w:r w:rsidRPr="6E19D5D5">
        <w:rPr>
          <w:lang w:val="en-US"/>
        </w:rPr>
        <w:t>depth</w:t>
      </w:r>
      <w:commentRangeEnd w:id="280"/>
      <w:r w:rsidRPr="6E19D5D5">
        <w:rPr>
          <w:rStyle w:val="CommentReference"/>
          <w:sz w:val="22"/>
          <w:szCs w:val="22"/>
          <w:lang w:val="en-US"/>
        </w:rPr>
        <w:commentReference w:id="280"/>
      </w:r>
      <w:r w:rsidRPr="6E19D5D5">
        <w:rPr>
          <w:lang w:val="en-US"/>
        </w:rPr>
        <w:t xml:space="preserve">. First, research seems to rarely analyze the impact of specific technical features or technical </w:t>
      </w:r>
      <w:commentRangeStart w:id="281"/>
      <w:r w:rsidRPr="6E19D5D5">
        <w:rPr>
          <w:lang w:val="en-US"/>
        </w:rPr>
        <w:t>configurations</w:t>
      </w:r>
      <w:commentRangeEnd w:id="281"/>
      <w:r w:rsidRPr="6E19D5D5">
        <w:rPr>
          <w:rStyle w:val="CommentReference"/>
          <w:sz w:val="22"/>
          <w:szCs w:val="22"/>
          <w:lang w:val="en-US"/>
        </w:rPr>
        <w:commentReference w:id="281"/>
      </w:r>
      <w:r w:rsidRPr="6E19D5D5">
        <w:rPr>
          <w:lang w:val="en-US"/>
        </w:rPr>
        <w:t xml:space="preserve"> on business outcomes, research in this domain could further explain the high variance regarding value outcomes for similar use cases. Second, research could make a more detailed analysis regarding the effect of the organizational </w:t>
      </w:r>
      <w:commentRangeStart w:id="282"/>
      <w:r w:rsidRPr="6E19D5D5">
        <w:rPr>
          <w:lang w:val="en-US"/>
        </w:rPr>
        <w:t>context</w:t>
      </w:r>
      <w:commentRangeEnd w:id="282"/>
      <w:r w:rsidRPr="6E19D5D5">
        <w:rPr>
          <w:rStyle w:val="CommentReference"/>
          <w:sz w:val="22"/>
          <w:szCs w:val="22"/>
          <w:lang w:val="en-US"/>
        </w:rPr>
        <w:commentReference w:id="282"/>
      </w:r>
      <w:r w:rsidRPr="6E19D5D5">
        <w:rPr>
          <w:lang w:val="en-US"/>
        </w:rPr>
        <w:t xml:space="preserve">, looking into optimal configurations that managers can strive to create. Third, research could make a more detailed analysis of the specific behaviors of marketing managers, analyzing the components of behaviors like reshaping and their impact on the outcomes within the </w:t>
      </w:r>
      <w:commentRangeStart w:id="283"/>
      <w:r w:rsidRPr="6E19D5D5">
        <w:rPr>
          <w:lang w:val="en-US"/>
        </w:rPr>
        <w:t>organization</w:t>
      </w:r>
      <w:commentRangeEnd w:id="283"/>
      <w:r w:rsidRPr="6E19D5D5">
        <w:rPr>
          <w:rStyle w:val="CommentReference"/>
          <w:sz w:val="22"/>
          <w:szCs w:val="22"/>
          <w:lang w:val="en-US"/>
        </w:rPr>
        <w:commentReference w:id="283"/>
      </w:r>
      <w:r w:rsidRPr="6E19D5D5">
        <w:rPr>
          <w:lang w:val="en-US"/>
        </w:rPr>
        <w:t xml:space="preserve">. </w:t>
      </w:r>
      <w:r w:rsidRPr="6E19D5D5">
        <w:rPr>
          <w:color w:val="76923C" w:themeColor="accent3" w:themeShade="BF"/>
          <w:lang w:val="en-US"/>
        </w:rPr>
        <w:br w:type="page"/>
      </w:r>
    </w:p>
    <w:p w14:paraId="02206E7D" w14:textId="77777777" w:rsidR="00EB5DFF" w:rsidRPr="00D84AD4" w:rsidRDefault="00EB5DFF" w:rsidP="00EB5DFF">
      <w:pPr>
        <w:pStyle w:val="Heading1"/>
      </w:pPr>
      <w:bookmarkStart w:id="284" w:name="_Toc231935253"/>
      <w:r w:rsidRPr="00D84AD4">
        <w:t>6.</w:t>
      </w:r>
      <w:r w:rsidRPr="00D84AD4">
        <w:tab/>
        <w:t>Conclusion</w:t>
      </w:r>
      <w:bookmarkEnd w:id="284"/>
    </w:p>
    <w:p w14:paraId="313B6C3B" w14:textId="655E2459" w:rsidR="00EB5DFF" w:rsidRPr="00F109A9" w:rsidRDefault="00EB5DFF" w:rsidP="00EB5DFF">
      <w:pPr>
        <w:rPr>
          <w:color w:val="9BBB59" w:themeColor="accent3"/>
        </w:rPr>
      </w:pPr>
      <w:r w:rsidRPr="00F109A9">
        <w:rPr>
          <w:color w:val="9BBB59" w:themeColor="accent3"/>
        </w:rPr>
        <w:t xml:space="preserve">This thesis asked how marketing managers create value with agentic AI. Drawing on seventeen interviews with marketing managers and AI experts, analyzed through constructivist grounded theory, </w:t>
      </w:r>
      <w:ins w:id="285" w:author="Beninger, Stefanie" w:date="2026-06-10T13:31:00Z" w16du:dateUtc="2026-06-10T13:31:24Z">
        <w:r w:rsidR="399E1AC9" w:rsidRPr="205B8843">
          <w:rPr>
            <w:color w:val="9BBB59" w:themeColor="accent3"/>
          </w:rPr>
          <w:t xml:space="preserve">the findings suggest </w:t>
        </w:r>
      </w:ins>
      <w:commentRangeStart w:id="286"/>
      <w:del w:id="287" w:author="Beninger, Stefanie" w:date="2026-06-10T13:31:00Z" w16du:dateUtc="2026-06-10T13:31:18Z">
        <w:r w:rsidRPr="00F109A9">
          <w:rPr>
            <w:color w:val="9BBB59" w:themeColor="accent3"/>
          </w:rPr>
          <w:delText>it</w:delText>
        </w:r>
      </w:del>
      <w:commentRangeEnd w:id="286"/>
      <w:r w:rsidRPr="00F109A9">
        <w:rPr>
          <w:rStyle w:val="CommentReference"/>
          <w:color w:val="9BBB59" w:themeColor="accent3"/>
          <w:sz w:val="22"/>
          <w:szCs w:val="22"/>
        </w:rPr>
        <w:commentReference w:id="286"/>
      </w:r>
      <w:del w:id="288" w:author="Beninger, Stefanie" w:date="2026-06-10T13:31:00Z" w16du:dateUtc="2026-06-10T13:31:18Z">
        <w:r w:rsidRPr="00F109A9">
          <w:rPr>
            <w:color w:val="9BBB59" w:themeColor="accent3"/>
          </w:rPr>
          <w:delText xml:space="preserve"> concludes </w:delText>
        </w:r>
      </w:del>
      <w:r w:rsidRPr="00F109A9">
        <w:rPr>
          <w:color w:val="9BBB59" w:themeColor="accent3"/>
        </w:rPr>
        <w:t>that value is created not by adopting agentic AI but by the managerial work that surrounds it:</w:t>
      </w:r>
      <w:commentRangeStart w:id="289"/>
      <w:r w:rsidRPr="00F109A9">
        <w:rPr>
          <w:color w:val="9BBB59" w:themeColor="accent3"/>
        </w:rPr>
        <w:t xml:space="preserve"> observing a volatile environment, building the conditions for change, steering the organization, designing how the technology is applied, and managing the portfolio of value that results</w:t>
      </w:r>
      <w:commentRangeEnd w:id="289"/>
      <w:r w:rsidRPr="00F109A9">
        <w:rPr>
          <w:rStyle w:val="CommentReference"/>
          <w:color w:val="9BBB59" w:themeColor="accent3"/>
          <w:sz w:val="22"/>
          <w:szCs w:val="22"/>
        </w:rPr>
        <w:commentReference w:id="289"/>
      </w:r>
      <w:r w:rsidRPr="00F109A9">
        <w:rPr>
          <w:color w:val="9BBB59" w:themeColor="accent3"/>
        </w:rPr>
        <w:t xml:space="preserve">. The study’s central contribution is a </w:t>
      </w:r>
      <w:del w:id="290" w:author="Beninger, Stefanie" w:date="2026-06-10T13:33:00Z" w16du:dateUtc="2026-06-10T13:33:12Z">
        <w:r w:rsidRPr="00F109A9">
          <w:rPr>
            <w:color w:val="9BBB59" w:themeColor="accent3"/>
          </w:rPr>
          <w:delText xml:space="preserve">process </w:delText>
        </w:r>
      </w:del>
      <w:r w:rsidRPr="00F109A9">
        <w:rPr>
          <w:color w:val="9BBB59" w:themeColor="accent3"/>
        </w:rPr>
        <w:t xml:space="preserve">model of this </w:t>
      </w:r>
      <w:del w:id="291" w:author="Beninger, Stefanie" w:date="2026-06-10T13:33:00Z" w16du:dateUtc="2026-06-10T13:33:14Z">
        <w:r w:rsidRPr="00F109A9">
          <w:rPr>
            <w:color w:val="9BBB59" w:themeColor="accent3"/>
          </w:rPr>
          <w:delText xml:space="preserve">work </w:delText>
        </w:r>
      </w:del>
      <w:ins w:id="292" w:author="Beninger, Stefanie" w:date="2026-06-10T13:33:00Z" w16du:dateUtc="2026-06-10T13:33:15Z">
        <w:r w:rsidR="11B6BAB0" w:rsidRPr="205B8843">
          <w:rPr>
            <w:color w:val="9BBB59" w:themeColor="accent3"/>
          </w:rPr>
          <w:t xml:space="preserve">study </w:t>
        </w:r>
      </w:ins>
      <w:r w:rsidRPr="00F109A9">
        <w:rPr>
          <w:color w:val="9BBB59" w:themeColor="accent3"/>
        </w:rPr>
        <w:t>(Figure 1); the technology is necessary but, on its own, far from sufficient.</w:t>
      </w:r>
    </w:p>
    <w:p w14:paraId="4FB3DD77" w14:textId="77777777" w:rsidR="00EB5DFF" w:rsidRPr="009E2C30" w:rsidRDefault="00EB5DFF" w:rsidP="6E19D5D5">
      <w:pPr>
        <w:rPr>
          <w:color w:val="76923C" w:themeColor="accent3" w:themeShade="BF"/>
          <w:lang w:val="en-US"/>
        </w:rPr>
      </w:pPr>
      <w:commentRangeStart w:id="293"/>
      <w:r w:rsidRPr="6E19D5D5">
        <w:rPr>
          <w:color w:val="76923C" w:themeColor="accent3" w:themeShade="BF"/>
          <w:lang w:val="en-US"/>
        </w:rPr>
        <w:t>The</w:t>
      </w:r>
      <w:commentRangeEnd w:id="293"/>
      <w:r w:rsidRPr="6E19D5D5">
        <w:rPr>
          <w:rStyle w:val="CommentReference"/>
          <w:color w:val="76923C" w:themeColor="accent3" w:themeShade="BF"/>
          <w:sz w:val="22"/>
          <w:szCs w:val="22"/>
          <w:lang w:val="en-US"/>
        </w:rPr>
        <w:commentReference w:id="293"/>
      </w:r>
      <w:r w:rsidRPr="6E19D5D5">
        <w:rPr>
          <w:color w:val="76923C" w:themeColor="accent3" w:themeShade="BF"/>
          <w:lang w:val="en-US"/>
        </w:rPr>
        <w:t xml:space="preserve"> three subquestions structure this </w:t>
      </w:r>
      <w:commentRangeStart w:id="294"/>
      <w:r w:rsidRPr="6E19D5D5">
        <w:rPr>
          <w:color w:val="76923C" w:themeColor="accent3" w:themeShade="BF"/>
          <w:lang w:val="en-US"/>
        </w:rPr>
        <w:t>answer</w:t>
      </w:r>
      <w:commentRangeEnd w:id="294"/>
      <w:r w:rsidRPr="6E19D5D5">
        <w:rPr>
          <w:rStyle w:val="CommentReference"/>
          <w:color w:val="76923C" w:themeColor="accent3" w:themeShade="BF"/>
          <w:sz w:val="22"/>
          <w:szCs w:val="22"/>
          <w:lang w:val="en-US"/>
        </w:rPr>
        <w:commentReference w:id="294"/>
      </w:r>
      <w:r w:rsidRPr="6E19D5D5">
        <w:rPr>
          <w:color w:val="76923C" w:themeColor="accent3" w:themeShade="BF"/>
          <w:lang w:val="en-US"/>
        </w:rPr>
        <w:t xml:space="preserve">. Marketing managers </w:t>
      </w:r>
      <w:r w:rsidRPr="6E19D5D5">
        <w:rPr>
          <w:i/>
          <w:iCs/>
          <w:color w:val="76923C" w:themeColor="accent3" w:themeShade="BF"/>
          <w:lang w:val="en-US"/>
        </w:rPr>
        <w:t>identify and translate</w:t>
      </w:r>
      <w:r w:rsidRPr="6E19D5D5">
        <w:rPr>
          <w:color w:val="76923C" w:themeColor="accent3" w:themeShade="BF"/>
          <w:lang w:val="en-US"/>
        </w:rPr>
        <w:t xml:space="preserve"> agentic AI opportunities by observing three external signals (the rapid progression of AI, market pressure from competitors and increasingly from consumers’ own agents, and the roadmaps of their software suppliers) and by translating these into a portfolio of use cases: generating insights, creating and validating content and campaigns, deploying generic and customer-facing agents, and orchestrating them through tool calling and personalization. The decisive step is not recognizing the opportunity, which is widely shared, but translating it into practice inside the organization.</w:t>
      </w:r>
    </w:p>
    <w:p w14:paraId="4243FA64" w14:textId="77777777" w:rsidR="00EB5DFF" w:rsidRPr="009E2C30" w:rsidRDefault="00EB5DFF" w:rsidP="6E19D5D5">
      <w:pPr>
        <w:rPr>
          <w:color w:val="76923C" w:themeColor="accent3" w:themeShade="BF"/>
          <w:lang w:val="en-US"/>
        </w:rPr>
      </w:pPr>
      <w:r w:rsidRPr="6E19D5D5">
        <w:rPr>
          <w:color w:val="76923C" w:themeColor="accent3" w:themeShade="BF"/>
          <w:lang w:val="en-US"/>
        </w:rPr>
        <w:t xml:space="preserve">They </w:t>
      </w:r>
      <w:r w:rsidRPr="6E19D5D5">
        <w:rPr>
          <w:i/>
          <w:iCs/>
          <w:color w:val="76923C" w:themeColor="accent3" w:themeShade="BF"/>
          <w:lang w:val="en-US"/>
        </w:rPr>
        <w:t>enable adoption</w:t>
      </w:r>
      <w:r w:rsidRPr="6E19D5D5">
        <w:rPr>
          <w:color w:val="76923C" w:themeColor="accent3" w:themeShade="BF"/>
          <w:lang w:val="en-US"/>
        </w:rPr>
        <w:t xml:space="preserve"> by steering the organization through three responses to its conditions: reshaping the conditions they control, educating at every level, creating space to experiment, providing clarity, bringing people along, and championing initiatives; leveraging favorable conditions such as available data, the right tooling, and an innovation culture; and navigating the conditions they do not control. Leadership and individual AI champions emerged as the central enablers of this work.</w:t>
      </w:r>
    </w:p>
    <w:p w14:paraId="44E9B834" w14:textId="77777777" w:rsidR="00EB5DFF" w:rsidRPr="009E2C30" w:rsidRDefault="00EB5DFF" w:rsidP="6E19D5D5">
      <w:pPr>
        <w:rPr>
          <w:color w:val="76923C" w:themeColor="accent3" w:themeShade="BF"/>
          <w:lang w:val="en-US"/>
        </w:rPr>
      </w:pPr>
      <w:r w:rsidRPr="6E19D5D5">
        <w:rPr>
          <w:color w:val="76923C" w:themeColor="accent3" w:themeShade="BF"/>
          <w:lang w:val="en-US"/>
        </w:rPr>
        <w:t xml:space="preserve">They </w:t>
      </w:r>
      <w:r w:rsidRPr="6E19D5D5">
        <w:rPr>
          <w:i/>
          <w:iCs/>
          <w:color w:val="76923C" w:themeColor="accent3" w:themeShade="BF"/>
          <w:lang w:val="en-US"/>
        </w:rPr>
        <w:t>navigate obstacles and risks</w:t>
      </w:r>
      <w:r w:rsidRPr="6E19D5D5">
        <w:rPr>
          <w:color w:val="76923C" w:themeColor="accent3" w:themeShade="BF"/>
          <w:lang w:val="en-US"/>
        </w:rPr>
        <w:t xml:space="preserve"> largely by working around them. Limited organizational capacity, scarce technical resources, and restrictive governance were the principal obstacles, and managers tended to treat those originating outside their own teams as fixed. The risks of hallucination, security and privacy violations, and brand degradation were managed not by avoiding agentic AI but by deploying further AI to govern it and by retaining human oversight calibrated to the cost of error. The recurring paradoxes capture this logic: the technology that creates a risk also furnishes the means to control it.</w:t>
      </w:r>
    </w:p>
    <w:p w14:paraId="554C6F9E" w14:textId="2F45E4AA" w:rsidR="00EB5DFF" w:rsidRPr="008775D0" w:rsidRDefault="00EB5DFF" w:rsidP="6E19D5D5">
      <w:pPr>
        <w:rPr>
          <w:color w:val="9BBB59" w:themeColor="accent3"/>
          <w:lang w:val="en-US"/>
        </w:rPr>
      </w:pPr>
      <w:commentRangeStart w:id="295"/>
      <w:r w:rsidRPr="6E19D5D5">
        <w:rPr>
          <w:color w:val="9BBB59" w:themeColor="accent3"/>
          <w:lang w:val="en-US"/>
        </w:rPr>
        <w:t>Empirically</w:t>
      </w:r>
      <w:commentRangeEnd w:id="295"/>
      <w:r w:rsidRPr="6E19D5D5">
        <w:rPr>
          <w:rStyle w:val="CommentReference"/>
          <w:color w:val="9BBB59" w:themeColor="accent3"/>
          <w:sz w:val="22"/>
          <w:szCs w:val="22"/>
          <w:lang w:val="en-US"/>
        </w:rPr>
        <w:commentReference w:id="295"/>
      </w:r>
      <w:r w:rsidRPr="6E19D5D5">
        <w:rPr>
          <w:color w:val="9BBB59" w:themeColor="accent3"/>
          <w:lang w:val="en-US"/>
        </w:rPr>
        <w:t xml:space="preserve">, this study answers recent calls for research into agentic AI in marketing (Kim, 2025; Mogaji &amp; Jain, 2024; Jain et al., 2024): it provides one of the first grounded accounts of how marketing managers create value with agentic AI in practice, moving beyond the field’s prevailing focus on content </w:t>
      </w:r>
      <w:commentRangeStart w:id="296"/>
      <w:r w:rsidRPr="6E19D5D5">
        <w:rPr>
          <w:color w:val="9BBB59" w:themeColor="accent3"/>
          <w:lang w:val="en-US"/>
        </w:rPr>
        <w:t>generation</w:t>
      </w:r>
      <w:commentRangeEnd w:id="296"/>
      <w:r w:rsidRPr="6E19D5D5">
        <w:rPr>
          <w:rStyle w:val="CommentReference"/>
          <w:color w:val="9BBB59" w:themeColor="accent3"/>
          <w:sz w:val="22"/>
          <w:szCs w:val="22"/>
          <w:lang w:val="en-US"/>
        </w:rPr>
        <w:commentReference w:id="296"/>
      </w:r>
      <w:r w:rsidRPr="6E19D5D5">
        <w:rPr>
          <w:color w:val="9BBB59" w:themeColor="accent3"/>
          <w:lang w:val="en-US"/>
        </w:rPr>
        <w:t xml:space="preserve">. Its contribution is a grounded account of the managerial </w:t>
      </w:r>
      <w:del w:id="297" w:author="Beninger, Stefanie" w:date="2026-06-10T13:34:00Z" w16du:dateUtc="2026-06-10T13:34:03Z">
        <w:r w:rsidRPr="6E19D5D5">
          <w:rPr>
            <w:color w:val="9BBB59" w:themeColor="accent3"/>
            <w:lang w:val="en-US"/>
          </w:rPr>
          <w:delText>work</w:delText>
        </w:r>
        <w:r w:rsidRPr="205B8843" w:rsidDel="180B0401">
          <w:rPr>
            <w:color w:val="9BBB59" w:themeColor="accent3"/>
            <w:lang w:val="en-US"/>
          </w:rPr>
          <w:delText xml:space="preserve"> </w:delText>
        </w:r>
      </w:del>
      <w:ins w:id="298" w:author="Beninger, Stefanie" w:date="2026-06-10T13:34:00Z" w16du:dateUtc="2026-06-10T13:34:15Z">
        <w:r w:rsidR="38436E6F" w:rsidRPr="205B8843">
          <w:rPr>
            <w:color w:val="9BBB59" w:themeColor="accent3"/>
            <w:lang w:val="en-US"/>
          </w:rPr>
          <w:t>actions to realize value with</w:t>
        </w:r>
        <w:r w:rsidRPr="6E19D5D5">
          <w:rPr>
            <w:color w:val="9BBB59" w:themeColor="accent3"/>
            <w:lang w:val="en-US"/>
          </w:rPr>
          <w:t xml:space="preserve"> </w:t>
        </w:r>
      </w:ins>
      <w:del w:id="299" w:author="Beninger, Stefanie" w:date="2026-06-10T13:34:00Z" w16du:dateUtc="2026-06-10T13:34:14Z">
        <w:r w:rsidRPr="6E19D5D5">
          <w:rPr>
            <w:color w:val="9BBB59" w:themeColor="accent3"/>
            <w:lang w:val="en-US"/>
          </w:rPr>
          <w:delText xml:space="preserve">through which </w:delText>
        </w:r>
      </w:del>
      <w:r w:rsidRPr="6E19D5D5">
        <w:rPr>
          <w:color w:val="9BBB59" w:themeColor="accent3"/>
          <w:lang w:val="en-US"/>
        </w:rPr>
        <w:t>agentic AI</w:t>
      </w:r>
      <w:del w:id="300" w:author="Beninger, Stefanie" w:date="2026-06-10T13:34:00Z" w16du:dateUtc="2026-06-10T13:34:19Z">
        <w:r w:rsidRPr="6E19D5D5">
          <w:rPr>
            <w:color w:val="9BBB59" w:themeColor="accent3"/>
            <w:lang w:val="en-US"/>
          </w:rPr>
          <w:delText xml:space="preserve"> is turned into value</w:delText>
        </w:r>
      </w:del>
      <w:r w:rsidRPr="6E19D5D5">
        <w:rPr>
          <w:color w:val="9BBB59" w:themeColor="accent3"/>
          <w:lang w:val="en-US"/>
        </w:rPr>
        <w:t xml:space="preserve">: a </w:t>
      </w:r>
      <w:commentRangeStart w:id="301"/>
      <w:r w:rsidRPr="6E19D5D5">
        <w:rPr>
          <w:color w:val="9BBB59" w:themeColor="accent3"/>
          <w:lang w:val="en-US"/>
        </w:rPr>
        <w:t>process</w:t>
      </w:r>
      <w:commentRangeEnd w:id="301"/>
      <w:r w:rsidRPr="6E19D5D5">
        <w:rPr>
          <w:rStyle w:val="CommentReference"/>
          <w:color w:val="9BBB59" w:themeColor="accent3"/>
          <w:sz w:val="22"/>
          <w:szCs w:val="22"/>
          <w:lang w:val="en-US"/>
        </w:rPr>
        <w:commentReference w:id="301"/>
      </w:r>
      <w:r w:rsidRPr="6E19D5D5">
        <w:rPr>
          <w:color w:val="9BBB59" w:themeColor="accent3"/>
          <w:lang w:val="en-US"/>
        </w:rPr>
        <w:t xml:space="preserve"> model linking </w:t>
      </w:r>
      <w:commentRangeStart w:id="302"/>
      <w:r w:rsidRPr="6E19D5D5">
        <w:rPr>
          <w:color w:val="9BBB59" w:themeColor="accent3"/>
          <w:lang w:val="en-US"/>
        </w:rPr>
        <w:t>observing, steering, applying, and the management of a value portfolio, together with the analytical vocabulary (the repertoire of reshaping, leveraging, and navigating; the harness; and value as a managed portfol</w:t>
      </w:r>
      <w:commentRangeEnd w:id="302"/>
      <w:r w:rsidRPr="6E19D5D5">
        <w:rPr>
          <w:rStyle w:val="CommentReference"/>
          <w:color w:val="9BBB59" w:themeColor="accent3"/>
          <w:sz w:val="22"/>
          <w:szCs w:val="22"/>
          <w:lang w:val="en-US"/>
        </w:rPr>
        <w:commentReference w:id="302"/>
      </w:r>
      <w:r w:rsidRPr="6E19D5D5">
        <w:rPr>
          <w:color w:val="9BBB59" w:themeColor="accent3"/>
          <w:lang w:val="en-US"/>
        </w:rPr>
        <w:t>io) through which that work can be understood. T</w:t>
      </w:r>
      <w:commentRangeStart w:id="303"/>
      <w:r w:rsidRPr="6E19D5D5">
        <w:rPr>
          <w:color w:val="9BBB59" w:themeColor="accent3"/>
          <w:lang w:val="en-US"/>
        </w:rPr>
        <w:t>he empirical specifics reported here are snapshots of a fast-moving technology and will date quick</w:t>
      </w:r>
      <w:commentRangeEnd w:id="303"/>
      <w:r w:rsidRPr="6E19D5D5">
        <w:rPr>
          <w:rStyle w:val="CommentReference"/>
          <w:color w:val="9BBB59" w:themeColor="accent3"/>
          <w:sz w:val="22"/>
          <w:szCs w:val="22"/>
          <w:lang w:val="en-US"/>
        </w:rPr>
        <w:commentReference w:id="303"/>
      </w:r>
      <w:r w:rsidRPr="6E19D5D5">
        <w:rPr>
          <w:color w:val="9BBB59" w:themeColor="accent3"/>
          <w:lang w:val="en-US"/>
        </w:rPr>
        <w:t xml:space="preserve">ly; the higher-order categories, which describe managerial responses to a moving target rather than the target itself, should prove more durable. For marketing managers living, as one participant put it, through both “an era of change” and “a change of era,” the practical message coincides with the theoretical one: the value of agentic AI will be determined less by the models they adopt than by the organizations they build around </w:t>
      </w:r>
      <w:commentRangeStart w:id="304"/>
      <w:r w:rsidRPr="6E19D5D5">
        <w:rPr>
          <w:color w:val="9BBB59" w:themeColor="accent3"/>
          <w:lang w:val="en-US"/>
        </w:rPr>
        <w:t>them</w:t>
      </w:r>
      <w:commentRangeEnd w:id="304"/>
      <w:r w:rsidRPr="6E19D5D5">
        <w:rPr>
          <w:rStyle w:val="CommentReference"/>
          <w:color w:val="9BBB59" w:themeColor="accent3"/>
          <w:sz w:val="22"/>
          <w:szCs w:val="22"/>
          <w:lang w:val="en-US"/>
        </w:rPr>
        <w:commentReference w:id="304"/>
      </w:r>
      <w:r w:rsidRPr="6E19D5D5">
        <w:rPr>
          <w:color w:val="9BBB59" w:themeColor="accent3"/>
          <w:lang w:val="en-US"/>
        </w:rPr>
        <w:t>.</w:t>
      </w:r>
    </w:p>
    <w:p w14:paraId="7062DA3C" w14:textId="77777777" w:rsidR="00EB5DFF" w:rsidRDefault="00EB5DFF" w:rsidP="00EB5DFF">
      <w:pPr>
        <w:rPr>
          <w:b/>
          <w:bCs/>
        </w:rPr>
      </w:pPr>
      <w:r>
        <w:br w:type="page"/>
      </w:r>
    </w:p>
    <w:p w14:paraId="1B5B27D6" w14:textId="77777777" w:rsidR="00EB5DFF" w:rsidRDefault="00EB5DFF" w:rsidP="00EB5DFF">
      <w:pPr>
        <w:pStyle w:val="Heading1"/>
        <w:rPr>
          <w:color w:val="222222"/>
          <w:highlight w:val="white"/>
        </w:rPr>
      </w:pPr>
      <w:bookmarkStart w:id="305" w:name="_Toc231935254"/>
      <w:r>
        <w:t>7.</w:t>
      </w:r>
      <w:r>
        <w:tab/>
        <w:t>References</w:t>
      </w:r>
      <w:bookmarkEnd w:id="305"/>
    </w:p>
    <w:p w14:paraId="1313EFEC" w14:textId="77777777" w:rsidR="00EB5DFF" w:rsidRDefault="00EB5DFF" w:rsidP="6E19D5D5">
      <w:pPr>
        <w:ind w:left="720" w:hanging="720"/>
        <w:rPr>
          <w:highlight w:val="white"/>
          <w:lang w:val="en-US"/>
        </w:rPr>
      </w:pPr>
      <w:r w:rsidRPr="6E19D5D5">
        <w:rPr>
          <w:highlight w:val="white"/>
          <w:lang w:val="en-US"/>
        </w:rPr>
        <w:t xml:space="preserve">Acharya, D. B., Kuppan, K., &amp; Divya, B. (2025). Agentic AI: Autonomous intelligence for complex goals, a comprehensive </w:t>
      </w:r>
      <w:commentRangeStart w:id="306"/>
      <w:r w:rsidRPr="6E19D5D5">
        <w:rPr>
          <w:highlight w:val="white"/>
          <w:lang w:val="en-US"/>
        </w:rPr>
        <w:t>survey</w:t>
      </w:r>
      <w:commentRangeEnd w:id="306"/>
      <w:r w:rsidRPr="6E19D5D5">
        <w:rPr>
          <w:rStyle w:val="CommentReference"/>
          <w:sz w:val="22"/>
          <w:szCs w:val="22"/>
          <w:highlight w:val="white"/>
          <w:lang w:val="en-US"/>
        </w:rPr>
        <w:commentReference w:id="306"/>
      </w:r>
      <w:r w:rsidRPr="6E19D5D5">
        <w:rPr>
          <w:highlight w:val="white"/>
          <w:lang w:val="en-US"/>
        </w:rPr>
        <w:t xml:space="preserve">. </w:t>
      </w:r>
      <w:r w:rsidRPr="6E19D5D5">
        <w:rPr>
          <w:i/>
          <w:iCs/>
          <w:highlight w:val="white"/>
          <w:lang w:val="en-US"/>
        </w:rPr>
        <w:t>IEEE Access</w:t>
      </w:r>
      <w:r w:rsidRPr="6E19D5D5">
        <w:rPr>
          <w:highlight w:val="white"/>
          <w:lang w:val="en-US"/>
        </w:rPr>
        <w:t>.</w:t>
      </w:r>
    </w:p>
    <w:p w14:paraId="7EE7E688" w14:textId="77777777" w:rsidR="00EB5DFF" w:rsidRDefault="00EB5DFF" w:rsidP="6E19D5D5">
      <w:pPr>
        <w:spacing w:line="360" w:lineRule="auto"/>
        <w:ind w:left="720" w:hanging="720"/>
        <w:rPr>
          <w:highlight w:val="white"/>
          <w:lang w:val="en-US"/>
        </w:rPr>
      </w:pPr>
      <w:r w:rsidRPr="6E19D5D5">
        <w:rPr>
          <w:highlight w:val="white"/>
          <w:lang w:val="en-US"/>
        </w:rPr>
        <w:t xml:space="preserve">Almquist, E., Senior, J., &amp; Bloch, N. (2016). The elements of value. </w:t>
      </w:r>
      <w:r w:rsidRPr="6E19D5D5">
        <w:rPr>
          <w:i/>
          <w:iCs/>
          <w:highlight w:val="white"/>
          <w:lang w:val="en-US"/>
        </w:rPr>
        <w:t>Harvard business review</w:t>
      </w:r>
      <w:r w:rsidRPr="6E19D5D5">
        <w:rPr>
          <w:highlight w:val="white"/>
          <w:lang w:val="en-US"/>
        </w:rPr>
        <w:t xml:space="preserve">, </w:t>
      </w:r>
      <w:r w:rsidRPr="6E19D5D5">
        <w:rPr>
          <w:i/>
          <w:iCs/>
          <w:highlight w:val="white"/>
          <w:lang w:val="en-US"/>
        </w:rPr>
        <w:t>94</w:t>
      </w:r>
      <w:r w:rsidRPr="6E19D5D5">
        <w:rPr>
          <w:highlight w:val="white"/>
          <w:lang w:val="en-US"/>
        </w:rPr>
        <w:t>(9), 47-53.</w:t>
      </w:r>
    </w:p>
    <w:p w14:paraId="2183D948" w14:textId="77777777" w:rsidR="00EB5DFF" w:rsidRDefault="00EB5DFF" w:rsidP="00EB5DFF">
      <w:pPr>
        <w:spacing w:line="360" w:lineRule="auto"/>
        <w:ind w:left="720" w:hanging="720"/>
        <w:rPr>
          <w:highlight w:val="white"/>
        </w:rPr>
      </w:pPr>
      <w:r w:rsidRPr="00CB0362">
        <w:rPr>
          <w:highlight w:val="white"/>
          <w:lang w:val="it-IT"/>
        </w:rPr>
        <w:t xml:space="preserve">Ancillai, C., Sabatini, A., Gatti, M., &amp; Perna, A. (2023). </w:t>
      </w:r>
      <w:r>
        <w:rPr>
          <w:highlight w:val="white"/>
        </w:rPr>
        <w:t xml:space="preserve">Digital technology and business model innovation: A systematic literature review and future research agenda. </w:t>
      </w:r>
      <w:r>
        <w:rPr>
          <w:i/>
          <w:iCs/>
          <w:highlight w:val="white"/>
        </w:rPr>
        <w:t>Technological Forecasting and Social Change</w:t>
      </w:r>
      <w:r>
        <w:rPr>
          <w:highlight w:val="white"/>
        </w:rPr>
        <w:t>, </w:t>
      </w:r>
      <w:r>
        <w:rPr>
          <w:i/>
          <w:iCs/>
          <w:highlight w:val="white"/>
        </w:rPr>
        <w:t>188</w:t>
      </w:r>
      <w:r>
        <w:rPr>
          <w:highlight w:val="white"/>
        </w:rPr>
        <w:t>, 122307. https://doi.org/10.1016/j.techfore.2022.122307</w:t>
      </w:r>
    </w:p>
    <w:p w14:paraId="5A336BF5" w14:textId="77777777" w:rsidR="00EB5DFF" w:rsidRDefault="00EB5DFF" w:rsidP="00EB5DFF">
      <w:pPr>
        <w:spacing w:line="360" w:lineRule="auto"/>
        <w:ind w:left="720" w:hanging="720"/>
        <w:rPr>
          <w:highlight w:val="white"/>
        </w:rPr>
      </w:pPr>
      <w:r>
        <w:rPr>
          <w:highlight w:val="white"/>
        </w:rPr>
        <w:t xml:space="preserve">Anthropic. (2024, November 25). </w:t>
      </w:r>
      <w:r>
        <w:rPr>
          <w:i/>
          <w:iCs/>
          <w:highlight w:val="white"/>
        </w:rPr>
        <w:t>Introducing the Model Context Protocol</w:t>
      </w:r>
      <w:r>
        <w:rPr>
          <w:highlight w:val="white"/>
        </w:rPr>
        <w:t xml:space="preserve">. Anthropic. </w:t>
      </w:r>
      <w:hyperlink r:id="rId17">
        <w:r>
          <w:rPr>
            <w:color w:val="1155CC"/>
            <w:highlight w:val="white"/>
            <w:u w:val="single"/>
          </w:rPr>
          <w:t>https://www.anthropic.com/news/model-context-protocol</w:t>
        </w:r>
      </w:hyperlink>
    </w:p>
    <w:p w14:paraId="01C176D1" w14:textId="77777777" w:rsidR="00EB5DFF" w:rsidRDefault="00EB5DFF" w:rsidP="00EB5DFF">
      <w:pPr>
        <w:spacing w:line="360" w:lineRule="auto"/>
        <w:ind w:left="720" w:hanging="720"/>
        <w:rPr>
          <w:highlight w:val="white"/>
        </w:rPr>
      </w:pPr>
      <w:r>
        <w:rPr>
          <w:highlight w:val="white"/>
        </w:rPr>
        <w:t xml:space="preserve">Anthropic. (2025, October 16). </w:t>
      </w:r>
      <w:r>
        <w:rPr>
          <w:i/>
          <w:iCs/>
          <w:highlight w:val="white"/>
        </w:rPr>
        <w:t>Equipping agents for the real world with Agent Skills</w:t>
      </w:r>
      <w:r>
        <w:rPr>
          <w:highlight w:val="white"/>
        </w:rPr>
        <w:t xml:space="preserve">. Anthropic Engineering.  </w:t>
      </w:r>
      <w:hyperlink r:id="rId18">
        <w:r>
          <w:rPr>
            <w:color w:val="1155CC"/>
            <w:highlight w:val="white"/>
            <w:u w:val="single"/>
          </w:rPr>
          <w:t>https://www.anthropic.com/engineering/equipping-agents-for-the-real-world-with-agent-skills</w:t>
        </w:r>
      </w:hyperlink>
    </w:p>
    <w:p w14:paraId="75F7D71C" w14:textId="77777777" w:rsidR="00EB5DFF" w:rsidRDefault="00EB5DFF" w:rsidP="00EB5DFF">
      <w:pPr>
        <w:spacing w:line="360" w:lineRule="auto"/>
        <w:ind w:left="720" w:hanging="720"/>
        <w:rPr>
          <w:highlight w:val="white"/>
        </w:rPr>
      </w:pPr>
      <w:r>
        <w:rPr>
          <w:highlight w:val="white"/>
          <w:lang w:val="it-IT"/>
        </w:rPr>
        <w:t xml:space="preserve">Bandi, A., Kongari, B., Naguru, R., Pasnoor, S., &amp; Vilipala, S. V. (2025). </w:t>
      </w:r>
      <w:r>
        <w:rPr>
          <w:highlight w:val="white"/>
        </w:rPr>
        <w:t xml:space="preserve">The rise of agentic ai: A review of definitions, frameworks, architectures, applications, evaluation metrics, and challenges. </w:t>
      </w:r>
      <w:r>
        <w:rPr>
          <w:i/>
          <w:iCs/>
          <w:highlight w:val="white"/>
        </w:rPr>
        <w:t>Future Internet</w:t>
      </w:r>
      <w:r>
        <w:rPr>
          <w:highlight w:val="white"/>
        </w:rPr>
        <w:t xml:space="preserve">, </w:t>
      </w:r>
      <w:r>
        <w:rPr>
          <w:i/>
          <w:iCs/>
          <w:highlight w:val="white"/>
        </w:rPr>
        <w:t>17</w:t>
      </w:r>
      <w:r>
        <w:rPr>
          <w:highlight w:val="white"/>
        </w:rPr>
        <w:t>(9), 404.</w:t>
      </w:r>
    </w:p>
    <w:p w14:paraId="40044D4D" w14:textId="77777777" w:rsidR="00EB5DFF" w:rsidRDefault="00EB5DFF" w:rsidP="6E19D5D5">
      <w:pPr>
        <w:spacing w:line="360" w:lineRule="auto"/>
        <w:ind w:left="720" w:hanging="720"/>
        <w:rPr>
          <w:highlight w:val="white"/>
          <w:lang w:val="en-US"/>
        </w:rPr>
      </w:pPr>
      <w:r w:rsidRPr="6E19D5D5">
        <w:rPr>
          <w:highlight w:val="white"/>
          <w:lang w:val="en-US"/>
        </w:rPr>
        <w:t xml:space="preserve">Bauer, J., &amp; Jannach, D. (2021). Improved customer lifetime value prediction with sequence-to-sequence learning and feature-based models. </w:t>
      </w:r>
      <w:r w:rsidRPr="6E19D5D5">
        <w:rPr>
          <w:i/>
          <w:iCs/>
          <w:highlight w:val="white"/>
          <w:lang w:val="en-US"/>
        </w:rPr>
        <w:t>ACM Transactions on Knowledge Discovery from Data (TKDD)</w:t>
      </w:r>
      <w:r w:rsidRPr="6E19D5D5">
        <w:rPr>
          <w:highlight w:val="white"/>
          <w:lang w:val="en-US"/>
        </w:rPr>
        <w:t xml:space="preserve">, </w:t>
      </w:r>
      <w:r w:rsidRPr="6E19D5D5">
        <w:rPr>
          <w:i/>
          <w:iCs/>
          <w:highlight w:val="white"/>
          <w:lang w:val="en-US"/>
        </w:rPr>
        <w:t>15</w:t>
      </w:r>
      <w:r w:rsidRPr="6E19D5D5">
        <w:rPr>
          <w:highlight w:val="white"/>
          <w:lang w:val="en-US"/>
        </w:rPr>
        <w:t xml:space="preserve">(5), 1-37.  </w:t>
      </w:r>
    </w:p>
    <w:p w14:paraId="76241B86" w14:textId="77777777" w:rsidR="00EB5DFF" w:rsidRDefault="00EB5DFF" w:rsidP="00EB5DFF">
      <w:pPr>
        <w:spacing w:line="360" w:lineRule="auto"/>
        <w:ind w:left="720" w:hanging="720"/>
        <w:rPr>
          <w:highlight w:val="white"/>
          <w:lang w:val="en-US"/>
        </w:rPr>
      </w:pPr>
      <w:r w:rsidRPr="5F622639">
        <w:rPr>
          <w:lang w:val="en-US"/>
        </w:rPr>
        <w:t xml:space="preserve">Blumer, H. (1969) </w:t>
      </w:r>
      <w:r w:rsidRPr="5F622639">
        <w:rPr>
          <w:i/>
          <w:lang w:val="en-US"/>
        </w:rPr>
        <w:t>Symbolic interactionism: Perspective and method.</w:t>
      </w:r>
      <w:r w:rsidRPr="5F622639">
        <w:rPr>
          <w:lang w:val="en-US"/>
        </w:rPr>
        <w:t xml:space="preserve"> Englewood Cliffs, NJ: Prentice Hall.</w:t>
      </w:r>
    </w:p>
    <w:p w14:paraId="6240D499" w14:textId="77777777" w:rsidR="00EB5DFF" w:rsidRDefault="00EB5DFF" w:rsidP="00EB5DFF">
      <w:pPr>
        <w:ind w:left="720" w:hanging="720"/>
      </w:pPr>
      <w:r w:rsidRPr="5F622639">
        <w:rPr>
          <w:lang w:val="en-US"/>
        </w:rPr>
        <w:t>Brinker, S., &amp; Riemersma, F. (2025). The state of martech 2025. Chiefmartec, MartechTribe.</w:t>
      </w:r>
    </w:p>
    <w:p w14:paraId="6C28CEDE" w14:textId="5D34F830" w:rsidR="00EB5DFF" w:rsidRDefault="00EB5DFF" w:rsidP="00EB5DFF">
      <w:pPr>
        <w:ind w:left="720" w:hanging="720"/>
        <w:rPr>
          <w:highlight w:val="white"/>
        </w:rPr>
      </w:pPr>
      <w:r>
        <w:rPr>
          <w:highlight w:val="white"/>
        </w:rPr>
        <w:t xml:space="preserve">Brown, T., Mann, B., Ryder, N., Subbiah, M., Kaplan, J. D., Dhariwal, P., </w:t>
      </w:r>
      <w:r w:rsidR="00647F3D">
        <w:rPr>
          <w:highlight w:val="white"/>
        </w:rPr>
        <w:t>…</w:t>
      </w:r>
      <w:r>
        <w:rPr>
          <w:highlight w:val="white"/>
        </w:rPr>
        <w:t xml:space="preserve"> &amp; Amodei, D. (2020). Language models are few-shot learners. </w:t>
      </w:r>
      <w:r>
        <w:rPr>
          <w:i/>
          <w:iCs/>
          <w:highlight w:val="white"/>
        </w:rPr>
        <w:t>Advances in neural information processing systems</w:t>
      </w:r>
      <w:r>
        <w:rPr>
          <w:highlight w:val="white"/>
        </w:rPr>
        <w:t xml:space="preserve">, </w:t>
      </w:r>
      <w:r>
        <w:rPr>
          <w:i/>
          <w:iCs/>
          <w:highlight w:val="white"/>
        </w:rPr>
        <w:t>33</w:t>
      </w:r>
      <w:r>
        <w:rPr>
          <w:highlight w:val="white"/>
        </w:rPr>
        <w:t>, 1877-1901.</w:t>
      </w:r>
    </w:p>
    <w:p w14:paraId="124607A5" w14:textId="77777777" w:rsidR="00EB5DFF" w:rsidRDefault="00EB5DFF" w:rsidP="00EB5DFF">
      <w:pPr>
        <w:ind w:left="720" w:hanging="720"/>
        <w:rPr>
          <w:highlight w:val="white"/>
        </w:rPr>
      </w:pPr>
      <w:r>
        <w:rPr>
          <w:highlight w:val="white"/>
        </w:rPr>
        <w:t xml:space="preserve">Burkhardt, S., &amp; Rieder, B. (2024). Foundation models are platform models: Prompting and the political economy of AI. </w:t>
      </w:r>
      <w:r>
        <w:rPr>
          <w:i/>
          <w:iCs/>
          <w:highlight w:val="white"/>
        </w:rPr>
        <w:t>Big Data &amp; Society</w:t>
      </w:r>
      <w:r>
        <w:rPr>
          <w:highlight w:val="white"/>
        </w:rPr>
        <w:t xml:space="preserve">, </w:t>
      </w:r>
      <w:r>
        <w:rPr>
          <w:i/>
          <w:iCs/>
          <w:highlight w:val="white"/>
        </w:rPr>
        <w:t>11</w:t>
      </w:r>
      <w:r>
        <w:rPr>
          <w:highlight w:val="white"/>
        </w:rPr>
        <w:t xml:space="preserve">(2), 20539517241247839. </w:t>
      </w:r>
    </w:p>
    <w:p w14:paraId="239FFE1D" w14:textId="77777777" w:rsidR="00EB5DFF" w:rsidRDefault="00EB5DFF" w:rsidP="00EB5DFF">
      <w:pPr>
        <w:ind w:left="720" w:hanging="720"/>
        <w:rPr>
          <w:highlight w:val="white"/>
        </w:rPr>
      </w:pPr>
      <w:r>
        <w:rPr>
          <w:highlight w:val="white"/>
        </w:rPr>
        <w:t xml:space="preserve">Claude. (2025, October 16). </w:t>
      </w:r>
      <w:r>
        <w:rPr>
          <w:i/>
          <w:iCs/>
          <w:highlight w:val="white"/>
        </w:rPr>
        <w:t>Introducing Agent Skills</w:t>
      </w:r>
      <w:r>
        <w:rPr>
          <w:highlight w:val="white"/>
        </w:rPr>
        <w:t xml:space="preserve">. Claude. </w:t>
      </w:r>
      <w:hyperlink r:id="rId19">
        <w:r>
          <w:rPr>
            <w:color w:val="1155CC"/>
            <w:highlight w:val="white"/>
            <w:u w:val="single"/>
          </w:rPr>
          <w:t>https://claude.com/blog/skills</w:t>
        </w:r>
      </w:hyperlink>
    </w:p>
    <w:p w14:paraId="4BE468B7" w14:textId="77777777" w:rsidR="00EB5DFF" w:rsidRDefault="00EB5DFF" w:rsidP="00EB5DFF">
      <w:pPr>
        <w:ind w:left="720" w:hanging="720"/>
        <w:rPr>
          <w:highlight w:val="white"/>
        </w:rPr>
      </w:pPr>
      <w:r>
        <w:rPr>
          <w:highlight w:val="white"/>
        </w:rPr>
        <w:t xml:space="preserve">Charmaz, K. (2006). </w:t>
      </w:r>
      <w:r>
        <w:rPr>
          <w:i/>
          <w:iCs/>
          <w:highlight w:val="white"/>
        </w:rPr>
        <w:t>Constructing grounded theory: A practical guide through qualitative analysis</w:t>
      </w:r>
      <w:r>
        <w:rPr>
          <w:highlight w:val="white"/>
        </w:rPr>
        <w:t>. Sage.</w:t>
      </w:r>
    </w:p>
    <w:p w14:paraId="6F2E82DB" w14:textId="4EC92DFA" w:rsidR="008C4328" w:rsidRDefault="008C4328" w:rsidP="00EB5DFF">
      <w:pPr>
        <w:ind w:left="720" w:hanging="720"/>
        <w:rPr>
          <w:highlight w:val="white"/>
        </w:rPr>
      </w:pPr>
      <w:r w:rsidRPr="008C4328">
        <w:rPr>
          <w:highlight w:val="white"/>
        </w:rPr>
        <w:t>Charmaz, K. (2014). Constructing grounded theory (introducing qualitative methods series). </w:t>
      </w:r>
      <w:r w:rsidRPr="008C4328">
        <w:rPr>
          <w:i/>
          <w:iCs/>
          <w:highlight w:val="white"/>
        </w:rPr>
        <w:t>Constr. grounded theory</w:t>
      </w:r>
      <w:r w:rsidRPr="008C4328">
        <w:rPr>
          <w:highlight w:val="white"/>
        </w:rPr>
        <w:t>.</w:t>
      </w:r>
    </w:p>
    <w:p w14:paraId="14920794" w14:textId="77777777" w:rsidR="00EB5DFF" w:rsidRPr="00FB1BA2" w:rsidRDefault="00EB5DFF" w:rsidP="00EB5DFF">
      <w:pPr>
        <w:ind w:left="720" w:hanging="720"/>
        <w:rPr>
          <w:strike/>
          <w:color w:val="18181B"/>
          <w:highlight w:val="white"/>
          <w:lang w:val="en-US"/>
        </w:rPr>
      </w:pPr>
      <w:r>
        <w:rPr>
          <w:highlight w:val="white"/>
        </w:rPr>
        <w:t xml:space="preserve">ChatGPT. (2026, April 25). </w:t>
      </w:r>
      <w:r>
        <w:rPr>
          <w:i/>
          <w:iCs/>
          <w:highlight w:val="white"/>
        </w:rPr>
        <w:t>Skills in ChatGPT.</w:t>
      </w:r>
      <w:r>
        <w:rPr>
          <w:highlight w:val="white"/>
        </w:rPr>
        <w:t xml:space="preserve"> ChatGPT. </w:t>
      </w:r>
      <w:hyperlink r:id="rId20">
        <w:r>
          <w:rPr>
            <w:color w:val="1155CC"/>
            <w:highlight w:val="white"/>
            <w:u w:val="single"/>
          </w:rPr>
          <w:t>https://help.openai.com/en/articles/20001066-skills-in-chatgpt</w:t>
        </w:r>
      </w:hyperlink>
    </w:p>
    <w:p w14:paraId="41397D1A" w14:textId="77777777" w:rsidR="00EB5DFF" w:rsidRPr="00DC0191" w:rsidRDefault="00EB5DFF" w:rsidP="00EB5DFF">
      <w:pPr>
        <w:ind w:left="720" w:hanging="720"/>
        <w:rPr>
          <w:sz w:val="20"/>
          <w:szCs w:val="20"/>
          <w:highlight w:val="white"/>
        </w:rPr>
      </w:pPr>
      <w:commentRangeStart w:id="307"/>
      <w:commentRangeStart w:id="308"/>
      <w:r w:rsidRPr="00DC0191">
        <w:rPr>
          <w:highlight w:val="white"/>
          <w:lang w:val="it-IT"/>
        </w:rPr>
        <w:t xml:space="preserve">Chintalapati, S., &amp; Pandey, S. K. (2022). </w:t>
      </w:r>
      <w:r w:rsidRPr="00DC0191">
        <w:rPr>
          <w:highlight w:val="white"/>
        </w:rPr>
        <w:t xml:space="preserve">Artificial intelligence in marketing: A systematic literature review. </w:t>
      </w:r>
      <w:r w:rsidRPr="00DC0191">
        <w:rPr>
          <w:i/>
          <w:iCs/>
          <w:highlight w:val="white"/>
        </w:rPr>
        <w:t>International Journal of Market Research</w:t>
      </w:r>
      <w:r w:rsidRPr="00DC0191">
        <w:rPr>
          <w:highlight w:val="white"/>
        </w:rPr>
        <w:t xml:space="preserve">, </w:t>
      </w:r>
      <w:r w:rsidRPr="00DC0191">
        <w:rPr>
          <w:i/>
          <w:iCs/>
          <w:highlight w:val="white"/>
        </w:rPr>
        <w:t>64</w:t>
      </w:r>
      <w:r w:rsidRPr="00DC0191">
        <w:rPr>
          <w:highlight w:val="white"/>
        </w:rPr>
        <w:t xml:space="preserve">(1), 38-68. </w:t>
      </w:r>
      <w:commentRangeEnd w:id="308"/>
      <w:r w:rsidRPr="00DC0191">
        <w:rPr>
          <w:rStyle w:val="CommentReference"/>
          <w:sz w:val="20"/>
          <w:szCs w:val="20"/>
          <w:highlight w:val="white"/>
        </w:rPr>
        <w:commentReference w:id="308"/>
      </w:r>
      <w:commentRangeEnd w:id="307"/>
      <w:r w:rsidR="00793718" w:rsidRPr="00DC0191">
        <w:rPr>
          <w:rStyle w:val="CommentReference"/>
          <w:sz w:val="20"/>
          <w:szCs w:val="20"/>
          <w:highlight w:val="white"/>
        </w:rPr>
        <w:commentReference w:id="307"/>
      </w:r>
    </w:p>
    <w:p w14:paraId="54F960F4" w14:textId="77777777" w:rsidR="00EB5DFF" w:rsidRPr="00FB1BA2" w:rsidRDefault="00EB5DFF" w:rsidP="00EB5DFF">
      <w:pPr>
        <w:ind w:left="720" w:hanging="720"/>
        <w:rPr>
          <w:strike/>
          <w:highlight w:val="white"/>
          <w:lang w:val="fr-FR"/>
        </w:rPr>
      </w:pPr>
      <w:r>
        <w:rPr>
          <w:highlight w:val="white"/>
        </w:rPr>
        <w:t xml:space="preserve">Cottier, B., Rahman, R., Fattorini, L., Maslej, N., Besiroglu, T., &amp; Owen, D. (2024). The rising costs of training frontier AI models. </w:t>
      </w:r>
      <w:r>
        <w:rPr>
          <w:i/>
          <w:iCs/>
          <w:highlight w:val="white"/>
        </w:rPr>
        <w:t>arXiv preprint arXiv:2405.21015</w:t>
      </w:r>
      <w:r>
        <w:rPr>
          <w:highlight w:val="white"/>
        </w:rPr>
        <w:t xml:space="preserve">. </w:t>
      </w:r>
      <w:hyperlink r:id="rId21">
        <w:r w:rsidRPr="00FB1BA2">
          <w:rPr>
            <w:color w:val="1155CC"/>
            <w:highlight w:val="white"/>
            <w:u w:val="single"/>
            <w:lang w:val="fr-FR"/>
          </w:rPr>
          <w:t>https://doi.org/10.48550/arXiv.2405.21015</w:t>
        </w:r>
      </w:hyperlink>
    </w:p>
    <w:p w14:paraId="7E09466E" w14:textId="77777777" w:rsidR="00EB5DFF" w:rsidRDefault="00EB5DFF" w:rsidP="00EB5DFF">
      <w:pPr>
        <w:ind w:left="720" w:hanging="720"/>
        <w:rPr>
          <w:highlight w:val="white"/>
        </w:rPr>
      </w:pPr>
      <w:r w:rsidRPr="00FB1BA2">
        <w:rPr>
          <w:highlight w:val="white"/>
          <w:lang w:val="fr-FR"/>
        </w:rPr>
        <w:t xml:space="preserve">Devlin, J., Chang, M. W., Lee, K., &amp; Toutanova, K. (2019, June). </w:t>
      </w:r>
      <w:r>
        <w:rPr>
          <w:highlight w:val="white"/>
        </w:rPr>
        <w:t xml:space="preserve">Bert: Pre-training of deep bidirectional transformers for language understanding. In </w:t>
      </w:r>
      <w:r>
        <w:rPr>
          <w:i/>
          <w:iCs/>
          <w:highlight w:val="white"/>
        </w:rPr>
        <w:t>Proceedings of the 2019 conference of the North American chapter of the association for computational linguistics: human language technologies, volume 1 (long and short papers)</w:t>
      </w:r>
      <w:r>
        <w:rPr>
          <w:highlight w:val="white"/>
        </w:rPr>
        <w:t xml:space="preserve"> (pp. 4171-4186).</w:t>
      </w:r>
    </w:p>
    <w:p w14:paraId="44DFE957" w14:textId="77777777" w:rsidR="00EB5DFF" w:rsidRPr="00CB0362" w:rsidRDefault="00EB5DFF" w:rsidP="00EB5DFF">
      <w:pPr>
        <w:spacing w:line="360" w:lineRule="auto"/>
        <w:ind w:left="720" w:hanging="720"/>
        <w:rPr>
          <w:highlight w:val="white"/>
          <w:lang w:val="fr-FR"/>
        </w:rPr>
      </w:pPr>
      <w:r w:rsidRPr="00CB0362">
        <w:rPr>
          <w:highlight w:val="white"/>
          <w:lang w:val="de-DE"/>
        </w:rPr>
        <w:t xml:space="preserve">Doshi, A. R., &amp; Hauser, O. P. (2024). </w:t>
      </w:r>
      <w:r>
        <w:rPr>
          <w:highlight w:val="white"/>
        </w:rPr>
        <w:t xml:space="preserve">Generative AI enhances individual creativity but reduces the collective diversity of novel content. </w:t>
      </w:r>
      <w:r w:rsidRPr="00CB0362">
        <w:rPr>
          <w:i/>
          <w:iCs/>
          <w:highlight w:val="white"/>
          <w:lang w:val="fr-FR"/>
        </w:rPr>
        <w:t>Science Advances</w:t>
      </w:r>
      <w:r w:rsidRPr="00CB0362">
        <w:rPr>
          <w:highlight w:val="white"/>
          <w:lang w:val="fr-FR"/>
        </w:rPr>
        <w:t>, </w:t>
      </w:r>
      <w:r w:rsidRPr="00CB0362">
        <w:rPr>
          <w:i/>
          <w:iCs/>
          <w:highlight w:val="white"/>
          <w:lang w:val="fr-FR"/>
        </w:rPr>
        <w:t>10</w:t>
      </w:r>
      <w:r w:rsidRPr="00CB0362">
        <w:rPr>
          <w:highlight w:val="white"/>
          <w:lang w:val="fr-FR"/>
        </w:rPr>
        <w:t>(28), eadn5290. https://doi.org/10.1126/sciadv.adn5290</w:t>
      </w:r>
    </w:p>
    <w:p w14:paraId="5D07805A" w14:textId="77777777" w:rsidR="00EB5DFF" w:rsidRDefault="00EB5DFF" w:rsidP="00EB5DFF">
      <w:pPr>
        <w:ind w:left="720" w:hanging="720"/>
        <w:rPr>
          <w:highlight w:val="white"/>
        </w:rPr>
      </w:pPr>
      <w:r w:rsidRPr="00CB0362">
        <w:rPr>
          <w:highlight w:val="white"/>
          <w:lang w:val="fr-FR"/>
        </w:rPr>
        <w:t xml:space="preserve">Duarte, V., Zuniga-Jara, S., &amp; Contreras, S. (2022). </w:t>
      </w:r>
      <w:r>
        <w:rPr>
          <w:highlight w:val="white"/>
        </w:rPr>
        <w:t xml:space="preserve">Machine learning and marketing: A systematic literature review. </w:t>
      </w:r>
      <w:r>
        <w:rPr>
          <w:i/>
          <w:iCs/>
          <w:highlight w:val="white"/>
        </w:rPr>
        <w:t>IEEE Access</w:t>
      </w:r>
      <w:r>
        <w:rPr>
          <w:highlight w:val="white"/>
        </w:rPr>
        <w:t xml:space="preserve">, </w:t>
      </w:r>
      <w:r>
        <w:rPr>
          <w:i/>
          <w:iCs/>
          <w:highlight w:val="white"/>
        </w:rPr>
        <w:t>10</w:t>
      </w:r>
      <w:r>
        <w:rPr>
          <w:highlight w:val="white"/>
        </w:rPr>
        <w:t xml:space="preserve">, 93273-93288. </w:t>
      </w:r>
    </w:p>
    <w:p w14:paraId="03D3DD0F" w14:textId="77777777" w:rsidR="00EB5DFF" w:rsidRDefault="00EB5DFF" w:rsidP="6E19D5D5">
      <w:pPr>
        <w:ind w:left="720" w:hanging="720"/>
        <w:rPr>
          <w:highlight w:val="white"/>
          <w:lang w:val="en-US"/>
        </w:rPr>
      </w:pPr>
      <w:r w:rsidRPr="6E19D5D5">
        <w:rPr>
          <w:highlight w:val="white"/>
          <w:lang w:val="en-US"/>
        </w:rPr>
        <w:t xml:space="preserve">Dutta, S., Assem, H., &amp; Burgin, E. (2021). Sequence-to-sequence learning on keywords for efficient FAQ retrieval. </w:t>
      </w:r>
      <w:r w:rsidRPr="6E19D5D5">
        <w:rPr>
          <w:i/>
          <w:iCs/>
          <w:highlight w:val="white"/>
          <w:lang w:val="en-US"/>
        </w:rPr>
        <w:t>arXiv preprint arXiv:2108.10019</w:t>
      </w:r>
      <w:r w:rsidRPr="6E19D5D5">
        <w:rPr>
          <w:highlight w:val="white"/>
          <w:lang w:val="en-US"/>
        </w:rPr>
        <w:t xml:space="preserve">. </w:t>
      </w:r>
    </w:p>
    <w:p w14:paraId="71D42C30" w14:textId="77777777" w:rsidR="00EB5DFF" w:rsidRDefault="00EB5DFF" w:rsidP="6E19D5D5">
      <w:pPr>
        <w:ind w:left="720" w:hanging="720"/>
        <w:rPr>
          <w:highlight w:val="white"/>
          <w:lang w:val="en-US"/>
        </w:rPr>
      </w:pPr>
      <w:r w:rsidRPr="6E19D5D5">
        <w:rPr>
          <w:highlight w:val="white"/>
          <w:lang w:val="en-US"/>
        </w:rPr>
        <w:t xml:space="preserve">Abou Elgheit, E. (2025). Generative AI as a disruptive innovation: implications for marketing strategic transformations. </w:t>
      </w:r>
      <w:r w:rsidRPr="6E19D5D5">
        <w:rPr>
          <w:i/>
          <w:iCs/>
          <w:highlight w:val="white"/>
          <w:lang w:val="en-US"/>
        </w:rPr>
        <w:t>Foresight and STI Governance</w:t>
      </w:r>
      <w:r w:rsidRPr="6E19D5D5">
        <w:rPr>
          <w:highlight w:val="white"/>
          <w:lang w:val="en-US"/>
        </w:rPr>
        <w:t xml:space="preserve">, </w:t>
      </w:r>
      <w:r w:rsidRPr="6E19D5D5">
        <w:rPr>
          <w:i/>
          <w:iCs/>
          <w:highlight w:val="white"/>
          <w:lang w:val="en-US"/>
        </w:rPr>
        <w:t>19</w:t>
      </w:r>
      <w:r w:rsidRPr="6E19D5D5">
        <w:rPr>
          <w:highlight w:val="white"/>
          <w:lang w:val="en-US"/>
        </w:rPr>
        <w:t xml:space="preserve">(1), 6-15. </w:t>
      </w:r>
    </w:p>
    <w:p w14:paraId="73B01FED" w14:textId="77777777" w:rsidR="00EB5DFF" w:rsidRDefault="00EB5DFF" w:rsidP="00EB5DFF">
      <w:pPr>
        <w:spacing w:line="360" w:lineRule="auto"/>
        <w:ind w:left="720" w:hanging="720"/>
        <w:rPr>
          <w:highlight w:val="white"/>
        </w:rPr>
      </w:pPr>
      <w:r w:rsidRPr="00CB0362">
        <w:rPr>
          <w:highlight w:val="white"/>
          <w:lang w:val="nl-NL"/>
        </w:rPr>
        <w:t xml:space="preserve">Enholm, I. M., Papagiannidis, E., Mikalef, P., &amp; Krogstie, J. (2022). </w:t>
      </w:r>
      <w:r>
        <w:rPr>
          <w:highlight w:val="white"/>
        </w:rPr>
        <w:t xml:space="preserve">Artificial intelligence and business value: A literature review. </w:t>
      </w:r>
      <w:r>
        <w:rPr>
          <w:i/>
          <w:iCs/>
          <w:highlight w:val="white"/>
        </w:rPr>
        <w:t>Information Systems Frontiers</w:t>
      </w:r>
      <w:r>
        <w:rPr>
          <w:highlight w:val="white"/>
        </w:rPr>
        <w:t>, </w:t>
      </w:r>
      <w:r>
        <w:rPr>
          <w:i/>
          <w:iCs/>
          <w:highlight w:val="white"/>
        </w:rPr>
        <w:t>24</w:t>
      </w:r>
      <w:r>
        <w:rPr>
          <w:highlight w:val="white"/>
        </w:rPr>
        <w:t>(5), 1709–1734. https://doi.org/10.1007/s10796-021-10186-w</w:t>
      </w:r>
    </w:p>
    <w:p w14:paraId="46C5B5EB" w14:textId="3DC4200D" w:rsidR="00EB5DFF" w:rsidRDefault="00EB5DFF" w:rsidP="6E19D5D5">
      <w:pPr>
        <w:ind w:left="720" w:hanging="720"/>
        <w:rPr>
          <w:highlight w:val="white"/>
          <w:lang w:val="en-US"/>
        </w:rPr>
      </w:pPr>
      <w:r w:rsidRPr="6E19D5D5">
        <w:rPr>
          <w:highlight w:val="white"/>
          <w:lang w:val="en-US"/>
        </w:rPr>
        <w:t xml:space="preserve">Gao, Y., Xiong, Y., Gao, X., Jia, K., Pan, J., Bi, Y., </w:t>
      </w:r>
      <w:r w:rsidR="00647F3D">
        <w:rPr>
          <w:highlight w:val="white"/>
          <w:lang w:val="en-US"/>
        </w:rPr>
        <w:t>…</w:t>
      </w:r>
      <w:r w:rsidRPr="6E19D5D5">
        <w:rPr>
          <w:highlight w:val="white"/>
          <w:lang w:val="en-US"/>
        </w:rPr>
        <w:t xml:space="preserve"> &amp; Wang, H. (2023). Retrieval-augmented generation for large language models: A survey. </w:t>
      </w:r>
      <w:r w:rsidRPr="6E19D5D5">
        <w:rPr>
          <w:i/>
          <w:iCs/>
          <w:highlight w:val="white"/>
          <w:lang w:val="en-US"/>
        </w:rPr>
        <w:t>arXiv preprint arXiv:2312.10997</w:t>
      </w:r>
      <w:r w:rsidRPr="6E19D5D5">
        <w:rPr>
          <w:highlight w:val="white"/>
          <w:lang w:val="en-US"/>
        </w:rPr>
        <w:t xml:space="preserve">, </w:t>
      </w:r>
      <w:r w:rsidRPr="6E19D5D5">
        <w:rPr>
          <w:i/>
          <w:iCs/>
          <w:highlight w:val="white"/>
          <w:lang w:val="en-US"/>
        </w:rPr>
        <w:t>2</w:t>
      </w:r>
      <w:r w:rsidRPr="6E19D5D5">
        <w:rPr>
          <w:highlight w:val="white"/>
          <w:lang w:val="en-US"/>
        </w:rPr>
        <w:t xml:space="preserve">(1), 32. </w:t>
      </w:r>
    </w:p>
    <w:p w14:paraId="29E0C4BA" w14:textId="77777777" w:rsidR="00EB5DFF" w:rsidRDefault="00EB5DFF" w:rsidP="00EB5DFF">
      <w:pPr>
        <w:ind w:left="720" w:hanging="720"/>
        <w:rPr>
          <w:highlight w:val="white"/>
        </w:rPr>
      </w:pPr>
      <w:r w:rsidRPr="004F4D1D">
        <w:rPr>
          <w:highlight w:val="white"/>
          <w:lang w:val="de-DE"/>
        </w:rPr>
        <w:t xml:space="preserve">Gebauer, H., Fleisch, E., Lamprecht, C., &amp; Wortmann, F. (2020). </w:t>
      </w:r>
      <w:r w:rsidRPr="004F4D1D">
        <w:rPr>
          <w:highlight w:val="white"/>
        </w:rPr>
        <w:t>Growth paths for overcoming the digitalization paradox. </w:t>
      </w:r>
      <w:r w:rsidRPr="004F4D1D">
        <w:rPr>
          <w:i/>
          <w:iCs/>
          <w:highlight w:val="white"/>
        </w:rPr>
        <w:t>Business Horizons</w:t>
      </w:r>
      <w:r w:rsidRPr="004F4D1D">
        <w:rPr>
          <w:highlight w:val="white"/>
        </w:rPr>
        <w:t>, </w:t>
      </w:r>
      <w:r w:rsidRPr="004F4D1D">
        <w:rPr>
          <w:i/>
          <w:iCs/>
          <w:highlight w:val="white"/>
        </w:rPr>
        <w:t>63</w:t>
      </w:r>
      <w:r w:rsidRPr="004F4D1D">
        <w:rPr>
          <w:highlight w:val="white"/>
        </w:rPr>
        <w:t>(3), 313-323.</w:t>
      </w:r>
    </w:p>
    <w:p w14:paraId="2EE7CA92" w14:textId="77777777" w:rsidR="00EB5DFF" w:rsidRDefault="00EB5DFF" w:rsidP="00EB5DFF">
      <w:pPr>
        <w:ind w:left="720" w:hanging="720"/>
        <w:rPr>
          <w:highlight w:val="white"/>
        </w:rPr>
      </w:pPr>
      <w:r w:rsidRPr="00AD07D8">
        <w:rPr>
          <w:highlight w:val="white"/>
          <w:lang w:val="en-US"/>
        </w:rPr>
        <w:t xml:space="preserve">Grewal, D., Satornino, C. B., Davenport, T., &amp; Guha, A. (2025). </w:t>
      </w:r>
      <w:r>
        <w:rPr>
          <w:highlight w:val="white"/>
        </w:rPr>
        <w:t xml:space="preserve">How generative AI is shaping the future of marketing. </w:t>
      </w:r>
      <w:r>
        <w:rPr>
          <w:i/>
          <w:iCs/>
          <w:highlight w:val="white"/>
        </w:rPr>
        <w:t>Journal of the Academy of Marketing Science</w:t>
      </w:r>
      <w:r>
        <w:rPr>
          <w:highlight w:val="white"/>
        </w:rPr>
        <w:t xml:space="preserve">, </w:t>
      </w:r>
      <w:r>
        <w:rPr>
          <w:i/>
          <w:iCs/>
          <w:highlight w:val="white"/>
        </w:rPr>
        <w:t>53</w:t>
      </w:r>
      <w:r>
        <w:rPr>
          <w:highlight w:val="white"/>
        </w:rPr>
        <w:t xml:space="preserve">(3), 702-722. </w:t>
      </w:r>
    </w:p>
    <w:p w14:paraId="0D5302F5" w14:textId="77777777" w:rsidR="00EB5DFF" w:rsidRDefault="00EB5DFF" w:rsidP="6E19D5D5">
      <w:pPr>
        <w:ind w:left="720" w:hanging="720"/>
        <w:rPr>
          <w:highlight w:val="white"/>
          <w:lang w:val="en-US"/>
        </w:rPr>
      </w:pPr>
      <w:r w:rsidRPr="6E19D5D5">
        <w:rPr>
          <w:highlight w:val="white"/>
          <w:lang w:val="en-US"/>
        </w:rPr>
        <w:t xml:space="preserve">Guercini, S. (2022). Scope of heuristics and digitalization: the case of marketing automation. </w:t>
      </w:r>
      <w:r w:rsidRPr="6E19D5D5">
        <w:rPr>
          <w:i/>
          <w:iCs/>
          <w:highlight w:val="white"/>
          <w:lang w:val="en-US"/>
        </w:rPr>
        <w:t>Mind &amp; Society</w:t>
      </w:r>
      <w:r w:rsidRPr="6E19D5D5">
        <w:rPr>
          <w:highlight w:val="white"/>
          <w:lang w:val="en-US"/>
        </w:rPr>
        <w:t xml:space="preserve">, </w:t>
      </w:r>
      <w:r w:rsidRPr="6E19D5D5">
        <w:rPr>
          <w:i/>
          <w:iCs/>
          <w:highlight w:val="white"/>
          <w:lang w:val="en-US"/>
        </w:rPr>
        <w:t>21</w:t>
      </w:r>
      <w:r w:rsidRPr="6E19D5D5">
        <w:rPr>
          <w:highlight w:val="white"/>
          <w:lang w:val="en-US"/>
        </w:rPr>
        <w:t xml:space="preserve">(2), 151-164. </w:t>
      </w:r>
    </w:p>
    <w:p w14:paraId="44A52228" w14:textId="77777777" w:rsidR="00EB5DFF" w:rsidRPr="009267BF" w:rsidRDefault="00EB5DFF" w:rsidP="00EB5DFF">
      <w:pPr>
        <w:ind w:left="720" w:hanging="720"/>
        <w:rPr>
          <w:highlight w:val="white"/>
          <w:lang w:val="de-DE"/>
        </w:rPr>
      </w:pPr>
      <w:r>
        <w:rPr>
          <w:highlight w:val="white"/>
        </w:rPr>
        <w:t xml:space="preserve">Guercini, S. (2023). Marketing automation and the scope of marketers‘ heuristics. </w:t>
      </w:r>
      <w:r>
        <w:rPr>
          <w:i/>
          <w:iCs/>
          <w:highlight w:val="white"/>
          <w:lang w:val="de-DE"/>
        </w:rPr>
        <w:t>Management Decision</w:t>
      </w:r>
      <w:r>
        <w:rPr>
          <w:highlight w:val="white"/>
          <w:lang w:val="de-DE"/>
        </w:rPr>
        <w:t xml:space="preserve">, </w:t>
      </w:r>
      <w:r>
        <w:rPr>
          <w:i/>
          <w:iCs/>
          <w:highlight w:val="white"/>
          <w:lang w:val="de-DE"/>
        </w:rPr>
        <w:t>61</w:t>
      </w:r>
      <w:r>
        <w:rPr>
          <w:highlight w:val="white"/>
          <w:lang w:val="de-DE"/>
        </w:rPr>
        <w:t xml:space="preserve">(13), 295-320. </w:t>
      </w:r>
    </w:p>
    <w:p w14:paraId="0E1C385E" w14:textId="77777777" w:rsidR="00EB5DFF" w:rsidRDefault="00EB5DFF" w:rsidP="00EB5DFF">
      <w:pPr>
        <w:ind w:left="720" w:hanging="720"/>
        <w:rPr>
          <w:highlight w:val="white"/>
        </w:rPr>
      </w:pPr>
      <w:r>
        <w:rPr>
          <w:highlight w:val="white"/>
          <w:lang w:val="de-DE"/>
        </w:rPr>
        <w:t xml:space="preserve">Gupta, S., Lehmann, D. R., &amp; Stuart, J. A. (2004). </w:t>
      </w:r>
      <w:r>
        <w:rPr>
          <w:highlight w:val="white"/>
        </w:rPr>
        <w:t xml:space="preserve">Valuing customers. </w:t>
      </w:r>
      <w:r>
        <w:rPr>
          <w:i/>
          <w:iCs/>
          <w:highlight w:val="white"/>
        </w:rPr>
        <w:t>Journal of marketing research</w:t>
      </w:r>
      <w:r>
        <w:rPr>
          <w:highlight w:val="white"/>
        </w:rPr>
        <w:t xml:space="preserve">, </w:t>
      </w:r>
      <w:r>
        <w:rPr>
          <w:i/>
          <w:iCs/>
          <w:highlight w:val="white"/>
        </w:rPr>
        <w:t>41</w:t>
      </w:r>
      <w:r>
        <w:rPr>
          <w:highlight w:val="white"/>
        </w:rPr>
        <w:t xml:space="preserve">(1), 7-18. </w:t>
      </w:r>
    </w:p>
    <w:p w14:paraId="210A53B8" w14:textId="77777777" w:rsidR="00EB5DFF" w:rsidRDefault="00EB5DFF" w:rsidP="00EB5DFF">
      <w:pPr>
        <w:ind w:left="720" w:hanging="720"/>
        <w:rPr>
          <w:highlight w:val="white"/>
        </w:rPr>
      </w:pPr>
      <w:r w:rsidRPr="00BB50CC">
        <w:rPr>
          <w:highlight w:val="white"/>
          <w:lang w:val="de-DE"/>
        </w:rPr>
        <w:t xml:space="preserve">Heimbach, I., Kostyra, D. S., &amp; Hinz, O. (2015). </w:t>
      </w:r>
      <w:r>
        <w:rPr>
          <w:highlight w:val="white"/>
        </w:rPr>
        <w:t xml:space="preserve">Marketing automation. </w:t>
      </w:r>
      <w:r>
        <w:rPr>
          <w:i/>
          <w:iCs/>
          <w:highlight w:val="white"/>
        </w:rPr>
        <w:t>Business &amp; Information Systems Engineering, 57</w:t>
      </w:r>
      <w:r>
        <w:rPr>
          <w:highlight w:val="white"/>
        </w:rPr>
        <w:t>(2), 129–133. https://doi.org/10.1007/s12599-015-0370-8</w:t>
      </w:r>
    </w:p>
    <w:p w14:paraId="243A7FC1" w14:textId="77777777" w:rsidR="00EB5DFF" w:rsidRDefault="00EB5DFF" w:rsidP="00EB5DFF">
      <w:pPr>
        <w:ind w:left="720" w:hanging="720"/>
      </w:pPr>
      <w:r>
        <w:t>Holmström, J. (2022). From AI to digital transformation: The AI readiness framework. Business Horizons, 65(3), 329–339.</w:t>
      </w:r>
      <w:hyperlink r:id="rId22">
        <w:r>
          <w:rPr>
            <w:u w:val="single"/>
          </w:rPr>
          <w:t xml:space="preserve"> </w:t>
        </w:r>
      </w:hyperlink>
      <w:hyperlink r:id="rId23">
        <w:r>
          <w:rPr>
            <w:color w:val="1155CC"/>
            <w:u w:val="single"/>
          </w:rPr>
          <w:t>https://doi.org/10.1016/j.bushor.2021.03.006</w:t>
        </w:r>
      </w:hyperlink>
    </w:p>
    <w:p w14:paraId="0C41AD5D" w14:textId="4A8A7774" w:rsidR="00EB5DFF" w:rsidRDefault="00EB5DFF" w:rsidP="00EB5DFF">
      <w:pPr>
        <w:ind w:left="720" w:hanging="720"/>
      </w:pPr>
      <w:r w:rsidRPr="6E19D5D5">
        <w:rPr>
          <w:highlight w:val="white"/>
          <w:lang w:val="en-US"/>
        </w:rPr>
        <w:t xml:space="preserve">Hughes, L., Dwivedi, Y. K., Malik, T., Shawosh, M., Albashrawi, M. A., Jeon, I., </w:t>
      </w:r>
      <w:r w:rsidR="00647F3D">
        <w:rPr>
          <w:highlight w:val="white"/>
          <w:lang w:val="en-US"/>
        </w:rPr>
        <w:t>…</w:t>
      </w:r>
      <w:r w:rsidRPr="6E19D5D5">
        <w:rPr>
          <w:highlight w:val="white"/>
          <w:lang w:val="en-US"/>
        </w:rPr>
        <w:t xml:space="preserve"> &amp; Walton, P. (2025). AI agents and agentic systems: A multi-expert analysis. </w:t>
      </w:r>
      <w:r w:rsidRPr="6E19D5D5">
        <w:rPr>
          <w:i/>
          <w:iCs/>
          <w:highlight w:val="white"/>
          <w:lang w:val="en-US"/>
        </w:rPr>
        <w:t>Journal of Computer Information Systems</w:t>
      </w:r>
      <w:r w:rsidRPr="6E19D5D5">
        <w:rPr>
          <w:highlight w:val="white"/>
          <w:lang w:val="en-US"/>
        </w:rPr>
        <w:t xml:space="preserve">, </w:t>
      </w:r>
      <w:r w:rsidRPr="6E19D5D5">
        <w:rPr>
          <w:i/>
          <w:iCs/>
          <w:highlight w:val="white"/>
          <w:lang w:val="en-US"/>
        </w:rPr>
        <w:t>65</w:t>
      </w:r>
      <w:r w:rsidRPr="6E19D5D5">
        <w:rPr>
          <w:highlight w:val="white"/>
          <w:lang w:val="en-US"/>
        </w:rPr>
        <w:t>(4), 489-517.</w:t>
      </w:r>
      <w:r w:rsidRPr="6E19D5D5">
        <w:rPr>
          <w:lang w:val="en-US"/>
        </w:rPr>
        <w:t xml:space="preserve"> </w:t>
      </w:r>
    </w:p>
    <w:p w14:paraId="4EA48028" w14:textId="77777777" w:rsidR="00EB5DFF" w:rsidRDefault="00EB5DFF" w:rsidP="6E19D5D5">
      <w:pPr>
        <w:spacing w:line="360" w:lineRule="auto"/>
        <w:ind w:left="720" w:hanging="720"/>
        <w:rPr>
          <w:highlight w:val="white"/>
          <w:lang w:val="en-US"/>
        </w:rPr>
      </w:pPr>
      <w:r w:rsidRPr="6E19D5D5">
        <w:rPr>
          <w:highlight w:val="white"/>
          <w:lang w:val="en-US"/>
        </w:rPr>
        <w:t xml:space="preserve">Jain, V., Wadhwani, K., &amp; Eastman, J. K. (2024). Artificial intelligence consumer behavior: A hybrid review and research agenda. </w:t>
      </w:r>
      <w:r w:rsidRPr="6E19D5D5">
        <w:rPr>
          <w:i/>
          <w:iCs/>
          <w:highlight w:val="white"/>
          <w:lang w:val="en-US"/>
        </w:rPr>
        <w:t>Journal of consumer behaviour</w:t>
      </w:r>
      <w:r w:rsidRPr="6E19D5D5">
        <w:rPr>
          <w:highlight w:val="white"/>
          <w:lang w:val="en-US"/>
        </w:rPr>
        <w:t xml:space="preserve">, </w:t>
      </w:r>
      <w:r w:rsidRPr="6E19D5D5">
        <w:rPr>
          <w:i/>
          <w:iCs/>
          <w:highlight w:val="white"/>
          <w:lang w:val="en-US"/>
        </w:rPr>
        <w:t>23</w:t>
      </w:r>
      <w:r w:rsidRPr="6E19D5D5">
        <w:rPr>
          <w:highlight w:val="white"/>
          <w:lang w:val="en-US"/>
        </w:rPr>
        <w:t>(2), 676-697.</w:t>
      </w:r>
    </w:p>
    <w:p w14:paraId="17D5614A" w14:textId="77777777" w:rsidR="00EB5DFF" w:rsidRDefault="00EB5DFF" w:rsidP="6E19D5D5">
      <w:pPr>
        <w:spacing w:line="360" w:lineRule="auto"/>
        <w:ind w:left="720" w:hanging="720"/>
        <w:rPr>
          <w:highlight w:val="white"/>
          <w:lang w:val="en-US"/>
        </w:rPr>
      </w:pPr>
      <w:r w:rsidRPr="6E19D5D5">
        <w:rPr>
          <w:highlight w:val="white"/>
          <w:lang w:val="en-US"/>
        </w:rPr>
        <w:t xml:space="preserve">Järvinen, J., &amp; Taiminen, H. (2016). Harnessing marketing automation for B2B content marketing. </w:t>
      </w:r>
      <w:r w:rsidRPr="6E19D5D5">
        <w:rPr>
          <w:i/>
          <w:iCs/>
          <w:highlight w:val="white"/>
          <w:lang w:val="en-US"/>
        </w:rPr>
        <w:t>Industrial marketing management</w:t>
      </w:r>
      <w:r w:rsidRPr="6E19D5D5">
        <w:rPr>
          <w:highlight w:val="white"/>
          <w:lang w:val="en-US"/>
        </w:rPr>
        <w:t xml:space="preserve">, </w:t>
      </w:r>
      <w:r w:rsidRPr="6E19D5D5">
        <w:rPr>
          <w:i/>
          <w:iCs/>
          <w:highlight w:val="white"/>
          <w:lang w:val="en-US"/>
        </w:rPr>
        <w:t>54</w:t>
      </w:r>
      <w:r w:rsidRPr="6E19D5D5">
        <w:rPr>
          <w:highlight w:val="white"/>
          <w:lang w:val="en-US"/>
        </w:rPr>
        <w:t xml:space="preserve">, 164-175. </w:t>
      </w:r>
    </w:p>
    <w:p w14:paraId="700216CB" w14:textId="77777777" w:rsidR="00EB5DFF" w:rsidRDefault="00EB5DFF" w:rsidP="6E19D5D5">
      <w:pPr>
        <w:spacing w:line="360" w:lineRule="auto"/>
        <w:ind w:left="720" w:hanging="720"/>
        <w:rPr>
          <w:highlight w:val="white"/>
          <w:lang w:val="en-US"/>
        </w:rPr>
      </w:pPr>
      <w:commentRangeStart w:id="309"/>
      <w:r w:rsidRPr="6E19D5D5">
        <w:rPr>
          <w:highlight w:val="white"/>
          <w:lang w:val="en-US"/>
        </w:rPr>
        <w:t xml:space="preserve">Kaartemo, V., &amp; Helkkula, A. (2018). A systematic review of artificial intelligence and robots in value co-creation: Current status and future research avenues. </w:t>
      </w:r>
      <w:r w:rsidRPr="6E19D5D5">
        <w:rPr>
          <w:i/>
          <w:iCs/>
          <w:highlight w:val="white"/>
          <w:lang w:val="en-US"/>
        </w:rPr>
        <w:t>Journal of Creating Value</w:t>
      </w:r>
      <w:r w:rsidRPr="6E19D5D5">
        <w:rPr>
          <w:highlight w:val="white"/>
          <w:lang w:val="en-US"/>
        </w:rPr>
        <w:t>, </w:t>
      </w:r>
      <w:r w:rsidRPr="6E19D5D5">
        <w:rPr>
          <w:i/>
          <w:iCs/>
          <w:highlight w:val="white"/>
          <w:lang w:val="en-US"/>
        </w:rPr>
        <w:t>4</w:t>
      </w:r>
      <w:r w:rsidRPr="6E19D5D5">
        <w:rPr>
          <w:highlight w:val="white"/>
          <w:lang w:val="en-US"/>
        </w:rPr>
        <w:t>(2), 211–228. https://doi.org/10.1177/2394964318805625</w:t>
      </w:r>
      <w:commentRangeEnd w:id="309"/>
      <w:r>
        <w:rPr>
          <w:rStyle w:val="CommentReference"/>
          <w:sz w:val="22"/>
          <w:szCs w:val="22"/>
          <w:highlight w:val="white"/>
          <w:lang w:val="en-US"/>
        </w:rPr>
        <w:commentReference w:id="309"/>
      </w:r>
    </w:p>
    <w:p w14:paraId="1B314B75" w14:textId="77777777" w:rsidR="00EB5DFF" w:rsidRDefault="00EB5DFF" w:rsidP="6E19D5D5">
      <w:pPr>
        <w:ind w:left="720" w:hanging="720"/>
        <w:rPr>
          <w:highlight w:val="white"/>
          <w:lang w:val="en-US"/>
        </w:rPr>
      </w:pPr>
      <w:r w:rsidRPr="6E19D5D5">
        <w:rPr>
          <w:highlight w:val="white"/>
          <w:lang w:val="en-US"/>
        </w:rPr>
        <w:t xml:space="preserve">Kastner, J. K., &amp; Hong, S. J. (1984). A review of expert systems. </w:t>
      </w:r>
      <w:r w:rsidRPr="6E19D5D5">
        <w:rPr>
          <w:i/>
          <w:iCs/>
          <w:highlight w:val="white"/>
          <w:lang w:val="en-US"/>
        </w:rPr>
        <w:t>European journal of operational research</w:t>
      </w:r>
      <w:r w:rsidRPr="6E19D5D5">
        <w:rPr>
          <w:highlight w:val="white"/>
          <w:lang w:val="en-US"/>
        </w:rPr>
        <w:t xml:space="preserve">, </w:t>
      </w:r>
      <w:r w:rsidRPr="6E19D5D5">
        <w:rPr>
          <w:i/>
          <w:iCs/>
          <w:highlight w:val="white"/>
          <w:lang w:val="en-US"/>
        </w:rPr>
        <w:t>18</w:t>
      </w:r>
      <w:r w:rsidRPr="6E19D5D5">
        <w:rPr>
          <w:highlight w:val="white"/>
          <w:lang w:val="en-US"/>
        </w:rPr>
        <w:t>(3), 285-292.</w:t>
      </w:r>
    </w:p>
    <w:p w14:paraId="4D287596" w14:textId="77777777" w:rsidR="00EB5DFF" w:rsidRDefault="00EB5DFF" w:rsidP="00EB5DFF">
      <w:pPr>
        <w:ind w:left="720" w:hanging="720"/>
        <w:rPr>
          <w:highlight w:val="white"/>
        </w:rPr>
      </w:pPr>
      <w:r>
        <w:rPr>
          <w:highlight w:val="white"/>
        </w:rPr>
        <w:t xml:space="preserve">Kohavi, R., Longbotham, R., Sommerfield, D., &amp; Henne, R. M. (2009). Controlled experiments on the web: survey and practical guide. </w:t>
      </w:r>
      <w:r>
        <w:rPr>
          <w:i/>
          <w:iCs/>
          <w:highlight w:val="white"/>
        </w:rPr>
        <w:t>Data mining and knowledge discovery</w:t>
      </w:r>
      <w:r>
        <w:rPr>
          <w:highlight w:val="white"/>
        </w:rPr>
        <w:t xml:space="preserve">, </w:t>
      </w:r>
      <w:r>
        <w:rPr>
          <w:i/>
          <w:iCs/>
          <w:highlight w:val="white"/>
        </w:rPr>
        <w:t>18</w:t>
      </w:r>
      <w:r>
        <w:rPr>
          <w:highlight w:val="white"/>
        </w:rPr>
        <w:t xml:space="preserve">(1), 140-181. </w:t>
      </w:r>
    </w:p>
    <w:p w14:paraId="2433CA2B" w14:textId="77777777" w:rsidR="00EB5DFF" w:rsidRDefault="00EB5DFF" w:rsidP="00EB5DFF">
      <w:pPr>
        <w:spacing w:line="360" w:lineRule="auto"/>
        <w:ind w:left="720" w:hanging="720"/>
        <w:rPr>
          <w:highlight w:val="white"/>
        </w:rPr>
      </w:pPr>
      <w:r>
        <w:rPr>
          <w:highlight w:val="white"/>
        </w:rPr>
        <w:t xml:space="preserve">Kim, J. (2025). </w:t>
      </w:r>
      <w:bookmarkStart w:id="310" w:name="OLE_LINK17"/>
      <w:r>
        <w:rPr>
          <w:highlight w:val="white"/>
        </w:rPr>
        <w:t>Advertising in the Age of Agentic AI: Call for Research</w:t>
      </w:r>
      <w:bookmarkEnd w:id="310"/>
      <w:r>
        <w:rPr>
          <w:highlight w:val="white"/>
        </w:rPr>
        <w:t xml:space="preserve">. </w:t>
      </w:r>
      <w:r>
        <w:rPr>
          <w:i/>
          <w:iCs/>
          <w:highlight w:val="white"/>
        </w:rPr>
        <w:t>Journal of Interactive Advertising</w:t>
      </w:r>
      <w:r>
        <w:rPr>
          <w:highlight w:val="white"/>
        </w:rPr>
        <w:t xml:space="preserve">, </w:t>
      </w:r>
      <w:r>
        <w:rPr>
          <w:i/>
          <w:iCs/>
          <w:highlight w:val="white"/>
        </w:rPr>
        <w:t>25</w:t>
      </w:r>
      <w:r>
        <w:rPr>
          <w:highlight w:val="white"/>
        </w:rPr>
        <w:t>(3), 215-221.</w:t>
      </w:r>
    </w:p>
    <w:p w14:paraId="71DFA2D1" w14:textId="77777777" w:rsidR="00EB5DFF" w:rsidRDefault="00EB5DFF" w:rsidP="6E19D5D5">
      <w:pPr>
        <w:ind w:left="720" w:hanging="720"/>
        <w:rPr>
          <w:highlight w:val="white"/>
          <w:lang w:val="en-US"/>
        </w:rPr>
      </w:pPr>
      <w:commentRangeStart w:id="311"/>
      <w:r w:rsidRPr="6E19D5D5">
        <w:rPr>
          <w:highlight w:val="white"/>
          <w:lang w:val="en-US"/>
        </w:rPr>
        <w:t xml:space="preserve">Kitsios, F., &amp; Kamariotou, M. (2021). Artificial intelligence and business strategy towards digital transformation: A research agenda. </w:t>
      </w:r>
      <w:r w:rsidRPr="6E19D5D5">
        <w:rPr>
          <w:i/>
          <w:iCs/>
          <w:highlight w:val="white"/>
          <w:lang w:val="en-US"/>
        </w:rPr>
        <w:t>Sustainability, 13</w:t>
      </w:r>
      <w:r w:rsidRPr="6E19D5D5">
        <w:rPr>
          <w:highlight w:val="white"/>
          <w:lang w:val="en-US"/>
        </w:rPr>
        <w:t>(4), 2025. https://doi.org/10.3390/su13042025</w:t>
      </w:r>
      <w:commentRangeEnd w:id="311"/>
      <w:r>
        <w:rPr>
          <w:rStyle w:val="CommentReference"/>
          <w:sz w:val="22"/>
          <w:szCs w:val="22"/>
          <w:highlight w:val="white"/>
          <w:lang w:val="en-US"/>
        </w:rPr>
        <w:commentReference w:id="311"/>
      </w:r>
    </w:p>
    <w:p w14:paraId="2B762BE8" w14:textId="77777777" w:rsidR="00EB5DFF" w:rsidRDefault="00EB5DFF" w:rsidP="6E19D5D5">
      <w:pPr>
        <w:ind w:left="720" w:hanging="720"/>
        <w:rPr>
          <w:highlight w:val="white"/>
          <w:lang w:val="en-US"/>
        </w:rPr>
      </w:pPr>
      <w:r w:rsidRPr="6E19D5D5">
        <w:rPr>
          <w:highlight w:val="white"/>
          <w:lang w:val="en-US"/>
        </w:rPr>
        <w:t xml:space="preserve">Krizhevsky, A., Sutskever, I., &amp; Hinton, G. E. (2012). ImageNet classification with deep convolutional neural networks. </w:t>
      </w:r>
      <w:r w:rsidRPr="6E19D5D5">
        <w:rPr>
          <w:i/>
          <w:iCs/>
          <w:highlight w:val="white"/>
          <w:lang w:val="en-US"/>
        </w:rPr>
        <w:t>Advances in Neural Information Processing Systems, 25</w:t>
      </w:r>
      <w:r w:rsidRPr="6E19D5D5">
        <w:rPr>
          <w:highlight w:val="white"/>
          <w:lang w:val="en-US"/>
        </w:rPr>
        <w:t>, 1097–1105.</w:t>
      </w:r>
    </w:p>
    <w:p w14:paraId="6F7F200C" w14:textId="77777777" w:rsidR="00EB5DFF" w:rsidRDefault="00EB5DFF" w:rsidP="00EB5DFF">
      <w:pPr>
        <w:ind w:left="720" w:hanging="720"/>
        <w:rPr>
          <w:highlight w:val="white"/>
        </w:rPr>
      </w:pPr>
      <w:commentRangeStart w:id="312"/>
      <w:r>
        <w:rPr>
          <w:highlight w:val="white"/>
        </w:rPr>
        <w:t xml:space="preserve">Kumar, V., Kotler, P., Gupta, S., &amp; Rajan, B. (2025). Generative AI in marketing: Promises, perils, and public policy implications. </w:t>
      </w:r>
      <w:r>
        <w:rPr>
          <w:i/>
          <w:iCs/>
          <w:highlight w:val="white"/>
        </w:rPr>
        <w:t>Journal of Public Policy &amp; Marketing, 44</w:t>
      </w:r>
      <w:r>
        <w:rPr>
          <w:highlight w:val="white"/>
        </w:rPr>
        <w:t>(3). https://doi.org/10.1177/07439156241286499</w:t>
      </w:r>
      <w:commentRangeEnd w:id="312"/>
      <w:r w:rsidR="005627C3">
        <w:rPr>
          <w:rStyle w:val="CommentReference"/>
          <w:sz w:val="22"/>
          <w:szCs w:val="22"/>
          <w:highlight w:val="white"/>
        </w:rPr>
        <w:commentReference w:id="312"/>
      </w:r>
    </w:p>
    <w:p w14:paraId="7AFD521C" w14:textId="77777777" w:rsidR="00EB5DFF" w:rsidRDefault="00EB5DFF" w:rsidP="00EB5DFF">
      <w:pPr>
        <w:ind w:left="720" w:hanging="720"/>
        <w:rPr>
          <w:highlight w:val="white"/>
        </w:rPr>
      </w:pPr>
      <w:r>
        <w:rPr>
          <w:highlight w:val="white"/>
          <w:lang w:val="en-US"/>
        </w:rPr>
        <w:t xml:space="preserve">LeCun, Y., Bengio, Y., &amp; Hinton, G. (2015). </w:t>
      </w:r>
      <w:r>
        <w:rPr>
          <w:highlight w:val="white"/>
        </w:rPr>
        <w:t>Deep learning. </w:t>
      </w:r>
      <w:r>
        <w:rPr>
          <w:i/>
          <w:iCs/>
          <w:highlight w:val="white"/>
        </w:rPr>
        <w:t>nature</w:t>
      </w:r>
      <w:r>
        <w:rPr>
          <w:highlight w:val="white"/>
        </w:rPr>
        <w:t>, </w:t>
      </w:r>
      <w:r>
        <w:rPr>
          <w:i/>
          <w:iCs/>
          <w:highlight w:val="white"/>
        </w:rPr>
        <w:t>521</w:t>
      </w:r>
      <w:r>
        <w:rPr>
          <w:highlight w:val="white"/>
        </w:rPr>
        <w:t>(7553), 436-444.</w:t>
      </w:r>
    </w:p>
    <w:p w14:paraId="6343EFC9" w14:textId="77777777" w:rsidR="00EB5DFF" w:rsidRDefault="00EB5DFF" w:rsidP="6E19D5D5">
      <w:pPr>
        <w:spacing w:line="360" w:lineRule="auto"/>
        <w:ind w:left="720" w:hanging="720"/>
        <w:rPr>
          <w:highlight w:val="white"/>
          <w:lang w:val="en-US"/>
        </w:rPr>
      </w:pPr>
      <w:commentRangeStart w:id="313"/>
      <w:r w:rsidRPr="6E19D5D5">
        <w:rPr>
          <w:highlight w:val="white"/>
          <w:lang w:val="en-US"/>
        </w:rPr>
        <w:t xml:space="preserve">Leone, D., Schiavone, F., Appio, F. P., &amp; Chiao, B. (2021). How does artificial intelligence enable and enhance value co-creation in industrial markets? An exploratory case study in the healthcare ecosystem. </w:t>
      </w:r>
      <w:r w:rsidRPr="6E19D5D5">
        <w:rPr>
          <w:i/>
          <w:iCs/>
          <w:highlight w:val="white"/>
          <w:lang w:val="en-US"/>
        </w:rPr>
        <w:t>Journal of Business Research</w:t>
      </w:r>
      <w:r w:rsidRPr="6E19D5D5">
        <w:rPr>
          <w:highlight w:val="white"/>
          <w:lang w:val="en-US"/>
        </w:rPr>
        <w:t>, </w:t>
      </w:r>
      <w:r w:rsidRPr="6E19D5D5">
        <w:rPr>
          <w:i/>
          <w:iCs/>
          <w:highlight w:val="white"/>
          <w:lang w:val="en-US"/>
        </w:rPr>
        <w:t>129</w:t>
      </w:r>
      <w:r w:rsidRPr="6E19D5D5">
        <w:rPr>
          <w:highlight w:val="white"/>
          <w:lang w:val="en-US"/>
        </w:rPr>
        <w:t>, 849–859. https://doi.org/10.1016/j.jbusres.2020.11.008</w:t>
      </w:r>
      <w:commentRangeEnd w:id="313"/>
      <w:r>
        <w:rPr>
          <w:rStyle w:val="CommentReference"/>
          <w:sz w:val="22"/>
          <w:szCs w:val="22"/>
          <w:highlight w:val="white"/>
          <w:lang w:val="en-US"/>
        </w:rPr>
        <w:commentReference w:id="313"/>
      </w:r>
    </w:p>
    <w:p w14:paraId="4052D659" w14:textId="77777777" w:rsidR="00EB5DFF" w:rsidRDefault="00EB5DFF" w:rsidP="00EB5DFF">
      <w:pPr>
        <w:ind w:left="720" w:hanging="720"/>
      </w:pPr>
      <w:r w:rsidRPr="6E19D5D5">
        <w:rPr>
          <w:lang w:val="en-US"/>
        </w:rPr>
        <w:t>Lewis, P., Perez, E., Piktus, A., Petroni, F., Karpukhin, V., Goyal, N., Küttler, H., Lewis, M., Yih, W., Rocktäschel, T., et al. (2020). Retrieval-augmented generation for knowledge-intensive nlp tasks. Advances in Neural Information Processing Systems, 33, 9459–9474.</w:t>
      </w:r>
    </w:p>
    <w:p w14:paraId="44F5F67D" w14:textId="77777777" w:rsidR="00EB5DFF" w:rsidRDefault="00EB5DFF" w:rsidP="00EB5DFF">
      <w:pPr>
        <w:spacing w:line="360" w:lineRule="auto"/>
        <w:ind w:left="720" w:hanging="720"/>
        <w:rPr>
          <w:highlight w:val="white"/>
        </w:rPr>
      </w:pPr>
      <w:commentRangeStart w:id="314"/>
      <w:r>
        <w:rPr>
          <w:highlight w:val="white"/>
          <w:lang w:val="it-IT"/>
        </w:rPr>
        <w:t xml:space="preserve">Li, C., Ashraf, S. F., Amin, S., &amp; Safdar, M. N. (2023). </w:t>
      </w:r>
      <w:r>
        <w:rPr>
          <w:highlight w:val="white"/>
        </w:rPr>
        <w:t xml:space="preserve">Consequence of resistance to change on AI readiness: Mediating–moderating role of task-oriented leadership and high-performance work system in the hospitality sector. </w:t>
      </w:r>
      <w:r>
        <w:rPr>
          <w:i/>
          <w:iCs/>
          <w:highlight w:val="white"/>
        </w:rPr>
        <w:t>SAGE Open</w:t>
      </w:r>
      <w:r>
        <w:rPr>
          <w:highlight w:val="white"/>
        </w:rPr>
        <w:t xml:space="preserve">, </w:t>
      </w:r>
      <w:r>
        <w:rPr>
          <w:i/>
          <w:iCs/>
          <w:highlight w:val="white"/>
        </w:rPr>
        <w:t>13</w:t>
      </w:r>
      <w:r>
        <w:rPr>
          <w:highlight w:val="white"/>
        </w:rPr>
        <w:t>(4). https://doi.org/10.1177/21582440231217731</w:t>
      </w:r>
      <w:commentRangeEnd w:id="314"/>
      <w:r w:rsidR="00F80704">
        <w:rPr>
          <w:rStyle w:val="CommentReference"/>
          <w:sz w:val="22"/>
          <w:szCs w:val="22"/>
          <w:highlight w:val="white"/>
        </w:rPr>
        <w:commentReference w:id="314"/>
      </w:r>
    </w:p>
    <w:p w14:paraId="2AFDF14D" w14:textId="77777777" w:rsidR="00EB5DFF" w:rsidRPr="00DF1B07" w:rsidRDefault="00EB5DFF" w:rsidP="00EB5DFF">
      <w:pPr>
        <w:ind w:left="720" w:hanging="720"/>
        <w:rPr>
          <w:highlight w:val="white"/>
          <w:lang w:val="it-IT"/>
        </w:rPr>
      </w:pPr>
      <w:r>
        <w:rPr>
          <w:highlight w:val="white"/>
          <w:lang w:val="en-US"/>
        </w:rPr>
        <w:t xml:space="preserve">Li, M., Guo, S., &amp; Liu, R. (2025). </w:t>
      </w:r>
      <w:r>
        <w:rPr>
          <w:highlight w:val="white"/>
        </w:rPr>
        <w:t xml:space="preserve">BERT-based Consumer Sentiment Analysis for Personalized Marketing Strategies. </w:t>
      </w:r>
      <w:r w:rsidRPr="00DF1B07">
        <w:rPr>
          <w:i/>
          <w:iCs/>
          <w:highlight w:val="white"/>
          <w:lang w:val="it-IT"/>
        </w:rPr>
        <w:t>Informatica</w:t>
      </w:r>
      <w:r w:rsidRPr="00DF1B07">
        <w:rPr>
          <w:highlight w:val="white"/>
          <w:lang w:val="it-IT"/>
        </w:rPr>
        <w:t xml:space="preserve">, </w:t>
      </w:r>
      <w:r w:rsidRPr="00DF1B07">
        <w:rPr>
          <w:i/>
          <w:iCs/>
          <w:highlight w:val="white"/>
          <w:lang w:val="it-IT"/>
        </w:rPr>
        <w:t>49</w:t>
      </w:r>
      <w:r w:rsidRPr="00DF1B07">
        <w:rPr>
          <w:highlight w:val="white"/>
          <w:lang w:val="it-IT"/>
        </w:rPr>
        <w:t>(28).</w:t>
      </w:r>
    </w:p>
    <w:p w14:paraId="6B1EF348" w14:textId="77777777" w:rsidR="00EB5DFF" w:rsidRPr="00DF1B07" w:rsidRDefault="00EB5DFF" w:rsidP="00EB5DFF">
      <w:pPr>
        <w:ind w:left="720" w:hanging="720"/>
        <w:rPr>
          <w:highlight w:val="white"/>
          <w:lang w:val="it-IT"/>
        </w:rPr>
      </w:pPr>
      <w:r w:rsidRPr="00DF1B07">
        <w:rPr>
          <w:highlight w:val="white"/>
          <w:lang w:val="it-IT"/>
        </w:rPr>
        <w:t xml:space="preserve">Lincoln, Y. S., &amp; Guba, E. G. (1985). </w:t>
      </w:r>
      <w:r w:rsidRPr="00DF1B07">
        <w:rPr>
          <w:i/>
          <w:iCs/>
          <w:highlight w:val="white"/>
          <w:lang w:val="it-IT"/>
        </w:rPr>
        <w:t>Naturalistic inquiry</w:t>
      </w:r>
      <w:r w:rsidRPr="00DF1B07">
        <w:rPr>
          <w:highlight w:val="white"/>
          <w:lang w:val="it-IT"/>
        </w:rPr>
        <w:t>. Sage.</w:t>
      </w:r>
    </w:p>
    <w:p w14:paraId="39D440FC" w14:textId="77777777" w:rsidR="00FF2C84" w:rsidRDefault="00EB5DFF" w:rsidP="007E0CC3">
      <w:pPr>
        <w:ind w:left="720" w:hanging="720"/>
        <w:rPr>
          <w:strike/>
          <w:lang w:val="en-US"/>
        </w:rPr>
      </w:pPr>
      <w:r w:rsidRPr="5F622639">
        <w:rPr>
          <w:highlight w:val="white"/>
          <w:lang w:val="en-US"/>
        </w:rPr>
        <w:t xml:space="preserve">Little, J. D. (1979). Decision support systems for marketing managers. </w:t>
      </w:r>
      <w:r w:rsidRPr="5F622639">
        <w:rPr>
          <w:i/>
          <w:highlight w:val="white"/>
          <w:lang w:val="en-US"/>
        </w:rPr>
        <w:t>Journal of marketing</w:t>
      </w:r>
      <w:r w:rsidRPr="5F622639">
        <w:rPr>
          <w:highlight w:val="white"/>
          <w:lang w:val="en-US"/>
        </w:rPr>
        <w:t xml:space="preserve">, </w:t>
      </w:r>
      <w:r w:rsidRPr="5F622639">
        <w:rPr>
          <w:i/>
          <w:highlight w:val="white"/>
          <w:lang w:val="en-US"/>
        </w:rPr>
        <w:t>43</w:t>
      </w:r>
      <w:r w:rsidRPr="5F622639">
        <w:rPr>
          <w:highlight w:val="white"/>
          <w:lang w:val="en-US"/>
        </w:rPr>
        <w:t xml:space="preserve">(3), 9-26. </w:t>
      </w:r>
    </w:p>
    <w:p w14:paraId="4233A63A" w14:textId="74BAB590" w:rsidR="00EB5DFF" w:rsidRDefault="00EB5DFF" w:rsidP="007E0CC3">
      <w:pPr>
        <w:ind w:left="720" w:hanging="720"/>
      </w:pPr>
      <w:r>
        <w:t>Mayer, H., Yee, L., Chui, M., &amp; Roberts, R. (2025). AI in the workplace: A report for 2025. McKinsey &amp; Company.</w:t>
      </w:r>
      <w:hyperlink r:id="rId24">
        <w:r>
          <w:rPr>
            <w:u w:val="single"/>
          </w:rPr>
          <w:t xml:space="preserve"> </w:t>
        </w:r>
      </w:hyperlink>
      <w:hyperlink r:id="rId25">
        <w:r>
          <w:rPr>
            <w:color w:val="1155CC"/>
            <w:u w:val="single"/>
          </w:rPr>
          <w:t>https://www.mckinsey.com/capabilities/mckinsey-digital/our-insights/superagency-in-the-workplace-empowering-people-to-unlock-ais-full-potential-at-work</w:t>
        </w:r>
      </w:hyperlink>
    </w:p>
    <w:p w14:paraId="453A1CF2" w14:textId="4B9BC3B6" w:rsidR="000D26B2" w:rsidRDefault="000D26B2" w:rsidP="007E0CC3">
      <w:pPr>
        <w:ind w:left="720" w:hanging="720"/>
      </w:pPr>
      <w:r w:rsidRPr="5F622639">
        <w:rPr>
          <w:lang w:val="en-US"/>
        </w:rPr>
        <w:t>Merriam, S. B. (1998). </w:t>
      </w:r>
      <w:r w:rsidRPr="5F622639">
        <w:rPr>
          <w:i/>
          <w:lang w:val="en-US"/>
        </w:rPr>
        <w:t>Qualitative Research and Case Study Applications in Education. Revised and Expanded from" Case Study Research in Education."</w:t>
      </w:r>
      <w:r w:rsidRPr="5F622639">
        <w:rPr>
          <w:lang w:val="en-US"/>
        </w:rPr>
        <w:t>. Jossey-Bass Publishers, 350 Sansome St, San Francisco, CA 94104.</w:t>
      </w:r>
    </w:p>
    <w:p w14:paraId="527CC594" w14:textId="77777777" w:rsidR="00EB5DFF" w:rsidRDefault="00EB5DFF" w:rsidP="00EB5DFF">
      <w:pPr>
        <w:ind w:left="720" w:hanging="720"/>
        <w:rPr>
          <w:highlight w:val="white"/>
          <w:lang w:val="en-US"/>
        </w:rPr>
      </w:pPr>
      <w:r w:rsidRPr="5F622639">
        <w:rPr>
          <w:highlight w:val="white"/>
          <w:lang w:val="en-US"/>
        </w:rPr>
        <w:t xml:space="preserve">Mikolov, T., Sutskever, I., Chen, K., Corrado, G. S., &amp; Dean, J. (2013). Distributed representations of words and phrases and their compositionality. </w:t>
      </w:r>
      <w:r w:rsidRPr="5F622639">
        <w:rPr>
          <w:i/>
          <w:highlight w:val="white"/>
          <w:lang w:val="en-US"/>
        </w:rPr>
        <w:t>Advances in neural information processing systems</w:t>
      </w:r>
      <w:r w:rsidRPr="5F622639">
        <w:rPr>
          <w:highlight w:val="white"/>
          <w:lang w:val="en-US"/>
        </w:rPr>
        <w:t xml:space="preserve">, </w:t>
      </w:r>
      <w:r w:rsidRPr="5F622639">
        <w:rPr>
          <w:i/>
          <w:highlight w:val="white"/>
          <w:lang w:val="en-US"/>
        </w:rPr>
        <w:t>26</w:t>
      </w:r>
      <w:r w:rsidRPr="5F622639">
        <w:rPr>
          <w:highlight w:val="white"/>
          <w:lang w:val="en-US"/>
        </w:rPr>
        <w:t>.</w:t>
      </w:r>
    </w:p>
    <w:p w14:paraId="17B495AF" w14:textId="77777777" w:rsidR="00EB5DFF" w:rsidRDefault="00EB5DFF" w:rsidP="00EB5DFF">
      <w:pPr>
        <w:ind w:left="720" w:hanging="720"/>
        <w:rPr>
          <w:highlight w:val="white"/>
          <w:lang w:val="en-US"/>
        </w:rPr>
      </w:pPr>
      <w:r w:rsidRPr="5F622639">
        <w:rPr>
          <w:highlight w:val="white"/>
          <w:lang w:val="en-US"/>
        </w:rPr>
        <w:t xml:space="preserve">Mitchell, A. A., Russo, J. E., &amp; Wittink, D. R. (1991). Issues in the development and use of expert systems for marketing decisions. </w:t>
      </w:r>
      <w:r w:rsidRPr="5F622639">
        <w:rPr>
          <w:i/>
          <w:highlight w:val="white"/>
          <w:lang w:val="en-US"/>
        </w:rPr>
        <w:t>International Journal of Research in Marketing</w:t>
      </w:r>
      <w:r w:rsidRPr="5F622639">
        <w:rPr>
          <w:highlight w:val="white"/>
          <w:lang w:val="en-US"/>
        </w:rPr>
        <w:t xml:space="preserve">, </w:t>
      </w:r>
      <w:r w:rsidRPr="5F622639">
        <w:rPr>
          <w:i/>
          <w:highlight w:val="white"/>
          <w:lang w:val="en-US"/>
        </w:rPr>
        <w:t>8</w:t>
      </w:r>
      <w:r w:rsidRPr="5F622639">
        <w:rPr>
          <w:highlight w:val="white"/>
          <w:lang w:val="en-US"/>
        </w:rPr>
        <w:t xml:space="preserve">(1), 41-50. </w:t>
      </w:r>
    </w:p>
    <w:p w14:paraId="05DF2907" w14:textId="77777777" w:rsidR="00EB5DFF" w:rsidRDefault="00EB5DFF" w:rsidP="00EB5DFF">
      <w:pPr>
        <w:spacing w:line="360" w:lineRule="auto"/>
        <w:ind w:left="720" w:hanging="720"/>
        <w:rPr>
          <w:highlight w:val="white"/>
          <w:lang w:val="en-US"/>
        </w:rPr>
      </w:pPr>
      <w:r w:rsidRPr="5F622639">
        <w:rPr>
          <w:highlight w:val="white"/>
          <w:lang w:val="en-US"/>
        </w:rPr>
        <w:t xml:space="preserve">Mogaji, E., &amp; Jain, V. (2024). How generative AI is (will) change consumer behaviour: Postulating the potential impact and implications for research, practice, and policy. </w:t>
      </w:r>
      <w:r w:rsidRPr="5F622639">
        <w:rPr>
          <w:i/>
          <w:highlight w:val="white"/>
          <w:lang w:val="en-US"/>
        </w:rPr>
        <w:t>Journal of consumer behaviour</w:t>
      </w:r>
      <w:r w:rsidRPr="5F622639">
        <w:rPr>
          <w:highlight w:val="white"/>
          <w:lang w:val="en-US"/>
        </w:rPr>
        <w:t xml:space="preserve">, </w:t>
      </w:r>
      <w:r w:rsidRPr="5F622639">
        <w:rPr>
          <w:i/>
          <w:highlight w:val="white"/>
          <w:lang w:val="en-US"/>
        </w:rPr>
        <w:t>23</w:t>
      </w:r>
      <w:r w:rsidRPr="5F622639">
        <w:rPr>
          <w:highlight w:val="white"/>
          <w:lang w:val="en-US"/>
        </w:rPr>
        <w:t>(5), 2379-2389.</w:t>
      </w:r>
    </w:p>
    <w:p w14:paraId="5D35ABD6" w14:textId="7A79D8C0" w:rsidR="00EB5DFF" w:rsidRDefault="00EB5DFF" w:rsidP="00EB5DFF">
      <w:pPr>
        <w:spacing w:line="360" w:lineRule="auto"/>
        <w:ind w:left="720" w:hanging="720"/>
      </w:pPr>
      <w:r w:rsidRPr="004E42CB">
        <w:rPr>
          <w:highlight w:val="white"/>
          <w:rPrChange w:id="315" w:author="Luttik, Daan" w:date="2026-06-11T19:40:00Z" w16du:dateUtc="2026-06-11T17:40:00Z">
            <w:rPr>
              <w:highlight w:val="white"/>
              <w:lang w:val="it-IT"/>
            </w:rPr>
          </w:rPrChange>
        </w:rPr>
        <w:t xml:space="preserve">Moralles, C., Da Costa, L. A. L., Rigo, S. J., Kunst, R., De Souza, V. C., Silva, E. P., </w:t>
      </w:r>
      <w:r w:rsidR="00647F3D" w:rsidRPr="004E42CB">
        <w:rPr>
          <w:highlight w:val="white"/>
          <w:rPrChange w:id="316" w:author="Luttik, Daan" w:date="2026-06-11T19:40:00Z" w16du:dateUtc="2026-06-11T17:40:00Z">
            <w:rPr>
              <w:highlight w:val="white"/>
              <w:lang w:val="it-IT"/>
            </w:rPr>
          </w:rPrChange>
        </w:rPr>
        <w:t>…</w:t>
      </w:r>
      <w:r w:rsidRPr="004E42CB">
        <w:rPr>
          <w:highlight w:val="white"/>
          <w:rPrChange w:id="317" w:author="Luttik, Daan" w:date="2026-06-11T19:40:00Z" w16du:dateUtc="2026-06-11T17:40:00Z">
            <w:rPr>
              <w:highlight w:val="white"/>
              <w:lang w:val="it-IT"/>
            </w:rPr>
          </w:rPrChange>
        </w:rPr>
        <w:t xml:space="preserve"> </w:t>
      </w:r>
      <w:r>
        <w:rPr>
          <w:highlight w:val="white"/>
        </w:rPr>
        <w:t xml:space="preserve">&amp; Roehrs, A. (2026). A Systematic Literature Review of Agentic AI: Definitions, Architectures, and Challenges. </w:t>
      </w:r>
      <w:r>
        <w:rPr>
          <w:i/>
          <w:iCs/>
          <w:highlight w:val="white"/>
        </w:rPr>
        <w:t>IEEE Access</w:t>
      </w:r>
      <w:r>
        <w:rPr>
          <w:highlight w:val="white"/>
        </w:rPr>
        <w:t xml:space="preserve">. </w:t>
      </w:r>
    </w:p>
    <w:p w14:paraId="6F0E16B8" w14:textId="77777777" w:rsidR="00EB5DFF" w:rsidRDefault="00EB5DFF" w:rsidP="00EB5DFF">
      <w:pPr>
        <w:ind w:left="720" w:hanging="720"/>
      </w:pPr>
      <w:r>
        <w:t xml:space="preserve">OpenAI. (2022, November 30). </w:t>
      </w:r>
      <w:r>
        <w:rPr>
          <w:i/>
          <w:iCs/>
        </w:rPr>
        <w:t>Introducing ChatGPT</w:t>
      </w:r>
      <w:r>
        <w:t xml:space="preserve">.  </w:t>
      </w:r>
      <w:hyperlink r:id="rId26">
        <w:r>
          <w:rPr>
            <w:color w:val="1155CC"/>
            <w:u w:val="single"/>
          </w:rPr>
          <w:t>https://openai.com/index/chatgpt/</w:t>
        </w:r>
      </w:hyperlink>
    </w:p>
    <w:p w14:paraId="0A8A72DB" w14:textId="77777777" w:rsidR="00EB5DFF" w:rsidRDefault="00EB5DFF" w:rsidP="00EB5DFF">
      <w:pPr>
        <w:ind w:left="720" w:hanging="720"/>
        <w:rPr>
          <w:highlight w:val="white"/>
        </w:rPr>
      </w:pPr>
      <w:r>
        <w:t xml:space="preserve">OpenAI. (2023, June 13). </w:t>
      </w:r>
      <w:r>
        <w:rPr>
          <w:i/>
          <w:iCs/>
        </w:rPr>
        <w:t>Function calling and other API updates</w:t>
      </w:r>
      <w:r>
        <w:t xml:space="preserve">. OpenAI.  </w:t>
      </w:r>
      <w:hyperlink r:id="rId27">
        <w:r>
          <w:rPr>
            <w:color w:val="1155CC"/>
            <w:u w:val="single"/>
          </w:rPr>
          <w:t>https://openai.com/index/function-calling-and-other-api-updates/</w:t>
        </w:r>
      </w:hyperlink>
    </w:p>
    <w:p w14:paraId="7C64DF25" w14:textId="77777777" w:rsidR="00EB5DFF" w:rsidRDefault="00EB5DFF" w:rsidP="00EB5DFF">
      <w:pPr>
        <w:ind w:left="720" w:hanging="720"/>
        <w:rPr>
          <w:highlight w:val="white"/>
        </w:rPr>
      </w:pPr>
      <w:commentRangeStart w:id="318"/>
      <w:r>
        <w:rPr>
          <w:highlight w:val="white"/>
        </w:rPr>
        <w:t xml:space="preserve">Orlikowski, W. J. (2000). Using technology and constituting structures: A practice lens for studying technology in organizations. </w:t>
      </w:r>
      <w:r>
        <w:rPr>
          <w:i/>
          <w:iCs/>
          <w:highlight w:val="white"/>
        </w:rPr>
        <w:t>Organization Science, 11</w:t>
      </w:r>
      <w:r>
        <w:rPr>
          <w:highlight w:val="white"/>
        </w:rPr>
        <w:t>(4), 404–428. https://doi.org/10.1287/orsc.11.4.404.14600</w:t>
      </w:r>
      <w:commentRangeEnd w:id="318"/>
      <w:r w:rsidR="00D76C35">
        <w:rPr>
          <w:rStyle w:val="CommentReference"/>
          <w:sz w:val="22"/>
          <w:szCs w:val="22"/>
          <w:highlight w:val="white"/>
        </w:rPr>
        <w:commentReference w:id="318"/>
      </w:r>
    </w:p>
    <w:p w14:paraId="44D1995C" w14:textId="77777777" w:rsidR="00EB5DFF" w:rsidRDefault="00EB5DFF" w:rsidP="00EB5DFF">
      <w:pPr>
        <w:ind w:left="720" w:hanging="720"/>
        <w:rPr>
          <w:highlight w:val="white"/>
        </w:rPr>
      </w:pPr>
      <w:r>
        <w:rPr>
          <w:highlight w:val="white"/>
        </w:rPr>
        <w:t xml:space="preserve">Patton, M. Q. (2014). </w:t>
      </w:r>
      <w:r>
        <w:rPr>
          <w:i/>
          <w:iCs/>
          <w:highlight w:val="white"/>
        </w:rPr>
        <w:t>Qualitative research &amp; evaluation methods: Integrating theory and practice</w:t>
      </w:r>
      <w:r>
        <w:rPr>
          <w:highlight w:val="white"/>
        </w:rPr>
        <w:t>. Sage publications.</w:t>
      </w:r>
    </w:p>
    <w:p w14:paraId="37F52F45" w14:textId="77777777" w:rsidR="00EB5DFF" w:rsidRDefault="00EB5DFF" w:rsidP="00EB5DFF">
      <w:pPr>
        <w:ind w:left="720" w:hanging="720"/>
        <w:rPr>
          <w:strike/>
          <w:highlight w:val="white"/>
        </w:rPr>
      </w:pPr>
      <w:commentRangeStart w:id="319"/>
      <w:r>
        <w:rPr>
          <w:strike/>
          <w:highlight w:val="white"/>
        </w:rPr>
        <w:t xml:space="preserve">Parker, C., Scott, S., &amp; Geddes, A. (2019). Snowball sampling. </w:t>
      </w:r>
      <w:r>
        <w:rPr>
          <w:i/>
          <w:iCs/>
          <w:strike/>
          <w:highlight w:val="white"/>
        </w:rPr>
        <w:t>SAGE research methods foundations</w:t>
      </w:r>
      <w:r>
        <w:rPr>
          <w:strike/>
          <w:highlight w:val="white"/>
        </w:rPr>
        <w:t>.</w:t>
      </w:r>
      <w:commentRangeEnd w:id="319"/>
      <w:r>
        <w:rPr>
          <w:rStyle w:val="CommentReference"/>
          <w:strike/>
          <w:sz w:val="22"/>
          <w:szCs w:val="22"/>
          <w:highlight w:val="white"/>
        </w:rPr>
        <w:commentReference w:id="319"/>
      </w:r>
    </w:p>
    <w:p w14:paraId="54234388" w14:textId="77777777" w:rsidR="00EB5DFF" w:rsidRDefault="00EB5DFF" w:rsidP="00EB5DFF">
      <w:pPr>
        <w:ind w:left="720" w:hanging="720"/>
        <w:rPr>
          <w:highlight w:val="white"/>
        </w:rPr>
      </w:pPr>
      <w:commentRangeStart w:id="320"/>
      <w:r>
        <w:rPr>
          <w:highlight w:val="white"/>
        </w:rPr>
        <w:t xml:space="preserve">Prasad Agrawal, K. (2023). Towards adoption of generative AI in organizational settings. </w:t>
      </w:r>
      <w:r>
        <w:rPr>
          <w:i/>
          <w:iCs/>
          <w:highlight w:val="white"/>
        </w:rPr>
        <w:t>Journal of Computer Information Systems, 64</w:t>
      </w:r>
      <w:r>
        <w:rPr>
          <w:highlight w:val="white"/>
        </w:rPr>
        <w:t>(5), 636–651. https://doi.org/10.1080/08874417.2023.2240744</w:t>
      </w:r>
      <w:commentRangeEnd w:id="320"/>
      <w:r w:rsidR="000F72C1">
        <w:rPr>
          <w:rStyle w:val="CommentReference"/>
          <w:sz w:val="22"/>
          <w:szCs w:val="22"/>
          <w:highlight w:val="white"/>
        </w:rPr>
        <w:commentReference w:id="320"/>
      </w:r>
    </w:p>
    <w:p w14:paraId="795F1493" w14:textId="77777777" w:rsidR="00EB5DFF" w:rsidRPr="00D404D3" w:rsidRDefault="00EB5DFF" w:rsidP="00EB5DFF">
      <w:pPr>
        <w:ind w:left="720" w:hanging="720"/>
        <w:rPr>
          <w:highlight w:val="white"/>
          <w:lang w:val="en-US"/>
        </w:rPr>
      </w:pPr>
      <w:r>
        <w:rPr>
          <w:highlight w:val="white"/>
        </w:rPr>
        <w:t xml:space="preserve">Radford, A., Narasimhan, K., Salimans, T., &amp; Sutskever, I. (2018). </w:t>
      </w:r>
      <w:r>
        <w:rPr>
          <w:i/>
          <w:iCs/>
          <w:highlight w:val="white"/>
        </w:rPr>
        <w:t>Improving language understanding by generative pre-training</w:t>
      </w:r>
      <w:r>
        <w:rPr>
          <w:highlight w:val="white"/>
        </w:rPr>
        <w:t xml:space="preserve"> [Technical report]. </w:t>
      </w:r>
      <w:r w:rsidRPr="00D404D3">
        <w:rPr>
          <w:highlight w:val="white"/>
          <w:lang w:val="en-US"/>
        </w:rPr>
        <w:t>OpenAI. https://cdn.openai.com/research-covers/language-unsupervised/language_understanding_paper.pdf</w:t>
      </w:r>
    </w:p>
    <w:p w14:paraId="321849E4" w14:textId="2F2731F7" w:rsidR="00947A17" w:rsidRPr="00BF637F" w:rsidRDefault="00EB5DFF" w:rsidP="00BF637F">
      <w:pPr>
        <w:ind w:left="720" w:hanging="720"/>
        <w:rPr>
          <w:highlight w:val="white"/>
        </w:rPr>
      </w:pPr>
      <w:r>
        <w:rPr>
          <w:highlight w:val="white"/>
          <w:lang w:val="de-DE"/>
        </w:rPr>
        <w:t xml:space="preserve">Schafer, J. B., Konstan, J. A., &amp; Riedl, J. (2001). </w:t>
      </w:r>
      <w:r>
        <w:rPr>
          <w:highlight w:val="white"/>
        </w:rPr>
        <w:t xml:space="preserve">E-commerce recommendation applications. </w:t>
      </w:r>
      <w:r>
        <w:rPr>
          <w:i/>
          <w:iCs/>
          <w:highlight w:val="white"/>
        </w:rPr>
        <w:t>Data mining and knowledge discovery</w:t>
      </w:r>
      <w:r>
        <w:rPr>
          <w:highlight w:val="white"/>
        </w:rPr>
        <w:t xml:space="preserve">, </w:t>
      </w:r>
      <w:r>
        <w:rPr>
          <w:i/>
          <w:iCs/>
          <w:highlight w:val="white"/>
        </w:rPr>
        <w:t>5</w:t>
      </w:r>
      <w:r>
        <w:rPr>
          <w:highlight w:val="white"/>
        </w:rPr>
        <w:t xml:space="preserve">(1), 115-153. </w:t>
      </w:r>
    </w:p>
    <w:p w14:paraId="512FCEAB" w14:textId="68DA183C" w:rsidR="00947A17" w:rsidRPr="00947A17" w:rsidRDefault="00947A17" w:rsidP="00947A17">
      <w:pPr>
        <w:ind w:left="720" w:hanging="720"/>
      </w:pPr>
      <w:r w:rsidRPr="003A3166">
        <w:rPr>
          <w:lang w:val="de-DE"/>
        </w:rPr>
        <w:t xml:space="preserve">Schmidt, R., Alt, R., &amp; Zimmermann, A. (2026). </w:t>
      </w:r>
      <w:r w:rsidRPr="003A3166">
        <w:t>Agentic AI Readiness: A Process-Oriented Assessment Framework.</w:t>
      </w:r>
    </w:p>
    <w:p w14:paraId="38D7D305" w14:textId="77777777" w:rsidR="00EB5DFF" w:rsidRDefault="00EB5DFF" w:rsidP="00EB5DFF">
      <w:pPr>
        <w:ind w:left="720" w:hanging="720"/>
        <w:rPr>
          <w:sz w:val="24"/>
          <w:szCs w:val="24"/>
          <w:highlight w:val="white"/>
        </w:rPr>
      </w:pPr>
      <w:r>
        <w:rPr>
          <w:highlight w:val="white"/>
        </w:rPr>
        <w:t xml:space="preserve">Shenton, A. K. (2004). Strategies for ensuring trustworthiness in qualitative research projects. </w:t>
      </w:r>
      <w:r>
        <w:rPr>
          <w:i/>
          <w:iCs/>
          <w:highlight w:val="white"/>
        </w:rPr>
        <w:t>Education for information</w:t>
      </w:r>
      <w:r>
        <w:rPr>
          <w:highlight w:val="white"/>
        </w:rPr>
        <w:t xml:space="preserve">, </w:t>
      </w:r>
      <w:r>
        <w:rPr>
          <w:i/>
          <w:iCs/>
          <w:highlight w:val="white"/>
        </w:rPr>
        <w:t>22</w:t>
      </w:r>
      <w:r>
        <w:rPr>
          <w:highlight w:val="white"/>
        </w:rPr>
        <w:t>(2), 63-75.</w:t>
      </w:r>
      <w:r>
        <w:rPr>
          <w:sz w:val="24"/>
          <w:szCs w:val="24"/>
          <w:highlight w:val="white"/>
        </w:rPr>
        <w:t xml:space="preserve"> </w:t>
      </w:r>
    </w:p>
    <w:p w14:paraId="4AC74706" w14:textId="77777777" w:rsidR="00EB5DFF" w:rsidRDefault="00EB5DFF" w:rsidP="6E19D5D5">
      <w:pPr>
        <w:ind w:left="720" w:hanging="720"/>
        <w:rPr>
          <w:highlight w:val="white"/>
          <w:lang w:val="en-US"/>
        </w:rPr>
      </w:pPr>
      <w:r w:rsidRPr="6E19D5D5">
        <w:rPr>
          <w:highlight w:val="white"/>
          <w:lang w:val="en-US"/>
        </w:rPr>
        <w:t xml:space="preserve">Shinde, P. P., &amp; Shah, S. (2018, August). A review of machine learning and deep learning applications. In </w:t>
      </w:r>
      <w:r w:rsidRPr="6E19D5D5">
        <w:rPr>
          <w:i/>
          <w:iCs/>
          <w:highlight w:val="white"/>
          <w:lang w:val="en-US"/>
        </w:rPr>
        <w:t>2018 Fourth international conference on computing communication control and automation (ICCUBEA)</w:t>
      </w:r>
      <w:r w:rsidRPr="6E19D5D5">
        <w:rPr>
          <w:highlight w:val="white"/>
          <w:lang w:val="en-US"/>
        </w:rPr>
        <w:t xml:space="preserve"> (pp. 1-6). IEEE.</w:t>
      </w:r>
    </w:p>
    <w:p w14:paraId="38FA859C" w14:textId="77777777" w:rsidR="00D404D3" w:rsidRDefault="00EB5DFF" w:rsidP="00947A17">
      <w:pPr>
        <w:ind w:left="720" w:hanging="720"/>
      </w:pPr>
      <w:commentRangeStart w:id="321"/>
      <w:r>
        <w:t xml:space="preserve">Sidorchuk, R. (2015). The concept of “value” in the theory of marketing. </w:t>
      </w:r>
      <w:r w:rsidRPr="00096542">
        <w:rPr>
          <w:lang w:val="en-US"/>
        </w:rPr>
        <w:t>Asian Social Science, 11(9), 320–325.</w:t>
      </w:r>
      <w:hyperlink r:id="rId28">
        <w:r w:rsidRPr="00096542">
          <w:rPr>
            <w:u w:val="single"/>
            <w:lang w:val="en-US"/>
          </w:rPr>
          <w:t xml:space="preserve"> </w:t>
        </w:r>
      </w:hyperlink>
      <w:hyperlink r:id="rId29">
        <w:r w:rsidRPr="00096542">
          <w:rPr>
            <w:color w:val="1155CC"/>
            <w:u w:val="single"/>
            <w:lang w:val="en-US"/>
          </w:rPr>
          <w:t>https://doi.org/10.5539/ass.v11n9p320</w:t>
        </w:r>
      </w:hyperlink>
      <w:commentRangeEnd w:id="321"/>
      <w:r w:rsidR="00810F62">
        <w:rPr>
          <w:rStyle w:val="CommentReference"/>
          <w:sz w:val="22"/>
          <w:szCs w:val="22"/>
        </w:rPr>
        <w:commentReference w:id="321"/>
      </w:r>
    </w:p>
    <w:p w14:paraId="5A07858E" w14:textId="6AE0466C" w:rsidR="00243149" w:rsidRPr="00096542" w:rsidRDefault="00243149" w:rsidP="00947A17">
      <w:pPr>
        <w:ind w:left="720" w:hanging="720"/>
        <w:rPr>
          <w:lang w:val="en-US"/>
        </w:rPr>
      </w:pPr>
      <w:r w:rsidRPr="00243149">
        <w:t>Srivastava, R. (2026). From AI Hype to Agentic Reality: A Readiness Lens for Sustainable Enterprise Adoption. </w:t>
      </w:r>
      <w:r w:rsidRPr="00243149">
        <w:rPr>
          <w:i/>
          <w:iCs/>
        </w:rPr>
        <w:t>Journal of International DBA Studies-GGU</w:t>
      </w:r>
      <w:r w:rsidRPr="00243149">
        <w:t>, </w:t>
      </w:r>
      <w:r w:rsidRPr="00243149">
        <w:rPr>
          <w:i/>
          <w:iCs/>
        </w:rPr>
        <w:t>2</w:t>
      </w:r>
      <w:r w:rsidRPr="00243149">
        <w:t>(001).</w:t>
      </w:r>
    </w:p>
    <w:p w14:paraId="49BB817C" w14:textId="77777777" w:rsidR="00EB5DFF" w:rsidRDefault="00EB5DFF" w:rsidP="00EB5DFF">
      <w:pPr>
        <w:ind w:left="720" w:hanging="720"/>
        <w:rPr>
          <w:highlight w:val="white"/>
        </w:rPr>
      </w:pPr>
      <w:commentRangeStart w:id="322"/>
      <w:commentRangeStart w:id="323"/>
      <w:r w:rsidRPr="00EF18EB">
        <w:rPr>
          <w:highlight w:val="white"/>
          <w:lang w:val="en-US"/>
        </w:rPr>
        <w:t xml:space="preserve">Teece, D. J., Pisano, G., &amp; Shuen, A. (1997). </w:t>
      </w:r>
      <w:r>
        <w:rPr>
          <w:highlight w:val="white"/>
        </w:rPr>
        <w:t xml:space="preserve">Dynamic capabilities and strategic management. </w:t>
      </w:r>
      <w:r>
        <w:rPr>
          <w:i/>
          <w:iCs/>
          <w:highlight w:val="white"/>
        </w:rPr>
        <w:t>Strategic Management Journal, 18</w:t>
      </w:r>
      <w:r>
        <w:rPr>
          <w:highlight w:val="white"/>
        </w:rPr>
        <w:t>(7), 509–533.</w:t>
      </w:r>
      <w:commentRangeEnd w:id="323"/>
      <w:r w:rsidR="002044AF">
        <w:rPr>
          <w:rStyle w:val="CommentReference"/>
          <w:sz w:val="22"/>
          <w:szCs w:val="22"/>
          <w:highlight w:val="white"/>
        </w:rPr>
        <w:commentReference w:id="323"/>
      </w:r>
    </w:p>
    <w:p w14:paraId="3963601E" w14:textId="77777777" w:rsidR="00EB5DFF" w:rsidRPr="00EF18EB" w:rsidRDefault="00EB5DFF" w:rsidP="00EB5DFF">
      <w:pPr>
        <w:ind w:left="720" w:hanging="720"/>
        <w:rPr>
          <w:highlight w:val="white"/>
          <w:lang w:val="en-US"/>
        </w:rPr>
      </w:pPr>
      <w:r w:rsidRPr="5F622639">
        <w:rPr>
          <w:highlight w:val="white"/>
          <w:lang w:val="en-US"/>
        </w:rPr>
        <w:t xml:space="preserve">Teece, D. J. (2007). Explicating dynamic capabilities: The nature and microfoundations of (sustainable) enterprise performance. </w:t>
      </w:r>
      <w:r w:rsidRPr="5F622639">
        <w:rPr>
          <w:i/>
          <w:highlight w:val="white"/>
          <w:lang w:val="en-US"/>
        </w:rPr>
        <w:t>Strategic Management Journal, 28</w:t>
      </w:r>
      <w:r w:rsidRPr="5F622639">
        <w:rPr>
          <w:highlight w:val="white"/>
          <w:lang w:val="en-US"/>
        </w:rPr>
        <w:t xml:space="preserve">(13), 1319–1350. </w:t>
      </w:r>
      <w:hyperlink r:id="rId30">
        <w:r w:rsidRPr="5F622639">
          <w:rPr>
            <w:rStyle w:val="Hyperlink"/>
            <w:highlight w:val="white"/>
            <w:lang w:val="en-US"/>
          </w:rPr>
          <w:t>https://doi.org/10.1002/smj.640</w:t>
        </w:r>
      </w:hyperlink>
      <w:commentRangeEnd w:id="322"/>
      <w:r w:rsidR="00810F62" w:rsidRPr="00EF18EB">
        <w:rPr>
          <w:rStyle w:val="CommentReference"/>
          <w:sz w:val="22"/>
          <w:szCs w:val="22"/>
          <w:highlight w:val="white"/>
          <w:lang w:val="en-US"/>
        </w:rPr>
        <w:commentReference w:id="322"/>
      </w:r>
    </w:p>
    <w:p w14:paraId="346B3238" w14:textId="77777777" w:rsidR="00EB5DFF" w:rsidRDefault="00EB5DFF" w:rsidP="00EB5DFF">
      <w:pPr>
        <w:ind w:left="720" w:hanging="720"/>
        <w:rPr>
          <w:highlight w:val="white"/>
        </w:rPr>
      </w:pPr>
      <w:r w:rsidRPr="00EF18EB">
        <w:rPr>
          <w:highlight w:val="white"/>
        </w:rPr>
        <w:t xml:space="preserve">Thapa, P., Khadka, S., Sharma, P., Rai, A., Bhattarai, U., Regmi, K., &amp; Bohara, P. (2026). </w:t>
      </w:r>
      <w:r w:rsidRPr="003C42A2">
        <w:rPr>
          <w:highlight w:val="white"/>
        </w:rPr>
        <w:t>Agentic AI for Autonomous Marketing Campaign Execution: A Comprehensive Survey and Open-Source Implementation. </w:t>
      </w:r>
      <w:r w:rsidRPr="003C42A2">
        <w:rPr>
          <w:i/>
          <w:iCs/>
          <w:highlight w:val="white"/>
        </w:rPr>
        <w:t>Available at SSRN 6137546</w:t>
      </w:r>
      <w:r w:rsidRPr="003C42A2">
        <w:rPr>
          <w:highlight w:val="white"/>
        </w:rPr>
        <w:t>.</w:t>
      </w:r>
    </w:p>
    <w:p w14:paraId="0F726796" w14:textId="77777777" w:rsidR="00EB5DFF" w:rsidRDefault="00EB5DFF" w:rsidP="00EB5DFF">
      <w:pPr>
        <w:ind w:left="720" w:hanging="720"/>
        <w:rPr>
          <w:highlight w:val="white"/>
        </w:rPr>
      </w:pPr>
      <w:hyperlink r:id="rId31">
        <w:r>
          <w:rPr>
            <w:rStyle w:val="Hyperlink"/>
          </w:rPr>
          <w:t>https://doi.org/10.1002/(SICI)1097-0266(199708)18:7&lt;509::AID-SMJ882&gt;3.0.CO;2-Z</w:t>
        </w:r>
      </w:hyperlink>
      <w:hyperlink r:id="rId32">
        <w:r>
          <w:rPr>
            <w:rStyle w:val="Hyperlink"/>
          </w:rPr>
          <w:t>https://doi.org/10.1002/(SICI)1097-0266(199708)18:7&lt;509::AID-SMJ882&gt;3.0.CO;2-Z</w:t>
        </w:r>
      </w:hyperlink>
      <w:r w:rsidRPr="00096542">
        <w:rPr>
          <w:highlight w:val="white"/>
          <w:lang w:val="en-US"/>
        </w:rPr>
        <w:t xml:space="preserve">Vaid, S., Puntoni, S., Honig, B., &amp; Michael, K. (2025). </w:t>
      </w:r>
      <w:r>
        <w:rPr>
          <w:highlight w:val="white"/>
        </w:rPr>
        <w:t xml:space="preserve">When attention is all marketers need: Artificial intelligence in marketing [Editorial]. </w:t>
      </w:r>
      <w:r>
        <w:rPr>
          <w:i/>
          <w:iCs/>
          <w:highlight w:val="white"/>
        </w:rPr>
        <w:t>IEEE Transactions on Technology and Society, 6</w:t>
      </w:r>
      <w:r>
        <w:rPr>
          <w:highlight w:val="white"/>
        </w:rPr>
        <w:t>(3), 242–249. https://doi.org/10.1109/TTS.2025.3568113</w:t>
      </w:r>
    </w:p>
    <w:p w14:paraId="32FCA5C8" w14:textId="77777777" w:rsidR="00EB5DFF" w:rsidRDefault="00EB5DFF" w:rsidP="00EB5DFF">
      <w:pPr>
        <w:ind w:left="720" w:hanging="720"/>
        <w:rPr>
          <w:highlight w:val="white"/>
        </w:rPr>
      </w:pPr>
      <w:r w:rsidRPr="00366C98">
        <w:rPr>
          <w:highlight w:val="white"/>
          <w:lang w:val="it-IT"/>
        </w:rPr>
        <w:t xml:space="preserve">Vargo, S. L., &amp; Lusch, R. F. (2017). </w:t>
      </w:r>
      <w:r>
        <w:rPr>
          <w:highlight w:val="white"/>
        </w:rPr>
        <w:t xml:space="preserve">Service-dominant logic 2025. </w:t>
      </w:r>
      <w:r>
        <w:rPr>
          <w:i/>
          <w:iCs/>
          <w:highlight w:val="white"/>
        </w:rPr>
        <w:t>International Journal of Research in Marketing, 34</w:t>
      </w:r>
      <w:r>
        <w:rPr>
          <w:highlight w:val="white"/>
        </w:rPr>
        <w:t>(1), 46–67. https://doi.org/10.1016/j.ijresmar.2016.11.001</w:t>
      </w:r>
    </w:p>
    <w:p w14:paraId="2170BDA7" w14:textId="7200D3EC" w:rsidR="00EB5DFF" w:rsidRDefault="00EB5DFF" w:rsidP="00EB5DFF">
      <w:pPr>
        <w:ind w:left="720" w:hanging="720"/>
        <w:rPr>
          <w:highlight w:val="white"/>
          <w:lang w:val="en-US"/>
        </w:rPr>
      </w:pPr>
      <w:r w:rsidRPr="5F622639">
        <w:rPr>
          <w:highlight w:val="white"/>
          <w:lang w:val="en-US"/>
        </w:rPr>
        <w:t xml:space="preserve">Vaswani, A., Shazeer, N., Parmar, N., Uszkoreit, J., Jones, L., Gomez, A. N., </w:t>
      </w:r>
      <w:r w:rsidR="00647F3D" w:rsidRPr="5F622639">
        <w:rPr>
          <w:highlight w:val="white"/>
          <w:lang w:val="en-US"/>
        </w:rPr>
        <w:t>…</w:t>
      </w:r>
      <w:r w:rsidRPr="5F622639">
        <w:rPr>
          <w:highlight w:val="white"/>
          <w:lang w:val="en-US"/>
        </w:rPr>
        <w:t xml:space="preserve"> &amp; Polosukhin, I. (2017). Attention is all you need. </w:t>
      </w:r>
      <w:r w:rsidRPr="5F622639">
        <w:rPr>
          <w:i/>
          <w:highlight w:val="white"/>
          <w:lang w:val="en-US"/>
        </w:rPr>
        <w:t>Advances in neural information processing systems</w:t>
      </w:r>
      <w:r w:rsidRPr="5F622639">
        <w:rPr>
          <w:highlight w:val="white"/>
          <w:lang w:val="en-US"/>
        </w:rPr>
        <w:t xml:space="preserve">, </w:t>
      </w:r>
      <w:r w:rsidRPr="5F622639">
        <w:rPr>
          <w:i/>
          <w:highlight w:val="white"/>
          <w:lang w:val="en-US"/>
        </w:rPr>
        <w:t>30</w:t>
      </w:r>
      <w:r w:rsidRPr="5F622639">
        <w:rPr>
          <w:highlight w:val="white"/>
          <w:lang w:val="en-US"/>
        </w:rPr>
        <w:t>.</w:t>
      </w:r>
    </w:p>
    <w:p w14:paraId="14FF8B1F" w14:textId="77777777" w:rsidR="00EB5DFF" w:rsidRPr="001B1F4F" w:rsidRDefault="00EB5DFF" w:rsidP="00EB5DFF">
      <w:pPr>
        <w:ind w:left="720" w:hanging="720"/>
      </w:pPr>
      <w:commentRangeStart w:id="324"/>
      <w:r w:rsidRPr="001B1F4F">
        <w:rPr>
          <w:lang w:val="it-IT"/>
        </w:rPr>
        <w:t>Vidal, J. F., Perotti, F. A., Gonzalez, R., &amp; Gasco, J. (</w:t>
      </w:r>
      <w:bookmarkStart w:id="325" w:name="OLE_LINK13"/>
      <w:r w:rsidRPr="001B1F4F">
        <w:rPr>
          <w:lang w:val="it-IT"/>
        </w:rPr>
        <w:t>2022</w:t>
      </w:r>
      <w:bookmarkEnd w:id="325"/>
      <w:r w:rsidRPr="001B1F4F">
        <w:rPr>
          <w:lang w:val="it-IT"/>
        </w:rPr>
        <w:t xml:space="preserve">). </w:t>
      </w:r>
      <w:r w:rsidRPr="001B1F4F">
        <w:t>Managing digital transformation: The view from the top. Journal of Business Research, 152, 29–41.</w:t>
      </w:r>
      <w:hyperlink r:id="rId33">
        <w:r w:rsidRPr="001B1F4F">
          <w:rPr>
            <w:u w:val="single"/>
          </w:rPr>
          <w:t xml:space="preserve"> </w:t>
        </w:r>
      </w:hyperlink>
      <w:hyperlink r:id="rId34">
        <w:r w:rsidRPr="001B1F4F">
          <w:rPr>
            <w:color w:val="1155CC"/>
            <w:u w:val="single"/>
          </w:rPr>
          <w:t>https://doi.org/10.1016/j.jbusres.2022.07.020</w:t>
        </w:r>
      </w:hyperlink>
      <w:commentRangeEnd w:id="324"/>
      <w:r w:rsidRPr="001B1F4F">
        <w:rPr>
          <w:rStyle w:val="CommentReference"/>
          <w:sz w:val="22"/>
          <w:szCs w:val="22"/>
        </w:rPr>
        <w:commentReference w:id="324"/>
      </w:r>
    </w:p>
    <w:p w14:paraId="2A88D557" w14:textId="77777777" w:rsidR="00EB5DFF" w:rsidRDefault="00EB5DFF" w:rsidP="00EB5DFF">
      <w:pPr>
        <w:spacing w:line="360" w:lineRule="auto"/>
        <w:ind w:left="720" w:hanging="720"/>
        <w:rPr>
          <w:highlight w:val="white"/>
          <w:lang w:val="en-US"/>
        </w:rPr>
      </w:pPr>
      <w:r w:rsidRPr="5F622639">
        <w:rPr>
          <w:highlight w:val="white"/>
          <w:lang w:val="en-US"/>
        </w:rPr>
        <w:t xml:space="preserve">Wahid, R., Mero, J., &amp; Ritala, P. (2023). Written by ChatGPT, illustrated by Midjourney: generative AI for content marketing. </w:t>
      </w:r>
      <w:r w:rsidRPr="5F622639">
        <w:rPr>
          <w:i/>
          <w:highlight w:val="white"/>
          <w:lang w:val="en-US"/>
        </w:rPr>
        <w:t>Asia Pacific Journal of Marketing and Logistics</w:t>
      </w:r>
      <w:r w:rsidRPr="5F622639">
        <w:rPr>
          <w:highlight w:val="white"/>
          <w:lang w:val="en-US"/>
        </w:rPr>
        <w:t xml:space="preserve">, </w:t>
      </w:r>
      <w:r w:rsidRPr="5F622639">
        <w:rPr>
          <w:i/>
          <w:highlight w:val="white"/>
          <w:lang w:val="en-US"/>
        </w:rPr>
        <w:t>35</w:t>
      </w:r>
      <w:r w:rsidRPr="5F622639">
        <w:rPr>
          <w:highlight w:val="white"/>
          <w:lang w:val="en-US"/>
        </w:rPr>
        <w:t xml:space="preserve">(8), 1813-1822. </w:t>
      </w:r>
    </w:p>
    <w:p w14:paraId="20C23CC5" w14:textId="77777777" w:rsidR="00EB5DFF" w:rsidRDefault="00EB5DFF" w:rsidP="00EB5DFF">
      <w:pPr>
        <w:spacing w:line="360" w:lineRule="auto"/>
        <w:ind w:left="720" w:hanging="720"/>
        <w:rPr>
          <w:highlight w:val="white"/>
        </w:rPr>
      </w:pPr>
      <w:r w:rsidRPr="00D404D3">
        <w:rPr>
          <w:highlight w:val="white"/>
          <w:lang w:val="en-US"/>
        </w:rPr>
        <w:t xml:space="preserve">Woodside, A. G., Golfetto, F., &amp; Gibbert, M. (2008). </w:t>
      </w:r>
      <w:r>
        <w:rPr>
          <w:highlight w:val="white"/>
        </w:rPr>
        <w:t xml:space="preserve">Customer value: theory, research, and practice. In </w:t>
      </w:r>
      <w:bookmarkStart w:id="326" w:name="OLE_LINK11"/>
      <w:r>
        <w:rPr>
          <w:i/>
          <w:iCs/>
          <w:highlight w:val="white"/>
        </w:rPr>
        <w:t>Creating and managing superior customer value</w:t>
      </w:r>
      <w:r>
        <w:rPr>
          <w:highlight w:val="white"/>
        </w:rPr>
        <w:t xml:space="preserve"> </w:t>
      </w:r>
      <w:bookmarkEnd w:id="326"/>
      <w:r>
        <w:rPr>
          <w:highlight w:val="white"/>
        </w:rPr>
        <w:t>(pp. 3-25). Emerald Group Publishing Limited.</w:t>
      </w:r>
    </w:p>
    <w:p w14:paraId="56A213CD" w14:textId="30BBCDE0" w:rsidR="00EB5DFF" w:rsidRDefault="00EB5DFF" w:rsidP="00EB5DFF">
      <w:pPr>
        <w:ind w:left="720" w:hanging="720"/>
        <w:rPr>
          <w:lang w:val="en-US"/>
        </w:rPr>
      </w:pPr>
      <w:r w:rsidRPr="5F622639">
        <w:rPr>
          <w:highlight w:val="white"/>
          <w:lang w:val="en-US"/>
        </w:rPr>
        <w:t xml:space="preserve">Xu, Y., Liu, X., Cao, X., Huang, C., Liu, E., Qian, S., </w:t>
      </w:r>
      <w:r w:rsidR="00647F3D" w:rsidRPr="5F622639">
        <w:rPr>
          <w:highlight w:val="white"/>
          <w:lang w:val="en-US"/>
        </w:rPr>
        <w:t>…</w:t>
      </w:r>
      <w:r w:rsidRPr="5F622639">
        <w:rPr>
          <w:highlight w:val="white"/>
          <w:lang w:val="en-US"/>
        </w:rPr>
        <w:t xml:space="preserve"> &amp; Zhang, J. (2021). Artificial intelligence: A powerful paradigm for scientific research. </w:t>
      </w:r>
      <w:r w:rsidRPr="5F622639">
        <w:rPr>
          <w:i/>
          <w:highlight w:val="white"/>
          <w:lang w:val="en-US"/>
        </w:rPr>
        <w:t>The Innovation</w:t>
      </w:r>
      <w:r w:rsidRPr="5F622639">
        <w:rPr>
          <w:highlight w:val="white"/>
          <w:lang w:val="en-US"/>
        </w:rPr>
        <w:t xml:space="preserve">, </w:t>
      </w:r>
      <w:r w:rsidRPr="5F622639">
        <w:rPr>
          <w:i/>
          <w:highlight w:val="white"/>
          <w:lang w:val="en-US"/>
        </w:rPr>
        <w:t>2</w:t>
      </w:r>
      <w:r w:rsidRPr="5F622639">
        <w:rPr>
          <w:highlight w:val="white"/>
          <w:lang w:val="en-US"/>
        </w:rPr>
        <w:t>(4).</w:t>
      </w:r>
      <w:r w:rsidRPr="5F622639">
        <w:rPr>
          <w:lang w:val="en-US"/>
        </w:rPr>
        <w:br w:type="page"/>
      </w:r>
    </w:p>
    <w:p w14:paraId="22DE8F31" w14:textId="77777777" w:rsidR="00EB5DFF" w:rsidRDefault="00EB5DFF" w:rsidP="00EB5DFF">
      <w:pPr>
        <w:ind w:left="720" w:hanging="720"/>
        <w:rPr>
          <w:highlight w:val="white"/>
          <w:lang w:val="en-US"/>
        </w:rPr>
      </w:pPr>
      <w:r w:rsidRPr="5F622639">
        <w:rPr>
          <w:highlight w:val="white"/>
          <w:lang w:val="en-US"/>
        </w:rPr>
        <w:t xml:space="preserve">Yao, S., Zhao, J., Yu, D., Du, N., Shafran, I., Narasimhan, K., &amp; Cao, Y. (2023). ReAct: Synergizing reasoning and acting in language models. </w:t>
      </w:r>
      <w:r w:rsidRPr="5F622639">
        <w:rPr>
          <w:i/>
          <w:highlight w:val="white"/>
          <w:lang w:val="en-US"/>
        </w:rPr>
        <w:t>International Conference on Learning Representations (ICLR)</w:t>
      </w:r>
      <w:r w:rsidRPr="5F622639">
        <w:rPr>
          <w:highlight w:val="white"/>
          <w:lang w:val="en-US"/>
        </w:rPr>
        <w:t>. https://doi.org/10.48550/arXiv.2210.03629</w:t>
      </w:r>
    </w:p>
    <w:p w14:paraId="4F281DF8" w14:textId="77777777" w:rsidR="00EB5DFF" w:rsidRDefault="00EB5DFF" w:rsidP="00EB5DFF">
      <w:pPr>
        <w:rPr>
          <w:b/>
          <w:bCs/>
        </w:rPr>
      </w:pPr>
      <w:r>
        <w:br w:type="page"/>
      </w:r>
    </w:p>
    <w:p w14:paraId="5112A4C2" w14:textId="77777777" w:rsidR="00EB5DFF" w:rsidRDefault="00EB5DFF" w:rsidP="00EB5DFF">
      <w:pPr>
        <w:pStyle w:val="Heading1"/>
      </w:pPr>
      <w:bookmarkStart w:id="327" w:name="_Toc231935255"/>
      <w:r>
        <w:t>Appendix A. Interview Guide and Protocol</w:t>
      </w:r>
      <w:bookmarkEnd w:id="327"/>
    </w:p>
    <w:p w14:paraId="5347955F" w14:textId="77777777" w:rsidR="00EB5DFF" w:rsidRDefault="00EB5DFF" w:rsidP="00EB5DFF">
      <w:r w:rsidRPr="5F622639">
        <w:rPr>
          <w:lang w:val="en-US"/>
        </w:rPr>
        <w:t xml:space="preserve">To ensure relevant topics are discussed, a list of questions and an interview protocol are utilized. </w:t>
      </w:r>
    </w:p>
    <w:p w14:paraId="7C3A30C1" w14:textId="77777777" w:rsidR="00EB5DFF" w:rsidRDefault="00EB5DFF" w:rsidP="00EB5DFF">
      <w:pPr>
        <w:pStyle w:val="Heading2"/>
      </w:pPr>
      <w:bookmarkStart w:id="328" w:name="_Toc231935256"/>
      <w:r w:rsidRPr="5F622639">
        <w:rPr>
          <w:lang w:val="en-US"/>
        </w:rPr>
        <w:t>A.1.</w:t>
      </w:r>
      <w:r>
        <w:tab/>
      </w:r>
      <w:r w:rsidRPr="5F622639">
        <w:rPr>
          <w:lang w:val="en-US"/>
        </w:rPr>
        <w:t>Interview Guide</w:t>
      </w:r>
      <w:bookmarkEnd w:id="328"/>
    </w:p>
    <w:p w14:paraId="5F6D54BF" w14:textId="77777777" w:rsidR="00EB5DFF" w:rsidRDefault="00EB5DFF" w:rsidP="00EB5DFF">
      <w:pPr>
        <w:pStyle w:val="Heading3"/>
      </w:pPr>
      <w:r w:rsidRPr="5F622639">
        <w:rPr>
          <w:lang w:val="en-US"/>
        </w:rPr>
        <w:t>A.1.1.</w:t>
      </w:r>
      <w:r>
        <w:tab/>
      </w:r>
      <w:r w:rsidRPr="5F622639">
        <w:rPr>
          <w:lang w:val="en-US"/>
        </w:rPr>
        <w:t>Primary questions</w:t>
      </w:r>
    </w:p>
    <w:p w14:paraId="00590E50" w14:textId="77777777" w:rsidR="00EB5DFF" w:rsidRDefault="00EB5DFF" w:rsidP="00EB5DFF">
      <w:pPr>
        <w:numPr>
          <w:ilvl w:val="0"/>
          <w:numId w:val="5"/>
        </w:numPr>
      </w:pPr>
      <w:r>
        <w:t>Background of interviewee:</w:t>
      </w:r>
    </w:p>
    <w:p w14:paraId="7386CE41" w14:textId="77777777" w:rsidR="00EB5DFF" w:rsidRDefault="00EB5DFF" w:rsidP="00EB5DFF">
      <w:pPr>
        <w:numPr>
          <w:ilvl w:val="1"/>
          <w:numId w:val="5"/>
        </w:numPr>
      </w:pPr>
      <w:r>
        <w:t xml:space="preserve">What is your role within the organization? </w:t>
      </w:r>
      <w:r>
        <w:rPr>
          <w:i/>
          <w:iCs/>
        </w:rPr>
        <w:t>(key responsibilities)</w:t>
      </w:r>
    </w:p>
    <w:p w14:paraId="15A3807D" w14:textId="77777777" w:rsidR="00EB5DFF" w:rsidRDefault="00EB5DFF" w:rsidP="00EB5DFF">
      <w:pPr>
        <w:numPr>
          <w:ilvl w:val="0"/>
          <w:numId w:val="5"/>
        </w:numPr>
      </w:pPr>
      <w:r w:rsidRPr="5F622639">
        <w:rPr>
          <w:lang w:val="en-US"/>
        </w:rPr>
        <w:t>Openers to establish common ground:</w:t>
      </w:r>
    </w:p>
    <w:p w14:paraId="3C84FA6D" w14:textId="77777777" w:rsidR="00EB5DFF" w:rsidRDefault="00EB5DFF" w:rsidP="00EB5DFF">
      <w:pPr>
        <w:numPr>
          <w:ilvl w:val="1"/>
          <w:numId w:val="6"/>
        </w:numPr>
      </w:pPr>
      <w:r>
        <w:t>What does generative AI mean to you?</w:t>
      </w:r>
    </w:p>
    <w:p w14:paraId="5487F838" w14:textId="77777777" w:rsidR="00EB5DFF" w:rsidRDefault="00EB5DFF" w:rsidP="00EB5DFF">
      <w:pPr>
        <w:numPr>
          <w:ilvl w:val="1"/>
          <w:numId w:val="6"/>
        </w:numPr>
      </w:pPr>
      <w:r>
        <w:t>What does agentic AI mean to you?</w:t>
      </w:r>
    </w:p>
    <w:p w14:paraId="7F4A6743" w14:textId="77777777" w:rsidR="00EB5DFF" w:rsidRDefault="00EB5DFF" w:rsidP="00EB5DFF">
      <w:pPr>
        <w:numPr>
          <w:ilvl w:val="0"/>
          <w:numId w:val="6"/>
        </w:numPr>
      </w:pPr>
      <w:r w:rsidRPr="6E19D5D5">
        <w:rPr>
          <w:lang w:val="en-US"/>
        </w:rPr>
        <w:t>How are you already using agentic AI, if at all?</w:t>
      </w:r>
    </w:p>
    <w:p w14:paraId="64687D42" w14:textId="77777777" w:rsidR="00EB5DFF" w:rsidRDefault="00EB5DFF" w:rsidP="00EB5DFF">
      <w:pPr>
        <w:numPr>
          <w:ilvl w:val="1"/>
          <w:numId w:val="6"/>
        </w:numPr>
      </w:pPr>
      <w:r>
        <w:t>What are the benefits of this usage, if any?</w:t>
      </w:r>
    </w:p>
    <w:p w14:paraId="179A3A00" w14:textId="77777777" w:rsidR="00EB5DFF" w:rsidRDefault="00EB5DFF" w:rsidP="00EB5DFF">
      <w:pPr>
        <w:numPr>
          <w:ilvl w:val="1"/>
          <w:numId w:val="6"/>
        </w:numPr>
      </w:pPr>
      <w:r w:rsidRPr="6E19D5D5">
        <w:rPr>
          <w:lang w:val="en-US"/>
        </w:rPr>
        <w:t xml:space="preserve">What are the drawbacks of this usage, if any? </w:t>
      </w:r>
      <w:r w:rsidRPr="6E19D5D5">
        <w:rPr>
          <w:i/>
          <w:iCs/>
          <w:lang w:val="en-US"/>
        </w:rPr>
        <w:t>(financial, hours, negative side-effects etc.)</w:t>
      </w:r>
    </w:p>
    <w:p w14:paraId="12AFD07E" w14:textId="77777777" w:rsidR="00EB5DFF" w:rsidRDefault="00EB5DFF" w:rsidP="00EB5DFF">
      <w:pPr>
        <w:numPr>
          <w:ilvl w:val="1"/>
          <w:numId w:val="6"/>
        </w:numPr>
      </w:pPr>
      <w:r>
        <w:t>What are the risks of this usage, if any?</w:t>
      </w:r>
    </w:p>
    <w:p w14:paraId="7DDE37FA" w14:textId="77777777" w:rsidR="00EB5DFF" w:rsidRDefault="00EB5DFF" w:rsidP="00EB5DFF">
      <w:pPr>
        <w:numPr>
          <w:ilvl w:val="1"/>
          <w:numId w:val="6"/>
        </w:numPr>
      </w:pPr>
      <w:r>
        <w:t>What steps were taken to deploy Agentic AI in the organization?</w:t>
      </w:r>
    </w:p>
    <w:p w14:paraId="51167997" w14:textId="77777777" w:rsidR="00EB5DFF" w:rsidRDefault="00EB5DFF" w:rsidP="00EB5DFF">
      <w:pPr>
        <w:numPr>
          <w:ilvl w:val="1"/>
          <w:numId w:val="6"/>
        </w:numPr>
      </w:pPr>
      <w:r>
        <w:t>What obstacles, if any, were faced whilst deploying Agentic AI?</w:t>
      </w:r>
    </w:p>
    <w:p w14:paraId="664374CA" w14:textId="77777777" w:rsidR="00EB5DFF" w:rsidRDefault="00EB5DFF" w:rsidP="00EB5DFF">
      <w:pPr>
        <w:numPr>
          <w:ilvl w:val="1"/>
          <w:numId w:val="6"/>
        </w:numPr>
      </w:pPr>
      <w:r w:rsidRPr="6E19D5D5">
        <w:rPr>
          <w:lang w:val="en-US"/>
        </w:rPr>
        <w:t xml:space="preserve">What did you need to deploy Agentic AI?  </w:t>
      </w:r>
      <w:r w:rsidRPr="6E19D5D5">
        <w:rPr>
          <w:i/>
          <w:iCs/>
          <w:lang w:val="en-US"/>
        </w:rPr>
        <w:t>(infrastructure, advice, other resources)</w:t>
      </w:r>
    </w:p>
    <w:p w14:paraId="44E4488B" w14:textId="77777777" w:rsidR="00EB5DFF" w:rsidRDefault="00EB5DFF" w:rsidP="00EB5DFF">
      <w:pPr>
        <w:numPr>
          <w:ilvl w:val="0"/>
          <w:numId w:val="6"/>
        </w:numPr>
      </w:pPr>
      <w:r w:rsidRPr="6E19D5D5">
        <w:rPr>
          <w:lang w:val="en-US"/>
        </w:rPr>
        <w:t>What agentic AI solutions is your organization looking to implement in the near future, if any?</w:t>
      </w:r>
    </w:p>
    <w:p w14:paraId="04BFCA33" w14:textId="77777777" w:rsidR="00EB5DFF" w:rsidRDefault="00EB5DFF" w:rsidP="00EB5DFF">
      <w:pPr>
        <w:numPr>
          <w:ilvl w:val="1"/>
          <w:numId w:val="6"/>
        </w:numPr>
      </w:pPr>
      <w:r>
        <w:t>What are the benefits that you are looking for?</w:t>
      </w:r>
    </w:p>
    <w:p w14:paraId="4CBCC7DD" w14:textId="77777777" w:rsidR="00EB5DFF" w:rsidRDefault="00EB5DFF" w:rsidP="00EB5DFF">
      <w:pPr>
        <w:numPr>
          <w:ilvl w:val="1"/>
          <w:numId w:val="6"/>
        </w:numPr>
      </w:pPr>
      <w:r>
        <w:t>What are the drawbacks of this usage, if any?</w:t>
      </w:r>
    </w:p>
    <w:p w14:paraId="014C521D" w14:textId="77777777" w:rsidR="00EB5DFF" w:rsidRDefault="00EB5DFF" w:rsidP="00EB5DFF">
      <w:pPr>
        <w:numPr>
          <w:ilvl w:val="1"/>
          <w:numId w:val="6"/>
        </w:numPr>
      </w:pPr>
      <w:r>
        <w:t>What are the risks of this usage, if any?</w:t>
      </w:r>
    </w:p>
    <w:p w14:paraId="67F6DA6E" w14:textId="77777777" w:rsidR="00EB5DFF" w:rsidRDefault="00EB5DFF" w:rsidP="00EB5DFF">
      <w:pPr>
        <w:numPr>
          <w:ilvl w:val="1"/>
          <w:numId w:val="6"/>
        </w:numPr>
      </w:pPr>
      <w:r>
        <w:t>What obstacles, if any, do you expect to face in implementing Agentic AI?</w:t>
      </w:r>
    </w:p>
    <w:p w14:paraId="04269B23" w14:textId="77777777" w:rsidR="00EB5DFF" w:rsidRDefault="00EB5DFF" w:rsidP="00EB5DFF">
      <w:pPr>
        <w:numPr>
          <w:ilvl w:val="1"/>
          <w:numId w:val="6"/>
        </w:numPr>
      </w:pPr>
      <w:r>
        <w:t>What tailwinds, if any, do you expect to face whilst implementing agentic AI?</w:t>
      </w:r>
    </w:p>
    <w:p w14:paraId="581A3F3E" w14:textId="77777777" w:rsidR="00EB5DFF" w:rsidRDefault="00EB5DFF" w:rsidP="00EB5DFF">
      <w:pPr>
        <w:numPr>
          <w:ilvl w:val="0"/>
          <w:numId w:val="6"/>
        </w:numPr>
      </w:pPr>
      <w:r w:rsidRPr="5F622639">
        <w:rPr>
          <w:lang w:val="en-US"/>
        </w:rPr>
        <w:t>(Optional) What are your strategic goals for the next year that will leverage Agentic AI?</w:t>
      </w:r>
    </w:p>
    <w:p w14:paraId="01F909D7" w14:textId="77777777" w:rsidR="00EB5DFF" w:rsidRDefault="00EB5DFF" w:rsidP="00EB5DFF">
      <w:pPr>
        <w:numPr>
          <w:ilvl w:val="1"/>
          <w:numId w:val="6"/>
        </w:numPr>
      </w:pPr>
      <w:r>
        <w:t>What benefits do you expect to create using these initiatives?</w:t>
      </w:r>
    </w:p>
    <w:p w14:paraId="49FB2830" w14:textId="77777777" w:rsidR="00EB5DFF" w:rsidRDefault="00EB5DFF" w:rsidP="00EB5DFF">
      <w:pPr>
        <w:numPr>
          <w:ilvl w:val="1"/>
          <w:numId w:val="6"/>
        </w:numPr>
      </w:pPr>
      <w:r>
        <w:t>What drawbacks do you expect to face during these initiatives?</w:t>
      </w:r>
    </w:p>
    <w:p w14:paraId="4341A44A" w14:textId="77777777" w:rsidR="00EB5DFF" w:rsidRDefault="00EB5DFF" w:rsidP="00EB5DFF">
      <w:pPr>
        <w:pStyle w:val="Heading3"/>
      </w:pPr>
      <w:r w:rsidRPr="5F622639">
        <w:rPr>
          <w:lang w:val="en-US"/>
        </w:rPr>
        <w:t>A.1.2.</w:t>
      </w:r>
      <w:r>
        <w:tab/>
      </w:r>
      <w:r w:rsidRPr="5F622639">
        <w:rPr>
          <w:lang w:val="en-US"/>
        </w:rPr>
        <w:t>Potential backup questions:</w:t>
      </w:r>
    </w:p>
    <w:p w14:paraId="4848761C" w14:textId="77777777" w:rsidR="00EB5DFF" w:rsidRDefault="00EB5DFF" w:rsidP="00EB5DFF">
      <w:pPr>
        <w:numPr>
          <w:ilvl w:val="0"/>
          <w:numId w:val="6"/>
        </w:numPr>
      </w:pPr>
      <w:r>
        <w:t>What is the impact of agentic AI on your team?</w:t>
      </w:r>
    </w:p>
    <w:p w14:paraId="1EE7F81A" w14:textId="77777777" w:rsidR="00EB5DFF" w:rsidRDefault="00EB5DFF" w:rsidP="00EB5DFF">
      <w:pPr>
        <w:numPr>
          <w:ilvl w:val="0"/>
          <w:numId w:val="6"/>
        </w:numPr>
      </w:pPr>
      <w:r w:rsidRPr="5F622639">
        <w:rPr>
          <w:lang w:val="en-US"/>
        </w:rPr>
        <w:t xml:space="preserve">You mentioned </w:t>
      </w:r>
      <w:r w:rsidRPr="5F622639">
        <w:rPr>
          <w:i/>
          <w:lang w:val="en-US"/>
        </w:rPr>
        <w:t>[subject x]</w:t>
      </w:r>
      <w:r w:rsidRPr="5F622639">
        <w:rPr>
          <w:lang w:val="en-US"/>
        </w:rPr>
        <w:t xml:space="preserve"> can you elaborate on that?</w:t>
      </w:r>
    </w:p>
    <w:p w14:paraId="5650F22E" w14:textId="18DF4E1D" w:rsidR="00EB5DFF" w:rsidRDefault="00EB5DFF" w:rsidP="00EB5DFF">
      <w:pPr>
        <w:numPr>
          <w:ilvl w:val="0"/>
          <w:numId w:val="6"/>
        </w:numPr>
      </w:pPr>
      <w:r w:rsidRPr="6E19D5D5">
        <w:rPr>
          <w:lang w:val="en-US"/>
        </w:rPr>
        <w:t xml:space="preserve">Did your organization experience </w:t>
      </w:r>
      <w:r w:rsidRPr="6E19D5D5">
        <w:rPr>
          <w:i/>
          <w:iCs/>
          <w:lang w:val="en-US"/>
        </w:rPr>
        <w:t>[element y]</w:t>
      </w:r>
      <w:r w:rsidRPr="6E19D5D5">
        <w:rPr>
          <w:lang w:val="en-US"/>
        </w:rPr>
        <w:t>?A.2.</w:t>
      </w:r>
      <w:r>
        <w:tab/>
      </w:r>
      <w:r w:rsidRPr="6E19D5D5">
        <w:rPr>
          <w:lang w:val="en-US"/>
        </w:rPr>
        <w:t>Interview protocol</w:t>
      </w:r>
    </w:p>
    <w:p w14:paraId="7A67AE3E" w14:textId="77777777" w:rsidR="00EB5DFF" w:rsidRDefault="00EB5DFF" w:rsidP="00EB5DFF">
      <w:r>
        <w:t>Interviews should take about 1 hour. The interviews will not strictly adhere to the questions in the guide; while the guideline is relevant to ensure that key insights will be gleaned from the interviews, room is left to go down relevant tangents to dive into what is relevant to the interviewee.</w:t>
      </w:r>
    </w:p>
    <w:p w14:paraId="76947110" w14:textId="21EDBF63" w:rsidR="00067868" w:rsidRDefault="00EB5DFF" w:rsidP="00EB5DFF">
      <w:r w:rsidRPr="6E19D5D5">
        <w:rPr>
          <w:lang w:val="en-US"/>
        </w:rPr>
        <w:t>Information between brackets is not to be considered a direct part of the question but rather a reminder to the interviewer to ensure that the question is interpreted in the expected manner. The list of backup questions includes relevant questions to steer the interviewee to consider the intended scope without being leading questions. Additionally, Questions 2 and 3 in section A.1, and their follow-up questions, might be applied multiple times, since organizations can support multiple AI initiatives.</w:t>
      </w:r>
    </w:p>
    <w:p w14:paraId="38D3FC53" w14:textId="77777777" w:rsidR="00067868" w:rsidRDefault="00067868">
      <w:r>
        <w:br w:type="page"/>
      </w:r>
    </w:p>
    <w:p w14:paraId="37C26C6C" w14:textId="77777777" w:rsidR="00EB5DFF" w:rsidRDefault="00EB5DFF" w:rsidP="00EB5DFF">
      <w:pPr>
        <w:pStyle w:val="Heading1"/>
      </w:pPr>
      <w:bookmarkStart w:id="329" w:name="_Toc231935257"/>
      <w:commentRangeStart w:id="330"/>
      <w:r>
        <w:t>Appendix B. Putting the model to work: a manager’s checklist</w:t>
      </w:r>
      <w:bookmarkEnd w:id="329"/>
      <w:commentRangeEnd w:id="330"/>
      <w:r>
        <w:rPr>
          <w:rStyle w:val="CommentReference"/>
          <w:sz w:val="22"/>
          <w:szCs w:val="22"/>
        </w:rPr>
        <w:commentReference w:id="330"/>
      </w:r>
    </w:p>
    <w:p w14:paraId="38C63D95" w14:textId="77777777" w:rsidR="00EB5DFF" w:rsidRDefault="00EB5DFF" w:rsidP="00EB5DFF">
      <w:r>
        <w:t>This appendix translates the practical implications of Section 5.2 into an operational checklist, organized by the five stages of the value-creation model developed in Chapter 4 (Figure 1): observing the external context, auditing the organizational conditions, steering the organization, applying agentic AI, and mediating the flow through to value outcomes. It is intended as a working tool. A marketing manager can use it to see which conditions are ready to support agentic AI, and what the manager can do to improve the chance that the initiative will deliver value. The items distil patterns reported across the interviews in Chapter 4.</w:t>
      </w:r>
    </w:p>
    <w:p w14:paraId="28354882" w14:textId="77777777" w:rsidR="00EB5DFF" w:rsidRDefault="00EB5DFF" w:rsidP="00EB5DFF">
      <w:pPr>
        <w:pStyle w:val="Heading2"/>
      </w:pPr>
      <w:bookmarkStart w:id="331" w:name="_Toc231935258"/>
      <w:r>
        <w:t>Observing: sensing the changing context</w:t>
      </w:r>
      <w:bookmarkEnd w:id="331"/>
    </w:p>
    <w:p w14:paraId="1F2B72BA" w14:textId="77777777" w:rsidR="00EB5DFF" w:rsidRDefault="00EB5DFF" w:rsidP="00EB5DFF">
      <w:pPr>
        <w:numPr>
          <w:ilvl w:val="0"/>
          <w:numId w:val="1"/>
        </w:numPr>
      </w:pPr>
      <w:r w:rsidRPr="6E19D5D5">
        <w:rPr>
          <w:lang w:val="en-US"/>
        </w:rPr>
        <w:t>Watch the emerging use cases, and the combinations of tool (or approach) with use case. Value tends to lie in the pairing, not in the tool alone.</w:t>
      </w:r>
    </w:p>
    <w:p w14:paraId="60DD18B1" w14:textId="77777777" w:rsidR="00EB5DFF" w:rsidRDefault="00EB5DFF" w:rsidP="00EB5DFF">
      <w:pPr>
        <w:numPr>
          <w:ilvl w:val="0"/>
          <w:numId w:val="1"/>
        </w:numPr>
      </w:pPr>
      <w:r w:rsidRPr="6E19D5D5">
        <w:rPr>
          <w:lang w:val="en-US"/>
        </w:rPr>
        <w:t>Track AI’s capability progression, but treat tool- and model-specific facts as dating within months.</w:t>
      </w:r>
    </w:p>
    <w:p w14:paraId="1D093750" w14:textId="77777777" w:rsidR="00EB5DFF" w:rsidRDefault="00EB5DFF" w:rsidP="00EB5DFF">
      <w:pPr>
        <w:numPr>
          <w:ilvl w:val="0"/>
          <w:numId w:val="1"/>
        </w:numPr>
      </w:pPr>
      <w:r>
        <w:t>Monitor competitors’ adoption of agentic AI.</w:t>
      </w:r>
    </w:p>
    <w:p w14:paraId="059BB8F4" w14:textId="77777777" w:rsidR="00EB5DFF" w:rsidRDefault="00EB5DFF" w:rsidP="00EB5DFF">
      <w:pPr>
        <w:numPr>
          <w:ilvl w:val="0"/>
          <w:numId w:val="1"/>
        </w:numPr>
      </w:pPr>
      <w:r>
        <w:t>Monitor shifts in consumer behavior, including customers acting through their own agents (“agents of customers”).</w:t>
      </w:r>
    </w:p>
    <w:p w14:paraId="421327A8" w14:textId="77777777" w:rsidR="00EB5DFF" w:rsidRDefault="00EB5DFF" w:rsidP="00EB5DFF">
      <w:pPr>
        <w:numPr>
          <w:ilvl w:val="0"/>
          <w:numId w:val="1"/>
        </w:numPr>
      </w:pPr>
      <w:r w:rsidRPr="6E19D5D5">
        <w:rPr>
          <w:lang w:val="en-US"/>
        </w:rPr>
        <w:t>Read vendor roadmaps, but separate what is operationally available from what is merely announced.</w:t>
      </w:r>
    </w:p>
    <w:p w14:paraId="73E528A7" w14:textId="77777777" w:rsidR="00EB5DFF" w:rsidRDefault="00EB5DFF" w:rsidP="00EB5DFF">
      <w:pPr>
        <w:numPr>
          <w:ilvl w:val="0"/>
          <w:numId w:val="1"/>
        </w:numPr>
      </w:pPr>
      <w:r w:rsidRPr="6E19D5D5">
        <w:rPr>
          <w:lang w:val="en-US"/>
        </w:rPr>
        <w:t>Test each reported “use case” for whether it is actually in production and creating value, rather than hype or optics.</w:t>
      </w:r>
    </w:p>
    <w:p w14:paraId="39557997" w14:textId="77777777" w:rsidR="00EB5DFF" w:rsidRDefault="00EB5DFF" w:rsidP="00EB5DFF">
      <w:pPr>
        <w:numPr>
          <w:ilvl w:val="0"/>
          <w:numId w:val="1"/>
        </w:numPr>
      </w:pPr>
      <w:r>
        <w:t xml:space="preserve">Learn from others, leverage events, case studies, and stories </w:t>
      </w:r>
    </w:p>
    <w:p w14:paraId="1F26777D" w14:textId="77777777" w:rsidR="00EB5DFF" w:rsidRDefault="00EB5DFF" w:rsidP="00EB5DFF">
      <w:pPr>
        <w:pStyle w:val="Heading2"/>
      </w:pPr>
      <w:bookmarkStart w:id="332" w:name="_Toc231935259"/>
      <w:r>
        <w:t>Conditions: auditing what enables or constrains</w:t>
      </w:r>
      <w:bookmarkEnd w:id="332"/>
    </w:p>
    <w:p w14:paraId="21C2C3E3" w14:textId="77777777" w:rsidR="00EB5DFF" w:rsidRDefault="00EB5DFF" w:rsidP="00EB5DFF">
      <w:pPr>
        <w:numPr>
          <w:ilvl w:val="0"/>
          <w:numId w:val="1"/>
        </w:numPr>
      </w:pPr>
      <w:r w:rsidRPr="6E19D5D5">
        <w:rPr>
          <w:lang w:val="en-US"/>
        </w:rPr>
        <w:t>Assess AI literacy at every level and locate resistance, analysis paralysis, and gaps in systems thinking.</w:t>
      </w:r>
    </w:p>
    <w:p w14:paraId="47E1AE43" w14:textId="77777777" w:rsidR="00EB5DFF" w:rsidRDefault="00EB5DFF" w:rsidP="00EB5DFF">
      <w:pPr>
        <w:numPr>
          <w:ilvl w:val="0"/>
          <w:numId w:val="1"/>
        </w:numPr>
      </w:pPr>
      <w:r>
        <w:t>Audit data availability, infrastructure, and the technical talent to use them; an agent cannot reach what the organization has not made accessible.</w:t>
      </w:r>
    </w:p>
    <w:p w14:paraId="37E70F2A" w14:textId="77777777" w:rsidR="00EB5DFF" w:rsidRDefault="00EB5DFF" w:rsidP="00EB5DFF">
      <w:pPr>
        <w:numPr>
          <w:ilvl w:val="0"/>
          <w:numId w:val="1"/>
        </w:numPr>
      </w:pPr>
      <w:r w:rsidRPr="6E19D5D5">
        <w:rPr>
          <w:lang w:val="en-US"/>
        </w:rPr>
        <w:t>Confirm strategic direction and secure senior-leadership backing before scaling.</w:t>
      </w:r>
    </w:p>
    <w:p w14:paraId="363D9B65" w14:textId="77777777" w:rsidR="00EB5DFF" w:rsidRDefault="00EB5DFF" w:rsidP="00EB5DFF">
      <w:pPr>
        <w:numPr>
          <w:ilvl w:val="0"/>
          <w:numId w:val="1"/>
        </w:numPr>
      </w:pPr>
      <w:r>
        <w:t>Map governance, legal, and compliance constraints (such as GDPR) and the political silos that slow delivery.</w:t>
      </w:r>
    </w:p>
    <w:p w14:paraId="747F4310" w14:textId="77777777" w:rsidR="00EB5DFF" w:rsidRDefault="00EB5DFF" w:rsidP="00EB5DFF">
      <w:pPr>
        <w:numPr>
          <w:ilvl w:val="0"/>
          <w:numId w:val="1"/>
        </w:numPr>
      </w:pPr>
      <w:r w:rsidRPr="6E19D5D5">
        <w:rPr>
          <w:lang w:val="en-US"/>
        </w:rPr>
        <w:t>Resolve definitional ambiguity early: agree shared business definitions and a data catalogue as a precondition for reliable AI.</w:t>
      </w:r>
    </w:p>
    <w:p w14:paraId="513CA0B1" w14:textId="77777777" w:rsidR="00EB5DFF" w:rsidRDefault="00EB5DFF" w:rsidP="00EB5DFF">
      <w:pPr>
        <w:pStyle w:val="Heading2"/>
      </w:pPr>
      <w:bookmarkStart w:id="333" w:name="_Toc231935260"/>
      <w:r>
        <w:t>Steering: acting on the conditions</w:t>
      </w:r>
      <w:bookmarkEnd w:id="333"/>
    </w:p>
    <w:p w14:paraId="1DED8516" w14:textId="77777777" w:rsidR="00EB5DFF" w:rsidRDefault="00EB5DFF" w:rsidP="00EB5DFF">
      <w:pPr>
        <w:numPr>
          <w:ilvl w:val="0"/>
          <w:numId w:val="1"/>
        </w:numPr>
      </w:pPr>
      <w:r>
        <w:t>Reshape what you control: educate (differentiated by level), run experiments, bring people along, provide clarity, and champion the work.</w:t>
      </w:r>
    </w:p>
    <w:p w14:paraId="3C176E37" w14:textId="77777777" w:rsidR="00EB5DFF" w:rsidRDefault="00EB5DFF" w:rsidP="00EB5DFF">
      <w:pPr>
        <w:numPr>
          <w:ilvl w:val="0"/>
          <w:numId w:val="1"/>
        </w:numPr>
      </w:pPr>
      <w:r w:rsidRPr="6E19D5D5">
        <w:rPr>
          <w:lang w:val="en-US"/>
        </w:rPr>
        <w:t>Leverage what is favourable: accessible data, good tooling, an innovation culture, and credible external experts.</w:t>
      </w:r>
    </w:p>
    <w:p w14:paraId="69EC09EC" w14:textId="77777777" w:rsidR="00EB5DFF" w:rsidRDefault="00EB5DFF" w:rsidP="00EB5DFF">
      <w:pPr>
        <w:numPr>
          <w:ilvl w:val="0"/>
          <w:numId w:val="1"/>
        </w:numPr>
      </w:pPr>
      <w:r>
        <w:t>Where you cannot reshape a constraint, create room within it rather than only working around it. For example, a protected laboratory or sandbox, separated from the production environment, where experiments can fail safely, promoting only proven use cases into production.</w:t>
      </w:r>
    </w:p>
    <w:p w14:paraId="1F4589B0" w14:textId="77777777" w:rsidR="00EB5DFF" w:rsidRDefault="00EB5DFF" w:rsidP="00EB5DFF">
      <w:pPr>
        <w:numPr>
          <w:ilvl w:val="0"/>
          <w:numId w:val="1"/>
        </w:numPr>
      </w:pPr>
      <w:r w:rsidRPr="6E19D5D5">
        <w:rPr>
          <w:lang w:val="en-US"/>
        </w:rPr>
        <w:t>Identify, empower, and protect AI champions who combine technical and business fluency.</w:t>
      </w:r>
    </w:p>
    <w:p w14:paraId="49BFEE71" w14:textId="77777777" w:rsidR="00EB5DFF" w:rsidRDefault="00EB5DFF" w:rsidP="00EB5DFF">
      <w:pPr>
        <w:numPr>
          <w:ilvl w:val="0"/>
          <w:numId w:val="1"/>
        </w:numPr>
      </w:pPr>
      <w:r w:rsidRPr="6E19D5D5">
        <w:rPr>
          <w:lang w:val="en-US"/>
        </w:rPr>
        <w:t>Fund and protect experimentation: centralize or absorb its cost so teams are not penalized for early, low-return learning.</w:t>
      </w:r>
    </w:p>
    <w:p w14:paraId="632B4628" w14:textId="77777777" w:rsidR="00EB5DFF" w:rsidRDefault="00EB5DFF" w:rsidP="00EB5DFF">
      <w:pPr>
        <w:numPr>
          <w:ilvl w:val="0"/>
          <w:numId w:val="1"/>
        </w:numPr>
      </w:pPr>
      <w:r w:rsidRPr="6E19D5D5">
        <w:rPr>
          <w:lang w:val="en-US"/>
        </w:rPr>
        <w:t>Use external help to accelerate, but deliberately retain and internalize capability to avoid dependence.</w:t>
      </w:r>
    </w:p>
    <w:p w14:paraId="0E2F55F5" w14:textId="77777777" w:rsidR="00EB5DFF" w:rsidRDefault="00EB5DFF" w:rsidP="00EB5DFF">
      <w:pPr>
        <w:pStyle w:val="Heading2"/>
      </w:pPr>
      <w:bookmarkStart w:id="334" w:name="_Toc231935261"/>
      <w:r>
        <w:t>Applying: putting agentic AI to work</w:t>
      </w:r>
      <w:bookmarkEnd w:id="334"/>
    </w:p>
    <w:p w14:paraId="49016149" w14:textId="77777777" w:rsidR="00EB5DFF" w:rsidRDefault="00EB5DFF" w:rsidP="00EB5DFF">
      <w:pPr>
        <w:numPr>
          <w:ilvl w:val="0"/>
          <w:numId w:val="1"/>
        </w:numPr>
      </w:pPr>
      <w:r w:rsidRPr="6E19D5D5">
        <w:rPr>
          <w:lang w:val="en-US"/>
        </w:rPr>
        <w:t>Start from a marketing problem or workflow, not from the technology; adopt AI for a job, not for its own sake.</w:t>
      </w:r>
    </w:p>
    <w:p w14:paraId="54FDF9B8" w14:textId="77777777" w:rsidR="00EB5DFF" w:rsidRDefault="00EB5DFF" w:rsidP="00EB5DFF">
      <w:pPr>
        <w:numPr>
          <w:ilvl w:val="0"/>
          <w:numId w:val="1"/>
        </w:numPr>
      </w:pPr>
      <w:r>
        <w:t>Decompose the workflow into steps and insert AI only where you trust its performance; keep humans where you do not.</w:t>
      </w:r>
    </w:p>
    <w:p w14:paraId="2E61FDA2" w14:textId="77777777" w:rsidR="00EB5DFF" w:rsidRDefault="00EB5DFF" w:rsidP="00EB5DFF">
      <w:pPr>
        <w:numPr>
          <w:ilvl w:val="0"/>
          <w:numId w:val="1"/>
        </w:numPr>
      </w:pPr>
      <w:r>
        <w:t>Engineer the harness as the real object of design: accessible data, memory, tool access, a clear system prompt, and guardrails.</w:t>
      </w:r>
    </w:p>
    <w:p w14:paraId="004BF803" w14:textId="77777777" w:rsidR="00EB5DFF" w:rsidRDefault="00EB5DFF" w:rsidP="00EB5DFF">
      <w:pPr>
        <w:numPr>
          <w:ilvl w:val="0"/>
          <w:numId w:val="1"/>
        </w:numPr>
      </w:pPr>
      <w:r>
        <w:t>Standardize or clearly define a task before automating it; automated content works where output is standardized and falls short on creative, on-brand work.</w:t>
      </w:r>
    </w:p>
    <w:p w14:paraId="7D763B7D" w14:textId="77777777" w:rsidR="00EB5DFF" w:rsidRDefault="00EB5DFF" w:rsidP="00EB5DFF">
      <w:pPr>
        <w:numPr>
          <w:ilvl w:val="0"/>
          <w:numId w:val="1"/>
        </w:numPr>
      </w:pPr>
      <w:r>
        <w:t>Match ambition to maturity across use cases (analytics, content, generic agents, customer-facing).</w:t>
      </w:r>
    </w:p>
    <w:p w14:paraId="3BD537A7" w14:textId="77777777" w:rsidR="00EB5DFF" w:rsidRDefault="00EB5DFF" w:rsidP="00EB5DFF">
      <w:pPr>
        <w:numPr>
          <w:ilvl w:val="0"/>
          <w:numId w:val="1"/>
        </w:numPr>
      </w:pPr>
      <w:r w:rsidRPr="6E19D5D5">
        <w:rPr>
          <w:lang w:val="en-US"/>
        </w:rPr>
        <w:t>For customer-facing agents, build on an existing baseline, put brand and tone-of-voice governance in place first, prove commercial value, and then scale.</w:t>
      </w:r>
    </w:p>
    <w:p w14:paraId="7DC4D2A9" w14:textId="77777777" w:rsidR="00EB5DFF" w:rsidRDefault="00EB5DFF" w:rsidP="00EB5DFF">
      <w:pPr>
        <w:numPr>
          <w:ilvl w:val="0"/>
          <w:numId w:val="1"/>
        </w:numPr>
      </w:pPr>
      <w:r>
        <w:t>Make the build, buy, or off-the-shelf choice explicitly, weighing speed against lock-in.</w:t>
      </w:r>
    </w:p>
    <w:p w14:paraId="02D2AB2A" w14:textId="77777777" w:rsidR="00EB5DFF" w:rsidRDefault="00EB5DFF" w:rsidP="00EB5DFF">
      <w:pPr>
        <w:pStyle w:val="Heading2"/>
      </w:pPr>
      <w:bookmarkStart w:id="335" w:name="_Toc231935262"/>
      <w:r>
        <w:t>Mediating Value Outcomes: turning application into value</w:t>
      </w:r>
      <w:bookmarkEnd w:id="335"/>
    </w:p>
    <w:p w14:paraId="66FD10D8" w14:textId="77777777" w:rsidR="00EB5DFF" w:rsidRDefault="00EB5DFF" w:rsidP="00EB5DFF">
      <w:pPr>
        <w:numPr>
          <w:ilvl w:val="0"/>
          <w:numId w:val="1"/>
        </w:numPr>
      </w:pPr>
      <w:r w:rsidRPr="6E19D5D5">
        <w:rPr>
          <w:lang w:val="en-US"/>
        </w:rPr>
        <w:t>State the value you are pursuing (efficiency, scale, skill extension, quality) and benchmark AI output against a human baseline so improvement is measurable.</w:t>
      </w:r>
    </w:p>
    <w:p w14:paraId="157C1D38" w14:textId="77777777" w:rsidR="00EB5DFF" w:rsidRDefault="00EB5DFF" w:rsidP="00EB5DFF">
      <w:pPr>
        <w:numPr>
          <w:ilvl w:val="0"/>
          <w:numId w:val="1"/>
        </w:numPr>
      </w:pPr>
      <w:r>
        <w:t>Account honestly for sacrifices: infrastructure, API, and licensing costs, the time to implement, and the human impact of any displacement.</w:t>
      </w:r>
    </w:p>
    <w:p w14:paraId="5579A34B" w14:textId="77777777" w:rsidR="00EB5DFF" w:rsidRDefault="00EB5DFF" w:rsidP="00EB5DFF">
      <w:pPr>
        <w:numPr>
          <w:ilvl w:val="0"/>
          <w:numId w:val="1"/>
        </w:numPr>
      </w:pPr>
      <w:r>
        <w:t>Govern risks with AI: brand-control and tone-of-voice agents for brand risk; evaluator agents and human sense-checking for hallucination; explicit controls for security and privacy.</w:t>
      </w:r>
    </w:p>
    <w:p w14:paraId="367A45B2" w14:textId="77777777" w:rsidR="00EB5DFF" w:rsidRDefault="00EB5DFF" w:rsidP="00EB5DFF">
      <w:pPr>
        <w:numPr>
          <w:ilvl w:val="0"/>
          <w:numId w:val="1"/>
        </w:numPr>
      </w:pPr>
      <w:r w:rsidRPr="6E19D5D5">
        <w:rPr>
          <w:lang w:val="en-US"/>
        </w:rPr>
        <w:t>Calibrate oversight to the cost of error and the difficulty of evaluating the output, not to eliminating error altogether.</w:t>
      </w:r>
    </w:p>
    <w:p w14:paraId="0BD08227" w14:textId="77777777" w:rsidR="00EB5DFF" w:rsidRDefault="00EB5DFF" w:rsidP="00EB5DFF">
      <w:pPr>
        <w:numPr>
          <w:ilvl w:val="0"/>
          <w:numId w:val="1"/>
        </w:numPr>
      </w:pPr>
      <w:r>
        <w:t>Decide consciously whether to follow (efficiency parity) or to differentiate (novel use cases); efficiency gains are not a durable advantage once competitors share them.</w:t>
      </w:r>
    </w:p>
    <w:p w14:paraId="591DC664" w14:textId="77777777" w:rsidR="00EB5DFF" w:rsidRDefault="00EB5DFF" w:rsidP="00EB5DFF">
      <w:pPr>
        <w:numPr>
          <w:ilvl w:val="0"/>
          <w:numId w:val="1"/>
        </w:numPr>
      </w:pPr>
      <w:r>
        <w:t>Treat AI budgeting as a strategic act: returns can be large but uncertain, and conventional business cases tend to under-fund experimentation.</w:t>
      </w:r>
    </w:p>
    <w:p w14:paraId="6650DB51" w14:textId="77777777" w:rsidR="00EB5DFF" w:rsidRDefault="00EB5DFF" w:rsidP="00EB5DFF">
      <w:pPr>
        <w:numPr>
          <w:ilvl w:val="0"/>
          <w:numId w:val="1"/>
        </w:numPr>
      </w:pPr>
      <w:r>
        <w:t>Protect the longer term: do not hollow out the junior talent pipeline or trade away brand distinctiveness for short-term efficiency.</w:t>
      </w:r>
    </w:p>
    <w:p w14:paraId="1875D03D" w14:textId="54CD32FD" w:rsidR="00401741" w:rsidRPr="00EB5DFF" w:rsidRDefault="00401741" w:rsidP="00EB5DFF"/>
    <w:sectPr w:rsidR="00401741" w:rsidRPr="00EB5DFF">
      <w:headerReference w:type="default" r:id="rId35"/>
      <w:pgSz w:w="12240" w:h="15840"/>
      <w:pgMar w:top="1440" w:right="1440" w:bottom="1440" w:left="1440" w:header="720" w:footer="720"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uttik, Daan" w:date="2026-06-09T22:08:00Z" w:initials="DL">
    <w:p w14:paraId="0B8B48CF" w14:textId="77777777" w:rsidR="00593503" w:rsidRDefault="00593503" w:rsidP="00593503">
      <w:pPr>
        <w:pStyle w:val="CommentText"/>
        <w:ind w:firstLine="0"/>
      </w:pPr>
      <w:r>
        <w:rPr>
          <w:rStyle w:val="CommentReference"/>
        </w:rPr>
        <w:annotationRef/>
      </w:r>
      <w:r>
        <w:t>Double check frontpage guide</w:t>
      </w:r>
    </w:p>
  </w:comment>
  <w:comment w:id="3" w:author="Daan Luttik" w:date="2026-01-15T11:42:00Z" w:initials="">
    <w:p w14:paraId="09D9E6E8"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Yasmina: Note the use of grounded theory very early in the document.</w:t>
      </w:r>
    </w:p>
  </w:comment>
  <w:comment w:id="4" w:author="Stefanie B." w:date="2026-05-11T12:29:00Z" w:initials="">
    <w:p w14:paraId="077C102D"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include a definition of generative AI here</w:t>
      </w:r>
    </w:p>
  </w:comment>
  <w:comment w:id="5" w:author="Stefanie B." w:date="2026-05-11T12:29:00Z" w:initials="">
    <w:p w14:paraId="3D85432C"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Include here a cited overview of what aspects genAI is suppose to be used by marketing...</w:t>
      </w:r>
    </w:p>
  </w:comment>
  <w:comment w:id="6" w:author="Stefanie B." w:date="2026-05-11T12:33:00Z" w:initials="">
    <w:p w14:paraId="3C6ECAFF"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How does this relate to GenAI? The link with GenAI needs to be there to allow the reader to understand the landscape</w:t>
      </w:r>
    </w:p>
  </w:comment>
  <w:comment w:id="7" w:author="Beninger, Stefanie" w:date="2026-06-12T11:41:00Z" w:initials="BS">
    <w:p w14:paraId="64133062" w14:textId="4D6D96C0" w:rsidR="00E13442" w:rsidRDefault="00E13442">
      <w:pPr>
        <w:pStyle w:val="CommentText"/>
      </w:pPr>
      <w:r>
        <w:rPr>
          <w:rStyle w:val="CommentReference"/>
        </w:rPr>
        <w:annotationRef/>
      </w:r>
      <w:r w:rsidRPr="1D32B1CF">
        <w:t>avoid italics here</w:t>
      </w:r>
    </w:p>
  </w:comment>
  <w:comment w:id="8" w:author="Stefanie B." w:date="2026-05-11T12:31:00Z" w:initials="">
    <w:p w14:paraId="016E7494"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While it is important to note that this is missing, why would we need this kind of research in the domain of marketing? Why do we need research on agentic AI? Why on marketing and agentic AI?</w:t>
      </w:r>
    </w:p>
  </w:comment>
  <w:comment w:id="9" w:author="Stefanie B." w:date="2026-05-11T12:54:00Z" w:initials="">
    <w:p w14:paraId="057B0060"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it can be good in a few places here to put specific company-specific illustrative examples (e.g., For example, (company name) uses GenAI for xxx“</w:t>
      </w:r>
    </w:p>
  </w:comment>
  <w:comment w:id="10" w:author="Stefanie B." w:date="2026-01-20T11:38:00Z" w:initials="">
    <w:p w14:paraId="5ACA159A"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needs to be simplified. Perhaps, just “What are the benefits of implementing Agentic AI” and “What are the drawbacks (including risks) of implementing Agentic AI?”</w:t>
      </w:r>
    </w:p>
  </w:comment>
  <w:comment w:id="11" w:author="Beninger, Stefanie" w:date="2026-06-12T11:45:00Z" w:initials="BS">
    <w:p w14:paraId="61B9F1FA" w14:textId="038F2C2B" w:rsidR="006563A5" w:rsidRDefault="006563A5">
      <w:pPr>
        <w:pStyle w:val="CommentText"/>
      </w:pPr>
      <w:r>
        <w:rPr>
          <w:rStyle w:val="CommentReference"/>
        </w:rPr>
        <w:annotationRef/>
      </w:r>
      <w:r w:rsidRPr="79A92350">
        <w:t xml:space="preserve">For (2) this seems to be normative - that you assume they do enable - maybe how do they adopt it? (remove the word enable)? Just an idea. Also, the word 'solutions' isn't much used elsewhere and isn't likely needed.  For (3) it is not clear why obstacles and risks are included - and no benefits? might prompt a question around balance here. Whatever you do here - just make sure the Findings answer it, you refer back to them in the Discussion, etc. Make sure all subquestions are different from eachother and together answer the overarching question. </w:t>
      </w:r>
    </w:p>
  </w:comment>
  <w:comment w:id="12" w:author="Stefanie B." w:date="2026-05-11T12:32:00Z" w:initials="">
    <w:p w14:paraId="15AB9929"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Let’s revisit these now that data analysis is well underway</w:t>
      </w:r>
    </w:p>
  </w:comment>
  <w:comment w:id="13" w:author="Luttik, Daan" w:date="2026-06-07T22:29:00Z" w:initials="DL">
    <w:p w14:paraId="731F76CF" w14:textId="77777777" w:rsidR="00EB5DFF" w:rsidRDefault="00EB5DFF" w:rsidP="00D854C1">
      <w:pPr>
        <w:pStyle w:val="CommentText"/>
        <w:ind w:firstLine="0"/>
      </w:pPr>
      <w:r>
        <w:rPr>
          <w:rStyle w:val="CommentReference"/>
        </w:rPr>
        <w:annotationRef/>
      </w:r>
      <w:r>
        <w:t>I feel like they still very much still apply. I also think that we cover more than just these research questions… But adding more than 3 was not allowed by Yasmina 😅</w:t>
      </w:r>
    </w:p>
  </w:comment>
  <w:comment w:id="14" w:author="Beninger, Stefanie" w:date="2026-06-12T11:40:00Z" w:initials="BS">
    <w:p w14:paraId="3A49B6CC" w14:textId="66EC119E" w:rsidR="008A35F5" w:rsidRDefault="008A35F5">
      <w:pPr>
        <w:pStyle w:val="CommentText"/>
      </w:pPr>
      <w:r>
        <w:rPr>
          <w:rStyle w:val="CommentReference"/>
        </w:rPr>
        <w:annotationRef/>
      </w:r>
      <w:r w:rsidRPr="2D282690">
        <w:t>Yes, keep at 3!</w:t>
      </w:r>
    </w:p>
  </w:comment>
  <w:comment w:id="16" w:author="Stefanie B." w:date="2026-05-11T12:33:00Z" w:initials="">
    <w:p w14:paraId="191DD6E4"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is there much research done on this anyways? We may need to rethink once we have clarity on the findings</w:t>
      </w:r>
    </w:p>
  </w:comment>
  <w:comment w:id="17" w:author="Luttik, Daan" w:date="2026-06-07T16:03:00Z" w:initials="DL">
    <w:p w14:paraId="28C9ADB0" w14:textId="77777777" w:rsidR="00EB5DFF" w:rsidRDefault="00EB5DFF" w:rsidP="009E5D50">
      <w:pPr>
        <w:pStyle w:val="CommentText"/>
        <w:ind w:firstLine="0"/>
      </w:pPr>
      <w:r>
        <w:rPr>
          <w:rStyle w:val="CommentReference"/>
        </w:rPr>
        <w:annotationRef/>
      </w:r>
      <w:r>
        <w:t>Not a lot. But this is what I found most in the research...</w:t>
      </w:r>
    </w:p>
  </w:comment>
  <w:comment w:id="18" w:author="Beninger, Stefanie" w:date="2026-06-12T09:49:00Z" w:initials="BS">
    <w:p w14:paraId="61E7B9B0" w14:textId="37A242B2" w:rsidR="00A7223C" w:rsidRDefault="00A7223C">
      <w:pPr>
        <w:pStyle w:val="CommentText"/>
      </w:pPr>
      <w:r>
        <w:rPr>
          <w:rStyle w:val="CommentReference"/>
        </w:rPr>
        <w:annotationRef/>
      </w:r>
      <w:r w:rsidRPr="046F2CBA">
        <w:t>Yes, would be important to cite this here - can use the GBK studyreference 2025</w:t>
      </w:r>
    </w:p>
  </w:comment>
  <w:comment w:id="15" w:author="Stefanie B." w:date="2026-01-20T11:41:00Z" w:initials="">
    <w:p w14:paraId="5C191001"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Suggested some changes here - just basically needed to add some more details around why you would focus on Agentic AI</w:t>
      </w:r>
    </w:p>
  </w:comment>
  <w:comment w:id="20" w:author="Stefanie B." w:date="2026-05-11T12:35:00Z" w:initials="">
    <w:p w14:paraId="4887D2C0" w14:textId="77777777" w:rsidR="00EB5DFF" w:rsidRDefault="00EB5DFF" w:rsidP="00DC0191">
      <w:pPr>
        <w:pStyle w:val="CommentText"/>
        <w:ind w:firstLine="0"/>
      </w:pPr>
      <w:r>
        <w:rPr>
          <w:rStyle w:val="CommentReference"/>
        </w:rPr>
        <w:annotationRef/>
      </w:r>
      <w:r>
        <w:rPr>
          <w:color w:val="000000"/>
        </w:rPr>
        <w:t>this needs to be cited.</w:t>
      </w:r>
    </w:p>
  </w:comment>
  <w:comment w:id="21" w:author="Stefanie B." w:date="2026-05-11T12:35:00Z" w:initials="">
    <w:p w14:paraId="1DACE82B"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seems to be repetition of what came above</w:t>
      </w:r>
    </w:p>
  </w:comment>
  <w:comment w:id="23" w:author="Stefanie B." w:date="2026-05-11T12:36:00Z" w:initials="">
    <w:p w14:paraId="0D5379FD"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can be updated once we know the findings</w:t>
      </w:r>
    </w:p>
  </w:comment>
  <w:comment w:id="22" w:author="Luttik, Daan" w:date="2026-06-07T20:40:00Z" w:initials="DL">
    <w:p w14:paraId="567B9382" w14:textId="77777777" w:rsidR="00EB5DFF" w:rsidRDefault="00EB5DFF" w:rsidP="002139D2">
      <w:pPr>
        <w:pStyle w:val="CommentText"/>
        <w:ind w:firstLine="0"/>
      </w:pPr>
      <w:r>
        <w:rPr>
          <w:rStyle w:val="CommentReference"/>
        </w:rPr>
        <w:annotationRef/>
      </w:r>
      <w:r>
        <w:t>Updated based on discussion</w:t>
      </w:r>
    </w:p>
  </w:comment>
  <w:comment w:id="24" w:author="Luttik, Daan" w:date="2026-06-09T18:50:00Z" w:initials="DL">
    <w:p w14:paraId="5DD6CFB2" w14:textId="77777777" w:rsidR="00EB5DFF" w:rsidRDefault="00EB5DFF">
      <w:pPr>
        <w:pStyle w:val="CommentText"/>
        <w:ind w:firstLine="0"/>
      </w:pPr>
      <w:r>
        <w:rPr>
          <w:rStyle w:val="CommentReference"/>
        </w:rPr>
        <w:annotationRef/>
      </w:r>
      <w:r>
        <w:t xml:space="preserve">Move to conclusion based on the requirements from yasmina. </w:t>
      </w:r>
      <w:hyperlink r:id="rId1" w:history="1">
        <w:r w:rsidRPr="00FC49FF">
          <w:rPr>
            <w:rStyle w:val="Hyperlink"/>
          </w:rPr>
          <w:t>https://nyenrode.instructure.com/courses/5700/files/799810?module_item_id=160357</w:t>
        </w:r>
      </w:hyperlink>
    </w:p>
  </w:comment>
  <w:comment w:id="27" w:author="Stefanie B." w:date="2026-05-11T12:38:00Z" w:initials="">
    <w:p w14:paraId="14EAC7F8"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citation potentially needed here</w:t>
      </w:r>
    </w:p>
  </w:comment>
  <w:comment w:id="28" w:author="Stefanie B." w:date="2026-05-11T12:38:00Z" w:initials="">
    <w:p w14:paraId="0E062294"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perhaps describe this</w:t>
      </w:r>
    </w:p>
  </w:comment>
  <w:comment w:id="29" w:author="Stefanie B." w:date="2026-05-11T12:39:00Z" w:initials="">
    <w:p w14:paraId="1C69450F"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Good</w:t>
      </w:r>
    </w:p>
  </w:comment>
  <w:comment w:id="30" w:author="Stefanie B." w:date="2026-05-11T12:40:00Z" w:initials="">
    <w:p w14:paraId="0D8B1A42"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Might be good here to explain how it is used (e.g., above you mention that marketers define parameters, etc - how do marketers here engage/interact with ML?</w:t>
      </w:r>
    </w:p>
  </w:comment>
  <w:comment w:id="31" w:author="Luttik, Daan" w:date="2026-06-07T20:50:00Z" w:initials="DL">
    <w:p w14:paraId="2C7B063B" w14:textId="77777777" w:rsidR="00EB5DFF" w:rsidRDefault="00EB5DFF" w:rsidP="00CE1493">
      <w:pPr>
        <w:pStyle w:val="CommentText"/>
        <w:ind w:firstLine="0"/>
      </w:pPr>
      <w:r>
        <w:rPr>
          <w:rStyle w:val="CommentReference"/>
        </w:rPr>
        <w:annotationRef/>
      </w:r>
      <w:r>
        <w:t>I think that Is exactly what I do in the sentence after...</w:t>
      </w:r>
    </w:p>
  </w:comment>
  <w:comment w:id="32" w:author="Beninger, Stefanie" w:date="2026-06-12T09:51:00Z" w:initials="BS">
    <w:p w14:paraId="2381AF78" w14:textId="799C1252" w:rsidR="00480927" w:rsidRDefault="00480927">
      <w:pPr>
        <w:pStyle w:val="CommentText"/>
      </w:pPr>
      <w:r>
        <w:rPr>
          <w:rStyle w:val="CommentReference"/>
        </w:rPr>
        <w:annotationRef/>
      </w:r>
      <w:r w:rsidRPr="34FF1A3D">
        <w:t xml:space="preserve">I more meant to explain even in one sentence how machine learning can be helpful or used in these - even one example of, say, how the A/B testing is helped by Machine Learning? For people who don't know what machine learning is, it can help to be very specific </w:t>
      </w:r>
    </w:p>
  </w:comment>
  <w:comment w:id="33" w:author="Stefanie B." w:date="2026-05-11T12:40:00Z" w:initials="">
    <w:p w14:paraId="06AADE61"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citation needed</w:t>
      </w:r>
    </w:p>
  </w:comment>
  <w:comment w:id="34" w:author="Stefanie B." w:date="2026-05-11T12:41:00Z" w:initials="">
    <w:p w14:paraId="6421D3A7"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would need explanations</w:t>
      </w:r>
    </w:p>
  </w:comment>
  <w:comment w:id="35" w:author="Stefanie B." w:date="2026-05-11T12:42:00Z" w:initials="">
    <w:p w14:paraId="00C19227"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Great!</w:t>
      </w:r>
    </w:p>
  </w:comment>
  <w:comment w:id="36" w:author="Stefanie B." w:date="2026-05-11T12:42:00Z" w:initials="">
    <w:p w14:paraId="1D108589"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would need an explanation for the average reader</w:t>
      </w:r>
    </w:p>
  </w:comment>
  <w:comment w:id="37" w:author="Luttik, Daan" w:date="2026-06-07T20:52:00Z" w:initials="DL">
    <w:p w14:paraId="1DDFA86C" w14:textId="77777777" w:rsidR="00EB5DFF" w:rsidRDefault="00EB5DFF" w:rsidP="00CE1493">
      <w:pPr>
        <w:pStyle w:val="CommentText"/>
        <w:ind w:firstLine="0"/>
      </w:pPr>
      <w:r>
        <w:rPr>
          <w:rStyle w:val="CommentReference"/>
        </w:rPr>
        <w:annotationRef/>
      </w:r>
      <w:r>
        <w:t>I again believe that is exactly what I do in the sentence after 🙈… I feel like I might be missing your primary point.</w:t>
      </w:r>
    </w:p>
  </w:comment>
  <w:comment w:id="38" w:author="Beninger, Stefanie" w:date="2026-06-12T09:54:00Z" w:initials="BS">
    <w:p w14:paraId="78286AE4" w14:textId="478B25E7" w:rsidR="00960E92" w:rsidRDefault="00960E92">
      <w:pPr>
        <w:pStyle w:val="CommentText"/>
      </w:pPr>
      <w:r>
        <w:rPr>
          <w:rStyle w:val="CommentReference"/>
        </w:rPr>
        <w:annotationRef/>
      </w:r>
      <w:r w:rsidRPr="416B8752">
        <w:t>I understand that it is said AlexNet was use in image recognition, but for the average reader (likely your second reader), this is not enough - a simple add on could be to explain what it did (as "image recognition" leaves non-tech readers guessing and why it mattered) e.g., "AlexNet allowed for the easy classification of images, which meant xxx"</w:t>
      </w:r>
    </w:p>
  </w:comment>
  <w:comment w:id="39" w:author="Stefanie B." w:date="2026-05-11T12:43:00Z" w:initials="">
    <w:p w14:paraId="284CF96F"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spell out all acronyms the first time you use them</w:t>
      </w:r>
    </w:p>
  </w:comment>
  <w:comment w:id="42" w:author="Stefanie B." w:date="2026-05-11T12:44:00Z" w:initials="">
    <w:p w14:paraId="2C09F061"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Great - addresses my comment above. Can you move this definition up to when it first appears?</w:t>
      </w:r>
    </w:p>
  </w:comment>
  <w:comment w:id="41" w:author="Stefanie B." w:date="2026-05-11T12:52:00Z" w:initials="">
    <w:p w14:paraId="14577B4A"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and would be good to define all these three things</w:t>
      </w:r>
    </w:p>
  </w:comment>
  <w:comment w:id="44" w:author="Stefanie B." w:date="2026-05-11T12:44:00Z" w:initials="">
    <w:p w14:paraId="7B2190FF"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Good explanation! You are a strong writer</w:t>
      </w:r>
    </w:p>
  </w:comment>
  <w:comment w:id="45" w:author="Stefanie B." w:date="2026-05-11T12:52:00Z" w:initials="">
    <w:p w14:paraId="51C4774A"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maybe add one sentence to connect directly to marketing</w:t>
      </w:r>
    </w:p>
  </w:comment>
  <w:comment w:id="46" w:author="Stefanie B." w:date="2026-05-11T12:53:00Z" w:initials="">
    <w:p w14:paraId="792142A6"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and other elements?</w:t>
      </w:r>
    </w:p>
  </w:comment>
  <w:comment w:id="47" w:author="Stefanie B." w:date="2026-05-11T12:54:00Z" w:initials="">
    <w:p w14:paraId="0C06C24F"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it can be good in a few places here to put specific company-specific illustrative examples (e.g., For example, (company name) uses GenAI for xxx“</w:t>
      </w:r>
    </w:p>
  </w:comment>
  <w:comment w:id="49" w:author="Stefanie B." w:date="2026-05-11T12:54:00Z" w:initials="">
    <w:p w14:paraId="7A5908AB"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I’d include one cited definition of RAG here before saying what it can be useful for businesses for</w:t>
      </w:r>
    </w:p>
  </w:comment>
  <w:comment w:id="50" w:author="Stefanie B." w:date="2026-05-11T12:54:00Z" w:initials="">
    <w:p w14:paraId="44AE7C43"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I’d include one cited definition of RAG here before saying what it can be useful for businesses for</w:t>
      </w:r>
    </w:p>
  </w:comment>
  <w:comment w:id="52" w:author="Stefanie B." w:date="2026-05-11T13:05:00Z" w:initials="">
    <w:p w14:paraId="74E1DECB"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above is a great and easy to follow overview of the progression of AIs and relating it to marketing. To help readers feel the same for the text following this, try to provide more definitions and also to link it directly to marketing in a clear way</w:t>
      </w:r>
    </w:p>
  </w:comment>
  <w:comment w:id="51" w:author="Stefanie B." w:date="2026-05-11T12:55:00Z" w:initials="">
    <w:p w14:paraId="182D0464"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Can you also provide a sentence that says “In other words, RAG allows companies to xxx” to just make it more concrete for the readers who lack information.</w:t>
      </w:r>
    </w:p>
  </w:comment>
  <w:comment w:id="54" w:author="Stefanie B." w:date="2026-05-11T12:58:00Z" w:initials="">
    <w:p w14:paraId="120E2083"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is the first time this term is used... can you avoid using it or define it or put it in the context of the development you are describing</w:t>
      </w:r>
    </w:p>
  </w:comment>
  <w:comment w:id="55" w:author="Stefanie B." w:date="2026-05-11T13:00:00Z" w:initials="">
    <w:p w14:paraId="4301ED33"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When was this introduced?</w:t>
      </w:r>
    </w:p>
  </w:comment>
  <w:comment w:id="53" w:author="Stefanie B." w:date="2026-05-11T13:00:00Z" w:initials="">
    <w:p w14:paraId="3BF58C6D"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Good coverage here. It might be good to slow it down a bit - add a few sentences to explain what this all means, contextualize agentic systems, show how it differs more clearly and maybe with more illustrative examples</w:t>
      </w:r>
    </w:p>
  </w:comment>
  <w:comment w:id="56" w:author="Stefanie B." w:date="2026-05-11T13:04:00Z" w:initials="">
    <w:p w14:paraId="561915B3"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is also the first time or near the first time this is introduced, so make sure to also provide a definition and contextualize it in this development. it might be needed to be moved up too if it fits better there to introduce AI agents</w:t>
      </w:r>
    </w:p>
  </w:comment>
  <w:comment w:id="57" w:author="Stefanie B." w:date="2026-05-11T13:06:00Z" w:initials="">
    <w:p w14:paraId="1B6267A5"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can you link usage to marketing?</w:t>
      </w:r>
    </w:p>
  </w:comment>
  <w:comment w:id="58" w:author="Stefanie B." w:date="2026-05-11T13:06:00Z" w:initials="">
    <w:p w14:paraId="292EE2D5"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word use here?</w:t>
      </w:r>
    </w:p>
  </w:comment>
  <w:comment w:id="59" w:author="Stefanie B." w:date="2026-05-11T13:06:00Z" w:initials="">
    <w:p w14:paraId="06C0E092"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write our acronym here</w:t>
      </w:r>
    </w:p>
  </w:comment>
  <w:comment w:id="60" w:author="Stefanie B." w:date="2026-05-11T13:07:00Z" w:initials="">
    <w:p w14:paraId="3073F6B0"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the transition to Agentic AI is needed here... so explain how this before relates.</w:t>
      </w:r>
    </w:p>
  </w:comment>
  <w:comment w:id="62" w:author="Luttik, Daan" w:date="2026-06-09T19:10:00Z" w:initials="DL">
    <w:p w14:paraId="6BCB99DF" w14:textId="77777777" w:rsidR="00EB5DFF" w:rsidRDefault="00EB5DFF">
      <w:pPr>
        <w:pStyle w:val="CommentText"/>
        <w:ind w:firstLine="0"/>
      </w:pPr>
      <w:r>
        <w:rPr>
          <w:rStyle w:val="CommentReference"/>
        </w:rPr>
        <w:annotationRef/>
      </w:r>
      <w:r>
        <w:t>Maybe note how Agentic AI ensures that one system can be applied to a wide range of problems. Focussing on goals rather that optimizing specific choices. This requires different managerial effort.</w:t>
      </w:r>
    </w:p>
  </w:comment>
  <w:comment w:id="63" w:author="Beninger, Stefanie" w:date="2026-06-12T09:55:00Z" w:initials="BS">
    <w:p w14:paraId="7AB769F5" w14:textId="3D8452B8" w:rsidR="00960E92" w:rsidRDefault="00960E92">
      <w:pPr>
        <w:pStyle w:val="CommentText"/>
      </w:pPr>
      <w:r>
        <w:rPr>
          <w:rStyle w:val="CommentReference"/>
        </w:rPr>
        <w:annotationRef/>
      </w:r>
      <w:r w:rsidRPr="4131137F">
        <w:t>This would be great.</w:t>
      </w:r>
    </w:p>
  </w:comment>
  <w:comment w:id="64" w:author="Stefanie B." w:date="2026-05-11T13:07:00Z" w:initials="">
    <w:p w14:paraId="7CDAFB57"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 would then specify what definition you will use in the context of this paper and provide illustrative examples, including in marketing of what this can look like, and ideally a real-world example</w:t>
      </w:r>
    </w:p>
  </w:comment>
  <w:comment w:id="66" w:author="Luttik, Daan" w:date="2026-06-11T19:46:00Z" w:initials="DL">
    <w:p w14:paraId="49546D09" w14:textId="4DC7D9D6" w:rsidR="001677B2" w:rsidRDefault="001677B2" w:rsidP="001677B2">
      <w:pPr>
        <w:pStyle w:val="CommentText"/>
        <w:ind w:firstLine="0"/>
      </w:pPr>
      <w:r>
        <w:rPr>
          <w:rStyle w:val="CommentReference"/>
        </w:rPr>
        <w:annotationRef/>
      </w:r>
      <w:r>
        <w:fldChar w:fldCharType="begin"/>
      </w:r>
      <w:r>
        <w:instrText>HYPERLINK "mailto:s.beninger@nyenrode.nl"</w:instrText>
      </w:r>
      <w:bookmarkStart w:id="68" w:name="_@_7D1833B86FF34F228725D9576BB9B701Z"/>
      <w:r>
        <w:fldChar w:fldCharType="separate"/>
      </w:r>
      <w:bookmarkEnd w:id="68"/>
      <w:r w:rsidRPr="001677B2">
        <w:rPr>
          <w:rStyle w:val="Mention"/>
          <w:noProof/>
        </w:rPr>
        <w:t>@Beninger, Stefanie</w:t>
      </w:r>
      <w:r>
        <w:fldChar w:fldCharType="end"/>
      </w:r>
      <w:r>
        <w:t xml:space="preserve"> Your comment regarding colons was a little surprising to me. Would you also advise against these? Or would you just advice against them before quotes?</w:t>
      </w:r>
    </w:p>
  </w:comment>
  <w:comment w:id="67" w:author="Beninger, Stefanie" w:date="2026-06-12T09:56:00Z" w:initials="BS">
    <w:p w14:paraId="2AFC6CF6" w14:textId="544EA8CC" w:rsidR="009876D9" w:rsidRDefault="009876D9">
      <w:pPr>
        <w:pStyle w:val="CommentText"/>
      </w:pPr>
      <w:r>
        <w:rPr>
          <w:rStyle w:val="CommentReference"/>
        </w:rPr>
        <w:annotationRef/>
      </w:r>
      <w:r w:rsidRPr="4E19323C">
        <w:t xml:space="preserve">Just before quotes. colons are great, just convention in qual research is to write it more like a book would write dialogue, so using the comma. </w:t>
      </w:r>
    </w:p>
  </w:comment>
  <w:comment w:id="65" w:author="Luttik, Daan" w:date="2026-06-07T21:20:00Z" w:initials="DL">
    <w:p w14:paraId="77E93835" w14:textId="77777777" w:rsidR="00EB5DFF" w:rsidRDefault="00EB5DFF" w:rsidP="00511657">
      <w:pPr>
        <w:pStyle w:val="CommentText"/>
        <w:ind w:firstLine="0"/>
      </w:pPr>
      <w:r>
        <w:rPr>
          <w:rStyle w:val="CommentReference"/>
        </w:rPr>
        <w:annotationRef/>
      </w:r>
      <w:r>
        <w:t>This is worded slightly different from Moralles (especially point 2) but it has the hart of the point and fits what I actually did communicate.</w:t>
      </w:r>
    </w:p>
  </w:comment>
  <w:comment w:id="70" w:author="Luttik, Daan" w:date="2026-06-08T22:17:00Z" w:initials="DL">
    <w:p w14:paraId="491E2FFB" w14:textId="77777777" w:rsidR="00EB5DFF" w:rsidRDefault="00EB5DFF" w:rsidP="00FD610D">
      <w:pPr>
        <w:pStyle w:val="CommentText"/>
        <w:ind w:firstLine="0"/>
      </w:pPr>
      <w:r>
        <w:rPr>
          <w:rStyle w:val="CommentReference"/>
        </w:rPr>
        <w:annotationRef/>
      </w:r>
      <w:r>
        <w:t>Would it be logical to bring in non-academic sources here? Like articles from McKinsey? I have those ready but not applied in the paper...</w:t>
      </w:r>
    </w:p>
  </w:comment>
  <w:comment w:id="71" w:author="Beninger, Stefanie" w:date="2026-06-12T09:57:00Z" w:initials="BS">
    <w:p w14:paraId="665DF9A1" w14:textId="5F6E390E" w:rsidR="003C30EC" w:rsidRDefault="003C30EC">
      <w:pPr>
        <w:pStyle w:val="CommentText"/>
      </w:pPr>
      <w:r>
        <w:rPr>
          <w:rStyle w:val="CommentReference"/>
        </w:rPr>
        <w:annotationRef/>
      </w:r>
      <w:r w:rsidRPr="60FF2343">
        <w:t xml:space="preserve">It would be good to bring this in and specify where it is from a practicioners perspective. </w:t>
      </w:r>
    </w:p>
  </w:comment>
  <w:comment w:id="74" w:author="Beninger, Stefanie" w:date="2026-06-12T09:58:00Z" w:initials="BS">
    <w:p w14:paraId="58D99499" w14:textId="4A8D8705" w:rsidR="00C62FAB" w:rsidRDefault="00C62FAB">
      <w:pPr>
        <w:pStyle w:val="CommentText"/>
      </w:pPr>
      <w:r>
        <w:rPr>
          <w:rStyle w:val="CommentReference"/>
        </w:rPr>
        <w:annotationRef/>
      </w:r>
      <w:r w:rsidRPr="43316F0C">
        <w:t>I would add one sentence to say why it matters that this research is missing - this can be theoretical (e.g., what are we missing without this line of research) or practical (e.g., so many users/etc)</w:t>
      </w:r>
    </w:p>
  </w:comment>
  <w:comment w:id="75" w:author="Stefanie B." w:date="2026-05-11T13:33:00Z" w:initials="">
    <w:p w14:paraId="26238B39"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is there anything in terms of empirical work? It would be good to, throughout the lit review, signal where authors have theorized/guessed versus the actual empirical work (e.g., data collected). And then can specify this through “Authors suspect/theorize/suggest...” versus “Authors found ...”</w:t>
      </w:r>
    </w:p>
  </w:comment>
  <w:comment w:id="77" w:author="Stefanie B." w:date="2026-05-11T15:00:00Z" w:initials="">
    <w:p w14:paraId="3CA0D7C8"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 would move this up, and then put GenAI value/Agentic AI value discussions after this... so this would become 2.3</w:t>
      </w:r>
    </w:p>
  </w:comment>
  <w:comment w:id="81" w:author="Luttik, Daan" w:date="2026-06-07T20:32:00Z" w:initials="DL">
    <w:p w14:paraId="0182F7D7" w14:textId="77777777" w:rsidR="00EB5DFF" w:rsidRDefault="00EB5DFF" w:rsidP="000F33F9">
      <w:pPr>
        <w:pStyle w:val="CommentText"/>
        <w:ind w:firstLine="0"/>
      </w:pPr>
      <w:r>
        <w:rPr>
          <w:rStyle w:val="CommentReference"/>
        </w:rPr>
        <w:annotationRef/>
      </w:r>
      <w:r>
        <w:t>Im much happier with this now. It also actually reflects the points that I make in section 5.1.1.</w:t>
      </w:r>
    </w:p>
  </w:comment>
  <w:comment w:id="84" w:author="Stefanie B." w:date="2026-05-11T15:10:00Z" w:initials="">
    <w:p w14:paraId="186AA0F7"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Let’s revisit this to make sure we aren’t introducing new concepts</w:t>
      </w:r>
    </w:p>
  </w:comment>
  <w:comment w:id="85" w:author="Stefanie B." w:date="2026-05-11T15:10:00Z" w:initials="">
    <w:p w14:paraId="4DADDD80"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good summary</w:t>
      </w:r>
    </w:p>
  </w:comment>
  <w:comment w:id="88" w:author="Stefanie B." w:date="2025-12-02T09:45:00Z" w:initials="">
    <w:p w14:paraId="22175E91"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Really great start here! Lots of good elements. I have given a number of comments below - some of which can only be addressed after the study is done, but at least you can look forward what is needed in the future. Please don’t get shocked at the number of comments - this is really great stuff, and just focused on making it complete and elevating it. Really great start!</w:t>
      </w:r>
    </w:p>
  </w:comment>
  <w:comment w:id="95" w:author="Daan Luttik" w:date="2026-01-14T17:59:00Z" w:initials="">
    <w:p w14:paraId="5BCBAA79"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From Stefanie’s original comment: Here, you would eventually want to add more details: How many interviews, what their gender was, location was (and any other important details), the length of each interview, etc. This can be in table form as well.</w:t>
      </w:r>
    </w:p>
  </w:comment>
  <w:comment w:id="94" w:author="Daan Luttik" w:date="2026-05-03T19:25:00Z" w:initials="">
    <w:p w14:paraId="2F57BDA6"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is now in Appendix B (will be maintained)</w:t>
      </w:r>
    </w:p>
  </w:comment>
  <w:comment w:id="101" w:author="Stefanie B." w:date="2025-12-02T09:35:00Z" w:initials="">
    <w:p w14:paraId="54134D0A"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Can you describe how this was done? You might want to instead called it theoretical sampling - e.g., the focus on domain and technical experts.</w:t>
      </w:r>
    </w:p>
  </w:comment>
  <w:comment w:id="99" w:author="Daan Luttik" w:date="2026-05-03T19:33:00Z" w:initials="">
    <w:p w14:paraId="037F5A45"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As I understand it, theoretical sampling also implies that you follow where the insights lead you right? I.e. specifically targeting the gaps in the theory that you are creating with the grounded theory. That feels slightly dishonest. While I do specifically look for and target people that would fill the gap in my research nicely, the reality is that I am trying to include more than I could find targeting solely based on the gaps in my understanding.</w:t>
      </w:r>
    </w:p>
  </w:comment>
  <w:comment w:id="100" w:author="Beninger, Stefanie" w:date="2026-06-12T09:59:00Z" w:initials="BS">
    <w:p w14:paraId="7C0E2888" w14:textId="732FE668" w:rsidR="003633F3" w:rsidRDefault="00825D88">
      <w:pPr>
        <w:pStyle w:val="CommentText"/>
      </w:pPr>
      <w:r>
        <w:rPr>
          <w:rStyle w:val="CommentReference"/>
        </w:rPr>
        <w:annotationRef/>
      </w:r>
      <w:r w:rsidRPr="6405ABA9">
        <w:t>yes, that is sort of what theoretical sampling is - refine as you analyze data. keep as purposive sampling - that is fine</w:t>
      </w:r>
    </w:p>
  </w:comment>
  <w:comment w:id="96" w:author="Stefanie B." w:date="2026-05-11T15:12:00Z" w:initials="">
    <w:p w14:paraId="47B6B02E"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okay, let’s discuss</w:t>
      </w:r>
    </w:p>
  </w:comment>
  <w:comment w:id="97" w:author="Luttik, Daan" w:date="2026-06-07T21:24:00Z" w:initials="DL">
    <w:p w14:paraId="4691A782" w14:textId="77777777" w:rsidR="00C347CB" w:rsidRDefault="00C347CB" w:rsidP="008B26A2">
      <w:pPr>
        <w:pStyle w:val="CommentText"/>
        <w:ind w:firstLine="0"/>
      </w:pPr>
      <w:r>
        <w:rPr>
          <w:rStyle w:val="CommentReference"/>
        </w:rPr>
        <w:annotationRef/>
      </w:r>
      <w:r>
        <w:t>We still need to do so 🙈</w:t>
      </w:r>
    </w:p>
  </w:comment>
  <w:comment w:id="98" w:author="Beninger, Stefanie" w:date="2026-06-12T09:58:00Z" w:initials="BS">
    <w:p w14:paraId="626D28B7" w14:textId="569905E9" w:rsidR="00730EEC" w:rsidRDefault="00730EEC">
      <w:pPr>
        <w:pStyle w:val="CommentText"/>
      </w:pPr>
      <w:r>
        <w:rPr>
          <w:rStyle w:val="CommentReference"/>
        </w:rPr>
        <w:annotationRef/>
      </w:r>
      <w:r w:rsidRPr="71A6A2C7">
        <w:t>It's all good - keep as it is</w:t>
      </w:r>
    </w:p>
  </w:comment>
  <w:comment w:id="102" w:author="Luttik, Daan" w:date="2026-06-09T21:47:00Z" w:initials="DL">
    <w:p w14:paraId="5CD3F50D" w14:textId="77777777" w:rsidR="00C347CB" w:rsidRDefault="00C347CB" w:rsidP="000F72C1">
      <w:pPr>
        <w:pStyle w:val="CommentText"/>
        <w:ind w:firstLine="0"/>
      </w:pPr>
      <w:r>
        <w:rPr>
          <w:rStyle w:val="CommentReference"/>
        </w:rPr>
        <w:annotationRef/>
      </w:r>
      <w:r>
        <w:t>So I tried snowball sampling, but did not get any leads through it… So is still something that I should keep or remove?</w:t>
      </w:r>
    </w:p>
  </w:comment>
  <w:comment w:id="103" w:author="Beninger, Stefanie" w:date="2026-06-12T10:00:00Z" w:initials="BS">
    <w:p w14:paraId="35DEC75E" w14:textId="720A9D15" w:rsidR="003633F3" w:rsidRDefault="00825D88">
      <w:pPr>
        <w:pStyle w:val="CommentText"/>
      </w:pPr>
      <w:r>
        <w:rPr>
          <w:rStyle w:val="CommentReference"/>
        </w:rPr>
        <w:annotationRef/>
      </w:r>
      <w:r w:rsidRPr="6E4A6042">
        <w:t xml:space="preserve">if you did not get any people from it, you can leave it out. </w:t>
      </w:r>
    </w:p>
  </w:comment>
  <w:comment w:id="105" w:author="Daan Luttik" w:date="2026-04-27T16:03:00Z" w:initials="">
    <w:p w14:paraId="4A6CD0DC"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Maybe too specific?</w:t>
      </w:r>
    </w:p>
  </w:comment>
  <w:comment w:id="104" w:author="Stefanie B." w:date="2026-05-11T15:12:00Z" w:initials="">
    <w:p w14:paraId="4B95594B"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It would be good to specify that recruitment was done also via LinkedIn posts to provide clarity</w:t>
      </w:r>
    </w:p>
  </w:comment>
  <w:comment w:id="110" w:author="Stefanie B." w:date="2025-12-02T09:33:00Z" w:initials="">
    <w:p w14:paraId="3B8F7620"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Let’s revisit - are you looking at just Europe or another context? It would seem that the European context would differ a lot then other contexts regarding, say, the AI Act, etc? Is there any time frame of expertise you would like for the experts (e.g., working with AI for x years)? Any other factors that might be relevant?</w:t>
      </w:r>
    </w:p>
  </w:comment>
  <w:comment w:id="111" w:author="Luttik, Daan" w:date="2026-06-07T21:26:00Z" w:initials="DL">
    <w:p w14:paraId="09B38857" w14:textId="77777777" w:rsidR="00C347CB" w:rsidRDefault="00C347CB" w:rsidP="008B26A2">
      <w:pPr>
        <w:pStyle w:val="CommentText"/>
        <w:ind w:firstLine="0"/>
      </w:pPr>
      <w:r>
        <w:rPr>
          <w:rStyle w:val="CommentReference"/>
        </w:rPr>
        <w:annotationRef/>
      </w:r>
      <w:r>
        <w:t>This was accurate in the end. I did not really focus on geographical context or expertise. I did consider if I felt like people were close enough to the action that I thought they had something interesting to say though.</w:t>
      </w:r>
    </w:p>
  </w:comment>
  <w:comment w:id="112" w:author="Luttik, Daan" w:date="2026-06-07T21:26:00Z" w:initials="DL">
    <w:p w14:paraId="4782157F" w14:textId="77777777" w:rsidR="00C347CB" w:rsidRDefault="00C347CB" w:rsidP="00C347CB">
      <w:pPr>
        <w:pStyle w:val="CommentText"/>
        <w:ind w:firstLine="0"/>
      </w:pPr>
      <w:r>
        <w:rPr>
          <w:rStyle w:val="CommentReference"/>
        </w:rPr>
        <w:annotationRef/>
      </w:r>
      <w:r>
        <w:t xml:space="preserve">Oh from my earlier answer: </w:t>
      </w:r>
      <w:r>
        <w:rPr>
          <w:color w:val="000000"/>
        </w:rPr>
        <w:t>Regarding Europe: Honestly, I think that the impact of the AI Act is relatively limited for marketing purposes. The GDPR can be highly impactful, but with its reach and the existence of legislation like the CCPA, I honestly don’t think it should differ a lot. However, the likelihood that the sample is all-european is obviously there (however, getting in touch with e.g. silicon valley marketing leaders, and comparing insights would be super interesting). </w:t>
      </w:r>
    </w:p>
    <w:p w14:paraId="647F8333" w14:textId="77777777" w:rsidR="00C347CB" w:rsidRDefault="00C347CB" w:rsidP="00C347CB">
      <w:pPr>
        <w:pStyle w:val="CommentText"/>
        <w:ind w:firstLine="0"/>
      </w:pPr>
    </w:p>
    <w:p w14:paraId="0AD9221C" w14:textId="77777777" w:rsidR="00C347CB" w:rsidRDefault="00C347CB" w:rsidP="00C347CB">
      <w:pPr>
        <w:pStyle w:val="CommentText"/>
        <w:ind w:firstLine="0"/>
      </w:pPr>
      <w:r>
        <w:rPr>
          <w:color w:val="000000"/>
        </w:rPr>
        <w:t>My main thought about this is that finding a sufficient sample can be challenging, and I do not truly know what to expect from the snowball sampling and the insights from our interviewees. So I am mainly looking to keep my options open.</w:t>
      </w:r>
    </w:p>
    <w:p w14:paraId="46FE32D6" w14:textId="77777777" w:rsidR="00C347CB" w:rsidRDefault="00C347CB" w:rsidP="00C347CB">
      <w:pPr>
        <w:pStyle w:val="CommentText"/>
        <w:ind w:firstLine="0"/>
      </w:pPr>
    </w:p>
    <w:p w14:paraId="20F10B18" w14:textId="77777777" w:rsidR="00C347CB" w:rsidRDefault="00C347CB" w:rsidP="00C347CB">
      <w:pPr>
        <w:pStyle w:val="CommentText"/>
        <w:ind w:firstLine="0"/>
      </w:pPr>
      <w:r>
        <w:rPr>
          <w:color w:val="000000"/>
        </w:rPr>
        <w:t>So it is mainly a pragmatic choice rather than one based on academic rigor.</w:t>
      </w:r>
    </w:p>
  </w:comment>
  <w:comment w:id="113" w:author="Beninger, Stefanie" w:date="2026-06-12T10:23:00Z" w:initials="BS">
    <w:p w14:paraId="62C9EBB7" w14:textId="5A30C635" w:rsidR="00727D97" w:rsidRDefault="00727D97">
      <w:pPr>
        <w:pStyle w:val="CommentText"/>
      </w:pPr>
      <w:r>
        <w:rPr>
          <w:rStyle w:val="CommentReference"/>
        </w:rPr>
        <w:annotationRef/>
      </w:r>
      <w:r w:rsidRPr="347E8CC3">
        <w:t>You might have already added it, but specify the geography of the people and whatever other insights you have into the group to allow the reader to get to know them better</w:t>
      </w:r>
    </w:p>
  </w:comment>
  <w:comment w:id="109" w:author="Daan Luttik" w:date="2026-01-14T17:53:00Z" w:initials="">
    <w:p w14:paraId="5A4358E8"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 xml:space="preserve">Well, interesting question. </w:t>
      </w:r>
    </w:p>
    <w:p w14:paraId="64B6972B"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p>
    <w:p w14:paraId="4BD2331F"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r>
        <w:rPr>
          <w:rFonts w:ascii="Arial" w:eastAsia="Arial" w:hAnsi="Arial" w:cs="Arial"/>
          <w:color w:val="000000"/>
        </w:rPr>
        <w:t>Regarding Europe: Honestly, I think that the impact of the AI Act is relatively limited for marketing purposes. The GDPR can be highly impactful, but with its reach and the existence of legislation like the CCPA, I honestly don’t think it should differ a lot. However, the likelihood that the sample is all-european is obviously there (however, getting in touch with e.g. silicon valley marketing leaders, and comparing insights would be super interesting). </w:t>
      </w:r>
    </w:p>
    <w:p w14:paraId="5A0018AF"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p>
    <w:p w14:paraId="50BFC50B"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r>
        <w:rPr>
          <w:rFonts w:ascii="Arial" w:eastAsia="Arial" w:hAnsi="Arial" w:cs="Arial"/>
          <w:color w:val="000000"/>
        </w:rPr>
        <w:t>My main thought about this is that finding a sufficient sample can be challenging, and I do not truly know what to expect from the snowball sampling and the insights from our interviewees. So I am mainly looking to keep my options open.</w:t>
      </w:r>
    </w:p>
    <w:p w14:paraId="67F71E2C"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p>
    <w:p w14:paraId="0E4D5C66"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r>
        <w:rPr>
          <w:rFonts w:ascii="Arial" w:eastAsia="Arial" w:hAnsi="Arial" w:cs="Arial"/>
          <w:color w:val="000000"/>
        </w:rPr>
        <w:t>So it is mainly a pragmatic choice rather than one based on academic rigor.</w:t>
      </w:r>
    </w:p>
  </w:comment>
  <w:comment w:id="108" w:author="Daan Luttik" w:date="2026-04-27T16:29:00Z" w:initials="">
    <w:p w14:paraId="48DE636F"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Currently I’ve interviewed people who operate within teams based in the Netherlands, the UK, Germany and the US. I would have liked a more rounded international selection, but this is what I could reach (thus far). I think I should add a table noting the interviewees in a more specific way rather than including more specifications right? I did specify the general group I wanted to target in the section above.</w:t>
      </w:r>
    </w:p>
  </w:comment>
  <w:comment w:id="107" w:author="Daan Luttik" w:date="2026-04-27T16:30:00Z" w:initials="">
    <w:p w14:paraId="169983E0"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 did get some interesting comments about how privacy and security concerns differ internationally though.</w:t>
      </w:r>
    </w:p>
  </w:comment>
  <w:comment w:id="106" w:author="Stefanie B." w:date="2026-05-11T15:13:00Z" w:initials="">
    <w:p w14:paraId="1A64E718"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can be put in future research in Section 5.</w:t>
      </w:r>
    </w:p>
  </w:comment>
  <w:comment w:id="115" w:author="Daan Luttik" w:date="2026-05-31T16:54:00Z" w:initials="">
    <w:p w14:paraId="389B5590"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Don’t forget</w:t>
      </w:r>
    </w:p>
  </w:comment>
  <w:comment w:id="116" w:author="Daan Luttik" w:date="2026-05-31T16:53:00Z" w:initials="">
    <w:p w14:paraId="3A2E40FE"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Double check quality</w:t>
      </w:r>
    </w:p>
  </w:comment>
  <w:comment w:id="119" w:author="Beninger, Stefanie" w:date="2026-06-10T13:40:00Z" w:initials="BS">
    <w:p w14:paraId="5648FACF" w14:textId="77777777" w:rsidR="00D52A0C" w:rsidRDefault="00D52A0C">
      <w:pPr>
        <w:pStyle w:val="CommentText"/>
      </w:pPr>
      <w:r>
        <w:rPr>
          <w:rStyle w:val="CommentReference"/>
        </w:rPr>
        <w:annotationRef/>
      </w:r>
      <w:r w:rsidRPr="405AB01F">
        <w:t>this should go in the methodology section, near the end as part of data analysis. Consider including the definitions of at least the aggregated codes</w:t>
      </w:r>
    </w:p>
  </w:comment>
  <w:comment w:id="120" w:author="Beninger, Stefanie" w:date="2026-06-10T13:40:00Z" w:initials="BS">
    <w:p w14:paraId="48CAB60F" w14:textId="77777777" w:rsidR="00D52A0C" w:rsidRDefault="00D52A0C">
      <w:pPr>
        <w:pStyle w:val="CommentText"/>
      </w:pPr>
      <w:r>
        <w:rPr>
          <w:rStyle w:val="CommentReference"/>
        </w:rPr>
        <w:annotationRef/>
      </w:r>
      <w:r w:rsidRPr="5BCDD2A3">
        <w:t>we usually also call it "Open coding, focused coding, and theoretical coding" in pure grounded theory (different from my JBR article)</w:t>
      </w:r>
    </w:p>
  </w:comment>
  <w:comment w:id="121" w:author="Beninger, Stefanie" w:date="2026-06-10T13:41:00Z" w:initials="BS">
    <w:p w14:paraId="23B735A4" w14:textId="77777777" w:rsidR="00D52A0C" w:rsidRDefault="00D52A0C">
      <w:pPr>
        <w:pStyle w:val="CommentText"/>
      </w:pPr>
      <w:r>
        <w:rPr>
          <w:rStyle w:val="CommentReference"/>
        </w:rPr>
        <w:annotationRef/>
      </w:r>
      <w:r w:rsidRPr="4860EA7C">
        <w:t>consider to put in lines here, as it can be unclear which part belongs to what</w:t>
      </w:r>
    </w:p>
  </w:comment>
  <w:comment w:id="122" w:author="Luttik, Daan" w:date="2026-06-10T14:12:00Z" w:initials="DL">
    <w:p w14:paraId="4691A666" w14:textId="77777777" w:rsidR="00D52A0C" w:rsidRDefault="00D52A0C" w:rsidP="00C44A65">
      <w:pPr>
        <w:pStyle w:val="CommentText"/>
        <w:ind w:firstLine="0"/>
      </w:pPr>
      <w:r>
        <w:rPr>
          <w:rStyle w:val="CommentReference"/>
        </w:rPr>
        <w:annotationRef/>
      </w:r>
      <w:r>
        <w:t xml:space="preserve">I want to do this. But as I understand it that is not allowed by the Nyenrode house style… But if you can back me up on that 😉 </w:t>
      </w:r>
    </w:p>
  </w:comment>
  <w:comment w:id="123" w:author="Beninger, Stefanie" w:date="2026-06-12T10:23:00Z" w:initials="BS">
    <w:p w14:paraId="5CA97E61" w14:textId="77777777" w:rsidR="00D52A0C" w:rsidRDefault="00D52A0C">
      <w:pPr>
        <w:pStyle w:val="CommentText"/>
      </w:pPr>
      <w:r>
        <w:rPr>
          <w:rStyle w:val="CommentReference"/>
        </w:rPr>
        <w:annotationRef/>
      </w:r>
      <w:r w:rsidRPr="7DF29E1C">
        <w:t>Whaaat ha that is wild. I woudl put in the lines, I will argue for it</w:t>
      </w:r>
    </w:p>
  </w:comment>
  <w:comment w:id="118" w:author="Luttik, Daan" w:date="2026-06-12T19:26:00Z" w:initials="DL">
    <w:p w14:paraId="4959E1DF" w14:textId="77777777" w:rsidR="00B13535" w:rsidRDefault="00B13535" w:rsidP="00B13535">
      <w:pPr>
        <w:pStyle w:val="CommentText"/>
        <w:ind w:firstLine="0"/>
      </w:pPr>
      <w:r>
        <w:rPr>
          <w:rStyle w:val="CommentReference"/>
        </w:rPr>
        <w:annotationRef/>
      </w:r>
      <w:r>
        <w:t>Needs to be updated.</w:t>
      </w:r>
    </w:p>
  </w:comment>
  <w:comment w:id="124" w:author="Beninger, Stefanie" w:date="2026-06-10T13:41:00Z" w:initials="BS">
    <w:p w14:paraId="6D623B95" w14:textId="77777777" w:rsidR="00D52A0C" w:rsidRDefault="00D52A0C">
      <w:pPr>
        <w:pStyle w:val="CommentText"/>
      </w:pPr>
      <w:r>
        <w:rPr>
          <w:rStyle w:val="CommentReference"/>
        </w:rPr>
        <w:annotationRef/>
      </w:r>
      <w:r w:rsidRPr="432EAA66">
        <w:t xml:space="preserve">were these words used in the descriptive codes - 'observing'? if not, then perhaps consider removing it. </w:t>
      </w:r>
    </w:p>
  </w:comment>
  <w:comment w:id="130" w:author="Beninger, Stefanie" w:date="2026-06-10T13:48:00Z" w:initials="BS">
    <w:p w14:paraId="1F3B69B3" w14:textId="2D9E1116" w:rsidR="00F04B97" w:rsidRDefault="00D104EC">
      <w:pPr>
        <w:pStyle w:val="CommentText"/>
      </w:pPr>
      <w:r>
        <w:rPr>
          <w:rStyle w:val="CommentReference"/>
        </w:rPr>
        <w:annotationRef/>
      </w:r>
      <w:r w:rsidRPr="0D0697CD">
        <w:t>The comments in this section apply to the entire FIndings, so make sure to follow the guidance that I gave for 4.1.1. for each subsection/findings</w:t>
      </w:r>
    </w:p>
  </w:comment>
  <w:comment w:id="131" w:author="Beninger, Stefanie" w:date="2026-06-10T13:46:00Z" w:initials="BS">
    <w:p w14:paraId="69FE6E55" w14:textId="42C8381F" w:rsidR="00F04B97" w:rsidRDefault="00D104EC">
      <w:pPr>
        <w:pStyle w:val="CommentText"/>
      </w:pPr>
      <w:r>
        <w:rPr>
          <w:rStyle w:val="CommentReference"/>
        </w:rPr>
        <w:annotationRef/>
      </w:r>
      <w:r w:rsidRPr="7FB87046">
        <w:t xml:space="preserve">I would avoid such small paragraphs of only 1-2 sentences. under here - try to build out one clear paragraph that has a focus - e.g. - (1) what is is (extend on this), (2) speed (extend on this - bring up the quote at the end of this sub-section about speed causing them to have to think about not being experts in everything), (3) abandoning old systems (give more examples/describe more) (4) blurring between types of AI. </w:t>
      </w:r>
    </w:p>
  </w:comment>
  <w:comment w:id="132" w:author="Beninger, Stefanie" w:date="2026-06-10T13:47:00Z" w:initials="BS">
    <w:p w14:paraId="29A222A9" w14:textId="4458F3EA" w:rsidR="00BC7013" w:rsidRDefault="00D104EC">
      <w:pPr>
        <w:pStyle w:val="CommentText"/>
      </w:pPr>
      <w:r>
        <w:rPr>
          <w:rStyle w:val="CommentReference"/>
        </w:rPr>
        <w:annotationRef/>
      </w:r>
      <w:r w:rsidRPr="322EA450">
        <w:t xml:space="preserve">avoid : and use commas , </w:t>
      </w:r>
    </w:p>
  </w:comment>
  <w:comment w:id="133" w:author="Beninger, Stefanie" w:date="2026-06-10T13:47:00Z" w:initials="BS">
    <w:p w14:paraId="6AD2AED1" w14:textId="0E4F9A5A" w:rsidR="00F04B97" w:rsidRDefault="00D104EC">
      <w:pPr>
        <w:pStyle w:val="CommentText"/>
      </w:pPr>
      <w:r>
        <w:rPr>
          <w:rStyle w:val="CommentReference"/>
        </w:rPr>
        <w:annotationRef/>
      </w:r>
      <w:r w:rsidRPr="06A02CFB">
        <w:t>block quotes need to be single spaced under APA</w:t>
      </w:r>
    </w:p>
  </w:comment>
  <w:comment w:id="134" w:author="Luttik, Daan" w:date="2026-06-10T15:04:00Z" w:initials="DL">
    <w:p w14:paraId="028149B9" w14:textId="77777777" w:rsidR="009D74A4" w:rsidRDefault="009D74A4" w:rsidP="009D74A4">
      <w:pPr>
        <w:pStyle w:val="CommentText"/>
        <w:ind w:firstLine="0"/>
      </w:pPr>
      <w:r>
        <w:rPr>
          <w:rStyle w:val="CommentReference"/>
        </w:rPr>
        <w:annotationRef/>
      </w:r>
      <w:r>
        <w:t>This styling makes me a little sad, but I fixed it l😅</w:t>
      </w:r>
    </w:p>
  </w:comment>
  <w:comment w:id="135" w:author="Luttik, Daan" w:date="2026-06-12T23:39:00Z" w:initials="DL">
    <w:p w14:paraId="086CA749" w14:textId="77777777" w:rsidR="00325241" w:rsidRDefault="00325241" w:rsidP="00325241">
      <w:pPr>
        <w:pStyle w:val="CommentText"/>
        <w:ind w:firstLine="0"/>
      </w:pPr>
      <w:r>
        <w:rPr>
          <w:rStyle w:val="CommentReference"/>
        </w:rPr>
        <w:annotationRef/>
      </w:r>
      <w:r>
        <w:t>Since we are not using colons.. Would you use a full-stop here ‘.’ or still a comma?</w:t>
      </w:r>
    </w:p>
  </w:comment>
  <w:comment w:id="137" w:author="Beninger, Stefanie" w:date="2026-06-10T13:54:00Z" w:initials="BS">
    <w:p w14:paraId="1835B6BE" w14:textId="6B610264" w:rsidR="00F04B97" w:rsidRDefault="00D104EC">
      <w:pPr>
        <w:pStyle w:val="CommentText"/>
      </w:pPr>
      <w:r>
        <w:rPr>
          <w:rStyle w:val="CommentReference"/>
        </w:rPr>
        <w:annotationRef/>
      </w:r>
      <w:r w:rsidRPr="35BBAC57">
        <w:t>this section is good. deleted some spacing to make them longer, more cohesive paragraphs</w:t>
      </w:r>
    </w:p>
  </w:comment>
  <w:comment w:id="138" w:author="Daan Luttik" w:date="2026-06-01T18:21:00Z" w:initials="">
    <w:p w14:paraId="1B801549"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also signals the gap between optics-and-reality</w:t>
      </w:r>
    </w:p>
  </w:comment>
  <w:comment w:id="139" w:author="Beninger, Stefanie" w:date="2026-06-10T13:49:00Z" w:initials="BS">
    <w:p w14:paraId="1742B944" w14:textId="75114933" w:rsidR="00F04B97" w:rsidRDefault="00D104EC">
      <w:pPr>
        <w:pStyle w:val="CommentText"/>
      </w:pPr>
      <w:r>
        <w:rPr>
          <w:rStyle w:val="CommentReference"/>
        </w:rPr>
        <w:annotationRef/>
      </w:r>
      <w:r w:rsidRPr="2FF4A119">
        <w:t>needs to be a block quote because +40 words</w:t>
      </w:r>
    </w:p>
  </w:comment>
  <w:comment w:id="140" w:author="Beninger, Stefanie" w:date="2026-06-10T13:50:00Z" w:initials="BS">
    <w:p w14:paraId="4691123E" w14:textId="7482A624" w:rsidR="00F04B97" w:rsidRDefault="00D104EC">
      <w:pPr>
        <w:pStyle w:val="CommentText"/>
      </w:pPr>
      <w:r>
        <w:rPr>
          <w:rStyle w:val="CommentReference"/>
        </w:rPr>
        <w:annotationRef/>
      </w:r>
      <w:r w:rsidRPr="6D287FBB">
        <w:t xml:space="preserve">missing words here </w:t>
      </w:r>
    </w:p>
  </w:comment>
  <w:comment w:id="141" w:author="Luttik, Daan" w:date="2026-06-11T19:50:00Z" w:initials="DL">
    <w:p w14:paraId="1CE81906" w14:textId="77777777" w:rsidR="00E137D9" w:rsidRDefault="00E137D9" w:rsidP="00E137D9">
      <w:pPr>
        <w:pStyle w:val="CommentText"/>
        <w:ind w:firstLine="0"/>
      </w:pPr>
      <w:r>
        <w:rPr>
          <w:rStyle w:val="CommentReference"/>
        </w:rPr>
        <w:annotationRef/>
      </w:r>
      <w:r>
        <w:t>Potentially unwanted colon?</w:t>
      </w:r>
    </w:p>
  </w:comment>
  <w:comment w:id="142" w:author="Luttik, Daan" w:date="2026-06-12T09:56:00Z" w:initials="DL">
    <w:p w14:paraId="507C810C" w14:textId="77777777" w:rsidR="00D65600" w:rsidRDefault="00D65600" w:rsidP="00D65600">
      <w:pPr>
        <w:pStyle w:val="CommentText"/>
        <w:ind w:firstLine="0"/>
      </w:pPr>
      <w:r>
        <w:rPr>
          <w:rStyle w:val="CommentReference"/>
        </w:rPr>
        <w:annotationRef/>
      </w:r>
      <w:r>
        <w:t>@Beninger, Stefanie, the “avoid :” comment was surprising to me (my spell checker doesn’t agree 😅). So now I’m reconsidering colons like these. I could remove all occurrences throughout the document but that might not be what you would prefer either.</w:t>
      </w:r>
    </w:p>
  </w:comment>
  <w:comment w:id="143" w:author="Beninger, Stefanie" w:date="2026-06-12T10:24:00Z" w:initials="BS">
    <w:p w14:paraId="2D23C641" w14:textId="59D3F4C9" w:rsidR="00C02A71" w:rsidRDefault="00C02A71">
      <w:pPr>
        <w:pStyle w:val="CommentText"/>
      </w:pPr>
      <w:r>
        <w:rPr>
          <w:rStyle w:val="CommentReference"/>
        </w:rPr>
        <w:annotationRef/>
      </w:r>
      <w:r w:rsidRPr="3BDF7F6F">
        <w:t>keep them except for the quotes. it is also your writing style - so go with what is unique to you</w:t>
      </w:r>
    </w:p>
  </w:comment>
  <w:comment w:id="144" w:author="Beninger, Stefanie" w:date="2026-06-10T13:50:00Z" w:initials="BS">
    <w:p w14:paraId="7C32CBE8" w14:textId="5A987C15" w:rsidR="00F04B97" w:rsidRDefault="00D104EC">
      <w:pPr>
        <w:pStyle w:val="CommentText"/>
      </w:pPr>
      <w:r>
        <w:rPr>
          <w:rStyle w:val="CommentReference"/>
        </w:rPr>
        <w:annotationRef/>
      </w:r>
      <w:r w:rsidRPr="484828A3">
        <w:t>spell out</w:t>
      </w:r>
    </w:p>
  </w:comment>
  <w:comment w:id="145" w:author="Luttik, Daan" w:date="2026-06-13T00:02:00Z" w:initials="DL">
    <w:p w14:paraId="39CC8F33" w14:textId="77777777" w:rsidR="00CB4741" w:rsidRDefault="00CB4741" w:rsidP="00CB4741">
      <w:pPr>
        <w:pStyle w:val="CommentText"/>
        <w:ind w:firstLine="0"/>
      </w:pPr>
      <w:r>
        <w:rPr>
          <w:rStyle w:val="CommentReference"/>
        </w:rPr>
        <w:annotationRef/>
      </w:r>
      <w:r>
        <w:t>I don’t do a lot of forward referencing. But here it feels very logical. If you disagree I’ll duplicate a quote.</w:t>
      </w:r>
    </w:p>
  </w:comment>
  <w:comment w:id="148" w:author="Daan Luttik" w:date="2026-06-01T18:23:00Z" w:initials="">
    <w:p w14:paraId="48B9090A"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Not the name of the code. Rather the key purpose of this section.</w:t>
      </w:r>
    </w:p>
  </w:comment>
  <w:comment w:id="151" w:author="Luttik, Daan" w:date="2026-06-12T11:34:00Z" w:initials="DL">
    <w:p w14:paraId="487646A1" w14:textId="77777777" w:rsidR="0048054C" w:rsidRDefault="0048054C" w:rsidP="0048054C">
      <w:pPr>
        <w:pStyle w:val="CommentText"/>
        <w:ind w:firstLine="0"/>
      </w:pPr>
      <w:r>
        <w:rPr>
          <w:rStyle w:val="CommentReference"/>
        </w:rPr>
        <w:annotationRef/>
      </w:r>
      <w:r>
        <w:t>Redefine the chapter..</w:t>
      </w:r>
    </w:p>
  </w:comment>
  <w:comment w:id="150" w:author="Luttik, Daan" w:date="2026-06-12T11:44:00Z" w:initials="DL">
    <w:p w14:paraId="18AA2116" w14:textId="77777777" w:rsidR="004F591B" w:rsidRDefault="004F591B" w:rsidP="004F591B">
      <w:pPr>
        <w:pStyle w:val="CommentText"/>
        <w:ind w:firstLine="0"/>
      </w:pPr>
      <w:r>
        <w:rPr>
          <w:rStyle w:val="CommentReference"/>
        </w:rPr>
        <w:annotationRef/>
      </w:r>
      <w:r>
        <w:t>Redo based on updated structure.</w:t>
      </w:r>
    </w:p>
  </w:comment>
  <w:comment w:id="149" w:author="Luttik, Daan" w:date="2026-06-12T23:45:00Z" w:initials="DL">
    <w:p w14:paraId="35613F38" w14:textId="503E3E6E" w:rsidR="0074757B" w:rsidRDefault="0074757B" w:rsidP="0074757B">
      <w:pPr>
        <w:pStyle w:val="CommentText"/>
        <w:ind w:firstLine="0"/>
      </w:pPr>
      <w:r>
        <w:rPr>
          <w:rStyle w:val="CommentReference"/>
        </w:rPr>
        <w:annotationRef/>
      </w:r>
      <w:r>
        <w:fldChar w:fldCharType="begin"/>
      </w:r>
      <w:r>
        <w:instrText>HYPERLINK "mailto:s.beninger@nyenrode.nl"</w:instrText>
      </w:r>
      <w:bookmarkStart w:id="152" w:name="_@_4D2E2173561E4304BBB44C940BFC8766Z"/>
      <w:r>
        <w:fldChar w:fldCharType="separate"/>
      </w:r>
      <w:bookmarkEnd w:id="152"/>
      <w:r w:rsidRPr="0074757B">
        <w:rPr>
          <w:rStyle w:val="Mention"/>
          <w:noProof/>
        </w:rPr>
        <w:t>@Beninger, Stefanie</w:t>
      </w:r>
      <w:r>
        <w:fldChar w:fldCharType="end"/>
      </w:r>
      <w:r>
        <w:t xml:space="preserve"> I do not use the exact working of the chapter where, but I feel like that is benefitial here. Do you agree? Or would you advice against doing that ever?</w:t>
      </w:r>
    </w:p>
  </w:comment>
  <w:comment w:id="153" w:author="Luttik, Daan" w:date="2026-06-12T15:33:00Z" w:initials="DL">
    <w:p w14:paraId="7452F165" w14:textId="77777777" w:rsidR="00850BBD" w:rsidRDefault="00850BBD" w:rsidP="00850BBD">
      <w:pPr>
        <w:pStyle w:val="CommentText"/>
        <w:ind w:firstLine="0"/>
      </w:pPr>
      <w:r>
        <w:rPr>
          <w:rStyle w:val="CommentReference"/>
        </w:rPr>
        <w:annotationRef/>
      </w:r>
      <w:r>
        <w:t>Redefine after finishing.</w:t>
      </w:r>
    </w:p>
  </w:comment>
  <w:comment w:id="158" w:author="Luttik, Daan" w:date="2026-06-11T22:10:00Z" w:initials="DL">
    <w:p w14:paraId="0BE380EE" w14:textId="77777777" w:rsidR="000D4927" w:rsidRDefault="000D4927" w:rsidP="000D4927">
      <w:pPr>
        <w:pStyle w:val="CommentText"/>
        <w:ind w:firstLine="0"/>
      </w:pPr>
      <w:r>
        <w:rPr>
          <w:rStyle w:val="CommentReference"/>
        </w:rPr>
        <w:annotationRef/>
      </w:r>
      <w:r>
        <w:t>Rewrite too,…</w:t>
      </w:r>
    </w:p>
  </w:comment>
  <w:comment w:id="159" w:author="Luttik, Daan" w:date="2026-06-12T19:20:00Z" w:initials="DL">
    <w:p w14:paraId="53D06298" w14:textId="77777777" w:rsidR="00692BE6" w:rsidRDefault="00692BE6" w:rsidP="00692BE6">
      <w:pPr>
        <w:pStyle w:val="CommentText"/>
        <w:ind w:firstLine="0"/>
      </w:pPr>
      <w:r>
        <w:rPr>
          <w:rStyle w:val="CommentReference"/>
        </w:rPr>
        <w:annotationRef/>
      </w:r>
      <w:r>
        <w:t>Maybe relevant for the discussion..</w:t>
      </w:r>
    </w:p>
  </w:comment>
  <w:comment w:id="160" w:author="Luttik, Daan" w:date="2026-06-12T23:06:00Z" w:initials="DL">
    <w:p w14:paraId="2C30BD3B" w14:textId="77777777" w:rsidR="008423AC" w:rsidRDefault="008423AC" w:rsidP="008423AC">
      <w:pPr>
        <w:pStyle w:val="CommentText"/>
        <w:ind w:firstLine="0"/>
      </w:pPr>
      <w:r>
        <w:rPr>
          <w:rStyle w:val="CommentReference"/>
        </w:rPr>
        <w:annotationRef/>
      </w:r>
      <w:r>
        <w:t>Will be moved anyways.</w:t>
      </w:r>
    </w:p>
  </w:comment>
  <w:comment w:id="168" w:author="Luttik, Daan" w:date="2026-06-12T22:15:00Z" w:initials="DL">
    <w:p w14:paraId="430EE7A7" w14:textId="28460FDE" w:rsidR="006A37E8" w:rsidRDefault="006A37E8" w:rsidP="006A37E8">
      <w:pPr>
        <w:pStyle w:val="CommentText"/>
        <w:ind w:firstLine="0"/>
      </w:pPr>
      <w:r>
        <w:rPr>
          <w:rStyle w:val="CommentReference"/>
        </w:rPr>
        <w:annotationRef/>
      </w:r>
      <w:r>
        <w:fldChar w:fldCharType="begin"/>
      </w:r>
      <w:r>
        <w:instrText>HYPERLINK "mailto:s.beninger@nyenrode.nl"</w:instrText>
      </w:r>
      <w:bookmarkStart w:id="169" w:name="_@_F74A959799DE4D9F825B4C2BF7D4BEECZ"/>
      <w:r>
        <w:fldChar w:fldCharType="separate"/>
      </w:r>
      <w:bookmarkEnd w:id="169"/>
      <w:r w:rsidRPr="006A37E8">
        <w:rPr>
          <w:rStyle w:val="Mention"/>
          <w:noProof/>
        </w:rPr>
        <w:t>@Beninger, Stefanie</w:t>
      </w:r>
      <w:r>
        <w:fldChar w:fldCharType="end"/>
      </w:r>
      <w:r>
        <w:t xml:space="preserve"> This one is conflicting to me. It is very clear to me that people leverage these technical resources they frequently note is as a key tailwind for their initiatives, but never state explicitly that they </w:t>
      </w:r>
      <w:r>
        <w:rPr>
          <w:i/>
          <w:iCs/>
        </w:rPr>
        <w:t>use</w:t>
      </w:r>
      <w:r>
        <w:t xml:space="preserve"> these resources, they only state explicitly that they </w:t>
      </w:r>
      <w:r>
        <w:rPr>
          <w:i/>
          <w:iCs/>
        </w:rPr>
        <w:t>need</w:t>
      </w:r>
      <w:r>
        <w:t xml:space="preserve"> these resources… So it’s clear but also implicit.</w:t>
      </w:r>
      <w:r>
        <w:br/>
      </w:r>
      <w:r>
        <w:br/>
        <w:t>Wondering if you think my wording on this in the text is logical.</w:t>
      </w:r>
    </w:p>
  </w:comment>
  <w:comment w:id="171" w:author="Beninger, Stefanie" w:date="2026-06-10T14:26:00Z" w:initials="BS">
    <w:p w14:paraId="15333CDE" w14:textId="36689C5A" w:rsidR="00BC7013" w:rsidRDefault="00D104EC">
      <w:pPr>
        <w:pStyle w:val="CommentText"/>
      </w:pPr>
      <w:r>
        <w:rPr>
          <w:rStyle w:val="CommentReference"/>
        </w:rPr>
        <w:annotationRef/>
      </w:r>
      <w:r w:rsidRPr="15147F57">
        <w:t>I would suggest to further synthesize and reduce this section - it is related to capabilities around data and the technical - this can be moved upwards into the part talking about lack of capabilities (page 30) to avoid repetition and enhance coherence, depth, clarity</w:t>
      </w:r>
    </w:p>
  </w:comment>
  <w:comment w:id="175" w:author="Luttik, Daan" w:date="2026-06-12T11:03:00Z" w:initials="DL">
    <w:p w14:paraId="2956EBDE" w14:textId="77777777" w:rsidR="00EF524A" w:rsidRDefault="00EF524A" w:rsidP="00EF524A">
      <w:pPr>
        <w:pStyle w:val="CommentText"/>
        <w:ind w:firstLine="0"/>
      </w:pPr>
      <w:r>
        <w:rPr>
          <w:rStyle w:val="CommentReference"/>
        </w:rPr>
        <w:annotationRef/>
      </w:r>
      <w:r>
        <w:t>Not the biggest fan of the wording. But it brings about the passive nature.</w:t>
      </w:r>
    </w:p>
  </w:comment>
  <w:comment w:id="178" w:author="Luttik, Daan" w:date="2026-06-12T11:11:00Z" w:initials="DL">
    <w:p w14:paraId="6FD157D9" w14:textId="77777777" w:rsidR="00E348D4" w:rsidRDefault="00E348D4" w:rsidP="002C16CA">
      <w:pPr>
        <w:pStyle w:val="CommentText"/>
        <w:ind w:firstLine="0"/>
      </w:pPr>
      <w:r>
        <w:rPr>
          <w:rStyle w:val="CommentReference"/>
        </w:rPr>
        <w:annotationRef/>
      </w:r>
      <w:r>
        <w:t>Find a good example of moving around the barriers..</w:t>
      </w:r>
    </w:p>
  </w:comment>
  <w:comment w:id="176" w:author="Luttik, Daan" w:date="2026-06-12T16:10:00Z" w:initials="DL">
    <w:p w14:paraId="009E8C01" w14:textId="77777777" w:rsidR="00752FCC" w:rsidRDefault="00752FCC" w:rsidP="00752FCC">
      <w:pPr>
        <w:pStyle w:val="CommentText"/>
        <w:ind w:firstLine="0"/>
      </w:pPr>
      <w:r>
        <w:rPr>
          <w:rStyle w:val="CommentReference"/>
        </w:rPr>
        <w:annotationRef/>
      </w:r>
      <w:r>
        <w:t>Compliance wording.</w:t>
      </w:r>
    </w:p>
  </w:comment>
  <w:comment w:id="177" w:author="Luttik, Daan" w:date="2026-06-12T16:10:00Z" w:initials="DL">
    <w:p w14:paraId="28799D2C" w14:textId="77777777" w:rsidR="00752FCC" w:rsidRDefault="00752FCC" w:rsidP="00752FCC">
      <w:pPr>
        <w:pStyle w:val="CommentText"/>
        <w:ind w:firstLine="0"/>
      </w:pPr>
      <w:r>
        <w:rPr>
          <w:rStyle w:val="CommentReference"/>
        </w:rPr>
        <w:annotationRef/>
      </w:r>
      <w:r>
        <w:t>Ensure we have something in lit rev.</w:t>
      </w:r>
    </w:p>
  </w:comment>
  <w:comment w:id="180" w:author="Luttik, Daan" w:date="2026-06-11T21:03:00Z" w:initials="DL">
    <w:p w14:paraId="5061B2E3" w14:textId="77777777" w:rsidR="00320990" w:rsidRDefault="00320990" w:rsidP="00DA506C">
      <w:pPr>
        <w:pStyle w:val="CommentText"/>
        <w:ind w:firstLine="0"/>
      </w:pPr>
      <w:r>
        <w:rPr>
          <w:rStyle w:val="CommentReference"/>
        </w:rPr>
        <w:annotationRef/>
      </w:r>
      <w:r>
        <w:t>Rewrite</w:t>
      </w:r>
    </w:p>
  </w:comment>
  <w:comment w:id="181" w:author="Beninger, Stefanie" w:date="2026-06-10T14:37:00Z" w:initials="BS">
    <w:p w14:paraId="220D2C76" w14:textId="6F916B2D" w:rsidR="00BC7013" w:rsidRDefault="00D104EC">
      <w:pPr>
        <w:pStyle w:val="CommentText"/>
      </w:pPr>
      <w:r>
        <w:rPr>
          <w:rStyle w:val="CommentReference"/>
        </w:rPr>
        <w:annotationRef/>
      </w:r>
      <w:r w:rsidRPr="3E8BBE32">
        <w:t xml:space="preserve">avoid italics </w:t>
      </w:r>
    </w:p>
  </w:comment>
  <w:comment w:id="184" w:author="Daan Luttik" w:date="2026-05-25T16:35:00Z" w:initials="">
    <w:p w14:paraId="7C5E7ACA"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 considered using value creation. But this might be more concrete.</w:t>
      </w:r>
    </w:p>
  </w:comment>
  <w:comment w:id="185" w:author="Beninger, Stefanie" w:date="2026-06-10T14:43:00Z" w:initials="BS">
    <w:p w14:paraId="65CB6948" w14:textId="33C845FE" w:rsidR="00BC7013" w:rsidRDefault="00D104EC">
      <w:pPr>
        <w:pStyle w:val="CommentText"/>
      </w:pPr>
      <w:r>
        <w:rPr>
          <w:rStyle w:val="CommentReference"/>
        </w:rPr>
        <w:annotationRef/>
      </w:r>
      <w:r w:rsidRPr="1C2ED56B">
        <w:t>agreed</w:t>
      </w:r>
    </w:p>
  </w:comment>
  <w:comment w:id="186" w:author="Beninger, Stefanie" w:date="2026-06-10T14:45:00Z" w:initials="BS">
    <w:p w14:paraId="45A94064" w14:textId="1BAD0E72" w:rsidR="00BC7013" w:rsidRDefault="00D104EC">
      <w:pPr>
        <w:pStyle w:val="CommentText"/>
      </w:pPr>
      <w:r>
        <w:rPr>
          <w:rStyle w:val="CommentReference"/>
        </w:rPr>
        <w:annotationRef/>
      </w:r>
      <w:r w:rsidRPr="020AD138">
        <w:t>can you provide a few more examples here?</w:t>
      </w:r>
    </w:p>
  </w:comment>
  <w:comment w:id="187" w:author="Luttik, Daan" w:date="2026-06-12T23:34:00Z" w:initials="DL">
    <w:p w14:paraId="5B0F987F" w14:textId="77777777" w:rsidR="009B29E4" w:rsidRDefault="009B29E4" w:rsidP="009B29E4">
      <w:pPr>
        <w:pStyle w:val="CommentText"/>
        <w:ind w:firstLine="0"/>
      </w:pPr>
      <w:r>
        <w:rPr>
          <w:rStyle w:val="CommentReference"/>
        </w:rPr>
        <w:annotationRef/>
      </w:r>
      <w:r>
        <w:t>I’ve added one or more per example for the entire value section.</w:t>
      </w:r>
    </w:p>
  </w:comment>
  <w:comment w:id="188" w:author="Beninger, Stefanie" w:date="2026-06-10T14:44:00Z" w:initials="BS">
    <w:p w14:paraId="4BBEC5B4" w14:textId="13F9E5F3" w:rsidR="00BC7013" w:rsidRDefault="00D104EC">
      <w:pPr>
        <w:pStyle w:val="CommentText"/>
      </w:pPr>
      <w:r>
        <w:rPr>
          <w:rStyle w:val="CommentReference"/>
        </w:rPr>
        <w:annotationRef/>
      </w:r>
      <w:r w:rsidRPr="30E0B23B">
        <w:t>this needs to be defined - usually is the ratio between input and output</w:t>
      </w:r>
    </w:p>
  </w:comment>
  <w:comment w:id="189" w:author="Beninger, Stefanie" w:date="2026-06-10T14:44:00Z" w:initials="BS">
    <w:p w14:paraId="3CBE3868" w14:textId="4E5C0BB6" w:rsidR="00BC7013" w:rsidRDefault="00D104EC">
      <w:pPr>
        <w:pStyle w:val="CommentText"/>
      </w:pPr>
      <w:r>
        <w:rPr>
          <w:rStyle w:val="CommentReference"/>
        </w:rPr>
        <w:annotationRef/>
      </w:r>
      <w:r w:rsidRPr="503D72F2">
        <w:t>definition needed</w:t>
      </w:r>
    </w:p>
  </w:comment>
  <w:comment w:id="190" w:author="Beninger, Stefanie" w:date="2026-06-10T14:45:00Z" w:initials="BS">
    <w:p w14:paraId="0F5DDD43" w14:textId="1CD84AC2" w:rsidR="00BC7013" w:rsidRDefault="00D104EC">
      <w:pPr>
        <w:pStyle w:val="CommentText"/>
      </w:pPr>
      <w:r>
        <w:rPr>
          <w:rStyle w:val="CommentReference"/>
        </w:rPr>
        <w:annotationRef/>
      </w:r>
      <w:r w:rsidRPr="580C944E">
        <w:t>can you provide more quotes here to support?</w:t>
      </w:r>
    </w:p>
  </w:comment>
  <w:comment w:id="193" w:author="Luttik, Daan" w:date="2026-06-06T21:39:00Z" w:initials="DL">
    <w:p w14:paraId="24FDB33B" w14:textId="77777777" w:rsidR="00193055" w:rsidRDefault="00193055" w:rsidP="00850F75">
      <w:pPr>
        <w:pStyle w:val="CommentText"/>
        <w:ind w:firstLine="0"/>
      </w:pPr>
      <w:r>
        <w:rPr>
          <w:rStyle w:val="CommentReference"/>
        </w:rPr>
        <w:annotationRef/>
      </w:r>
      <w:r>
        <w:t>This feels like a discussion style statement. But brand risk might not be relevant enough to bring into the discussion...</w:t>
      </w:r>
    </w:p>
  </w:comment>
  <w:comment w:id="194" w:author="Beninger, Stefanie" w:date="2026-06-12T11:40:00Z" w:initials="BS">
    <w:p w14:paraId="446907C6" w14:textId="0467261D" w:rsidR="008E2935" w:rsidRDefault="008E2935">
      <w:pPr>
        <w:pStyle w:val="CommentText"/>
      </w:pPr>
      <w:r>
        <w:rPr>
          <w:rStyle w:val="CommentReference"/>
        </w:rPr>
        <w:annotationRef/>
      </w:r>
      <w:r w:rsidRPr="6382B3CB">
        <w:t xml:space="preserve">Yes - unless it is support by data. Did they say that? Did you find that in the data? If it is your conclusion - that </w:t>
      </w:r>
      <w:r w:rsidRPr="445F2AAC">
        <w:rPr>
          <w:i/>
          <w:iCs/>
        </w:rPr>
        <w:t xml:space="preserve">perhaps </w:t>
      </w:r>
      <w:r w:rsidRPr="6DF1FD0A">
        <w:t xml:space="preserve">this can be true - then move to the Discussion. Could be a further future research area. </w:t>
      </w:r>
    </w:p>
  </w:comment>
  <w:comment w:id="195" w:author="Luttik, Daan" w:date="2026-06-12T23:32:00Z" w:initials="DL">
    <w:p w14:paraId="29A66DDC" w14:textId="77777777" w:rsidR="00544A7A" w:rsidRDefault="00544A7A" w:rsidP="00544A7A">
      <w:pPr>
        <w:pStyle w:val="CommentText"/>
        <w:ind w:firstLine="0"/>
      </w:pPr>
      <w:r>
        <w:rPr>
          <w:rStyle w:val="CommentReference"/>
        </w:rPr>
        <w:annotationRef/>
      </w:r>
      <w:r>
        <w:t>No it is not so I’ll move it!</w:t>
      </w:r>
    </w:p>
  </w:comment>
  <w:comment w:id="196" w:author="Luttik, Daan" w:date="2026-06-11T21:04:00Z" w:initials="DL">
    <w:p w14:paraId="35376966" w14:textId="77777777" w:rsidR="0032746D" w:rsidRDefault="00DA506C" w:rsidP="0032746D">
      <w:pPr>
        <w:pStyle w:val="CommentText"/>
        <w:ind w:firstLine="0"/>
      </w:pPr>
      <w:r>
        <w:rPr>
          <w:rStyle w:val="CommentReference"/>
        </w:rPr>
        <w:annotationRef/>
      </w:r>
      <w:r w:rsidR="0032746D">
        <w:t>Move to discussion or remove?</w:t>
      </w:r>
    </w:p>
  </w:comment>
  <w:comment w:id="197" w:author="Luttik, Daan" w:date="2026-06-12T23:33:00Z" w:initials="DL">
    <w:p w14:paraId="4ADF0675" w14:textId="4038FE81" w:rsidR="0070486A" w:rsidRDefault="0070486A" w:rsidP="0070486A">
      <w:pPr>
        <w:pStyle w:val="CommentText"/>
        <w:ind w:firstLine="0"/>
      </w:pPr>
      <w:r>
        <w:rPr>
          <w:rStyle w:val="CommentReference"/>
        </w:rPr>
        <w:annotationRef/>
      </w:r>
      <w:r>
        <w:fldChar w:fldCharType="begin"/>
      </w:r>
      <w:r>
        <w:instrText>HYPERLINK "mailto:s.beninger@nyenrode.nl"</w:instrText>
      </w:r>
      <w:bookmarkStart w:id="199" w:name="_@_966A57235E2841AB9D1C216A25F44671Z"/>
      <w:r>
        <w:fldChar w:fldCharType="separate"/>
      </w:r>
      <w:bookmarkEnd w:id="199"/>
      <w:r w:rsidRPr="0070486A">
        <w:rPr>
          <w:rStyle w:val="Mention"/>
          <w:noProof/>
        </w:rPr>
        <w:t>@Beninger, Stefanie</w:t>
      </w:r>
      <w:r>
        <w:fldChar w:fldCharType="end"/>
      </w:r>
      <w:r>
        <w:t xml:space="preserve"> do you think tables like these are benefitial? They feel helpful to interpret the content efficiently, but to me it doesn’t feel academic-like.</w:t>
      </w:r>
    </w:p>
  </w:comment>
  <w:comment w:id="201" w:author="Beninger, Stefanie" w:date="2026-06-10T15:03:00Z" w:initials="BS">
    <w:p w14:paraId="44040703" w14:textId="290041CF" w:rsidR="00BC7013" w:rsidRDefault="00D104EC">
      <w:pPr>
        <w:pStyle w:val="CommentText"/>
      </w:pPr>
      <w:r>
        <w:rPr>
          <w:rStyle w:val="CommentReference"/>
        </w:rPr>
        <w:annotationRef/>
      </w:r>
      <w:r w:rsidRPr="4347B6DD">
        <w:t>not needed</w:t>
      </w:r>
    </w:p>
  </w:comment>
  <w:comment w:id="202" w:author="Beninger, Stefanie" w:date="2026-06-10T15:03:00Z" w:initials="BS">
    <w:p w14:paraId="62F5C78C" w14:textId="27F07E29" w:rsidR="00BC7013" w:rsidRDefault="00D104EC">
      <w:pPr>
        <w:pStyle w:val="CommentText"/>
      </w:pPr>
      <w:r>
        <w:rPr>
          <w:rStyle w:val="CommentReference"/>
        </w:rPr>
        <w:annotationRef/>
      </w:r>
      <w:r w:rsidRPr="0F77751B">
        <w:t>maybe write this up in a more accessible way - as if you were speaking to an audience</w:t>
      </w:r>
    </w:p>
  </w:comment>
  <w:comment w:id="205" w:author="Luttik, Daan" w:date="2026-06-09T19:07:00Z" w:initials="DL">
    <w:p w14:paraId="27F0383F" w14:textId="77777777" w:rsidR="00EB5DFF" w:rsidRDefault="00EB5DFF">
      <w:pPr>
        <w:pStyle w:val="CommentText"/>
        <w:ind w:firstLine="0"/>
      </w:pPr>
      <w:r>
        <w:rPr>
          <w:rStyle w:val="CommentReference"/>
        </w:rPr>
        <w:annotationRef/>
      </w:r>
      <w:r>
        <w:t>Source?</w:t>
      </w:r>
    </w:p>
  </w:comment>
  <w:comment w:id="206" w:author="Beninger, Stefanie" w:date="2026-06-10T15:02:00Z" w:initials="BS">
    <w:p w14:paraId="682C1B04" w14:textId="61020F2E" w:rsidR="00BC7013" w:rsidRDefault="00D104EC">
      <w:pPr>
        <w:pStyle w:val="CommentText"/>
      </w:pPr>
      <w:r>
        <w:rPr>
          <w:rStyle w:val="CommentReference"/>
        </w:rPr>
        <w:annotationRef/>
      </w:r>
      <w:r w:rsidRPr="29E31E6E">
        <w:t>Yes make sure to add a source</w:t>
      </w:r>
    </w:p>
  </w:comment>
  <w:comment w:id="207" w:author="Beninger, Stefanie" w:date="2026-06-10T15:03:00Z" w:initials="BS">
    <w:p w14:paraId="6B15EEAD" w14:textId="7E7D8F3E" w:rsidR="00BC7013" w:rsidRDefault="00D104EC">
      <w:pPr>
        <w:pStyle w:val="CommentText"/>
      </w:pPr>
      <w:r>
        <w:rPr>
          <w:rStyle w:val="CommentReference"/>
        </w:rPr>
        <w:annotationRef/>
      </w:r>
      <w:r w:rsidRPr="64D2FB50">
        <w:t>this paragraph can be moved up to the introduction of this section</w:t>
      </w:r>
    </w:p>
  </w:comment>
  <w:comment w:id="208" w:author="Beninger, Stefanie" w:date="2026-06-10T15:04:00Z" w:initials="BS">
    <w:p w14:paraId="3E420868" w14:textId="767EF8D8" w:rsidR="00BC7013" w:rsidRDefault="00D104EC">
      <w:pPr>
        <w:pStyle w:val="CommentText"/>
      </w:pPr>
      <w:r>
        <w:rPr>
          <w:rStyle w:val="CommentReference"/>
        </w:rPr>
        <w:annotationRef/>
      </w:r>
      <w:r w:rsidRPr="694E59C6">
        <w:t>make sure this reflects the resulting (final) model in the end - see my comments above</w:t>
      </w:r>
    </w:p>
  </w:comment>
  <w:comment w:id="209" w:author="Beninger, Stefanie" w:date="2026-06-10T15:04:00Z" w:initials="BS">
    <w:p w14:paraId="7A161798" w14:textId="2D936BCD" w:rsidR="00BC7013" w:rsidRDefault="00D104EC">
      <w:pPr>
        <w:pStyle w:val="CommentText"/>
      </w:pPr>
      <w:r>
        <w:rPr>
          <w:rStyle w:val="CommentReference"/>
        </w:rPr>
        <w:annotationRef/>
      </w:r>
      <w:r w:rsidRPr="5E5A493A">
        <w:t>I would avoid these sub-subheadings in this section - not really needed</w:t>
      </w:r>
    </w:p>
  </w:comment>
  <w:comment w:id="210" w:author="Beninger, Stefanie" w:date="2026-06-10T15:05:00Z" w:initials="BS">
    <w:p w14:paraId="2C017631" w14:textId="6E15827D" w:rsidR="00BC7013" w:rsidRDefault="00D104EC">
      <w:pPr>
        <w:pStyle w:val="CommentText"/>
      </w:pPr>
      <w:r>
        <w:rPr>
          <w:rStyle w:val="CommentReference"/>
        </w:rPr>
        <w:annotationRef/>
      </w:r>
      <w:r w:rsidRPr="05C77E6E">
        <w:t xml:space="preserve">This can be focused on the E of ensnaring etc - that is is not only an enablerm but a inhibitor. Cool! </w:t>
      </w:r>
    </w:p>
  </w:comment>
  <w:comment w:id="211" w:author="Beninger, Stefanie" w:date="2026-06-10T15:06:00Z" w:initials="BS">
    <w:p w14:paraId="36100F38" w14:textId="69D102C1" w:rsidR="00BC7013" w:rsidRDefault="00D104EC">
      <w:pPr>
        <w:pStyle w:val="CommentText"/>
      </w:pPr>
      <w:r>
        <w:rPr>
          <w:rStyle w:val="CommentReference"/>
        </w:rPr>
        <w:annotationRef/>
      </w:r>
      <w:r w:rsidRPr="5200ACD5">
        <w:t>how does this relate to Enholm? Can you provide more details here on what you mean</w:t>
      </w:r>
    </w:p>
  </w:comment>
  <w:comment w:id="212" w:author="Beninger, Stefanie" w:date="2026-06-10T15:07:00Z" w:initials="BS">
    <w:p w14:paraId="2B444EE4" w14:textId="5E747CF0" w:rsidR="00BC7013" w:rsidRDefault="00D104EC">
      <w:pPr>
        <w:pStyle w:val="CommentText"/>
      </w:pPr>
      <w:r>
        <w:rPr>
          <w:rStyle w:val="CommentReference"/>
        </w:rPr>
        <w:annotationRef/>
      </w:r>
      <w:r w:rsidRPr="3250B118">
        <w:t xml:space="preserve">Cool! If it is then that you think the reverse - that business leaders need to become digital leaders? Then explicitly state that in a 'laymans' sentence. </w:t>
      </w:r>
    </w:p>
  </w:comment>
  <w:comment w:id="214" w:author="Beninger, Stefanie" w:date="2026-06-10T15:07:00Z" w:initials="BS">
    <w:p w14:paraId="76A1E804" w14:textId="5C8E29F1" w:rsidR="00BC7013" w:rsidRDefault="00D104EC">
      <w:pPr>
        <w:pStyle w:val="CommentText"/>
      </w:pPr>
      <w:r>
        <w:rPr>
          <w:rStyle w:val="CommentReference"/>
        </w:rPr>
        <w:annotationRef/>
      </w:r>
      <w:r w:rsidRPr="2F7D840B">
        <w:t>avoid using 'this' and 'it' with a subject... check the thesis for this</w:t>
      </w:r>
    </w:p>
  </w:comment>
  <w:comment w:id="220" w:author="Beninger, Stefanie" w:date="2026-06-10T15:07:00Z" w:initials="BS">
    <w:p w14:paraId="12B4AFD7" w14:textId="66C5C1CF" w:rsidR="00BC7013" w:rsidRDefault="00D104EC">
      <w:pPr>
        <w:pStyle w:val="CommentText"/>
      </w:pPr>
      <w:r>
        <w:rPr>
          <w:rStyle w:val="CommentReference"/>
        </w:rPr>
        <w:annotationRef/>
      </w:r>
      <w:r w:rsidRPr="5125F3E8">
        <w:t>no need to italizs</w:t>
      </w:r>
    </w:p>
  </w:comment>
  <w:comment w:id="223" w:author="Beninger, Stefanie" w:date="2026-06-10T15:07:00Z" w:initials="BS">
    <w:p w14:paraId="31BE8FC8" w14:textId="4357EC95" w:rsidR="00BC7013" w:rsidRDefault="00D104EC">
      <w:pPr>
        <w:pStyle w:val="CommentText"/>
      </w:pPr>
      <w:r>
        <w:rPr>
          <w:rStyle w:val="CommentReference"/>
        </w:rPr>
        <w:annotationRef/>
      </w:r>
      <w:r w:rsidRPr="6D3885D6">
        <w:t xml:space="preserve">avoid italics </w:t>
      </w:r>
    </w:p>
  </w:comment>
  <w:comment w:id="224" w:author="Beninger, Stefanie" w:date="2026-06-10T15:08:00Z" w:initials="BS">
    <w:p w14:paraId="111FA387" w14:textId="1EEF7F94" w:rsidR="00BC7013" w:rsidRDefault="00D104EC">
      <w:pPr>
        <w:pStyle w:val="CommentText"/>
      </w:pPr>
      <w:r>
        <w:rPr>
          <w:rStyle w:val="CommentReference"/>
        </w:rPr>
        <w:annotationRef/>
      </w:r>
      <w:r w:rsidRPr="60B96C51">
        <w:t>I wouldn't' do this - just tell us here what we need to know.</w:t>
      </w:r>
    </w:p>
  </w:comment>
  <w:comment w:id="225" w:author="Beninger, Stefanie" w:date="2026-06-10T15:10:00Z" w:initials="BS">
    <w:p w14:paraId="5A08B8B9" w14:textId="2CE4DC47" w:rsidR="00BC7013" w:rsidRDefault="00D104EC">
      <w:pPr>
        <w:pStyle w:val="CommentText"/>
      </w:pPr>
      <w:r>
        <w:rPr>
          <w:rStyle w:val="CommentReference"/>
        </w:rPr>
        <w:annotationRef/>
      </w:r>
      <w:r w:rsidRPr="26BA92EC">
        <w:t xml:space="preserve">say the traps here </w:t>
      </w:r>
    </w:p>
  </w:comment>
  <w:comment w:id="226" w:author="Beninger, Stefanie" w:date="2026-06-10T15:11:00Z" w:initials="BS">
    <w:p w14:paraId="0D092D30" w14:textId="743656F0" w:rsidR="00BC7013" w:rsidRDefault="00D104EC">
      <w:pPr>
        <w:pStyle w:val="CommentText"/>
      </w:pPr>
      <w:r>
        <w:rPr>
          <w:rStyle w:val="CommentReference"/>
        </w:rPr>
        <w:annotationRef/>
      </w:r>
      <w:r w:rsidRPr="7F2117E9">
        <w:t>state the elements here</w:t>
      </w:r>
    </w:p>
  </w:comment>
  <w:comment w:id="227" w:author="Beninger, Stefanie" w:date="2026-06-10T15:12:00Z" w:initials="BS">
    <w:p w14:paraId="4F6D9575" w14:textId="307726AF" w:rsidR="00BC7013" w:rsidRDefault="00D104EC">
      <w:pPr>
        <w:pStyle w:val="CommentText"/>
      </w:pPr>
      <w:r>
        <w:rPr>
          <w:rStyle w:val="CommentReference"/>
        </w:rPr>
        <w:annotationRef/>
      </w:r>
      <w:r w:rsidRPr="4A16E36B">
        <w:t xml:space="preserve">cite the works here and list what it is that they signaled </w:t>
      </w:r>
    </w:p>
  </w:comment>
  <w:comment w:id="232" w:author="Beninger, Stefanie" w:date="2026-06-10T15:12:00Z" w:initials="BS">
    <w:p w14:paraId="111FDB18" w14:textId="0BD1F6F2" w:rsidR="00BC7013" w:rsidRDefault="00D104EC">
      <w:pPr>
        <w:pStyle w:val="CommentText"/>
      </w:pPr>
      <w:r>
        <w:rPr>
          <w:rStyle w:val="CommentReference"/>
        </w:rPr>
        <w:annotationRef/>
      </w:r>
      <w:r w:rsidRPr="119C14C9">
        <w:t>which ones?</w:t>
      </w:r>
    </w:p>
  </w:comment>
  <w:comment w:id="233" w:author="Beninger, Stefanie" w:date="2026-06-10T15:12:00Z" w:initials="BS">
    <w:p w14:paraId="52110513" w14:textId="4C2BC135" w:rsidR="00BC7013" w:rsidRDefault="00D104EC">
      <w:pPr>
        <w:pStyle w:val="CommentText"/>
      </w:pPr>
      <w:r>
        <w:rPr>
          <w:rStyle w:val="CommentReference"/>
        </w:rPr>
        <w:annotationRef/>
      </w:r>
      <w:r w:rsidRPr="5A5B102B">
        <w:t>are we still in the phase of digital transformation?</w:t>
      </w:r>
    </w:p>
  </w:comment>
  <w:comment w:id="239" w:author="Stefanie B." w:date="2026-01-20T11:38:00Z" w:initials="">
    <w:p w14:paraId="45AA8A4D"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needs to be simplified. Perhaps, just “What are the benefits of implementing Agentic AI” and “What are the drawbacks (including risks) of implementing Agentic AI?”</w:t>
      </w:r>
    </w:p>
  </w:comment>
  <w:comment w:id="238" w:author="Beninger, Stefanie" w:date="2026-06-10T15:15:00Z" w:initials="BS">
    <w:p w14:paraId="137B891F" w14:textId="550431CD" w:rsidR="00BC7013" w:rsidRDefault="00D104EC">
      <w:pPr>
        <w:pStyle w:val="CommentText"/>
      </w:pPr>
      <w:r>
        <w:rPr>
          <w:rStyle w:val="CommentReference"/>
        </w:rPr>
        <w:annotationRef/>
      </w:r>
      <w:r w:rsidRPr="0C88428E">
        <w:t>I would simplify this subquestion - it seems to be more about 'translating" or how to managers 'realize' to be more simplistic. Consider what the question really sought to do - it seems overly complex right now</w:t>
      </w:r>
    </w:p>
  </w:comment>
  <w:comment w:id="240" w:author="Beninger, Stefanie" w:date="2026-06-10T15:13:00Z" w:initials="BS">
    <w:p w14:paraId="656A159F" w14:textId="33091C15" w:rsidR="00BC7013" w:rsidRDefault="00D104EC">
      <w:pPr>
        <w:pStyle w:val="CommentText"/>
      </w:pPr>
      <w:r>
        <w:rPr>
          <w:rStyle w:val="CommentReference"/>
        </w:rPr>
        <w:annotationRef/>
      </w:r>
      <w:r w:rsidRPr="2745028E">
        <w:t xml:space="preserve">don't link to the sections, just spell out here. </w:t>
      </w:r>
    </w:p>
  </w:comment>
  <w:comment w:id="241" w:author="Beninger, Stefanie" w:date="2026-06-10T15:16:00Z" w:initials="BS">
    <w:p w14:paraId="6D4B48E3" w14:textId="3EEBB433" w:rsidR="00BC7013" w:rsidRDefault="00D104EC">
      <w:pPr>
        <w:pStyle w:val="CommentText"/>
      </w:pPr>
      <w:r>
        <w:rPr>
          <w:rStyle w:val="CommentReference"/>
        </w:rPr>
        <w:annotationRef/>
      </w:r>
      <w:r w:rsidRPr="53BA7B03">
        <w:t>I am not super convinced this is really different from scanning... It might be best to remove Teece</w:t>
      </w:r>
    </w:p>
  </w:comment>
  <w:comment w:id="244" w:author="Beninger, Stefanie" w:date="2026-06-10T15:17:00Z" w:initials="BS">
    <w:p w14:paraId="6DA0297F" w14:textId="2E3857A9" w:rsidR="00BC7013" w:rsidRDefault="00D104EC">
      <w:pPr>
        <w:pStyle w:val="CommentText"/>
      </w:pPr>
      <w:r>
        <w:rPr>
          <w:rStyle w:val="CommentReference"/>
        </w:rPr>
        <w:annotationRef/>
      </w:r>
      <w:r w:rsidRPr="3E1BB148">
        <w:t xml:space="preserve">I would remove this subheading - using the word 'steering' adds yet another word - this is the role of the findings. So stick with the findings framing. </w:t>
      </w:r>
    </w:p>
  </w:comment>
  <w:comment w:id="243" w:author="Luttik, Daan" w:date="2026-06-12T13:39:00Z" w:initials="DL">
    <w:p w14:paraId="56299735" w14:textId="77777777" w:rsidR="00303E2F" w:rsidRDefault="00303E2F" w:rsidP="00303E2F">
      <w:pPr>
        <w:pStyle w:val="CommentText"/>
        <w:ind w:firstLine="0"/>
      </w:pPr>
      <w:r>
        <w:rPr>
          <w:rStyle w:val="CommentReference"/>
        </w:rPr>
        <w:annotationRef/>
      </w:r>
      <w:r>
        <w:t>To consider: rings of Control:</w:t>
      </w:r>
    </w:p>
    <w:p w14:paraId="149AA19A" w14:textId="77777777" w:rsidR="00303E2F" w:rsidRDefault="00303E2F" w:rsidP="00303E2F">
      <w:pPr>
        <w:pStyle w:val="CommentText"/>
        <w:ind w:firstLine="0"/>
      </w:pPr>
      <w:r>
        <w:t>- High control over marketing resources</w:t>
      </w:r>
    </w:p>
    <w:p w14:paraId="0B364027" w14:textId="77777777" w:rsidR="00303E2F" w:rsidRDefault="00303E2F" w:rsidP="00303E2F">
      <w:pPr>
        <w:pStyle w:val="CommentText"/>
        <w:ind w:firstLine="0"/>
      </w:pPr>
      <w:r>
        <w:t>- Steering capability regarding technical resources</w:t>
      </w:r>
    </w:p>
    <w:p w14:paraId="52FF36BF" w14:textId="77777777" w:rsidR="00303E2F" w:rsidRDefault="00303E2F" w:rsidP="00303E2F">
      <w:pPr>
        <w:pStyle w:val="CommentText"/>
        <w:ind w:firstLine="0"/>
      </w:pPr>
      <w:r>
        <w:t>- Typically no control over governance framework</w:t>
      </w:r>
    </w:p>
  </w:comment>
  <w:comment w:id="245" w:author="Beninger, Stefanie" w:date="2026-06-10T15:18:00Z" w:initials="BS">
    <w:p w14:paraId="2F53084A" w14:textId="255BCD42" w:rsidR="00BC7013" w:rsidRDefault="00D104EC">
      <w:pPr>
        <w:pStyle w:val="CommentText"/>
      </w:pPr>
      <w:r>
        <w:rPr>
          <w:rStyle w:val="CommentReference"/>
        </w:rPr>
        <w:annotationRef/>
      </w:r>
      <w:r w:rsidRPr="3475A2A5">
        <w:t>Not sure the data supports this - as data points to lack of capabilites as a major issue</w:t>
      </w:r>
    </w:p>
  </w:comment>
  <w:comment w:id="246" w:author="Beninger, Stefanie" w:date="2026-06-10T15:18:00Z" w:initials="BS">
    <w:p w14:paraId="4A734D5E" w14:textId="5E76F4AD" w:rsidR="00BC7013" w:rsidRDefault="00D104EC">
      <w:pPr>
        <w:pStyle w:val="CommentText"/>
      </w:pPr>
      <w:r>
        <w:rPr>
          <w:rStyle w:val="CommentReference"/>
        </w:rPr>
        <w:annotationRef/>
      </w:r>
      <w:r w:rsidRPr="5B28D9C4">
        <w:t>remind us of the critera here. how did you expand on it? What did you give this model? What do we know differently now and why does it matter? For all the paragraphs that extend/expand/contribute to an existing theory/paper - clarify more on these sort of aspects</w:t>
      </w:r>
    </w:p>
  </w:comment>
  <w:comment w:id="247" w:author="Beninger, Stefanie" w:date="2026-06-10T15:19:00Z" w:initials="BS">
    <w:p w14:paraId="53049602" w14:textId="0A0C46F5" w:rsidR="00BC7013" w:rsidRDefault="00D104EC">
      <w:pPr>
        <w:pStyle w:val="CommentText"/>
      </w:pPr>
      <w:r>
        <w:rPr>
          <w:rStyle w:val="CommentReference"/>
        </w:rPr>
        <w:annotationRef/>
      </w:r>
      <w:r w:rsidRPr="090F0CA1">
        <w:t>if findings just align - but do not extend, enrich, etc. then best to leave it out</w:t>
      </w:r>
    </w:p>
  </w:comment>
  <w:comment w:id="248" w:author="Beninger, Stefanie" w:date="2026-06-10T15:20:00Z" w:initials="BS">
    <w:p w14:paraId="107B6875" w14:textId="0CC9D6FB" w:rsidR="00BC7013" w:rsidRDefault="00D104EC">
      <w:pPr>
        <w:pStyle w:val="CommentText"/>
      </w:pPr>
      <w:r>
        <w:rPr>
          <w:rStyle w:val="CommentReference"/>
        </w:rPr>
        <w:annotationRef/>
      </w:r>
      <w:r w:rsidRPr="37535E00">
        <w:t xml:space="preserve">I think we already know this from previous literature </w:t>
      </w:r>
    </w:p>
  </w:comment>
  <w:comment w:id="249" w:author="Beninger, Stefanie" w:date="2026-06-10T15:20:00Z" w:initials="BS">
    <w:p w14:paraId="6DFC528A" w14:textId="1B7DEE7F" w:rsidR="00BC7013" w:rsidRDefault="00D104EC">
      <w:pPr>
        <w:pStyle w:val="CommentText"/>
      </w:pPr>
      <w:r>
        <w:rPr>
          <w:rStyle w:val="CommentReference"/>
        </w:rPr>
        <w:annotationRef/>
      </w:r>
      <w:r w:rsidRPr="7D615A18">
        <w:t>This seems to just repeat the figure, which should just be done at start of this entire Discussion, so consider removing</w:t>
      </w:r>
    </w:p>
  </w:comment>
  <w:comment w:id="250" w:author="Beninger, Stefanie" w:date="2026-06-10T15:21:00Z" w:initials="BS">
    <w:p w14:paraId="4440A65C" w14:textId="6EC07060" w:rsidR="00BC7013" w:rsidRDefault="00D104EC">
      <w:pPr>
        <w:pStyle w:val="CommentText"/>
      </w:pPr>
      <w:r>
        <w:rPr>
          <w:rStyle w:val="CommentReference"/>
        </w:rPr>
        <w:annotationRef/>
      </w:r>
      <w:r w:rsidRPr="5FAE9748">
        <w:t xml:space="preserve">move this harness part up to the Findigns if you keep that in </w:t>
      </w:r>
    </w:p>
  </w:comment>
  <w:comment w:id="251" w:author="Beninger, Stefanie" w:date="2026-06-10T15:22:00Z" w:initials="BS">
    <w:p w14:paraId="4B27D801" w14:textId="6A856855" w:rsidR="00BC7013" w:rsidRDefault="00D104EC">
      <w:pPr>
        <w:pStyle w:val="CommentText"/>
      </w:pPr>
      <w:r>
        <w:rPr>
          <w:rStyle w:val="CommentReference"/>
        </w:rPr>
        <w:annotationRef/>
      </w:r>
      <w:r w:rsidRPr="212C31D7">
        <w:t xml:space="preserve">I would consider removing this as a Discussion point as it just confirms what we already knew... </w:t>
      </w:r>
    </w:p>
  </w:comment>
  <w:comment w:id="252" w:author="Beninger, Stefanie" w:date="2026-06-10T15:22:00Z" w:initials="BS">
    <w:p w14:paraId="16F76C36" w14:textId="1C86A1F7" w:rsidR="00BC7013" w:rsidRDefault="00D104EC">
      <w:pPr>
        <w:pStyle w:val="CommentText"/>
      </w:pPr>
      <w:r>
        <w:rPr>
          <w:rStyle w:val="CommentReference"/>
        </w:rPr>
        <w:annotationRef/>
      </w:r>
      <w:r w:rsidRPr="1BDD6FD0">
        <w:t xml:space="preserve">cite and include the theory here </w:t>
      </w:r>
    </w:p>
  </w:comment>
  <w:comment w:id="253" w:author="Beninger, Stefanie" w:date="2026-06-10T15:22:00Z" w:initials="BS">
    <w:p w14:paraId="5500DAB6" w14:textId="7AB86F9D" w:rsidR="00BC7013" w:rsidRDefault="00D104EC">
      <w:pPr>
        <w:pStyle w:val="CommentText"/>
      </w:pPr>
      <w:r>
        <w:rPr>
          <w:rStyle w:val="CommentReference"/>
        </w:rPr>
        <w:annotationRef/>
      </w:r>
      <w:r w:rsidRPr="763A4F6F">
        <w:t xml:space="preserve">this didn't really emerge in the findings </w:t>
      </w:r>
    </w:p>
  </w:comment>
  <w:comment w:id="254" w:author="Beninger, Stefanie" w:date="2026-06-10T15:23:00Z" w:initials="BS">
    <w:p w14:paraId="637BEDB1" w14:textId="425D762C" w:rsidR="00BC7013" w:rsidRDefault="00D104EC">
      <w:pPr>
        <w:pStyle w:val="CommentText"/>
      </w:pPr>
      <w:r>
        <w:rPr>
          <w:rStyle w:val="CommentReference"/>
        </w:rPr>
        <w:annotationRef/>
      </w:r>
      <w:r w:rsidRPr="63702041">
        <w:t>I think we already knew this from research/practice already decades</w:t>
      </w:r>
    </w:p>
  </w:comment>
  <w:comment w:id="255" w:author="Beninger, Stefanie" w:date="2026-06-10T15:24:00Z" w:initials="BS">
    <w:p w14:paraId="243AC482" w14:textId="67EE4D0D" w:rsidR="00BC7013" w:rsidRDefault="00D104EC">
      <w:pPr>
        <w:pStyle w:val="CommentText"/>
      </w:pPr>
      <w:r>
        <w:rPr>
          <w:rStyle w:val="CommentReference"/>
        </w:rPr>
        <w:annotationRef/>
      </w:r>
      <w:r w:rsidRPr="489AD9C8">
        <w:t>There might be something there. Consider revisiting and seeing if can be moved up as a clearer contribution about paradoxes in general</w:t>
      </w:r>
    </w:p>
  </w:comment>
  <w:comment w:id="257" w:author="Beninger, Stefanie" w:date="2026-06-10T15:25:00Z" w:initials="BS">
    <w:p w14:paraId="7237AC36" w14:textId="1AF23C65" w:rsidR="00BC7013" w:rsidRDefault="00D104EC">
      <w:pPr>
        <w:pStyle w:val="CommentText"/>
      </w:pPr>
      <w:r>
        <w:rPr>
          <w:rStyle w:val="CommentReference"/>
        </w:rPr>
        <w:annotationRef/>
      </w:r>
      <w:r w:rsidRPr="21A180DF">
        <w:t>it is here that the 5Es (if you go this way) might be useful to say as a specific framework for managers</w:t>
      </w:r>
    </w:p>
  </w:comment>
  <w:comment w:id="260" w:author="Beninger, Stefanie" w:date="2026-06-10T15:26:00Z" w:initials="BS">
    <w:p w14:paraId="74B246A8" w14:textId="6E80357A" w:rsidR="00BC7013" w:rsidRDefault="00D104EC">
      <w:pPr>
        <w:pStyle w:val="CommentText"/>
      </w:pPr>
      <w:r>
        <w:rPr>
          <w:rStyle w:val="CommentReference"/>
        </w:rPr>
        <w:annotationRef/>
      </w:r>
      <w:r w:rsidRPr="36E74A03">
        <w:t>maybe also say something here specific to agentic AI as it is different and can have wider implications?</w:t>
      </w:r>
    </w:p>
  </w:comment>
  <w:comment w:id="262" w:author="Beninger, Stefanie" w:date="2026-06-10T15:26:00Z" w:initials="BS">
    <w:p w14:paraId="61AC8DD7" w14:textId="3A2F47AE" w:rsidR="00BC7013" w:rsidRDefault="00D104EC">
      <w:pPr>
        <w:pStyle w:val="CommentText"/>
      </w:pPr>
      <w:r>
        <w:rPr>
          <w:rStyle w:val="CommentReference"/>
        </w:rPr>
        <w:annotationRef/>
      </w:r>
      <w:r w:rsidRPr="797C751F">
        <w:t>be specific here about what kind of contexts it could transfer to - what conditions would need to hold the same?</w:t>
      </w:r>
    </w:p>
  </w:comment>
  <w:comment w:id="263" w:author="Beninger, Stefanie" w:date="2026-06-10T15:27:00Z" w:initials="BS">
    <w:p w14:paraId="010BC082" w14:textId="48FD3716" w:rsidR="00BC7013" w:rsidRDefault="00D104EC">
      <w:pPr>
        <w:pStyle w:val="CommentText"/>
      </w:pPr>
      <w:r>
        <w:rPr>
          <w:rStyle w:val="CommentReference"/>
        </w:rPr>
        <w:annotationRef/>
      </w:r>
      <w:r w:rsidRPr="5FC51961">
        <w:t>make one paragraph</w:t>
      </w:r>
    </w:p>
  </w:comment>
  <w:comment w:id="272" w:author="Beninger, Stefanie" w:date="2026-06-10T15:27:00Z" w:initials="BS">
    <w:p w14:paraId="6D32B570" w14:textId="05E5E47A" w:rsidR="00BC7013" w:rsidRDefault="00D104EC">
      <w:pPr>
        <w:pStyle w:val="CommentText"/>
      </w:pPr>
      <w:r>
        <w:rPr>
          <w:rStyle w:val="CommentReference"/>
        </w:rPr>
        <w:annotationRef/>
      </w:r>
      <w:r w:rsidRPr="2770D75D">
        <w:t>say a bit more about this here</w:t>
      </w:r>
    </w:p>
  </w:comment>
  <w:comment w:id="273" w:author="Beninger, Stefanie" w:date="2026-06-10T15:28:00Z" w:initials="BS">
    <w:p w14:paraId="3140C83A" w14:textId="7300EABE" w:rsidR="00BC7013" w:rsidRDefault="00D104EC">
      <w:pPr>
        <w:pStyle w:val="CommentText"/>
      </w:pPr>
      <w:r>
        <w:rPr>
          <w:rStyle w:val="CommentReference"/>
        </w:rPr>
        <w:annotationRef/>
      </w:r>
      <w:r w:rsidRPr="3D85ECD4">
        <w:t>why not? be specific - could be social desirability bias (can be cited)</w:t>
      </w:r>
    </w:p>
  </w:comment>
  <w:comment w:id="276" w:author="Beninger, Stefanie" w:date="2026-06-10T15:28:00Z" w:initials="BS">
    <w:p w14:paraId="2DA5D02A" w14:textId="6DE0806A" w:rsidR="00BC7013" w:rsidRDefault="00D104EC">
      <w:pPr>
        <w:pStyle w:val="CommentText"/>
      </w:pPr>
      <w:r>
        <w:rPr>
          <w:rStyle w:val="CommentReference"/>
        </w:rPr>
        <w:annotationRef/>
      </w:r>
      <w:r w:rsidRPr="0CB517E9">
        <w:t>how can we do this?</w:t>
      </w:r>
    </w:p>
  </w:comment>
  <w:comment w:id="277" w:author="Beninger, Stefanie" w:date="2026-06-10T15:29:00Z" w:initials="BS">
    <w:p w14:paraId="7BF7161D" w14:textId="77C8E336" w:rsidR="00BC7013" w:rsidRDefault="00D104EC">
      <w:pPr>
        <w:pStyle w:val="CommentText"/>
      </w:pPr>
      <w:r>
        <w:rPr>
          <w:rStyle w:val="CommentReference"/>
        </w:rPr>
        <w:annotationRef/>
      </w:r>
      <w:r w:rsidRPr="50B593C7">
        <w:t>which values? be specific - e.g., the benefits? sacrifices (list them here for clarity - or at least say "for example"</w:t>
      </w:r>
    </w:p>
  </w:comment>
  <w:comment w:id="278" w:author="Beninger, Stefanie" w:date="2026-06-10T15:31:00Z" w:initials="BS">
    <w:p w14:paraId="0D7E31B0" w14:textId="6CAF4734" w:rsidR="00BC7013" w:rsidRDefault="00D104EC">
      <w:pPr>
        <w:pStyle w:val="CommentText"/>
      </w:pPr>
      <w:r>
        <w:rPr>
          <w:rStyle w:val="CommentReference"/>
        </w:rPr>
        <w:annotationRef/>
      </w:r>
      <w:r w:rsidRPr="769BFA34">
        <w:t>ensure you name a certain limitation here - what limitation of your study would these suggestions help to address?</w:t>
      </w:r>
    </w:p>
  </w:comment>
  <w:comment w:id="279" w:author="Beninger, Stefanie" w:date="2026-06-10T15:36:00Z" w:initials="BS">
    <w:p w14:paraId="3B5CDE45" w14:textId="2C0B3FBF" w:rsidR="00BC7013" w:rsidRDefault="00D104EC">
      <w:pPr>
        <w:pStyle w:val="CommentText"/>
      </w:pPr>
      <w:r>
        <w:rPr>
          <w:rStyle w:val="CommentReference"/>
        </w:rPr>
        <w:annotationRef/>
      </w:r>
      <w:r w:rsidRPr="62C61810">
        <w:t>(hint: likely the more general interview questions owing to the emerging nature of agentic AI and exploratory nature of this study)</w:t>
      </w:r>
    </w:p>
  </w:comment>
  <w:comment w:id="280" w:author="Beninger, Stefanie" w:date="2026-06-10T15:29:00Z" w:initials="BS">
    <w:p w14:paraId="54285E51" w14:textId="0ED4212E" w:rsidR="00BC7013" w:rsidRDefault="00D104EC">
      <w:pPr>
        <w:pStyle w:val="CommentText"/>
      </w:pPr>
      <w:r>
        <w:rPr>
          <w:rStyle w:val="CommentReference"/>
        </w:rPr>
        <w:annotationRef/>
      </w:r>
      <w:r w:rsidRPr="1E7003CC">
        <w:t>why these particular ones? Why are they most needed? (some of this had that included, others not)</w:t>
      </w:r>
    </w:p>
  </w:comment>
  <w:comment w:id="281" w:author="Beninger, Stefanie" w:date="2026-06-10T15:29:00Z" w:initials="BS">
    <w:p w14:paraId="74BA41EE" w14:textId="738A28F5" w:rsidR="00BC7013" w:rsidRDefault="00D104EC">
      <w:pPr>
        <w:pStyle w:val="CommentText"/>
      </w:pPr>
      <w:r>
        <w:rPr>
          <w:rStyle w:val="CommentReference"/>
        </w:rPr>
        <w:annotationRef/>
      </w:r>
      <w:r w:rsidRPr="66759852">
        <w:t xml:space="preserve">revisit once you have revised the findings </w:t>
      </w:r>
    </w:p>
  </w:comment>
  <w:comment w:id="282" w:author="Beninger, Stefanie" w:date="2026-06-10T15:30:00Z" w:initials="BS">
    <w:p w14:paraId="7D41E413" w14:textId="125EC920" w:rsidR="00BC7013" w:rsidRDefault="00D104EC">
      <w:pPr>
        <w:pStyle w:val="CommentText"/>
      </w:pPr>
      <w:r>
        <w:rPr>
          <w:rStyle w:val="CommentReference"/>
        </w:rPr>
        <w:annotationRef/>
      </w:r>
      <w:r w:rsidRPr="0D902967">
        <w:t>which elements? would this hold across industries?</w:t>
      </w:r>
    </w:p>
  </w:comment>
  <w:comment w:id="283" w:author="Beninger, Stefanie" w:date="2026-06-10T15:30:00Z" w:initials="BS">
    <w:p w14:paraId="7EB6DA13" w14:textId="74CC5C0F" w:rsidR="00BC7013" w:rsidRDefault="00D104EC">
      <w:pPr>
        <w:pStyle w:val="CommentText"/>
      </w:pPr>
      <w:r>
        <w:rPr>
          <w:rStyle w:val="CommentReference"/>
        </w:rPr>
        <w:annotationRef/>
      </w:r>
      <w:r w:rsidRPr="72738267">
        <w:t xml:space="preserve">updated after the findings are revised. </w:t>
      </w:r>
    </w:p>
  </w:comment>
  <w:comment w:id="286" w:author="Beninger, Stefanie" w:date="2026-06-10T15:31:00Z" w:initials="BS">
    <w:p w14:paraId="713AB41D" w14:textId="71D24C25" w:rsidR="00BC7013" w:rsidRDefault="00D104EC">
      <w:pPr>
        <w:pStyle w:val="CommentText"/>
      </w:pPr>
      <w:r>
        <w:rPr>
          <w:rStyle w:val="CommentReference"/>
        </w:rPr>
        <w:annotationRef/>
      </w:r>
      <w:r w:rsidRPr="7E1FAC65">
        <w:t xml:space="preserve">we can't really conclude in qual research - only that we have suggestions </w:t>
      </w:r>
    </w:p>
  </w:comment>
  <w:comment w:id="289" w:author="Beninger, Stefanie" w:date="2026-06-10T15:31:00Z" w:initials="BS">
    <w:p w14:paraId="4A9D048D" w14:textId="43F3758E" w:rsidR="00BC7013" w:rsidRDefault="00D104EC">
      <w:pPr>
        <w:pStyle w:val="CommentText"/>
      </w:pPr>
      <w:r>
        <w:rPr>
          <w:rStyle w:val="CommentReference"/>
        </w:rPr>
        <w:annotationRef/>
      </w:r>
      <w:r w:rsidRPr="35E03B70">
        <w:t xml:space="preserve">update when figure is updated/finalized </w:t>
      </w:r>
    </w:p>
  </w:comment>
  <w:comment w:id="293" w:author="Beninger, Stefanie" w:date="2026-06-10T15:33:00Z" w:initials="BS">
    <w:p w14:paraId="051ABC41" w14:textId="72BE9EF6" w:rsidR="00BC7013" w:rsidRDefault="00D104EC">
      <w:pPr>
        <w:pStyle w:val="CommentText"/>
      </w:pPr>
      <w:r>
        <w:rPr>
          <w:rStyle w:val="CommentReference"/>
        </w:rPr>
        <w:annotationRef/>
      </w:r>
      <w:r w:rsidRPr="10633B4B">
        <w:t xml:space="preserve">this conclusion is a too long - keep it short about what it means for theory and practice. </w:t>
      </w:r>
    </w:p>
  </w:comment>
  <w:comment w:id="294" w:author="Beninger, Stefanie" w:date="2026-06-10T15:32:00Z" w:initials="BS">
    <w:p w14:paraId="5EFDEC04" w14:textId="31E58983" w:rsidR="00BC7013" w:rsidRDefault="00D104EC">
      <w:pPr>
        <w:pStyle w:val="CommentText"/>
      </w:pPr>
      <w:r>
        <w:rPr>
          <w:rStyle w:val="CommentReference"/>
        </w:rPr>
        <w:annotationRef/>
      </w:r>
      <w:r w:rsidRPr="56EB8FCF">
        <w:t xml:space="preserve">if possible, bring the subquestions up to the discussion above and show how each where answered. revisited the subquestions in the intro as a result of your findings and see if they need to be refined. </w:t>
      </w:r>
    </w:p>
  </w:comment>
  <w:comment w:id="295" w:author="Beninger, Stefanie" w:date="2026-06-10T15:33:00Z" w:initials="BS">
    <w:p w14:paraId="05CC8E12" w14:textId="7E4DF3E5" w:rsidR="00BC7013" w:rsidRDefault="00D104EC">
      <w:pPr>
        <w:pStyle w:val="CommentText"/>
      </w:pPr>
      <w:r>
        <w:rPr>
          <w:rStyle w:val="CommentReference"/>
        </w:rPr>
        <w:annotationRef/>
      </w:r>
      <w:r w:rsidRPr="145285E7">
        <w:t xml:space="preserve">This should be brought way up to the start of the theoretical contribution part. </w:t>
      </w:r>
    </w:p>
  </w:comment>
  <w:comment w:id="296" w:author="Beninger, Stefanie" w:date="2026-06-10T15:33:00Z" w:initials="BS">
    <w:p w14:paraId="535581F4" w14:textId="6E65E9AF" w:rsidR="00BC7013" w:rsidRDefault="00D104EC">
      <w:pPr>
        <w:pStyle w:val="CommentText"/>
      </w:pPr>
      <w:r>
        <w:rPr>
          <w:rStyle w:val="CommentReference"/>
        </w:rPr>
        <w:annotationRef/>
      </w:r>
      <w:r w:rsidRPr="7AED411D">
        <w:t>yes! good stuff</w:t>
      </w:r>
    </w:p>
  </w:comment>
  <w:comment w:id="301" w:author="Beninger, Stefanie" w:date="2026-06-10T15:34:00Z" w:initials="BS">
    <w:p w14:paraId="3BDDF775" w14:textId="735FC32A" w:rsidR="00BC7013" w:rsidRDefault="00D104EC">
      <w:pPr>
        <w:pStyle w:val="CommentText"/>
      </w:pPr>
      <w:r>
        <w:rPr>
          <w:rStyle w:val="CommentReference"/>
        </w:rPr>
        <w:annotationRef/>
      </w:r>
      <w:r w:rsidRPr="7AB3F623">
        <w:t xml:space="preserve">avoid the word process - just model is sufficient </w:t>
      </w:r>
    </w:p>
  </w:comment>
  <w:comment w:id="302" w:author="Beninger, Stefanie" w:date="2026-06-10T15:34:00Z" w:initials="BS">
    <w:p w14:paraId="52225003" w14:textId="311436CC" w:rsidR="00BC7013" w:rsidRDefault="00D104EC">
      <w:pPr>
        <w:pStyle w:val="CommentText"/>
      </w:pPr>
      <w:r>
        <w:rPr>
          <w:rStyle w:val="CommentReference"/>
        </w:rPr>
        <w:annotationRef/>
      </w:r>
      <w:r w:rsidRPr="1127D84E">
        <w:t xml:space="preserve">update when figure finalized </w:t>
      </w:r>
    </w:p>
  </w:comment>
  <w:comment w:id="303" w:author="Beninger, Stefanie" w:date="2026-06-10T15:34:00Z" w:initials="BS">
    <w:p w14:paraId="2C72668D" w14:textId="0C33BD11" w:rsidR="00BC7013" w:rsidRDefault="00D104EC">
      <w:pPr>
        <w:pStyle w:val="CommentText"/>
      </w:pPr>
      <w:r>
        <w:rPr>
          <w:rStyle w:val="CommentReference"/>
        </w:rPr>
        <w:annotationRef/>
      </w:r>
      <w:r w:rsidRPr="1C023F69">
        <w:t>put in the limitation section</w:t>
      </w:r>
    </w:p>
  </w:comment>
  <w:comment w:id="304" w:author="Beninger, Stefanie" w:date="2026-06-10T15:35:00Z" w:initials="BS">
    <w:p w14:paraId="2B04D4A3" w14:textId="2D07FA93" w:rsidR="00BC7013" w:rsidRDefault="00D104EC">
      <w:pPr>
        <w:pStyle w:val="CommentText"/>
      </w:pPr>
      <w:r>
        <w:rPr>
          <w:rStyle w:val="CommentReference"/>
        </w:rPr>
        <w:annotationRef/>
      </w:r>
      <w:r w:rsidRPr="1867CBC9">
        <w:t>awesome sentence to end the thesis on! :)</w:t>
      </w:r>
    </w:p>
  </w:comment>
  <w:comment w:id="306" w:author="Beninger, Stefanie" w:date="2026-06-10T15:35:00Z" w:initials="BS">
    <w:p w14:paraId="54AAE7DB" w14:textId="4DC185BB" w:rsidR="00BC7013" w:rsidRDefault="00D104EC">
      <w:pPr>
        <w:pStyle w:val="CommentText"/>
      </w:pPr>
      <w:r>
        <w:rPr>
          <w:rStyle w:val="CommentReference"/>
        </w:rPr>
        <w:annotationRef/>
      </w:r>
      <w:r w:rsidRPr="10CADEE1">
        <w:t>triple check all these references, some are missing details for APA</w:t>
      </w:r>
    </w:p>
  </w:comment>
  <w:comment w:id="308" w:author="Daan Luttik" w:date="2026-05-03T19:41:00Z" w:initials="">
    <w:p w14:paraId="3A8880E8"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Probably also interesting</w:t>
      </w:r>
    </w:p>
  </w:comment>
  <w:comment w:id="307" w:author="Luttik, Daan" w:date="2026-06-09T21:38:00Z" w:initials="DL">
    <w:p w14:paraId="55EEDE42" w14:textId="77777777" w:rsidR="00793718" w:rsidRDefault="00793718" w:rsidP="00793718">
      <w:pPr>
        <w:pStyle w:val="CommentText"/>
        <w:ind w:firstLine="0"/>
      </w:pPr>
      <w:r>
        <w:rPr>
          <w:rStyle w:val="CommentReference"/>
        </w:rPr>
        <w:annotationRef/>
      </w:r>
      <w:r>
        <w:t>I should probably use this somewhere still</w:t>
      </w:r>
    </w:p>
  </w:comment>
  <w:comment w:id="309" w:author="Luttik, Daan" w:date="2026-06-09T21:42:00Z" w:initials="DL">
    <w:p w14:paraId="277C406B" w14:textId="77777777" w:rsidR="00B7791C" w:rsidRDefault="00B7791C" w:rsidP="00B7791C">
      <w:pPr>
        <w:pStyle w:val="CommentText"/>
        <w:ind w:firstLine="0"/>
      </w:pPr>
      <w:r>
        <w:rPr>
          <w:rStyle w:val="CommentReference"/>
        </w:rPr>
        <w:annotationRef/>
      </w:r>
      <w:r>
        <w:t>Should probably remove</w:t>
      </w:r>
    </w:p>
  </w:comment>
  <w:comment w:id="311" w:author="Luttik, Daan" w:date="2026-06-09T21:42:00Z" w:initials="DL">
    <w:p w14:paraId="38025BC8" w14:textId="77777777" w:rsidR="004029A8" w:rsidRDefault="004029A8" w:rsidP="004029A8">
      <w:pPr>
        <w:pStyle w:val="CommentText"/>
        <w:ind w:firstLine="0"/>
      </w:pPr>
      <w:r>
        <w:rPr>
          <w:rStyle w:val="CommentReference"/>
        </w:rPr>
        <w:annotationRef/>
      </w:r>
      <w:r>
        <w:t>Should probably remove</w:t>
      </w:r>
    </w:p>
  </w:comment>
  <w:comment w:id="312" w:author="Luttik, Daan" w:date="2026-06-09T21:43:00Z" w:initials="DL">
    <w:p w14:paraId="69523174" w14:textId="77777777" w:rsidR="005627C3" w:rsidRDefault="005627C3" w:rsidP="005627C3">
      <w:pPr>
        <w:pStyle w:val="CommentText"/>
        <w:ind w:firstLine="0"/>
      </w:pPr>
      <w:r>
        <w:rPr>
          <w:rStyle w:val="CommentReference"/>
        </w:rPr>
        <w:annotationRef/>
      </w:r>
      <w:r>
        <w:t>Should probably reconsider adding.</w:t>
      </w:r>
    </w:p>
  </w:comment>
  <w:comment w:id="313" w:author="Luttik, Daan" w:date="2026-06-09T21:43:00Z" w:initials="DL">
    <w:p w14:paraId="33E20BB2" w14:textId="77777777" w:rsidR="005627C3" w:rsidRDefault="005627C3" w:rsidP="005627C3">
      <w:pPr>
        <w:pStyle w:val="CommentText"/>
        <w:ind w:firstLine="0"/>
      </w:pPr>
      <w:r>
        <w:rPr>
          <w:rStyle w:val="CommentReference"/>
        </w:rPr>
        <w:annotationRef/>
      </w:r>
      <w:r>
        <w:t>Should probably remove</w:t>
      </w:r>
    </w:p>
  </w:comment>
  <w:comment w:id="314" w:author="Luttik, Daan" w:date="2026-06-09T21:45:00Z" w:initials="DL">
    <w:p w14:paraId="2CF5A51F" w14:textId="77777777" w:rsidR="00F80704" w:rsidRDefault="00F80704" w:rsidP="00F80704">
      <w:pPr>
        <w:pStyle w:val="CommentText"/>
        <w:ind w:firstLine="0"/>
      </w:pPr>
      <w:r>
        <w:rPr>
          <w:rStyle w:val="CommentReference"/>
        </w:rPr>
        <w:annotationRef/>
      </w:r>
      <w:r>
        <w:t>Likely not used</w:t>
      </w:r>
    </w:p>
  </w:comment>
  <w:comment w:id="318" w:author="Luttik, Daan" w:date="2026-06-09T21:46:00Z" w:initials="DL">
    <w:p w14:paraId="6C1E7408" w14:textId="77777777" w:rsidR="00D76C35" w:rsidRDefault="00D76C35" w:rsidP="00D76C35">
      <w:pPr>
        <w:pStyle w:val="CommentText"/>
        <w:ind w:firstLine="0"/>
      </w:pPr>
      <w:r>
        <w:rPr>
          <w:rStyle w:val="CommentReference"/>
        </w:rPr>
        <w:annotationRef/>
      </w:r>
      <w:r>
        <w:t>Should probably remove</w:t>
      </w:r>
    </w:p>
  </w:comment>
  <w:comment w:id="319" w:author="Daan Luttik" w:date="2026-05-03T19:43:00Z" w:initials="">
    <w:p w14:paraId="44FAA56A"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Probably to be removed, since, while we tried it, it did not affect the research.</w:t>
      </w:r>
    </w:p>
  </w:comment>
  <w:comment w:id="320" w:author="Luttik, Daan" w:date="2026-06-09T21:48:00Z" w:initials="DL">
    <w:p w14:paraId="489F8041" w14:textId="77777777" w:rsidR="000F72C1" w:rsidRDefault="000F72C1" w:rsidP="000F72C1">
      <w:pPr>
        <w:pStyle w:val="CommentText"/>
        <w:ind w:firstLine="0"/>
      </w:pPr>
      <w:r>
        <w:rPr>
          <w:rStyle w:val="CommentReference"/>
        </w:rPr>
        <w:annotationRef/>
      </w:r>
      <w:r>
        <w:t>Might wanna reconsider?..</w:t>
      </w:r>
    </w:p>
  </w:comment>
  <w:comment w:id="321" w:author="Luttik, Daan" w:date="2026-06-09T21:49:00Z" w:initials="DL">
    <w:p w14:paraId="6BC42D32" w14:textId="77777777" w:rsidR="00810F62" w:rsidRDefault="00810F62" w:rsidP="00810F62">
      <w:pPr>
        <w:pStyle w:val="CommentText"/>
        <w:ind w:firstLine="0"/>
      </w:pPr>
      <w:r>
        <w:rPr>
          <w:rStyle w:val="CommentReference"/>
        </w:rPr>
        <w:annotationRef/>
      </w:r>
      <w:r>
        <w:t>Reconsider using.</w:t>
      </w:r>
    </w:p>
  </w:comment>
  <w:comment w:id="323" w:author="Luttik, Daan" w:date="2026-06-09T22:12:00Z" w:initials="DL">
    <w:p w14:paraId="67C25192" w14:textId="77777777" w:rsidR="002044AF" w:rsidRDefault="002044AF" w:rsidP="002044AF">
      <w:pPr>
        <w:pStyle w:val="CommentText"/>
        <w:ind w:firstLine="0"/>
      </w:pPr>
      <w:r>
        <w:rPr>
          <w:rStyle w:val="CommentReference"/>
        </w:rPr>
        <w:annotationRef/>
      </w:r>
      <w:r>
        <w:t>Not used now. Remove or replace one below.</w:t>
      </w:r>
    </w:p>
  </w:comment>
  <w:comment w:id="322" w:author="Luttik, Daan" w:date="2026-06-09T21:49:00Z" w:initials="DL">
    <w:p w14:paraId="5932B3FB" w14:textId="77777777" w:rsidR="00810F62" w:rsidRDefault="00810F62" w:rsidP="00810F62">
      <w:pPr>
        <w:pStyle w:val="CommentText"/>
        <w:ind w:firstLine="0"/>
      </w:pPr>
      <w:r>
        <w:rPr>
          <w:rStyle w:val="CommentReference"/>
        </w:rPr>
        <w:annotationRef/>
      </w:r>
      <w:r>
        <w:t>One or both?</w:t>
      </w:r>
    </w:p>
  </w:comment>
  <w:comment w:id="324" w:author="Daan Luttik" w:date="2026-05-03T19:44:00Z" w:initials="">
    <w:p w14:paraId="5EA89E6F"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Not used anymore. But this paper was inspirational to me, maybe include it somewhere in the literature review.</w:t>
      </w:r>
    </w:p>
  </w:comment>
  <w:comment w:id="330" w:author="Luttik, Daan" w:date="2026-06-07T21:28:00Z" w:initials="DL">
    <w:p w14:paraId="05D2FABE" w14:textId="77777777" w:rsidR="00EB5DFF" w:rsidRDefault="00EB5DFF" w:rsidP="00087404">
      <w:pPr>
        <w:pStyle w:val="CommentText"/>
        <w:ind w:firstLine="0"/>
      </w:pPr>
      <w:r>
        <w:rPr>
          <w:rStyle w:val="CommentReference"/>
        </w:rPr>
        <w:annotationRef/>
      </w:r>
      <w:r>
        <w:t>Reconsider later.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B8B48CF" w15:done="0"/>
  <w15:commentEx w15:paraId="09D9E6E8" w15:done="0"/>
  <w15:commentEx w15:paraId="077C102D" w15:done="0"/>
  <w15:commentEx w15:paraId="3D85432C" w15:done="0"/>
  <w15:commentEx w15:paraId="3C6ECAFF" w15:done="0"/>
  <w15:commentEx w15:paraId="64133062" w15:done="0"/>
  <w15:commentEx w15:paraId="016E7494" w15:done="0"/>
  <w15:commentEx w15:paraId="057B0060" w15:done="0"/>
  <w15:commentEx w15:paraId="5ACA159A" w15:done="0"/>
  <w15:commentEx w15:paraId="61B9F1FA" w15:done="0"/>
  <w15:commentEx w15:paraId="15AB9929" w15:done="0"/>
  <w15:commentEx w15:paraId="731F76CF" w15:paraIdParent="15AB9929" w15:done="0"/>
  <w15:commentEx w15:paraId="3A49B6CC" w15:paraIdParent="15AB9929" w15:done="0"/>
  <w15:commentEx w15:paraId="191DD6E4" w15:done="0"/>
  <w15:commentEx w15:paraId="28C9ADB0" w15:paraIdParent="191DD6E4" w15:done="0"/>
  <w15:commentEx w15:paraId="61E7B9B0" w15:paraIdParent="191DD6E4" w15:done="0"/>
  <w15:commentEx w15:paraId="5C191001" w15:done="1"/>
  <w15:commentEx w15:paraId="4887D2C0" w15:done="0"/>
  <w15:commentEx w15:paraId="1DACE82B" w15:done="0"/>
  <w15:commentEx w15:paraId="0D5379FD" w15:done="0"/>
  <w15:commentEx w15:paraId="567B9382" w15:done="0"/>
  <w15:commentEx w15:paraId="5DD6CFB2" w15:done="0"/>
  <w15:commentEx w15:paraId="14EAC7F8" w15:done="0"/>
  <w15:commentEx w15:paraId="0E062294" w15:done="1"/>
  <w15:commentEx w15:paraId="1C69450F" w15:done="1"/>
  <w15:commentEx w15:paraId="0D8B1A42" w15:done="0"/>
  <w15:commentEx w15:paraId="2C7B063B" w15:paraIdParent="0D8B1A42" w15:done="0"/>
  <w15:commentEx w15:paraId="2381AF78" w15:paraIdParent="0D8B1A42" w15:done="0"/>
  <w15:commentEx w15:paraId="06AADE61" w15:done="1"/>
  <w15:commentEx w15:paraId="6421D3A7" w15:done="1"/>
  <w15:commentEx w15:paraId="00C19227" w15:done="0"/>
  <w15:commentEx w15:paraId="1D108589" w15:done="0"/>
  <w15:commentEx w15:paraId="1DDFA86C" w15:paraIdParent="1D108589" w15:done="0"/>
  <w15:commentEx w15:paraId="78286AE4" w15:paraIdParent="1D108589" w15:done="0"/>
  <w15:commentEx w15:paraId="284CF96F" w15:done="1"/>
  <w15:commentEx w15:paraId="2C09F061" w15:done="1"/>
  <w15:commentEx w15:paraId="14577B4A" w15:done="1"/>
  <w15:commentEx w15:paraId="7B2190FF" w15:done="0"/>
  <w15:commentEx w15:paraId="51C4774A" w15:done="1"/>
  <w15:commentEx w15:paraId="792142A6" w15:done="1"/>
  <w15:commentEx w15:paraId="0C06C24F" w15:done="0"/>
  <w15:commentEx w15:paraId="7A5908AB" w15:done="1"/>
  <w15:commentEx w15:paraId="44AE7C43" w15:done="1"/>
  <w15:commentEx w15:paraId="74E1DECB" w15:done="1"/>
  <w15:commentEx w15:paraId="182D0464" w15:done="1"/>
  <w15:commentEx w15:paraId="120E2083" w15:done="1"/>
  <w15:commentEx w15:paraId="4301ED33" w15:done="1"/>
  <w15:commentEx w15:paraId="3BF58C6D" w15:done="0"/>
  <w15:commentEx w15:paraId="561915B3" w15:done="0"/>
  <w15:commentEx w15:paraId="1B6267A5" w15:done="0"/>
  <w15:commentEx w15:paraId="292EE2D5" w15:done="1"/>
  <w15:commentEx w15:paraId="06C0E092" w15:done="1"/>
  <w15:commentEx w15:paraId="3073F6B0" w15:done="0"/>
  <w15:commentEx w15:paraId="6BCB99DF" w15:done="0"/>
  <w15:commentEx w15:paraId="7AB769F5" w15:paraIdParent="6BCB99DF" w15:done="0"/>
  <w15:commentEx w15:paraId="7CDAFB57" w15:done="1"/>
  <w15:commentEx w15:paraId="49546D09" w15:done="0"/>
  <w15:commentEx w15:paraId="2AFC6CF6" w15:paraIdParent="49546D09" w15:done="0"/>
  <w15:commentEx w15:paraId="77E93835" w15:done="0"/>
  <w15:commentEx w15:paraId="491E2FFB" w15:done="0"/>
  <w15:commentEx w15:paraId="665DF9A1" w15:paraIdParent="491E2FFB" w15:done="0"/>
  <w15:commentEx w15:paraId="58D99499" w15:done="0"/>
  <w15:commentEx w15:paraId="26238B39" w15:done="0"/>
  <w15:commentEx w15:paraId="3CA0D7C8" w15:done="1"/>
  <w15:commentEx w15:paraId="0182F7D7" w15:done="0"/>
  <w15:commentEx w15:paraId="186AA0F7" w15:done="1"/>
  <w15:commentEx w15:paraId="4DADDD80" w15:done="0"/>
  <w15:commentEx w15:paraId="22175E91" w15:done="0"/>
  <w15:commentEx w15:paraId="5BCBAA79" w15:done="1"/>
  <w15:commentEx w15:paraId="2F57BDA6" w15:done="0"/>
  <w15:commentEx w15:paraId="54134D0A" w15:done="0"/>
  <w15:commentEx w15:paraId="037F5A45" w15:done="0"/>
  <w15:commentEx w15:paraId="7C0E2888" w15:paraIdParent="037F5A45" w15:done="0"/>
  <w15:commentEx w15:paraId="47B6B02E" w15:done="0"/>
  <w15:commentEx w15:paraId="4691A782" w15:paraIdParent="47B6B02E" w15:done="0"/>
  <w15:commentEx w15:paraId="626D28B7" w15:paraIdParent="47B6B02E" w15:done="0"/>
  <w15:commentEx w15:paraId="5CD3F50D" w15:done="0"/>
  <w15:commentEx w15:paraId="35DEC75E" w15:paraIdParent="5CD3F50D" w15:done="0"/>
  <w15:commentEx w15:paraId="4A6CD0DC" w15:done="1"/>
  <w15:commentEx w15:paraId="4B95594B" w15:done="1"/>
  <w15:commentEx w15:paraId="3B8F7620" w15:done="0"/>
  <w15:commentEx w15:paraId="09B38857" w15:paraIdParent="3B8F7620" w15:done="0"/>
  <w15:commentEx w15:paraId="20F10B18" w15:paraIdParent="3B8F7620" w15:done="0"/>
  <w15:commentEx w15:paraId="62C9EBB7" w15:paraIdParent="3B8F7620" w15:done="0"/>
  <w15:commentEx w15:paraId="0E4D5C66" w15:done="1"/>
  <w15:commentEx w15:paraId="48DE636F" w15:done="1"/>
  <w15:commentEx w15:paraId="169983E0" w15:done="1"/>
  <w15:commentEx w15:paraId="1A64E718" w15:done="1"/>
  <w15:commentEx w15:paraId="389B5590" w15:done="0"/>
  <w15:commentEx w15:paraId="3A2E40FE" w15:done="0"/>
  <w15:commentEx w15:paraId="5648FACF" w15:done="0"/>
  <w15:commentEx w15:paraId="48CAB60F" w15:paraIdParent="5648FACF" w15:done="0"/>
  <w15:commentEx w15:paraId="23B735A4" w15:done="1"/>
  <w15:commentEx w15:paraId="4691A666" w15:paraIdParent="23B735A4" w15:done="1"/>
  <w15:commentEx w15:paraId="5CA97E61" w15:paraIdParent="23B735A4" w15:done="1"/>
  <w15:commentEx w15:paraId="4959E1DF" w15:done="0"/>
  <w15:commentEx w15:paraId="6D623B95" w15:done="1"/>
  <w15:commentEx w15:paraId="1F3B69B3" w15:done="0"/>
  <w15:commentEx w15:paraId="69FE6E55" w15:done="0"/>
  <w15:commentEx w15:paraId="29A222A9" w15:done="1"/>
  <w15:commentEx w15:paraId="6AD2AED1" w15:done="1"/>
  <w15:commentEx w15:paraId="028149B9" w15:paraIdParent="6AD2AED1" w15:done="1"/>
  <w15:commentEx w15:paraId="086CA749" w15:done="0"/>
  <w15:commentEx w15:paraId="1835B6BE" w15:done="1"/>
  <w15:commentEx w15:paraId="1B801549" w15:done="0"/>
  <w15:commentEx w15:paraId="1742B944" w15:done="1"/>
  <w15:commentEx w15:paraId="4691123E" w15:done="1"/>
  <w15:commentEx w15:paraId="1CE81906" w15:done="1"/>
  <w15:commentEx w15:paraId="507C810C" w15:paraIdParent="1CE81906" w15:done="1"/>
  <w15:commentEx w15:paraId="2D23C641" w15:paraIdParent="1CE81906" w15:done="1"/>
  <w15:commentEx w15:paraId="7C32CBE8" w15:done="1"/>
  <w15:commentEx w15:paraId="39CC8F33" w15:done="0"/>
  <w15:commentEx w15:paraId="48B9090A" w15:done="1"/>
  <w15:commentEx w15:paraId="487646A1" w15:done="1"/>
  <w15:commentEx w15:paraId="18AA2116" w15:done="1"/>
  <w15:commentEx w15:paraId="35613F38" w15:done="0"/>
  <w15:commentEx w15:paraId="7452F165" w15:done="1"/>
  <w15:commentEx w15:paraId="0BE380EE" w15:done="0"/>
  <w15:commentEx w15:paraId="53D06298" w15:paraIdParent="0BE380EE" w15:done="0"/>
  <w15:commentEx w15:paraId="2C30BD3B" w15:paraIdParent="0BE380EE" w15:done="0"/>
  <w15:commentEx w15:paraId="430EE7A7" w15:done="0"/>
  <w15:commentEx w15:paraId="15333CDE" w15:done="1"/>
  <w15:commentEx w15:paraId="2956EBDE" w15:done="1"/>
  <w15:commentEx w15:paraId="6FD157D9" w15:done="1"/>
  <w15:commentEx w15:paraId="009E8C01" w15:done="1"/>
  <w15:commentEx w15:paraId="28799D2C" w15:paraIdParent="009E8C01" w15:done="1"/>
  <w15:commentEx w15:paraId="5061B2E3" w15:done="1"/>
  <w15:commentEx w15:paraId="220D2C76" w15:done="1"/>
  <w15:commentEx w15:paraId="7C5E7ACA" w15:done="1"/>
  <w15:commentEx w15:paraId="65CB6948" w15:paraIdParent="7C5E7ACA" w15:done="1"/>
  <w15:commentEx w15:paraId="45A94064" w15:done="0"/>
  <w15:commentEx w15:paraId="5B0F987F" w15:paraIdParent="45A94064" w15:done="0"/>
  <w15:commentEx w15:paraId="4BBEC5B4" w15:done="1"/>
  <w15:commentEx w15:paraId="3CBE3868" w15:done="1"/>
  <w15:commentEx w15:paraId="0F5DDD43" w15:done="1"/>
  <w15:commentEx w15:paraId="24FDB33B" w15:done="0"/>
  <w15:commentEx w15:paraId="446907C6" w15:paraIdParent="24FDB33B" w15:done="0"/>
  <w15:commentEx w15:paraId="29A66DDC" w15:paraIdParent="24FDB33B" w15:done="0"/>
  <w15:commentEx w15:paraId="35376966" w15:done="0"/>
  <w15:commentEx w15:paraId="4ADF0675" w15:paraIdParent="35376966" w15:done="0"/>
  <w15:commentEx w15:paraId="44040703" w15:done="0"/>
  <w15:commentEx w15:paraId="62F5C78C" w15:done="0"/>
  <w15:commentEx w15:paraId="27F0383F" w15:done="0"/>
  <w15:commentEx w15:paraId="682C1B04" w15:paraIdParent="27F0383F" w15:done="0"/>
  <w15:commentEx w15:paraId="6B15EEAD" w15:done="0"/>
  <w15:commentEx w15:paraId="3E420868" w15:done="0"/>
  <w15:commentEx w15:paraId="7A161798" w15:done="0"/>
  <w15:commentEx w15:paraId="2C017631" w15:done="0"/>
  <w15:commentEx w15:paraId="36100F38" w15:done="0"/>
  <w15:commentEx w15:paraId="2B444EE4" w15:done="0"/>
  <w15:commentEx w15:paraId="76A1E804" w15:done="0"/>
  <w15:commentEx w15:paraId="12B4AFD7" w15:done="0"/>
  <w15:commentEx w15:paraId="31BE8FC8" w15:done="0"/>
  <w15:commentEx w15:paraId="111FA387" w15:done="0"/>
  <w15:commentEx w15:paraId="5A08B8B9" w15:done="0"/>
  <w15:commentEx w15:paraId="0D092D30" w15:done="0"/>
  <w15:commentEx w15:paraId="4F6D9575" w15:done="0"/>
  <w15:commentEx w15:paraId="111FDB18" w15:done="0"/>
  <w15:commentEx w15:paraId="52110513" w15:done="0"/>
  <w15:commentEx w15:paraId="45AA8A4D" w15:done="0"/>
  <w15:commentEx w15:paraId="137B891F" w15:done="0"/>
  <w15:commentEx w15:paraId="656A159F" w15:done="0"/>
  <w15:commentEx w15:paraId="6D4B48E3" w15:done="0"/>
  <w15:commentEx w15:paraId="6DA0297F" w15:done="0"/>
  <w15:commentEx w15:paraId="52FF36BF" w15:done="0"/>
  <w15:commentEx w15:paraId="2F53084A" w15:done="0"/>
  <w15:commentEx w15:paraId="4A734D5E" w15:done="0"/>
  <w15:commentEx w15:paraId="53049602" w15:done="0"/>
  <w15:commentEx w15:paraId="107B6875" w15:done="0"/>
  <w15:commentEx w15:paraId="6DFC528A" w15:done="0"/>
  <w15:commentEx w15:paraId="4440A65C" w15:done="0"/>
  <w15:commentEx w15:paraId="4B27D801" w15:done="0"/>
  <w15:commentEx w15:paraId="16F76C36" w15:done="0"/>
  <w15:commentEx w15:paraId="5500DAB6" w15:done="0"/>
  <w15:commentEx w15:paraId="637BEDB1" w15:done="0"/>
  <w15:commentEx w15:paraId="243AC482" w15:done="0"/>
  <w15:commentEx w15:paraId="7237AC36" w15:done="0"/>
  <w15:commentEx w15:paraId="74B246A8" w15:done="0"/>
  <w15:commentEx w15:paraId="61AC8DD7" w15:done="0"/>
  <w15:commentEx w15:paraId="010BC082" w15:done="0"/>
  <w15:commentEx w15:paraId="6D32B570" w15:done="0"/>
  <w15:commentEx w15:paraId="3140C83A" w15:done="0"/>
  <w15:commentEx w15:paraId="2DA5D02A" w15:done="0"/>
  <w15:commentEx w15:paraId="7BF7161D" w15:done="0"/>
  <w15:commentEx w15:paraId="0D7E31B0" w15:done="0"/>
  <w15:commentEx w15:paraId="3B5CDE45" w15:paraIdParent="0D7E31B0" w15:done="0"/>
  <w15:commentEx w15:paraId="54285E51" w15:done="0"/>
  <w15:commentEx w15:paraId="74BA41EE" w15:done="0"/>
  <w15:commentEx w15:paraId="7D41E413" w15:done="0"/>
  <w15:commentEx w15:paraId="7EB6DA13" w15:done="0"/>
  <w15:commentEx w15:paraId="713AB41D" w15:done="0"/>
  <w15:commentEx w15:paraId="4A9D048D" w15:done="0"/>
  <w15:commentEx w15:paraId="051ABC41" w15:done="0"/>
  <w15:commentEx w15:paraId="5EFDEC04" w15:done="0"/>
  <w15:commentEx w15:paraId="05CC8E12" w15:done="0"/>
  <w15:commentEx w15:paraId="535581F4" w15:done="0"/>
  <w15:commentEx w15:paraId="3BDDF775" w15:done="0"/>
  <w15:commentEx w15:paraId="52225003" w15:done="0"/>
  <w15:commentEx w15:paraId="2C72668D" w15:done="0"/>
  <w15:commentEx w15:paraId="2B04D4A3" w15:done="0"/>
  <w15:commentEx w15:paraId="54AAE7DB" w15:done="0"/>
  <w15:commentEx w15:paraId="3A8880E8" w15:done="1"/>
  <w15:commentEx w15:paraId="55EEDE42" w15:done="0"/>
  <w15:commentEx w15:paraId="277C406B" w15:done="0"/>
  <w15:commentEx w15:paraId="38025BC8" w15:done="0"/>
  <w15:commentEx w15:paraId="69523174" w15:done="0"/>
  <w15:commentEx w15:paraId="33E20BB2" w15:done="0"/>
  <w15:commentEx w15:paraId="2CF5A51F" w15:done="0"/>
  <w15:commentEx w15:paraId="6C1E7408" w15:done="0"/>
  <w15:commentEx w15:paraId="44FAA56A" w15:done="0"/>
  <w15:commentEx w15:paraId="489F8041" w15:done="0"/>
  <w15:commentEx w15:paraId="6BC42D32" w15:done="0"/>
  <w15:commentEx w15:paraId="67C25192" w15:done="0"/>
  <w15:commentEx w15:paraId="5932B3FB" w15:done="0"/>
  <w15:commentEx w15:paraId="5EA89E6F" w15:done="1"/>
  <w15:commentEx w15:paraId="05D2FA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07A6D53" w16cex:dateUtc="2026-06-09T20:08:00Z"/>
  <w16cex:commentExtensible w16cex:durableId="4AB6A759" w16cex:dateUtc="2026-06-12T09:41:00Z"/>
  <w16cex:commentExtensible w16cex:durableId="226BFBCB" w16cex:dateUtc="2026-06-12T09:45:00Z"/>
  <w16cex:commentExtensible w16cex:durableId="4D529212" w16cex:dateUtc="2026-06-07T20:29:00Z"/>
  <w16cex:commentExtensible w16cex:durableId="349C5EED" w16cex:dateUtc="2026-06-12T09:40:00Z"/>
  <w16cex:commentExtensible w16cex:durableId="7F52E94F" w16cex:dateUtc="2026-06-07T14:03:00Z"/>
  <w16cex:commentExtensible w16cex:durableId="469653EF" w16cex:dateUtc="2026-06-12T07:49:00Z"/>
  <w16cex:commentExtensible w16cex:durableId="417092F0" w16cex:dateUtc="2026-06-07T18:40:00Z"/>
  <w16cex:commentExtensible w16cex:durableId="6B314ADF" w16cex:dateUtc="2026-06-09T16:50:00Z">
    <w16cex:extLst>
      <w16:ext w16:uri="{CE6994B0-6A32-4C9F-8C6B-6E91EDA988CE}">
        <cr:reactions xmlns:cr="http://schemas.microsoft.com/office/comments/2020/reactions">
          <cr:reaction reactionType="1">
            <cr:reactionInfo dateUtc="2026-06-12T07:49:32Z">
              <cr:user userId="S::s.beninger@nyenrode.nl::fe321bd3-d1d7-4fd6-8a80-9b12921aea2e" userProvider="AD" userName="Beninger, Stefanie"/>
            </cr:reactionInfo>
          </cr:reaction>
        </cr:reactions>
      </w16:ext>
    </w16cex:extLst>
  </w16cex:commentExtensible>
  <w16cex:commentExtensible w16cex:durableId="2F207FED">
    <w16cex:extLst>
      <w16:ext w16:uri="{CE6994B0-6A32-4C9F-8C6B-6E91EDA988CE}">
        <cr:reactions xmlns:cr="http://schemas.microsoft.com/office/comments/2020/reactions">
          <cr:reaction reactionType="1">
            <cr:reactionInfo dateUtc="2026-06-06T20:38:22Z">
              <cr:user userId="S::d.luttik@my.nyenrode.nl::1793cd2c-2cfd-4375-90c5-6702ae82a13b" userProvider="AD" userName="Luttik, Daan"/>
            </cr:reactionInfo>
          </cr:reaction>
        </cr:reactions>
      </w16:ext>
    </w16cex:extLst>
  </w16cex:commentExtensible>
  <w16cex:commentExtensible w16cex:durableId="19A5AE22" w16cex:dateUtc="2026-06-07T18:50:00Z"/>
  <w16cex:commentExtensible w16cex:durableId="31A79537" w16cex:dateUtc="2026-06-12T07:51:00Z"/>
  <w16cex:commentExtensible w16cex:durableId="4CA20F86">
    <w16cex:extLst>
      <w16:ext w16:uri="{CE6994B0-6A32-4C9F-8C6B-6E91EDA988CE}">
        <cr:reactions xmlns:cr="http://schemas.microsoft.com/office/comments/2020/reactions">
          <cr:reaction reactionType="1">
            <cr:reactionInfo dateUtc="2026-06-07T18:51:41Z">
              <cr:user userId="S::d.luttik@my.nyenrode.nl::1793cd2c-2cfd-4375-90c5-6702ae82a13b" userProvider="AD" userName="Luttik, Daan"/>
            </cr:reactionInfo>
          </cr:reaction>
        </cr:reactions>
      </w16:ext>
    </w16cex:extLst>
  </w16cex:commentExtensible>
  <w16cex:commentExtensible w16cex:durableId="0157785C" w16cex:dateUtc="2026-06-07T18:52:00Z"/>
  <w16cex:commentExtensible w16cex:durableId="38106109" w16cex:dateUtc="2026-06-12T07:54:00Z"/>
  <w16cex:commentExtensible w16cex:durableId="269B514D">
    <w16cex:extLst>
      <w16:ext w16:uri="{CE6994B0-6A32-4C9F-8C6B-6E91EDA988CE}">
        <cr:reactions xmlns:cr="http://schemas.microsoft.com/office/comments/2020/reactions">
          <cr:reaction reactionType="1">
            <cr:reactionInfo dateUtc="2026-06-07T18:56:05Z">
              <cr:user userId="S::d.luttik@my.nyenrode.nl::1793cd2c-2cfd-4375-90c5-6702ae82a13b" userProvider="AD" userName="Luttik, Daan"/>
            </cr:reactionInfo>
          </cr:reaction>
        </cr:reactions>
      </w16:ext>
    </w16cex:extLst>
  </w16cex:commentExtensible>
  <w16cex:commentExtensible w16cex:durableId="509A2D7D">
    <w16cex:extLst>
      <w16:ext w16:uri="{CE6994B0-6A32-4C9F-8C6B-6E91EDA988CE}">
        <cr:reactions xmlns:cr="http://schemas.microsoft.com/office/comments/2020/reactions">
          <cr:reaction reactionType="1">
            <cr:reactionInfo dateUtc="2026-06-07T18:47:53Z">
              <cr:user userId="S::d.luttik@my.nyenrode.nl::1793cd2c-2cfd-4375-90c5-6702ae82a13b" userProvider="AD" userName="Luttik, Daan"/>
            </cr:reactionInfo>
          </cr:reaction>
        </cr:reactions>
      </w16:ext>
    </w16cex:extLst>
  </w16cex:commentExtensible>
  <w16cex:commentExtensible w16cex:durableId="5E642755" w16cex:dateUtc="2026-06-09T17:10:00Z"/>
  <w16cex:commentExtensible w16cex:durableId="6ED1AD51" w16cex:dateUtc="2026-06-12T07:55:00Z"/>
  <w16cex:commentExtensible w16cex:durableId="4B8E0F57" w16cex:dateUtc="2026-06-11T17:46:00Z"/>
  <w16cex:commentExtensible w16cex:durableId="4B7E8062" w16cex:dateUtc="2026-06-12T07:56:00Z"/>
  <w16cex:commentExtensible w16cex:durableId="41015963" w16cex:dateUtc="2026-06-07T19:20:00Z">
    <w16cex:extLst>
      <w16:ext w16:uri="{CE6994B0-6A32-4C9F-8C6B-6E91EDA988CE}">
        <cr:reactions xmlns:cr="http://schemas.microsoft.com/office/comments/2020/reactions">
          <cr:reaction reactionType="1">
            <cr:reactionInfo dateUtc="2026-06-12T07:55:40Z">
              <cr:user userId="S::s.beninger@nyenrode.nl::fe321bd3-d1d7-4fd6-8a80-9b12921aea2e" userProvider="AD" userName="Beninger, Stefanie"/>
            </cr:reactionInfo>
          </cr:reaction>
        </cr:reactions>
      </w16:ext>
    </w16cex:extLst>
  </w16cex:commentExtensible>
  <w16cex:commentExtensible w16cex:durableId="16F472C9" w16cex:dateUtc="2026-06-08T20:17:00Z"/>
  <w16cex:commentExtensible w16cex:durableId="111AAC86" w16cex:dateUtc="2026-06-12T07:57:00Z"/>
  <w16cex:commentExtensible w16cex:durableId="4E985FEB" w16cex:dateUtc="2026-06-12T07:58:00Z"/>
  <w16cex:commentExtensible w16cex:durableId="695A455D" w16cex:dateUtc="2026-06-07T18:32:00Z"/>
  <w16cex:commentExtensible w16cex:durableId="5FAE51FB">
    <w16cex:extLst>
      <w16:ext w16:uri="{CE6994B0-6A32-4C9F-8C6B-6E91EDA988CE}">
        <cr:reactions xmlns:cr="http://schemas.microsoft.com/office/comments/2020/reactions">
          <cr:reaction reactionType="1">
            <cr:reactionInfo dateUtc="2026-06-07T18:45:32Z">
              <cr:user userId="S::d.luttik@my.nyenrode.nl::1793cd2c-2cfd-4375-90c5-6702ae82a13b" userProvider="AD" userName="Luttik, Daan"/>
            </cr:reactionInfo>
          </cr:reaction>
        </cr:reactions>
      </w16:ext>
    </w16cex:extLst>
  </w16cex:commentExtensible>
  <w16cex:commentExtensible w16cex:durableId="3342E789" w16cex:dateUtc="2026-06-12T07:59:00Z"/>
  <w16cex:commentExtensible w16cex:durableId="5C4EAF73" w16cex:dateUtc="2026-06-07T19:24:00Z"/>
  <w16cex:commentExtensible w16cex:durableId="4CFA4DAE" w16cex:dateUtc="2026-06-12T07:58:00Z"/>
  <w16cex:commentExtensible w16cex:durableId="6CB94E6D" w16cex:dateUtc="2026-06-09T19:47:00Z"/>
  <w16cex:commentExtensible w16cex:durableId="6AC543F1" w16cex:dateUtc="2026-06-12T08:00:00Z"/>
  <w16cex:commentExtensible w16cex:durableId="14AEC299" w16cex:dateUtc="2026-06-07T19:26:00Z"/>
  <w16cex:commentExtensible w16cex:durableId="0000A0F1" w16cex:dateUtc="2026-06-07T19:26:00Z"/>
  <w16cex:commentExtensible w16cex:durableId="0E5D673B" w16cex:dateUtc="2026-06-12T08:23:00Z"/>
  <w16cex:commentExtensible w16cex:durableId="710C937A" w16cex:dateUtc="2026-06-10T11:40:00Z"/>
  <w16cex:commentExtensible w16cex:durableId="751BE835" w16cex:dateUtc="2026-06-10T11:40:00Z">
    <w16cex:extLst>
      <w16:ext w16:uri="{CE6994B0-6A32-4C9F-8C6B-6E91EDA988CE}">
        <cr:reactions xmlns:cr="http://schemas.microsoft.com/office/comments/2020/reactions">
          <cr:reaction reactionType="1">
            <cr:reactionInfo dateUtc="2026-06-12T08:44:13Z">
              <cr:user userId="S::d.luttik@my.nyenrode.nl::1793cd2c-2cfd-4375-90c5-6702ae82a13b" userProvider="AD" userName="Luttik, Daan"/>
            </cr:reactionInfo>
          </cr:reaction>
        </cr:reactions>
      </w16:ext>
    </w16cex:extLst>
  </w16cex:commentExtensible>
  <w16cex:commentExtensible w16cex:durableId="00D4FC71" w16cex:dateUtc="2026-06-10T11:41:00Z"/>
  <w16cex:commentExtensible w16cex:durableId="51582393" w16cex:dateUtc="2026-06-10T12:12:00Z"/>
  <w16cex:commentExtensible w16cex:durableId="3DBBC58F" w16cex:dateUtc="2026-06-12T08:23:00Z"/>
  <w16cex:commentExtensible w16cex:durableId="36B44653" w16cex:dateUtc="2026-06-12T17:26:00Z"/>
  <w16cex:commentExtensible w16cex:durableId="0DB35D75" w16cex:dateUtc="2026-06-10T11:41:00Z"/>
  <w16cex:commentExtensible w16cex:durableId="1E8461E3" w16cex:dateUtc="2026-06-10T11:48:00Z"/>
  <w16cex:commentExtensible w16cex:durableId="721EEDEB" w16cex:dateUtc="2026-06-10T11:46:00Z"/>
  <w16cex:commentExtensible w16cex:durableId="61D318E9" w16cex:dateUtc="2026-06-10T11:47:00Z"/>
  <w16cex:commentExtensible w16cex:durableId="6715EC2D" w16cex:dateUtc="2026-06-10T11:47:00Z"/>
  <w16cex:commentExtensible w16cex:durableId="439FF13F" w16cex:dateUtc="2026-06-10T13:04:00Z"/>
  <w16cex:commentExtensible w16cex:durableId="1E022A37" w16cex:dateUtc="2026-06-12T21:39:00Z"/>
  <w16cex:commentExtensible w16cex:durableId="0F1D818C" w16cex:dateUtc="2026-06-10T11:54:00Z"/>
  <w16cex:commentExtensible w16cex:durableId="3E40D086" w16cex:dateUtc="2026-06-10T11:49:00Z"/>
  <w16cex:commentExtensible w16cex:durableId="1C14FE40" w16cex:dateUtc="2026-06-10T11:50:00Z"/>
  <w16cex:commentExtensible w16cex:durableId="1340CF10" w16cex:dateUtc="2026-06-11T17:50:00Z"/>
  <w16cex:commentExtensible w16cex:durableId="7B3126F6" w16cex:dateUtc="2026-06-12T07:56:00Z"/>
  <w16cex:commentExtensible w16cex:durableId="6ACD1D8B" w16cex:dateUtc="2026-06-12T08:24:00Z">
    <w16cex:extLst>
      <w16:ext w16:uri="{CE6994B0-6A32-4C9F-8C6B-6E91EDA988CE}">
        <cr:reactions xmlns:cr="http://schemas.microsoft.com/office/comments/2020/reactions">
          <cr:reaction reactionType="1">
            <cr:reactionInfo dateUtc="2026-06-12T08:57:19Z">
              <cr:user userId="S::d.luttik@my.nyenrode.nl::1793cd2c-2cfd-4375-90c5-6702ae82a13b" userProvider="AD" userName="Luttik, Daan"/>
            </cr:reactionInfo>
          </cr:reaction>
        </cr:reactions>
      </w16:ext>
    </w16cex:extLst>
  </w16cex:commentExtensible>
  <w16cex:commentExtensible w16cex:durableId="4A0801EC" w16cex:dateUtc="2026-06-10T11:50:00Z"/>
  <w16cex:commentExtensible w16cex:durableId="0D2C3A84" w16cex:dateUtc="2026-06-12T22:02:00Z"/>
  <w16cex:commentExtensible w16cex:durableId="4C07F469" w16cex:dateUtc="2026-06-12T09:34:00Z"/>
  <w16cex:commentExtensible w16cex:durableId="3D709668" w16cex:dateUtc="2026-06-12T09:44:00Z"/>
  <w16cex:commentExtensible w16cex:durableId="725C0B50" w16cex:dateUtc="2026-06-12T21:45:00Z"/>
  <w16cex:commentExtensible w16cex:durableId="0990ED94" w16cex:dateUtc="2026-06-12T13:33:00Z"/>
  <w16cex:commentExtensible w16cex:durableId="3766A87F" w16cex:dateUtc="2026-06-11T20:10:00Z"/>
  <w16cex:commentExtensible w16cex:durableId="40ACD8DD" w16cex:dateUtc="2026-06-12T17:20:00Z"/>
  <w16cex:commentExtensible w16cex:durableId="4B72DC1A" w16cex:dateUtc="2026-06-12T21:06:00Z"/>
  <w16cex:commentExtensible w16cex:durableId="14223475" w16cex:dateUtc="2026-06-12T20:15:00Z"/>
  <w16cex:commentExtensible w16cex:durableId="1FE14087" w16cex:dateUtc="2026-06-10T12:26:00Z"/>
  <w16cex:commentExtensible w16cex:durableId="5A424C3C" w16cex:dateUtc="2026-06-12T09:03:00Z"/>
  <w16cex:commentExtensible w16cex:durableId="06E3F178" w16cex:dateUtc="2026-06-12T09:11:00Z"/>
  <w16cex:commentExtensible w16cex:durableId="52D1C223" w16cex:dateUtc="2026-06-12T14:10:00Z"/>
  <w16cex:commentExtensible w16cex:durableId="1BF9CFB4" w16cex:dateUtc="2026-06-12T14:10:00Z"/>
  <w16cex:commentExtensible w16cex:durableId="57522AF0" w16cex:dateUtc="2026-06-11T19:03:00Z"/>
  <w16cex:commentExtensible w16cex:durableId="579D3876" w16cex:dateUtc="2026-06-10T12:37:00Z"/>
  <w16cex:commentExtensible w16cex:durableId="2A74231B" w16cex:dateUtc="2026-06-10T12:43:00Z"/>
  <w16cex:commentExtensible w16cex:durableId="78BFB185" w16cex:dateUtc="2026-06-10T12:45:00Z"/>
  <w16cex:commentExtensible w16cex:durableId="0020A3A2" w16cex:dateUtc="2026-06-12T21:34:00Z"/>
  <w16cex:commentExtensible w16cex:durableId="0B9C1A5D" w16cex:dateUtc="2026-06-10T12:44:00Z"/>
  <w16cex:commentExtensible w16cex:durableId="6AC6308C" w16cex:dateUtc="2026-06-10T12:44:00Z"/>
  <w16cex:commentExtensible w16cex:durableId="36DBF2CA" w16cex:dateUtc="2026-06-10T12:45:00Z"/>
  <w16cex:commentExtensible w16cex:durableId="73DA34DA" w16cex:dateUtc="2026-06-06T19:39:00Z"/>
  <w16cex:commentExtensible w16cex:durableId="6314477C" w16cex:dateUtc="2026-06-12T09:40:00Z"/>
  <w16cex:commentExtensible w16cex:durableId="3DDA4329" w16cex:dateUtc="2026-06-12T21:32:00Z"/>
  <w16cex:commentExtensible w16cex:durableId="03842123" w16cex:dateUtc="2026-06-11T19:04:00Z"/>
  <w16cex:commentExtensible w16cex:durableId="0BD85472" w16cex:dateUtc="2026-06-12T21:33:00Z"/>
  <w16cex:commentExtensible w16cex:durableId="488B7985" w16cex:dateUtc="2026-06-10T13:03:00Z"/>
  <w16cex:commentExtensible w16cex:durableId="57A2FC46" w16cex:dateUtc="2026-06-10T13:03:00Z"/>
  <w16cex:commentExtensible w16cex:durableId="50559513" w16cex:dateUtc="2026-06-09T17:07:00Z"/>
  <w16cex:commentExtensible w16cex:durableId="6E13E06C" w16cex:dateUtc="2026-06-10T13:02:00Z"/>
  <w16cex:commentExtensible w16cex:durableId="0D1EB301" w16cex:dateUtc="2026-06-10T13:03:00Z"/>
  <w16cex:commentExtensible w16cex:durableId="77CD6387" w16cex:dateUtc="2026-06-10T13:04:00Z"/>
  <w16cex:commentExtensible w16cex:durableId="3848F266" w16cex:dateUtc="2026-06-10T13:04:00Z"/>
  <w16cex:commentExtensible w16cex:durableId="7A7101EF" w16cex:dateUtc="2026-06-10T13:05:00Z"/>
  <w16cex:commentExtensible w16cex:durableId="077D56E5" w16cex:dateUtc="2026-06-10T13:06:00Z"/>
  <w16cex:commentExtensible w16cex:durableId="67B0D06B" w16cex:dateUtc="2026-06-10T13:07:00Z"/>
  <w16cex:commentExtensible w16cex:durableId="4C216402" w16cex:dateUtc="2026-06-10T13:07:00Z"/>
  <w16cex:commentExtensible w16cex:durableId="3F350713" w16cex:dateUtc="2026-06-10T13:07:00Z"/>
  <w16cex:commentExtensible w16cex:durableId="2301C158" w16cex:dateUtc="2026-06-10T13:07:00Z"/>
  <w16cex:commentExtensible w16cex:durableId="03CC7963" w16cex:dateUtc="2026-06-10T13:08:00Z"/>
  <w16cex:commentExtensible w16cex:durableId="7A97541E" w16cex:dateUtc="2026-06-10T13:10:00Z"/>
  <w16cex:commentExtensible w16cex:durableId="5ECECE20" w16cex:dateUtc="2026-06-10T13:11:00Z"/>
  <w16cex:commentExtensible w16cex:durableId="051F895C" w16cex:dateUtc="2026-06-10T13:12:00Z"/>
  <w16cex:commentExtensible w16cex:durableId="3E2AF318" w16cex:dateUtc="2026-06-10T13:12:00Z"/>
  <w16cex:commentExtensible w16cex:durableId="5CD5FBA1" w16cex:dateUtc="2026-06-10T13:12:00Z"/>
  <w16cex:commentExtensible w16cex:durableId="5CD973D1" w16cex:dateUtc="2026-06-10T13:15:00Z"/>
  <w16cex:commentExtensible w16cex:durableId="517A8AD0" w16cex:dateUtc="2026-06-10T13:13:00Z"/>
  <w16cex:commentExtensible w16cex:durableId="253A971C" w16cex:dateUtc="2026-06-10T13:16:00Z"/>
  <w16cex:commentExtensible w16cex:durableId="3F487EF2" w16cex:dateUtc="2026-06-10T13:17:00Z"/>
  <w16cex:commentExtensible w16cex:durableId="261203C0" w16cex:dateUtc="2026-06-12T11:39:00Z"/>
  <w16cex:commentExtensible w16cex:durableId="02EB59E9" w16cex:dateUtc="2026-06-10T13:18:00Z"/>
  <w16cex:commentExtensible w16cex:durableId="7CFD865B" w16cex:dateUtc="2026-06-10T13:18:00Z"/>
  <w16cex:commentExtensible w16cex:durableId="4597AFE3" w16cex:dateUtc="2026-06-10T13:19:00Z"/>
  <w16cex:commentExtensible w16cex:durableId="7C270C6D" w16cex:dateUtc="2026-06-10T13:20:00Z"/>
  <w16cex:commentExtensible w16cex:durableId="50DD7BF5" w16cex:dateUtc="2026-06-10T13:20:00Z"/>
  <w16cex:commentExtensible w16cex:durableId="5620BE7E" w16cex:dateUtc="2026-06-10T13:21:00Z"/>
  <w16cex:commentExtensible w16cex:durableId="4AA7001D" w16cex:dateUtc="2026-06-10T13:22:00Z"/>
  <w16cex:commentExtensible w16cex:durableId="46EAE487" w16cex:dateUtc="2026-06-10T13:22:00Z"/>
  <w16cex:commentExtensible w16cex:durableId="55F2653B" w16cex:dateUtc="2026-06-10T13:22:00Z"/>
  <w16cex:commentExtensible w16cex:durableId="2465B252" w16cex:dateUtc="2026-06-10T13:23:00Z"/>
  <w16cex:commentExtensible w16cex:durableId="5591C5CF" w16cex:dateUtc="2026-06-10T13:24:00Z"/>
  <w16cex:commentExtensible w16cex:durableId="33390208" w16cex:dateUtc="2026-06-10T13:25:00Z"/>
  <w16cex:commentExtensible w16cex:durableId="75D99EE9" w16cex:dateUtc="2026-06-10T13:26:00Z"/>
  <w16cex:commentExtensible w16cex:durableId="5B89CCE8" w16cex:dateUtc="2026-06-10T13:26:00Z"/>
  <w16cex:commentExtensible w16cex:durableId="300D9C02" w16cex:dateUtc="2026-06-10T13:27:00Z"/>
  <w16cex:commentExtensible w16cex:durableId="63E5C0C8" w16cex:dateUtc="2026-06-10T13:27:00Z"/>
  <w16cex:commentExtensible w16cex:durableId="27619190" w16cex:dateUtc="2026-06-10T13:28:00Z"/>
  <w16cex:commentExtensible w16cex:durableId="02A9853F" w16cex:dateUtc="2026-06-10T13:28:00Z"/>
  <w16cex:commentExtensible w16cex:durableId="0B015E51" w16cex:dateUtc="2026-06-10T13:29:00Z"/>
  <w16cex:commentExtensible w16cex:durableId="6C444D28" w16cex:dateUtc="2026-06-10T13:31:00Z"/>
  <w16cex:commentExtensible w16cex:durableId="6F20BE60" w16cex:dateUtc="2026-06-10T13:36:00Z"/>
  <w16cex:commentExtensible w16cex:durableId="5AFF39B2" w16cex:dateUtc="2026-06-10T13:29:00Z"/>
  <w16cex:commentExtensible w16cex:durableId="6B90F659" w16cex:dateUtc="2026-06-10T13:29:00Z"/>
  <w16cex:commentExtensible w16cex:durableId="43EF93D3" w16cex:dateUtc="2026-06-10T13:30:00Z"/>
  <w16cex:commentExtensible w16cex:durableId="602B39AF" w16cex:dateUtc="2026-06-10T13:30:00Z"/>
  <w16cex:commentExtensible w16cex:durableId="61EDB488" w16cex:dateUtc="2026-06-10T13:31:00Z"/>
  <w16cex:commentExtensible w16cex:durableId="0974B017" w16cex:dateUtc="2026-06-10T13:31:00Z"/>
  <w16cex:commentExtensible w16cex:durableId="75016BCA" w16cex:dateUtc="2026-06-10T13:33:00Z"/>
  <w16cex:commentExtensible w16cex:durableId="7F7959F9" w16cex:dateUtc="2026-06-10T13:32:00Z"/>
  <w16cex:commentExtensible w16cex:durableId="6B1DFA73" w16cex:dateUtc="2026-06-10T13:33:00Z"/>
  <w16cex:commentExtensible w16cex:durableId="096A1025" w16cex:dateUtc="2026-06-10T13:33:00Z"/>
  <w16cex:commentExtensible w16cex:durableId="59E28574" w16cex:dateUtc="2026-06-10T13:34:00Z"/>
  <w16cex:commentExtensible w16cex:durableId="251BEF0F" w16cex:dateUtc="2026-06-10T13:34:00Z"/>
  <w16cex:commentExtensible w16cex:durableId="460CC008" w16cex:dateUtc="2026-06-10T13:34:00Z"/>
  <w16cex:commentExtensible w16cex:durableId="1BC0EEC7" w16cex:dateUtc="2026-06-10T13:35:00Z"/>
  <w16cex:commentExtensible w16cex:durableId="09A22176" w16cex:dateUtc="2026-06-10T13:35:00Z"/>
  <w16cex:commentExtensible w16cex:durableId="431DF52F" w16cex:dateUtc="2026-06-09T19:38:00Z"/>
  <w16cex:commentExtensible w16cex:durableId="2BF978E0" w16cex:dateUtc="2026-06-09T19:42:00Z"/>
  <w16cex:commentExtensible w16cex:durableId="25D3871D" w16cex:dateUtc="2026-06-09T19:42:00Z"/>
  <w16cex:commentExtensible w16cex:durableId="28F4A4D6" w16cex:dateUtc="2026-06-09T19:43:00Z"/>
  <w16cex:commentExtensible w16cex:durableId="7B674536" w16cex:dateUtc="2026-06-09T19:43:00Z"/>
  <w16cex:commentExtensible w16cex:durableId="0FD0EDB4" w16cex:dateUtc="2026-06-09T19:45:00Z"/>
  <w16cex:commentExtensible w16cex:durableId="3137F0C0" w16cex:dateUtc="2026-06-09T19:46:00Z"/>
  <w16cex:commentExtensible w16cex:durableId="258AE840" w16cex:dateUtc="2026-06-09T19:48:00Z"/>
  <w16cex:commentExtensible w16cex:durableId="656BB430" w16cex:dateUtc="2026-06-09T19:49:00Z"/>
  <w16cex:commentExtensible w16cex:durableId="5F2BB060" w16cex:dateUtc="2026-06-09T20:12:00Z"/>
  <w16cex:commentExtensible w16cex:durableId="1C2380AB" w16cex:dateUtc="2026-06-09T19:49:00Z"/>
  <w16cex:commentExtensible w16cex:durableId="05C4F418" w16cex:dateUtc="2026-06-07T19: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B8B48CF" w16cid:durableId="507A6D53"/>
  <w16cid:commentId w16cid:paraId="09D9E6E8" w16cid:durableId="55D79311"/>
  <w16cid:commentId w16cid:paraId="077C102D" w16cid:durableId="24D91042"/>
  <w16cid:commentId w16cid:paraId="3D85432C" w16cid:durableId="44C2FF37"/>
  <w16cid:commentId w16cid:paraId="3C6ECAFF" w16cid:durableId="7119C612"/>
  <w16cid:commentId w16cid:paraId="64133062" w16cid:durableId="4AB6A759"/>
  <w16cid:commentId w16cid:paraId="016E7494" w16cid:durableId="4F7A5319"/>
  <w16cid:commentId w16cid:paraId="057B0060" w16cid:durableId="34A4494C"/>
  <w16cid:commentId w16cid:paraId="5ACA159A" w16cid:durableId="6A0BB382"/>
  <w16cid:commentId w16cid:paraId="61B9F1FA" w16cid:durableId="226BFBCB"/>
  <w16cid:commentId w16cid:paraId="15AB9929" w16cid:durableId="0DC4F354"/>
  <w16cid:commentId w16cid:paraId="731F76CF" w16cid:durableId="4D529212"/>
  <w16cid:commentId w16cid:paraId="3A49B6CC" w16cid:durableId="349C5EED"/>
  <w16cid:commentId w16cid:paraId="191DD6E4" w16cid:durableId="32FB8238"/>
  <w16cid:commentId w16cid:paraId="28C9ADB0" w16cid:durableId="7F52E94F"/>
  <w16cid:commentId w16cid:paraId="61E7B9B0" w16cid:durableId="469653EF"/>
  <w16cid:commentId w16cid:paraId="5C191001" w16cid:durableId="0654BB5E"/>
  <w16cid:commentId w16cid:paraId="4887D2C0" w16cid:durableId="3BC8FC4E"/>
  <w16cid:commentId w16cid:paraId="1DACE82B" w16cid:durableId="58603BB2"/>
  <w16cid:commentId w16cid:paraId="0D5379FD" w16cid:durableId="2B08454C"/>
  <w16cid:commentId w16cid:paraId="567B9382" w16cid:durableId="417092F0"/>
  <w16cid:commentId w16cid:paraId="5DD6CFB2" w16cid:durableId="6B314ADF"/>
  <w16cid:commentId w16cid:paraId="14EAC7F8" w16cid:durableId="1974E4D1"/>
  <w16cid:commentId w16cid:paraId="0E062294" w16cid:durableId="3776A33A"/>
  <w16cid:commentId w16cid:paraId="1C69450F" w16cid:durableId="2F207FED"/>
  <w16cid:commentId w16cid:paraId="0D8B1A42" w16cid:durableId="4BE58A50"/>
  <w16cid:commentId w16cid:paraId="2C7B063B" w16cid:durableId="19A5AE22"/>
  <w16cid:commentId w16cid:paraId="2381AF78" w16cid:durableId="31A79537"/>
  <w16cid:commentId w16cid:paraId="06AADE61" w16cid:durableId="234D0E38"/>
  <w16cid:commentId w16cid:paraId="6421D3A7" w16cid:durableId="45015485"/>
  <w16cid:commentId w16cid:paraId="00C19227" w16cid:durableId="4CA20F86"/>
  <w16cid:commentId w16cid:paraId="1D108589" w16cid:durableId="755F1EA6"/>
  <w16cid:commentId w16cid:paraId="1DDFA86C" w16cid:durableId="0157785C"/>
  <w16cid:commentId w16cid:paraId="78286AE4" w16cid:durableId="38106109"/>
  <w16cid:commentId w16cid:paraId="284CF96F" w16cid:durableId="1A8D465B"/>
  <w16cid:commentId w16cid:paraId="2C09F061" w16cid:durableId="14B44C1D"/>
  <w16cid:commentId w16cid:paraId="14577B4A" w16cid:durableId="148B19DF"/>
  <w16cid:commentId w16cid:paraId="7B2190FF" w16cid:durableId="269B514D"/>
  <w16cid:commentId w16cid:paraId="51C4774A" w16cid:durableId="5BE83EC0"/>
  <w16cid:commentId w16cid:paraId="792142A6" w16cid:durableId="1E5DE17B"/>
  <w16cid:commentId w16cid:paraId="0C06C24F" w16cid:durableId="4FE1DA80"/>
  <w16cid:commentId w16cid:paraId="7A5908AB" w16cid:durableId="5615C6D7"/>
  <w16cid:commentId w16cid:paraId="44AE7C43" w16cid:durableId="18A3F0FC"/>
  <w16cid:commentId w16cid:paraId="74E1DECB" w16cid:durableId="509A2D7D"/>
  <w16cid:commentId w16cid:paraId="182D0464" w16cid:durableId="0EDA7469"/>
  <w16cid:commentId w16cid:paraId="120E2083" w16cid:durableId="5947355D"/>
  <w16cid:commentId w16cid:paraId="4301ED33" w16cid:durableId="3C426A19"/>
  <w16cid:commentId w16cid:paraId="3BF58C6D" w16cid:durableId="38619D44"/>
  <w16cid:commentId w16cid:paraId="561915B3" w16cid:durableId="06A212A6"/>
  <w16cid:commentId w16cid:paraId="1B6267A5" w16cid:durableId="73801F68"/>
  <w16cid:commentId w16cid:paraId="292EE2D5" w16cid:durableId="55611FF9"/>
  <w16cid:commentId w16cid:paraId="06C0E092" w16cid:durableId="2B628136"/>
  <w16cid:commentId w16cid:paraId="3073F6B0" w16cid:durableId="034E5DF8"/>
  <w16cid:commentId w16cid:paraId="6BCB99DF" w16cid:durableId="5E642755"/>
  <w16cid:commentId w16cid:paraId="7AB769F5" w16cid:durableId="6ED1AD51"/>
  <w16cid:commentId w16cid:paraId="7CDAFB57" w16cid:durableId="02340FFA"/>
  <w16cid:commentId w16cid:paraId="49546D09" w16cid:durableId="4B8E0F57"/>
  <w16cid:commentId w16cid:paraId="2AFC6CF6" w16cid:durableId="4B7E8062"/>
  <w16cid:commentId w16cid:paraId="77E93835" w16cid:durableId="41015963"/>
  <w16cid:commentId w16cid:paraId="491E2FFB" w16cid:durableId="16F472C9"/>
  <w16cid:commentId w16cid:paraId="665DF9A1" w16cid:durableId="111AAC86"/>
  <w16cid:commentId w16cid:paraId="58D99499" w16cid:durableId="4E985FEB"/>
  <w16cid:commentId w16cid:paraId="26238B39" w16cid:durableId="09127FD3"/>
  <w16cid:commentId w16cid:paraId="3CA0D7C8" w16cid:durableId="73D47345"/>
  <w16cid:commentId w16cid:paraId="0182F7D7" w16cid:durableId="695A455D"/>
  <w16cid:commentId w16cid:paraId="186AA0F7" w16cid:durableId="5F6EB33A"/>
  <w16cid:commentId w16cid:paraId="4DADDD80" w16cid:durableId="5FAE51FB"/>
  <w16cid:commentId w16cid:paraId="22175E91" w16cid:durableId="219724EA"/>
  <w16cid:commentId w16cid:paraId="5BCBAA79" w16cid:durableId="72840D20"/>
  <w16cid:commentId w16cid:paraId="2F57BDA6" w16cid:durableId="171B368D"/>
  <w16cid:commentId w16cid:paraId="54134D0A" w16cid:durableId="0CB95174"/>
  <w16cid:commentId w16cid:paraId="037F5A45" w16cid:durableId="4BAB4CFF"/>
  <w16cid:commentId w16cid:paraId="7C0E2888" w16cid:durableId="3342E789"/>
  <w16cid:commentId w16cid:paraId="47B6B02E" w16cid:durableId="1014F92B"/>
  <w16cid:commentId w16cid:paraId="4691A782" w16cid:durableId="5C4EAF73"/>
  <w16cid:commentId w16cid:paraId="626D28B7" w16cid:durableId="4CFA4DAE"/>
  <w16cid:commentId w16cid:paraId="5CD3F50D" w16cid:durableId="6CB94E6D"/>
  <w16cid:commentId w16cid:paraId="35DEC75E" w16cid:durableId="6AC543F1"/>
  <w16cid:commentId w16cid:paraId="4A6CD0DC" w16cid:durableId="4E9F867F"/>
  <w16cid:commentId w16cid:paraId="4B95594B" w16cid:durableId="0ACBD304"/>
  <w16cid:commentId w16cid:paraId="3B8F7620" w16cid:durableId="00EF287A"/>
  <w16cid:commentId w16cid:paraId="09B38857" w16cid:durableId="14AEC299"/>
  <w16cid:commentId w16cid:paraId="20F10B18" w16cid:durableId="0000A0F1"/>
  <w16cid:commentId w16cid:paraId="62C9EBB7" w16cid:durableId="0E5D673B"/>
  <w16cid:commentId w16cid:paraId="0E4D5C66" w16cid:durableId="3046B2AC"/>
  <w16cid:commentId w16cid:paraId="48DE636F" w16cid:durableId="088121B6"/>
  <w16cid:commentId w16cid:paraId="169983E0" w16cid:durableId="626C2509"/>
  <w16cid:commentId w16cid:paraId="1A64E718" w16cid:durableId="4EADFE53"/>
  <w16cid:commentId w16cid:paraId="389B5590" w16cid:durableId="1D353211"/>
  <w16cid:commentId w16cid:paraId="3A2E40FE" w16cid:durableId="66B478BD"/>
  <w16cid:commentId w16cid:paraId="5648FACF" w16cid:durableId="710C937A"/>
  <w16cid:commentId w16cid:paraId="48CAB60F" w16cid:durableId="751BE835"/>
  <w16cid:commentId w16cid:paraId="23B735A4" w16cid:durableId="00D4FC71"/>
  <w16cid:commentId w16cid:paraId="4691A666" w16cid:durableId="51582393"/>
  <w16cid:commentId w16cid:paraId="5CA97E61" w16cid:durableId="3DBBC58F"/>
  <w16cid:commentId w16cid:paraId="4959E1DF" w16cid:durableId="36B44653"/>
  <w16cid:commentId w16cid:paraId="6D623B95" w16cid:durableId="0DB35D75"/>
  <w16cid:commentId w16cid:paraId="1F3B69B3" w16cid:durableId="1E8461E3"/>
  <w16cid:commentId w16cid:paraId="69FE6E55" w16cid:durableId="721EEDEB"/>
  <w16cid:commentId w16cid:paraId="29A222A9" w16cid:durableId="61D318E9"/>
  <w16cid:commentId w16cid:paraId="6AD2AED1" w16cid:durableId="6715EC2D"/>
  <w16cid:commentId w16cid:paraId="028149B9" w16cid:durableId="439FF13F"/>
  <w16cid:commentId w16cid:paraId="086CA749" w16cid:durableId="1E022A37"/>
  <w16cid:commentId w16cid:paraId="1835B6BE" w16cid:durableId="0F1D818C"/>
  <w16cid:commentId w16cid:paraId="1B801549" w16cid:durableId="505D8706"/>
  <w16cid:commentId w16cid:paraId="1742B944" w16cid:durableId="3E40D086"/>
  <w16cid:commentId w16cid:paraId="4691123E" w16cid:durableId="1C14FE40"/>
  <w16cid:commentId w16cid:paraId="1CE81906" w16cid:durableId="1340CF10"/>
  <w16cid:commentId w16cid:paraId="507C810C" w16cid:durableId="7B3126F6"/>
  <w16cid:commentId w16cid:paraId="2D23C641" w16cid:durableId="6ACD1D8B"/>
  <w16cid:commentId w16cid:paraId="7C32CBE8" w16cid:durableId="4A0801EC"/>
  <w16cid:commentId w16cid:paraId="39CC8F33" w16cid:durableId="0D2C3A84"/>
  <w16cid:commentId w16cid:paraId="48B9090A" w16cid:durableId="1C973F00"/>
  <w16cid:commentId w16cid:paraId="487646A1" w16cid:durableId="4C07F469"/>
  <w16cid:commentId w16cid:paraId="18AA2116" w16cid:durableId="3D709668"/>
  <w16cid:commentId w16cid:paraId="35613F38" w16cid:durableId="725C0B50"/>
  <w16cid:commentId w16cid:paraId="7452F165" w16cid:durableId="0990ED94"/>
  <w16cid:commentId w16cid:paraId="0BE380EE" w16cid:durableId="3766A87F"/>
  <w16cid:commentId w16cid:paraId="53D06298" w16cid:durableId="40ACD8DD"/>
  <w16cid:commentId w16cid:paraId="2C30BD3B" w16cid:durableId="4B72DC1A"/>
  <w16cid:commentId w16cid:paraId="430EE7A7" w16cid:durableId="14223475"/>
  <w16cid:commentId w16cid:paraId="15333CDE" w16cid:durableId="1FE14087"/>
  <w16cid:commentId w16cid:paraId="2956EBDE" w16cid:durableId="5A424C3C"/>
  <w16cid:commentId w16cid:paraId="6FD157D9" w16cid:durableId="06E3F178"/>
  <w16cid:commentId w16cid:paraId="009E8C01" w16cid:durableId="52D1C223"/>
  <w16cid:commentId w16cid:paraId="28799D2C" w16cid:durableId="1BF9CFB4"/>
  <w16cid:commentId w16cid:paraId="5061B2E3" w16cid:durableId="57522AF0"/>
  <w16cid:commentId w16cid:paraId="220D2C76" w16cid:durableId="579D3876"/>
  <w16cid:commentId w16cid:paraId="7C5E7ACA" w16cid:durableId="07F25AA7"/>
  <w16cid:commentId w16cid:paraId="65CB6948" w16cid:durableId="2A74231B"/>
  <w16cid:commentId w16cid:paraId="45A94064" w16cid:durableId="78BFB185"/>
  <w16cid:commentId w16cid:paraId="5B0F987F" w16cid:durableId="0020A3A2"/>
  <w16cid:commentId w16cid:paraId="4BBEC5B4" w16cid:durableId="0B9C1A5D"/>
  <w16cid:commentId w16cid:paraId="3CBE3868" w16cid:durableId="6AC6308C"/>
  <w16cid:commentId w16cid:paraId="0F5DDD43" w16cid:durableId="36DBF2CA"/>
  <w16cid:commentId w16cid:paraId="24FDB33B" w16cid:durableId="73DA34DA"/>
  <w16cid:commentId w16cid:paraId="446907C6" w16cid:durableId="6314477C"/>
  <w16cid:commentId w16cid:paraId="29A66DDC" w16cid:durableId="3DDA4329"/>
  <w16cid:commentId w16cid:paraId="35376966" w16cid:durableId="03842123"/>
  <w16cid:commentId w16cid:paraId="4ADF0675" w16cid:durableId="0BD85472"/>
  <w16cid:commentId w16cid:paraId="44040703" w16cid:durableId="488B7985"/>
  <w16cid:commentId w16cid:paraId="62F5C78C" w16cid:durableId="57A2FC46"/>
  <w16cid:commentId w16cid:paraId="27F0383F" w16cid:durableId="50559513"/>
  <w16cid:commentId w16cid:paraId="682C1B04" w16cid:durableId="6E13E06C"/>
  <w16cid:commentId w16cid:paraId="6B15EEAD" w16cid:durableId="0D1EB301"/>
  <w16cid:commentId w16cid:paraId="3E420868" w16cid:durableId="77CD6387"/>
  <w16cid:commentId w16cid:paraId="7A161798" w16cid:durableId="3848F266"/>
  <w16cid:commentId w16cid:paraId="2C017631" w16cid:durableId="7A7101EF"/>
  <w16cid:commentId w16cid:paraId="36100F38" w16cid:durableId="077D56E5"/>
  <w16cid:commentId w16cid:paraId="2B444EE4" w16cid:durableId="67B0D06B"/>
  <w16cid:commentId w16cid:paraId="76A1E804" w16cid:durableId="4C216402"/>
  <w16cid:commentId w16cid:paraId="12B4AFD7" w16cid:durableId="3F350713"/>
  <w16cid:commentId w16cid:paraId="31BE8FC8" w16cid:durableId="2301C158"/>
  <w16cid:commentId w16cid:paraId="111FA387" w16cid:durableId="03CC7963"/>
  <w16cid:commentId w16cid:paraId="5A08B8B9" w16cid:durableId="7A97541E"/>
  <w16cid:commentId w16cid:paraId="0D092D30" w16cid:durableId="5ECECE20"/>
  <w16cid:commentId w16cid:paraId="4F6D9575" w16cid:durableId="051F895C"/>
  <w16cid:commentId w16cid:paraId="111FDB18" w16cid:durableId="3E2AF318"/>
  <w16cid:commentId w16cid:paraId="52110513" w16cid:durableId="5CD5FBA1"/>
  <w16cid:commentId w16cid:paraId="45AA8A4D" w16cid:durableId="71459372"/>
  <w16cid:commentId w16cid:paraId="137B891F" w16cid:durableId="5CD973D1"/>
  <w16cid:commentId w16cid:paraId="656A159F" w16cid:durableId="517A8AD0"/>
  <w16cid:commentId w16cid:paraId="6D4B48E3" w16cid:durableId="253A971C"/>
  <w16cid:commentId w16cid:paraId="6DA0297F" w16cid:durableId="3F487EF2"/>
  <w16cid:commentId w16cid:paraId="52FF36BF" w16cid:durableId="261203C0"/>
  <w16cid:commentId w16cid:paraId="2F53084A" w16cid:durableId="02EB59E9"/>
  <w16cid:commentId w16cid:paraId="4A734D5E" w16cid:durableId="7CFD865B"/>
  <w16cid:commentId w16cid:paraId="53049602" w16cid:durableId="4597AFE3"/>
  <w16cid:commentId w16cid:paraId="107B6875" w16cid:durableId="7C270C6D"/>
  <w16cid:commentId w16cid:paraId="6DFC528A" w16cid:durableId="50DD7BF5"/>
  <w16cid:commentId w16cid:paraId="4440A65C" w16cid:durableId="5620BE7E"/>
  <w16cid:commentId w16cid:paraId="4B27D801" w16cid:durableId="4AA7001D"/>
  <w16cid:commentId w16cid:paraId="16F76C36" w16cid:durableId="46EAE487"/>
  <w16cid:commentId w16cid:paraId="5500DAB6" w16cid:durableId="55F2653B"/>
  <w16cid:commentId w16cid:paraId="637BEDB1" w16cid:durableId="2465B252"/>
  <w16cid:commentId w16cid:paraId="243AC482" w16cid:durableId="5591C5CF"/>
  <w16cid:commentId w16cid:paraId="7237AC36" w16cid:durableId="33390208"/>
  <w16cid:commentId w16cid:paraId="74B246A8" w16cid:durableId="75D99EE9"/>
  <w16cid:commentId w16cid:paraId="61AC8DD7" w16cid:durableId="5B89CCE8"/>
  <w16cid:commentId w16cid:paraId="010BC082" w16cid:durableId="300D9C02"/>
  <w16cid:commentId w16cid:paraId="6D32B570" w16cid:durableId="63E5C0C8"/>
  <w16cid:commentId w16cid:paraId="3140C83A" w16cid:durableId="27619190"/>
  <w16cid:commentId w16cid:paraId="2DA5D02A" w16cid:durableId="02A9853F"/>
  <w16cid:commentId w16cid:paraId="7BF7161D" w16cid:durableId="0B015E51"/>
  <w16cid:commentId w16cid:paraId="0D7E31B0" w16cid:durableId="6C444D28"/>
  <w16cid:commentId w16cid:paraId="3B5CDE45" w16cid:durableId="6F20BE60"/>
  <w16cid:commentId w16cid:paraId="54285E51" w16cid:durableId="5AFF39B2"/>
  <w16cid:commentId w16cid:paraId="74BA41EE" w16cid:durableId="6B90F659"/>
  <w16cid:commentId w16cid:paraId="7D41E413" w16cid:durableId="43EF93D3"/>
  <w16cid:commentId w16cid:paraId="7EB6DA13" w16cid:durableId="602B39AF"/>
  <w16cid:commentId w16cid:paraId="713AB41D" w16cid:durableId="61EDB488"/>
  <w16cid:commentId w16cid:paraId="4A9D048D" w16cid:durableId="0974B017"/>
  <w16cid:commentId w16cid:paraId="051ABC41" w16cid:durableId="75016BCA"/>
  <w16cid:commentId w16cid:paraId="5EFDEC04" w16cid:durableId="7F7959F9"/>
  <w16cid:commentId w16cid:paraId="05CC8E12" w16cid:durableId="6B1DFA73"/>
  <w16cid:commentId w16cid:paraId="535581F4" w16cid:durableId="096A1025"/>
  <w16cid:commentId w16cid:paraId="3BDDF775" w16cid:durableId="59E28574"/>
  <w16cid:commentId w16cid:paraId="52225003" w16cid:durableId="251BEF0F"/>
  <w16cid:commentId w16cid:paraId="2C72668D" w16cid:durableId="460CC008"/>
  <w16cid:commentId w16cid:paraId="2B04D4A3" w16cid:durableId="1BC0EEC7"/>
  <w16cid:commentId w16cid:paraId="54AAE7DB" w16cid:durableId="09A22176"/>
  <w16cid:commentId w16cid:paraId="3A8880E8" w16cid:durableId="61CE5F56"/>
  <w16cid:commentId w16cid:paraId="55EEDE42" w16cid:durableId="431DF52F"/>
  <w16cid:commentId w16cid:paraId="277C406B" w16cid:durableId="2BF978E0"/>
  <w16cid:commentId w16cid:paraId="38025BC8" w16cid:durableId="25D3871D"/>
  <w16cid:commentId w16cid:paraId="69523174" w16cid:durableId="28F4A4D6"/>
  <w16cid:commentId w16cid:paraId="33E20BB2" w16cid:durableId="7B674536"/>
  <w16cid:commentId w16cid:paraId="2CF5A51F" w16cid:durableId="0FD0EDB4"/>
  <w16cid:commentId w16cid:paraId="6C1E7408" w16cid:durableId="3137F0C0"/>
  <w16cid:commentId w16cid:paraId="44FAA56A" w16cid:durableId="7B839F9D"/>
  <w16cid:commentId w16cid:paraId="489F8041" w16cid:durableId="258AE840"/>
  <w16cid:commentId w16cid:paraId="6BC42D32" w16cid:durableId="656BB430"/>
  <w16cid:commentId w16cid:paraId="67C25192" w16cid:durableId="5F2BB060"/>
  <w16cid:commentId w16cid:paraId="5932B3FB" w16cid:durableId="1C2380AB"/>
  <w16cid:commentId w16cid:paraId="5EA89E6F" w16cid:durableId="584E50A3"/>
  <w16cid:commentId w16cid:paraId="05D2FABE" w16cid:durableId="05C4F41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A19423" w14:textId="77777777" w:rsidR="00972B8F" w:rsidRDefault="00972B8F">
      <w:pPr>
        <w:spacing w:line="240" w:lineRule="auto"/>
      </w:pPr>
      <w:r>
        <w:separator/>
      </w:r>
    </w:p>
  </w:endnote>
  <w:endnote w:type="continuationSeparator" w:id="0">
    <w:p w14:paraId="398D69E6" w14:textId="77777777" w:rsidR="00972B8F" w:rsidRDefault="00972B8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C2765171-C202-44F2-BCB0-F708F33C5D9F}"/>
    <w:embedBold r:id="rId2" w:fontKey="{DF197350-58C6-4410-8378-B9BBF8A9A55D}"/>
    <w:embedItalic r:id="rId3" w:fontKey="{E0F209A8-91B8-4093-B42E-24F6EF70F056}"/>
  </w:font>
  <w:font w:name="EB Garamond SemiBold">
    <w:charset w:val="00"/>
    <w:family w:val="auto"/>
    <w:pitch w:val="variable"/>
    <w:sig w:usb0="E00002FF" w:usb1="02000413" w:usb2="00000000" w:usb3="00000000" w:csb0="0000019F" w:csb1="00000000"/>
    <w:embedRegular r:id="rId4" w:fontKey="{9BA7B9D9-6242-451D-B72F-7FC389352BDC}"/>
  </w:font>
  <w:font w:name="EB Garamond Medium">
    <w:charset w:val="00"/>
    <w:family w:val="auto"/>
    <w:pitch w:val="variable"/>
    <w:sig w:usb0="E00002FF" w:usb1="0200041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5" w:fontKey="{EC5A57F8-BA33-4FF1-A090-D894BD6B8A02}"/>
  </w:font>
  <w:font w:name="MS Mincho">
    <w:altName w:val="ＭＳ 明朝"/>
    <w:panose1 w:val="02020609040205080304"/>
    <w:charset w:val="80"/>
    <w:family w:val="roman"/>
    <w:pitch w:val="fixed"/>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embedRegular r:id="rId6" w:fontKey="{F80011E9-E625-438D-858D-846DD3507127}"/>
    <w:embedBold r:id="rId7" w:fontKey="{B7028056-D019-4BBB-9F0E-7C1301DBF307}"/>
    <w:embedItalic r:id="rId8" w:fontKey="{E2D4842B-26F7-44F3-9783-DD5B45D95A53}"/>
  </w:font>
  <w:font w:name="Calibri">
    <w:panose1 w:val="020F0502020204030204"/>
    <w:charset w:val="00"/>
    <w:family w:val="swiss"/>
    <w:pitch w:val="variable"/>
    <w:sig w:usb0="E4002EFF" w:usb1="C200247B" w:usb2="00000009" w:usb3="00000000" w:csb0="000001FF" w:csb1="00000000"/>
    <w:embedRegular r:id="rId9" w:fontKey="{97EF1BB4-CE34-454F-B8F1-A885DA596E4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1CA06" w14:textId="77777777" w:rsidR="00EB5DFF" w:rsidRDefault="00EB5DFF">
    <w:pPr>
      <w:spacing w:line="240" w:lineRule="auto"/>
      <w:rPr>
        <w:sz w:val="20"/>
        <w:szCs w:val="20"/>
      </w:rPr>
    </w:pPr>
  </w:p>
  <w:p w14:paraId="453FE733" w14:textId="77777777" w:rsidR="00EB5DFF" w:rsidRDefault="00EB5DFF">
    <w:pPr>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58E68F" w14:textId="77777777" w:rsidR="00972B8F" w:rsidRDefault="00972B8F">
      <w:pPr>
        <w:spacing w:line="240" w:lineRule="auto"/>
      </w:pPr>
      <w:r>
        <w:separator/>
      </w:r>
    </w:p>
  </w:footnote>
  <w:footnote w:type="continuationSeparator" w:id="0">
    <w:p w14:paraId="3D2D7C40" w14:textId="77777777" w:rsidR="00972B8F" w:rsidRDefault="00972B8F">
      <w:pPr>
        <w:spacing w:line="240" w:lineRule="auto"/>
      </w:pPr>
      <w:r>
        <w:continuationSeparator/>
      </w:r>
    </w:p>
  </w:footnote>
  <w:footnote w:id="1">
    <w:p w14:paraId="09EA0C84" w14:textId="77777777" w:rsidR="00C347CB" w:rsidRDefault="00C347CB" w:rsidP="00C347CB">
      <w:pPr>
        <w:spacing w:line="240" w:lineRule="auto"/>
        <w:ind w:firstLine="0"/>
        <w:rPr>
          <w:sz w:val="20"/>
          <w:szCs w:val="20"/>
        </w:rPr>
      </w:pPr>
      <w:r>
        <w:rPr>
          <w:vertAlign w:val="superscript"/>
        </w:rPr>
        <w:footnoteRef/>
      </w:r>
      <w:r>
        <w:rPr>
          <w:sz w:val="20"/>
          <w:szCs w:val="20"/>
        </w:rPr>
        <w:t xml:space="preserve"> These include, for the company, industry, year of founding, number of employees, and for the employee, the role and age. All numerical values are bucketed to allow for sufficient anonymity of the participants.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ECDFC" w14:textId="77777777" w:rsidR="00EB5DFF" w:rsidRDefault="00EB5DFF">
    <w:pPr>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757A3" w14:textId="77777777" w:rsidR="00C347CB" w:rsidRDefault="00C347CB">
    <w:pPr>
      <w:jc w:val="right"/>
    </w:pPr>
    <w:r>
      <w:fldChar w:fldCharType="begin"/>
    </w:r>
    <w:r>
      <w:instrText>PAGE</w:instrText>
    </w:r>
    <w:r>
      <w:fldChar w:fldCharType="separate"/>
    </w:r>
    <w:r>
      <w:rPr>
        <w:noProof/>
      </w:rPr>
      <w:t>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58E0A" w14:textId="77777777" w:rsidR="00401741" w:rsidRDefault="00B55EB8">
    <w:pPr>
      <w:jc w:val="right"/>
    </w:pPr>
    <w:r>
      <w:fldChar w:fldCharType="begin"/>
    </w:r>
    <w:r>
      <w:instrText>PAGE</w:instrText>
    </w:r>
    <w:r>
      <w:fldChar w:fldCharType="separate"/>
    </w:r>
    <w:r w:rsidR="009267BF">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61FF"/>
    <w:multiLevelType w:val="multilevel"/>
    <w:tmpl w:val="69508D4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3D10BCF"/>
    <w:multiLevelType w:val="multilevel"/>
    <w:tmpl w:val="879CFF8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64244D"/>
    <w:multiLevelType w:val="multilevel"/>
    <w:tmpl w:val="ADDA0A44"/>
    <w:lvl w:ilvl="0">
      <w:start w:val="5"/>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DA528B7"/>
    <w:multiLevelType w:val="multilevel"/>
    <w:tmpl w:val="763A07C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107C2169"/>
    <w:multiLevelType w:val="multilevel"/>
    <w:tmpl w:val="07327DF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15:restartNumberingAfterBreak="0">
    <w:nsid w:val="12021472"/>
    <w:multiLevelType w:val="multilevel"/>
    <w:tmpl w:val="FB022E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1CC55FE0"/>
    <w:multiLevelType w:val="multilevel"/>
    <w:tmpl w:val="B91E4DC0"/>
    <w:lvl w:ilvl="0">
      <w:start w:val="5"/>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D0B102A"/>
    <w:multiLevelType w:val="multilevel"/>
    <w:tmpl w:val="850801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DEE23B0"/>
    <w:multiLevelType w:val="multilevel"/>
    <w:tmpl w:val="99AAA90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43E1409B"/>
    <w:multiLevelType w:val="multilevel"/>
    <w:tmpl w:val="78FA7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2A66C5"/>
    <w:multiLevelType w:val="multilevel"/>
    <w:tmpl w:val="BCF0EE28"/>
    <w:lvl w:ilvl="0">
      <w:start w:val="1"/>
      <w:numFmt w:val="decimal"/>
      <w:lvlText w:val="%1."/>
      <w:lvlJc w:val="left"/>
      <w:pPr>
        <w:ind w:left="1440" w:hanging="360"/>
      </w:pPr>
      <w:rPr>
        <w:rFonts w:ascii="Arial" w:eastAsia="Arial" w:hAnsi="Arial" w:cs="Arial"/>
        <w:color w:val="24292E"/>
        <w:sz w:val="24"/>
        <w:szCs w:val="24"/>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15:restartNumberingAfterBreak="0">
    <w:nsid w:val="529D1723"/>
    <w:multiLevelType w:val="multilevel"/>
    <w:tmpl w:val="BF66676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15:restartNumberingAfterBreak="0">
    <w:nsid w:val="5D2A4C86"/>
    <w:multiLevelType w:val="multilevel"/>
    <w:tmpl w:val="F1784E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5D473370"/>
    <w:multiLevelType w:val="multilevel"/>
    <w:tmpl w:val="2A788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D5253E1"/>
    <w:multiLevelType w:val="multilevel"/>
    <w:tmpl w:val="4E883FEE"/>
    <w:lvl w:ilvl="0">
      <w:start w:val="5"/>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645D04B8"/>
    <w:multiLevelType w:val="multilevel"/>
    <w:tmpl w:val="7A2AFE7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15:restartNumberingAfterBreak="0">
    <w:nsid w:val="6A4E0B25"/>
    <w:multiLevelType w:val="multilevel"/>
    <w:tmpl w:val="73EC90F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15:restartNumberingAfterBreak="0">
    <w:nsid w:val="6C193894"/>
    <w:multiLevelType w:val="multilevel"/>
    <w:tmpl w:val="7A2AFE7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395516785">
    <w:abstractNumId w:val="0"/>
  </w:num>
  <w:num w:numId="2" w16cid:durableId="477458088">
    <w:abstractNumId w:val="4"/>
  </w:num>
  <w:num w:numId="3" w16cid:durableId="1532495001">
    <w:abstractNumId w:val="15"/>
  </w:num>
  <w:num w:numId="4" w16cid:durableId="238558033">
    <w:abstractNumId w:val="10"/>
  </w:num>
  <w:num w:numId="5" w16cid:durableId="1646160777">
    <w:abstractNumId w:val="8"/>
  </w:num>
  <w:num w:numId="6" w16cid:durableId="1217813735">
    <w:abstractNumId w:val="7"/>
  </w:num>
  <w:num w:numId="7" w16cid:durableId="569197200">
    <w:abstractNumId w:val="3"/>
  </w:num>
  <w:num w:numId="8" w16cid:durableId="340592914">
    <w:abstractNumId w:val="12"/>
  </w:num>
  <w:num w:numId="9" w16cid:durableId="387461117">
    <w:abstractNumId w:val="5"/>
  </w:num>
  <w:num w:numId="10" w16cid:durableId="1699353059">
    <w:abstractNumId w:val="1"/>
  </w:num>
  <w:num w:numId="11" w16cid:durableId="964115238">
    <w:abstractNumId w:val="16"/>
  </w:num>
  <w:num w:numId="12" w16cid:durableId="1285959903">
    <w:abstractNumId w:val="11"/>
  </w:num>
  <w:num w:numId="13" w16cid:durableId="921449315">
    <w:abstractNumId w:val="9"/>
  </w:num>
  <w:num w:numId="14" w16cid:durableId="1683775226">
    <w:abstractNumId w:val="13"/>
  </w:num>
  <w:num w:numId="15" w16cid:durableId="1148592562">
    <w:abstractNumId w:val="17"/>
  </w:num>
  <w:num w:numId="16" w16cid:durableId="118766474">
    <w:abstractNumId w:val="2"/>
  </w:num>
  <w:num w:numId="17" w16cid:durableId="2024162944">
    <w:abstractNumId w:val="14"/>
  </w:num>
  <w:num w:numId="18" w16cid:durableId="690955042">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ttik, Daan">
    <w15:presenceInfo w15:providerId="AD" w15:userId="S::d.luttik@my.nyenrode.nl::1793cd2c-2cfd-4375-90c5-6702ae82a13b"/>
  </w15:person>
  <w15:person w15:author="Daan Luttik">
    <w15:presenceInfo w15:providerId="AD" w15:userId="S::daanluttik@techonomy.nl::bfaad3ca-3309-4996-8b7e-9e18f1cd1e23"/>
  </w15:person>
  <w15:person w15:author="Beninger, Stefanie">
    <w15:presenceInfo w15:providerId="AD" w15:userId="S::s.beninger@nyenrode.nl::fe321bd3-d1d7-4fd6-8a80-9b12921aea2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741"/>
    <w:rsid w:val="0000083D"/>
    <w:rsid w:val="000016BA"/>
    <w:rsid w:val="000018F5"/>
    <w:rsid w:val="00001910"/>
    <w:rsid w:val="00001E1B"/>
    <w:rsid w:val="0000247C"/>
    <w:rsid w:val="00002F72"/>
    <w:rsid w:val="00003CB8"/>
    <w:rsid w:val="00004BC8"/>
    <w:rsid w:val="00005C61"/>
    <w:rsid w:val="00005F6E"/>
    <w:rsid w:val="00006C30"/>
    <w:rsid w:val="000072E8"/>
    <w:rsid w:val="0000798E"/>
    <w:rsid w:val="00011F9F"/>
    <w:rsid w:val="00012024"/>
    <w:rsid w:val="00012294"/>
    <w:rsid w:val="0001234C"/>
    <w:rsid w:val="00012595"/>
    <w:rsid w:val="00013496"/>
    <w:rsid w:val="000136C0"/>
    <w:rsid w:val="0001674C"/>
    <w:rsid w:val="00017B78"/>
    <w:rsid w:val="00020040"/>
    <w:rsid w:val="0002016B"/>
    <w:rsid w:val="00020513"/>
    <w:rsid w:val="00020F53"/>
    <w:rsid w:val="0002247E"/>
    <w:rsid w:val="00023556"/>
    <w:rsid w:val="00025A76"/>
    <w:rsid w:val="000313B7"/>
    <w:rsid w:val="0003407A"/>
    <w:rsid w:val="00034139"/>
    <w:rsid w:val="000342A3"/>
    <w:rsid w:val="00034B78"/>
    <w:rsid w:val="000356C3"/>
    <w:rsid w:val="00035F37"/>
    <w:rsid w:val="00036138"/>
    <w:rsid w:val="00036CA7"/>
    <w:rsid w:val="00036F38"/>
    <w:rsid w:val="00037F51"/>
    <w:rsid w:val="00040550"/>
    <w:rsid w:val="0004095D"/>
    <w:rsid w:val="000465C8"/>
    <w:rsid w:val="00047B72"/>
    <w:rsid w:val="00047C1C"/>
    <w:rsid w:val="000516B9"/>
    <w:rsid w:val="000549A4"/>
    <w:rsid w:val="000549A6"/>
    <w:rsid w:val="00055866"/>
    <w:rsid w:val="00055BCB"/>
    <w:rsid w:val="000561B5"/>
    <w:rsid w:val="00057D44"/>
    <w:rsid w:val="00061F1D"/>
    <w:rsid w:val="0006405F"/>
    <w:rsid w:val="000641A9"/>
    <w:rsid w:val="00064F2C"/>
    <w:rsid w:val="00065523"/>
    <w:rsid w:val="00065543"/>
    <w:rsid w:val="00065C2C"/>
    <w:rsid w:val="00065D66"/>
    <w:rsid w:val="00066F1B"/>
    <w:rsid w:val="00067816"/>
    <w:rsid w:val="00067868"/>
    <w:rsid w:val="00067DA0"/>
    <w:rsid w:val="000734D0"/>
    <w:rsid w:val="0007426F"/>
    <w:rsid w:val="000775AA"/>
    <w:rsid w:val="000806B6"/>
    <w:rsid w:val="00080942"/>
    <w:rsid w:val="000809A2"/>
    <w:rsid w:val="00081E09"/>
    <w:rsid w:val="00081FAF"/>
    <w:rsid w:val="00082380"/>
    <w:rsid w:val="00082D32"/>
    <w:rsid w:val="0008462C"/>
    <w:rsid w:val="00084BE1"/>
    <w:rsid w:val="0008605E"/>
    <w:rsid w:val="00087404"/>
    <w:rsid w:val="000900D1"/>
    <w:rsid w:val="00090B2B"/>
    <w:rsid w:val="0009447C"/>
    <w:rsid w:val="00094FA3"/>
    <w:rsid w:val="000A03A5"/>
    <w:rsid w:val="000A2D1F"/>
    <w:rsid w:val="000A4991"/>
    <w:rsid w:val="000A4C81"/>
    <w:rsid w:val="000A5747"/>
    <w:rsid w:val="000A656E"/>
    <w:rsid w:val="000A6F40"/>
    <w:rsid w:val="000A6F81"/>
    <w:rsid w:val="000A7DB0"/>
    <w:rsid w:val="000B01CB"/>
    <w:rsid w:val="000B295C"/>
    <w:rsid w:val="000B3736"/>
    <w:rsid w:val="000B3EAD"/>
    <w:rsid w:val="000B4BC6"/>
    <w:rsid w:val="000B5107"/>
    <w:rsid w:val="000B68F6"/>
    <w:rsid w:val="000C22DE"/>
    <w:rsid w:val="000C32F9"/>
    <w:rsid w:val="000C38CC"/>
    <w:rsid w:val="000C3DCB"/>
    <w:rsid w:val="000C6FA2"/>
    <w:rsid w:val="000C709C"/>
    <w:rsid w:val="000D0F8D"/>
    <w:rsid w:val="000D10BF"/>
    <w:rsid w:val="000D26B2"/>
    <w:rsid w:val="000D2A46"/>
    <w:rsid w:val="000D2C21"/>
    <w:rsid w:val="000D33B2"/>
    <w:rsid w:val="000D4927"/>
    <w:rsid w:val="000D6A2F"/>
    <w:rsid w:val="000D73B8"/>
    <w:rsid w:val="000E2B04"/>
    <w:rsid w:val="000E408A"/>
    <w:rsid w:val="000E5B44"/>
    <w:rsid w:val="000E6B85"/>
    <w:rsid w:val="000E6C1C"/>
    <w:rsid w:val="000E6F0C"/>
    <w:rsid w:val="000E759A"/>
    <w:rsid w:val="000E781C"/>
    <w:rsid w:val="000F1D99"/>
    <w:rsid w:val="000F33F9"/>
    <w:rsid w:val="000F3FB0"/>
    <w:rsid w:val="000F5189"/>
    <w:rsid w:val="000F5C93"/>
    <w:rsid w:val="000F6EBA"/>
    <w:rsid w:val="000F72C1"/>
    <w:rsid w:val="00100B04"/>
    <w:rsid w:val="00100F76"/>
    <w:rsid w:val="0010139E"/>
    <w:rsid w:val="001019C6"/>
    <w:rsid w:val="001019F6"/>
    <w:rsid w:val="001021F4"/>
    <w:rsid w:val="00103C7C"/>
    <w:rsid w:val="0010459D"/>
    <w:rsid w:val="00104AFC"/>
    <w:rsid w:val="00105251"/>
    <w:rsid w:val="0010579D"/>
    <w:rsid w:val="001118B0"/>
    <w:rsid w:val="00112098"/>
    <w:rsid w:val="00114075"/>
    <w:rsid w:val="0011446B"/>
    <w:rsid w:val="00114F0B"/>
    <w:rsid w:val="00117595"/>
    <w:rsid w:val="00117E63"/>
    <w:rsid w:val="00117F5C"/>
    <w:rsid w:val="00121281"/>
    <w:rsid w:val="001224F7"/>
    <w:rsid w:val="00124987"/>
    <w:rsid w:val="001249AB"/>
    <w:rsid w:val="00124D1C"/>
    <w:rsid w:val="001255B1"/>
    <w:rsid w:val="0012657A"/>
    <w:rsid w:val="00127BA3"/>
    <w:rsid w:val="00131206"/>
    <w:rsid w:val="00131EB1"/>
    <w:rsid w:val="00134672"/>
    <w:rsid w:val="0013493B"/>
    <w:rsid w:val="00136D06"/>
    <w:rsid w:val="0013767B"/>
    <w:rsid w:val="001403D5"/>
    <w:rsid w:val="001408CF"/>
    <w:rsid w:val="00140B4A"/>
    <w:rsid w:val="00142DD6"/>
    <w:rsid w:val="00144787"/>
    <w:rsid w:val="0014595F"/>
    <w:rsid w:val="001462DD"/>
    <w:rsid w:val="00147BAD"/>
    <w:rsid w:val="00150245"/>
    <w:rsid w:val="001507D5"/>
    <w:rsid w:val="00153D97"/>
    <w:rsid w:val="0015453A"/>
    <w:rsid w:val="00154777"/>
    <w:rsid w:val="00160104"/>
    <w:rsid w:val="00160A9D"/>
    <w:rsid w:val="001622BF"/>
    <w:rsid w:val="0016366C"/>
    <w:rsid w:val="001640C7"/>
    <w:rsid w:val="00164FB9"/>
    <w:rsid w:val="001655AC"/>
    <w:rsid w:val="00166455"/>
    <w:rsid w:val="00166F47"/>
    <w:rsid w:val="001677B2"/>
    <w:rsid w:val="00167FF0"/>
    <w:rsid w:val="00170835"/>
    <w:rsid w:val="00171BAC"/>
    <w:rsid w:val="00173514"/>
    <w:rsid w:val="00174094"/>
    <w:rsid w:val="00175508"/>
    <w:rsid w:val="0017573A"/>
    <w:rsid w:val="00175FB5"/>
    <w:rsid w:val="00185BE7"/>
    <w:rsid w:val="00186C0A"/>
    <w:rsid w:val="00190454"/>
    <w:rsid w:val="001914FF"/>
    <w:rsid w:val="00193055"/>
    <w:rsid w:val="0019308A"/>
    <w:rsid w:val="0019362A"/>
    <w:rsid w:val="0019761E"/>
    <w:rsid w:val="00197894"/>
    <w:rsid w:val="001A0CDA"/>
    <w:rsid w:val="001A28C5"/>
    <w:rsid w:val="001A3712"/>
    <w:rsid w:val="001A5A3B"/>
    <w:rsid w:val="001A7432"/>
    <w:rsid w:val="001B0038"/>
    <w:rsid w:val="001B3025"/>
    <w:rsid w:val="001B3EA3"/>
    <w:rsid w:val="001B5FA5"/>
    <w:rsid w:val="001B6B46"/>
    <w:rsid w:val="001B7725"/>
    <w:rsid w:val="001B798D"/>
    <w:rsid w:val="001C0088"/>
    <w:rsid w:val="001C0513"/>
    <w:rsid w:val="001C0DC0"/>
    <w:rsid w:val="001C0E34"/>
    <w:rsid w:val="001C4DA0"/>
    <w:rsid w:val="001C5439"/>
    <w:rsid w:val="001C595F"/>
    <w:rsid w:val="001C617C"/>
    <w:rsid w:val="001C6DDA"/>
    <w:rsid w:val="001C71A9"/>
    <w:rsid w:val="001C79B1"/>
    <w:rsid w:val="001D21B3"/>
    <w:rsid w:val="001D2AF0"/>
    <w:rsid w:val="001D2ED7"/>
    <w:rsid w:val="001D30AC"/>
    <w:rsid w:val="001D3E80"/>
    <w:rsid w:val="001D55BA"/>
    <w:rsid w:val="001D73A9"/>
    <w:rsid w:val="001D7882"/>
    <w:rsid w:val="001E066E"/>
    <w:rsid w:val="001E16A8"/>
    <w:rsid w:val="001E1844"/>
    <w:rsid w:val="001E25B0"/>
    <w:rsid w:val="001E2A02"/>
    <w:rsid w:val="001E2F43"/>
    <w:rsid w:val="001E31FC"/>
    <w:rsid w:val="001E3509"/>
    <w:rsid w:val="001E4CEF"/>
    <w:rsid w:val="001E7789"/>
    <w:rsid w:val="001E7E38"/>
    <w:rsid w:val="001F1BBD"/>
    <w:rsid w:val="001F1C80"/>
    <w:rsid w:val="001F1EBE"/>
    <w:rsid w:val="001F242F"/>
    <w:rsid w:val="001F32F1"/>
    <w:rsid w:val="001F35D9"/>
    <w:rsid w:val="001F3C4F"/>
    <w:rsid w:val="001F5BD7"/>
    <w:rsid w:val="001F5FFE"/>
    <w:rsid w:val="001F7F36"/>
    <w:rsid w:val="002002AD"/>
    <w:rsid w:val="002009A6"/>
    <w:rsid w:val="00202342"/>
    <w:rsid w:val="00203EE6"/>
    <w:rsid w:val="002042D9"/>
    <w:rsid w:val="002044AF"/>
    <w:rsid w:val="00204CE5"/>
    <w:rsid w:val="00207ACB"/>
    <w:rsid w:val="00207B8A"/>
    <w:rsid w:val="00207F5D"/>
    <w:rsid w:val="002128D4"/>
    <w:rsid w:val="00212B99"/>
    <w:rsid w:val="002139D2"/>
    <w:rsid w:val="00213AC3"/>
    <w:rsid w:val="00216097"/>
    <w:rsid w:val="002163AE"/>
    <w:rsid w:val="00216713"/>
    <w:rsid w:val="00216D73"/>
    <w:rsid w:val="00216F33"/>
    <w:rsid w:val="002200A0"/>
    <w:rsid w:val="00221FC2"/>
    <w:rsid w:val="0022390F"/>
    <w:rsid w:val="00223F3E"/>
    <w:rsid w:val="002243F5"/>
    <w:rsid w:val="002247C4"/>
    <w:rsid w:val="002257DA"/>
    <w:rsid w:val="00227A2F"/>
    <w:rsid w:val="00227D11"/>
    <w:rsid w:val="00234300"/>
    <w:rsid w:val="0023557B"/>
    <w:rsid w:val="00236031"/>
    <w:rsid w:val="00236A17"/>
    <w:rsid w:val="00242E5F"/>
    <w:rsid w:val="00243147"/>
    <w:rsid w:val="00243149"/>
    <w:rsid w:val="0024358F"/>
    <w:rsid w:val="0024445A"/>
    <w:rsid w:val="0024578A"/>
    <w:rsid w:val="00246FE8"/>
    <w:rsid w:val="00252429"/>
    <w:rsid w:val="0025284F"/>
    <w:rsid w:val="00253A4E"/>
    <w:rsid w:val="002540BE"/>
    <w:rsid w:val="00254B55"/>
    <w:rsid w:val="002556A9"/>
    <w:rsid w:val="00255E9A"/>
    <w:rsid w:val="00261591"/>
    <w:rsid w:val="002660AA"/>
    <w:rsid w:val="00266B47"/>
    <w:rsid w:val="0027115D"/>
    <w:rsid w:val="00271571"/>
    <w:rsid w:val="00273A4F"/>
    <w:rsid w:val="00275842"/>
    <w:rsid w:val="00276496"/>
    <w:rsid w:val="002779EF"/>
    <w:rsid w:val="00281EAB"/>
    <w:rsid w:val="00282527"/>
    <w:rsid w:val="00282E77"/>
    <w:rsid w:val="00282FBD"/>
    <w:rsid w:val="0028353B"/>
    <w:rsid w:val="002844F7"/>
    <w:rsid w:val="002859B7"/>
    <w:rsid w:val="00287922"/>
    <w:rsid w:val="0029269D"/>
    <w:rsid w:val="002927E4"/>
    <w:rsid w:val="002940E3"/>
    <w:rsid w:val="002969DC"/>
    <w:rsid w:val="00296F4D"/>
    <w:rsid w:val="00296FD5"/>
    <w:rsid w:val="00297231"/>
    <w:rsid w:val="002A244E"/>
    <w:rsid w:val="002A2542"/>
    <w:rsid w:val="002A2922"/>
    <w:rsid w:val="002A2F65"/>
    <w:rsid w:val="002A390F"/>
    <w:rsid w:val="002A44D9"/>
    <w:rsid w:val="002A58E8"/>
    <w:rsid w:val="002A7378"/>
    <w:rsid w:val="002B15B1"/>
    <w:rsid w:val="002B1FB0"/>
    <w:rsid w:val="002B2B80"/>
    <w:rsid w:val="002B3F11"/>
    <w:rsid w:val="002B4B90"/>
    <w:rsid w:val="002B4EE0"/>
    <w:rsid w:val="002B5E5E"/>
    <w:rsid w:val="002C0CEC"/>
    <w:rsid w:val="002C13D1"/>
    <w:rsid w:val="002C16CA"/>
    <w:rsid w:val="002C2B40"/>
    <w:rsid w:val="002C3595"/>
    <w:rsid w:val="002C3698"/>
    <w:rsid w:val="002C5EFF"/>
    <w:rsid w:val="002D0229"/>
    <w:rsid w:val="002D3BBC"/>
    <w:rsid w:val="002D4619"/>
    <w:rsid w:val="002D4918"/>
    <w:rsid w:val="002D561B"/>
    <w:rsid w:val="002D7450"/>
    <w:rsid w:val="002D7683"/>
    <w:rsid w:val="002E0A56"/>
    <w:rsid w:val="002E2EA2"/>
    <w:rsid w:val="002E5CAC"/>
    <w:rsid w:val="002E66F3"/>
    <w:rsid w:val="002E67BD"/>
    <w:rsid w:val="002E73B0"/>
    <w:rsid w:val="002F372C"/>
    <w:rsid w:val="002F3817"/>
    <w:rsid w:val="002F4250"/>
    <w:rsid w:val="002F451E"/>
    <w:rsid w:val="002F6E17"/>
    <w:rsid w:val="002F7293"/>
    <w:rsid w:val="00300A32"/>
    <w:rsid w:val="00300BCE"/>
    <w:rsid w:val="00300DC7"/>
    <w:rsid w:val="00301F9E"/>
    <w:rsid w:val="003026C8"/>
    <w:rsid w:val="00303E2F"/>
    <w:rsid w:val="00304771"/>
    <w:rsid w:val="0030569A"/>
    <w:rsid w:val="003059DD"/>
    <w:rsid w:val="00306ABB"/>
    <w:rsid w:val="00310110"/>
    <w:rsid w:val="003119AA"/>
    <w:rsid w:val="003150C1"/>
    <w:rsid w:val="003168C0"/>
    <w:rsid w:val="003178AD"/>
    <w:rsid w:val="00320990"/>
    <w:rsid w:val="003210BF"/>
    <w:rsid w:val="00321AB0"/>
    <w:rsid w:val="0032288D"/>
    <w:rsid w:val="00323507"/>
    <w:rsid w:val="003235F0"/>
    <w:rsid w:val="00323C26"/>
    <w:rsid w:val="00324557"/>
    <w:rsid w:val="00325241"/>
    <w:rsid w:val="00326636"/>
    <w:rsid w:val="00326A4A"/>
    <w:rsid w:val="0032746D"/>
    <w:rsid w:val="00330A78"/>
    <w:rsid w:val="0033171C"/>
    <w:rsid w:val="0033178E"/>
    <w:rsid w:val="00332258"/>
    <w:rsid w:val="00332D82"/>
    <w:rsid w:val="003339F9"/>
    <w:rsid w:val="00334419"/>
    <w:rsid w:val="003370C8"/>
    <w:rsid w:val="003400E6"/>
    <w:rsid w:val="00341420"/>
    <w:rsid w:val="00341565"/>
    <w:rsid w:val="00341788"/>
    <w:rsid w:val="00342530"/>
    <w:rsid w:val="0034369A"/>
    <w:rsid w:val="00343798"/>
    <w:rsid w:val="00343FC7"/>
    <w:rsid w:val="00344144"/>
    <w:rsid w:val="00344EB5"/>
    <w:rsid w:val="00346185"/>
    <w:rsid w:val="00346569"/>
    <w:rsid w:val="0035025D"/>
    <w:rsid w:val="00350827"/>
    <w:rsid w:val="00350CA0"/>
    <w:rsid w:val="00351A29"/>
    <w:rsid w:val="00351B6E"/>
    <w:rsid w:val="00354C82"/>
    <w:rsid w:val="003600C1"/>
    <w:rsid w:val="00360DFE"/>
    <w:rsid w:val="00361A91"/>
    <w:rsid w:val="003633F3"/>
    <w:rsid w:val="00363878"/>
    <w:rsid w:val="00363AD9"/>
    <w:rsid w:val="00365B1A"/>
    <w:rsid w:val="00366C98"/>
    <w:rsid w:val="0037118C"/>
    <w:rsid w:val="00371BE8"/>
    <w:rsid w:val="00372EF5"/>
    <w:rsid w:val="00373E6B"/>
    <w:rsid w:val="00373E9C"/>
    <w:rsid w:val="00376567"/>
    <w:rsid w:val="00376D7D"/>
    <w:rsid w:val="00380EBF"/>
    <w:rsid w:val="00382BE0"/>
    <w:rsid w:val="00383650"/>
    <w:rsid w:val="0038400F"/>
    <w:rsid w:val="0038517B"/>
    <w:rsid w:val="003868D7"/>
    <w:rsid w:val="00386BA0"/>
    <w:rsid w:val="003876F6"/>
    <w:rsid w:val="00391E77"/>
    <w:rsid w:val="00393E97"/>
    <w:rsid w:val="00396066"/>
    <w:rsid w:val="00396F15"/>
    <w:rsid w:val="003A0F6A"/>
    <w:rsid w:val="003A30CC"/>
    <w:rsid w:val="003A3166"/>
    <w:rsid w:val="003A34E9"/>
    <w:rsid w:val="003A51E7"/>
    <w:rsid w:val="003A7634"/>
    <w:rsid w:val="003B08C8"/>
    <w:rsid w:val="003B20D3"/>
    <w:rsid w:val="003B7436"/>
    <w:rsid w:val="003B754D"/>
    <w:rsid w:val="003B7B75"/>
    <w:rsid w:val="003B7C04"/>
    <w:rsid w:val="003C06F7"/>
    <w:rsid w:val="003C2C02"/>
    <w:rsid w:val="003C30EC"/>
    <w:rsid w:val="003C4119"/>
    <w:rsid w:val="003C4FE5"/>
    <w:rsid w:val="003C58DC"/>
    <w:rsid w:val="003C654D"/>
    <w:rsid w:val="003C7BCF"/>
    <w:rsid w:val="003D0186"/>
    <w:rsid w:val="003D3C88"/>
    <w:rsid w:val="003D49AA"/>
    <w:rsid w:val="003D5E70"/>
    <w:rsid w:val="003D63C7"/>
    <w:rsid w:val="003D6FAD"/>
    <w:rsid w:val="003D70CE"/>
    <w:rsid w:val="003D76A8"/>
    <w:rsid w:val="003D7BB8"/>
    <w:rsid w:val="003D7C00"/>
    <w:rsid w:val="003E153F"/>
    <w:rsid w:val="003E199D"/>
    <w:rsid w:val="003E1BA2"/>
    <w:rsid w:val="003E1EC3"/>
    <w:rsid w:val="003E203E"/>
    <w:rsid w:val="003E2895"/>
    <w:rsid w:val="003E3CE9"/>
    <w:rsid w:val="003E55D1"/>
    <w:rsid w:val="003E590F"/>
    <w:rsid w:val="003E5F14"/>
    <w:rsid w:val="003E704D"/>
    <w:rsid w:val="003E71A5"/>
    <w:rsid w:val="003E742D"/>
    <w:rsid w:val="003F0362"/>
    <w:rsid w:val="003F1466"/>
    <w:rsid w:val="003F15B3"/>
    <w:rsid w:val="003F24C0"/>
    <w:rsid w:val="003F3659"/>
    <w:rsid w:val="003F4ADB"/>
    <w:rsid w:val="003F4DC4"/>
    <w:rsid w:val="003F57D9"/>
    <w:rsid w:val="003F6144"/>
    <w:rsid w:val="003F6C81"/>
    <w:rsid w:val="003F6F63"/>
    <w:rsid w:val="003F7082"/>
    <w:rsid w:val="003F7FF0"/>
    <w:rsid w:val="0040088A"/>
    <w:rsid w:val="00400A95"/>
    <w:rsid w:val="00401741"/>
    <w:rsid w:val="004029A8"/>
    <w:rsid w:val="004030C1"/>
    <w:rsid w:val="00403491"/>
    <w:rsid w:val="00403FE3"/>
    <w:rsid w:val="0040470A"/>
    <w:rsid w:val="00405433"/>
    <w:rsid w:val="00405B97"/>
    <w:rsid w:val="00406285"/>
    <w:rsid w:val="004062CE"/>
    <w:rsid w:val="00412E44"/>
    <w:rsid w:val="004157BA"/>
    <w:rsid w:val="00421CDA"/>
    <w:rsid w:val="00423453"/>
    <w:rsid w:val="0042511E"/>
    <w:rsid w:val="0042695B"/>
    <w:rsid w:val="004277C1"/>
    <w:rsid w:val="00431FE8"/>
    <w:rsid w:val="00432CAE"/>
    <w:rsid w:val="00433305"/>
    <w:rsid w:val="00433387"/>
    <w:rsid w:val="00433389"/>
    <w:rsid w:val="00435C82"/>
    <w:rsid w:val="00436481"/>
    <w:rsid w:val="0043656F"/>
    <w:rsid w:val="00437DEF"/>
    <w:rsid w:val="00437F13"/>
    <w:rsid w:val="004401D9"/>
    <w:rsid w:val="00440813"/>
    <w:rsid w:val="00441064"/>
    <w:rsid w:val="00441FE5"/>
    <w:rsid w:val="00443910"/>
    <w:rsid w:val="004439B0"/>
    <w:rsid w:val="00443AD4"/>
    <w:rsid w:val="00444E94"/>
    <w:rsid w:val="00445258"/>
    <w:rsid w:val="004453CB"/>
    <w:rsid w:val="0044644B"/>
    <w:rsid w:val="00450E79"/>
    <w:rsid w:val="004515FE"/>
    <w:rsid w:val="00451E8C"/>
    <w:rsid w:val="0045216D"/>
    <w:rsid w:val="00452F7E"/>
    <w:rsid w:val="00453AA9"/>
    <w:rsid w:val="00453F14"/>
    <w:rsid w:val="00454324"/>
    <w:rsid w:val="00454B20"/>
    <w:rsid w:val="00455020"/>
    <w:rsid w:val="004576C1"/>
    <w:rsid w:val="0046092A"/>
    <w:rsid w:val="004610F9"/>
    <w:rsid w:val="00462B1A"/>
    <w:rsid w:val="00463318"/>
    <w:rsid w:val="00463846"/>
    <w:rsid w:val="004638BF"/>
    <w:rsid w:val="00463B25"/>
    <w:rsid w:val="00463CB8"/>
    <w:rsid w:val="00464760"/>
    <w:rsid w:val="00465089"/>
    <w:rsid w:val="00467D24"/>
    <w:rsid w:val="00472168"/>
    <w:rsid w:val="00475290"/>
    <w:rsid w:val="004756DD"/>
    <w:rsid w:val="0048054C"/>
    <w:rsid w:val="00480927"/>
    <w:rsid w:val="00481F8F"/>
    <w:rsid w:val="004830AA"/>
    <w:rsid w:val="0048484E"/>
    <w:rsid w:val="00485E33"/>
    <w:rsid w:val="00487723"/>
    <w:rsid w:val="00494D0B"/>
    <w:rsid w:val="004951D2"/>
    <w:rsid w:val="00495825"/>
    <w:rsid w:val="00497168"/>
    <w:rsid w:val="00497FD2"/>
    <w:rsid w:val="004A1A84"/>
    <w:rsid w:val="004A2559"/>
    <w:rsid w:val="004A483D"/>
    <w:rsid w:val="004A4E61"/>
    <w:rsid w:val="004A631D"/>
    <w:rsid w:val="004A6621"/>
    <w:rsid w:val="004A6EB2"/>
    <w:rsid w:val="004B03A8"/>
    <w:rsid w:val="004B0813"/>
    <w:rsid w:val="004B0845"/>
    <w:rsid w:val="004B09DF"/>
    <w:rsid w:val="004B12AF"/>
    <w:rsid w:val="004B13DB"/>
    <w:rsid w:val="004B4F1B"/>
    <w:rsid w:val="004B5A4B"/>
    <w:rsid w:val="004B6214"/>
    <w:rsid w:val="004B77A9"/>
    <w:rsid w:val="004C0C08"/>
    <w:rsid w:val="004C1350"/>
    <w:rsid w:val="004C14DB"/>
    <w:rsid w:val="004C3AA0"/>
    <w:rsid w:val="004C477C"/>
    <w:rsid w:val="004C5620"/>
    <w:rsid w:val="004C59EC"/>
    <w:rsid w:val="004C5ACA"/>
    <w:rsid w:val="004C663A"/>
    <w:rsid w:val="004C6FDF"/>
    <w:rsid w:val="004C75C2"/>
    <w:rsid w:val="004D2450"/>
    <w:rsid w:val="004D4576"/>
    <w:rsid w:val="004D52CD"/>
    <w:rsid w:val="004D58BD"/>
    <w:rsid w:val="004D6F47"/>
    <w:rsid w:val="004E14AC"/>
    <w:rsid w:val="004E304B"/>
    <w:rsid w:val="004E42CB"/>
    <w:rsid w:val="004F121B"/>
    <w:rsid w:val="004F1598"/>
    <w:rsid w:val="004F1AA8"/>
    <w:rsid w:val="004F4D1D"/>
    <w:rsid w:val="004F4F1C"/>
    <w:rsid w:val="004F591B"/>
    <w:rsid w:val="004F7DB0"/>
    <w:rsid w:val="004F7EE2"/>
    <w:rsid w:val="00500D40"/>
    <w:rsid w:val="00500E64"/>
    <w:rsid w:val="00501047"/>
    <w:rsid w:val="005011A2"/>
    <w:rsid w:val="00501595"/>
    <w:rsid w:val="00501D6C"/>
    <w:rsid w:val="00502E0A"/>
    <w:rsid w:val="00504C50"/>
    <w:rsid w:val="005065EA"/>
    <w:rsid w:val="00507724"/>
    <w:rsid w:val="005113CC"/>
    <w:rsid w:val="00511657"/>
    <w:rsid w:val="00511771"/>
    <w:rsid w:val="00511CBF"/>
    <w:rsid w:val="00514D2B"/>
    <w:rsid w:val="0051594D"/>
    <w:rsid w:val="00515D6F"/>
    <w:rsid w:val="00516EED"/>
    <w:rsid w:val="00517E97"/>
    <w:rsid w:val="00521D75"/>
    <w:rsid w:val="00522DBD"/>
    <w:rsid w:val="0052356C"/>
    <w:rsid w:val="005247E8"/>
    <w:rsid w:val="00526454"/>
    <w:rsid w:val="00527FBC"/>
    <w:rsid w:val="00531476"/>
    <w:rsid w:val="00532AD5"/>
    <w:rsid w:val="00533008"/>
    <w:rsid w:val="00533772"/>
    <w:rsid w:val="00533EA3"/>
    <w:rsid w:val="00534530"/>
    <w:rsid w:val="005365C8"/>
    <w:rsid w:val="005366FF"/>
    <w:rsid w:val="0054039E"/>
    <w:rsid w:val="0054050F"/>
    <w:rsid w:val="00540D27"/>
    <w:rsid w:val="0054195F"/>
    <w:rsid w:val="00542D46"/>
    <w:rsid w:val="005434C9"/>
    <w:rsid w:val="00543F31"/>
    <w:rsid w:val="0054498F"/>
    <w:rsid w:val="00544A7A"/>
    <w:rsid w:val="005457D9"/>
    <w:rsid w:val="00545C1C"/>
    <w:rsid w:val="00545E45"/>
    <w:rsid w:val="005464FB"/>
    <w:rsid w:val="00546540"/>
    <w:rsid w:val="00550857"/>
    <w:rsid w:val="00551A0C"/>
    <w:rsid w:val="00552C6F"/>
    <w:rsid w:val="00552DB3"/>
    <w:rsid w:val="0055447B"/>
    <w:rsid w:val="00554A09"/>
    <w:rsid w:val="0055546E"/>
    <w:rsid w:val="00555D4B"/>
    <w:rsid w:val="0055618F"/>
    <w:rsid w:val="00556BBD"/>
    <w:rsid w:val="005574C9"/>
    <w:rsid w:val="0055786A"/>
    <w:rsid w:val="00557F47"/>
    <w:rsid w:val="00560D44"/>
    <w:rsid w:val="005613AE"/>
    <w:rsid w:val="005627B7"/>
    <w:rsid w:val="005627C3"/>
    <w:rsid w:val="00562825"/>
    <w:rsid w:val="00563E6C"/>
    <w:rsid w:val="005643D2"/>
    <w:rsid w:val="0056528A"/>
    <w:rsid w:val="00566D0A"/>
    <w:rsid w:val="00567063"/>
    <w:rsid w:val="005701D9"/>
    <w:rsid w:val="00570E49"/>
    <w:rsid w:val="00571C05"/>
    <w:rsid w:val="00572F43"/>
    <w:rsid w:val="00572F5C"/>
    <w:rsid w:val="00581FA3"/>
    <w:rsid w:val="00582337"/>
    <w:rsid w:val="00583AB2"/>
    <w:rsid w:val="005846F5"/>
    <w:rsid w:val="00584ABB"/>
    <w:rsid w:val="005872D8"/>
    <w:rsid w:val="00587D7C"/>
    <w:rsid w:val="00590E46"/>
    <w:rsid w:val="00591258"/>
    <w:rsid w:val="00592BDE"/>
    <w:rsid w:val="0059315C"/>
    <w:rsid w:val="00593503"/>
    <w:rsid w:val="00594088"/>
    <w:rsid w:val="00594EE7"/>
    <w:rsid w:val="005954B3"/>
    <w:rsid w:val="005954D6"/>
    <w:rsid w:val="0059606A"/>
    <w:rsid w:val="005A0E1C"/>
    <w:rsid w:val="005A34CA"/>
    <w:rsid w:val="005A4BAD"/>
    <w:rsid w:val="005A5919"/>
    <w:rsid w:val="005B2E02"/>
    <w:rsid w:val="005B332B"/>
    <w:rsid w:val="005B3632"/>
    <w:rsid w:val="005B4163"/>
    <w:rsid w:val="005B458C"/>
    <w:rsid w:val="005B4B26"/>
    <w:rsid w:val="005B541E"/>
    <w:rsid w:val="005B542A"/>
    <w:rsid w:val="005B6108"/>
    <w:rsid w:val="005B61EC"/>
    <w:rsid w:val="005C0225"/>
    <w:rsid w:val="005C2865"/>
    <w:rsid w:val="005C4406"/>
    <w:rsid w:val="005C55FC"/>
    <w:rsid w:val="005C57EF"/>
    <w:rsid w:val="005C5E6E"/>
    <w:rsid w:val="005C684E"/>
    <w:rsid w:val="005C6D2A"/>
    <w:rsid w:val="005C7F30"/>
    <w:rsid w:val="005D01D5"/>
    <w:rsid w:val="005D1891"/>
    <w:rsid w:val="005D2A52"/>
    <w:rsid w:val="005D3B5C"/>
    <w:rsid w:val="005D47B1"/>
    <w:rsid w:val="005D4D3D"/>
    <w:rsid w:val="005D4F1E"/>
    <w:rsid w:val="005D588B"/>
    <w:rsid w:val="005E1524"/>
    <w:rsid w:val="005E2144"/>
    <w:rsid w:val="005E2B72"/>
    <w:rsid w:val="005E7CA4"/>
    <w:rsid w:val="005F05A2"/>
    <w:rsid w:val="005F0FB6"/>
    <w:rsid w:val="005F15A0"/>
    <w:rsid w:val="005F1AC5"/>
    <w:rsid w:val="005F1C38"/>
    <w:rsid w:val="005F2833"/>
    <w:rsid w:val="005F3940"/>
    <w:rsid w:val="005F3F79"/>
    <w:rsid w:val="005F42A5"/>
    <w:rsid w:val="005F5773"/>
    <w:rsid w:val="005F7BC2"/>
    <w:rsid w:val="00600415"/>
    <w:rsid w:val="0060174A"/>
    <w:rsid w:val="006018A0"/>
    <w:rsid w:val="00601C91"/>
    <w:rsid w:val="0060259C"/>
    <w:rsid w:val="00603F05"/>
    <w:rsid w:val="0060483E"/>
    <w:rsid w:val="00605450"/>
    <w:rsid w:val="00606BD5"/>
    <w:rsid w:val="00607411"/>
    <w:rsid w:val="006101D6"/>
    <w:rsid w:val="00610AC4"/>
    <w:rsid w:val="00611F20"/>
    <w:rsid w:val="0061275B"/>
    <w:rsid w:val="0061293B"/>
    <w:rsid w:val="0061342B"/>
    <w:rsid w:val="00615B54"/>
    <w:rsid w:val="006160B7"/>
    <w:rsid w:val="00616DE5"/>
    <w:rsid w:val="0062038C"/>
    <w:rsid w:val="00621A6E"/>
    <w:rsid w:val="00621B6D"/>
    <w:rsid w:val="00621D5D"/>
    <w:rsid w:val="00621F12"/>
    <w:rsid w:val="00622FD6"/>
    <w:rsid w:val="0062390D"/>
    <w:rsid w:val="00625102"/>
    <w:rsid w:val="006306EC"/>
    <w:rsid w:val="00630ECF"/>
    <w:rsid w:val="006328AC"/>
    <w:rsid w:val="006339C1"/>
    <w:rsid w:val="0063420B"/>
    <w:rsid w:val="00637136"/>
    <w:rsid w:val="00637EA7"/>
    <w:rsid w:val="00643C39"/>
    <w:rsid w:val="00646B56"/>
    <w:rsid w:val="00646BF0"/>
    <w:rsid w:val="00647F3D"/>
    <w:rsid w:val="006503B4"/>
    <w:rsid w:val="006510E8"/>
    <w:rsid w:val="00651D2B"/>
    <w:rsid w:val="00652B3F"/>
    <w:rsid w:val="00652EDC"/>
    <w:rsid w:val="006538F5"/>
    <w:rsid w:val="006543F2"/>
    <w:rsid w:val="00654ABB"/>
    <w:rsid w:val="00654C3C"/>
    <w:rsid w:val="00655088"/>
    <w:rsid w:val="006556C4"/>
    <w:rsid w:val="006563A5"/>
    <w:rsid w:val="006564B7"/>
    <w:rsid w:val="00656D31"/>
    <w:rsid w:val="00660DCE"/>
    <w:rsid w:val="00661A02"/>
    <w:rsid w:val="0066236E"/>
    <w:rsid w:val="006637C7"/>
    <w:rsid w:val="00663E03"/>
    <w:rsid w:val="00664145"/>
    <w:rsid w:val="0066452D"/>
    <w:rsid w:val="00664D2B"/>
    <w:rsid w:val="006652B4"/>
    <w:rsid w:val="00670A99"/>
    <w:rsid w:val="00673568"/>
    <w:rsid w:val="00673EE1"/>
    <w:rsid w:val="006751F7"/>
    <w:rsid w:val="00677DAB"/>
    <w:rsid w:val="006804C6"/>
    <w:rsid w:val="00682ED6"/>
    <w:rsid w:val="00683346"/>
    <w:rsid w:val="006835ED"/>
    <w:rsid w:val="00684494"/>
    <w:rsid w:val="00684F02"/>
    <w:rsid w:val="00685F05"/>
    <w:rsid w:val="0068732E"/>
    <w:rsid w:val="006924EF"/>
    <w:rsid w:val="00692BE6"/>
    <w:rsid w:val="00692C21"/>
    <w:rsid w:val="00696179"/>
    <w:rsid w:val="00696948"/>
    <w:rsid w:val="00696CD7"/>
    <w:rsid w:val="006A036F"/>
    <w:rsid w:val="006A0B9D"/>
    <w:rsid w:val="006A2024"/>
    <w:rsid w:val="006A37E8"/>
    <w:rsid w:val="006A47C9"/>
    <w:rsid w:val="006A4F90"/>
    <w:rsid w:val="006A5551"/>
    <w:rsid w:val="006A6059"/>
    <w:rsid w:val="006A6C8B"/>
    <w:rsid w:val="006A78A2"/>
    <w:rsid w:val="006B0C7F"/>
    <w:rsid w:val="006B1442"/>
    <w:rsid w:val="006B2198"/>
    <w:rsid w:val="006B2D0C"/>
    <w:rsid w:val="006B408A"/>
    <w:rsid w:val="006B7335"/>
    <w:rsid w:val="006C140F"/>
    <w:rsid w:val="006C1AAE"/>
    <w:rsid w:val="006C5378"/>
    <w:rsid w:val="006C55DD"/>
    <w:rsid w:val="006C56A6"/>
    <w:rsid w:val="006C56B1"/>
    <w:rsid w:val="006C5F3C"/>
    <w:rsid w:val="006C6062"/>
    <w:rsid w:val="006C6B45"/>
    <w:rsid w:val="006C6C51"/>
    <w:rsid w:val="006C77A8"/>
    <w:rsid w:val="006D0F0C"/>
    <w:rsid w:val="006D10FE"/>
    <w:rsid w:val="006D2326"/>
    <w:rsid w:val="006D3991"/>
    <w:rsid w:val="006D40BB"/>
    <w:rsid w:val="006D41DE"/>
    <w:rsid w:val="006D59B6"/>
    <w:rsid w:val="006D5D41"/>
    <w:rsid w:val="006D6A3F"/>
    <w:rsid w:val="006D77AB"/>
    <w:rsid w:val="006D7D6B"/>
    <w:rsid w:val="006E14F1"/>
    <w:rsid w:val="006E191C"/>
    <w:rsid w:val="006E2577"/>
    <w:rsid w:val="006E3599"/>
    <w:rsid w:val="006E3687"/>
    <w:rsid w:val="006E5E07"/>
    <w:rsid w:val="006E7E00"/>
    <w:rsid w:val="006F0740"/>
    <w:rsid w:val="006F0866"/>
    <w:rsid w:val="006F0B76"/>
    <w:rsid w:val="006F1077"/>
    <w:rsid w:val="006F282B"/>
    <w:rsid w:val="006F2E47"/>
    <w:rsid w:val="006F3B38"/>
    <w:rsid w:val="006F4101"/>
    <w:rsid w:val="006F5658"/>
    <w:rsid w:val="006F79B3"/>
    <w:rsid w:val="006F7D47"/>
    <w:rsid w:val="006F7DE6"/>
    <w:rsid w:val="00701404"/>
    <w:rsid w:val="0070166A"/>
    <w:rsid w:val="0070486A"/>
    <w:rsid w:val="00704F0D"/>
    <w:rsid w:val="0070515B"/>
    <w:rsid w:val="007056D0"/>
    <w:rsid w:val="00706473"/>
    <w:rsid w:val="007069AC"/>
    <w:rsid w:val="00706FAB"/>
    <w:rsid w:val="0071032E"/>
    <w:rsid w:val="007104AB"/>
    <w:rsid w:val="0071181A"/>
    <w:rsid w:val="00711AEC"/>
    <w:rsid w:val="00711E5B"/>
    <w:rsid w:val="007129D0"/>
    <w:rsid w:val="00713498"/>
    <w:rsid w:val="00716403"/>
    <w:rsid w:val="007165A6"/>
    <w:rsid w:val="00717BA1"/>
    <w:rsid w:val="007206B9"/>
    <w:rsid w:val="00720FFB"/>
    <w:rsid w:val="00723714"/>
    <w:rsid w:val="00723BB0"/>
    <w:rsid w:val="0072494C"/>
    <w:rsid w:val="00724D5E"/>
    <w:rsid w:val="00725584"/>
    <w:rsid w:val="0072754C"/>
    <w:rsid w:val="00727D97"/>
    <w:rsid w:val="00730139"/>
    <w:rsid w:val="00730EEC"/>
    <w:rsid w:val="00730F8E"/>
    <w:rsid w:val="0073194F"/>
    <w:rsid w:val="00731B8A"/>
    <w:rsid w:val="00732700"/>
    <w:rsid w:val="007336B7"/>
    <w:rsid w:val="00736BFB"/>
    <w:rsid w:val="007375C9"/>
    <w:rsid w:val="007409AF"/>
    <w:rsid w:val="00742B3A"/>
    <w:rsid w:val="00742F78"/>
    <w:rsid w:val="00743B07"/>
    <w:rsid w:val="007453CE"/>
    <w:rsid w:val="0074556E"/>
    <w:rsid w:val="00746778"/>
    <w:rsid w:val="0074757B"/>
    <w:rsid w:val="00747C51"/>
    <w:rsid w:val="00752C2A"/>
    <w:rsid w:val="00752FCC"/>
    <w:rsid w:val="00753D59"/>
    <w:rsid w:val="00754B18"/>
    <w:rsid w:val="00754F9D"/>
    <w:rsid w:val="00755AE6"/>
    <w:rsid w:val="00757497"/>
    <w:rsid w:val="0076250E"/>
    <w:rsid w:val="00762E02"/>
    <w:rsid w:val="0076335D"/>
    <w:rsid w:val="00764812"/>
    <w:rsid w:val="00765D86"/>
    <w:rsid w:val="0076701E"/>
    <w:rsid w:val="007675E4"/>
    <w:rsid w:val="0076789E"/>
    <w:rsid w:val="00767D85"/>
    <w:rsid w:val="00770905"/>
    <w:rsid w:val="007738BF"/>
    <w:rsid w:val="007746C6"/>
    <w:rsid w:val="00780002"/>
    <w:rsid w:val="00780E18"/>
    <w:rsid w:val="007835AC"/>
    <w:rsid w:val="00783752"/>
    <w:rsid w:val="007842C9"/>
    <w:rsid w:val="0078485A"/>
    <w:rsid w:val="00784ED4"/>
    <w:rsid w:val="007864A0"/>
    <w:rsid w:val="007864A1"/>
    <w:rsid w:val="0079137E"/>
    <w:rsid w:val="00792AA9"/>
    <w:rsid w:val="00793120"/>
    <w:rsid w:val="00793718"/>
    <w:rsid w:val="00793CDD"/>
    <w:rsid w:val="00794758"/>
    <w:rsid w:val="00795878"/>
    <w:rsid w:val="00795C3D"/>
    <w:rsid w:val="007A020A"/>
    <w:rsid w:val="007A1110"/>
    <w:rsid w:val="007A2873"/>
    <w:rsid w:val="007A3068"/>
    <w:rsid w:val="007A414C"/>
    <w:rsid w:val="007A4571"/>
    <w:rsid w:val="007A6CF8"/>
    <w:rsid w:val="007A7206"/>
    <w:rsid w:val="007B0183"/>
    <w:rsid w:val="007B225E"/>
    <w:rsid w:val="007B365B"/>
    <w:rsid w:val="007B3B69"/>
    <w:rsid w:val="007B48B2"/>
    <w:rsid w:val="007B588E"/>
    <w:rsid w:val="007B7A6A"/>
    <w:rsid w:val="007C03ED"/>
    <w:rsid w:val="007C11A5"/>
    <w:rsid w:val="007C20CF"/>
    <w:rsid w:val="007C2DD9"/>
    <w:rsid w:val="007C47A9"/>
    <w:rsid w:val="007C5AFE"/>
    <w:rsid w:val="007D18F6"/>
    <w:rsid w:val="007D1C36"/>
    <w:rsid w:val="007D533F"/>
    <w:rsid w:val="007D5970"/>
    <w:rsid w:val="007D6896"/>
    <w:rsid w:val="007D7C92"/>
    <w:rsid w:val="007E0CC3"/>
    <w:rsid w:val="007E12F7"/>
    <w:rsid w:val="007E1665"/>
    <w:rsid w:val="007E211F"/>
    <w:rsid w:val="007E32A6"/>
    <w:rsid w:val="007E3849"/>
    <w:rsid w:val="007E4672"/>
    <w:rsid w:val="007E59F9"/>
    <w:rsid w:val="007E66E6"/>
    <w:rsid w:val="007E7C4F"/>
    <w:rsid w:val="007F2BEE"/>
    <w:rsid w:val="007F3B97"/>
    <w:rsid w:val="007F4663"/>
    <w:rsid w:val="007F4C90"/>
    <w:rsid w:val="007F525D"/>
    <w:rsid w:val="007F6849"/>
    <w:rsid w:val="007F7875"/>
    <w:rsid w:val="00800E71"/>
    <w:rsid w:val="00801CCD"/>
    <w:rsid w:val="00801F4E"/>
    <w:rsid w:val="008024DE"/>
    <w:rsid w:val="00802644"/>
    <w:rsid w:val="00802D4C"/>
    <w:rsid w:val="0080323D"/>
    <w:rsid w:val="008043A4"/>
    <w:rsid w:val="00804D53"/>
    <w:rsid w:val="00806F1B"/>
    <w:rsid w:val="00807539"/>
    <w:rsid w:val="00810F62"/>
    <w:rsid w:val="00812936"/>
    <w:rsid w:val="00814166"/>
    <w:rsid w:val="00815676"/>
    <w:rsid w:val="00816546"/>
    <w:rsid w:val="00821C74"/>
    <w:rsid w:val="00822D27"/>
    <w:rsid w:val="0082379F"/>
    <w:rsid w:val="00823C51"/>
    <w:rsid w:val="00824F76"/>
    <w:rsid w:val="00825619"/>
    <w:rsid w:val="00825D88"/>
    <w:rsid w:val="00826159"/>
    <w:rsid w:val="008266C5"/>
    <w:rsid w:val="00827114"/>
    <w:rsid w:val="00827441"/>
    <w:rsid w:val="0082779F"/>
    <w:rsid w:val="00827F8B"/>
    <w:rsid w:val="00830090"/>
    <w:rsid w:val="00830968"/>
    <w:rsid w:val="008341B7"/>
    <w:rsid w:val="00835824"/>
    <w:rsid w:val="00835D52"/>
    <w:rsid w:val="0083618D"/>
    <w:rsid w:val="008370C8"/>
    <w:rsid w:val="008372EE"/>
    <w:rsid w:val="008405E7"/>
    <w:rsid w:val="008423AC"/>
    <w:rsid w:val="00842EEA"/>
    <w:rsid w:val="008434B6"/>
    <w:rsid w:val="008440E8"/>
    <w:rsid w:val="00844A94"/>
    <w:rsid w:val="008458C2"/>
    <w:rsid w:val="00845DE7"/>
    <w:rsid w:val="00845ED0"/>
    <w:rsid w:val="00847708"/>
    <w:rsid w:val="00847AE3"/>
    <w:rsid w:val="008508A4"/>
    <w:rsid w:val="00850BBD"/>
    <w:rsid w:val="00850F75"/>
    <w:rsid w:val="0085100D"/>
    <w:rsid w:val="00851549"/>
    <w:rsid w:val="008530DF"/>
    <w:rsid w:val="00855AD4"/>
    <w:rsid w:val="008561C9"/>
    <w:rsid w:val="00857C24"/>
    <w:rsid w:val="008602F0"/>
    <w:rsid w:val="0086031D"/>
    <w:rsid w:val="008632C5"/>
    <w:rsid w:val="00863763"/>
    <w:rsid w:val="00863BA5"/>
    <w:rsid w:val="008647A1"/>
    <w:rsid w:val="00864C1A"/>
    <w:rsid w:val="00864CE6"/>
    <w:rsid w:val="00864F3E"/>
    <w:rsid w:val="00865720"/>
    <w:rsid w:val="00866C2A"/>
    <w:rsid w:val="00867F04"/>
    <w:rsid w:val="00870C0D"/>
    <w:rsid w:val="00872655"/>
    <w:rsid w:val="00873173"/>
    <w:rsid w:val="0087346B"/>
    <w:rsid w:val="00876FF6"/>
    <w:rsid w:val="008775D0"/>
    <w:rsid w:val="008830B5"/>
    <w:rsid w:val="00883389"/>
    <w:rsid w:val="00885166"/>
    <w:rsid w:val="0088680C"/>
    <w:rsid w:val="00887860"/>
    <w:rsid w:val="008903B6"/>
    <w:rsid w:val="00890ACF"/>
    <w:rsid w:val="008911C9"/>
    <w:rsid w:val="008927A5"/>
    <w:rsid w:val="0089425D"/>
    <w:rsid w:val="0089648C"/>
    <w:rsid w:val="00896C29"/>
    <w:rsid w:val="00897374"/>
    <w:rsid w:val="008973C7"/>
    <w:rsid w:val="008A0732"/>
    <w:rsid w:val="008A1600"/>
    <w:rsid w:val="008A2B26"/>
    <w:rsid w:val="008A35F5"/>
    <w:rsid w:val="008A48C8"/>
    <w:rsid w:val="008A6582"/>
    <w:rsid w:val="008A7B31"/>
    <w:rsid w:val="008B26A2"/>
    <w:rsid w:val="008B3E29"/>
    <w:rsid w:val="008B5BF3"/>
    <w:rsid w:val="008B6839"/>
    <w:rsid w:val="008B7CBE"/>
    <w:rsid w:val="008C22BE"/>
    <w:rsid w:val="008C2374"/>
    <w:rsid w:val="008C3B59"/>
    <w:rsid w:val="008C42A9"/>
    <w:rsid w:val="008C4328"/>
    <w:rsid w:val="008C48D4"/>
    <w:rsid w:val="008C673F"/>
    <w:rsid w:val="008C74EC"/>
    <w:rsid w:val="008C789B"/>
    <w:rsid w:val="008D0877"/>
    <w:rsid w:val="008D18D9"/>
    <w:rsid w:val="008D1CAA"/>
    <w:rsid w:val="008D2F57"/>
    <w:rsid w:val="008D4094"/>
    <w:rsid w:val="008D41E0"/>
    <w:rsid w:val="008D46AF"/>
    <w:rsid w:val="008D5299"/>
    <w:rsid w:val="008D5DDB"/>
    <w:rsid w:val="008D6B06"/>
    <w:rsid w:val="008E05E3"/>
    <w:rsid w:val="008E0687"/>
    <w:rsid w:val="008E1D68"/>
    <w:rsid w:val="008E2935"/>
    <w:rsid w:val="008E327D"/>
    <w:rsid w:val="008E4DF8"/>
    <w:rsid w:val="008E5E99"/>
    <w:rsid w:val="008F107B"/>
    <w:rsid w:val="008F2ACB"/>
    <w:rsid w:val="008F3E1F"/>
    <w:rsid w:val="008F3F7C"/>
    <w:rsid w:val="008F425E"/>
    <w:rsid w:val="008F4543"/>
    <w:rsid w:val="008F538E"/>
    <w:rsid w:val="008F6B60"/>
    <w:rsid w:val="008F6E85"/>
    <w:rsid w:val="0090124C"/>
    <w:rsid w:val="00903962"/>
    <w:rsid w:val="00903BD8"/>
    <w:rsid w:val="009055DF"/>
    <w:rsid w:val="009073B2"/>
    <w:rsid w:val="00911003"/>
    <w:rsid w:val="009117B2"/>
    <w:rsid w:val="0091265E"/>
    <w:rsid w:val="00912B4E"/>
    <w:rsid w:val="0091428D"/>
    <w:rsid w:val="00917476"/>
    <w:rsid w:val="00917BB8"/>
    <w:rsid w:val="0092123C"/>
    <w:rsid w:val="00921466"/>
    <w:rsid w:val="00922745"/>
    <w:rsid w:val="00923E22"/>
    <w:rsid w:val="009248B1"/>
    <w:rsid w:val="00924A3C"/>
    <w:rsid w:val="00924DD1"/>
    <w:rsid w:val="009250B0"/>
    <w:rsid w:val="009267BF"/>
    <w:rsid w:val="00927175"/>
    <w:rsid w:val="00930A20"/>
    <w:rsid w:val="009321BE"/>
    <w:rsid w:val="0093279C"/>
    <w:rsid w:val="009352F2"/>
    <w:rsid w:val="00935832"/>
    <w:rsid w:val="009373F8"/>
    <w:rsid w:val="00940849"/>
    <w:rsid w:val="00941F4E"/>
    <w:rsid w:val="00943084"/>
    <w:rsid w:val="00943B12"/>
    <w:rsid w:val="00945B8A"/>
    <w:rsid w:val="0094631B"/>
    <w:rsid w:val="00947A17"/>
    <w:rsid w:val="00947A29"/>
    <w:rsid w:val="009505B0"/>
    <w:rsid w:val="00950B52"/>
    <w:rsid w:val="009523CF"/>
    <w:rsid w:val="0095250B"/>
    <w:rsid w:val="00960E92"/>
    <w:rsid w:val="00960F07"/>
    <w:rsid w:val="0096204B"/>
    <w:rsid w:val="00962BB5"/>
    <w:rsid w:val="009643F2"/>
    <w:rsid w:val="00965D72"/>
    <w:rsid w:val="00966B5C"/>
    <w:rsid w:val="009720EF"/>
    <w:rsid w:val="0097292D"/>
    <w:rsid w:val="00972B8F"/>
    <w:rsid w:val="00972BE4"/>
    <w:rsid w:val="009730E8"/>
    <w:rsid w:val="00974539"/>
    <w:rsid w:val="0097476A"/>
    <w:rsid w:val="009762D6"/>
    <w:rsid w:val="009765A7"/>
    <w:rsid w:val="00977C37"/>
    <w:rsid w:val="00980E52"/>
    <w:rsid w:val="00981EAD"/>
    <w:rsid w:val="00982C5D"/>
    <w:rsid w:val="00983B42"/>
    <w:rsid w:val="00983B5E"/>
    <w:rsid w:val="009847DD"/>
    <w:rsid w:val="00985546"/>
    <w:rsid w:val="0098624E"/>
    <w:rsid w:val="00986755"/>
    <w:rsid w:val="009876D9"/>
    <w:rsid w:val="009905F9"/>
    <w:rsid w:val="00990B3E"/>
    <w:rsid w:val="00990C11"/>
    <w:rsid w:val="00990E53"/>
    <w:rsid w:val="00991BCC"/>
    <w:rsid w:val="00991D1F"/>
    <w:rsid w:val="00991EA0"/>
    <w:rsid w:val="00992207"/>
    <w:rsid w:val="00993889"/>
    <w:rsid w:val="00993BD9"/>
    <w:rsid w:val="009951FF"/>
    <w:rsid w:val="009967A6"/>
    <w:rsid w:val="009A0CDC"/>
    <w:rsid w:val="009A13C4"/>
    <w:rsid w:val="009A17A9"/>
    <w:rsid w:val="009A2151"/>
    <w:rsid w:val="009A2354"/>
    <w:rsid w:val="009A32EA"/>
    <w:rsid w:val="009A3796"/>
    <w:rsid w:val="009A3C9B"/>
    <w:rsid w:val="009A4286"/>
    <w:rsid w:val="009A44A6"/>
    <w:rsid w:val="009A6F58"/>
    <w:rsid w:val="009B0F12"/>
    <w:rsid w:val="009B11B0"/>
    <w:rsid w:val="009B29E4"/>
    <w:rsid w:val="009B3605"/>
    <w:rsid w:val="009B74C3"/>
    <w:rsid w:val="009B783A"/>
    <w:rsid w:val="009C007E"/>
    <w:rsid w:val="009C26B4"/>
    <w:rsid w:val="009C3B8E"/>
    <w:rsid w:val="009D177E"/>
    <w:rsid w:val="009D1B9D"/>
    <w:rsid w:val="009D411F"/>
    <w:rsid w:val="009D580B"/>
    <w:rsid w:val="009D6E5D"/>
    <w:rsid w:val="009D74A4"/>
    <w:rsid w:val="009E1EE4"/>
    <w:rsid w:val="009E2C30"/>
    <w:rsid w:val="009E327D"/>
    <w:rsid w:val="009E3539"/>
    <w:rsid w:val="009E3599"/>
    <w:rsid w:val="009E5D50"/>
    <w:rsid w:val="009E5E88"/>
    <w:rsid w:val="009E6E49"/>
    <w:rsid w:val="009E78C2"/>
    <w:rsid w:val="009F073D"/>
    <w:rsid w:val="009F2023"/>
    <w:rsid w:val="009F20AB"/>
    <w:rsid w:val="009F276C"/>
    <w:rsid w:val="009F3A54"/>
    <w:rsid w:val="009F5712"/>
    <w:rsid w:val="009F5CC9"/>
    <w:rsid w:val="009F7694"/>
    <w:rsid w:val="00A00F85"/>
    <w:rsid w:val="00A040E3"/>
    <w:rsid w:val="00A05343"/>
    <w:rsid w:val="00A0641D"/>
    <w:rsid w:val="00A06DA5"/>
    <w:rsid w:val="00A1017C"/>
    <w:rsid w:val="00A10B64"/>
    <w:rsid w:val="00A1324A"/>
    <w:rsid w:val="00A1391D"/>
    <w:rsid w:val="00A13B18"/>
    <w:rsid w:val="00A16023"/>
    <w:rsid w:val="00A17CD2"/>
    <w:rsid w:val="00A21701"/>
    <w:rsid w:val="00A2178E"/>
    <w:rsid w:val="00A221DB"/>
    <w:rsid w:val="00A227E8"/>
    <w:rsid w:val="00A24BB4"/>
    <w:rsid w:val="00A2650A"/>
    <w:rsid w:val="00A265F0"/>
    <w:rsid w:val="00A304D1"/>
    <w:rsid w:val="00A30737"/>
    <w:rsid w:val="00A31365"/>
    <w:rsid w:val="00A326D9"/>
    <w:rsid w:val="00A342D1"/>
    <w:rsid w:val="00A34F58"/>
    <w:rsid w:val="00A36DE9"/>
    <w:rsid w:val="00A3758D"/>
    <w:rsid w:val="00A37C62"/>
    <w:rsid w:val="00A4097D"/>
    <w:rsid w:val="00A40A89"/>
    <w:rsid w:val="00A41462"/>
    <w:rsid w:val="00A41700"/>
    <w:rsid w:val="00A44452"/>
    <w:rsid w:val="00A465FF"/>
    <w:rsid w:val="00A46CD6"/>
    <w:rsid w:val="00A47844"/>
    <w:rsid w:val="00A501CC"/>
    <w:rsid w:val="00A51264"/>
    <w:rsid w:val="00A5154E"/>
    <w:rsid w:val="00A52AC6"/>
    <w:rsid w:val="00A56644"/>
    <w:rsid w:val="00A568C0"/>
    <w:rsid w:val="00A56EAF"/>
    <w:rsid w:val="00A6208D"/>
    <w:rsid w:val="00A644E5"/>
    <w:rsid w:val="00A6546C"/>
    <w:rsid w:val="00A674E9"/>
    <w:rsid w:val="00A67943"/>
    <w:rsid w:val="00A7223C"/>
    <w:rsid w:val="00A7239D"/>
    <w:rsid w:val="00A74146"/>
    <w:rsid w:val="00A7755A"/>
    <w:rsid w:val="00A80216"/>
    <w:rsid w:val="00A81345"/>
    <w:rsid w:val="00A832EC"/>
    <w:rsid w:val="00A836C6"/>
    <w:rsid w:val="00A83E78"/>
    <w:rsid w:val="00A91321"/>
    <w:rsid w:val="00A92E12"/>
    <w:rsid w:val="00A96987"/>
    <w:rsid w:val="00AA160A"/>
    <w:rsid w:val="00AA3083"/>
    <w:rsid w:val="00AA5558"/>
    <w:rsid w:val="00AA78AF"/>
    <w:rsid w:val="00AA7F07"/>
    <w:rsid w:val="00AB0604"/>
    <w:rsid w:val="00AB36D2"/>
    <w:rsid w:val="00AB3CBA"/>
    <w:rsid w:val="00AB5826"/>
    <w:rsid w:val="00AB584C"/>
    <w:rsid w:val="00AB5895"/>
    <w:rsid w:val="00AB7EEE"/>
    <w:rsid w:val="00AC0672"/>
    <w:rsid w:val="00AC12A9"/>
    <w:rsid w:val="00AC2F05"/>
    <w:rsid w:val="00AC5022"/>
    <w:rsid w:val="00AC73DB"/>
    <w:rsid w:val="00AD07D8"/>
    <w:rsid w:val="00AD0E77"/>
    <w:rsid w:val="00AD12B7"/>
    <w:rsid w:val="00AD283F"/>
    <w:rsid w:val="00AD2B38"/>
    <w:rsid w:val="00AD5ECA"/>
    <w:rsid w:val="00AD6FDD"/>
    <w:rsid w:val="00AD7975"/>
    <w:rsid w:val="00AD7A2E"/>
    <w:rsid w:val="00AE374D"/>
    <w:rsid w:val="00AE3F15"/>
    <w:rsid w:val="00AE4F30"/>
    <w:rsid w:val="00AE5BE9"/>
    <w:rsid w:val="00AE65D3"/>
    <w:rsid w:val="00AE672C"/>
    <w:rsid w:val="00AE692A"/>
    <w:rsid w:val="00AE7279"/>
    <w:rsid w:val="00AF1AEE"/>
    <w:rsid w:val="00AF1EAB"/>
    <w:rsid w:val="00AF3177"/>
    <w:rsid w:val="00AF467B"/>
    <w:rsid w:val="00AF4878"/>
    <w:rsid w:val="00AF4B7E"/>
    <w:rsid w:val="00AF5128"/>
    <w:rsid w:val="00AF5830"/>
    <w:rsid w:val="00AF5CC7"/>
    <w:rsid w:val="00AF61BA"/>
    <w:rsid w:val="00B00882"/>
    <w:rsid w:val="00B013F2"/>
    <w:rsid w:val="00B04953"/>
    <w:rsid w:val="00B05D4D"/>
    <w:rsid w:val="00B0739E"/>
    <w:rsid w:val="00B07812"/>
    <w:rsid w:val="00B078DD"/>
    <w:rsid w:val="00B1022D"/>
    <w:rsid w:val="00B109F8"/>
    <w:rsid w:val="00B13535"/>
    <w:rsid w:val="00B14401"/>
    <w:rsid w:val="00B149D8"/>
    <w:rsid w:val="00B15A12"/>
    <w:rsid w:val="00B160AC"/>
    <w:rsid w:val="00B164CA"/>
    <w:rsid w:val="00B167CD"/>
    <w:rsid w:val="00B2216A"/>
    <w:rsid w:val="00B22AF1"/>
    <w:rsid w:val="00B22D29"/>
    <w:rsid w:val="00B246D4"/>
    <w:rsid w:val="00B2591C"/>
    <w:rsid w:val="00B27A4F"/>
    <w:rsid w:val="00B27C3C"/>
    <w:rsid w:val="00B30ACC"/>
    <w:rsid w:val="00B31D5C"/>
    <w:rsid w:val="00B32852"/>
    <w:rsid w:val="00B3485F"/>
    <w:rsid w:val="00B34C33"/>
    <w:rsid w:val="00B355BA"/>
    <w:rsid w:val="00B35952"/>
    <w:rsid w:val="00B3668A"/>
    <w:rsid w:val="00B3729B"/>
    <w:rsid w:val="00B40B2D"/>
    <w:rsid w:val="00B41B29"/>
    <w:rsid w:val="00B41CC3"/>
    <w:rsid w:val="00B43E73"/>
    <w:rsid w:val="00B447E9"/>
    <w:rsid w:val="00B44E04"/>
    <w:rsid w:val="00B47AAF"/>
    <w:rsid w:val="00B47F2E"/>
    <w:rsid w:val="00B50D1F"/>
    <w:rsid w:val="00B51D9A"/>
    <w:rsid w:val="00B55EB8"/>
    <w:rsid w:val="00B55FF3"/>
    <w:rsid w:val="00B56E5B"/>
    <w:rsid w:val="00B64A37"/>
    <w:rsid w:val="00B64A72"/>
    <w:rsid w:val="00B661A4"/>
    <w:rsid w:val="00B6623B"/>
    <w:rsid w:val="00B669DF"/>
    <w:rsid w:val="00B71668"/>
    <w:rsid w:val="00B72B1D"/>
    <w:rsid w:val="00B763F8"/>
    <w:rsid w:val="00B76CC3"/>
    <w:rsid w:val="00B77402"/>
    <w:rsid w:val="00B7791C"/>
    <w:rsid w:val="00B77985"/>
    <w:rsid w:val="00B8052F"/>
    <w:rsid w:val="00B81B20"/>
    <w:rsid w:val="00B82428"/>
    <w:rsid w:val="00B83AF9"/>
    <w:rsid w:val="00B8596E"/>
    <w:rsid w:val="00B862A7"/>
    <w:rsid w:val="00B87008"/>
    <w:rsid w:val="00B87BDA"/>
    <w:rsid w:val="00B91234"/>
    <w:rsid w:val="00B91510"/>
    <w:rsid w:val="00B92841"/>
    <w:rsid w:val="00B928A9"/>
    <w:rsid w:val="00B94A7F"/>
    <w:rsid w:val="00B960CB"/>
    <w:rsid w:val="00B96CB5"/>
    <w:rsid w:val="00B9769B"/>
    <w:rsid w:val="00BA1B5C"/>
    <w:rsid w:val="00BA3129"/>
    <w:rsid w:val="00BA3A60"/>
    <w:rsid w:val="00BA3B07"/>
    <w:rsid w:val="00BA3DD3"/>
    <w:rsid w:val="00BA482C"/>
    <w:rsid w:val="00BA50B0"/>
    <w:rsid w:val="00BA5CA7"/>
    <w:rsid w:val="00BA5F71"/>
    <w:rsid w:val="00BA6503"/>
    <w:rsid w:val="00BA70DA"/>
    <w:rsid w:val="00BB0A4F"/>
    <w:rsid w:val="00BB136E"/>
    <w:rsid w:val="00BB17A3"/>
    <w:rsid w:val="00BB4735"/>
    <w:rsid w:val="00BB4D5B"/>
    <w:rsid w:val="00BB50CC"/>
    <w:rsid w:val="00BB5A1B"/>
    <w:rsid w:val="00BB6A09"/>
    <w:rsid w:val="00BC2154"/>
    <w:rsid w:val="00BC4ABC"/>
    <w:rsid w:val="00BC6C9A"/>
    <w:rsid w:val="00BC7013"/>
    <w:rsid w:val="00BC7062"/>
    <w:rsid w:val="00BC7752"/>
    <w:rsid w:val="00BD17E2"/>
    <w:rsid w:val="00BD2536"/>
    <w:rsid w:val="00BD2A79"/>
    <w:rsid w:val="00BD2B3E"/>
    <w:rsid w:val="00BD2F36"/>
    <w:rsid w:val="00BD3719"/>
    <w:rsid w:val="00BD4ABE"/>
    <w:rsid w:val="00BD693C"/>
    <w:rsid w:val="00BD6D77"/>
    <w:rsid w:val="00BD78DD"/>
    <w:rsid w:val="00BE132F"/>
    <w:rsid w:val="00BE2D62"/>
    <w:rsid w:val="00BE2E75"/>
    <w:rsid w:val="00BE3F59"/>
    <w:rsid w:val="00BE413B"/>
    <w:rsid w:val="00BE558D"/>
    <w:rsid w:val="00BF144A"/>
    <w:rsid w:val="00BF2BF1"/>
    <w:rsid w:val="00BF34D4"/>
    <w:rsid w:val="00BF6153"/>
    <w:rsid w:val="00BF637F"/>
    <w:rsid w:val="00BF66DA"/>
    <w:rsid w:val="00BF68AF"/>
    <w:rsid w:val="00C016E4"/>
    <w:rsid w:val="00C01920"/>
    <w:rsid w:val="00C01C71"/>
    <w:rsid w:val="00C02A71"/>
    <w:rsid w:val="00C032F5"/>
    <w:rsid w:val="00C043F3"/>
    <w:rsid w:val="00C04759"/>
    <w:rsid w:val="00C048FF"/>
    <w:rsid w:val="00C06D55"/>
    <w:rsid w:val="00C07EBB"/>
    <w:rsid w:val="00C10342"/>
    <w:rsid w:val="00C110CF"/>
    <w:rsid w:val="00C1228F"/>
    <w:rsid w:val="00C14E12"/>
    <w:rsid w:val="00C16581"/>
    <w:rsid w:val="00C2043D"/>
    <w:rsid w:val="00C22348"/>
    <w:rsid w:val="00C224C3"/>
    <w:rsid w:val="00C224FA"/>
    <w:rsid w:val="00C23039"/>
    <w:rsid w:val="00C23C45"/>
    <w:rsid w:val="00C259C5"/>
    <w:rsid w:val="00C25CA0"/>
    <w:rsid w:val="00C26590"/>
    <w:rsid w:val="00C2756E"/>
    <w:rsid w:val="00C2789C"/>
    <w:rsid w:val="00C31A3B"/>
    <w:rsid w:val="00C31B56"/>
    <w:rsid w:val="00C32CE9"/>
    <w:rsid w:val="00C33013"/>
    <w:rsid w:val="00C34068"/>
    <w:rsid w:val="00C34149"/>
    <w:rsid w:val="00C347CB"/>
    <w:rsid w:val="00C35AC7"/>
    <w:rsid w:val="00C362D7"/>
    <w:rsid w:val="00C36530"/>
    <w:rsid w:val="00C37340"/>
    <w:rsid w:val="00C416FD"/>
    <w:rsid w:val="00C42BFB"/>
    <w:rsid w:val="00C432A0"/>
    <w:rsid w:val="00C44A65"/>
    <w:rsid w:val="00C45536"/>
    <w:rsid w:val="00C4676C"/>
    <w:rsid w:val="00C46AF7"/>
    <w:rsid w:val="00C46BB9"/>
    <w:rsid w:val="00C46D79"/>
    <w:rsid w:val="00C47F7D"/>
    <w:rsid w:val="00C501E8"/>
    <w:rsid w:val="00C50BB3"/>
    <w:rsid w:val="00C51DB1"/>
    <w:rsid w:val="00C52348"/>
    <w:rsid w:val="00C52942"/>
    <w:rsid w:val="00C5547B"/>
    <w:rsid w:val="00C56FFB"/>
    <w:rsid w:val="00C605A8"/>
    <w:rsid w:val="00C623E2"/>
    <w:rsid w:val="00C62543"/>
    <w:rsid w:val="00C62FAB"/>
    <w:rsid w:val="00C635DE"/>
    <w:rsid w:val="00C64B7D"/>
    <w:rsid w:val="00C679AA"/>
    <w:rsid w:val="00C714FC"/>
    <w:rsid w:val="00C718EF"/>
    <w:rsid w:val="00C71E0B"/>
    <w:rsid w:val="00C7244E"/>
    <w:rsid w:val="00C72DF4"/>
    <w:rsid w:val="00C72FF5"/>
    <w:rsid w:val="00C7371E"/>
    <w:rsid w:val="00C74CCA"/>
    <w:rsid w:val="00C75BF5"/>
    <w:rsid w:val="00C76FB5"/>
    <w:rsid w:val="00C80C98"/>
    <w:rsid w:val="00C81B4E"/>
    <w:rsid w:val="00C83642"/>
    <w:rsid w:val="00C83D2C"/>
    <w:rsid w:val="00C83EEC"/>
    <w:rsid w:val="00C83F50"/>
    <w:rsid w:val="00C84BBF"/>
    <w:rsid w:val="00C86035"/>
    <w:rsid w:val="00C87D25"/>
    <w:rsid w:val="00C87FCD"/>
    <w:rsid w:val="00C9022D"/>
    <w:rsid w:val="00C92A7E"/>
    <w:rsid w:val="00C92F6E"/>
    <w:rsid w:val="00C93AA3"/>
    <w:rsid w:val="00C93DA6"/>
    <w:rsid w:val="00C941BD"/>
    <w:rsid w:val="00C94466"/>
    <w:rsid w:val="00CA2438"/>
    <w:rsid w:val="00CA417F"/>
    <w:rsid w:val="00CA5018"/>
    <w:rsid w:val="00CA611F"/>
    <w:rsid w:val="00CA642F"/>
    <w:rsid w:val="00CA6D1C"/>
    <w:rsid w:val="00CB0362"/>
    <w:rsid w:val="00CB11F3"/>
    <w:rsid w:val="00CB129F"/>
    <w:rsid w:val="00CB1B7C"/>
    <w:rsid w:val="00CB36DE"/>
    <w:rsid w:val="00CB38A0"/>
    <w:rsid w:val="00CB4741"/>
    <w:rsid w:val="00CB4C7D"/>
    <w:rsid w:val="00CB6AD2"/>
    <w:rsid w:val="00CC0F5F"/>
    <w:rsid w:val="00CC201C"/>
    <w:rsid w:val="00CC269D"/>
    <w:rsid w:val="00CC2CA4"/>
    <w:rsid w:val="00CC439E"/>
    <w:rsid w:val="00CC4B6B"/>
    <w:rsid w:val="00CC5669"/>
    <w:rsid w:val="00CC576D"/>
    <w:rsid w:val="00CC65FE"/>
    <w:rsid w:val="00CC73D4"/>
    <w:rsid w:val="00CD1BC3"/>
    <w:rsid w:val="00CD2D2C"/>
    <w:rsid w:val="00CD3A0E"/>
    <w:rsid w:val="00CD47EB"/>
    <w:rsid w:val="00CD4C4E"/>
    <w:rsid w:val="00CD5B5E"/>
    <w:rsid w:val="00CD6A40"/>
    <w:rsid w:val="00CD6F79"/>
    <w:rsid w:val="00CD79F9"/>
    <w:rsid w:val="00CE1493"/>
    <w:rsid w:val="00CE1D1D"/>
    <w:rsid w:val="00CE212D"/>
    <w:rsid w:val="00CE286B"/>
    <w:rsid w:val="00CE29A6"/>
    <w:rsid w:val="00CE47BB"/>
    <w:rsid w:val="00CE5475"/>
    <w:rsid w:val="00CE55EB"/>
    <w:rsid w:val="00CE6495"/>
    <w:rsid w:val="00CE71D1"/>
    <w:rsid w:val="00CF0E95"/>
    <w:rsid w:val="00CF1282"/>
    <w:rsid w:val="00CF1AC7"/>
    <w:rsid w:val="00CF4962"/>
    <w:rsid w:val="00CF7F63"/>
    <w:rsid w:val="00D0074F"/>
    <w:rsid w:val="00D01249"/>
    <w:rsid w:val="00D01C59"/>
    <w:rsid w:val="00D03959"/>
    <w:rsid w:val="00D06493"/>
    <w:rsid w:val="00D066A5"/>
    <w:rsid w:val="00D0792E"/>
    <w:rsid w:val="00D104EC"/>
    <w:rsid w:val="00D1063F"/>
    <w:rsid w:val="00D1143E"/>
    <w:rsid w:val="00D12096"/>
    <w:rsid w:val="00D12BD1"/>
    <w:rsid w:val="00D12D25"/>
    <w:rsid w:val="00D13081"/>
    <w:rsid w:val="00D13C2C"/>
    <w:rsid w:val="00D15C83"/>
    <w:rsid w:val="00D22E6A"/>
    <w:rsid w:val="00D23504"/>
    <w:rsid w:val="00D23994"/>
    <w:rsid w:val="00D24175"/>
    <w:rsid w:val="00D27D39"/>
    <w:rsid w:val="00D27FE7"/>
    <w:rsid w:val="00D3047B"/>
    <w:rsid w:val="00D32BA2"/>
    <w:rsid w:val="00D33E35"/>
    <w:rsid w:val="00D35020"/>
    <w:rsid w:val="00D3510F"/>
    <w:rsid w:val="00D358E2"/>
    <w:rsid w:val="00D35B51"/>
    <w:rsid w:val="00D401E0"/>
    <w:rsid w:val="00D4037E"/>
    <w:rsid w:val="00D404D3"/>
    <w:rsid w:val="00D41902"/>
    <w:rsid w:val="00D425EF"/>
    <w:rsid w:val="00D432DF"/>
    <w:rsid w:val="00D439C8"/>
    <w:rsid w:val="00D44E54"/>
    <w:rsid w:val="00D45493"/>
    <w:rsid w:val="00D45702"/>
    <w:rsid w:val="00D459A4"/>
    <w:rsid w:val="00D45F30"/>
    <w:rsid w:val="00D46A72"/>
    <w:rsid w:val="00D47883"/>
    <w:rsid w:val="00D4793F"/>
    <w:rsid w:val="00D512EC"/>
    <w:rsid w:val="00D519D8"/>
    <w:rsid w:val="00D519FB"/>
    <w:rsid w:val="00D52A0C"/>
    <w:rsid w:val="00D52AE4"/>
    <w:rsid w:val="00D54526"/>
    <w:rsid w:val="00D558C6"/>
    <w:rsid w:val="00D57C35"/>
    <w:rsid w:val="00D6353C"/>
    <w:rsid w:val="00D63633"/>
    <w:rsid w:val="00D65600"/>
    <w:rsid w:val="00D67430"/>
    <w:rsid w:val="00D70A4C"/>
    <w:rsid w:val="00D71073"/>
    <w:rsid w:val="00D71E21"/>
    <w:rsid w:val="00D72D4A"/>
    <w:rsid w:val="00D73614"/>
    <w:rsid w:val="00D75793"/>
    <w:rsid w:val="00D76473"/>
    <w:rsid w:val="00D76C35"/>
    <w:rsid w:val="00D77A02"/>
    <w:rsid w:val="00D808CE"/>
    <w:rsid w:val="00D80B91"/>
    <w:rsid w:val="00D80EEF"/>
    <w:rsid w:val="00D81157"/>
    <w:rsid w:val="00D84575"/>
    <w:rsid w:val="00D854C1"/>
    <w:rsid w:val="00D85DD4"/>
    <w:rsid w:val="00D8643B"/>
    <w:rsid w:val="00D86623"/>
    <w:rsid w:val="00D868AF"/>
    <w:rsid w:val="00D873AB"/>
    <w:rsid w:val="00D91A57"/>
    <w:rsid w:val="00D92095"/>
    <w:rsid w:val="00D9328A"/>
    <w:rsid w:val="00D939D4"/>
    <w:rsid w:val="00D93D31"/>
    <w:rsid w:val="00D94459"/>
    <w:rsid w:val="00D949D7"/>
    <w:rsid w:val="00D94D6B"/>
    <w:rsid w:val="00D953F4"/>
    <w:rsid w:val="00D95658"/>
    <w:rsid w:val="00D9576E"/>
    <w:rsid w:val="00D977FB"/>
    <w:rsid w:val="00DA1B18"/>
    <w:rsid w:val="00DA220B"/>
    <w:rsid w:val="00DA2FDA"/>
    <w:rsid w:val="00DA407F"/>
    <w:rsid w:val="00DA4F15"/>
    <w:rsid w:val="00DA506C"/>
    <w:rsid w:val="00DA6386"/>
    <w:rsid w:val="00DA6A13"/>
    <w:rsid w:val="00DA7E92"/>
    <w:rsid w:val="00DB0131"/>
    <w:rsid w:val="00DB368A"/>
    <w:rsid w:val="00DB3D5B"/>
    <w:rsid w:val="00DB4FA4"/>
    <w:rsid w:val="00DB5294"/>
    <w:rsid w:val="00DB54E4"/>
    <w:rsid w:val="00DB6555"/>
    <w:rsid w:val="00DB683A"/>
    <w:rsid w:val="00DC0191"/>
    <w:rsid w:val="00DC24D4"/>
    <w:rsid w:val="00DC41E0"/>
    <w:rsid w:val="00DC488A"/>
    <w:rsid w:val="00DC577E"/>
    <w:rsid w:val="00DC6431"/>
    <w:rsid w:val="00DC6ECC"/>
    <w:rsid w:val="00DD1652"/>
    <w:rsid w:val="00DD1D41"/>
    <w:rsid w:val="00DD1E47"/>
    <w:rsid w:val="00DD3A03"/>
    <w:rsid w:val="00DD3F35"/>
    <w:rsid w:val="00DD4F0B"/>
    <w:rsid w:val="00DD536C"/>
    <w:rsid w:val="00DD65C4"/>
    <w:rsid w:val="00DD7B52"/>
    <w:rsid w:val="00DD7DFE"/>
    <w:rsid w:val="00DD7E6E"/>
    <w:rsid w:val="00DE0869"/>
    <w:rsid w:val="00DE145B"/>
    <w:rsid w:val="00DE4A34"/>
    <w:rsid w:val="00DE6FDD"/>
    <w:rsid w:val="00DF04E4"/>
    <w:rsid w:val="00DF1B07"/>
    <w:rsid w:val="00DF309D"/>
    <w:rsid w:val="00DF63DD"/>
    <w:rsid w:val="00DF6E5C"/>
    <w:rsid w:val="00DF7012"/>
    <w:rsid w:val="00E000BA"/>
    <w:rsid w:val="00E01452"/>
    <w:rsid w:val="00E02931"/>
    <w:rsid w:val="00E02979"/>
    <w:rsid w:val="00E02D49"/>
    <w:rsid w:val="00E04490"/>
    <w:rsid w:val="00E06E72"/>
    <w:rsid w:val="00E06FB6"/>
    <w:rsid w:val="00E10270"/>
    <w:rsid w:val="00E1295B"/>
    <w:rsid w:val="00E13442"/>
    <w:rsid w:val="00E1360F"/>
    <w:rsid w:val="00E137D9"/>
    <w:rsid w:val="00E14711"/>
    <w:rsid w:val="00E14C6F"/>
    <w:rsid w:val="00E15F2E"/>
    <w:rsid w:val="00E1644D"/>
    <w:rsid w:val="00E20D12"/>
    <w:rsid w:val="00E2111D"/>
    <w:rsid w:val="00E22704"/>
    <w:rsid w:val="00E2357D"/>
    <w:rsid w:val="00E25DB5"/>
    <w:rsid w:val="00E26A54"/>
    <w:rsid w:val="00E26B0B"/>
    <w:rsid w:val="00E271F6"/>
    <w:rsid w:val="00E279DF"/>
    <w:rsid w:val="00E30125"/>
    <w:rsid w:val="00E3066C"/>
    <w:rsid w:val="00E3100F"/>
    <w:rsid w:val="00E348D4"/>
    <w:rsid w:val="00E358A1"/>
    <w:rsid w:val="00E35D16"/>
    <w:rsid w:val="00E370E5"/>
    <w:rsid w:val="00E377B7"/>
    <w:rsid w:val="00E408D0"/>
    <w:rsid w:val="00E40B82"/>
    <w:rsid w:val="00E41FEA"/>
    <w:rsid w:val="00E42B79"/>
    <w:rsid w:val="00E442A2"/>
    <w:rsid w:val="00E44EA4"/>
    <w:rsid w:val="00E45E71"/>
    <w:rsid w:val="00E464C4"/>
    <w:rsid w:val="00E50BA0"/>
    <w:rsid w:val="00E527DE"/>
    <w:rsid w:val="00E52D08"/>
    <w:rsid w:val="00E54D37"/>
    <w:rsid w:val="00E54DEB"/>
    <w:rsid w:val="00E56DBF"/>
    <w:rsid w:val="00E57E12"/>
    <w:rsid w:val="00E62FF8"/>
    <w:rsid w:val="00E6361B"/>
    <w:rsid w:val="00E67D31"/>
    <w:rsid w:val="00E67F08"/>
    <w:rsid w:val="00E72779"/>
    <w:rsid w:val="00E73C48"/>
    <w:rsid w:val="00E74C2A"/>
    <w:rsid w:val="00E77234"/>
    <w:rsid w:val="00E8259F"/>
    <w:rsid w:val="00E83B8C"/>
    <w:rsid w:val="00E84660"/>
    <w:rsid w:val="00E854DE"/>
    <w:rsid w:val="00E8640F"/>
    <w:rsid w:val="00E87396"/>
    <w:rsid w:val="00E9170C"/>
    <w:rsid w:val="00E92CC1"/>
    <w:rsid w:val="00E937C7"/>
    <w:rsid w:val="00E94486"/>
    <w:rsid w:val="00E94628"/>
    <w:rsid w:val="00E95643"/>
    <w:rsid w:val="00EA01DE"/>
    <w:rsid w:val="00EA0274"/>
    <w:rsid w:val="00EA0799"/>
    <w:rsid w:val="00EA3718"/>
    <w:rsid w:val="00EA4451"/>
    <w:rsid w:val="00EA4E33"/>
    <w:rsid w:val="00EA5790"/>
    <w:rsid w:val="00EA5B4F"/>
    <w:rsid w:val="00EA5F8A"/>
    <w:rsid w:val="00EA733B"/>
    <w:rsid w:val="00EA7D8D"/>
    <w:rsid w:val="00EB09D1"/>
    <w:rsid w:val="00EB3581"/>
    <w:rsid w:val="00EB3BD7"/>
    <w:rsid w:val="00EB4E1C"/>
    <w:rsid w:val="00EB4E40"/>
    <w:rsid w:val="00EB4E8E"/>
    <w:rsid w:val="00EB59DB"/>
    <w:rsid w:val="00EB5A49"/>
    <w:rsid w:val="00EB5DFF"/>
    <w:rsid w:val="00EB7CDD"/>
    <w:rsid w:val="00EC0B69"/>
    <w:rsid w:val="00EC125E"/>
    <w:rsid w:val="00EC15DE"/>
    <w:rsid w:val="00EC50A9"/>
    <w:rsid w:val="00EC52DF"/>
    <w:rsid w:val="00EC5D49"/>
    <w:rsid w:val="00EC6AA1"/>
    <w:rsid w:val="00EC7440"/>
    <w:rsid w:val="00EC7F19"/>
    <w:rsid w:val="00ED20A2"/>
    <w:rsid w:val="00ED7651"/>
    <w:rsid w:val="00ED787C"/>
    <w:rsid w:val="00EE05F1"/>
    <w:rsid w:val="00EE0E2E"/>
    <w:rsid w:val="00EE0F35"/>
    <w:rsid w:val="00EE2059"/>
    <w:rsid w:val="00EE60F5"/>
    <w:rsid w:val="00EE6D8F"/>
    <w:rsid w:val="00EE74D4"/>
    <w:rsid w:val="00EF0188"/>
    <w:rsid w:val="00EF1A92"/>
    <w:rsid w:val="00EF21D9"/>
    <w:rsid w:val="00EF2F6E"/>
    <w:rsid w:val="00EF3A63"/>
    <w:rsid w:val="00EF524A"/>
    <w:rsid w:val="00EF5447"/>
    <w:rsid w:val="00EF5621"/>
    <w:rsid w:val="00EF6F04"/>
    <w:rsid w:val="00EF7D1C"/>
    <w:rsid w:val="00F002CA"/>
    <w:rsid w:val="00F039CE"/>
    <w:rsid w:val="00F0423D"/>
    <w:rsid w:val="00F04562"/>
    <w:rsid w:val="00F04B97"/>
    <w:rsid w:val="00F052FF"/>
    <w:rsid w:val="00F06517"/>
    <w:rsid w:val="00F107AB"/>
    <w:rsid w:val="00F126CE"/>
    <w:rsid w:val="00F12DE4"/>
    <w:rsid w:val="00F12FF8"/>
    <w:rsid w:val="00F13621"/>
    <w:rsid w:val="00F13EB1"/>
    <w:rsid w:val="00F15AF1"/>
    <w:rsid w:val="00F16326"/>
    <w:rsid w:val="00F16559"/>
    <w:rsid w:val="00F168E2"/>
    <w:rsid w:val="00F20606"/>
    <w:rsid w:val="00F21D86"/>
    <w:rsid w:val="00F23273"/>
    <w:rsid w:val="00F2453A"/>
    <w:rsid w:val="00F24D3C"/>
    <w:rsid w:val="00F25AD8"/>
    <w:rsid w:val="00F2649A"/>
    <w:rsid w:val="00F2696B"/>
    <w:rsid w:val="00F27D51"/>
    <w:rsid w:val="00F303BC"/>
    <w:rsid w:val="00F31DF4"/>
    <w:rsid w:val="00F321D3"/>
    <w:rsid w:val="00F32397"/>
    <w:rsid w:val="00F32965"/>
    <w:rsid w:val="00F329A6"/>
    <w:rsid w:val="00F33D20"/>
    <w:rsid w:val="00F36431"/>
    <w:rsid w:val="00F37245"/>
    <w:rsid w:val="00F37BA3"/>
    <w:rsid w:val="00F473AB"/>
    <w:rsid w:val="00F512B0"/>
    <w:rsid w:val="00F53221"/>
    <w:rsid w:val="00F535D8"/>
    <w:rsid w:val="00F53BE4"/>
    <w:rsid w:val="00F566FE"/>
    <w:rsid w:val="00F56FF9"/>
    <w:rsid w:val="00F57AA2"/>
    <w:rsid w:val="00F57DA6"/>
    <w:rsid w:val="00F60181"/>
    <w:rsid w:val="00F608AB"/>
    <w:rsid w:val="00F60D0E"/>
    <w:rsid w:val="00F62832"/>
    <w:rsid w:val="00F62D3E"/>
    <w:rsid w:val="00F63915"/>
    <w:rsid w:val="00F649FF"/>
    <w:rsid w:val="00F65317"/>
    <w:rsid w:val="00F672A4"/>
    <w:rsid w:val="00F704C1"/>
    <w:rsid w:val="00F7124D"/>
    <w:rsid w:val="00F71C98"/>
    <w:rsid w:val="00F7297C"/>
    <w:rsid w:val="00F7299E"/>
    <w:rsid w:val="00F731B6"/>
    <w:rsid w:val="00F74822"/>
    <w:rsid w:val="00F74A04"/>
    <w:rsid w:val="00F74F15"/>
    <w:rsid w:val="00F7566B"/>
    <w:rsid w:val="00F75BE0"/>
    <w:rsid w:val="00F76037"/>
    <w:rsid w:val="00F77903"/>
    <w:rsid w:val="00F80704"/>
    <w:rsid w:val="00F807C1"/>
    <w:rsid w:val="00F81DBE"/>
    <w:rsid w:val="00F849C3"/>
    <w:rsid w:val="00F90858"/>
    <w:rsid w:val="00F90EC9"/>
    <w:rsid w:val="00F91242"/>
    <w:rsid w:val="00F91AB1"/>
    <w:rsid w:val="00F93BAD"/>
    <w:rsid w:val="00F94703"/>
    <w:rsid w:val="00F94E85"/>
    <w:rsid w:val="00F96730"/>
    <w:rsid w:val="00F96C46"/>
    <w:rsid w:val="00F9706B"/>
    <w:rsid w:val="00FA0FC0"/>
    <w:rsid w:val="00FA1963"/>
    <w:rsid w:val="00FA224C"/>
    <w:rsid w:val="00FA5424"/>
    <w:rsid w:val="00FA70E8"/>
    <w:rsid w:val="00FA7585"/>
    <w:rsid w:val="00FA7A41"/>
    <w:rsid w:val="00FB191A"/>
    <w:rsid w:val="00FB1BA2"/>
    <w:rsid w:val="00FB1D74"/>
    <w:rsid w:val="00FB2DD3"/>
    <w:rsid w:val="00FB3CA4"/>
    <w:rsid w:val="00FB41F9"/>
    <w:rsid w:val="00FB6BB4"/>
    <w:rsid w:val="00FC41B6"/>
    <w:rsid w:val="00FC5682"/>
    <w:rsid w:val="00FC5B10"/>
    <w:rsid w:val="00FC6A82"/>
    <w:rsid w:val="00FC6B83"/>
    <w:rsid w:val="00FC7B9D"/>
    <w:rsid w:val="00FD128F"/>
    <w:rsid w:val="00FD309C"/>
    <w:rsid w:val="00FD3AAD"/>
    <w:rsid w:val="00FD45C4"/>
    <w:rsid w:val="00FD610D"/>
    <w:rsid w:val="00FD6DC4"/>
    <w:rsid w:val="00FE070B"/>
    <w:rsid w:val="00FE308E"/>
    <w:rsid w:val="00FE419E"/>
    <w:rsid w:val="00FE5E88"/>
    <w:rsid w:val="00FE6A9C"/>
    <w:rsid w:val="00FF03F5"/>
    <w:rsid w:val="00FF2C84"/>
    <w:rsid w:val="00FF40A6"/>
    <w:rsid w:val="00FF5A15"/>
    <w:rsid w:val="00FF5F17"/>
    <w:rsid w:val="00FF706E"/>
    <w:rsid w:val="013A8769"/>
    <w:rsid w:val="014B88AA"/>
    <w:rsid w:val="02094384"/>
    <w:rsid w:val="021829BB"/>
    <w:rsid w:val="02CE56A1"/>
    <w:rsid w:val="02F81AC9"/>
    <w:rsid w:val="037559A8"/>
    <w:rsid w:val="03D7A327"/>
    <w:rsid w:val="03E3ECB5"/>
    <w:rsid w:val="0621649E"/>
    <w:rsid w:val="077904E9"/>
    <w:rsid w:val="082FD035"/>
    <w:rsid w:val="08CB84BA"/>
    <w:rsid w:val="092522FF"/>
    <w:rsid w:val="094815E2"/>
    <w:rsid w:val="0A940BFF"/>
    <w:rsid w:val="0AA195D6"/>
    <w:rsid w:val="0B97D16E"/>
    <w:rsid w:val="0C77C109"/>
    <w:rsid w:val="0DB272CE"/>
    <w:rsid w:val="0F0C9D57"/>
    <w:rsid w:val="0F4D0F5A"/>
    <w:rsid w:val="0F8DC89E"/>
    <w:rsid w:val="0FAB1851"/>
    <w:rsid w:val="0FCD741A"/>
    <w:rsid w:val="0FE2DE22"/>
    <w:rsid w:val="110BAD1E"/>
    <w:rsid w:val="11B6BAB0"/>
    <w:rsid w:val="11D5D4FA"/>
    <w:rsid w:val="11F4C5B9"/>
    <w:rsid w:val="12268465"/>
    <w:rsid w:val="12E5441B"/>
    <w:rsid w:val="1496562C"/>
    <w:rsid w:val="14FB63E9"/>
    <w:rsid w:val="16075CE5"/>
    <w:rsid w:val="17084782"/>
    <w:rsid w:val="180B0401"/>
    <w:rsid w:val="180D0940"/>
    <w:rsid w:val="183799C6"/>
    <w:rsid w:val="18CC255C"/>
    <w:rsid w:val="193DC570"/>
    <w:rsid w:val="19AFB353"/>
    <w:rsid w:val="19CD7E72"/>
    <w:rsid w:val="1B51B234"/>
    <w:rsid w:val="1B6181F4"/>
    <w:rsid w:val="1C04907B"/>
    <w:rsid w:val="1C179059"/>
    <w:rsid w:val="1C3FF0F2"/>
    <w:rsid w:val="1C506605"/>
    <w:rsid w:val="1CA0C9CB"/>
    <w:rsid w:val="1D4D721F"/>
    <w:rsid w:val="1E14D455"/>
    <w:rsid w:val="1E6F7ED5"/>
    <w:rsid w:val="202A1F5A"/>
    <w:rsid w:val="202CDA39"/>
    <w:rsid w:val="2055CEC8"/>
    <w:rsid w:val="205B8843"/>
    <w:rsid w:val="2069C122"/>
    <w:rsid w:val="2073596C"/>
    <w:rsid w:val="21EA567C"/>
    <w:rsid w:val="227A2554"/>
    <w:rsid w:val="22DA3AF8"/>
    <w:rsid w:val="22DFF4EB"/>
    <w:rsid w:val="231EC79B"/>
    <w:rsid w:val="232D8778"/>
    <w:rsid w:val="236B64AD"/>
    <w:rsid w:val="246D8CEA"/>
    <w:rsid w:val="255E874B"/>
    <w:rsid w:val="261C3232"/>
    <w:rsid w:val="27A14586"/>
    <w:rsid w:val="29880162"/>
    <w:rsid w:val="29920DED"/>
    <w:rsid w:val="2B2E35BB"/>
    <w:rsid w:val="2BA0C61E"/>
    <w:rsid w:val="2C3B6169"/>
    <w:rsid w:val="2DE633BB"/>
    <w:rsid w:val="2E9B6272"/>
    <w:rsid w:val="2F3049BD"/>
    <w:rsid w:val="32092E48"/>
    <w:rsid w:val="333E40EC"/>
    <w:rsid w:val="336C2D40"/>
    <w:rsid w:val="342B33D0"/>
    <w:rsid w:val="35241F21"/>
    <w:rsid w:val="35A55C11"/>
    <w:rsid w:val="35D07267"/>
    <w:rsid w:val="364D0D43"/>
    <w:rsid w:val="36BA7080"/>
    <w:rsid w:val="36F8F1E6"/>
    <w:rsid w:val="38436E6F"/>
    <w:rsid w:val="38E3C602"/>
    <w:rsid w:val="38FFDC6B"/>
    <w:rsid w:val="399E1AC9"/>
    <w:rsid w:val="39D3FA3A"/>
    <w:rsid w:val="39DD59FE"/>
    <w:rsid w:val="3A7B7584"/>
    <w:rsid w:val="3AC439C1"/>
    <w:rsid w:val="3AE75172"/>
    <w:rsid w:val="3BF845E5"/>
    <w:rsid w:val="3BFB6E2B"/>
    <w:rsid w:val="3C3EEDDC"/>
    <w:rsid w:val="3C526119"/>
    <w:rsid w:val="3C7603D1"/>
    <w:rsid w:val="3D7BF925"/>
    <w:rsid w:val="3EAFC57B"/>
    <w:rsid w:val="3F514C85"/>
    <w:rsid w:val="3FC5783B"/>
    <w:rsid w:val="3FCB4526"/>
    <w:rsid w:val="3FE7E10C"/>
    <w:rsid w:val="4013D6DB"/>
    <w:rsid w:val="40781050"/>
    <w:rsid w:val="409F9B7E"/>
    <w:rsid w:val="40E8D815"/>
    <w:rsid w:val="416C5F90"/>
    <w:rsid w:val="419F5AA7"/>
    <w:rsid w:val="42C0310C"/>
    <w:rsid w:val="43115C4E"/>
    <w:rsid w:val="4344F6D9"/>
    <w:rsid w:val="443B8595"/>
    <w:rsid w:val="44BEFDB4"/>
    <w:rsid w:val="44CC92BF"/>
    <w:rsid w:val="45383E90"/>
    <w:rsid w:val="45EB3466"/>
    <w:rsid w:val="462E5CC2"/>
    <w:rsid w:val="463E37D2"/>
    <w:rsid w:val="468F31A3"/>
    <w:rsid w:val="4776930D"/>
    <w:rsid w:val="48273DC6"/>
    <w:rsid w:val="49C2CCD7"/>
    <w:rsid w:val="4B51F43F"/>
    <w:rsid w:val="4C6227CF"/>
    <w:rsid w:val="4C720022"/>
    <w:rsid w:val="506E06D6"/>
    <w:rsid w:val="513B8F33"/>
    <w:rsid w:val="5220B04C"/>
    <w:rsid w:val="5250B448"/>
    <w:rsid w:val="5930D4A5"/>
    <w:rsid w:val="595F1683"/>
    <w:rsid w:val="5A670D6C"/>
    <w:rsid w:val="5A7DDCB8"/>
    <w:rsid w:val="5CA7F8F7"/>
    <w:rsid w:val="5D0A46FF"/>
    <w:rsid w:val="5D32B999"/>
    <w:rsid w:val="5DA22356"/>
    <w:rsid w:val="5DCBD390"/>
    <w:rsid w:val="5DFEA73C"/>
    <w:rsid w:val="5E9AFDF3"/>
    <w:rsid w:val="5F0D4242"/>
    <w:rsid w:val="5F622639"/>
    <w:rsid w:val="5F6B2566"/>
    <w:rsid w:val="6049E196"/>
    <w:rsid w:val="60A46BFA"/>
    <w:rsid w:val="61386542"/>
    <w:rsid w:val="62AF1013"/>
    <w:rsid w:val="62D78A12"/>
    <w:rsid w:val="62E9E790"/>
    <w:rsid w:val="644A6C61"/>
    <w:rsid w:val="645290C6"/>
    <w:rsid w:val="64EB9180"/>
    <w:rsid w:val="684A384C"/>
    <w:rsid w:val="691B9A7B"/>
    <w:rsid w:val="69AE3E3D"/>
    <w:rsid w:val="6A165568"/>
    <w:rsid w:val="6A257B85"/>
    <w:rsid w:val="6AC9A989"/>
    <w:rsid w:val="6C5C1B2E"/>
    <w:rsid w:val="6CACF86F"/>
    <w:rsid w:val="6CDAA9AA"/>
    <w:rsid w:val="6D069FAA"/>
    <w:rsid w:val="6D3D1690"/>
    <w:rsid w:val="6DE4A992"/>
    <w:rsid w:val="6E19D5D5"/>
    <w:rsid w:val="6E20566D"/>
    <w:rsid w:val="6F854681"/>
    <w:rsid w:val="6FFD52C6"/>
    <w:rsid w:val="7072D424"/>
    <w:rsid w:val="708598F4"/>
    <w:rsid w:val="71D16EC7"/>
    <w:rsid w:val="72C77A33"/>
    <w:rsid w:val="73546C74"/>
    <w:rsid w:val="7388900E"/>
    <w:rsid w:val="7397CCE3"/>
    <w:rsid w:val="74BB7305"/>
    <w:rsid w:val="753AC12A"/>
    <w:rsid w:val="7559AD45"/>
    <w:rsid w:val="75C2813A"/>
    <w:rsid w:val="75F3A7FC"/>
    <w:rsid w:val="76680065"/>
    <w:rsid w:val="777DBFC1"/>
    <w:rsid w:val="77D34784"/>
    <w:rsid w:val="7940D18F"/>
    <w:rsid w:val="79514388"/>
    <w:rsid w:val="797B7299"/>
    <w:rsid w:val="7A7254AB"/>
    <w:rsid w:val="7A79F312"/>
    <w:rsid w:val="7D798823"/>
    <w:rsid w:val="7E186CDC"/>
    <w:rsid w:val="7E7BF2A6"/>
    <w:rsid w:val="7FFE0737"/>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8431B"/>
  <w15:docId w15:val="{D24960A8-022F-4271-B129-3D3BFF6BA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 w:eastAsia="nl-NL"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3CDD"/>
  </w:style>
  <w:style w:type="paragraph" w:styleId="Heading1">
    <w:name w:val="heading 1"/>
    <w:basedOn w:val="Normal"/>
    <w:next w:val="Normal"/>
    <w:link w:val="Heading1Char"/>
    <w:uiPriority w:val="9"/>
    <w:qFormat/>
    <w:pPr>
      <w:keepNext/>
      <w:keepLines/>
      <w:jc w:val="center"/>
      <w:outlineLvl w:val="0"/>
    </w:pPr>
    <w:rPr>
      <w:b/>
      <w:bCs/>
    </w:rPr>
  </w:style>
  <w:style w:type="paragraph" w:styleId="Heading2">
    <w:name w:val="heading 2"/>
    <w:basedOn w:val="Normal"/>
    <w:next w:val="Normal"/>
    <w:link w:val="Heading2Char"/>
    <w:uiPriority w:val="9"/>
    <w:unhideWhenUsed/>
    <w:qFormat/>
    <w:pPr>
      <w:keepNext/>
      <w:keepLines/>
      <w:ind w:firstLine="0"/>
      <w:outlineLvl w:val="1"/>
    </w:pPr>
    <w:rPr>
      <w:b/>
      <w:bCs/>
      <w:color w:val="1B1C1D"/>
    </w:rPr>
  </w:style>
  <w:style w:type="paragraph" w:styleId="Heading3">
    <w:name w:val="heading 3"/>
    <w:basedOn w:val="Normal"/>
    <w:next w:val="Normal"/>
    <w:link w:val="Heading3Char"/>
    <w:uiPriority w:val="9"/>
    <w:unhideWhenUsed/>
    <w:qFormat/>
    <w:pPr>
      <w:keepNext/>
      <w:keepLines/>
      <w:ind w:firstLine="0"/>
      <w:outlineLvl w:val="2"/>
    </w:pPr>
    <w:rPr>
      <w:i/>
      <w:iCs/>
    </w:rPr>
  </w:style>
  <w:style w:type="paragraph" w:styleId="Heading4">
    <w:name w:val="heading 4"/>
    <w:basedOn w:val="Normal"/>
    <w:next w:val="Normal"/>
    <w:link w:val="Heading4Char"/>
    <w:uiPriority w:val="9"/>
    <w:unhideWhenUsed/>
    <w:qFormat/>
    <w:pPr>
      <w:keepNext/>
      <w:keepLines/>
      <w:spacing w:before="200" w:after="200" w:line="360" w:lineRule="auto"/>
      <w:outlineLvl w:val="3"/>
    </w:pPr>
    <w:rPr>
      <w:rFonts w:ascii="EB Garamond SemiBold" w:eastAsia="EB Garamond SemiBold" w:hAnsi="EB Garamond SemiBold" w:cs="EB Garamond SemiBold"/>
      <w:sz w:val="24"/>
      <w:szCs w:val="24"/>
    </w:rPr>
  </w:style>
  <w:style w:type="paragraph" w:styleId="Heading5">
    <w:name w:val="heading 5"/>
    <w:basedOn w:val="Normal"/>
    <w:next w:val="Normal"/>
    <w:link w:val="Heading5Char"/>
    <w:uiPriority w:val="9"/>
    <w:unhideWhenUsed/>
    <w:qFormat/>
    <w:pPr>
      <w:keepNext/>
      <w:keepLines/>
      <w:spacing w:before="240" w:after="80"/>
      <w:outlineLvl w:val="4"/>
    </w:pPr>
    <w:rPr>
      <w:rFonts w:ascii="EB Garamond Medium" w:eastAsia="EB Garamond Medium" w:hAnsi="EB Garamond Medium" w:cs="EB Garamond Medium"/>
      <w:sz w:val="24"/>
      <w:szCs w:val="24"/>
    </w:rPr>
  </w:style>
  <w:style w:type="paragraph" w:styleId="Heading6">
    <w:name w:val="heading 6"/>
    <w:basedOn w:val="Normal"/>
    <w:next w:val="Normal"/>
    <w:link w:val="Heading6Char"/>
    <w:uiPriority w:val="9"/>
    <w:semiHidden/>
    <w:unhideWhenUsed/>
    <w:qFormat/>
    <w:pPr>
      <w:keepNext/>
      <w:keepLines/>
      <w:spacing w:before="240" w:after="80"/>
      <w:outlineLvl w:val="5"/>
    </w:pPr>
    <w:rPr>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PlainTable2">
    <w:name w:val="Plain Table 2"/>
    <w:basedOn w:val="TableNormal"/>
    <w:uiPriority w:val="42"/>
    <w:rsid w:val="00600415"/>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link w:val="SubtitleChar"/>
    <w:uiPriority w:val="11"/>
    <w:qFormat/>
    <w:pPr>
      <w:keepNext/>
      <w:keepLines/>
      <w:spacing w:after="320"/>
    </w:pPr>
    <w:rPr>
      <w:rFonts w:ascii="Arial" w:eastAsia="Arial" w:hAnsi="Arial" w:cs="Arial"/>
      <w:color w:val="666666"/>
      <w:sz w:val="30"/>
      <w:szCs w:val="30"/>
    </w:rPr>
  </w:style>
  <w:style w:type="table" w:customStyle="1" w:styleId="a">
    <w:basedOn w:val="TableNormal"/>
    <w:rsid w:val="00600415"/>
    <w:tblPr>
      <w:tblStyleRowBandSize w:val="1"/>
      <w:tblStyleColBandSize w:val="1"/>
      <w:tblInd w:w="0" w:type="nil"/>
      <w:tblBorders>
        <w:insideH w:val="single" w:sz="4" w:space="0" w:color="D9D9D9" w:themeColor="background1" w:themeShade="D9"/>
      </w:tblBorders>
      <w:tblCellMar>
        <w:top w:w="100" w:type="dxa"/>
        <w:left w:w="100" w:type="dxa"/>
        <w:bottom w:w="100" w:type="dxa"/>
        <w:right w:w="100" w:type="dxa"/>
      </w:tblCellMar>
    </w:tblPr>
    <w:tcPr>
      <w:shd w:val="clear" w:color="auto" w:fill="D9D9D9" w:themeFill="background1" w:themeFillShade="D9"/>
    </w:tcPr>
    <w:tblStylePr w:type="firstRow">
      <w:tblPr/>
      <w:tcPr>
        <w:tcBorders>
          <w:top w:val="nil"/>
          <w:bottom w:val="nil"/>
        </w:tcBorders>
      </w:tcPr>
    </w:tblStylePr>
    <w:tblStylePr w:type="lastRow">
      <w:tblPr/>
      <w:tcPr>
        <w:tcBorders>
          <w:bottom w:val="nil"/>
        </w:tcBorders>
      </w:tcPr>
    </w:tblStylePr>
  </w:style>
  <w:style w:type="table" w:customStyle="1" w:styleId="a0">
    <w:basedOn w:val="TableNormal"/>
    <w:rsid w:val="00600415"/>
    <w:tblPr>
      <w:tblStyleRowBandSize w:val="1"/>
      <w:tblStyleColBandSize w:val="1"/>
      <w:tblInd w:w="0" w:type="nil"/>
      <w:tblBorders>
        <w:insideH w:val="single" w:sz="4" w:space="0" w:color="D9D9D9" w:themeColor="background1" w:themeShade="D9"/>
      </w:tblBorders>
      <w:tblCellMar>
        <w:top w:w="100" w:type="dxa"/>
        <w:left w:w="100" w:type="dxa"/>
        <w:bottom w:w="100" w:type="dxa"/>
        <w:right w:w="100" w:type="dxa"/>
      </w:tblCellMar>
    </w:tblPr>
    <w:tcPr>
      <w:shd w:val="clear" w:color="auto" w:fill="D9D9D9" w:themeFill="background1" w:themeFillShade="D9"/>
    </w:tcPr>
    <w:tblStylePr w:type="firstRow">
      <w:tblPr/>
      <w:tcPr>
        <w:tcBorders>
          <w:top w:val="nil"/>
          <w:bottom w:val="nil"/>
        </w:tcBorders>
      </w:tcPr>
    </w:tblStylePr>
    <w:tblStylePr w:type="lastRow">
      <w:tblPr/>
      <w:tcPr>
        <w:tcBorders>
          <w:bottom w:val="nil"/>
        </w:tcBorders>
      </w:tcPr>
    </w:tblStylePr>
  </w:style>
  <w:style w:type="table" w:customStyle="1" w:styleId="a1">
    <w:basedOn w:val="TableNormal"/>
    <w:rsid w:val="00600415"/>
    <w:tblPr>
      <w:tblStyleRowBandSize w:val="1"/>
      <w:tblStyleColBandSize w:val="1"/>
      <w:tblInd w:w="0" w:type="nil"/>
      <w:tblBorders>
        <w:insideH w:val="single" w:sz="4" w:space="0" w:color="D9D9D9" w:themeColor="background1" w:themeShade="D9"/>
      </w:tblBorders>
      <w:tblCellMar>
        <w:top w:w="100" w:type="dxa"/>
        <w:left w:w="100" w:type="dxa"/>
        <w:bottom w:w="100" w:type="dxa"/>
        <w:right w:w="100" w:type="dxa"/>
      </w:tblCellMar>
    </w:tblPr>
    <w:tcPr>
      <w:shd w:val="clear" w:color="auto" w:fill="D9D9D9" w:themeFill="background1" w:themeFillShade="D9"/>
    </w:tcPr>
    <w:tblStylePr w:type="firstRow">
      <w:tblPr/>
      <w:tcPr>
        <w:tcBorders>
          <w:top w:val="nil"/>
          <w:bottom w:val="nil"/>
        </w:tcBorders>
      </w:tcPr>
    </w:tblStylePr>
    <w:tblStylePr w:type="lastRow">
      <w:tblPr/>
      <w:tcPr>
        <w:tcBorders>
          <w:bottom w:val="nil"/>
        </w:tcBorders>
      </w:tcPr>
    </w:tblStylePr>
  </w:style>
  <w:style w:type="table" w:customStyle="1" w:styleId="a2">
    <w:basedOn w:val="TableNormal"/>
    <w:rsid w:val="00600415"/>
    <w:tblPr>
      <w:tblStyleRowBandSize w:val="1"/>
      <w:tblStyleColBandSize w:val="1"/>
      <w:tblInd w:w="0" w:type="nil"/>
      <w:tblBorders>
        <w:insideH w:val="single" w:sz="4" w:space="0" w:color="D9D9D9" w:themeColor="background1" w:themeShade="D9"/>
      </w:tblBorders>
      <w:tblCellMar>
        <w:top w:w="100" w:type="dxa"/>
        <w:left w:w="100" w:type="dxa"/>
        <w:bottom w:w="100" w:type="dxa"/>
        <w:right w:w="100" w:type="dxa"/>
      </w:tblCellMar>
    </w:tblPr>
    <w:tcPr>
      <w:shd w:val="clear" w:color="auto" w:fill="D9D9D9" w:themeFill="background1" w:themeFillShade="D9"/>
    </w:tcPr>
    <w:tblStylePr w:type="firstRow">
      <w:tblPr/>
      <w:tcPr>
        <w:tcBorders>
          <w:top w:val="nil"/>
          <w:bottom w:val="nil"/>
        </w:tcBorders>
      </w:tcPr>
    </w:tblStylePr>
    <w:tblStylePr w:type="lastRow">
      <w:tblPr/>
      <w:tcPr>
        <w:tcBorders>
          <w:bottom w:val="nil"/>
        </w:tcBorders>
      </w:tcPr>
    </w:tblStyle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9267BF"/>
    <w:rPr>
      <w:b/>
      <w:bCs/>
    </w:rPr>
  </w:style>
  <w:style w:type="character" w:customStyle="1" w:styleId="CommentSubjectChar">
    <w:name w:val="Comment Subject Char"/>
    <w:basedOn w:val="CommentTextChar"/>
    <w:link w:val="CommentSubject"/>
    <w:uiPriority w:val="99"/>
    <w:semiHidden/>
    <w:rsid w:val="009267BF"/>
    <w:rPr>
      <w:b/>
      <w:bCs/>
      <w:sz w:val="20"/>
      <w:szCs w:val="20"/>
    </w:rPr>
  </w:style>
  <w:style w:type="paragraph" w:styleId="NoSpacing">
    <w:name w:val="No Spacing"/>
    <w:uiPriority w:val="1"/>
    <w:qFormat/>
    <w:rsid w:val="000D2C21"/>
    <w:pPr>
      <w:spacing w:line="360" w:lineRule="auto"/>
      <w:ind w:firstLine="0"/>
    </w:pPr>
  </w:style>
  <w:style w:type="paragraph" w:styleId="Quote">
    <w:name w:val="Quote"/>
    <w:basedOn w:val="Normal"/>
    <w:next w:val="Normal"/>
    <w:link w:val="QuoteChar"/>
    <w:uiPriority w:val="29"/>
    <w:qFormat/>
    <w:rsid w:val="003A34E9"/>
    <w:pPr>
      <w:spacing w:before="160" w:after="160"/>
      <w:ind w:left="862" w:right="862" w:firstLine="0"/>
    </w:pPr>
    <w:rPr>
      <w:iCs/>
      <w:lang w:val="en-US"/>
    </w:rPr>
  </w:style>
  <w:style w:type="character" w:customStyle="1" w:styleId="QuoteChar">
    <w:name w:val="Quote Char"/>
    <w:basedOn w:val="DefaultParagraphFont"/>
    <w:link w:val="Quote"/>
    <w:uiPriority w:val="29"/>
    <w:rsid w:val="003A34E9"/>
    <w:rPr>
      <w:iCs/>
      <w:lang w:val="en-US"/>
    </w:rPr>
  </w:style>
  <w:style w:type="character" w:customStyle="1" w:styleId="Heading3Char">
    <w:name w:val="Heading 3 Char"/>
    <w:basedOn w:val="DefaultParagraphFont"/>
    <w:link w:val="Heading3"/>
    <w:uiPriority w:val="9"/>
    <w:rsid w:val="00F56FF9"/>
    <w:rPr>
      <w:i/>
      <w:iCs/>
    </w:rPr>
  </w:style>
  <w:style w:type="paragraph" w:styleId="NormalWeb">
    <w:name w:val="Normal (Web)"/>
    <w:basedOn w:val="Normal"/>
    <w:uiPriority w:val="99"/>
    <w:semiHidden/>
    <w:unhideWhenUsed/>
    <w:rsid w:val="00B92841"/>
    <w:rPr>
      <w:rFonts w:ascii="Times New Roman" w:hAnsi="Times New Roman" w:cs="Times New Roman"/>
      <w:sz w:val="24"/>
      <w:szCs w:val="24"/>
    </w:rPr>
  </w:style>
  <w:style w:type="table" w:styleId="TableGrid">
    <w:name w:val="Table Grid"/>
    <w:basedOn w:val="TableNormal"/>
    <w:uiPriority w:val="39"/>
    <w:rsid w:val="0059315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B4C7D"/>
    <w:rPr>
      <w:b/>
      <w:bCs/>
    </w:rPr>
  </w:style>
  <w:style w:type="paragraph" w:styleId="Revision">
    <w:name w:val="Revision"/>
    <w:hidden/>
    <w:uiPriority w:val="99"/>
    <w:semiHidden/>
    <w:rsid w:val="001224F7"/>
    <w:pPr>
      <w:spacing w:line="240" w:lineRule="auto"/>
      <w:ind w:firstLine="0"/>
    </w:pPr>
  </w:style>
  <w:style w:type="character" w:customStyle="1" w:styleId="Heading2Char">
    <w:name w:val="Heading 2 Char"/>
    <w:basedOn w:val="DefaultParagraphFont"/>
    <w:link w:val="Heading2"/>
    <w:uiPriority w:val="9"/>
    <w:rsid w:val="00BF144A"/>
    <w:rPr>
      <w:b/>
      <w:bCs/>
      <w:color w:val="1B1C1D"/>
    </w:rPr>
  </w:style>
  <w:style w:type="paragraph" w:styleId="TOCHeading">
    <w:name w:val="TOC Heading"/>
    <w:basedOn w:val="Heading1"/>
    <w:next w:val="Normal"/>
    <w:uiPriority w:val="39"/>
    <w:unhideWhenUsed/>
    <w:qFormat/>
    <w:rsid w:val="007C20CF"/>
    <w:pPr>
      <w:spacing w:before="240" w:line="259" w:lineRule="auto"/>
      <w:ind w:firstLine="0"/>
      <w:outlineLvl w:val="9"/>
    </w:pPr>
    <w:rPr>
      <w:rFonts w:eastAsiaTheme="majorEastAsia" w:cstheme="majorBidi"/>
      <w:bCs w:val="0"/>
      <w:sz w:val="24"/>
      <w:szCs w:val="32"/>
      <w:lang w:val="en-US" w:eastAsia="en-US"/>
    </w:rPr>
  </w:style>
  <w:style w:type="paragraph" w:styleId="TOC1">
    <w:name w:val="toc 1"/>
    <w:basedOn w:val="Normal"/>
    <w:next w:val="Normal"/>
    <w:autoRedefine/>
    <w:uiPriority w:val="39"/>
    <w:unhideWhenUsed/>
    <w:rsid w:val="007C20CF"/>
    <w:pPr>
      <w:spacing w:after="100"/>
    </w:pPr>
  </w:style>
  <w:style w:type="paragraph" w:styleId="TOC2">
    <w:name w:val="toc 2"/>
    <w:basedOn w:val="Normal"/>
    <w:next w:val="Normal"/>
    <w:autoRedefine/>
    <w:uiPriority w:val="39"/>
    <w:unhideWhenUsed/>
    <w:rsid w:val="007C20CF"/>
    <w:pPr>
      <w:spacing w:after="100"/>
      <w:ind w:left="220"/>
    </w:pPr>
  </w:style>
  <w:style w:type="paragraph" w:styleId="TOC3">
    <w:name w:val="toc 3"/>
    <w:basedOn w:val="Normal"/>
    <w:next w:val="Normal"/>
    <w:autoRedefine/>
    <w:uiPriority w:val="39"/>
    <w:unhideWhenUsed/>
    <w:rsid w:val="007C20CF"/>
    <w:pPr>
      <w:spacing w:after="100"/>
      <w:ind w:left="440"/>
    </w:pPr>
  </w:style>
  <w:style w:type="character" w:styleId="Hyperlink">
    <w:name w:val="Hyperlink"/>
    <w:basedOn w:val="DefaultParagraphFont"/>
    <w:uiPriority w:val="99"/>
    <w:unhideWhenUsed/>
    <w:rsid w:val="007C20CF"/>
    <w:rPr>
      <w:color w:val="0000FF" w:themeColor="hyperlink"/>
      <w:u w:val="single"/>
    </w:rPr>
  </w:style>
  <w:style w:type="character" w:customStyle="1" w:styleId="Heading1Char">
    <w:name w:val="Heading 1 Char"/>
    <w:basedOn w:val="DefaultParagraphFont"/>
    <w:link w:val="Heading1"/>
    <w:uiPriority w:val="9"/>
    <w:rsid w:val="00EB5DFF"/>
    <w:rPr>
      <w:b/>
      <w:bCs/>
    </w:rPr>
  </w:style>
  <w:style w:type="character" w:customStyle="1" w:styleId="Heading4Char">
    <w:name w:val="Heading 4 Char"/>
    <w:basedOn w:val="DefaultParagraphFont"/>
    <w:link w:val="Heading4"/>
    <w:uiPriority w:val="9"/>
    <w:rsid w:val="00EB5DFF"/>
    <w:rPr>
      <w:rFonts w:ascii="EB Garamond SemiBold" w:eastAsia="EB Garamond SemiBold" w:hAnsi="EB Garamond SemiBold" w:cs="EB Garamond SemiBold"/>
      <w:sz w:val="24"/>
      <w:szCs w:val="24"/>
    </w:rPr>
  </w:style>
  <w:style w:type="character" w:customStyle="1" w:styleId="Heading5Char">
    <w:name w:val="Heading 5 Char"/>
    <w:basedOn w:val="DefaultParagraphFont"/>
    <w:link w:val="Heading5"/>
    <w:uiPriority w:val="9"/>
    <w:rsid w:val="00EB5DFF"/>
    <w:rPr>
      <w:rFonts w:ascii="EB Garamond Medium" w:eastAsia="EB Garamond Medium" w:hAnsi="EB Garamond Medium" w:cs="EB Garamond Medium"/>
      <w:sz w:val="24"/>
      <w:szCs w:val="24"/>
    </w:rPr>
  </w:style>
  <w:style w:type="character" w:customStyle="1" w:styleId="Heading6Char">
    <w:name w:val="Heading 6 Char"/>
    <w:basedOn w:val="DefaultParagraphFont"/>
    <w:link w:val="Heading6"/>
    <w:uiPriority w:val="9"/>
    <w:semiHidden/>
    <w:rsid w:val="00EB5DFF"/>
    <w:rPr>
      <w:i/>
      <w:iCs/>
      <w:sz w:val="24"/>
      <w:szCs w:val="24"/>
    </w:rPr>
  </w:style>
  <w:style w:type="character" w:customStyle="1" w:styleId="TitleChar">
    <w:name w:val="Title Char"/>
    <w:basedOn w:val="DefaultParagraphFont"/>
    <w:link w:val="Title"/>
    <w:uiPriority w:val="10"/>
    <w:rsid w:val="00EB5DFF"/>
    <w:rPr>
      <w:sz w:val="52"/>
      <w:szCs w:val="52"/>
    </w:rPr>
  </w:style>
  <w:style w:type="character" w:customStyle="1" w:styleId="SubtitleChar">
    <w:name w:val="Subtitle Char"/>
    <w:basedOn w:val="DefaultParagraphFont"/>
    <w:link w:val="Subtitle"/>
    <w:uiPriority w:val="11"/>
    <w:rsid w:val="00EB5DFF"/>
    <w:rPr>
      <w:rFonts w:ascii="Arial" w:eastAsia="Arial" w:hAnsi="Arial" w:cs="Arial"/>
      <w:color w:val="666666"/>
      <w:sz w:val="30"/>
      <w:szCs w:val="30"/>
    </w:rPr>
  </w:style>
  <w:style w:type="character" w:styleId="UnresolvedMention">
    <w:name w:val="Unresolved Mention"/>
    <w:basedOn w:val="DefaultParagraphFont"/>
    <w:uiPriority w:val="99"/>
    <w:semiHidden/>
    <w:unhideWhenUsed/>
    <w:rsid w:val="00EB5DFF"/>
    <w:rPr>
      <w:color w:val="605E5C"/>
      <w:shd w:val="clear" w:color="auto" w:fill="E1DFDD"/>
    </w:rPr>
  </w:style>
  <w:style w:type="paragraph" w:styleId="ListParagraph">
    <w:name w:val="List Paragraph"/>
    <w:basedOn w:val="Normal"/>
    <w:uiPriority w:val="34"/>
    <w:qFormat/>
    <w:rsid w:val="00EB5DFF"/>
    <w:pPr>
      <w:ind w:left="720"/>
      <w:contextualSpacing/>
    </w:pPr>
  </w:style>
  <w:style w:type="paragraph" w:styleId="Header">
    <w:name w:val="header"/>
    <w:basedOn w:val="Normal"/>
    <w:link w:val="HeaderChar"/>
    <w:uiPriority w:val="99"/>
    <w:unhideWhenUsed/>
    <w:rsid w:val="00F31DF4"/>
    <w:pPr>
      <w:tabs>
        <w:tab w:val="center" w:pos="4513"/>
        <w:tab w:val="right" w:pos="9026"/>
      </w:tabs>
      <w:spacing w:line="240" w:lineRule="auto"/>
    </w:pPr>
  </w:style>
  <w:style w:type="character" w:customStyle="1" w:styleId="HeaderChar">
    <w:name w:val="Header Char"/>
    <w:basedOn w:val="DefaultParagraphFont"/>
    <w:link w:val="Header"/>
    <w:uiPriority w:val="99"/>
    <w:rsid w:val="00F31DF4"/>
  </w:style>
  <w:style w:type="paragraph" w:styleId="Footer">
    <w:name w:val="footer"/>
    <w:basedOn w:val="Normal"/>
    <w:link w:val="FooterChar"/>
    <w:uiPriority w:val="99"/>
    <w:unhideWhenUsed/>
    <w:rsid w:val="00F31DF4"/>
    <w:pPr>
      <w:tabs>
        <w:tab w:val="center" w:pos="4513"/>
        <w:tab w:val="right" w:pos="9026"/>
      </w:tabs>
      <w:spacing w:line="240" w:lineRule="auto"/>
    </w:pPr>
  </w:style>
  <w:style w:type="character" w:customStyle="1" w:styleId="FooterChar">
    <w:name w:val="Footer Char"/>
    <w:basedOn w:val="DefaultParagraphFont"/>
    <w:link w:val="Footer"/>
    <w:uiPriority w:val="99"/>
    <w:rsid w:val="00F31DF4"/>
  </w:style>
  <w:style w:type="character" w:styleId="Mention">
    <w:name w:val="Mention"/>
    <w:basedOn w:val="DefaultParagraphFont"/>
    <w:uiPriority w:val="99"/>
    <w:unhideWhenUsed/>
    <w:rsid w:val="001677B2"/>
    <w:rPr>
      <w:color w:val="2B579A"/>
      <w:shd w:val="clear" w:color="auto" w:fill="E1DFDD"/>
    </w:rPr>
  </w:style>
  <w:style w:type="table" w:styleId="TableGridLight">
    <w:name w:val="Grid Table Light"/>
    <w:basedOn w:val="TableNormal"/>
    <w:uiPriority w:val="40"/>
    <w:rsid w:val="00A91321"/>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Default">
    <w:name w:val="Default"/>
    <w:basedOn w:val="TableNormal"/>
    <w:uiPriority w:val="99"/>
    <w:rsid w:val="00A91321"/>
    <w:pPr>
      <w:spacing w:line="240" w:lineRule="auto"/>
      <w:ind w:firstLine="0"/>
    </w:pPr>
    <w:rPr>
      <w:sz w:val="20"/>
    </w:rPr>
    <w:tblPr>
      <w:tblBorders>
        <w:insideH w:val="single" w:sz="4" w:space="0" w:color="D9D9D9" w:themeColor="background1" w:themeShade="D9"/>
      </w:tblBorders>
    </w:tblPr>
    <w:tblStylePr w:type="firstRow">
      <w:tblPr/>
      <w:tcPr>
        <w:tcBorders>
          <w:top w:val="single" w:sz="4" w:space="0" w:color="auto"/>
          <w:bottom w:val="single" w:sz="4" w:space="0" w:color="auto"/>
        </w:tcBorders>
      </w:tcPr>
    </w:tblStylePr>
    <w:tblStylePr w:type="lastRow">
      <w:tblPr/>
      <w:tcPr>
        <w:tcBorders>
          <w:bottom w:val="single" w:sz="4"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nyenrode.instructure.com/courses/5700/files/799810?module_item_id=160357" TargetMode="External"/></Relationship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https://www.anthropic.com/engineering/equipping-agents-for-the-real-world-with-agent-skills" TargetMode="External"/><Relationship Id="rId26" Type="http://schemas.openxmlformats.org/officeDocument/2006/relationships/hyperlink" Target="https://openai.com/index/chatgpt/" TargetMode="External"/><Relationship Id="rId21" Type="http://schemas.openxmlformats.org/officeDocument/2006/relationships/hyperlink" Target="https://doi.org/10.48550/arXiv.2405.21015" TargetMode="External"/><Relationship Id="rId34" Type="http://schemas.openxmlformats.org/officeDocument/2006/relationships/hyperlink" Target="https://doi.org/10.1016/j.jbusres.2022.07.0200" TargetMode="Externa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hyperlink" Target="https://www.anthropic.com/news/model-context-protocol" TargetMode="External"/><Relationship Id="rId25" Type="http://schemas.openxmlformats.org/officeDocument/2006/relationships/hyperlink" Target="https://www.mckinsey.com/capabilities/mckinsey-digital/our-insights/superagency-in-the-workplace-empowering-people-to-unlock-ais-full-potential-at-work" TargetMode="External"/><Relationship Id="rId33" Type="http://schemas.openxmlformats.org/officeDocument/2006/relationships/hyperlink" Target="https://doi.org/10.1016/j.jbusres.2022.07.020"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yperlink" Target="https://help.openai.com/en/articles/20001066-skills-in-chatgpt" TargetMode="External"/><Relationship Id="rId29" Type="http://schemas.openxmlformats.org/officeDocument/2006/relationships/hyperlink" Target="https://doi.org/10.5539/ass.v11n9p32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hyperlink" Target="https://www.mckinsey.com/capabilities/mckinsey-digital/our-insights/superagency-in-the-workplace-empowering-people-to-unlock-ais-full-potential-at-work" TargetMode="External"/><Relationship Id="rId32" Type="http://schemas.openxmlformats.org/officeDocument/2006/relationships/hyperlink" Target="https://doi.org/10.1002/(SICI)1097-0266(199708)18:7%3c509::AID-SMJ882%3e3.0.CO;2-Z" TargetMode="External"/><Relationship Id="rId37" Type="http://schemas.microsoft.com/office/2011/relationships/people" Target="people.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hyperlink" Target="https://doi.org/10.1016/j.bushor.2021.03.006" TargetMode="External"/><Relationship Id="rId28" Type="http://schemas.openxmlformats.org/officeDocument/2006/relationships/hyperlink" Target="https://doi.org/10.5539/ass.v11n9p320" TargetMode="External"/><Relationship Id="rId36" Type="http://schemas.openxmlformats.org/officeDocument/2006/relationships/fontTable" Target="fontTable.xml"/><Relationship Id="rId10" Type="http://schemas.microsoft.com/office/2011/relationships/commentsExtended" Target="commentsExtended.xml"/><Relationship Id="rId19" Type="http://schemas.openxmlformats.org/officeDocument/2006/relationships/hyperlink" Target="https://claude.com/blog/skills" TargetMode="External"/><Relationship Id="rId31" Type="http://schemas.openxmlformats.org/officeDocument/2006/relationships/hyperlink" Target="https://doi.org/10.1002/(SICI)1097-0266(199708)18:7%3c509::AID-SMJ882%3e3.0.CO;2-Z" TargetMode="Externa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1.xml"/><Relationship Id="rId22" Type="http://schemas.openxmlformats.org/officeDocument/2006/relationships/hyperlink" Target="https://doi.org/10.1016/j.bushor.2021.03.006" TargetMode="External"/><Relationship Id="rId27" Type="http://schemas.openxmlformats.org/officeDocument/2006/relationships/hyperlink" Target="https://openai.com/index/function-calling-and-other-api-updates/" TargetMode="External"/><Relationship Id="rId30" Type="http://schemas.openxmlformats.org/officeDocument/2006/relationships/hyperlink" Target="https://doi.org/10.1002/smj.640" TargetMode="External"/><Relationship Id="rId35" Type="http://schemas.openxmlformats.org/officeDocument/2006/relationships/header" Target="header3.xml"/><Relationship Id="rId8" Type="http://schemas.openxmlformats.org/officeDocument/2006/relationships/image" Target="media/image1.jp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DocumentFromInternetSite</b:SourceType>
    <b:DayAccessed>21</b:DayAccessed>
    <b:MonthAccessed>April</b:MonthAccessed>
    <b:Title>Marketing Technology Landscape 2022: search 9,932 solutions on martechmap.com</b:Title>
    <b:URL>https://chiefmartec.com/2022/05/marketing-technology-landscape-2022-search-9932-solutions-on-martechmap-com/</b:URL>
    <b:InternetSiteTitle>ChiefMartec</b:InternetSiteTitle>
    <b:Year>2022</b:Year>
    <b:YearAccessed>2025</b:YearAccessed>
    <b:Gdcea>{"AccessedType":"Website"}</b:Gdcea>
    <b:Author>
      <b:Author>
        <b:NameList>
          <b:Person>
            <b:First>Scott</b:First>
            <b:Last>Brinker</b:Last>
          </b:Person>
        </b:NameList>
      </b:Author>
    </b:Author>
  </b:Source>
  <b:Source>
    <b:Tag>source2</b:Tag>
    <b:SourceType>JournalArticle</b:SourceType>
    <b:Issue>1</b:Issue>
    <b:JournalName>Official Journal of the European Union</b:JournalName>
    <b:Title>General Data Protection Regulation</b:Title>
    <b:Volume>119</b:Volume>
    <b:Year>2016</b:Year>
    <b:Gdcea>{"CorporateAuthors":["The council of the European Union"],"AccessedType":"Print"}</b:Gdcea>
    <b:Author>
      <b:Author>
        <b:Corporate>The European parliament</b:Corporate>
      </b:Author>
    </b:Author>
  </b:Source>
  <b:Source>
    <b:Tag>source3</b:Tag>
    <b:SourceType>DocumentFromInternetSite</b:SourceType>
    <b:Day>20</b:Day>
    <b:DayAccessed>27</b:DayAccessed>
    <b:Month>January</b:Month>
    <b:MonthAccessed>April</b:MonthAccessed>
    <b:Title>The evolution of AI in Marketing</b:Title>
    <b:URL>https://ascend2.com/wp-content/uploads/2025/01/The-Evolution-of-AI-in-Marketing-2025.pdf</b:URL>
    <b:InternetSiteTitle>Ascend2</b:InternetSiteTitle>
    <b:Year>2025</b:Year>
    <b:YearAccessed>2025</b:YearAccessed>
    <b:Gdcea>{"AccessedType":"Website"}</b:Gdcea>
    <b:Author>
      <b:Author>
        <b:Corporate>Ascend2</b:Corporate>
      </b:Author>
    </b:Author>
  </b:Source>
  <b:Source>
    <b:Tag>source4</b:Tag>
    <b:SourceType>DocumentFromInternetSite</b:SourceType>
    <b:DayAccessed>27</b:DayAccessed>
    <b:MonthAccessed>April</b:MonthAccessed>
    <b:Title>Superagency in the workplace: Empowering people to unlock AI’s full potential</b:Title>
    <b:URL>https://www.mckinsey.com/capabilities/mckinsey-digital/our-insights/superagency-in-the-workplace-empowering-people-to-unlock-ais-full-potential-at-work</b:URL>
    <b:InternetSiteTitle>McKinsey Digital</b:InternetSiteTitle>
    <b:Year>2025a</b:Year>
    <b:YearAccessed>2025</b:YearAccessed>
    <b:Gdcea>{"AccessedType":"Website"}</b:Gdcea>
    <b:Author>
      <b:Author>
        <b:NameList>
          <b:Person>
            <b:First>Hannah</b:First>
            <b:Last>Mayer</b:Last>
          </b:Person>
          <b:Person>
            <b:First>Lareina</b:First>
            <b:Last>Lee</b:Last>
          </b:Person>
          <b:Person>
            <b:First>Roger</b:First>
            <b:Last>Roberts</b:Last>
          </b:Person>
        </b:NameList>
      </b:Author>
    </b:Author>
  </b:Source>
  <b:Source>
    <b:Tag>source5</b:Tag>
    <b:SourceType>DocumentFromInternetSite</b:SourceType>
    <b:DayAccessed>27</b:DayAccessed>
    <b:MonthAccessed>April</b:MonthAccessed>
    <b:Title>AI in the workplace: A report for 2025 | McKinsey</b:Title>
    <b:URL>https://www.mckinsey.com/capabilities/mckinsey-digital/our-insights/superagency-in-the-workplace-empowering-people-to-unlock-ais-full-potential-at-work</b:URL>
    <b:InternetSiteTitle>McKinsey &amp; Company</b:InternetSiteTitle>
    <b:Year>2025b</b:Year>
    <b:YearAccessed>2025</b:YearAccessed>
    <b:Gdcea>{"AccessedType":"Website"}</b:Gdcea>
    <b:Author>
      <b:Author>
        <b:NameList>
          <b:Person>
            <b:First>Hannah</b:First>
            <b:Last>Mayer</b:Last>
          </b:Person>
          <b:Person>
            <b:First>Lareina</b:First>
            <b:Last>Yee</b:Last>
          </b:Person>
          <b:Person>
            <b:First>Michael</b:First>
            <b:Last>Chui</b:Last>
          </b:Person>
          <b:Person>
            <b:First>Roger</b:First>
            <b:Last>Roberts</b:Last>
          </b:Person>
        </b:NameList>
      </b:Author>
    </b:Author>
  </b:Source>
  <b:Source>
    <b:Tag>source6</b:Tag>
    <b:SourceType>Misc</b:SourceType>
    <b:Publisher>Chiefmartec</b:Publisher>
    <b:Title>Martech for 2025</b:Title>
    <b:Year>2025</b:Year>
    <b:Gdcea>{"Description":"A brand-new, 108-page report on AI use cases, stack foundations, and market structure","AccessedType":"Print"}</b:Gdcea>
    <b:Author>
      <b:Author>
        <b:NameList>
          <b:Person>
            <b:First>Scott</b:First>
            <b:Last>Brinker</b:Last>
          </b:Person>
          <b:Person>
            <b:First>Frans</b:First>
            <b:Last>Riemersma</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20099</Words>
  <Characters>114568</Characters>
  <Application>Microsoft Office Word</Application>
  <DocSecurity>4</DocSecurity>
  <Lines>954</Lines>
  <Paragraphs>268</Paragraphs>
  <ScaleCrop>false</ScaleCrop>
  <Company/>
  <LinksUpToDate>false</LinksUpToDate>
  <CharactersWithSpaces>134399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Luttik, Daan</dc:creator>
  <cp:keywords/>
  <cp:lastModifiedBy>Beninger, Stefanie</cp:lastModifiedBy>
  <cp:revision>6</cp:revision>
  <dcterms:created xsi:type="dcterms:W3CDTF">2026-06-12T22:33:00Z</dcterms:created>
  <dcterms:modified xsi:type="dcterms:W3CDTF">2026-06-13T06:25:00Z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89c8db03-28ad-4272-9a78-553533fa716c</vt:lpwstr>
  </property>
</Properties>
</file>