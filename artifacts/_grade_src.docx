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74F53D3E"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2" w:name="_Toc231935231"/>
      <w:r>
        <w:lastRenderedPageBreak/>
        <w:t xml:space="preserve">1.       </w:t>
      </w:r>
      <w:commentRangeStart w:id="3"/>
      <w:r>
        <w:t>Introduction</w:t>
      </w:r>
      <w:bookmarkEnd w:id="2"/>
      <w:commentRangeEnd w:id="3"/>
      <w:r>
        <w:rPr>
          <w:rStyle w:val="CommentReference"/>
          <w:sz w:val="22"/>
          <w:szCs w:val="22"/>
        </w:rPr>
        <w:commentReference w:id="3"/>
      </w:r>
    </w:p>
    <w:p w14:paraId="70B490AC" w14:textId="77777777" w:rsidR="00EB5DFF" w:rsidRDefault="00EB5DFF" w:rsidP="00EB5DFF">
      <w:r>
        <w:t xml:space="preserve">Generative Artificial Intelligence (GenAI) is often seen as the replacement for a vast array of knowledge jobs. </w:t>
      </w:r>
      <w:commentRangeStart w:id="4"/>
      <w:r>
        <w:t>Furthermore</w:t>
      </w:r>
      <w:commentRangeEnd w:id="4"/>
      <w:r>
        <w:rPr>
          <w:rStyle w:val="CommentReference"/>
          <w:sz w:val="22"/>
          <w:szCs w:val="22"/>
        </w:rPr>
        <w:commentReference w:id="4"/>
      </w:r>
      <w:r>
        <w:t xml:space="preserve">, marketing and sales might be the largest opportunity of all, representing about one-third of the expected market value of AI (Mayer et al., </w:t>
      </w:r>
      <w:commentRangeStart w:id="5"/>
      <w:r>
        <w:t>2025</w:t>
      </w:r>
      <w:commentRangeEnd w:id="5"/>
      <w:r>
        <w:rPr>
          <w:rStyle w:val="CommentReference"/>
          <w:sz w:val="22"/>
          <w:szCs w:val="22"/>
        </w:rPr>
        <w:commentReference w:id="5"/>
      </w:r>
      <w:r>
        <w:t>).</w:t>
      </w:r>
    </w:p>
    <w:p w14:paraId="5A1F1B7B" w14:textId="77777777" w:rsidR="00EB5DFF" w:rsidRDefault="00EB5DFF" w:rsidP="00EB5DFF">
      <w:r>
        <w:t xml:space="preserve">However, in marketing (and arguably in many other domains), AI still mainly serves as a question-and-answer machine, largely focusing on brainstorming and content generation, rather than a system that can really do the work or make a meaningful contribution to a vast amount of normal daily tasks (Brinker &amp; Riemersma, 2025). </w:t>
      </w:r>
    </w:p>
    <w:p w14:paraId="766E2768" w14:textId="77777777" w:rsidR="00EB5DFF" w:rsidRDefault="00EB5DFF" w:rsidP="00EB5DFF">
      <w:r w:rsidRPr="6E19D5D5">
        <w:rPr>
          <w:lang w:val="en-US"/>
        </w:rPr>
        <w:t>Recent and quickly evolving technologies provide AI with the relevant context and access to tools (</w:t>
      </w:r>
      <w:r w:rsidRPr="6E19D5D5">
        <w:rPr>
          <w:color w:val="222222"/>
          <w:highlight w:val="white"/>
          <w:lang w:val="en-US"/>
        </w:rPr>
        <w:t>Acharya et al., 2025)</w:t>
      </w:r>
      <w:r w:rsidRPr="6E19D5D5">
        <w:rPr>
          <w:lang w:val="en-US"/>
        </w:rPr>
        <w:t xml:space="preserve">, which should enable it to start making meaningful contributions to these daily tasks. These innovations have led to </w:t>
      </w:r>
      <w:commentRangeStart w:id="6"/>
      <w:r w:rsidRPr="6E19D5D5">
        <w:rPr>
          <w:lang w:val="en-US"/>
        </w:rPr>
        <w:t>agentic</w:t>
      </w:r>
      <w:commentRangeEnd w:id="6"/>
      <w:r w:rsidRPr="6E19D5D5">
        <w:rPr>
          <w:rStyle w:val="CommentReference"/>
          <w:sz w:val="22"/>
          <w:szCs w:val="22"/>
          <w:lang w:val="en-US"/>
        </w:rPr>
        <w:commentReference w:id="6"/>
      </w:r>
      <w:r w:rsidRPr="6E19D5D5">
        <w:rPr>
          <w:lang w:val="en-US"/>
        </w:rPr>
        <w:t xml:space="preserve"> 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for the execution of normal daily tasks of the marketer.</w:t>
      </w:r>
    </w:p>
    <w:p w14:paraId="7AEAA5EE" w14:textId="77777777" w:rsidR="00EB5DFF" w:rsidRDefault="00EB5DFF" w:rsidP="00EB5DFF">
      <w:r w:rsidRPr="6E19D5D5">
        <w:rPr>
          <w:lang w:val="en-US"/>
        </w:rPr>
        <w:t>We aim to explore the question</w:t>
      </w:r>
      <w:r w:rsidRPr="6E19D5D5">
        <w:rPr>
          <w:i/>
          <w:iCs/>
          <w:lang w:val="en-US"/>
        </w:rPr>
        <w:t xml:space="preserve"> “How do marketing managers create value with agentic </w:t>
      </w:r>
      <w:commentRangeStart w:id="7"/>
      <w:r w:rsidRPr="6E19D5D5">
        <w:rPr>
          <w:i/>
          <w:iCs/>
          <w:lang w:val="en-US"/>
        </w:rPr>
        <w:t>AI</w:t>
      </w:r>
      <w:commentRangeEnd w:id="7"/>
      <w:r w:rsidRPr="6E19D5D5">
        <w:rPr>
          <w:rStyle w:val="CommentReference"/>
          <w:i/>
          <w:iCs/>
          <w:sz w:val="22"/>
          <w:szCs w:val="22"/>
          <w:lang w:val="en-US"/>
        </w:rPr>
        <w:commentReference w:id="7"/>
      </w:r>
      <w:r w:rsidRPr="6E19D5D5">
        <w:rPr>
          <w:i/>
          <w:iCs/>
          <w:lang w:val="en-US"/>
        </w:rPr>
        <w:t>?”</w:t>
      </w:r>
      <w:r w:rsidRPr="6E19D5D5">
        <w:rPr>
          <w:b/>
          <w:bCs/>
          <w:lang w:val="en-US"/>
        </w:rPr>
        <w:t xml:space="preserve">  </w:t>
      </w:r>
      <w:r w:rsidRPr="6E19D5D5">
        <w:rPr>
          <w:lang w:val="en-US"/>
        </w:rPr>
        <w:t xml:space="preserve">The potential of agentic AI within the context of marketing is largely unexplored empirically in academic </w:t>
      </w:r>
      <w:commentRangeStart w:id="8"/>
      <w:r w:rsidRPr="6E19D5D5">
        <w:rPr>
          <w:lang w:val="en-US"/>
        </w:rPr>
        <w:t>literature</w:t>
      </w:r>
      <w:commentRangeEnd w:id="8"/>
      <w:r w:rsidRPr="6E19D5D5">
        <w:rPr>
          <w:rStyle w:val="CommentReference"/>
          <w:sz w:val="22"/>
          <w:szCs w:val="22"/>
          <w:lang w:val="en-US"/>
        </w:rPr>
        <w:commentReference w:id="8"/>
      </w:r>
      <w:r w:rsidRPr="6E19D5D5">
        <w:rPr>
          <w:lang w:val="en-US"/>
        </w:rPr>
        <w:t xml:space="preserve"> (Wahid et al., 2023; Grewal et al., 2025; Abou Elgheit, </w:t>
      </w:r>
      <w:commentRangeStart w:id="9"/>
      <w:r w:rsidRPr="6E19D5D5">
        <w:rPr>
          <w:lang w:val="en-US"/>
        </w:rPr>
        <w:t>2025</w:t>
      </w:r>
      <w:commentRangeEnd w:id="9"/>
      <w:r w:rsidRPr="6E19D5D5">
        <w:rPr>
          <w:rStyle w:val="CommentReference"/>
          <w:sz w:val="22"/>
          <w:szCs w:val="22"/>
          <w:lang w:val="en-US"/>
        </w:rPr>
        <w:commentReference w:id="9"/>
      </w:r>
      <w:r w:rsidRPr="6E19D5D5">
        <w:rPr>
          <w:lang w:val="en-US"/>
        </w:rPr>
        <w:t>). Many researchers are making calls for research regarding agentic AI within the marketing field (Kim, 2025) or for research with a wider scope that covers this scope (Mogaji &amp; Jain, 2024; Jain et al., 2024). To guide the research, the following sub questions are used:</w:t>
      </w:r>
    </w:p>
    <w:p w14:paraId="16ECA40F" w14:textId="77777777" w:rsidR="00EB5DFF" w:rsidRDefault="00EB5DFF" w:rsidP="00EB5DFF">
      <w:pPr>
        <w:numPr>
          <w:ilvl w:val="0"/>
          <w:numId w:val="3"/>
        </w:numPr>
      </w:pPr>
      <w:r w:rsidRPr="6E19D5D5">
        <w:rPr>
          <w:lang w:val="en-US"/>
        </w:rPr>
        <w:t>How do marketing manager</w:t>
      </w:r>
      <w:commentRangeStart w:id="10"/>
      <w:r w:rsidRPr="6E19D5D5">
        <w:rPr>
          <w:lang w:val="en-US"/>
        </w:rPr>
        <w:t>s identify and translate agentic</w:t>
      </w:r>
      <w:commentRangeEnd w:id="10"/>
      <w:r w:rsidRPr="6E19D5D5">
        <w:rPr>
          <w:rStyle w:val="CommentReference"/>
          <w:sz w:val="22"/>
          <w:szCs w:val="22"/>
          <w:lang w:val="en-US"/>
        </w:rPr>
        <w:commentReference w:id="10"/>
      </w:r>
      <w:r w:rsidRPr="6E19D5D5">
        <w:rPr>
          <w:lang w:val="en-US"/>
        </w:rPr>
        <w:t xml:space="preserve"> AI opportunities into value-creating implementations for marketing?</w:t>
      </w:r>
    </w:p>
    <w:p w14:paraId="0F5E8C06" w14:textId="77777777" w:rsidR="00EB5DFF" w:rsidRDefault="00EB5DFF" w:rsidP="00EB5DFF">
      <w:pPr>
        <w:numPr>
          <w:ilvl w:val="0"/>
          <w:numId w:val="3"/>
        </w:numPr>
      </w:pPr>
      <w:r w:rsidRPr="6E19D5D5">
        <w:rPr>
          <w:lang w:val="en-US"/>
        </w:rPr>
        <w:t xml:space="preserve">How do marketing managers </w:t>
      </w:r>
      <w:commentRangeStart w:id="11"/>
      <w:r w:rsidRPr="6E19D5D5">
        <w:rPr>
          <w:lang w:val="en-US"/>
        </w:rPr>
        <w:t xml:space="preserve">enable </w:t>
      </w:r>
      <w:commentRangeEnd w:id="11"/>
      <w:r w:rsidRPr="6E19D5D5">
        <w:rPr>
          <w:rStyle w:val="CommentReference"/>
          <w:sz w:val="22"/>
          <w:szCs w:val="22"/>
          <w:lang w:val="en-US"/>
        </w:rPr>
        <w:commentReference w:id="11"/>
      </w:r>
      <w:r w:rsidRPr="6E19D5D5">
        <w:rPr>
          <w:lang w:val="en-US"/>
        </w:rPr>
        <w:t>adoption of agentic AI solutions?</w:t>
      </w:r>
    </w:p>
    <w:p w14:paraId="392E7AFA" w14:textId="77777777" w:rsidR="00EB5DFF" w:rsidRDefault="00EB5DFF" w:rsidP="00EB5DFF">
      <w:pPr>
        <w:numPr>
          <w:ilvl w:val="0"/>
          <w:numId w:val="3"/>
        </w:numPr>
      </w:pPr>
      <w:r w:rsidRPr="6E19D5D5">
        <w:rPr>
          <w:lang w:val="en-US"/>
        </w:rPr>
        <w:t xml:space="preserve">How do marketing managers navigate obstacles and risks in the process of creating value through agentic </w:t>
      </w:r>
      <w:commentRangeStart w:id="12"/>
      <w:commentRangeStart w:id="13"/>
      <w:commentRangeStart w:id="14"/>
      <w:r w:rsidRPr="6E19D5D5">
        <w:rPr>
          <w:lang w:val="en-US"/>
        </w:rPr>
        <w:t>AI</w:t>
      </w:r>
      <w:commentRangeEnd w:id="12"/>
      <w:r w:rsidRPr="6E19D5D5">
        <w:rPr>
          <w:rStyle w:val="CommentReference"/>
          <w:sz w:val="22"/>
          <w:szCs w:val="22"/>
          <w:lang w:val="en-US"/>
        </w:rPr>
        <w:commentReference w:id="12"/>
      </w:r>
      <w:commentRangeEnd w:id="13"/>
      <w:r w:rsidRPr="6E19D5D5">
        <w:rPr>
          <w:rStyle w:val="CommentReference"/>
          <w:sz w:val="22"/>
          <w:szCs w:val="22"/>
          <w:lang w:val="en-US"/>
        </w:rPr>
        <w:commentReference w:id="13"/>
      </w:r>
      <w:commentRangeEnd w:id="14"/>
      <w:r w:rsidRPr="6E19D5D5">
        <w:rPr>
          <w:rStyle w:val="CommentReference"/>
          <w:sz w:val="22"/>
          <w:szCs w:val="22"/>
          <w:lang w:val="en-US"/>
        </w:rPr>
        <w:commentReference w:id="14"/>
      </w:r>
      <w:r w:rsidRPr="6E19D5D5">
        <w:rPr>
          <w:lang w:val="en-US"/>
        </w:rPr>
        <w:t>?</w:t>
      </w:r>
    </w:p>
    <w:p w14:paraId="47309685" w14:textId="77777777" w:rsidR="00EB5DFF" w:rsidRDefault="00EB5DFF" w:rsidP="00EB5DFF">
      <w:commentRangeStart w:id="15"/>
      <w:r w:rsidRPr="6E19D5D5">
        <w:rPr>
          <w:lang w:val="en-US"/>
        </w:rPr>
        <w:lastRenderedPageBreak/>
        <w:t xml:space="preserve">By focusing specifically on agentic AI systems, this research seeks to move beyond the frequent focus on Generative AI and specific associated tasks (e.g., content </w:t>
      </w:r>
      <w:commentRangeStart w:id="16"/>
      <w:commentRangeStart w:id="17"/>
      <w:commentRangeStart w:id="18"/>
      <w:r w:rsidRPr="6E19D5D5">
        <w:rPr>
          <w:lang w:val="en-US"/>
        </w:rPr>
        <w:t>generation</w:t>
      </w:r>
      <w:commentRangeEnd w:id="16"/>
      <w:r w:rsidRPr="6E19D5D5">
        <w:rPr>
          <w:rStyle w:val="CommentReference"/>
          <w:sz w:val="22"/>
          <w:szCs w:val="22"/>
          <w:lang w:val="en-US"/>
        </w:rPr>
        <w:commentReference w:id="16"/>
      </w:r>
      <w:commentRangeEnd w:id="17"/>
      <w:r w:rsidRPr="6E19D5D5">
        <w:rPr>
          <w:rStyle w:val="CommentReference"/>
          <w:sz w:val="22"/>
          <w:szCs w:val="22"/>
          <w:lang w:val="en-US"/>
        </w:rPr>
        <w:commentReference w:id="17"/>
      </w:r>
      <w:commentRangeEnd w:id="18"/>
      <w:r w:rsidRPr="6E19D5D5">
        <w:rPr>
          <w:rStyle w:val="CommentReference"/>
          <w:sz w:val="22"/>
          <w:szCs w:val="22"/>
          <w:lang w:val="en-US"/>
        </w:rPr>
        <w:commentReference w:id="18"/>
      </w:r>
      <w:ins w:id="19" w:author="Stefanie B." w:date="2026-01-20T11:40:00Z" w16du:dateUtc="2026-01-20T11:40:00Z">
        <w:r w:rsidRPr="6E19D5D5">
          <w:rPr>
            <w:lang w:val="en-US"/>
          </w:rPr>
          <w:t>)</w:t>
        </w:r>
      </w:ins>
      <w:r w:rsidRPr="6E19D5D5">
        <w:rPr>
          <w:lang w:val="en-US"/>
        </w:rPr>
        <w:t xml:space="preserve"> to examine the broader spectrum of value creation related to the emerging, and more complex, technology of Agentic AI</w:t>
      </w:r>
      <w:commentRangeEnd w:id="15"/>
      <w:r w:rsidRPr="6E19D5D5">
        <w:rPr>
          <w:rStyle w:val="CommentReference"/>
          <w:sz w:val="22"/>
          <w:szCs w:val="22"/>
          <w:lang w:val="en-US"/>
        </w:rPr>
        <w:commentReference w:id="15"/>
      </w:r>
      <w:r w:rsidRPr="6E19D5D5">
        <w:rPr>
          <w:lang w:val="en-US"/>
        </w:rPr>
        <w:t>. The question is deliberately exploratory in nature, acknowledging that the field is still emerging and that both theoretical understanding and practical guidance are largely underdeveloped but valuable to the field.</w:t>
      </w:r>
    </w:p>
    <w:p w14:paraId="2E0B5405" w14:textId="77777777" w:rsidR="00EB5DFF" w:rsidRDefault="00EB5DFF" w:rsidP="00EB5DFF">
      <w:r w:rsidRPr="6E19D5D5">
        <w:rPr>
          <w:lang w:val="en-US"/>
        </w:rPr>
        <w:t xml:space="preserve">Despite the significant attention paid to GenAI in both academic literature and practitioner </w:t>
      </w:r>
      <w:commentRangeStart w:id="20"/>
      <w:r w:rsidRPr="6E19D5D5">
        <w:rPr>
          <w:lang w:val="en-US"/>
        </w:rPr>
        <w:t>discourse</w:t>
      </w:r>
      <w:commentRangeEnd w:id="20"/>
      <w:r w:rsidRPr="6E19D5D5">
        <w:rPr>
          <w:rStyle w:val="CommentReference"/>
          <w:sz w:val="22"/>
          <w:szCs w:val="22"/>
          <w:lang w:val="en-US"/>
        </w:rPr>
        <w:commentReference w:id="20"/>
      </w:r>
      <w:r w:rsidRPr="6E19D5D5">
        <w:rPr>
          <w:lang w:val="en-US"/>
        </w:rPr>
        <w:t xml:space="preserve">, a critical gap exists in understanding how marketing managers can systematically leverage GenAI to create value beyond content generation. The academic literature has not yet adequately explored the applications of agentic AI systems in marketing contexts, particularly regarding their integration into daily marketing operations and their potential to transform core marketing </w:t>
      </w:r>
      <w:commentRangeStart w:id="21"/>
      <w:r w:rsidRPr="6E19D5D5">
        <w:rPr>
          <w:lang w:val="en-US"/>
        </w:rPr>
        <w:t>processes</w:t>
      </w:r>
      <w:commentRangeEnd w:id="21"/>
      <w:r w:rsidRPr="6E19D5D5">
        <w:rPr>
          <w:rStyle w:val="CommentReference"/>
          <w:sz w:val="22"/>
          <w:szCs w:val="22"/>
          <w:lang w:val="en-US"/>
        </w:rPr>
        <w:commentReference w:id="21"/>
      </w:r>
      <w:r w:rsidRPr="6E19D5D5">
        <w:rPr>
          <w:lang w:val="en-US"/>
        </w:rPr>
        <w:t>.</w:t>
      </w:r>
    </w:p>
    <w:p w14:paraId="03A30648" w14:textId="77777777" w:rsidR="00EB5DFF" w:rsidRDefault="00EB5DFF" w:rsidP="00EB5DFF">
      <w:r w:rsidRPr="6E19D5D5">
        <w:rPr>
          <w:lang w:val="en-US"/>
        </w:rPr>
        <w:t xml:space="preserve">This gap is particularly significant given the rapid evolution of AI technologies. Marketing managers face the challenge of navigating an increasingly complex landscape of AI capabilities without clear frameworks or empirical evidence to guide their decision-making. </w:t>
      </w:r>
    </w:p>
    <w:p w14:paraId="2034B00E" w14:textId="77777777" w:rsidR="00EB5DFF" w:rsidRDefault="00EB5DFF" w:rsidP="00EB5DFF">
      <w:r w:rsidRPr="6E19D5D5">
        <w:rPr>
          <w:lang w:val="en-US"/>
        </w:rPr>
        <w:t>Furthermore, the existing literature on digital transformation, while valuable, does not fully account for the unique characteristics of GenAI and agentic. In many ways, the rollout of AI represents a new wave of digital transformation (Holmström, 2022), yet the dynamic and rapidly evolving nature of GenAI technologies requires fresh perspectives and frameworks tailored to this specific technological context.</w:t>
      </w:r>
    </w:p>
    <w:p w14:paraId="2052CFE5" w14:textId="77777777" w:rsidR="00EB5DFF" w:rsidRDefault="00EB5DFF" w:rsidP="00EB5DFF">
      <w:commentRangeStart w:id="22"/>
      <w:r w:rsidRPr="6E19D5D5">
        <w:rPr>
          <w:lang w:val="en-US"/>
        </w:rPr>
        <w:t>This research makes several important contributions to both academic knowledge and management practice.</w:t>
      </w:r>
    </w:p>
    <w:p w14:paraId="23FE509F" w14:textId="77777777" w:rsidR="00EB5DFF" w:rsidRDefault="00EB5DFF" w:rsidP="00EB5DFF">
      <w:r>
        <w:t xml:space="preserve">Academic contributions include: </w:t>
      </w:r>
    </w:p>
    <w:p w14:paraId="6E67A1BA" w14:textId="77777777" w:rsidR="00EB5DFF" w:rsidRDefault="00EB5DFF" w:rsidP="00EB5DFF">
      <w:pPr>
        <w:numPr>
          <w:ilvl w:val="0"/>
          <w:numId w:val="1"/>
        </w:numPr>
      </w:pPr>
      <w:r>
        <w:t>Addressing the gap in literature regarding GenAI applications in marketing beyond content generation</w:t>
      </w:r>
    </w:p>
    <w:p w14:paraId="18B43EBB" w14:textId="77777777" w:rsidR="00EB5DFF" w:rsidRDefault="00EB5DFF" w:rsidP="00EB5DFF">
      <w:pPr>
        <w:numPr>
          <w:ilvl w:val="0"/>
          <w:numId w:val="1"/>
        </w:numPr>
      </w:pPr>
      <w:r w:rsidRPr="6E19D5D5">
        <w:rPr>
          <w:lang w:val="en-US"/>
        </w:rPr>
        <w:lastRenderedPageBreak/>
        <w:t xml:space="preserve">Providing empirical insights into the emerging domain of agentic AI systems in marketing contexts </w:t>
      </w:r>
    </w:p>
    <w:p w14:paraId="55D73D9C" w14:textId="77777777" w:rsidR="00EB5DFF" w:rsidRDefault="00EB5DFF" w:rsidP="00EB5DFF">
      <w:pPr>
        <w:numPr>
          <w:ilvl w:val="0"/>
          <w:numId w:val="1"/>
        </w:numPr>
      </w:pPr>
      <w:r>
        <w:t>Contributing to the broader discourse on digital transformation by examining a new technological wave</w:t>
      </w:r>
    </w:p>
    <w:p w14:paraId="3D6373EC" w14:textId="77777777" w:rsidR="00EB5DFF" w:rsidRDefault="00EB5DFF" w:rsidP="00EB5DFF">
      <w:r>
        <w:t>Practical contributions include:</w:t>
      </w:r>
    </w:p>
    <w:p w14:paraId="2B62EDF1" w14:textId="77777777" w:rsidR="00EB5DFF" w:rsidRDefault="00EB5DFF" w:rsidP="00EB5DFF">
      <w:pPr>
        <w:numPr>
          <w:ilvl w:val="0"/>
          <w:numId w:val="8"/>
        </w:numPr>
      </w:pPr>
      <w:r w:rsidRPr="6E19D5D5">
        <w:rPr>
          <w:lang w:val="en-US"/>
        </w:rPr>
        <w:t>Providing marketing managers with frameworks and insights to identify valuable GenAI opportunities</w:t>
      </w:r>
    </w:p>
    <w:p w14:paraId="0D4EFBCA" w14:textId="77777777" w:rsidR="00EB5DFF" w:rsidRDefault="00EB5DFF" w:rsidP="00EB5DFF">
      <w:pPr>
        <w:numPr>
          <w:ilvl w:val="0"/>
          <w:numId w:val="8"/>
        </w:numPr>
      </w:pPr>
      <w:r>
        <w:t>Offering guidance on best practices for implementing and scaling GenAI initiatives in marketing organizations</w:t>
      </w:r>
    </w:p>
    <w:p w14:paraId="2A1E2191" w14:textId="77777777" w:rsidR="00EB5DFF" w:rsidRDefault="00EB5DFF" w:rsidP="00EB5DFF">
      <w:pPr>
        <w:numPr>
          <w:ilvl w:val="0"/>
          <w:numId w:val="8"/>
        </w:numPr>
      </w:pPr>
      <w:r w:rsidRPr="6E19D5D5">
        <w:rPr>
          <w:lang w:val="en-US"/>
        </w:rPr>
        <w:t>Supporting more informed decision-making regarding marketing technology investments and organizational change</w:t>
      </w:r>
    </w:p>
    <w:p w14:paraId="60FA7F75" w14:textId="77777777" w:rsidR="00EB5DFF" w:rsidRDefault="00EB5DFF" w:rsidP="00EB5DFF">
      <w:pPr>
        <w:numPr>
          <w:ilvl w:val="0"/>
          <w:numId w:val="8"/>
        </w:numPr>
      </w:pPr>
      <w:r w:rsidRPr="6E19D5D5">
        <w:rPr>
          <w:lang w:val="en-US"/>
        </w:rPr>
        <w:t xml:space="preserve">Enabling marketing departments to operate more efficiently and create greater value through strategic GenAI </w:t>
      </w:r>
      <w:commentRangeStart w:id="23"/>
      <w:r w:rsidRPr="6E19D5D5">
        <w:rPr>
          <w:lang w:val="en-US"/>
        </w:rPr>
        <w:t>adoption</w:t>
      </w:r>
      <w:commentRangeEnd w:id="23"/>
      <w:r>
        <w:rPr>
          <w:rStyle w:val="CommentReference"/>
          <w:sz w:val="22"/>
          <w:szCs w:val="22"/>
        </w:rPr>
        <w:commentReference w:id="23"/>
      </w:r>
      <w:commentRangeEnd w:id="22"/>
      <w:r>
        <w:rPr>
          <w:rStyle w:val="CommentReference"/>
          <w:sz w:val="22"/>
          <w:szCs w:val="22"/>
        </w:rPr>
        <w:commentReference w:id="22"/>
      </w:r>
    </w:p>
    <w:p w14:paraId="04F885CC" w14:textId="77777777" w:rsidR="00EB5DFF" w:rsidRDefault="00EB5DFF" w:rsidP="6E19D5D5">
      <w:pPr>
        <w:rPr>
          <w:lang w:val="en-US"/>
        </w:rPr>
      </w:pPr>
      <w:r w:rsidRPr="6E19D5D5">
        <w:rPr>
          <w:lang w:val="en-US"/>
        </w:rPr>
        <w:t xml:space="preserve">This document is structured in the following way: First, an overview of the current state of literature is provided, including calls for research within this domain. Then we provide an overview of our methods and present our findings. Afterwards, the findings are compared to literature, </w:t>
      </w:r>
      <w:commentRangeStart w:id="24"/>
      <w:r w:rsidRPr="6E19D5D5">
        <w:rPr>
          <w:lang w:val="en-US"/>
        </w:rPr>
        <w:t>practical implications are derived</w:t>
      </w:r>
      <w:commentRangeEnd w:id="24"/>
      <w:r w:rsidRPr="6E19D5D5">
        <w:rPr>
          <w:rStyle w:val="CommentReference"/>
          <w:sz w:val="22"/>
          <w:szCs w:val="22"/>
          <w:lang w:val="en-US"/>
        </w:rPr>
        <w:commentReference w:id="24"/>
      </w:r>
      <w:r w:rsidRPr="6E19D5D5">
        <w:rPr>
          <w:lang w:val="en-US"/>
        </w:rPr>
        <w:t>, limitations are discussed, and directions for further research are provided. Lastly, a conclusion is provided containing the main points.</w:t>
      </w:r>
      <w:r w:rsidRPr="6E19D5D5">
        <w:rPr>
          <w:lang w:val="en-US"/>
        </w:rPr>
        <w:br w:type="page"/>
      </w:r>
    </w:p>
    <w:p w14:paraId="4D3191DD" w14:textId="5327F60D" w:rsidR="00EB5DFF" w:rsidRDefault="00EB5DFF" w:rsidP="00EB5DFF">
      <w:pPr>
        <w:pStyle w:val="Heading1"/>
      </w:pPr>
      <w:bookmarkStart w:id="25" w:name="_Toc231935232"/>
      <w:r>
        <w:lastRenderedPageBreak/>
        <w:t xml:space="preserve">2. </w:t>
      </w:r>
      <w:r>
        <w:tab/>
        <w:t>Literature Review</w:t>
      </w:r>
      <w:bookmarkEnd w:id="25"/>
    </w:p>
    <w:p w14:paraId="01B5B251" w14:textId="77777777" w:rsidR="00EB5DFF" w:rsidRPr="00C01920" w:rsidRDefault="00EB5DFF" w:rsidP="00EB5DFF">
      <w:pPr>
        <w:pStyle w:val="Heading2"/>
        <w:rPr>
          <w:b w:val="0"/>
          <w:bCs w:val="0"/>
          <w:i/>
          <w:iCs/>
        </w:rPr>
      </w:pPr>
      <w:bookmarkStart w:id="26" w:name="_Toc231935233"/>
      <w:r>
        <w:t xml:space="preserve">2.1. </w:t>
      </w:r>
      <w:r>
        <w:tab/>
        <w:t>The historical development of AI</w:t>
      </w:r>
      <w:bookmarkEnd w:id="26"/>
    </w:p>
    <w:p w14:paraId="32867789" w14:textId="77777777" w:rsidR="00EB5DFF" w:rsidRDefault="00EB5DFF" w:rsidP="00EB5DFF">
      <w:r w:rsidRPr="6E19D5D5">
        <w:rPr>
          <w:lang w:val="en-US"/>
        </w:rPr>
        <w:t xml:space="preserve">The term Artificial Intelligence (AI) has been around since the 1950s to describe “intelligent </w:t>
      </w:r>
      <w:commentRangeStart w:id="27"/>
      <w:r w:rsidRPr="6E19D5D5">
        <w:rPr>
          <w:lang w:val="en-US"/>
        </w:rPr>
        <w:t>machines</w:t>
      </w:r>
      <w:commentRangeEnd w:id="27"/>
      <w:r w:rsidRPr="6E19D5D5">
        <w:rPr>
          <w:rStyle w:val="CommentReference"/>
          <w:sz w:val="22"/>
          <w:szCs w:val="22"/>
          <w:lang w:val="en-US"/>
        </w:rPr>
        <w:commentReference w:id="27"/>
      </w:r>
      <w:r w:rsidRPr="6E19D5D5">
        <w:rPr>
          <w:lang w:val="en-US"/>
        </w:rPr>
        <w:t>”,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28"/>
      <w:r w:rsidRPr="6E19D5D5">
        <w:rPr>
          <w:lang w:val="en-US"/>
        </w:rPr>
        <w:t>.</w:t>
      </w:r>
      <w:commentRangeEnd w:id="28"/>
      <w:r>
        <w:rPr>
          <w:rStyle w:val="CommentReference"/>
          <w:sz w:val="22"/>
          <w:szCs w:val="22"/>
        </w:rPr>
        <w:commentReference w:id="28"/>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29"/>
      <w:r w:rsidRPr="6E19D5D5">
        <w:rPr>
          <w:lang w:val="en-US"/>
        </w:rPr>
        <w:t>qualification</w:t>
      </w:r>
      <w:commentRangeEnd w:id="29"/>
      <w:r w:rsidRPr="6E19D5D5">
        <w:rPr>
          <w:rStyle w:val="CommentReference"/>
          <w:sz w:val="22"/>
          <w:szCs w:val="22"/>
          <w:lang w:val="en-US"/>
        </w:rPr>
        <w:commentReference w:id="29"/>
      </w:r>
      <w:r w:rsidRPr="6E19D5D5">
        <w:rPr>
          <w:lang w:val="en-US"/>
        </w:rPr>
        <w:t xml:space="preserve"> (Heimbach et al., 2015; Järvinen &amp; Taiminen, 2016; Guercini, 2022; Guercini, 2023). </w:t>
      </w:r>
    </w:p>
    <w:p w14:paraId="384B2F78" w14:textId="77777777"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30"/>
      <w:commentRangeStart w:id="31"/>
      <w:commentRangeStart w:id="32"/>
      <w:r w:rsidRPr="6E19D5D5">
        <w:rPr>
          <w:lang w:val="en-US"/>
        </w:rPr>
        <w:t>2022</w:t>
      </w:r>
      <w:commentRangeEnd w:id="30"/>
      <w:r w:rsidRPr="6E19D5D5">
        <w:rPr>
          <w:rStyle w:val="CommentReference"/>
          <w:sz w:val="22"/>
          <w:szCs w:val="22"/>
          <w:lang w:val="en-US"/>
        </w:rPr>
        <w:commentReference w:id="30"/>
      </w:r>
      <w:commentRangeEnd w:id="31"/>
      <w:r w:rsidRPr="6E19D5D5">
        <w:rPr>
          <w:rStyle w:val="CommentReference"/>
          <w:sz w:val="22"/>
          <w:szCs w:val="22"/>
          <w:lang w:val="en-US"/>
        </w:rPr>
        <w:commentReference w:id="31"/>
      </w:r>
      <w:commentRangeEnd w:id="32"/>
      <w:r w:rsidRPr="6E19D5D5">
        <w:rPr>
          <w:rStyle w:val="CommentReference"/>
          <w:sz w:val="22"/>
          <w:szCs w:val="22"/>
          <w:lang w:val="en-US"/>
        </w:rPr>
        <w:commentReference w:id="32"/>
      </w:r>
      <w:r w:rsidRPr="6E19D5D5">
        <w:rPr>
          <w:lang w:val="en-US"/>
        </w:rPr>
        <w:t xml:space="preserve">). Specific applications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72DA49AA" w:rsidR="00EB5DFF" w:rsidRDefault="00EB5DFF" w:rsidP="00EB5DFF">
      <w:r>
        <w:lastRenderedPageBreak/>
        <w:t xml:space="preserve">Deep learning is a specific form of machine learning that uses neural networks consisting of multiple </w:t>
      </w:r>
      <w:commentRangeStart w:id="33"/>
      <w:r>
        <w:t>layers</w:t>
      </w:r>
      <w:commentRangeEnd w:id="33"/>
      <w:r>
        <w:rPr>
          <w:rStyle w:val="CommentReference"/>
          <w:sz w:val="22"/>
          <w:szCs w:val="22"/>
        </w:rPr>
        <w:commentReference w:id="33"/>
      </w:r>
      <w:r>
        <w:t xml:space="preserve"> (</w:t>
      </w:r>
      <w:r>
        <w:rPr>
          <w:highlight w:val="white"/>
          <w:lang w:val="en-US"/>
        </w:rPr>
        <w:t>LeCun</w:t>
      </w:r>
      <w:r>
        <w:rPr>
          <w:lang w:val="en-US"/>
        </w:rPr>
        <w:t xml:space="preserve"> et al., 2015)</w:t>
      </w:r>
      <w:r>
        <w:t>. This approach became more prevalent after the groundbreaking performance of A</w:t>
      </w:r>
      <w:commentRangeStart w:id="34"/>
      <w:r>
        <w:t xml:space="preserve">lexNet (Krizhevsky et al., 2012) within the domain of image </w:t>
      </w:r>
      <w:r w:rsidR="077904E9">
        <w:t>recognition</w:t>
      </w:r>
      <w:commentRangeEnd w:id="34"/>
      <w:r>
        <w:rPr>
          <w:rStyle w:val="CommentReference"/>
          <w:sz w:val="22"/>
          <w:szCs w:val="22"/>
        </w:rPr>
        <w:commentReference w:id="34"/>
      </w:r>
      <w:r w:rsidR="077904E9">
        <w:t xml:space="preserve">. </w:t>
      </w:r>
      <w:r>
        <w:t xml:space="preserve"> Probably the best-known early applications of deep learning in marketing revolve around </w:t>
      </w:r>
      <w:commentRangeStart w:id="35"/>
      <w:r>
        <w:t>chatbots</w:t>
      </w:r>
      <w:commentRangeEnd w:id="35"/>
      <w:r>
        <w:rPr>
          <w:rStyle w:val="CommentReference"/>
          <w:sz w:val="22"/>
          <w:szCs w:val="22"/>
        </w:rPr>
        <w:commentReference w:id="35"/>
      </w:r>
      <w:r>
        <w:t xml:space="preserve">. After </w:t>
      </w:r>
      <w:commentRangeStart w:id="36"/>
      <w:commentRangeStart w:id="37"/>
      <w:commentRangeStart w:id="38"/>
      <w:r>
        <w:t>word2vec</w:t>
      </w:r>
      <w:commentRangeEnd w:id="36"/>
      <w:r>
        <w:rPr>
          <w:rStyle w:val="CommentReference"/>
          <w:sz w:val="22"/>
          <w:szCs w:val="22"/>
        </w:rPr>
        <w:commentReference w:id="36"/>
      </w:r>
      <w:commentRangeEnd w:id="37"/>
      <w:r>
        <w:rPr>
          <w:rStyle w:val="CommentReference"/>
          <w:sz w:val="22"/>
          <w:szCs w:val="22"/>
        </w:rPr>
        <w:commentReference w:id="37"/>
      </w:r>
      <w:commentRangeEnd w:id="38"/>
      <w:r>
        <w:rPr>
          <w:rStyle w:val="CommentReference"/>
          <w:sz w:val="22"/>
          <w:szCs w:val="22"/>
        </w:rPr>
        <w:commentReference w:id="38"/>
      </w:r>
      <w:r>
        <w:t xml:space="preserve"> (Mikolov et al., 2013), which gave a numerical representation of words, it became possible to match user questions to question-and-answer sets that were explicitly collected. This gave rise to early chatbots, which could answer well-documented</w:t>
      </w:r>
      <w:commentRangeStart w:id="39"/>
      <w:r>
        <w:t xml:space="preserve"> </w:t>
      </w:r>
      <w:commentRangeEnd w:id="39"/>
      <w:r>
        <w:rPr>
          <w:rStyle w:val="CommentReference"/>
          <w:sz w:val="22"/>
          <w:szCs w:val="22"/>
        </w:rPr>
        <w:commentReference w:id="39"/>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77777777" w:rsidR="00EB5DFF" w:rsidRDefault="00EB5DFF" w:rsidP="00EB5DFF">
      <w:pPr>
        <w:rPr>
          <w:del w:id="40"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1"/>
      <w:commentRangeStart w:id="42"/>
      <w:r w:rsidRPr="6E19D5D5">
        <w:rPr>
          <w:lang w:val="en-US"/>
        </w:rPr>
        <w:t>2018</w:t>
      </w:r>
      <w:commentRangeEnd w:id="42"/>
      <w:r w:rsidRPr="6E19D5D5">
        <w:rPr>
          <w:rStyle w:val="CommentReference"/>
          <w:sz w:val="22"/>
          <w:szCs w:val="22"/>
          <w:lang w:val="en-US"/>
        </w:rPr>
        <w:commentReference w:id="42"/>
      </w:r>
      <w:commentRangeEnd w:id="41"/>
      <w:r w:rsidRPr="6E19D5D5">
        <w:rPr>
          <w:rStyle w:val="CommentReference"/>
          <w:sz w:val="22"/>
          <w:szCs w:val="22"/>
          <w:lang w:val="en-US"/>
        </w:rPr>
        <w:commentReference w:id="41"/>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ins w:id="43" w:author="Stefanie B." w:date="2026-05-11T12:43:00Z" w16du:dateUtc="2026-05-11T12:43:00Z">
        <w:r w:rsidRPr="6E19D5D5">
          <w:rPr>
            <w:lang w:val="en-US"/>
          </w:rPr>
          <w:t xml:space="preserve"> </w:t>
        </w:r>
      </w:ins>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with the application of </w:t>
      </w:r>
      <w:commentRangeStart w:id="44"/>
      <w:r w:rsidRPr="6E19D5D5">
        <w:rPr>
          <w:lang w:val="en-US"/>
        </w:rPr>
        <w:t>models</w:t>
      </w:r>
      <w:commentRangeEnd w:id="44"/>
      <w:r w:rsidRPr="6E19D5D5">
        <w:rPr>
          <w:rStyle w:val="CommentReference"/>
          <w:sz w:val="22"/>
          <w:szCs w:val="22"/>
          <w:lang w:val="en-US"/>
        </w:rPr>
        <w:commentReference w:id="44"/>
      </w:r>
      <w:r w:rsidRPr="6E19D5D5">
        <w:rPr>
          <w:lang w:val="en-US"/>
        </w:rPr>
        <w:t xml:space="preserve"> (</w:t>
      </w:r>
      <w:r w:rsidRPr="6E19D5D5">
        <w:rPr>
          <w:highlight w:val="white"/>
          <w:lang w:val="en-US"/>
        </w:rPr>
        <w:t>Burkhardt &amp; Rieder, 2024)</w:t>
      </w:r>
      <w:r w:rsidRPr="6E19D5D5">
        <w:rPr>
          <w:lang w:val="en-US"/>
        </w:rPr>
        <w:t xml:space="preserve">. Using pretrained models shifts the </w:t>
      </w:r>
      <w:r w:rsidRPr="6E19D5D5">
        <w:rPr>
          <w:lang w:val="en-US"/>
        </w:rPr>
        <w:lastRenderedPageBreak/>
        <w:t>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45"/>
      <w:r w:rsidRPr="6E19D5D5">
        <w:rPr>
          <w:highlight w:val="white"/>
          <w:lang w:val="en-US"/>
        </w:rPr>
        <w:t>2024</w:t>
      </w:r>
      <w:commentRangeEnd w:id="45"/>
      <w:r w:rsidRPr="6E19D5D5">
        <w:rPr>
          <w:rStyle w:val="CommentReference"/>
          <w:sz w:val="22"/>
          <w:szCs w:val="22"/>
          <w:highlight w:val="white"/>
          <w:lang w:val="en-US"/>
        </w:rPr>
        <w:commentReference w:id="45"/>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6"/>
      <w:r>
        <w:t xml:space="preserve">text </w:t>
      </w:r>
      <w:commentRangeEnd w:id="46"/>
      <w:r>
        <w:rPr>
          <w:rStyle w:val="CommentReference"/>
          <w:sz w:val="22"/>
          <w:szCs w:val="22"/>
        </w:rPr>
        <w:commentReference w:id="46"/>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47"/>
      <w:r w:rsidRPr="6E19D5D5">
        <w:rPr>
          <w:lang w:val="en-US"/>
        </w:rPr>
        <w:t>2025</w:t>
      </w:r>
      <w:commentRangeEnd w:id="47"/>
      <w:r w:rsidRPr="6E19D5D5">
        <w:rPr>
          <w:rStyle w:val="CommentReference"/>
          <w:sz w:val="22"/>
          <w:szCs w:val="22"/>
          <w:lang w:val="en-US"/>
        </w:rPr>
        <w:commentReference w:id="47"/>
      </w:r>
      <w:r w:rsidRPr="6E19D5D5">
        <w:rPr>
          <w:lang w:val="en-US"/>
        </w:rPr>
        <w:t xml:space="preserve">). </w:t>
      </w:r>
    </w:p>
    <w:p w14:paraId="605550CE" w14:textId="77777777" w:rsidR="00EB5DFF" w:rsidRPr="00C95CAE" w:rsidRDefault="00EB5DFF" w:rsidP="00EB5DFF">
      <w:pPr>
        <w:rPr>
          <w:lang w:val="en-US"/>
        </w:rPr>
      </w:pPr>
      <w:bookmarkStart w:id="48" w:name="OLE_LINK20"/>
      <w:r w:rsidRPr="00590E46">
        <w:rPr>
          <w:lang w:val="en-US"/>
        </w:rPr>
        <w:t xml:space="preserve">Vaid et al (2025) </w:t>
      </w:r>
      <w:bookmarkEnd w:id="48"/>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49"/>
      <w:r w:rsidRPr="6E19D5D5">
        <w:rPr>
          <w:lang w:val="en-US"/>
        </w:rPr>
        <w:t>2020</w:t>
      </w:r>
      <w:commentRangeEnd w:id="49"/>
      <w:r w:rsidRPr="6E19D5D5">
        <w:rPr>
          <w:rStyle w:val="CommentReference"/>
          <w:sz w:val="22"/>
          <w:szCs w:val="22"/>
          <w:lang w:val="en-US"/>
        </w:rPr>
        <w:commentReference w:id="49"/>
      </w:r>
      <w:r w:rsidRPr="6E19D5D5">
        <w:rPr>
          <w:lang w:val="en-US"/>
        </w:rPr>
        <w:t xml:space="preserve">). RAG supplements a model’s input with relevant text retrieved from an external knowledge sources (Lewis et al., </w:t>
      </w:r>
      <w:commentRangeStart w:id="50"/>
      <w:r w:rsidRPr="6E19D5D5">
        <w:rPr>
          <w:lang w:val="en-US"/>
        </w:rPr>
        <w:t>2020</w:t>
      </w:r>
      <w:commentRangeEnd w:id="50"/>
      <w:r w:rsidRPr="6E19D5D5">
        <w:rPr>
          <w:rStyle w:val="CommentReference"/>
          <w:sz w:val="22"/>
          <w:szCs w:val="22"/>
          <w:lang w:val="en-US"/>
        </w:rPr>
        <w:commentReference w:id="50"/>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typically is directly related to the posed prompt (Lewis et al., </w:t>
      </w:r>
      <w:r w:rsidRPr="6E19D5D5">
        <w:rPr>
          <w:lang w:val="en-US"/>
        </w:rPr>
        <w:lastRenderedPageBreak/>
        <w:t xml:space="preserve">2020; Gao et al., </w:t>
      </w:r>
      <w:commentRangeStart w:id="51"/>
      <w:commentRangeStart w:id="52"/>
      <w:r w:rsidRPr="6E19D5D5">
        <w:rPr>
          <w:lang w:val="en-US"/>
        </w:rPr>
        <w:t>2023</w:t>
      </w:r>
      <w:commentRangeEnd w:id="52"/>
      <w:r w:rsidRPr="6E19D5D5">
        <w:rPr>
          <w:rStyle w:val="CommentReference"/>
          <w:sz w:val="22"/>
          <w:szCs w:val="22"/>
          <w:lang w:val="en-US"/>
        </w:rPr>
        <w:commentReference w:id="52"/>
      </w:r>
      <w:commentRangeEnd w:id="51"/>
      <w:r w:rsidRPr="6E19D5D5">
        <w:rPr>
          <w:rStyle w:val="CommentReference"/>
          <w:sz w:val="22"/>
          <w:szCs w:val="22"/>
          <w:lang w:val="en-US"/>
        </w:rPr>
        <w:commentReference w:id="51"/>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53"/>
      <w:r w:rsidRPr="6E19D5D5">
        <w:rPr>
          <w:lang w:val="en-US"/>
        </w:rPr>
        <w:t xml:space="preserve"> ability to act was a vital next step in the</w:t>
      </w:r>
      <w:commentRangeStart w:id="54"/>
      <w:r w:rsidRPr="6E19D5D5">
        <w:rPr>
          <w:lang w:val="en-US"/>
        </w:rPr>
        <w:t xml:space="preserve"> development of agentic AI. </w:t>
      </w:r>
      <w:commentRangeEnd w:id="54"/>
      <w:r w:rsidRPr="6E19D5D5">
        <w:rPr>
          <w:rStyle w:val="CommentReference"/>
          <w:sz w:val="22"/>
          <w:szCs w:val="22"/>
          <w:lang w:val="en-US"/>
        </w:rPr>
        <w:commentReference w:id="54"/>
      </w:r>
      <w:r w:rsidRPr="6E19D5D5">
        <w:rPr>
          <w:lang w:val="en-US"/>
        </w:rPr>
        <w:t xml:space="preserve">A key conceptual step was the </w:t>
      </w:r>
      <w:commentRangeStart w:id="55"/>
      <w:r w:rsidRPr="6E19D5D5">
        <w:rPr>
          <w:lang w:val="en-US"/>
        </w:rPr>
        <w:t>ReAct</w:t>
      </w:r>
      <w:commentRangeEnd w:id="55"/>
      <w:r w:rsidRPr="6E19D5D5">
        <w:rPr>
          <w:rStyle w:val="CommentReference"/>
          <w:sz w:val="22"/>
          <w:szCs w:val="22"/>
          <w:lang w:val="en-US"/>
        </w:rPr>
        <w:commentReference w:id="55"/>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3"/>
      <w:r>
        <w:rPr>
          <w:rStyle w:val="CommentReference"/>
          <w:sz w:val="22"/>
          <w:szCs w:val="22"/>
        </w:rPr>
        <w:commentReference w:id="53"/>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56"/>
      <w:r w:rsidRPr="6E19D5D5">
        <w:rPr>
          <w:lang w:val="en-US"/>
        </w:rPr>
        <w:t xml:space="preserve"> AI agents. </w:t>
      </w:r>
      <w:commentRangeEnd w:id="56"/>
      <w:r w:rsidRPr="6E19D5D5">
        <w:rPr>
          <w:rStyle w:val="CommentReference"/>
          <w:sz w:val="22"/>
          <w:szCs w:val="22"/>
          <w:lang w:val="en-US"/>
        </w:rPr>
        <w:commentReference w:id="56"/>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57"/>
      <w:r w:rsidRPr="6E19D5D5">
        <w:rPr>
          <w:lang w:val="en-US"/>
        </w:rPr>
        <w:t>software</w:t>
      </w:r>
      <w:commentRangeEnd w:id="57"/>
      <w:r w:rsidRPr="6E19D5D5">
        <w:rPr>
          <w:rStyle w:val="CommentReference"/>
          <w:sz w:val="22"/>
          <w:szCs w:val="22"/>
          <w:lang w:val="en-US"/>
        </w:rPr>
        <w:commentReference w:id="57"/>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58"/>
      <w:r w:rsidRPr="6E19D5D5">
        <w:rPr>
          <w:i/>
          <w:iCs/>
          <w:lang w:val="en-US"/>
        </w:rPr>
        <w:t>calling</w:t>
      </w:r>
      <w:commentRangeEnd w:id="58"/>
      <w:r w:rsidRPr="6E19D5D5">
        <w:rPr>
          <w:rStyle w:val="CommentReference"/>
          <w:sz w:val="22"/>
          <w:szCs w:val="22"/>
          <w:lang w:val="en-US"/>
        </w:rPr>
        <w:commentReference w:id="58"/>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r>
      <w:r>
        <w:lastRenderedPageBreak/>
        <w:t>automation platforms, customer relationship management</w:t>
      </w:r>
      <w:commentRangeStart w:id="59"/>
      <w:r>
        <w:t xml:space="preserve"> </w:t>
      </w:r>
      <w:commentRangeEnd w:id="59"/>
      <w:r>
        <w:rPr>
          <w:rStyle w:val="CommentReference"/>
          <w:sz w:val="22"/>
          <w:szCs w:val="22"/>
        </w:rPr>
        <w:commentReference w:id="59"/>
      </w:r>
      <w:r>
        <w:t xml:space="preserve">systems, and the like (Hughes et al., </w:t>
      </w:r>
      <w:commentRangeStart w:id="60"/>
      <w:r>
        <w:t>2025</w:t>
      </w:r>
      <w:commentRangeEnd w:id="60"/>
      <w:r>
        <w:rPr>
          <w:rStyle w:val="CommentReference"/>
          <w:sz w:val="22"/>
          <w:szCs w:val="22"/>
        </w:rPr>
        <w:commentReference w:id="60"/>
      </w:r>
      <w:r>
        <w:t>).</w:t>
      </w:r>
    </w:p>
    <w:p w14:paraId="3087928F" w14:textId="77777777" w:rsidR="00EB5DFF" w:rsidRDefault="00EB5DFF" w:rsidP="00EB5DFF">
      <w:pPr>
        <w:pStyle w:val="Heading2"/>
      </w:pPr>
      <w:bookmarkStart w:id="61" w:name="_Toc231935234"/>
      <w:r w:rsidRPr="6E19D5D5">
        <w:rPr>
          <w:lang w:val="en-US"/>
        </w:rPr>
        <w:t>2.2.</w:t>
      </w:r>
      <w:r>
        <w:tab/>
      </w:r>
      <w:commentRangeStart w:id="62"/>
      <w:commentRangeStart w:id="63"/>
      <w:r w:rsidRPr="6E19D5D5">
        <w:rPr>
          <w:lang w:val="en-US"/>
        </w:rPr>
        <w:t>On Agentic AI</w:t>
      </w:r>
      <w:bookmarkEnd w:id="61"/>
      <w:commentRangeEnd w:id="62"/>
      <w:r>
        <w:rPr>
          <w:rStyle w:val="CommentReference"/>
          <w:sz w:val="22"/>
          <w:szCs w:val="22"/>
        </w:rPr>
        <w:commentReference w:id="62"/>
      </w:r>
      <w:commentRangeEnd w:id="63"/>
      <w:r>
        <w:rPr>
          <w:rStyle w:val="CommentReference"/>
          <w:sz w:val="22"/>
          <w:szCs w:val="22"/>
        </w:rPr>
        <w:commentReference w:id="63"/>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4"/>
      <w:r w:rsidRPr="6E19D5D5">
        <w:rPr>
          <w:highlight w:val="white"/>
          <w:lang w:val="en-US"/>
        </w:rPr>
        <w:t>interprets</w:t>
      </w:r>
      <w:commentRangeEnd w:id="64"/>
      <w:r w:rsidRPr="6E19D5D5">
        <w:rPr>
          <w:rStyle w:val="CommentReference"/>
          <w:sz w:val="22"/>
          <w:szCs w:val="22"/>
          <w:highlight w:val="white"/>
          <w:lang w:val="en-US"/>
        </w:rPr>
        <w:commentReference w:id="64"/>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65"/>
      <w:r w:rsidRPr="6E19D5D5">
        <w:rPr>
          <w:lang w:val="en-US"/>
        </w:rPr>
        <w:t>In our research, we follow the definition from Moralles et al. (2026), which we have simplified in our communications with interviewees to two key points</w:t>
      </w:r>
      <w:commentRangeStart w:id="66"/>
      <w:commentRangeStart w:id="67"/>
      <w:r w:rsidRPr="6E19D5D5">
        <w:rPr>
          <w:lang w:val="en-US"/>
        </w:rPr>
        <w:t>:</w:t>
      </w:r>
      <w:commentRangeEnd w:id="66"/>
      <w:r w:rsidR="001677B2" w:rsidRPr="6E19D5D5">
        <w:rPr>
          <w:rStyle w:val="CommentReference"/>
          <w:sz w:val="22"/>
          <w:szCs w:val="22"/>
          <w:lang w:val="en-US"/>
        </w:rPr>
        <w:commentReference w:id="66"/>
      </w:r>
      <w:commentRangeEnd w:id="67"/>
      <w:r w:rsidRPr="6E19D5D5">
        <w:rPr>
          <w:rStyle w:val="CommentReference"/>
          <w:sz w:val="22"/>
          <w:szCs w:val="22"/>
          <w:lang w:val="en-US"/>
        </w:rPr>
        <w:commentReference w:id="67"/>
      </w:r>
      <w:r w:rsidRPr="6E19D5D5">
        <w:rPr>
          <w:lang w:val="en-US"/>
        </w:rPr>
        <w:t xml:space="preserve"> 1. The ability to act and 2. the ability to take steps in pursuit of an objective. </w:t>
      </w:r>
      <w:commentRangeEnd w:id="65"/>
      <w:r>
        <w:rPr>
          <w:rStyle w:val="CommentReference"/>
          <w:i/>
          <w:iCs/>
          <w:sz w:val="22"/>
          <w:szCs w:val="22"/>
          <w:lang w:val="en-US"/>
        </w:rPr>
        <w:commentReference w:id="65"/>
      </w:r>
    </w:p>
    <w:p w14:paraId="07E2D9B5" w14:textId="3322E220" w:rsidR="00EB5DFF" w:rsidRDefault="00EB5DFF" w:rsidP="00EB5DFF">
      <w:pPr>
        <w:rPr>
          <w:del w:id="69" w:author="Beninger, Stefanie" w:date="2026-06-12T07:57:00Z" w16du:dateUtc="2026-06-12T07:57:37Z"/>
        </w:rPr>
      </w:pPr>
      <w:commentRangeStart w:id="70"/>
      <w:commentRangeStart w:id="71"/>
      <w:r>
        <w:t xml:space="preserve">While </w:t>
      </w:r>
      <w:r w:rsidRPr="003C42A2">
        <w:rPr>
          <w:lang w:val="en-US"/>
        </w:rPr>
        <w:t>Thapa</w:t>
      </w:r>
      <w:r>
        <w:rPr>
          <w:lang w:val="en-US"/>
        </w:rPr>
        <w:t xml:space="preserve"> et al (2026) describe the potential of  agentic AI for marketing campaign execution from a theoretical perspective</w:t>
      </w:r>
      <w:r w:rsidRPr="6D3D1690">
        <w:rPr>
          <w:lang w:val="en-US"/>
        </w:rPr>
        <w:t>.</w:t>
      </w:r>
      <w:ins w:id="72" w:author="Beninger, Stefanie" w:date="2026-06-12T07:57:00Z" w16du:dateUtc="2026-06-12T07:57:29Z">
        <w:r w:rsidR="75F3A7FC" w:rsidRPr="6D3D1690">
          <w:rPr>
            <w:lang w:val="en-US"/>
          </w:rPr>
          <w:t>, ;</w:t>
        </w:r>
      </w:ins>
      <w:del w:id="73" w:author="Beninger, Stefanie" w:date="2026-06-12T07:57:00Z" w16du:dateUtc="2026-06-12T07:57:27Z">
        <w:r>
          <w:rPr>
            <w:lang w:val="en-US"/>
          </w:rPr>
          <w:delText xml:space="preserve">  L</w:delText>
        </w:r>
        <w:r>
          <w:delText>i</w:delText>
        </w:r>
      </w:del>
      <w:r>
        <w:t xml:space="preserve">ttle academic research has been done on how agentic AI is used within marketing in practice. </w:t>
      </w:r>
      <w:commentRangeStart w:id="74"/>
      <w:commentRangeEnd w:id="70"/>
      <w:r>
        <w:rPr>
          <w:rStyle w:val="CommentReference"/>
          <w:sz w:val="22"/>
          <w:szCs w:val="22"/>
        </w:rPr>
        <w:commentReference w:id="70"/>
      </w:r>
      <w:commentRangeEnd w:id="71"/>
      <w:r>
        <w:rPr>
          <w:rStyle w:val="CommentReference"/>
          <w:sz w:val="22"/>
          <w:szCs w:val="22"/>
        </w:rPr>
        <w:commentReference w:id="71"/>
      </w:r>
      <w:commentRangeEnd w:id="74"/>
      <w:r>
        <w:rPr>
          <w:rStyle w:val="CommentReference"/>
          <w:sz w:val="22"/>
          <w:szCs w:val="22"/>
        </w:rPr>
        <w:commentReference w:id="74"/>
      </w:r>
    </w:p>
    <w:p w14:paraId="24C6BC03" w14:textId="77777777" w:rsidR="00EB5DFF" w:rsidRDefault="00EB5DFF" w:rsidP="00EB5DFF">
      <w:r w:rsidRPr="6E19D5D5">
        <w:rPr>
          <w:lang w:val="en-US"/>
        </w:rPr>
        <w:t xml:space="preserve">There are, however, many calls for research on this topic. Mogaji and Jain (2024) and Jain et al. (2024) call for further research into how generative AI changes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5"/>
      <w:r w:rsidRPr="6E19D5D5">
        <w:rPr>
          <w:lang w:val="en-US"/>
        </w:rPr>
        <w:t>how marketing managers create value with agentic systems beyond content generation.</w:t>
      </w:r>
      <w:commentRangeEnd w:id="75"/>
      <w:r>
        <w:rPr>
          <w:rStyle w:val="CommentReference"/>
          <w:sz w:val="22"/>
          <w:szCs w:val="22"/>
        </w:rPr>
        <w:commentReference w:id="75"/>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76" w:name="_Toc231935235"/>
      <w:r w:rsidRPr="6E19D5D5">
        <w:rPr>
          <w:lang w:val="en-US"/>
        </w:rPr>
        <w:t>2.3.</w:t>
      </w:r>
      <w:r>
        <w:tab/>
      </w:r>
      <w:r w:rsidRPr="6E19D5D5">
        <w:rPr>
          <w:lang w:val="en-US"/>
        </w:rPr>
        <w:t>Value theory and value creation with agentic AI</w:t>
      </w:r>
      <w:bookmarkEnd w:id="76"/>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77"/>
      <w:r w:rsidRPr="6E19D5D5">
        <w:rPr>
          <w:lang w:val="en-US"/>
        </w:rPr>
        <w:t>Marketing</w:t>
      </w:r>
      <w:commentRangeEnd w:id="77"/>
      <w:r w:rsidRPr="6E19D5D5">
        <w:rPr>
          <w:rStyle w:val="CommentReference"/>
          <w:sz w:val="22"/>
          <w:szCs w:val="22"/>
          <w:lang w:val="en-US"/>
        </w:rPr>
        <w:commentReference w:id="77"/>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8"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79" w:name="OLE_LINK10"/>
    </w:p>
    <w:p w14:paraId="36A29710" w14:textId="77777777" w:rsidR="00EB5DFF" w:rsidRPr="00234300" w:rsidRDefault="00EB5DFF" w:rsidP="00EB5DFF">
      <w:pPr>
        <w:pStyle w:val="Heading2"/>
      </w:pPr>
      <w:bookmarkStart w:id="80" w:name="_Toc231935236"/>
      <w:bookmarkEnd w:id="78"/>
      <w:commentRangeStart w:id="81"/>
      <w:r w:rsidRPr="6E19D5D5">
        <w:rPr>
          <w:lang w:val="en-US"/>
        </w:rPr>
        <w:lastRenderedPageBreak/>
        <w:t>2.4.</w:t>
      </w:r>
      <w:r>
        <w:tab/>
      </w:r>
      <w:r w:rsidRPr="6E19D5D5">
        <w:rPr>
          <w:lang w:val="en-US"/>
        </w:rPr>
        <w:t>Learnings from earlier waves of digital transformation</w:t>
      </w:r>
      <w:bookmarkEnd w:id="80"/>
      <w:commentRangeEnd w:id="81"/>
      <w:r w:rsidRPr="00234300">
        <w:rPr>
          <w:rStyle w:val="CommentReference"/>
          <w:sz w:val="22"/>
          <w:szCs w:val="22"/>
        </w:rPr>
        <w:commentReference w:id="81"/>
      </w:r>
    </w:p>
    <w:p w14:paraId="168A1F26" w14:textId="77777777" w:rsidR="00EB5DFF" w:rsidRPr="00234300" w:rsidRDefault="00EB5DFF" w:rsidP="00EB5DFF">
      <w:pPr>
        <w:rPr>
          <w:lang w:val="en-US"/>
        </w:rPr>
      </w:pPr>
      <w:bookmarkStart w:id="82" w:name="OLE_LINK12"/>
      <w:bookmarkEnd w:id="79"/>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w:t>
      </w:r>
      <w:r w:rsidRPr="00234300">
        <w:rPr>
          <w:lang w:val="en-US"/>
        </w:rPr>
        <w:lastRenderedPageBreak/>
        <w:t xml:space="preserve">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3" w:name="_Toc231935237"/>
      <w:bookmarkEnd w:id="82"/>
      <w:r w:rsidRPr="00190454">
        <w:rPr>
          <w:color w:val="auto"/>
        </w:rPr>
        <w:t>2.5. Synthesis: sensitizing concepts for the empirical study</w:t>
      </w:r>
      <w:bookmarkEnd w:id="83"/>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84"/>
      <w:r w:rsidRPr="6E19D5D5">
        <w:rPr>
          <w:lang w:val="en-US"/>
        </w:rPr>
        <w:t xml:space="preserve"> </w:t>
      </w:r>
      <w:commentRangeEnd w:id="84"/>
      <w:r w:rsidRPr="6E19D5D5">
        <w:rPr>
          <w:rStyle w:val="CommentReference"/>
          <w:sz w:val="22"/>
          <w:szCs w:val="22"/>
          <w:lang w:val="en-US"/>
        </w:rPr>
        <w:commentReference w:id="84"/>
      </w:r>
      <w:r w:rsidRPr="6E19D5D5">
        <w:rPr>
          <w:lang w:val="en-US"/>
        </w:rPr>
        <w:t>rather than as a standalone technology.</w:t>
      </w:r>
      <w:commentRangeStart w:id="85"/>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6" w:name="_squzp6x0kd2d"/>
      <w:bookmarkEnd w:id="86"/>
      <w:commentRangeEnd w:id="85"/>
      <w:r>
        <w:rPr>
          <w:rStyle w:val="CommentReference"/>
          <w:sz w:val="22"/>
          <w:szCs w:val="22"/>
        </w:rPr>
        <w:commentReference w:id="85"/>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7" w:name="_Toc231935238"/>
      <w:r w:rsidRPr="00366C98">
        <w:rPr>
          <w:lang w:val="en-US"/>
        </w:rPr>
        <w:lastRenderedPageBreak/>
        <w:t>3.</w:t>
      </w:r>
      <w:r w:rsidRPr="00366C98">
        <w:rPr>
          <w:lang w:val="en-US"/>
        </w:rPr>
        <w:tab/>
      </w:r>
      <w:commentRangeStart w:id="88"/>
      <w:r w:rsidRPr="00366C98">
        <w:rPr>
          <w:lang w:val="en-US"/>
        </w:rPr>
        <w:t>Methodology</w:t>
      </w:r>
      <w:bookmarkEnd w:id="87"/>
      <w:commentRangeEnd w:id="88"/>
      <w:r w:rsidRPr="00366C98">
        <w:rPr>
          <w:rStyle w:val="CommentReference"/>
          <w:sz w:val="22"/>
          <w:szCs w:val="22"/>
          <w:lang w:val="en-US"/>
        </w:rPr>
        <w:commentReference w:id="88"/>
      </w:r>
    </w:p>
    <w:p w14:paraId="30C41F1B" w14:textId="77777777" w:rsidR="00EB5DFF" w:rsidRDefault="00EB5DFF" w:rsidP="00EB5DFF">
      <w:pPr>
        <w:pStyle w:val="Heading2"/>
        <w:spacing w:before="80"/>
      </w:pPr>
      <w:bookmarkStart w:id="89" w:name="_Toc231935239"/>
      <w:r w:rsidRPr="6E19D5D5">
        <w:rPr>
          <w:lang w:val="en-US"/>
        </w:rPr>
        <w:t>3.1.</w:t>
      </w:r>
      <w:r>
        <w:tab/>
      </w:r>
      <w:r w:rsidRPr="6E19D5D5">
        <w:rPr>
          <w:lang w:val="en-US"/>
        </w:rPr>
        <w:t>Research approach</w:t>
      </w:r>
      <w:bookmarkEnd w:id="89"/>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90" w:name="_Toc231935240"/>
      <w:r w:rsidRPr="6E19D5D5">
        <w:rPr>
          <w:lang w:val="en-US"/>
        </w:rPr>
        <w:t>3.2.</w:t>
      </w:r>
      <w:r>
        <w:tab/>
      </w:r>
      <w:r w:rsidRPr="6E19D5D5">
        <w:rPr>
          <w:lang w:val="en-US"/>
        </w:rPr>
        <w:t>Data collection</w:t>
      </w:r>
      <w:bookmarkEnd w:id="90"/>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sidRPr="6E19D5D5">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77777777" w:rsidR="006B2D0C" w:rsidRDefault="00EB5DFF" w:rsidP="00504C50">
      <w:r w:rsidRPr="6E19D5D5">
        <w:rPr>
          <w:lang w:val="en-US"/>
        </w:rPr>
        <w:t xml:space="preserve">After reaching theoretical saturation (see section 4), the point where new data no longer yields new insights (Charmaz, 2014), the memos and categories will be utilized to write the concrete arguments that form the basis for the new theoretical contribution (Charmaz, 2014). </w:t>
      </w:r>
      <w:bookmarkStart w:id="91" w:name="_Toc231935241"/>
    </w:p>
    <w:p w14:paraId="3B151F80" w14:textId="62F7C77E" w:rsidR="00C347CB" w:rsidRDefault="00C347CB" w:rsidP="00C347CB">
      <w:pPr>
        <w:pStyle w:val="Heading2"/>
      </w:pPr>
      <w:bookmarkStart w:id="92" w:name="_kqzta5wwdy54" w:colFirst="0" w:colLast="0"/>
      <w:bookmarkStart w:id="93" w:name="_Toc231935242"/>
      <w:bookmarkEnd w:id="91"/>
      <w:bookmarkEnd w:id="92"/>
      <w:r w:rsidRPr="6E19D5D5">
        <w:rPr>
          <w:lang w:val="en-US"/>
        </w:rPr>
        <w:t>3.3.</w:t>
      </w:r>
      <w:r>
        <w:tab/>
      </w:r>
      <w:commentRangeStart w:id="94"/>
      <w:commentRangeStart w:id="95"/>
      <w:r w:rsidRPr="6E19D5D5">
        <w:rPr>
          <w:lang w:val="en-US"/>
        </w:rPr>
        <w:t>Intended sample and sample size</w:t>
      </w:r>
      <w:commentRangeEnd w:id="95"/>
      <w:r>
        <w:rPr>
          <w:rStyle w:val="CommentReference"/>
          <w:sz w:val="22"/>
          <w:szCs w:val="22"/>
        </w:rPr>
        <w:commentReference w:id="95"/>
      </w:r>
      <w:commentRangeEnd w:id="94"/>
      <w:r>
        <w:rPr>
          <w:rStyle w:val="CommentReference"/>
          <w:sz w:val="22"/>
          <w:szCs w:val="22"/>
        </w:rPr>
        <w:commentReference w:id="94"/>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w:t>
      </w:r>
      <w:r w:rsidRPr="6E19D5D5">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77777777" w:rsidR="00C347CB" w:rsidRDefault="00C347CB" w:rsidP="00C347CB">
      <w:r w:rsidRPr="6E19D5D5">
        <w:rPr>
          <w:lang w:val="en-US"/>
        </w:rPr>
        <w:t xml:space="preserve">To find sufficient participants, a combination of purposive </w:t>
      </w:r>
      <w:commentRangeStart w:id="96"/>
      <w:commentRangeStart w:id="97"/>
      <w:commentRangeStart w:id="98"/>
      <w:commentRangeStart w:id="99"/>
      <w:commentRangeStart w:id="100"/>
      <w:commentRangeStart w:id="101"/>
      <w:r w:rsidRPr="6E19D5D5">
        <w:rPr>
          <w:lang w:val="en-US"/>
        </w:rPr>
        <w:t>sampling</w:t>
      </w:r>
      <w:commentRangeEnd w:id="101"/>
      <w:r w:rsidRPr="6E19D5D5">
        <w:rPr>
          <w:rStyle w:val="CommentReference"/>
          <w:sz w:val="22"/>
          <w:szCs w:val="22"/>
          <w:lang w:val="en-US"/>
        </w:rPr>
        <w:commentReference w:id="101"/>
      </w:r>
      <w:commentRangeEnd w:id="99"/>
      <w:r w:rsidRPr="6E19D5D5">
        <w:rPr>
          <w:rStyle w:val="CommentReference"/>
          <w:sz w:val="22"/>
          <w:szCs w:val="22"/>
          <w:lang w:val="en-US"/>
        </w:rPr>
        <w:commentReference w:id="99"/>
      </w:r>
      <w:commentRangeEnd w:id="100"/>
      <w:r w:rsidRPr="6E19D5D5">
        <w:rPr>
          <w:rStyle w:val="CommentReference"/>
          <w:sz w:val="22"/>
          <w:szCs w:val="22"/>
          <w:lang w:val="en-US"/>
        </w:rPr>
        <w:commentReference w:id="100"/>
      </w:r>
      <w:commentRangeEnd w:id="96"/>
      <w:r w:rsidRPr="6E19D5D5">
        <w:rPr>
          <w:rStyle w:val="CommentReference"/>
          <w:sz w:val="22"/>
          <w:szCs w:val="22"/>
          <w:lang w:val="en-US"/>
        </w:rPr>
        <w:commentReference w:id="96"/>
      </w:r>
      <w:commentRangeEnd w:id="97"/>
      <w:r w:rsidRPr="6E19D5D5">
        <w:rPr>
          <w:rStyle w:val="CommentReference"/>
          <w:sz w:val="22"/>
          <w:szCs w:val="22"/>
          <w:lang w:val="en-US"/>
        </w:rPr>
        <w:commentReference w:id="97"/>
      </w:r>
      <w:commentRangeEnd w:id="98"/>
      <w:r w:rsidRPr="6E19D5D5">
        <w:rPr>
          <w:rStyle w:val="CommentReference"/>
          <w:sz w:val="22"/>
          <w:szCs w:val="22"/>
          <w:lang w:val="en-US"/>
        </w:rPr>
        <w:commentReference w:id="98"/>
      </w:r>
      <w:r w:rsidRPr="6E19D5D5">
        <w:rPr>
          <w:lang w:val="en-US"/>
        </w:rPr>
        <w:t xml:space="preserve"> (Patton, 2014</w:t>
      </w:r>
      <w:commentRangeStart w:id="102"/>
      <w:commentRangeStart w:id="103"/>
      <w:r w:rsidRPr="6E19D5D5">
        <w:rPr>
          <w:lang w:val="en-US"/>
        </w:rPr>
        <w:t>) and snowball sampling (</w:t>
      </w:r>
      <w:r w:rsidRPr="6E19D5D5">
        <w:rPr>
          <w:highlight w:val="white"/>
          <w:lang w:val="en-US"/>
        </w:rPr>
        <w:t>Parker et al., 2019</w:t>
      </w:r>
      <w:r w:rsidRPr="6E19D5D5">
        <w:rPr>
          <w:lang w:val="en-US"/>
        </w:rPr>
        <w:t xml:space="preserve">) </w:t>
      </w:r>
      <w:commentRangeEnd w:id="102"/>
      <w:r w:rsidRPr="6E19D5D5">
        <w:rPr>
          <w:rStyle w:val="CommentReference"/>
          <w:sz w:val="22"/>
          <w:szCs w:val="22"/>
          <w:lang w:val="en-US"/>
        </w:rPr>
        <w:commentReference w:id="102"/>
      </w:r>
      <w:commentRangeEnd w:id="103"/>
      <w:r w:rsidRPr="6E19D5D5">
        <w:rPr>
          <w:rStyle w:val="CommentReference"/>
          <w:sz w:val="22"/>
          <w:szCs w:val="22"/>
          <w:lang w:val="en-US"/>
        </w:rPr>
        <w:commentReference w:id="103"/>
      </w:r>
      <w:r w:rsidRPr="6E19D5D5">
        <w:rPr>
          <w:lang w:val="en-US"/>
        </w:rPr>
        <w:t>to identify interview participants is used. The sampling starts with the personal network of the researcher</w:t>
      </w:r>
      <w:commentRangeStart w:id="104"/>
      <w:commentRangeStart w:id="105"/>
      <w:r w:rsidRPr="6E19D5D5">
        <w:rPr>
          <w:lang w:val="en-US"/>
        </w:rPr>
        <w:t>, relying mainly on LinkedIn</w:t>
      </w:r>
      <w:commentRangeEnd w:id="105"/>
      <w:r w:rsidRPr="6E19D5D5">
        <w:rPr>
          <w:rStyle w:val="CommentReference"/>
          <w:sz w:val="22"/>
          <w:szCs w:val="22"/>
          <w:lang w:val="en-US"/>
        </w:rPr>
        <w:commentReference w:id="105"/>
      </w:r>
      <w:commentRangeEnd w:id="104"/>
      <w:r w:rsidRPr="6E19D5D5">
        <w:rPr>
          <w:rStyle w:val="CommentReference"/>
          <w:sz w:val="22"/>
          <w:szCs w:val="22"/>
          <w:lang w:val="en-US"/>
        </w:rPr>
        <w:commentReference w:id="104"/>
      </w:r>
      <w:r w:rsidRPr="6E19D5D5">
        <w:rPr>
          <w:lang w:val="en-US"/>
        </w:rPr>
        <w:t>; candidates were selected when their role matched the selection criteria. Candidates are selected based on their Since the sampling universe is already narrow and access might be limited, n</w:t>
      </w:r>
      <w:commentRangeStart w:id="106"/>
      <w:commentRangeStart w:id="107"/>
      <w:commentRangeStart w:id="108"/>
      <w:commentRangeStart w:id="109"/>
      <w:commentRangeStart w:id="110"/>
      <w:commentRangeStart w:id="111"/>
      <w:commentRangeStart w:id="112"/>
      <w:commentRangeStart w:id="113"/>
      <w:r w:rsidRPr="6E19D5D5">
        <w:rPr>
          <w:lang w:val="en-US"/>
        </w:rPr>
        <w:t>o further selection criteria are applied to potential participants.</w:t>
      </w:r>
      <w:commentRangeEnd w:id="110"/>
      <w:r w:rsidRPr="6E19D5D5">
        <w:rPr>
          <w:rStyle w:val="CommentReference"/>
          <w:sz w:val="22"/>
          <w:szCs w:val="22"/>
          <w:lang w:val="en-US"/>
        </w:rPr>
        <w:commentReference w:id="110"/>
      </w:r>
      <w:commentRangeEnd w:id="111"/>
      <w:r w:rsidRPr="6E19D5D5">
        <w:rPr>
          <w:rStyle w:val="CommentReference"/>
          <w:sz w:val="22"/>
          <w:szCs w:val="22"/>
          <w:lang w:val="en-US"/>
        </w:rPr>
        <w:commentReference w:id="111"/>
      </w:r>
      <w:commentRangeEnd w:id="112"/>
      <w:r w:rsidRPr="6E19D5D5">
        <w:rPr>
          <w:rStyle w:val="CommentReference"/>
          <w:sz w:val="22"/>
          <w:szCs w:val="22"/>
          <w:lang w:val="en-US"/>
        </w:rPr>
        <w:commentReference w:id="112"/>
      </w:r>
      <w:commentRangeEnd w:id="113"/>
      <w:r w:rsidRPr="6E19D5D5">
        <w:rPr>
          <w:rStyle w:val="CommentReference"/>
          <w:sz w:val="22"/>
          <w:szCs w:val="22"/>
          <w:lang w:val="en-US"/>
        </w:rPr>
        <w:commentReference w:id="113"/>
      </w:r>
      <w:commentRangeEnd w:id="109"/>
      <w:r w:rsidRPr="6E19D5D5">
        <w:rPr>
          <w:rStyle w:val="CommentReference"/>
          <w:sz w:val="22"/>
          <w:szCs w:val="22"/>
          <w:lang w:val="en-US"/>
        </w:rPr>
        <w:commentReference w:id="109"/>
      </w:r>
      <w:commentRangeEnd w:id="108"/>
      <w:r w:rsidRPr="6E19D5D5">
        <w:rPr>
          <w:rStyle w:val="CommentReference"/>
          <w:sz w:val="22"/>
          <w:szCs w:val="22"/>
          <w:lang w:val="en-US"/>
        </w:rPr>
        <w:commentReference w:id="108"/>
      </w:r>
      <w:commentRangeEnd w:id="107"/>
      <w:r w:rsidRPr="6E19D5D5">
        <w:rPr>
          <w:rStyle w:val="CommentReference"/>
          <w:sz w:val="22"/>
          <w:szCs w:val="22"/>
          <w:lang w:val="en-US"/>
        </w:rPr>
        <w:commentReference w:id="107"/>
      </w:r>
      <w:commentRangeEnd w:id="106"/>
      <w:r w:rsidRPr="6E19D5D5">
        <w:rPr>
          <w:rStyle w:val="CommentReference"/>
          <w:sz w:val="22"/>
          <w:szCs w:val="22"/>
          <w:lang w:val="en-US"/>
        </w:rPr>
        <w:commentReference w:id="106"/>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allow analysis of insights and potential limitations that can be 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4D81A794" w:rsidR="00C347CB" w:rsidRDefault="00C347CB" w:rsidP="00C347CB">
      <w:r w:rsidRPr="6E19D5D5">
        <w:rPr>
          <w:lang w:val="en-US"/>
        </w:rPr>
        <w:t>Table 1 contains an anonymized overview of the candidates, including their background, role and type of company.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4" w:name="_jewz4ftnfnae" w:colFirst="0" w:colLast="0"/>
      <w:bookmarkEnd w:id="114"/>
      <w:r>
        <w:t xml:space="preserve"> </w:t>
      </w:r>
    </w:p>
    <w:p w14:paraId="4706D738" w14:textId="741D3D74" w:rsidR="00EB5DFF" w:rsidRDefault="00EB5DFF" w:rsidP="00EB5DFF">
      <w:pPr>
        <w:pStyle w:val="Heading2"/>
      </w:pPr>
      <w:r>
        <w:lastRenderedPageBreak/>
        <w:t>3.</w:t>
      </w:r>
      <w:r w:rsidR="00885166">
        <w:t>4</w:t>
      </w:r>
      <w:r>
        <w:tab/>
        <w:t>Trustworthiness</w:t>
      </w:r>
      <w:bookmarkEnd w:id="93"/>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7A1371B8" w:rsidR="00A501CC" w:rsidRDefault="00802D4C" w:rsidP="00A501CC">
      <w:r w:rsidRPr="5F622639">
        <w:rPr>
          <w:lang w:val="en-US"/>
        </w:rPr>
        <w:t xml:space="preserve">The researcher's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15"/>
            <w:r w:rsidRPr="6E19D5D5">
              <w:rPr>
                <w:szCs w:val="20"/>
                <w:lang w:val="en-US"/>
              </w:rPr>
              <w:t xml:space="preserve"> scope conditions in Section 5.3</w:t>
            </w:r>
            <w:commentRangeEnd w:id="115"/>
            <w:r w:rsidR="000D2C21" w:rsidRPr="6E19D5D5">
              <w:rPr>
                <w:rStyle w:val="CommentReference"/>
                <w:sz w:val="20"/>
                <w:szCs w:val="20"/>
                <w:lang w:val="en-US"/>
              </w:rPr>
              <w:commentReference w:id="115"/>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6"/>
            <w:r w:rsidRPr="6E19D5D5">
              <w:rPr>
                <w:szCs w:val="20"/>
                <w:lang w:val="en-US"/>
              </w:rPr>
              <w:t>sampling implications appears in Section 3.2.1</w:t>
            </w:r>
            <w:commentRangeEnd w:id="116"/>
            <w:r w:rsidR="000D2C21" w:rsidRPr="6E19D5D5">
              <w:rPr>
                <w:rStyle w:val="CommentReference"/>
                <w:sz w:val="20"/>
                <w:szCs w:val="20"/>
                <w:lang w:val="en-US"/>
              </w:rPr>
              <w:commentReference w:id="116"/>
            </w:r>
            <w:r w:rsidRPr="6E19D5D5">
              <w:rPr>
                <w:szCs w:val="20"/>
                <w:lang w:val="en-US"/>
              </w:rPr>
              <w:t>.</w:t>
            </w:r>
          </w:p>
        </w:tc>
      </w:tr>
    </w:tbl>
    <w:p w14:paraId="5B5F3709" w14:textId="77777777" w:rsidR="00600415" w:rsidRDefault="00600415" w:rsidP="00D52A0C">
      <w:pPr>
        <w:ind w:firstLine="0"/>
        <w:rPr>
          <w:b/>
          <w:bCs/>
        </w:rPr>
      </w:pPr>
      <w:bookmarkStart w:id="117"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8"/>
      <w:commentRangeStart w:id="119"/>
      <w:commentRangeStart w:id="120"/>
      <w:r w:rsidRPr="6E19D5D5">
        <w:rPr>
          <w:b/>
          <w:bCs/>
        </w:rPr>
        <w:lastRenderedPageBreak/>
        <w:t>Table</w:t>
      </w:r>
      <w:commentRangeEnd w:id="119"/>
      <w:r w:rsidR="00A91321" w:rsidRPr="6E19D5D5">
        <w:rPr>
          <w:rStyle w:val="CommentReference"/>
          <w:b/>
          <w:bCs/>
          <w:sz w:val="22"/>
          <w:szCs w:val="22"/>
        </w:rPr>
        <w:commentReference w:id="119"/>
      </w:r>
      <w:commentRangeEnd w:id="120"/>
      <w:r w:rsidR="00EB5DFF" w:rsidRPr="6E19D5D5">
        <w:rPr>
          <w:rStyle w:val="CommentReference"/>
          <w:b/>
          <w:bCs/>
          <w:sz w:val="22"/>
          <w:szCs w:val="22"/>
        </w:rPr>
        <w:commentReference w:id="120"/>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21"/>
      <w:commentRangeStart w:id="122"/>
      <w:commentRangeStart w:id="123"/>
      <w:r w:rsidRPr="6E19D5D5">
        <w:rPr>
          <w:i/>
          <w:iCs/>
        </w:rPr>
        <w:t>code</w:t>
      </w:r>
      <w:commentRangeEnd w:id="121"/>
      <w:r w:rsidR="00A91321" w:rsidRPr="6E19D5D5">
        <w:rPr>
          <w:rStyle w:val="CommentReference"/>
          <w:i/>
          <w:iCs/>
          <w:sz w:val="22"/>
          <w:szCs w:val="22"/>
        </w:rPr>
        <w:commentReference w:id="121"/>
      </w:r>
      <w:commentRangeEnd w:id="122"/>
      <w:r w:rsidR="00EB5DFF" w:rsidRPr="6E19D5D5">
        <w:rPr>
          <w:rStyle w:val="CommentReference"/>
          <w:i/>
          <w:iCs/>
          <w:sz w:val="22"/>
          <w:szCs w:val="22"/>
        </w:rPr>
        <w:commentReference w:id="122"/>
      </w:r>
      <w:commentRangeEnd w:id="123"/>
      <w:r w:rsidR="00EB5DFF" w:rsidRPr="6E19D5D5">
        <w:rPr>
          <w:rStyle w:val="CommentReference"/>
          <w:i/>
          <w:iCs/>
          <w:sz w:val="22"/>
          <w:szCs w:val="22"/>
        </w:rPr>
        <w:commentReference w:id="123"/>
      </w:r>
      <w:r w:rsidRPr="6E19D5D5">
        <w:rPr>
          <w:i/>
          <w:iCs/>
        </w:rPr>
        <w:t xml:space="preserve"> development</w:t>
      </w:r>
      <w:bookmarkEnd w:id="117"/>
      <w:r w:rsidRPr="6E19D5D5">
        <w:rPr>
          <w:i/>
          <w:iCs/>
        </w:rPr>
        <w:t xml:space="preserve"> </w:t>
      </w:r>
      <w:commentRangeEnd w:id="118"/>
      <w:r w:rsidR="00B13535" w:rsidRPr="0059315C">
        <w:rPr>
          <w:rStyle w:val="CommentReference"/>
          <w:i/>
          <w:iCs/>
          <w:sz w:val="22"/>
          <w:szCs w:val="22"/>
        </w:rPr>
        <w:commentReference w:id="118"/>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b/>
                <w:bCs/>
                <w:sz w:val="20"/>
                <w:szCs w:val="20"/>
              </w:rPr>
            </w:pPr>
            <w:r w:rsidRPr="00D52A0C">
              <w:rPr>
                <w:rFonts w:cs="Segoe UI"/>
                <w:b/>
                <w:bCs/>
                <w:color w:val="0A0A0A"/>
                <w:sz w:val="20"/>
                <w:szCs w:val="20"/>
              </w:rPr>
              <w:t>Open coding</w:t>
            </w:r>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b/>
                <w:bCs/>
                <w:sz w:val="20"/>
                <w:szCs w:val="20"/>
              </w:rPr>
            </w:pPr>
            <w:r w:rsidRPr="00D52A0C">
              <w:rPr>
                <w:rFonts w:cs="Segoe UI"/>
                <w:b/>
                <w:bCs/>
                <w:color w:val="0A0A0A"/>
                <w:sz w:val="20"/>
                <w:szCs w:val="20"/>
              </w:rPr>
              <w:t>Focused coding</w:t>
            </w:r>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b/>
                <w:bCs/>
                <w:sz w:val="20"/>
                <w:szCs w:val="20"/>
              </w:rPr>
            </w:pPr>
            <w:r w:rsidRPr="00D52A0C">
              <w:rPr>
                <w:rFonts w:cs="Segoe UI"/>
                <w:b/>
                <w:bCs/>
                <w:color w:val="0A0A0A"/>
                <w:sz w:val="20"/>
                <w:szCs w:val="20"/>
              </w:rPr>
              <w:t>Theoretical coding</w:t>
            </w:r>
          </w:p>
        </w:tc>
      </w:tr>
      <w:tr w:rsidR="00D52A0C" w:rsidRPr="0059315C" w14:paraId="5FA638C5" w14:textId="77777777" w:rsidTr="00B447E9">
        <w:trPr>
          <w:trHeight w:val="255"/>
        </w:trPr>
        <w:tc>
          <w:tcPr>
            <w:tcW w:w="6237" w:type="dxa"/>
            <w:tcBorders>
              <w:top w:val="single" w:sz="8" w:space="0" w:color="auto"/>
            </w:tcBorders>
            <w:hideMark/>
          </w:tcPr>
          <w:p w14:paraId="11B29EAA" w14:textId="77777777" w:rsidR="00D52A0C" w:rsidRPr="00D52A0C" w:rsidRDefault="00D52A0C" w:rsidP="00D52A0C">
            <w:pPr>
              <w:pStyle w:val="NoSpacing"/>
              <w:rPr>
                <w:sz w:val="20"/>
                <w:szCs w:val="20"/>
                <w:lang w:val="en-US"/>
              </w:rPr>
            </w:pPr>
            <w:commentRangeStart w:id="124"/>
            <w:commentRangeEnd w:id="124"/>
            <w:r w:rsidRPr="00D52A0C">
              <w:rPr>
                <w:rStyle w:val="CommentReference"/>
                <w:rFonts w:cs="Segoe UI"/>
                <w:color w:val="0A0A0A"/>
                <w:sz w:val="20"/>
                <w:szCs w:val="20"/>
                <w:lang w:val="en-US"/>
              </w:rPr>
              <w:commentReference w:id="124"/>
            </w:r>
            <w:r w:rsidRPr="00D52A0C">
              <w:rPr>
                <w:rFonts w:cs="Segoe UI"/>
                <w:color w:val="0A0A0A"/>
                <w:sz w:val="20"/>
                <w:szCs w:val="20"/>
                <w:lang w:val="en-US"/>
              </w:rPr>
              <w:t>AI’s improvement &amp; potential; Observing increasing AI adoption</w:t>
            </w:r>
          </w:p>
        </w:tc>
        <w:tc>
          <w:tcPr>
            <w:tcW w:w="1701" w:type="dxa"/>
            <w:tcBorders>
              <w:top w:val="single" w:sz="8" w:space="0" w:color="auto"/>
            </w:tcBorders>
            <w:hideMark/>
          </w:tcPr>
          <w:p w14:paraId="0C7D9CFA" w14:textId="77777777" w:rsidR="00D52A0C" w:rsidRPr="00D52A0C" w:rsidRDefault="00D52A0C" w:rsidP="00D52A0C">
            <w:pPr>
              <w:pStyle w:val="NoSpacing"/>
              <w:rPr>
                <w:sz w:val="20"/>
                <w:szCs w:val="20"/>
              </w:rPr>
            </w:pPr>
            <w:r w:rsidRPr="00D52A0C">
              <w:rPr>
                <w:rFonts w:cs="Segoe UI"/>
                <w:color w:val="0A0A0A"/>
                <w:sz w:val="20"/>
                <w:szCs w:val="20"/>
              </w:rPr>
              <w:t>Observing AI progression</w:t>
            </w:r>
          </w:p>
        </w:tc>
        <w:tc>
          <w:tcPr>
            <w:tcW w:w="1676" w:type="dxa"/>
            <w:gridSpan w:val="2"/>
            <w:tcBorders>
              <w:top w:val="single" w:sz="8" w:space="0" w:color="auto"/>
            </w:tcBorders>
            <w:hideMark/>
          </w:tcPr>
          <w:p w14:paraId="49FBE5A8" w14:textId="18208575" w:rsidR="00D52A0C" w:rsidRPr="00D52A0C" w:rsidRDefault="00B13535" w:rsidP="00D52A0C">
            <w:pPr>
              <w:pStyle w:val="NoSpacing"/>
              <w:rPr>
                <w:sz w:val="20"/>
                <w:szCs w:val="20"/>
              </w:rPr>
            </w:pPr>
            <w:r>
              <w:t>Observing external conditions</w:t>
            </w:r>
          </w:p>
        </w:tc>
      </w:tr>
      <w:tr w:rsidR="00D52A0C" w:rsidRPr="0059315C" w14:paraId="3A6CBD2F" w14:textId="77777777" w:rsidTr="00B447E9">
        <w:trPr>
          <w:trHeight w:val="497"/>
        </w:trPr>
        <w:tc>
          <w:tcPr>
            <w:tcW w:w="6237" w:type="dxa"/>
            <w:hideMark/>
          </w:tcPr>
          <w:p w14:paraId="06DCB623" w14:textId="77777777" w:rsidR="00D52A0C" w:rsidRPr="00D52A0C" w:rsidRDefault="00D52A0C" w:rsidP="00D52A0C">
            <w:pPr>
              <w:pStyle w:val="NoSpacing"/>
              <w:rPr>
                <w:sz w:val="20"/>
                <w:szCs w:val="20"/>
              </w:rPr>
            </w:pPr>
            <w:r w:rsidRPr="00D52A0C">
              <w:rPr>
                <w:rFonts w:cs="Segoe UI"/>
                <w:color w:val="0A0A0A"/>
                <w:sz w:val="20"/>
                <w:szCs w:val="20"/>
              </w:rPr>
              <w:t>Competitor pressure; Changing consumer behavior; The rise of agents of consumers</w:t>
            </w:r>
          </w:p>
        </w:tc>
        <w:tc>
          <w:tcPr>
            <w:tcW w:w="1843" w:type="dxa"/>
            <w:gridSpan w:val="2"/>
            <w:hideMark/>
          </w:tcPr>
          <w:p w14:paraId="5C4404A6" w14:textId="77777777" w:rsidR="00D52A0C" w:rsidRPr="00D52A0C" w:rsidRDefault="00D52A0C" w:rsidP="00D52A0C">
            <w:pPr>
              <w:pStyle w:val="NoSpacing"/>
              <w:rPr>
                <w:sz w:val="20"/>
                <w:szCs w:val="20"/>
              </w:rPr>
            </w:pPr>
            <w:r w:rsidRPr="00D52A0C">
              <w:rPr>
                <w:rFonts w:cs="Segoe UI"/>
                <w:color w:val="0A0A0A"/>
                <w:sz w:val="20"/>
                <w:szCs w:val="20"/>
              </w:rPr>
              <w:t>Observing market pressure</w:t>
            </w:r>
          </w:p>
        </w:tc>
        <w:tc>
          <w:tcPr>
            <w:tcW w:w="1534" w:type="dxa"/>
            <w:hideMark/>
          </w:tcPr>
          <w:p w14:paraId="38734D64" w14:textId="77777777" w:rsidR="00D52A0C" w:rsidRPr="00D52A0C" w:rsidRDefault="00D52A0C" w:rsidP="00D52A0C">
            <w:pPr>
              <w:pStyle w:val="NoSpacing"/>
              <w:rPr>
                <w:sz w:val="20"/>
                <w:szCs w:val="20"/>
              </w:rPr>
            </w:pPr>
          </w:p>
        </w:tc>
      </w:tr>
      <w:tr w:rsidR="00D52A0C" w:rsidRPr="0059315C" w14:paraId="669CB51D" w14:textId="77777777" w:rsidTr="00B447E9">
        <w:trPr>
          <w:trHeight w:val="510"/>
        </w:trPr>
        <w:tc>
          <w:tcPr>
            <w:tcW w:w="6237" w:type="dxa"/>
            <w:hideMark/>
          </w:tcPr>
          <w:p w14:paraId="78A29554" w14:textId="77777777" w:rsidR="00D52A0C" w:rsidRPr="00D52A0C" w:rsidRDefault="00D52A0C" w:rsidP="00D52A0C">
            <w:pPr>
              <w:pStyle w:val="NoSpacing"/>
              <w:rPr>
                <w:sz w:val="20"/>
                <w:szCs w:val="20"/>
              </w:rPr>
            </w:pPr>
            <w:r w:rsidRPr="00D52A0C">
              <w:rPr>
                <w:rFonts w:cs="Segoe UI"/>
                <w:color w:val="0A0A0A"/>
                <w:sz w:val="20"/>
                <w:szCs w:val="20"/>
              </w:rPr>
              <w:t>vendor roadmaps &amp; offerings</w:t>
            </w:r>
          </w:p>
        </w:tc>
        <w:tc>
          <w:tcPr>
            <w:tcW w:w="1701" w:type="dxa"/>
            <w:hideMark/>
          </w:tcPr>
          <w:p w14:paraId="1047AEE1" w14:textId="77777777" w:rsidR="00D52A0C" w:rsidRPr="00D52A0C" w:rsidRDefault="00D52A0C" w:rsidP="00D52A0C">
            <w:pPr>
              <w:pStyle w:val="NoSpacing"/>
              <w:rPr>
                <w:sz w:val="20"/>
                <w:szCs w:val="20"/>
              </w:rPr>
            </w:pPr>
            <w:r w:rsidRPr="00D52A0C">
              <w:rPr>
                <w:rFonts w:cs="Segoe UI"/>
                <w:color w:val="0A0A0A"/>
                <w:sz w:val="20"/>
                <w:szCs w:val="20"/>
              </w:rPr>
              <w:t>Observing supplier communication</w:t>
            </w:r>
          </w:p>
        </w:tc>
        <w:tc>
          <w:tcPr>
            <w:tcW w:w="1676" w:type="dxa"/>
            <w:gridSpan w:val="2"/>
            <w:hideMark/>
          </w:tcPr>
          <w:p w14:paraId="290CAEDA" w14:textId="77777777" w:rsidR="00D52A0C" w:rsidRPr="00D52A0C" w:rsidRDefault="00D52A0C" w:rsidP="00D52A0C">
            <w:pPr>
              <w:pStyle w:val="NoSpacing"/>
              <w:rPr>
                <w:sz w:val="20"/>
                <w:szCs w:val="20"/>
              </w:rPr>
            </w:pPr>
          </w:p>
        </w:tc>
      </w:tr>
      <w:tr w:rsidR="00D52A0C" w:rsidRPr="0059315C" w14:paraId="278729E6" w14:textId="77777777" w:rsidTr="00B447E9">
        <w:trPr>
          <w:trHeight w:val="497"/>
        </w:trPr>
        <w:tc>
          <w:tcPr>
            <w:tcW w:w="6237" w:type="dxa"/>
            <w:hideMark/>
          </w:tcPr>
          <w:p w14:paraId="24DD0429" w14:textId="77777777" w:rsidR="00D52A0C" w:rsidRPr="00D52A0C" w:rsidRDefault="00D52A0C" w:rsidP="00D52A0C">
            <w:pPr>
              <w:pStyle w:val="NoSpacing"/>
              <w:rPr>
                <w:sz w:val="20"/>
                <w:szCs w:val="20"/>
              </w:rPr>
            </w:pPr>
            <w:r w:rsidRPr="00D52A0C">
              <w:rPr>
                <w:rFonts w:cs="Segoe UI"/>
                <w:color w:val="0A0A0A"/>
                <w:sz w:val="20"/>
                <w:szCs w:val="20"/>
              </w:rPr>
              <w:t>Resistance to change; Limited AI literacy; Lacking systems thinking; Analysis paralysis; Absent innovation culture</w:t>
            </w:r>
          </w:p>
        </w:tc>
        <w:tc>
          <w:tcPr>
            <w:tcW w:w="1701" w:type="dxa"/>
            <w:hideMark/>
          </w:tcPr>
          <w:p w14:paraId="4DF55E94" w14:textId="77777777" w:rsidR="00D52A0C" w:rsidRPr="00D52A0C" w:rsidRDefault="00D52A0C" w:rsidP="00D52A0C">
            <w:pPr>
              <w:pStyle w:val="NoSpacing"/>
              <w:rPr>
                <w:sz w:val="20"/>
                <w:szCs w:val="20"/>
              </w:rPr>
            </w:pPr>
            <w:r w:rsidRPr="00D52A0C">
              <w:rPr>
                <w:rFonts w:cs="Segoe UI"/>
                <w:color w:val="0A0A0A"/>
                <w:sz w:val="20"/>
                <w:szCs w:val="20"/>
              </w:rPr>
              <w:t>Organizational capacity</w:t>
            </w:r>
          </w:p>
        </w:tc>
        <w:tc>
          <w:tcPr>
            <w:tcW w:w="1676" w:type="dxa"/>
            <w:gridSpan w:val="2"/>
            <w:hideMark/>
          </w:tcPr>
          <w:p w14:paraId="593A2AC2" w14:textId="44C5FE54" w:rsidR="00D52A0C" w:rsidRPr="00B13535" w:rsidRDefault="00B13535" w:rsidP="00D52A0C">
            <w:pPr>
              <w:pStyle w:val="NoSpacing"/>
              <w:rPr>
                <w:b/>
                <w:bCs/>
                <w:sz w:val="20"/>
                <w:szCs w:val="20"/>
              </w:rPr>
            </w:pPr>
            <w:r w:rsidRPr="00B13535">
              <w:rPr>
                <w:rStyle w:val="Strong"/>
                <w:rFonts w:cs="Segoe UI"/>
                <w:b w:val="0"/>
                <w:bCs w:val="0"/>
                <w:color w:val="0A0A0A"/>
                <w:sz w:val="20"/>
                <w:szCs w:val="20"/>
              </w:rPr>
              <w:t>Navigating the organizational context</w:t>
            </w:r>
          </w:p>
        </w:tc>
      </w:tr>
      <w:tr w:rsidR="00D52A0C" w:rsidRPr="0059315C" w14:paraId="4CE2130E" w14:textId="77777777" w:rsidTr="00B447E9">
        <w:trPr>
          <w:trHeight w:val="255"/>
        </w:trPr>
        <w:tc>
          <w:tcPr>
            <w:tcW w:w="6237" w:type="dxa"/>
            <w:hideMark/>
          </w:tcPr>
          <w:p w14:paraId="075F12BB" w14:textId="77777777" w:rsidR="00D52A0C" w:rsidRPr="00D52A0C" w:rsidRDefault="00D52A0C" w:rsidP="00D52A0C">
            <w:pPr>
              <w:pStyle w:val="NoSpacing"/>
              <w:rPr>
                <w:sz w:val="20"/>
                <w:szCs w:val="20"/>
              </w:rPr>
            </w:pPr>
            <w:r w:rsidRPr="00D52A0C">
              <w:rPr>
                <w:rFonts w:cs="Segoe UI"/>
                <w:color w:val="0A0A0A"/>
                <w:sz w:val="20"/>
                <w:szCs w:val="20"/>
              </w:rPr>
              <w:t>Lacking data &amp; infrastructure; Lacking technical talent</w:t>
            </w:r>
          </w:p>
        </w:tc>
        <w:tc>
          <w:tcPr>
            <w:tcW w:w="1701" w:type="dxa"/>
            <w:hideMark/>
          </w:tcPr>
          <w:p w14:paraId="655E4FEC" w14:textId="77777777" w:rsidR="00D52A0C" w:rsidRPr="00D52A0C" w:rsidRDefault="00D52A0C" w:rsidP="00D52A0C">
            <w:pPr>
              <w:pStyle w:val="NoSpacing"/>
              <w:rPr>
                <w:sz w:val="20"/>
                <w:szCs w:val="20"/>
              </w:rPr>
            </w:pPr>
            <w:r w:rsidRPr="00D52A0C">
              <w:rPr>
                <w:rFonts w:cs="Segoe UI"/>
                <w:color w:val="0A0A0A"/>
                <w:sz w:val="20"/>
                <w:szCs w:val="20"/>
              </w:rPr>
              <w:t>Technical resources</w:t>
            </w:r>
          </w:p>
        </w:tc>
        <w:tc>
          <w:tcPr>
            <w:tcW w:w="1676" w:type="dxa"/>
            <w:gridSpan w:val="2"/>
            <w:hideMark/>
          </w:tcPr>
          <w:p w14:paraId="6E2CEF37" w14:textId="77777777" w:rsidR="00D52A0C" w:rsidRPr="00D52A0C" w:rsidRDefault="00D52A0C" w:rsidP="00D52A0C">
            <w:pPr>
              <w:pStyle w:val="NoSpacing"/>
              <w:rPr>
                <w:sz w:val="20"/>
                <w:szCs w:val="20"/>
              </w:rPr>
            </w:pPr>
          </w:p>
        </w:tc>
      </w:tr>
      <w:tr w:rsidR="00D52A0C" w:rsidRPr="0059315C" w14:paraId="24E3474C" w14:textId="77777777" w:rsidTr="00B447E9">
        <w:trPr>
          <w:trHeight w:val="497"/>
        </w:trPr>
        <w:tc>
          <w:tcPr>
            <w:tcW w:w="6237" w:type="dxa"/>
            <w:hideMark/>
          </w:tcPr>
          <w:p w14:paraId="1801E684" w14:textId="77777777" w:rsidR="00D52A0C" w:rsidRPr="00D52A0C" w:rsidRDefault="00D52A0C" w:rsidP="00D52A0C">
            <w:pPr>
              <w:pStyle w:val="NoSpacing"/>
              <w:rPr>
                <w:sz w:val="20"/>
                <w:szCs w:val="20"/>
              </w:rPr>
            </w:pPr>
            <w:r w:rsidRPr="00D52A0C">
              <w:rPr>
                <w:rFonts w:cs="Segoe UI"/>
                <w:color w:val="0A0A0A"/>
                <w:sz w:val="20"/>
                <w:szCs w:val="20"/>
              </w:rPr>
              <w:t>Strategic direction &amp; vision; Senior leadership buy-in &amp; backing</w:t>
            </w:r>
          </w:p>
        </w:tc>
        <w:tc>
          <w:tcPr>
            <w:tcW w:w="1701" w:type="dxa"/>
            <w:hideMark/>
          </w:tcPr>
          <w:p w14:paraId="1BF5150C" w14:textId="77777777" w:rsidR="00D52A0C" w:rsidRPr="00D52A0C" w:rsidRDefault="00D52A0C" w:rsidP="00D52A0C">
            <w:pPr>
              <w:pStyle w:val="NoSpacing"/>
              <w:rPr>
                <w:sz w:val="20"/>
                <w:szCs w:val="20"/>
              </w:rPr>
            </w:pPr>
            <w:r w:rsidRPr="00D52A0C">
              <w:rPr>
                <w:rFonts w:cs="Segoe UI"/>
                <w:color w:val="0A0A0A"/>
                <w:sz w:val="20"/>
                <w:szCs w:val="20"/>
              </w:rPr>
              <w:t>Strategic direction &amp; leadership</w:t>
            </w:r>
          </w:p>
        </w:tc>
        <w:tc>
          <w:tcPr>
            <w:tcW w:w="1676" w:type="dxa"/>
            <w:gridSpan w:val="2"/>
            <w:hideMark/>
          </w:tcPr>
          <w:p w14:paraId="24351E97" w14:textId="77777777" w:rsidR="00D52A0C" w:rsidRPr="00D52A0C" w:rsidRDefault="00D52A0C" w:rsidP="00D52A0C">
            <w:pPr>
              <w:pStyle w:val="NoSpacing"/>
              <w:rPr>
                <w:sz w:val="20"/>
                <w:szCs w:val="20"/>
              </w:rPr>
            </w:pPr>
          </w:p>
        </w:tc>
      </w:tr>
      <w:tr w:rsidR="00D52A0C" w:rsidRPr="0059315C" w14:paraId="1220ABEF" w14:textId="77777777" w:rsidTr="00B447E9">
        <w:trPr>
          <w:trHeight w:val="255"/>
        </w:trPr>
        <w:tc>
          <w:tcPr>
            <w:tcW w:w="6237" w:type="dxa"/>
            <w:hideMark/>
          </w:tcPr>
          <w:p w14:paraId="3E32EA2E" w14:textId="77777777" w:rsidR="00D52A0C" w:rsidRPr="00D52A0C" w:rsidRDefault="00D52A0C" w:rsidP="00D52A0C">
            <w:pPr>
              <w:pStyle w:val="NoSpacing"/>
              <w:rPr>
                <w:sz w:val="20"/>
                <w:szCs w:val="20"/>
              </w:rPr>
            </w:pPr>
            <w:r w:rsidRPr="00D52A0C">
              <w:rPr>
                <w:rFonts w:cs="Segoe UI"/>
                <w:color w:val="0A0A0A"/>
                <w:sz w:val="20"/>
                <w:szCs w:val="20"/>
              </w:rPr>
              <w:t>Restrictive compliance &amp; legal gatekeeping; Politics &amp; working in silos</w:t>
            </w:r>
          </w:p>
        </w:tc>
        <w:tc>
          <w:tcPr>
            <w:tcW w:w="1701" w:type="dxa"/>
            <w:hideMark/>
          </w:tcPr>
          <w:p w14:paraId="424EA9B2" w14:textId="77777777" w:rsidR="00D52A0C" w:rsidRPr="00D52A0C" w:rsidRDefault="00D52A0C" w:rsidP="00D52A0C">
            <w:pPr>
              <w:pStyle w:val="NoSpacing"/>
              <w:rPr>
                <w:sz w:val="20"/>
                <w:szCs w:val="20"/>
              </w:rPr>
            </w:pPr>
            <w:r w:rsidRPr="00D52A0C">
              <w:rPr>
                <w:rFonts w:cs="Segoe UI"/>
                <w:color w:val="0A0A0A"/>
                <w:sz w:val="20"/>
                <w:szCs w:val="20"/>
              </w:rPr>
              <w:t>Governance &amp; compliance</w:t>
            </w:r>
          </w:p>
        </w:tc>
        <w:tc>
          <w:tcPr>
            <w:tcW w:w="1676" w:type="dxa"/>
            <w:gridSpan w:val="2"/>
            <w:hideMark/>
          </w:tcPr>
          <w:p w14:paraId="5ED0FA56" w14:textId="77777777" w:rsidR="00D52A0C" w:rsidRPr="00D52A0C" w:rsidRDefault="00D52A0C" w:rsidP="00D52A0C">
            <w:pPr>
              <w:pStyle w:val="NoSpacing"/>
              <w:rPr>
                <w:sz w:val="20"/>
                <w:szCs w:val="20"/>
              </w:rPr>
            </w:pPr>
          </w:p>
        </w:tc>
      </w:tr>
      <w:tr w:rsidR="00D52A0C" w:rsidRPr="0059315C" w14:paraId="637E76E7" w14:textId="77777777" w:rsidTr="00B447E9">
        <w:trPr>
          <w:trHeight w:val="497"/>
        </w:trPr>
        <w:tc>
          <w:tcPr>
            <w:tcW w:w="6237" w:type="dxa"/>
            <w:hideMark/>
          </w:tcPr>
          <w:p w14:paraId="0A709884" w14:textId="77777777" w:rsidR="00D52A0C" w:rsidRPr="00D52A0C" w:rsidRDefault="00D52A0C" w:rsidP="00D52A0C">
            <w:pPr>
              <w:pStyle w:val="NoSpacing"/>
              <w:rPr>
                <w:sz w:val="20"/>
                <w:szCs w:val="20"/>
              </w:rPr>
            </w:pPr>
            <w:r w:rsidRPr="00D52A0C">
              <w:rPr>
                <w:rFonts w:cs="Segoe UI"/>
                <w:color w:val="0A0A0A"/>
                <w:sz w:val="20"/>
                <w:szCs w:val="20"/>
              </w:rPr>
              <w:t>Educating &amp; training; Experimenting with AI; Bringing people along; Providing clarity; Providing leadership backing; Championing AI</w:t>
            </w:r>
          </w:p>
        </w:tc>
        <w:tc>
          <w:tcPr>
            <w:tcW w:w="1701" w:type="dxa"/>
            <w:hideMark/>
          </w:tcPr>
          <w:p w14:paraId="1C97A545" w14:textId="77777777" w:rsidR="00D52A0C" w:rsidRPr="00D52A0C" w:rsidRDefault="00D52A0C" w:rsidP="00D52A0C">
            <w:pPr>
              <w:pStyle w:val="NoSpacing"/>
              <w:rPr>
                <w:sz w:val="20"/>
                <w:szCs w:val="20"/>
              </w:rPr>
            </w:pPr>
            <w:r w:rsidRPr="00D52A0C">
              <w:rPr>
                <w:rFonts w:cs="Segoe UI"/>
                <w:color w:val="0A0A0A"/>
                <w:sz w:val="20"/>
                <w:szCs w:val="20"/>
              </w:rPr>
              <w:t>Reshaping conditions</w:t>
            </w:r>
          </w:p>
        </w:tc>
        <w:tc>
          <w:tcPr>
            <w:tcW w:w="1676" w:type="dxa"/>
            <w:gridSpan w:val="2"/>
            <w:hideMark/>
          </w:tcPr>
          <w:p w14:paraId="00AC0D14" w14:textId="6EAA2F6F" w:rsidR="00D52A0C" w:rsidRPr="00D52A0C" w:rsidRDefault="00D52A0C" w:rsidP="00D52A0C">
            <w:pPr>
              <w:pStyle w:val="NoSpacing"/>
              <w:rPr>
                <w:sz w:val="20"/>
                <w:szCs w:val="20"/>
              </w:rPr>
            </w:pPr>
          </w:p>
        </w:tc>
      </w:tr>
      <w:tr w:rsidR="00D52A0C" w:rsidRPr="0059315C" w14:paraId="22565A12" w14:textId="77777777" w:rsidTr="00B447E9">
        <w:trPr>
          <w:trHeight w:val="255"/>
        </w:trPr>
        <w:tc>
          <w:tcPr>
            <w:tcW w:w="6237" w:type="dxa"/>
            <w:hideMark/>
          </w:tcPr>
          <w:p w14:paraId="05A4766E" w14:textId="77777777" w:rsidR="00D52A0C" w:rsidRPr="00D52A0C" w:rsidRDefault="00D52A0C" w:rsidP="00D52A0C">
            <w:pPr>
              <w:pStyle w:val="NoSpacing"/>
              <w:rPr>
                <w:sz w:val="20"/>
                <w:szCs w:val="20"/>
                <w:lang w:val="en-US"/>
              </w:rPr>
            </w:pPr>
            <w:r w:rsidRPr="00D52A0C">
              <w:rPr>
                <w:rFonts w:cs="Segoe UI"/>
                <w:color w:val="0A0A0A"/>
                <w:sz w:val="20"/>
                <w:szCs w:val="20"/>
                <w:lang w:val="en-US"/>
              </w:rPr>
              <w:t>Leveraging data availability; Leveraging the right tooling; Leveraging an innovation culture</w:t>
            </w:r>
          </w:p>
        </w:tc>
        <w:tc>
          <w:tcPr>
            <w:tcW w:w="1701" w:type="dxa"/>
            <w:hideMark/>
          </w:tcPr>
          <w:p w14:paraId="1160183B" w14:textId="77777777" w:rsidR="00D52A0C" w:rsidRPr="00D52A0C" w:rsidRDefault="00D52A0C" w:rsidP="00D52A0C">
            <w:pPr>
              <w:pStyle w:val="NoSpacing"/>
              <w:rPr>
                <w:sz w:val="20"/>
                <w:szCs w:val="20"/>
              </w:rPr>
            </w:pPr>
            <w:r w:rsidRPr="00D52A0C">
              <w:rPr>
                <w:rFonts w:cs="Segoe UI"/>
                <w:color w:val="0A0A0A"/>
                <w:sz w:val="20"/>
                <w:szCs w:val="20"/>
              </w:rPr>
              <w:t>Leveraging conditions</w:t>
            </w:r>
          </w:p>
        </w:tc>
        <w:tc>
          <w:tcPr>
            <w:tcW w:w="1676" w:type="dxa"/>
            <w:gridSpan w:val="2"/>
            <w:hideMark/>
          </w:tcPr>
          <w:p w14:paraId="2E8E40BD" w14:textId="77777777" w:rsidR="00D52A0C" w:rsidRPr="00D52A0C" w:rsidRDefault="00D52A0C" w:rsidP="00D52A0C">
            <w:pPr>
              <w:pStyle w:val="NoSpacing"/>
              <w:rPr>
                <w:sz w:val="20"/>
                <w:szCs w:val="20"/>
              </w:rPr>
            </w:pPr>
          </w:p>
        </w:tc>
      </w:tr>
      <w:tr w:rsidR="00D52A0C" w:rsidRPr="0059315C" w14:paraId="5FFB6E6C" w14:textId="77777777" w:rsidTr="00B447E9">
        <w:trPr>
          <w:trHeight w:val="255"/>
        </w:trPr>
        <w:tc>
          <w:tcPr>
            <w:tcW w:w="6237" w:type="dxa"/>
            <w:hideMark/>
          </w:tcPr>
          <w:p w14:paraId="65CA1BFC" w14:textId="77777777" w:rsidR="00D52A0C" w:rsidRPr="00D52A0C" w:rsidRDefault="00D52A0C" w:rsidP="00D52A0C">
            <w:pPr>
              <w:pStyle w:val="NoSpacing"/>
              <w:rPr>
                <w:sz w:val="20"/>
                <w:szCs w:val="20"/>
              </w:rPr>
            </w:pPr>
            <w:r w:rsidRPr="00D52A0C">
              <w:rPr>
                <w:rFonts w:cs="Segoe UI"/>
                <w:color w:val="0A0A0A"/>
                <w:sz w:val="20"/>
                <w:szCs w:val="20"/>
              </w:rPr>
              <w:t>Leveraging external experts &amp; vendors; Navigating resistance; Navigating restrictive governance</w:t>
            </w:r>
          </w:p>
        </w:tc>
        <w:tc>
          <w:tcPr>
            <w:tcW w:w="1701" w:type="dxa"/>
            <w:hideMark/>
          </w:tcPr>
          <w:p w14:paraId="15A07C46" w14:textId="77777777" w:rsidR="00D52A0C" w:rsidRPr="00D52A0C" w:rsidRDefault="00D52A0C" w:rsidP="00D52A0C">
            <w:pPr>
              <w:pStyle w:val="NoSpacing"/>
              <w:rPr>
                <w:sz w:val="20"/>
                <w:szCs w:val="20"/>
              </w:rPr>
            </w:pPr>
            <w:r w:rsidRPr="00D52A0C">
              <w:rPr>
                <w:rFonts w:cs="Segoe UI"/>
                <w:color w:val="0A0A0A"/>
                <w:sz w:val="20"/>
                <w:szCs w:val="20"/>
              </w:rPr>
              <w:t>Navigating constraints</w:t>
            </w:r>
          </w:p>
        </w:tc>
        <w:tc>
          <w:tcPr>
            <w:tcW w:w="1676" w:type="dxa"/>
            <w:gridSpan w:val="2"/>
            <w:hideMark/>
          </w:tcPr>
          <w:p w14:paraId="48CC4838" w14:textId="77777777" w:rsidR="00D52A0C" w:rsidRPr="00D52A0C" w:rsidRDefault="00D52A0C" w:rsidP="00D52A0C">
            <w:pPr>
              <w:pStyle w:val="NoSpacing"/>
              <w:rPr>
                <w:sz w:val="20"/>
                <w:szCs w:val="20"/>
              </w:rPr>
            </w:pPr>
          </w:p>
        </w:tc>
      </w:tr>
      <w:tr w:rsidR="00D52A0C" w:rsidRPr="0059315C" w14:paraId="412C2EA9" w14:textId="77777777" w:rsidTr="00B447E9">
        <w:trPr>
          <w:trHeight w:val="510"/>
        </w:trPr>
        <w:tc>
          <w:tcPr>
            <w:tcW w:w="6237" w:type="dxa"/>
            <w:hideMark/>
          </w:tcPr>
          <w:p w14:paraId="4BC81C85" w14:textId="77777777" w:rsidR="00D52A0C" w:rsidRPr="00D52A0C" w:rsidRDefault="00D52A0C" w:rsidP="00D52A0C">
            <w:pPr>
              <w:pStyle w:val="NoSpacing"/>
              <w:rPr>
                <w:sz w:val="20"/>
                <w:szCs w:val="20"/>
              </w:rPr>
            </w:pPr>
            <w:r w:rsidRPr="00D52A0C">
              <w:rPr>
                <w:rFonts w:cs="Segoe UI"/>
                <w:color w:val="0A0A0A"/>
                <w:sz w:val="20"/>
                <w:szCs w:val="20"/>
              </w:rPr>
              <w:t>Generating insights; Creating &amp; validating content &amp; campaigns; Using generic agents; Automating processes; Deploying customer-facing agents</w:t>
            </w:r>
          </w:p>
        </w:tc>
        <w:tc>
          <w:tcPr>
            <w:tcW w:w="1701" w:type="dxa"/>
            <w:hideMark/>
          </w:tcPr>
          <w:p w14:paraId="56FAFABF" w14:textId="77777777" w:rsidR="00D52A0C" w:rsidRPr="00D52A0C" w:rsidRDefault="00D52A0C" w:rsidP="00D52A0C">
            <w:pPr>
              <w:pStyle w:val="NoSpacing"/>
              <w:rPr>
                <w:sz w:val="20"/>
                <w:szCs w:val="20"/>
              </w:rPr>
            </w:pPr>
            <w:r w:rsidRPr="00D52A0C">
              <w:rPr>
                <w:rFonts w:cs="Segoe UI"/>
                <w:color w:val="0A0A0A"/>
                <w:sz w:val="20"/>
                <w:szCs w:val="20"/>
              </w:rPr>
              <w:t>Applying use cases</w:t>
            </w:r>
          </w:p>
        </w:tc>
        <w:tc>
          <w:tcPr>
            <w:tcW w:w="1676" w:type="dxa"/>
            <w:gridSpan w:val="2"/>
            <w:hideMark/>
          </w:tcPr>
          <w:p w14:paraId="757268D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Applying agentic AI</w:t>
            </w:r>
          </w:p>
        </w:tc>
      </w:tr>
      <w:tr w:rsidR="00D52A0C" w:rsidRPr="0059315C" w14:paraId="1BEBBDF3" w14:textId="77777777" w:rsidTr="00B447E9">
        <w:trPr>
          <w:trHeight w:val="497"/>
        </w:trPr>
        <w:tc>
          <w:tcPr>
            <w:tcW w:w="6237" w:type="dxa"/>
            <w:hideMark/>
          </w:tcPr>
          <w:p w14:paraId="5706D24C" w14:textId="77777777" w:rsidR="00D52A0C" w:rsidRPr="00D52A0C" w:rsidRDefault="00D52A0C" w:rsidP="00D52A0C">
            <w:pPr>
              <w:pStyle w:val="NoSpacing"/>
              <w:rPr>
                <w:sz w:val="20"/>
                <w:szCs w:val="20"/>
              </w:rPr>
            </w:pPr>
            <w:r w:rsidRPr="00D52A0C">
              <w:rPr>
                <w:rFonts w:cs="Segoe UI"/>
                <w:color w:val="0A0A0A"/>
                <w:sz w:val="20"/>
                <w:szCs w:val="20"/>
              </w:rPr>
              <w:t>Leveraging tool calling; Personalizing agents</w:t>
            </w:r>
          </w:p>
        </w:tc>
        <w:tc>
          <w:tcPr>
            <w:tcW w:w="1701" w:type="dxa"/>
            <w:hideMark/>
          </w:tcPr>
          <w:p w14:paraId="3BBEA3B2" w14:textId="77777777" w:rsidR="00D52A0C" w:rsidRPr="00D52A0C" w:rsidRDefault="00D52A0C" w:rsidP="00D52A0C">
            <w:pPr>
              <w:pStyle w:val="NoSpacing"/>
              <w:rPr>
                <w:sz w:val="20"/>
                <w:szCs w:val="20"/>
              </w:rPr>
            </w:pPr>
            <w:r w:rsidRPr="00D52A0C">
              <w:rPr>
                <w:rFonts w:cs="Segoe UI"/>
                <w:color w:val="0A0A0A"/>
                <w:sz w:val="20"/>
                <w:szCs w:val="20"/>
              </w:rPr>
              <w:t>Leveraging usage strategies</w:t>
            </w:r>
          </w:p>
        </w:tc>
        <w:tc>
          <w:tcPr>
            <w:tcW w:w="1676" w:type="dxa"/>
            <w:gridSpan w:val="2"/>
            <w:hideMark/>
          </w:tcPr>
          <w:p w14:paraId="1B9AC7B2" w14:textId="77777777" w:rsidR="00D52A0C" w:rsidRPr="00D52A0C" w:rsidRDefault="00D52A0C" w:rsidP="00D52A0C">
            <w:pPr>
              <w:pStyle w:val="NoSpacing"/>
              <w:rPr>
                <w:sz w:val="20"/>
                <w:szCs w:val="20"/>
              </w:rPr>
            </w:pPr>
          </w:p>
        </w:tc>
      </w:tr>
      <w:tr w:rsidR="00D52A0C" w:rsidRPr="0059315C" w14:paraId="13C9ACB6" w14:textId="77777777" w:rsidTr="00B447E9">
        <w:trPr>
          <w:trHeight w:val="497"/>
        </w:trPr>
        <w:tc>
          <w:tcPr>
            <w:tcW w:w="6237" w:type="dxa"/>
            <w:hideMark/>
          </w:tcPr>
          <w:p w14:paraId="3DE2D54A" w14:textId="77777777" w:rsidR="00D52A0C" w:rsidRPr="00D52A0C" w:rsidRDefault="00D52A0C" w:rsidP="00D52A0C">
            <w:pPr>
              <w:pStyle w:val="NoSpacing"/>
              <w:rPr>
                <w:sz w:val="20"/>
                <w:szCs w:val="20"/>
              </w:rPr>
            </w:pPr>
            <w:r w:rsidRPr="00D52A0C">
              <w:rPr>
                <w:rFonts w:cs="Segoe UI"/>
                <w:color w:val="0A0A0A"/>
                <w:sz w:val="20"/>
                <w:szCs w:val="20"/>
              </w:rPr>
              <w:t>Gaining efficiency &amp; speed; Gaining scale; Extending the personal skillset; Improving quality of output</w:t>
            </w:r>
          </w:p>
        </w:tc>
        <w:tc>
          <w:tcPr>
            <w:tcW w:w="1701" w:type="dxa"/>
            <w:hideMark/>
          </w:tcPr>
          <w:p w14:paraId="421D52B2" w14:textId="77777777" w:rsidR="00D52A0C" w:rsidRPr="00D52A0C" w:rsidRDefault="00D52A0C" w:rsidP="00D52A0C">
            <w:pPr>
              <w:pStyle w:val="NoSpacing"/>
              <w:rPr>
                <w:sz w:val="20"/>
                <w:szCs w:val="20"/>
              </w:rPr>
            </w:pPr>
            <w:r w:rsidRPr="00D52A0C">
              <w:rPr>
                <w:rFonts w:cs="Segoe UI"/>
                <w:color w:val="0A0A0A"/>
                <w:sz w:val="20"/>
                <w:szCs w:val="20"/>
              </w:rPr>
              <w:t>Gaining benefits</w:t>
            </w:r>
          </w:p>
        </w:tc>
        <w:tc>
          <w:tcPr>
            <w:tcW w:w="1676" w:type="dxa"/>
            <w:gridSpan w:val="2"/>
            <w:hideMark/>
          </w:tcPr>
          <w:p w14:paraId="79FA5632" w14:textId="77777777" w:rsidR="00D52A0C" w:rsidRPr="00D52A0C" w:rsidRDefault="00D52A0C" w:rsidP="00D52A0C">
            <w:pPr>
              <w:pStyle w:val="NoSpacing"/>
              <w:rPr>
                <w:sz w:val="20"/>
                <w:szCs w:val="20"/>
              </w:rPr>
            </w:pPr>
            <w:r w:rsidRPr="00D52A0C">
              <w:rPr>
                <w:rStyle w:val="Strong"/>
                <w:rFonts w:cs="Segoe UI"/>
                <w:b w:val="0"/>
                <w:bCs w:val="0"/>
                <w:color w:val="0A0A0A"/>
                <w:sz w:val="20"/>
                <w:szCs w:val="20"/>
              </w:rPr>
              <w:t>Value outcomes</w:t>
            </w:r>
          </w:p>
        </w:tc>
      </w:tr>
      <w:tr w:rsidR="00D52A0C" w:rsidRPr="0059315C" w14:paraId="1AD9B5BA" w14:textId="77777777" w:rsidTr="00B447E9">
        <w:trPr>
          <w:trHeight w:val="255"/>
        </w:trPr>
        <w:tc>
          <w:tcPr>
            <w:tcW w:w="6237" w:type="dxa"/>
            <w:hideMark/>
          </w:tcPr>
          <w:p w14:paraId="3AF36F00" w14:textId="77777777" w:rsidR="00D52A0C" w:rsidRPr="00D52A0C" w:rsidRDefault="00D52A0C" w:rsidP="00D52A0C">
            <w:pPr>
              <w:pStyle w:val="NoSpacing"/>
              <w:rPr>
                <w:sz w:val="20"/>
                <w:szCs w:val="20"/>
              </w:rPr>
            </w:pPr>
            <w:r w:rsidRPr="00D52A0C">
              <w:rPr>
                <w:rFonts w:cs="Segoe UI"/>
                <w:color w:val="0A0A0A"/>
                <w:sz w:val="20"/>
                <w:szCs w:val="20"/>
              </w:rPr>
              <w:lastRenderedPageBreak/>
              <w:t>Incurring financial costs; Displacing jobs</w:t>
            </w:r>
          </w:p>
        </w:tc>
        <w:tc>
          <w:tcPr>
            <w:tcW w:w="1701" w:type="dxa"/>
            <w:hideMark/>
          </w:tcPr>
          <w:p w14:paraId="27F62546" w14:textId="77777777" w:rsidR="00D52A0C" w:rsidRPr="00D52A0C" w:rsidRDefault="00D52A0C" w:rsidP="00D52A0C">
            <w:pPr>
              <w:pStyle w:val="NoSpacing"/>
              <w:rPr>
                <w:sz w:val="20"/>
                <w:szCs w:val="20"/>
              </w:rPr>
            </w:pPr>
            <w:r w:rsidRPr="00D52A0C">
              <w:rPr>
                <w:rFonts w:cs="Segoe UI"/>
                <w:color w:val="0A0A0A"/>
                <w:sz w:val="20"/>
                <w:szCs w:val="20"/>
              </w:rPr>
              <w:t>Making sacrifices</w:t>
            </w:r>
          </w:p>
        </w:tc>
        <w:tc>
          <w:tcPr>
            <w:tcW w:w="1676" w:type="dxa"/>
            <w:gridSpan w:val="2"/>
            <w:hideMark/>
          </w:tcPr>
          <w:p w14:paraId="2900B2D7" w14:textId="77777777" w:rsidR="00D52A0C" w:rsidRPr="00D52A0C" w:rsidRDefault="00D52A0C" w:rsidP="00D52A0C">
            <w:pPr>
              <w:pStyle w:val="NoSpacing"/>
              <w:rPr>
                <w:sz w:val="20"/>
                <w:szCs w:val="20"/>
              </w:rPr>
            </w:pPr>
          </w:p>
        </w:tc>
      </w:tr>
      <w:tr w:rsidR="00D52A0C" w:rsidRPr="0059315C" w14:paraId="27CF49A5" w14:textId="77777777" w:rsidTr="00B447E9">
        <w:trPr>
          <w:trHeight w:val="255"/>
        </w:trPr>
        <w:tc>
          <w:tcPr>
            <w:tcW w:w="6237" w:type="dxa"/>
            <w:tcBorders>
              <w:bottom w:val="single" w:sz="8" w:space="0" w:color="auto"/>
            </w:tcBorders>
            <w:hideMark/>
          </w:tcPr>
          <w:p w14:paraId="2D1D6F52" w14:textId="77777777" w:rsidR="00D52A0C" w:rsidRPr="00D52A0C" w:rsidRDefault="00D52A0C" w:rsidP="00D52A0C">
            <w:pPr>
              <w:pStyle w:val="NoSpacing"/>
              <w:rPr>
                <w:sz w:val="20"/>
                <w:szCs w:val="20"/>
              </w:rPr>
            </w:pPr>
            <w:r w:rsidRPr="00D52A0C">
              <w:rPr>
                <w:rFonts w:cs="Segoe UI"/>
                <w:color w:val="0A0A0A"/>
                <w:sz w:val="20"/>
                <w:szCs w:val="20"/>
              </w:rPr>
              <w:t>Risking hallucination; Risking security &amp; privacy violations; Risking brand degradation</w:t>
            </w:r>
          </w:p>
        </w:tc>
        <w:tc>
          <w:tcPr>
            <w:tcW w:w="1701" w:type="dxa"/>
            <w:tcBorders>
              <w:bottom w:val="single" w:sz="8" w:space="0" w:color="auto"/>
            </w:tcBorders>
            <w:hideMark/>
          </w:tcPr>
          <w:p w14:paraId="5D4472F5" w14:textId="77777777" w:rsidR="00D52A0C" w:rsidRPr="00D52A0C" w:rsidRDefault="00D52A0C" w:rsidP="00D52A0C">
            <w:pPr>
              <w:pStyle w:val="NoSpacing"/>
              <w:rPr>
                <w:sz w:val="20"/>
                <w:szCs w:val="20"/>
              </w:rPr>
            </w:pPr>
            <w:r w:rsidRPr="00D52A0C">
              <w:rPr>
                <w:rFonts w:cs="Segoe UI"/>
                <w:color w:val="0A0A0A"/>
                <w:sz w:val="20"/>
                <w:szCs w:val="20"/>
              </w:rPr>
              <w:t>Facing risks</w:t>
            </w:r>
          </w:p>
        </w:tc>
        <w:tc>
          <w:tcPr>
            <w:tcW w:w="1676" w:type="dxa"/>
            <w:gridSpan w:val="2"/>
            <w:tcBorders>
              <w:bottom w:val="single" w:sz="8" w:space="0" w:color="auto"/>
            </w:tcBorders>
            <w:hideMark/>
          </w:tcPr>
          <w:p w14:paraId="25FAF680" w14:textId="77777777" w:rsidR="00D52A0C" w:rsidRPr="00D52A0C" w:rsidRDefault="00D52A0C" w:rsidP="00D52A0C">
            <w:pPr>
              <w:pStyle w:val="NoSpacing"/>
              <w:rPr>
                <w:sz w:val="20"/>
                <w:szCs w:val="20"/>
              </w:rPr>
            </w:pPr>
          </w:p>
        </w:tc>
      </w:tr>
    </w:tbl>
    <w:p w14:paraId="07E1654C" w14:textId="77777777" w:rsidR="00D52A0C" w:rsidRDefault="00D52A0C" w:rsidP="00EB5DFF">
      <w:pPr>
        <w:ind w:firstLine="0"/>
      </w:pPr>
    </w:p>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5" w:name="_Toc231935243"/>
      <w:r>
        <w:lastRenderedPageBreak/>
        <w:t xml:space="preserve">4. </w:t>
      </w:r>
      <w:r>
        <w:tab/>
        <w:t>Findings</w:t>
      </w:r>
      <w:bookmarkEnd w:id="125"/>
    </w:p>
    <w:p w14:paraId="46DEC873" w14:textId="462A210C" w:rsidR="00EB5DFF" w:rsidRDefault="00EB5DFF" w:rsidP="00717BA1">
      <w:r w:rsidRPr="6E19D5D5">
        <w:rPr>
          <w:lang w:val="en-US"/>
        </w:rPr>
        <w:t xml:space="preserve">The findings indicate a wide range of applications and use cases of agentic AI in marketing. Additionally, a clear pattern of managerial behaviors is identified 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345ECD05" w14:textId="77629FF5" w:rsidR="00EB5DFF" w:rsidRDefault="00EB5DFF" w:rsidP="004B09DF">
      <w:pPr>
        <w:rPr>
          <w:b/>
          <w:bCs/>
        </w:rPr>
      </w:pPr>
      <w:r w:rsidRPr="6E19D5D5">
        <w:rPr>
          <w:lang w:val="en-US"/>
        </w:rPr>
        <w:t>Below</w:t>
      </w:r>
      <w:ins w:id="126" w:author="Beninger, Stefanie" w:date="2026-06-10T11:41:00Z" w16du:dateUtc="2026-06-10T11:41:56Z">
        <w:r w:rsidR="4C720022" w:rsidRPr="6E19D5D5">
          <w:rPr>
            <w:lang w:val="en-US"/>
          </w:rPr>
          <w:t>,</w:t>
        </w:r>
      </w:ins>
      <w:r w:rsidRPr="6E19D5D5">
        <w:rPr>
          <w:lang w:val="en-US"/>
        </w:rPr>
        <w:t xml:space="preserve"> we first describe the impulse for change that marketing managers might experience. From there</w:t>
      </w:r>
      <w:r w:rsidR="008E0687">
        <w:rPr>
          <w:lang w:val="en-US"/>
        </w:rPr>
        <w:t>, we note how they affect the process of change,</w:t>
      </w:r>
      <w:r w:rsidRPr="6E19D5D5">
        <w:rPr>
          <w:lang w:val="en-US"/>
        </w:rPr>
        <w:t xml:space="preserve"> creating the organizational conditions for the implementation and adoption of agentic AI. Furthermore, we </w:t>
      </w:r>
      <w:r w:rsidR="00020513">
        <w:rPr>
          <w:lang w:val="en-US"/>
        </w:rPr>
        <w:t>describe the obstacles marketing managers might experience</w:t>
      </w:r>
      <w:r w:rsidRPr="6E19D5D5">
        <w:rPr>
          <w:lang w:val="en-US"/>
        </w:rPr>
        <w:t xml:space="preserve">. </w:t>
      </w:r>
      <w:r w:rsidR="008E0687">
        <w:rPr>
          <w:lang w:val="en-US"/>
        </w:rPr>
        <w:t>Afterward, we note how agentic AI is adopted,</w:t>
      </w:r>
      <w:r w:rsidRPr="6E19D5D5">
        <w:rPr>
          <w:lang w:val="en-US"/>
        </w:rPr>
        <w:t xml:space="preserve"> including the use cases supported by agentic systems and the key leveraged features. As the last element of the chain</w:t>
      </w:r>
      <w:r w:rsidR="00020513">
        <w:rPr>
          <w:lang w:val="en-US"/>
        </w:rPr>
        <w:t>,</w:t>
      </w:r>
      <w:r w:rsidRPr="6E19D5D5">
        <w:rPr>
          <w:lang w:val="en-US"/>
        </w:rPr>
        <w:t xml:space="preserve"> we describe the outcomes in terms of the value that the agentic AI system has brought. We describe these outcomes from </w:t>
      </w:r>
      <w:r w:rsidR="00563E6C">
        <w:rPr>
          <w:lang w:val="en-US"/>
        </w:rPr>
        <w:t>both positive and negative perspectives, outlining</w:t>
      </w:r>
      <w:r w:rsidRPr="6E19D5D5">
        <w:rPr>
          <w:lang w:val="en-US"/>
        </w:rPr>
        <w:t xml:space="preserve"> benefits, sacrifices, and risks. </w:t>
      </w:r>
      <w:r>
        <w:br w:type="page"/>
      </w:r>
    </w:p>
    <w:p w14:paraId="33EC1162" w14:textId="77777777" w:rsidR="00EB5DFF" w:rsidRDefault="00EB5DFF" w:rsidP="00EB5DFF">
      <w:pPr>
        <w:spacing w:after="200"/>
        <w:ind w:firstLine="0"/>
        <w:rPr>
          <w:b/>
          <w:bCs/>
        </w:rPr>
      </w:pPr>
      <w:r>
        <w:rPr>
          <w:b/>
          <w:bCs/>
        </w:rPr>
        <w:lastRenderedPageBreak/>
        <w:t>Figure 1.</w:t>
      </w:r>
    </w:p>
    <w:p w14:paraId="44A032A4" w14:textId="133C4420" w:rsidR="00EB5DFF" w:rsidRDefault="00EB5DFF" w:rsidP="00EB5DFF">
      <w:pPr>
        <w:ind w:firstLine="0"/>
      </w:pPr>
      <w:bookmarkStart w:id="127" w:name="_2wlwvpj75lya"/>
      <w:bookmarkEnd w:id="127"/>
      <w:r w:rsidRPr="6E19D5D5">
        <w:rPr>
          <w:i/>
          <w:iCs/>
          <w:lang w:val="en-US"/>
        </w:rPr>
        <w:t xml:space="preserve">How managerial interventions drive value creation using agentic AI. </w:t>
      </w:r>
      <w:r w:rsidR="00C23C45" w:rsidRPr="00C23C45">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p>
    <w:p w14:paraId="50C38570" w14:textId="1E726E9E" w:rsidR="00EB5DFF" w:rsidRDefault="00EB5DFF" w:rsidP="00EB5DFF">
      <w:pPr>
        <w:pStyle w:val="Heading2"/>
      </w:pPr>
      <w:bookmarkStart w:id="128" w:name="_Toc231935244"/>
      <w:r>
        <w:t>4.1</w:t>
      </w:r>
      <w:r>
        <w:tab/>
        <w:t>Observing</w:t>
      </w:r>
      <w:bookmarkEnd w:id="128"/>
      <w:r w:rsidR="00B13535">
        <w:t xml:space="preserve"> external conditions</w:t>
      </w:r>
    </w:p>
    <w:p w14:paraId="77E2EB95" w14:textId="44A47258"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identified three key categories of external conditions that sparked change: the progression of AI itself, market pressures, and vendor communications</w:t>
      </w:r>
      <w:r w:rsidRPr="6E19D5D5">
        <w:rPr>
          <w:lang w:val="en-US"/>
        </w:rPr>
        <w:t>.</w:t>
      </w:r>
    </w:p>
    <w:p w14:paraId="5774A16C" w14:textId="702AA894" w:rsidR="00EB5DFF" w:rsidRDefault="00EB5DFF" w:rsidP="00EB5DFF">
      <w:r w:rsidRPr="6E19D5D5">
        <w:rPr>
          <w:lang w:val="en-US"/>
        </w:rPr>
        <w:t xml:space="preserve">This </w:t>
      </w:r>
      <w:r w:rsidR="00CC0F5F">
        <w:rPr>
          <w:lang w:val="en-US"/>
        </w:rPr>
        <w:t xml:space="preserve">observation process typically leads both Marketing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p>
    <w:p w14:paraId="6E5F43CC" w14:textId="77777777" w:rsidR="00EB5DFF" w:rsidRDefault="00EB5DFF" w:rsidP="00EB5DFF">
      <w:pPr>
        <w:pStyle w:val="Heading3"/>
      </w:pPr>
      <w:bookmarkStart w:id="129" w:name="_cel1ujnps8"/>
      <w:bookmarkEnd w:id="129"/>
      <w:r>
        <w:lastRenderedPageBreak/>
        <w:t>4.1.</w:t>
      </w:r>
      <w:commentRangeStart w:id="130"/>
      <w:r>
        <w:t>1</w:t>
      </w:r>
      <w:commentRangeEnd w:id="130"/>
      <w:r>
        <w:rPr>
          <w:rStyle w:val="CommentReference"/>
          <w:sz w:val="22"/>
          <w:szCs w:val="22"/>
        </w:rPr>
        <w:commentReference w:id="130"/>
      </w:r>
      <w:r>
        <w:tab/>
        <w:t xml:space="preserve">AI </w:t>
      </w:r>
      <w:commentRangeStart w:id="131"/>
      <w:r>
        <w:t>progression</w:t>
      </w:r>
      <w:commentRangeEnd w:id="131"/>
      <w:r>
        <w:rPr>
          <w:rStyle w:val="CommentReference"/>
          <w:sz w:val="22"/>
          <w:szCs w:val="22"/>
        </w:rPr>
        <w:commentReference w:id="131"/>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132"/>
      <w:r w:rsidR="1B51B234" w:rsidRPr="205B8843">
        <w:rPr>
          <w:lang w:val="en-US"/>
        </w:rPr>
        <w:t>,</w:t>
      </w:r>
      <w:commentRangeEnd w:id="132"/>
      <w:r>
        <w:rPr>
          <w:rStyle w:val="CommentReference"/>
          <w:sz w:val="22"/>
          <w:szCs w:val="22"/>
          <w:lang w:val="en-US"/>
        </w:rPr>
        <w:commentReference w:id="132"/>
      </w:r>
    </w:p>
    <w:p w14:paraId="4A91BB33" w14:textId="0F38E55C" w:rsidR="00EB5DFF" w:rsidRDefault="00EB5DFF" w:rsidP="003A34E9">
      <w:pPr>
        <w:pStyle w:val="Quote"/>
      </w:pPr>
      <w:r w:rsidRPr="205B8843">
        <w:t xml:space="preserve">People call things agents that you could debate and say, “I don’t know, is that really an agent? How </w:t>
      </w:r>
      <w:commentRangeStart w:id="133"/>
      <w:commentRangeStart w:id="134"/>
      <w:r w:rsidRPr="205B8843">
        <w:t>agentic</w:t>
      </w:r>
      <w:commentRangeEnd w:id="133"/>
      <w:r w:rsidRPr="205B8843">
        <w:rPr>
          <w:rStyle w:val="CommentReference"/>
          <w:sz w:val="22"/>
          <w:szCs w:val="22"/>
        </w:rPr>
        <w:commentReference w:id="133"/>
      </w:r>
      <w:commentRangeEnd w:id="134"/>
      <w:r w:rsidRPr="205B8843">
        <w:rPr>
          <w:rStyle w:val="CommentReference"/>
          <w:sz w:val="22"/>
          <w:szCs w:val="22"/>
        </w:rPr>
        <w:commentReference w:id="134"/>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2BB49D4E"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r w:rsidR="006E3687">
        <w:rPr>
          <w:lang w:val="en-US"/>
        </w:rPr>
        <w:t>,</w:t>
      </w:r>
    </w:p>
    <w:p w14:paraId="26426F3C" w14:textId="77777777" w:rsidR="00EB5DFF" w:rsidRDefault="00EB5DFF" w:rsidP="003A34E9">
      <w:pPr>
        <w:pStyle w:val="Quote"/>
      </w:pPr>
      <w:r w:rsidRPr="205B8843">
        <w:t xml:space="preserve">It goes so fast that they get overwhelmed. I think a lot of people feel that they’re drowning. I think I told you, last year that I made a conscious decision </w:t>
      </w:r>
      <w:r w:rsidRPr="205B8843">
        <w:lastRenderedPageBreak/>
        <w:t>not to be an expert in all the models, but in the way you implement these because you can’t keep up.</w:t>
      </w:r>
    </w:p>
    <w:p w14:paraId="17B93610" w14:textId="781C94ED" w:rsidR="00D27FE7" w:rsidRPr="00D27FE7" w:rsidRDefault="00D27FE7" w:rsidP="00D27FE7">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5DB212CF" w14:textId="77777777" w:rsidR="00EB5DFF" w:rsidRDefault="00EB5DFF" w:rsidP="00D27FE7">
      <w:pPr>
        <w:pStyle w:val="Heading3"/>
      </w:pPr>
      <w:bookmarkStart w:id="135" w:name="_7alih1d45osl"/>
      <w:bookmarkEnd w:id="135"/>
      <w:r>
        <w:t>4.1.2</w:t>
      </w:r>
      <w:r>
        <w:tab/>
        <w:t xml:space="preserve">Market </w:t>
      </w:r>
      <w:commentRangeStart w:id="136"/>
      <w:r>
        <w:t>pressure</w:t>
      </w:r>
      <w:commentRangeEnd w:id="136"/>
      <w:r>
        <w:rPr>
          <w:rStyle w:val="CommentReference"/>
          <w:sz w:val="22"/>
          <w:szCs w:val="22"/>
        </w:rPr>
        <w:commentReference w:id="136"/>
      </w:r>
    </w:p>
    <w:p w14:paraId="7357D49F" w14:textId="47FE1226"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137"/>
      <w:r w:rsidRPr="5F622639">
        <w:rPr>
          <w:lang w:val="en-US"/>
        </w:rPr>
        <w:t xml:space="preserve">“to get to parity in the present with what they’re saying they can do”, </w:t>
      </w:r>
      <w:commentRangeEnd w:id="137"/>
      <w:r w:rsidRPr="5F622639">
        <w:rPr>
          <w:rStyle w:val="CommentReference"/>
          <w:sz w:val="22"/>
          <w:szCs w:val="22"/>
          <w:lang w:val="en-US"/>
        </w:rPr>
        <w:commentReference w:id="137"/>
      </w:r>
      <w:r w:rsidRPr="5F622639">
        <w:rPr>
          <w:lang w:val="en-US"/>
        </w:rPr>
        <w:t>to ensure “speed to market” and “staying competitive”. Interviewee 13 noted the value of leveraging insights from competitors to gain insights</w:t>
      </w:r>
      <w:r w:rsidR="183799C6" w:rsidRPr="5F622639">
        <w:rPr>
          <w:lang w:val="en-US"/>
        </w:rPr>
        <w:t>,</w:t>
      </w:r>
    </w:p>
    <w:p w14:paraId="0B84C84F" w14:textId="35A4C35E" w:rsidR="00EB5DFF" w:rsidRDefault="00EB5DFF" w:rsidP="003A34E9">
      <w:pPr>
        <w:pStyle w:val="Quote"/>
      </w:pPr>
      <w:commentRangeStart w:id="138"/>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138"/>
    <w:p w14:paraId="0B401CC2" w14:textId="77777777" w:rsidR="000D2A46" w:rsidRDefault="00EB5DFF" w:rsidP="000D2A46">
      <w:pPr>
        <w:ind w:firstLine="0"/>
        <w:rPr>
          <w:lang w:val="en-US"/>
        </w:rPr>
      </w:pPr>
      <w:r>
        <w:rPr>
          <w:rStyle w:val="CommentReference"/>
          <w:sz w:val="22"/>
          <w:szCs w:val="22"/>
        </w:rPr>
        <w:commentReference w:id="138"/>
      </w:r>
      <w:r>
        <w:t xml:space="preserve">Participants described organizations feeling compelled to demonstrate AI capability, primarily to avoid the perception of falling behind rather than to generate novel value. When it comes to competitive pressure, the dominant managerial posture is defensive rather than offensive. </w:t>
      </w:r>
      <w:r>
        <w:lastRenderedPageBreak/>
        <w:t>Interviewee 8 captured the organizational reaction to new AI initiatives</w:t>
      </w:r>
      <w:r w:rsidR="006328AC">
        <w:t>,</w:t>
      </w:r>
      <w:r>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139"/>
      <w:r w:rsidR="00EB5DFF">
        <w:t>ee 12</w:t>
      </w:r>
      <w:r w:rsidR="005F3940">
        <w:t xml:space="preserve"> notes that</w:t>
      </w:r>
      <w:r w:rsidR="00EB5DFF">
        <w:t xml:space="preserve"> “agents of consumers” </w:t>
      </w:r>
      <w:commentRangeEnd w:id="139"/>
      <w:r w:rsidR="00EB5DFF">
        <w:rPr>
          <w:rStyle w:val="CommentReference"/>
          <w:sz w:val="22"/>
          <w:szCs w:val="22"/>
        </w:rPr>
        <w:commentReference w:id="139"/>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140"/>
      <w:commentRangeStart w:id="141"/>
      <w:commentRangeStart w:id="142"/>
      <w:r w:rsidR="00EB5DFF">
        <w:t>:</w:t>
      </w:r>
      <w:commentRangeEnd w:id="140"/>
      <w:r w:rsidR="00E137D9">
        <w:rPr>
          <w:rStyle w:val="CommentReference"/>
          <w:sz w:val="22"/>
          <w:szCs w:val="22"/>
        </w:rPr>
        <w:commentReference w:id="140"/>
      </w:r>
      <w:commentRangeEnd w:id="141"/>
      <w:r>
        <w:rPr>
          <w:rStyle w:val="CommentReference"/>
          <w:sz w:val="22"/>
          <w:szCs w:val="22"/>
        </w:rPr>
        <w:commentReference w:id="141"/>
      </w:r>
      <w:commentRangeEnd w:id="142"/>
      <w:r>
        <w:rPr>
          <w:rStyle w:val="CommentReference"/>
          <w:sz w:val="22"/>
          <w:szCs w:val="22"/>
        </w:rPr>
        <w:commentReference w:id="142"/>
      </w:r>
      <w:r w:rsidR="00EB5DFF">
        <w:t xml:space="preserve"> the need to be visible within AI 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66EFF603" w:rsidR="00EB5DFF" w:rsidRDefault="00EB5DFF" w:rsidP="004439B0">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143"/>
      <w:r w:rsidRPr="6E19D5D5">
        <w:rPr>
          <w:lang w:val="en-US"/>
        </w:rPr>
        <w:t xml:space="preserve"> </w:t>
      </w:r>
      <w:commentRangeEnd w:id="143"/>
      <w:r>
        <w:rPr>
          <w:rStyle w:val="CommentReference"/>
          <w:sz w:val="22"/>
          <w:szCs w:val="22"/>
          <w:lang w:val="en-US"/>
        </w:rPr>
        <w:commentReference w:id="143"/>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rsidRPr="205B8843">
        <w:t xml:space="preserve">There’s no longer doing business with a human. But there’s a bot, a project, an artifact, whatever we’re going to call it, that goes to the platform. The platform </w:t>
      </w:r>
      <w:r w:rsidRPr="205B8843">
        <w:lastRenderedPageBreak/>
        <w:t>therefore probably also needs to look different. And it’s going to search for information, select a product, make comparisons. So that for me is the further form of agentic AI.</w:t>
      </w:r>
    </w:p>
    <w:p w14:paraId="33921F63" w14:textId="77777777" w:rsidR="00EB5DFF" w:rsidRDefault="00EB5DFF" w:rsidP="00EB5DFF">
      <w:r w:rsidRPr="6E19D5D5">
        <w:rPr>
          <w:lang w:val="en-US"/>
        </w:rPr>
        <w:t>This scenario is mostly anticipated at industry scale: few organizations in the data have seen consumer-owned purchasing agents at volume. Its importance lies in how it is already motivating concrete investment, including the connector work discussed again in section 4.1.3 from the supplier-standards angle.</w:t>
      </w:r>
    </w:p>
    <w:p w14:paraId="5F74CA1A" w14:textId="3B9987DF" w:rsidR="00EB5DFF" w:rsidRDefault="00EB5DFF" w:rsidP="00EB5DFF">
      <w:pPr>
        <w:pStyle w:val="Heading2"/>
        <w:rPr>
          <w:color w:val="000000"/>
        </w:rPr>
      </w:pPr>
      <w:bookmarkStart w:id="144" w:name="_hvgdgrm8c1y2"/>
      <w:bookmarkStart w:id="145" w:name="_Toc231935245"/>
      <w:bookmarkEnd w:id="144"/>
      <w:commentRangeStart w:id="146"/>
      <w:r w:rsidRPr="205B8843">
        <w:rPr>
          <w:color w:val="000000" w:themeColor="text1"/>
        </w:rPr>
        <w:t>4.2</w:t>
      </w:r>
      <w:r>
        <w:tab/>
      </w:r>
      <w:commentRangeEnd w:id="146"/>
      <w:r>
        <w:rPr>
          <w:rStyle w:val="CommentReference"/>
          <w:color w:val="000000" w:themeColor="text1"/>
          <w:sz w:val="22"/>
          <w:szCs w:val="22"/>
        </w:rPr>
        <w:commentReference w:id="146"/>
      </w:r>
      <w:r w:rsidR="000D73B8">
        <w:rPr>
          <w:color w:val="000000" w:themeColor="text1"/>
        </w:rPr>
        <w:t>Navigating the</w:t>
      </w:r>
      <w:r w:rsidRPr="205B8843">
        <w:rPr>
          <w:color w:val="000000" w:themeColor="text1"/>
        </w:rPr>
        <w:t xml:space="preserve"> organizational context</w:t>
      </w:r>
      <w:bookmarkEnd w:id="145"/>
    </w:p>
    <w:p w14:paraId="51C34C39" w14:textId="3BFA7813" w:rsidR="003F15B3" w:rsidRDefault="002243F5" w:rsidP="003F15B3">
      <w:pPr>
        <w:rPr>
          <w:lang w:val="en-US"/>
        </w:rPr>
      </w:pPr>
      <w:commentRangeStart w:id="147"/>
      <w:commentRangeStart w:id="148"/>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which the manager can steer to create alignment with AI 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148"/>
      <w:r w:rsidR="0048054C">
        <w:rPr>
          <w:rStyle w:val="CommentReference"/>
          <w:sz w:val="22"/>
          <w:szCs w:val="22"/>
          <w:lang w:val="en-US"/>
        </w:rPr>
        <w:commentReference w:id="148"/>
      </w:r>
      <w:commentRangeEnd w:id="147"/>
      <w:r w:rsidR="004F591B">
        <w:rPr>
          <w:rStyle w:val="CommentReference"/>
          <w:sz w:val="22"/>
          <w:szCs w:val="22"/>
          <w:lang w:val="en-US"/>
        </w:rPr>
        <w:commentReference w:id="147"/>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interviewee 12 describes change as</w:t>
      </w:r>
      <w:r w:rsidR="00B2216A">
        <w:rPr>
          <w:lang w:val="en-US"/>
        </w:rPr>
        <w:t xml:space="preserve"> </w:t>
      </w:r>
      <w:r w:rsidR="002D0229">
        <w:rPr>
          <w:lang w:val="en-US"/>
        </w:rPr>
        <w:t>inherently difficult,</w:t>
      </w:r>
    </w:p>
    <w:p w14:paraId="25476A79" w14:textId="4CE116E5" w:rsidR="00EB5DFF" w:rsidRDefault="00EB5DFF" w:rsidP="002D0229">
      <w:pPr>
        <w:pStyle w:val="Quote"/>
      </w:pPr>
      <w:r w:rsidRPr="205B8843">
        <w:t xml:space="preserve">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w:t>
      </w:r>
      <w:r w:rsidRPr="205B8843">
        <w:lastRenderedPageBreak/>
        <w:t>an organization … you’ve got all multiple people, you’ve got politics, existing incentives, existing processes.</w:t>
      </w:r>
    </w:p>
    <w:p w14:paraId="60C5CE2E" w14:textId="4D32A152" w:rsidR="00B167CD" w:rsidRDefault="00B15A12" w:rsidP="00B167CD">
      <w:r>
        <w:rPr>
          <w:lang w:val="en-US"/>
        </w:rPr>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149"/>
      <w:r w:rsidR="006E5E07">
        <w:t>bringing people along,</w:t>
      </w:r>
      <w:r w:rsidR="009A3796">
        <w:t xml:space="preserve"> </w:t>
      </w:r>
      <w:r w:rsidR="000C22DE" w:rsidRPr="000C22DE">
        <w:t>stimulating experimentation</w:t>
      </w:r>
      <w:r w:rsidR="000C22DE" w:rsidRPr="000C22DE">
        <w:t>,</w:t>
      </w:r>
      <w:r w:rsidR="000C22DE">
        <w:t xml:space="preserve"> </w:t>
      </w:r>
      <w:r w:rsidR="00332D82">
        <w:t>and setting direction</w:t>
      </w:r>
      <w:r w:rsidR="00CD6F79">
        <w:t>.</w:t>
      </w:r>
      <w:r w:rsidR="00E95643">
        <w:t xml:space="preserve"> </w:t>
      </w:r>
      <w:commentRangeEnd w:id="149"/>
      <w:r w:rsidR="00850BBD">
        <w:rPr>
          <w:rStyle w:val="CommentReference"/>
          <w:sz w:val="22"/>
          <w:szCs w:val="22"/>
        </w:rPr>
        <w:commentReference w:id="149"/>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150" w:name="OLE_LINK21"/>
      <w:r w:rsidR="004C75C2" w:rsidRPr="6E19D5D5">
        <w:rPr>
          <w:i/>
          <w:iCs/>
          <w:lang w:val="en-US"/>
        </w:rPr>
        <w:t>bringing people along</w:t>
      </w:r>
      <w:bookmarkEnd w:id="150"/>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An important part is making people feel 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57884E92" w14:textId="322C1B90" w:rsidR="00BC7062" w:rsidRPr="00603F05" w:rsidRDefault="00DC488A" w:rsidP="00BB0A4F">
      <w:r>
        <w:rPr>
          <w:lang w:val="en-US"/>
        </w:rPr>
        <w:lastRenderedPageBreak/>
        <w:t xml:space="preserve">Interviewee 4 </w:t>
      </w:r>
      <w:r w:rsidR="00E67D31">
        <w:rPr>
          <w:lang w:val="en-US"/>
        </w:rPr>
        <w:t>describes a similar pattern, where he performs peer-coaching with his colleagues</w:t>
      </w:r>
      <w:r w:rsidR="004610F9">
        <w:rPr>
          <w:lang w:val="en-US"/>
        </w:rPr>
        <w:t xml:space="preserve">. </w:t>
      </w:r>
      <w:r w:rsidR="00A13B18">
        <w:rPr>
          <w:lang w:val="en-US"/>
        </w:rPr>
        <w:t xml:space="preserve">He </w:t>
      </w:r>
      <w:r w:rsidR="00F76037">
        <w:rPr>
          <w:lang w:val="en-US"/>
        </w:rPr>
        <w:t>describes his…</w:t>
      </w:r>
      <w:r w:rsidR="00BB0A4F">
        <w:rPr>
          <w:lang w:val="en-US"/>
        </w:rPr>
        <w:t xml:space="preserve"> “</w:t>
      </w:r>
      <w:r w:rsidR="00BC7062">
        <w:t>training sessions with my coworkers, showing them the agents that are being developed, or that they themselves can develop an agent. […] It becomes something that they can quickly go back to and work efficiently with.</w:t>
      </w:r>
      <w:r w:rsidR="00BB0A4F">
        <w:t>”</w:t>
      </w:r>
    </w:p>
    <w:p w14:paraId="1772D7C8" w14:textId="08DC7900" w:rsidR="0076701E" w:rsidRDefault="007F3B97" w:rsidP="0076701E">
      <w:r>
        <w:rPr>
          <w:lang w:val="en-US"/>
        </w:rPr>
        <w:t>While educ</w:t>
      </w:r>
      <w:r w:rsidR="00005C61">
        <w:rPr>
          <w:lang w:val="en-US"/>
        </w:rPr>
        <w:t xml:space="preserve">ation and training is an important component of bringing employees along, it is also often noted </w:t>
      </w:r>
      <w:r w:rsidR="00F60D0E">
        <w:rPr>
          <w:lang w:val="en-US"/>
        </w:rPr>
        <w:t xml:space="preserve">that </w:t>
      </w:r>
      <w:r w:rsidR="006F79B3">
        <w:rPr>
          <w:lang w:val="en-US"/>
        </w:rPr>
        <w:t xml:space="preserve">learning is vital across </w:t>
      </w:r>
      <w:r w:rsidR="00A2650A">
        <w:rPr>
          <w:lang w:val="en-US"/>
        </w:rPr>
        <w:t>different levels of the organization</w:t>
      </w:r>
      <w:r w:rsidR="00EA4E33">
        <w:rPr>
          <w:lang w:val="en-US"/>
        </w:rPr>
        <w:t>.</w:t>
      </w:r>
      <w:r w:rsidR="0076701E" w:rsidRPr="6E19D5D5">
        <w:rPr>
          <w:lang w:val="en-US"/>
        </w:rPr>
        <w:t xml:space="preserve"> Interviewee 10 described a three-level model: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F5EFC04" w:rsidR="00153D97" w:rsidRDefault="00502E0A" w:rsidP="00E1295B">
      <w:pPr>
        <w:rPr>
          <w:lang w:val="en-US"/>
        </w:rPr>
      </w:pPr>
      <w:r>
        <w:rPr>
          <w:lang w:val="en-US"/>
        </w:rPr>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sidR="007165A6" w:rsidRPr="007165A6">
        <w:rPr>
          <w:lang w:val="en-US"/>
        </w:rPr>
        <w:t>You have to act. You can't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8E347B5"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rsidRPr="007165A6">
        <w:rPr>
          <w:lang w:val="en-US"/>
        </w:rPr>
        <w:t xml:space="preserve">I'd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that it can be highly beneficial to have a safe space for 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sidRPr="007165A6">
        <w:rPr>
          <w:lang w:val="en-US"/>
        </w:rPr>
        <w:t>the laboratory, where you're in a position to experiment and try things and have things fail and break.</w:t>
      </w:r>
      <w:r w:rsidR="00692C21">
        <w:rPr>
          <w:lang w:val="en-US"/>
        </w:rPr>
        <w:t>”</w:t>
      </w:r>
    </w:p>
    <w:p w14:paraId="1DEE7EC6" w14:textId="57007134" w:rsidR="003026C8" w:rsidRPr="005247E8" w:rsidRDefault="007165A6" w:rsidP="005247E8">
      <w:pPr>
        <w:rPr>
          <w:lang w:val="en-US"/>
        </w:rPr>
      </w:pPr>
      <w:r w:rsidRPr="007165A6">
        <w:rPr>
          <w:lang w:val="en-US"/>
        </w:rPr>
        <w:lastRenderedPageBreak/>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sidRPr="007165A6">
        <w:rPr>
          <w:lang w:val="en-US"/>
        </w:rPr>
        <w:t>Provide freedom to experiment and don't set this atmosphere of fear that AI is going to replace you.</w:t>
      </w:r>
      <w:r w:rsidR="00EA5790">
        <w:rPr>
          <w:lang w:val="en-US"/>
        </w:rPr>
        <w:t>”</w:t>
      </w:r>
      <w:r w:rsidRPr="007165A6">
        <w:rPr>
          <w:lang w:val="en-US"/>
        </w:rPr>
        <w:t xml:space="preserve"> Sustaining it requires endorsement from above, because, as Interviewee 12 noted, early learnings </w:t>
      </w:r>
      <w:r w:rsidR="00EA5790">
        <w:rPr>
          <w:lang w:val="en-US"/>
        </w:rPr>
        <w:t>“</w:t>
      </w:r>
      <w:r w:rsidRPr="007165A6">
        <w:rPr>
          <w:lang w:val="en-US"/>
        </w:rPr>
        <w:t>don't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“Middle management is often forgotten, but they receive strategic targets and must operationalize them. That’s where much of the friction sits.”</w:t>
      </w:r>
    </w:p>
    <w:p w14:paraId="31F42BE5" w14:textId="12BD9A65"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that defines </w:t>
      </w:r>
      <w:r w:rsidR="00216713">
        <w:rPr>
          <w:lang w:val="en-US"/>
        </w:rPr>
        <w:t xml:space="preserve">the direction </w:t>
      </w:r>
      <w:r w:rsidR="008C673F">
        <w:rPr>
          <w:lang w:val="en-US"/>
        </w:rPr>
        <w:t xml:space="preserve">provided by an AI champion, </w:t>
      </w:r>
      <w:r w:rsidR="008D46AF">
        <w:rPr>
          <w:lang w:val="en-US"/>
        </w:rPr>
        <w:t xml:space="preserve"> 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 captured the working style: “There’s a new thing out, it takes me five seconds to test it, and then I know if it’s ready for something that we might want to deploy. And at that point, I try to get buy-in.” Champions typically combined technological know-how with business understanding, which let them produce the examples that earn direction and senior support.</w:t>
      </w:r>
    </w:p>
    <w:p w14:paraId="099BC432" w14:textId="1B7DC6B3" w:rsidR="001E1844" w:rsidDel="00692BE6" w:rsidRDefault="001E1844" w:rsidP="001E1844">
      <w:pPr>
        <w:pStyle w:val="Heading4"/>
        <w:rPr>
          <w:del w:id="151" w:author="Luttik, Daan" w:date="2026-06-12T19:20:00Z" w16du:dateUtc="2026-06-12T17:20:00Z"/>
          <w:lang w:val="en-US"/>
        </w:rPr>
      </w:pPr>
      <w:del w:id="152" w:author="Luttik, Daan" w:date="2026-06-12T19:20:00Z" w16du:dateUtc="2026-06-12T17:20:00Z">
        <w:r w:rsidDel="00692BE6">
          <w:rPr>
            <w:lang w:val="en-US"/>
          </w:rPr>
          <w:lastRenderedPageBreak/>
          <w:delText>Somewhere else entirely?..</w:delText>
        </w:r>
      </w:del>
    </w:p>
    <w:p w14:paraId="0D41652E" w14:textId="034833C7" w:rsidR="000D4927" w:rsidRPr="001C595F" w:rsidDel="00692BE6" w:rsidRDefault="000D4927" w:rsidP="000D4927">
      <w:pPr>
        <w:rPr>
          <w:del w:id="153" w:author="Luttik, Daan" w:date="2026-06-12T19:20:00Z" w16du:dateUtc="2026-06-12T17:20:00Z"/>
        </w:rPr>
      </w:pPr>
      <w:commentRangeStart w:id="154"/>
      <w:commentRangeStart w:id="155"/>
      <w:commentRangeStart w:id="156"/>
      <w:del w:id="157" w:author="Luttik, Daan" w:date="2026-06-12T19:20:00Z" w16du:dateUtc="2026-06-12T17:20:00Z">
        <w:r w:rsidRPr="6E19D5D5" w:rsidDel="00692BE6">
          <w:rPr>
            <w:lang w:val="en-US"/>
          </w:rPr>
          <w:delText>Agentic AI tools are, for many participants, genuinely easy to start with. Agentic AI can be leveraged by people with only moderate technical abilities. Interviewee 3 noted: “I am intrinsically motivated to use it, because it makes life so much easier,” and interviewee 10 noted, “AI makes it so much easier to make things than it ever was before”.</w:delText>
        </w:r>
      </w:del>
    </w:p>
    <w:p w14:paraId="20D3504F" w14:textId="382A6DCF" w:rsidR="000D4927" w:rsidRPr="001C595F" w:rsidDel="00692BE6" w:rsidRDefault="000D4927" w:rsidP="000D4927">
      <w:pPr>
        <w:rPr>
          <w:del w:id="158" w:author="Luttik, Daan" w:date="2026-06-12T19:20:00Z" w16du:dateUtc="2026-06-12T17:20:00Z"/>
        </w:rPr>
      </w:pPr>
      <w:del w:id="159" w:author="Luttik, Daan" w:date="2026-06-12T19:20:00Z" w16du:dateUtc="2026-06-12T17:20:00Z">
        <w:r w:rsidDel="00692BE6">
          <w:delText xml:space="preserve">Yet lacking technical resources is a significant obstacle to deploying agentic AI at the organizational level (see section 4.2.3). There seems to be an unspoken barrier between personal effectiveness and organizational effectiveness when it comes to agentic AI. </w:delText>
        </w:r>
      </w:del>
    </w:p>
    <w:p w14:paraId="65BC9BD2" w14:textId="7D536F45" w:rsidR="000D4927" w:rsidRPr="001C595F" w:rsidDel="00692BE6" w:rsidRDefault="000D4927" w:rsidP="000D4927">
      <w:pPr>
        <w:rPr>
          <w:del w:id="160" w:author="Luttik, Daan" w:date="2026-06-12T19:20:00Z" w16du:dateUtc="2026-06-12T17:20:00Z"/>
        </w:rPr>
      </w:pPr>
      <w:del w:id="161" w:author="Luttik, Daan" w:date="2026-06-12T19:20:00Z" w16du:dateUtc="2026-06-12T17:20:00Z">
        <w:r w:rsidRPr="6E19D5D5" w:rsidDel="00692BE6">
          <w:rPr>
            <w:lang w:val="en-US"/>
          </w:rPr>
          <w:delText>Another tension regarding implementation can be seen in the gap between optics and reality. Organizations report agentic capability in pitches and internal communications long before that capability is operationally present. Interviewee 9 states: “I think we sometimes present something a certain way while we’re trying to actually make it that way in the background. Interviewee 12 seconds that perspective, noting that organizations “say that you have something that you don’t really have, and then you go and build it really quickly.”</w:delText>
        </w:r>
      </w:del>
    </w:p>
    <w:p w14:paraId="0170442D" w14:textId="39E56B55" w:rsidR="003026C8" w:rsidDel="00692BE6" w:rsidRDefault="000D4927" w:rsidP="003026C8">
      <w:pPr>
        <w:rPr>
          <w:del w:id="162" w:author="Luttik, Daan" w:date="2026-06-12T19:20:00Z" w16du:dateUtc="2026-06-12T17:20:00Z"/>
          <w:rFonts w:ascii="EB Garamond SemiBold" w:eastAsia="EB Garamond SemiBold" w:hAnsi="EB Garamond SemiBold" w:cs="EB Garamond SemiBold"/>
          <w:sz w:val="24"/>
          <w:szCs w:val="24"/>
        </w:rPr>
      </w:pPr>
      <w:del w:id="163" w:author="Luttik, Daan" w:date="2026-06-12T19:20:00Z" w16du:dateUtc="2026-06-12T17:20:00Z">
        <w:r w:rsidRPr="6E19D5D5" w:rsidDel="00692BE6">
          <w:rPr>
            <w:lang w:val="en-US"/>
          </w:rPr>
          <w:delText>However, none of the interviewees signaled they distrust regarding the value of agentic AI; interviewee 11 advises on this topic, “The big thing is hype. So AI is being overpromised all the time. And we have to reduce expectations.”</w:delText>
        </w:r>
        <w:commentRangeEnd w:id="154"/>
        <w:r w:rsidDel="00692BE6">
          <w:rPr>
            <w:rStyle w:val="CommentReference"/>
            <w:rFonts w:ascii="EB Garamond SemiBold" w:eastAsia="EB Garamond SemiBold" w:hAnsi="EB Garamond SemiBold" w:cs="EB Garamond SemiBold"/>
            <w:sz w:val="24"/>
            <w:szCs w:val="24"/>
          </w:rPr>
          <w:commentReference w:id="154"/>
        </w:r>
        <w:commentRangeEnd w:id="155"/>
        <w:r w:rsidR="00692BE6" w:rsidDel="00692BE6">
          <w:rPr>
            <w:rStyle w:val="CommentReference"/>
            <w:rFonts w:ascii="EB Garamond SemiBold" w:eastAsia="EB Garamond SemiBold" w:hAnsi="EB Garamond SemiBold" w:cs="EB Garamond SemiBold"/>
            <w:sz w:val="24"/>
            <w:szCs w:val="24"/>
          </w:rPr>
          <w:commentReference w:id="155"/>
        </w:r>
      </w:del>
      <w:commentRangeEnd w:id="156"/>
      <w:r w:rsidR="008423AC">
        <w:rPr>
          <w:rStyle w:val="CommentReference"/>
          <w:rFonts w:ascii="EB Garamond SemiBold" w:eastAsia="EB Garamond SemiBold" w:hAnsi="EB Garamond SemiBold" w:cs="EB Garamond SemiBold"/>
          <w:sz w:val="24"/>
          <w:szCs w:val="24"/>
        </w:rPr>
        <w:commentReference w:id="156"/>
      </w:r>
    </w:p>
    <w:p w14:paraId="68E21AFE" w14:textId="77D2889B" w:rsidR="00EB5DFF" w:rsidRDefault="00EB5DFF" w:rsidP="009762D6">
      <w:pPr>
        <w:pStyle w:val="Heading3"/>
      </w:pPr>
      <w:r>
        <w:t>4.2.3</w:t>
      </w:r>
      <w:r>
        <w:tab/>
      </w:r>
      <w:commentRangeStart w:id="164"/>
      <w:r w:rsidR="000775AA">
        <w:t>Leveraging</w:t>
      </w:r>
      <w:r w:rsidR="00C46D79">
        <w:t xml:space="preserve"> t</w:t>
      </w:r>
      <w:r>
        <w:t>echnical resources</w:t>
      </w:r>
      <w:commentRangeEnd w:id="164"/>
      <w:r w:rsidR="006A37E8">
        <w:rPr>
          <w:rStyle w:val="CommentReference"/>
          <w:sz w:val="22"/>
          <w:szCs w:val="22"/>
        </w:rPr>
        <w:commentReference w:id="164"/>
      </w:r>
    </w:p>
    <w:p w14:paraId="49253E9D" w14:textId="5407B6D8" w:rsidR="00C92F6E" w:rsidRDefault="00F7566B" w:rsidP="00C92F6E">
      <w:pPr>
        <w:rPr>
          <w:lang w:val="en-US"/>
        </w:rPr>
      </w:pPr>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However, when resources were not present to be leveraged, they were typically described as a barrier to the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w:t>
      </w:r>
      <w:r w:rsidR="008F4543" w:rsidRPr="008F4543">
        <w:lastRenderedPageBreak/>
        <w:t>Interviewee 6 captured the resulting relationship: the CMO should be “the CTO’s best friend,” because the CTO’s cooperation is necessary to execute her vision.</w:t>
      </w:r>
      <w:r w:rsidR="005643D2">
        <w:t xml:space="preserve"> </w:t>
      </w:r>
    </w:p>
    <w:p w14:paraId="077012A8" w14:textId="5FC46A55" w:rsidR="000775AA" w:rsidRDefault="000775AA" w:rsidP="00EB5DFF">
      <w:r w:rsidRPr="6E19D5D5">
        <w:rPr>
          <w:lang w:val="en-US"/>
        </w:rPr>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166" w:name="_qy9fnmmddxdy"/>
      <w:bookmarkEnd w:id="166"/>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The most notable navigating response that we observed was leveraging external talent as described in section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167"/>
      <w:r w:rsidR="00EB5DFF" w:rsidRPr="6E19D5D5">
        <w:rPr>
          <w:i/>
          <w:iCs/>
          <w:lang w:val="en-US"/>
        </w:rPr>
        <w:t>technical</w:t>
      </w:r>
      <w:commentRangeEnd w:id="167"/>
      <w:r w:rsidR="00EB5DFF" w:rsidRPr="6E19D5D5">
        <w:rPr>
          <w:rStyle w:val="CommentReference"/>
          <w:i/>
          <w:iCs/>
          <w:sz w:val="22"/>
          <w:szCs w:val="22"/>
          <w:lang w:val="en-US"/>
        </w:rPr>
        <w:commentReference w:id="167"/>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168"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with data processing and classical AI</w:t>
      </w:r>
      <w:r w:rsidRPr="00B81B20">
        <w:t>,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7777777" w:rsidR="00EB5DFF" w:rsidRDefault="00EB5DFF" w:rsidP="003A34E9">
      <w:pPr>
        <w:pStyle w:val="Quote"/>
      </w:pPr>
      <w:r w:rsidRPr="205B8843">
        <w:lastRenderedPageBreak/>
        <w:t>You can just dump your data […], not even dump your data. You just tell the agent, ‘I have data in this source, this source, and that source. Please look at it’. Then this agent grabs all the data from different tools.</w:t>
      </w:r>
    </w:p>
    <w:p w14:paraId="71520FF9" w14:textId="541E2136" w:rsidR="003D7C00" w:rsidRDefault="00FD6DC4" w:rsidP="003D7C00">
      <w:r>
        <w:t xml:space="preserve">Marketing managers might also </w:t>
      </w:r>
      <w:r>
        <w:rPr>
          <w:i/>
          <w:iCs/>
        </w:rPr>
        <w:t xml:space="preserve">leverage technical </w:t>
      </w:r>
      <w:r w:rsidRPr="00FD6DC4">
        <w:rPr>
          <w:i/>
          <w:iCs/>
        </w:rPr>
        <w:t>talent</w:t>
      </w:r>
      <w:r>
        <w:rPr>
          <w:i/>
          <w:iCs/>
        </w:rPr>
        <w:t xml:space="preserve">, </w:t>
      </w:r>
      <w:r w:rsidR="002F372C">
        <w:t xml:space="preserve">this might refer to letting </w:t>
      </w:r>
      <w:r w:rsidR="00D13C2C">
        <w:t>employees</w:t>
      </w:r>
      <w:r w:rsidR="002F372C">
        <w:t xml:space="preserve"> with the right capabilities build, implement or integrate agentic AI, but might also refer to </w:t>
      </w:r>
      <w:r w:rsidR="00D13C2C">
        <w:t>letting employees with the right abilities shape the required context for agentic AI</w:t>
      </w:r>
      <w:r w:rsidR="00441FE5">
        <w:t>.</w:t>
      </w:r>
      <w:r w:rsidR="00B164CA">
        <w:t xml:space="preserve"> </w:t>
      </w:r>
      <w:r w:rsidR="009D177E">
        <w:t>Here</w:t>
      </w:r>
      <w:r w:rsidR="001D73A9">
        <w:t>, we again saw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69"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354C82">
      <w:pPr>
        <w:rPr>
          <w:lang w:val="en-US"/>
        </w:rPr>
      </w:pPr>
      <w:r>
        <w:rPr>
          <w:lang w:val="en-US"/>
        </w:rPr>
        <w:t>Similarly,</w:t>
      </w:r>
      <w:r w:rsidR="00354C82">
        <w:rPr>
          <w:lang w:val="en-US"/>
        </w:rPr>
        <w:t xml:space="preserve"> interviewee 10 notes,</w:t>
      </w:r>
    </w:p>
    <w:p w14:paraId="2D4719B8" w14:textId="4BD1FDC0" w:rsidR="00C71E0B" w:rsidRDefault="00C71E0B" w:rsidP="00C71E0B">
      <w:pPr>
        <w:pStyle w:val="Quote"/>
      </w:pPr>
      <w:r>
        <w:t>I</w:t>
      </w:r>
      <w:r w:rsidR="00354C82" w:rsidRPr="00354C82">
        <w:t xml:space="preserve">n many marketing teams it's very clear what the output is, while the way people get to that output is poorly refined … the marketing manager has no </w:t>
      </w:r>
      <w:r w:rsidR="00354C82" w:rsidRPr="00354C82">
        <w:lastRenderedPageBreak/>
        <w:t>idea how people get to the output. So how on earth can you then decide what to automate?"</w:t>
      </w:r>
    </w:p>
    <w:p w14:paraId="27A93096" w14:textId="62032248" w:rsidR="00EB5DFF" w:rsidRDefault="00EB5DFF" w:rsidP="00C71E0B">
      <w:r w:rsidRPr="6E19D5D5">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EB5DFF">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AD8349F" w:rsidR="00BE558D" w:rsidRDefault="00621B6D" w:rsidP="00BE558D">
      <w:pPr>
        <w:rPr>
          <w:i/>
          <w:iCs/>
        </w:rPr>
      </w:pPr>
      <w:bookmarkStart w:id="170" w:name="OLE_LINK9"/>
      <w:bookmarkEnd w:id="169"/>
      <w:r>
        <w:t xml:space="preserve">When technical talent is lacking, the most </w:t>
      </w:r>
      <w:r w:rsidR="00BE558D" w:rsidRPr="00BE558D">
        <w:t>common response is to source it externally. The motivation is speed.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16408330" w:rsidR="00EB5DFF" w:rsidRDefault="00EB5DFF" w:rsidP="00BE558D">
      <w:pPr>
        <w:pStyle w:val="Heading3"/>
      </w:pPr>
      <w:r>
        <w:lastRenderedPageBreak/>
        <w:t>4.2.4</w:t>
      </w:r>
      <w:r>
        <w:tab/>
      </w:r>
      <w:commentRangeStart w:id="171"/>
      <w:r w:rsidR="00202342">
        <w:t xml:space="preserve">Dealing with </w:t>
      </w:r>
      <w:bookmarkEnd w:id="170"/>
      <w:commentRangeEnd w:id="171"/>
      <w:r w:rsidR="00BE558D">
        <w:rPr>
          <w:rStyle w:val="CommentReference"/>
          <w:sz w:val="22"/>
          <w:szCs w:val="22"/>
        </w:rPr>
        <w:commentReference w:id="171"/>
      </w:r>
      <w:r w:rsidR="00646B56">
        <w:t>compli</w:t>
      </w:r>
      <w:r w:rsidR="00144787">
        <w:t>ance</w:t>
      </w:r>
    </w:p>
    <w:p w14:paraId="2BB2E9C6" w14:textId="5FFDF4E6" w:rsidR="00EB5DFF" w:rsidRPr="00842EEA" w:rsidRDefault="00CD5B5E" w:rsidP="00EB5DFF">
      <w:r>
        <w:rPr>
          <w:lang w:val="en-US"/>
        </w:rPr>
        <w:t xml:space="preserve">A </w:t>
      </w:r>
      <w:r w:rsidR="000B01CB">
        <w:rPr>
          <w:lang w:val="en-US"/>
        </w:rPr>
        <w:t>final steering behavior that managers engage in</w:t>
      </w:r>
      <w:r>
        <w:rPr>
          <w:lang w:val="en-US"/>
        </w:rPr>
        <w:t xml:space="preserve"> is dealing with compliance. This </w:t>
      </w:r>
      <w:r w:rsidR="0080323D">
        <w:rPr>
          <w:lang w:val="en-US"/>
        </w:rPr>
        <w:t xml:space="preserve">concerns accepting or circumventing the internal compliance policies typically </w:t>
      </w:r>
      <w:r w:rsidR="00055866">
        <w:rPr>
          <w:lang w:val="en-US"/>
        </w:rPr>
        <w:t>set by the legal and IT departments.</w:t>
      </w:r>
      <w:commentRangeStart w:id="172"/>
      <w:commentRangeStart w:id="173"/>
      <w:r w:rsidR="00EB5DFF" w:rsidRPr="6E19D5D5">
        <w:rPr>
          <w:lang w:val="en-US"/>
        </w:rPr>
        <w:t xml:space="preserve"> </w:t>
      </w:r>
      <w:commentRangeStart w:id="174"/>
      <w:r w:rsidR="00E348D4">
        <w:rPr>
          <w:lang w:val="en-US"/>
        </w:rPr>
        <w:t xml:space="preserve">Marketing managers seem to accept the </w:t>
      </w:r>
      <w:r w:rsidR="00144787">
        <w:t>compliance</w:t>
      </w:r>
      <w:r w:rsidR="00144787">
        <w:t xml:space="preserve"> </w:t>
      </w:r>
      <w:r w:rsidR="00E348D4">
        <w:rPr>
          <w:lang w:val="en-US"/>
        </w:rPr>
        <w:t xml:space="preserve">frameworks as they are; no attempts to alter or negotiate </w:t>
      </w:r>
      <w:r w:rsidR="00144787">
        <w:t>compliance</w:t>
      </w:r>
      <w:r w:rsidR="00144787">
        <w:t xml:space="preserv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174"/>
      <w:r w:rsidR="00E348D4" w:rsidRPr="6E19D5D5">
        <w:rPr>
          <w:rStyle w:val="CommentReference"/>
          <w:sz w:val="22"/>
          <w:szCs w:val="22"/>
          <w:lang w:val="en-US"/>
        </w:rPr>
        <w:commentReference w:id="174"/>
      </w:r>
      <w:r w:rsidR="00EB5DFF" w:rsidRPr="6E19D5D5">
        <w:rPr>
          <w:lang w:val="en-US"/>
        </w:rPr>
        <w:t>Interviewee 13 observed a pattern in large enterprises:</w:t>
      </w:r>
      <w:commentRangeEnd w:id="172"/>
      <w:r w:rsidR="00752FCC" w:rsidRPr="00842EEA">
        <w:rPr>
          <w:rStyle w:val="CommentReference"/>
          <w:sz w:val="22"/>
          <w:szCs w:val="22"/>
        </w:rPr>
        <w:commentReference w:id="172"/>
      </w:r>
      <w:commentRangeEnd w:id="173"/>
      <w:r w:rsidR="00752FCC" w:rsidRPr="00842EEA">
        <w:rPr>
          <w:rStyle w:val="CommentReference"/>
          <w:sz w:val="22"/>
          <w:szCs w:val="22"/>
        </w:rPr>
        <w:commentReference w:id="173"/>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6C3C31F1"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can prevent organizations from learning: “If we would’ve been stopped at the beginning, ‘You cannot use this system because you’re already on this system’, I think that is something that’s really holding people back.”</w:t>
      </w:r>
      <w:r w:rsidR="00533008">
        <w:t xml:space="preserve"> </w:t>
      </w:r>
    </w:p>
    <w:p w14:paraId="27D6BF2B" w14:textId="6DCD4C1B" w:rsidR="00EB5DFF" w:rsidRPr="00516EED" w:rsidRDefault="00533008" w:rsidP="00533008">
      <w:r>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 xml:space="preserve">policies,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 xml:space="preserve">IT’s </w:t>
      </w:r>
      <w:r w:rsidR="00C83642">
        <w:rPr>
          <w:lang w:val="en-US"/>
        </w:rPr>
        <w:lastRenderedPageBreak/>
        <w:t>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possible.</w:t>
      </w:r>
      <w:r w:rsidR="005A5919">
        <w:rPr>
          <w:lang w:val="en-US"/>
        </w:rPr>
        <w:t>”</w:t>
      </w:r>
    </w:p>
    <w:p w14:paraId="74709B20" w14:textId="77777777" w:rsidR="00EB5DFF" w:rsidRDefault="00EB5DFF" w:rsidP="00EB5DFF">
      <w:pPr>
        <w:pStyle w:val="Heading2"/>
        <w:rPr>
          <w:color w:val="auto"/>
        </w:rPr>
      </w:pPr>
      <w:bookmarkStart w:id="175" w:name="_Toc231935246"/>
      <w:r>
        <w:rPr>
          <w:color w:val="auto"/>
        </w:rPr>
        <w:t>4.3</w:t>
      </w:r>
      <w:r>
        <w:rPr>
          <w:color w:val="auto"/>
        </w:rPr>
        <w:tab/>
        <w:t>Applying agentic AI</w:t>
      </w:r>
      <w:bookmarkEnd w:id="175"/>
    </w:p>
    <w:p w14:paraId="79DDC5BA" w14:textId="0419F2D9" w:rsidR="003E1EC3" w:rsidRDefault="004C5620" w:rsidP="003E1EC3">
      <w:pPr>
        <w:rPr>
          <w:lang w:val="en-US"/>
        </w:rPr>
      </w:pPr>
      <w:r>
        <w:rPr>
          <w:lang w:val="en-US"/>
        </w:rPr>
        <w:t xml:space="preserve">Applying agentic AI </w:t>
      </w:r>
      <w:r>
        <w:rPr>
          <w:lang w:val="en-US"/>
        </w:rPr>
        <w:t>refers to</w:t>
      </w:r>
      <w:r>
        <w:rPr>
          <w:lang w:val="en-US"/>
        </w:rPr>
        <w:t xml:space="preserve">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07426F">
        <w:rPr>
          <w:lang w:val="en-US"/>
        </w:rPr>
        <w:t>.</w:t>
      </w:r>
      <w:r w:rsidR="005C2865">
        <w:rPr>
          <w:lang w:val="en-US"/>
        </w:rPr>
        <w:t xml:space="preserve"> Additionally, </w:t>
      </w:r>
      <w:r w:rsidR="00822D27">
        <w:rPr>
          <w:lang w:val="en-US"/>
        </w:rPr>
        <w:t xml:space="preserve">we describe </w:t>
      </w:r>
      <w:r w:rsidR="00BA1B5C">
        <w:rPr>
          <w:lang w:val="en-US"/>
        </w:rPr>
        <w:t>an element of applying agentic AI that is not use case specific: customizing the agent to your situation</w:t>
      </w:r>
      <w:r w:rsidR="00C2756E">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1FA42D3D"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rsidR="00531476">
        <w:rPr>
          <w:lang w:val="en-US"/>
        </w:rPr>
        <w:t xml:space="preserve">users' experiences applying agentic AI to generate insights diverged depending on the available data and the </w:t>
      </w:r>
      <w:r w:rsidR="00252429">
        <w:rPr>
          <w:lang w:val="en-US"/>
        </w:rPr>
        <w:t xml:space="preserve">integration with </w:t>
      </w:r>
      <w:r w:rsidR="00531476">
        <w:rPr>
          <w:lang w:val="en-US"/>
        </w:rPr>
        <w:t>data sources</w:t>
      </w:r>
      <w:r w:rsidR="003D6FAD" w:rsidRPr="6E19D5D5">
        <w:rPr>
          <w:lang w:val="en-US"/>
        </w:rPr>
        <w:t>.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xml:space="preserve">” </w:t>
      </w:r>
      <w:r w:rsidR="003D6FAD" w:rsidRPr="6E19D5D5">
        <w:rPr>
          <w:lang w:val="en-US"/>
        </w:rPr>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2050CC3F"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r w:rsidR="00533EA3" w:rsidRPr="00533EA3">
        <w:rPr>
          <w:lang w:val="en-US"/>
        </w:rPr>
        <w:t xml:space="preserve">, this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r>
        <w:t xml:space="preserve"> </w:t>
      </w:r>
      <w:r w:rsidR="00FC41B6">
        <w:t xml:space="preserve">a </w:t>
      </w:r>
      <w:r>
        <w:t>“modular system”</w:t>
      </w:r>
      <w:r w:rsidR="00FC41B6">
        <w:t xml:space="preserve"> </w:t>
      </w:r>
      <w:r w:rsidR="00BA3A60">
        <w:t>for content creation, 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77777777" w:rsidR="00EB5DFF" w:rsidRDefault="00EB5DFF" w:rsidP="00EB5DFF">
      <w:r w:rsidRPr="5F622639">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76"/>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76"/>
      <w:r w:rsidRPr="00320990">
        <w:rPr>
          <w:rStyle w:val="CommentReference"/>
          <w:sz w:val="22"/>
          <w:szCs w:val="22"/>
        </w:rPr>
        <w:commentReference w:id="176"/>
      </w:r>
    </w:p>
    <w:p w14:paraId="2B03C877" w14:textId="097F89E2" w:rsidR="00E02931" w:rsidRDefault="00EB5DFF" w:rsidP="00E02931">
      <w:pPr>
        <w:rPr>
          <w:lang w:val="en-US"/>
        </w:rPr>
      </w:pPr>
      <w:r>
        <w:t>Interviewee 12 also noted the ability of agents to segment and target users</w:t>
      </w:r>
      <w:r w:rsidR="006E3599">
        <w:t>,</w:t>
      </w:r>
      <w:r>
        <w:t xml:space="preserve"> </w:t>
      </w:r>
      <w:r w:rsidR="006E3599">
        <w:t>“</w:t>
      </w:r>
      <w:r>
        <w:t>There’s a bunch of agents here for actually creating campaigns for marketers, doing audience segmentation for marketers, audience assembly, a lot of things.</w:t>
      </w:r>
      <w:r w:rsidR="006E3599">
        <w:t xml:space="preserve">”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r w:rsidR="00EB5DFF" w:rsidRPr="205B8843">
        <w:rPr>
          <w:lang w:val="en-US"/>
        </w:rPr>
        <w:t xml:space="preserve"> </w:t>
      </w:r>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t>
      </w:r>
      <w:r w:rsidRPr="00B47F2E">
        <w:rPr>
          <w:lang w:val="en-US"/>
        </w:rPr>
        <w:lastRenderedPageBreak/>
        <w:t xml:space="preserve">work is a stack of workflows, then most processes can be split into six or eight steps, and in some of those steps AI is </w:t>
      </w:r>
      <w:commentRangeStart w:id="177"/>
      <w:r w:rsidRPr="00B47F2E">
        <w:rPr>
          <w:lang w:val="en-US"/>
        </w:rPr>
        <w:t>used</w:t>
      </w:r>
      <w:commentRangeEnd w:id="177"/>
      <w:r w:rsidRPr="00B47F2E">
        <w:rPr>
          <w:rStyle w:val="CommentReference"/>
          <w:sz w:val="22"/>
          <w:szCs w:val="22"/>
          <w:lang w:val="en-US"/>
        </w:rPr>
        <w:commentReference w:id="177"/>
      </w:r>
      <w:r w:rsidRPr="00B47F2E">
        <w:rPr>
          <w:lang w:val="en-US"/>
        </w:rPr>
        <w:t>.”</w:t>
      </w:r>
    </w:p>
    <w:p w14:paraId="7AA0FD91" w14:textId="46D89E47" w:rsidR="00EB5DFF" w:rsidRPr="00B47F2E" w:rsidRDefault="00EB5DFF" w:rsidP="00EB5DFF">
      <w:r w:rsidRPr="5F622639">
        <w:rPr>
          <w:lang w:val="en-US"/>
        </w:rPr>
        <w:t xml:space="preserve"> Likewise, interviewee 13 notes 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37B2118E" w:rsidR="00EB5DFF" w:rsidRDefault="00EA3718" w:rsidP="00EB5DFF">
      <w:r>
        <w:rPr>
          <w:lang w:val="en-US"/>
        </w:rPr>
        <w:t xml:space="preserve">Marketing teams might also be </w:t>
      </w:r>
      <w:r w:rsidRPr="00EA3718">
        <w:rPr>
          <w:i/>
          <w:iCs/>
          <w:lang w:val="en-US"/>
        </w:rPr>
        <w:t>e</w:t>
      </w:r>
      <w:r w:rsidRPr="00EA3718">
        <w:rPr>
          <w:i/>
          <w:iCs/>
          <w:lang w:val="en-US"/>
        </w:rPr>
        <w:t>mploying customer-facing agents</w:t>
      </w:r>
      <w:r w:rsidR="00EB5DFF" w:rsidRPr="6E19D5D5">
        <w:rPr>
          <w:lang w:val="en-US"/>
        </w:rPr>
        <w:t xml:space="preserve"> </w:t>
      </w:r>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1D8A20C6" w:rsidR="00E52D08" w:rsidRDefault="00EB5DFF" w:rsidP="00B51D9A">
      <w:bookmarkStart w:id="178"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rsidR="00D1063F" w:rsidRPr="00D1063F">
        <w:t xml:space="preserve"> and we'll be more commercially successful</w:t>
      </w:r>
      <w:r w:rsidR="00D1063F">
        <w:t>”</w:t>
      </w:r>
      <w:r w:rsidR="00D1063F" w:rsidRPr="00D1063F">
        <w:t>.</w:t>
      </w:r>
      <w:r w:rsidR="00D1063F">
        <w:t xml:space="preserve">  T</w:t>
      </w:r>
      <w:r w:rsidRPr="6E19D5D5">
        <w:rPr>
          <w:lang w:val="en-US"/>
        </w:rPr>
        <w:t>he same agent that handles a 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178"/>
    <w:p w14:paraId="50FC7D71" w14:textId="050015E3" w:rsidR="00B8052F" w:rsidRDefault="00EB5DFF" w:rsidP="00B8052F">
      <w:r>
        <w:t>Interviewee 15 took a different approach; instead of offering the agent to a customer,</w:t>
      </w:r>
      <w:r w:rsidR="00E62FF8">
        <w:t xml:space="preserve"> </w:t>
      </w:r>
      <w:r w:rsidR="00E62FF8">
        <w:t>she now offers support for her customers' agents</w:t>
      </w:r>
      <w:r w:rsidR="00E62FF8">
        <w:t xml:space="preserve">.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760A487D" w14:textId="77777777" w:rsidR="00064F2C" w:rsidRDefault="00AD2B38" w:rsidP="00064F2C">
      <w:pPr>
        <w:rPr>
          <w:lang w:val="en-US"/>
        </w:rPr>
      </w:pPr>
      <w:commentRangeStart w:id="179"/>
      <w:r w:rsidRPr="6E19D5D5">
        <w:rPr>
          <w:lang w:val="en-US"/>
        </w:rPr>
        <w:t>Interviewee 15</w:t>
      </w:r>
      <w:r w:rsidR="007453CE">
        <w:rPr>
          <w:lang w:val="en-US"/>
        </w:rPr>
        <w:t xml:space="preserve"> noted a slightly different approach</w:t>
      </w:r>
      <w:r w:rsidR="009A2151">
        <w:rPr>
          <w:lang w:val="en-US"/>
        </w:rPr>
        <w:t>; she built</w:t>
      </w:r>
      <w:r w:rsidR="00EC15DE">
        <w:rPr>
          <w:lang w:val="en-US"/>
        </w:rPr>
        <w:t xml:space="preserve"> a connector that allows her customers to integrate their agents with her </w:t>
      </w:r>
      <w:r w:rsidR="009A2151">
        <w:rPr>
          <w:lang w:val="en-US"/>
        </w:rPr>
        <w:t>web shop</w:t>
      </w:r>
      <w:r w:rsidR="00081FAF">
        <w:rPr>
          <w:lang w:val="en-US"/>
        </w:rPr>
        <w:t>. H</w:t>
      </w:r>
      <w:r w:rsidRPr="6E19D5D5">
        <w:rPr>
          <w:lang w:val="en-US"/>
        </w:rPr>
        <w:t xml:space="preserve">owever, </w:t>
      </w:r>
      <w:r w:rsidR="00081FAF">
        <w:rPr>
          <w:lang w:val="en-US"/>
        </w:rPr>
        <w:t xml:space="preserve">she notes this application is still in the exploratory </w:t>
      </w:r>
      <w:r w:rsidR="00E52D08">
        <w:rPr>
          <w:lang w:val="en-US"/>
        </w:rPr>
        <w:t>phase</w:t>
      </w:r>
      <w:r w:rsidRPr="6E19D5D5">
        <w:rPr>
          <w:lang w:val="en-US"/>
        </w:rPr>
        <w:t xml:space="preserve">; </w:t>
      </w:r>
      <w:commentRangeEnd w:id="179"/>
      <w:r w:rsidR="00064F2C">
        <w:rPr>
          <w:rStyle w:val="CommentReference"/>
          <w:sz w:val="22"/>
          <w:szCs w:val="22"/>
          <w:lang w:val="en-US"/>
        </w:rPr>
        <w:commentReference w:id="179"/>
      </w:r>
    </w:p>
    <w:p w14:paraId="5885F861" w14:textId="0E5BC5BF" w:rsidR="00EB5DFF" w:rsidRPr="002A58E8" w:rsidRDefault="00EB5DFF" w:rsidP="00064F2C">
      <w:pPr>
        <w:pStyle w:val="Heading3"/>
      </w:pPr>
      <w:r>
        <w:t>4.3.</w:t>
      </w:r>
      <w:r w:rsidR="007A6CF8">
        <w:t>5</w:t>
      </w:r>
      <w:r>
        <w:tab/>
      </w:r>
      <w:r w:rsidR="00463CB8">
        <w:t>Customizing agents</w:t>
      </w:r>
    </w:p>
    <w:p w14:paraId="76D6F61B" w14:textId="5E694CE0" w:rsidR="00EB5DFF" w:rsidRPr="002A58E8" w:rsidRDefault="00EB5DFF" w:rsidP="00EB5DFF">
      <w:r w:rsidRPr="6E19D5D5">
        <w:rPr>
          <w:lang w:val="en-US"/>
        </w:rPr>
        <w:t>We observe two usage strategies that are frequently noted as improving the value created using agentic systems for a variety of use cases: leveraging tool calling and personalizing the systems.</w:t>
      </w:r>
      <w:r w:rsidR="00F16326">
        <w:rPr>
          <w:lang w:val="en-US"/>
        </w:rPr>
        <w:t xml:space="preserve"> </w:t>
      </w:r>
      <w:r w:rsidRPr="6E19D5D5">
        <w:rPr>
          <w:lang w:val="en-US"/>
        </w:rPr>
        <w:t xml:space="preserve">The first usage pattern is </w:t>
      </w:r>
      <w:r w:rsidRPr="6E19D5D5">
        <w:rPr>
          <w:i/>
          <w:iCs/>
          <w:lang w:val="en-US"/>
        </w:rPr>
        <w:t>leveraging tool calling</w:t>
      </w:r>
      <w:r w:rsidRPr="6E19D5D5">
        <w:rPr>
          <w:lang w:val="en-US"/>
        </w:rPr>
        <w:t>, allowing agents to integrate with systems and ingest data as context is a dominant pattern in the data. Interviewee 6 framed the context argument by contrasting her AI-powered customer-service agent with the outsourced human agents it had partly replaced:</w:t>
      </w:r>
    </w:p>
    <w:p w14:paraId="2FAC6345" w14:textId="77777777" w:rsidR="00EB5DFF" w:rsidRDefault="00EB5DFF" w:rsidP="003A34E9">
      <w:pPr>
        <w:pStyle w:val="Quote"/>
      </w:pPr>
      <w:r w:rsidRPr="205B8843">
        <w:t xml:space="preserve">I already dare to claim that the quality is much higher, than even if an </w:t>
      </w:r>
      <w:bookmarkStart w:id="180" w:name="OLE_LINK5"/>
      <w:r w:rsidRPr="205B8843">
        <w:t xml:space="preserve">[human] </w:t>
      </w:r>
      <w:bookmarkEnd w:id="180"/>
      <w:r w:rsidRPr="205B8843">
        <w:t>agent does it, because we have all of our [human] agents outsourced in [redacted]. They’re amazing, they’re fantastic people, but they are not always as aware as a database. Obviously, they don’t have the whole database in their head.</w:t>
      </w:r>
    </w:p>
    <w:p w14:paraId="4FAC428A" w14:textId="77777777" w:rsidR="00CD4C4E" w:rsidRDefault="00EB5DFF" w:rsidP="00CD4C4E">
      <w:pPr>
        <w:rPr>
          <w:lang w:val="en-US"/>
        </w:rPr>
      </w:pPr>
      <w:commentRangeStart w:id="181"/>
      <w:r>
        <w:rPr>
          <w:i/>
          <w:iCs/>
        </w:rPr>
        <w:t>Personalizing agents</w:t>
      </w:r>
      <w:r>
        <w:t xml:space="preserve"> concerns configuring agents to fit your personal needs. This can include configuring system prompts, but also builds on the tool-calling: a personalized tool setup can be highly beneficial.</w:t>
      </w:r>
      <w:r>
        <w:rPr>
          <w:rFonts w:ascii="Segoe UI" w:eastAsia="Times New Roman" w:hAnsi="Segoe UI" w:cs="Segoe UI"/>
          <w:sz w:val="21"/>
          <w:szCs w:val="21"/>
          <w:lang w:val="en-US"/>
        </w:rPr>
        <w:t xml:space="preserve"> </w:t>
      </w:r>
      <w:r>
        <w:rPr>
          <w:lang w:val="en-US"/>
        </w:rPr>
        <w:t xml:space="preserve">The key step is making an organization’s context explicit and </w:t>
      </w:r>
      <w:r>
        <w:rPr>
          <w:lang w:val="en-US"/>
        </w:rPr>
        <w:lastRenderedPageBreak/>
        <w:t>accessible to the agent. Interviewee 16 showed how small the gaps can be: a single term, </w:t>
      </w:r>
      <w:r w:rsidRPr="00A74146">
        <w:rPr>
          <w:lang w:val="en-US"/>
        </w:rPr>
        <w:t>“add to cart,”</w:t>
      </w:r>
      <w:r>
        <w:rPr>
          <w:lang w:val="en-US"/>
        </w:rPr>
        <w:t> carried </w:t>
      </w:r>
      <w:r w:rsidRPr="00A74146">
        <w:rPr>
          <w:lang w:val="en-US"/>
        </w:rPr>
        <w:t>“five different definitions”</w:t>
      </w:r>
      <w:r>
        <w:rPr>
          <w:lang w:val="en-US"/>
        </w:rPr>
        <w:t> across the business, which he noted was </w:t>
      </w:r>
      <w:r w:rsidRPr="00403491">
        <w:rPr>
          <w:lang w:val="en-US"/>
        </w:rPr>
        <w:t>“a problem if you want to feed it to AI”</w:t>
      </w:r>
      <w:r>
        <w:rPr>
          <w:lang w:val="en-US"/>
        </w:rPr>
        <w:t>. T</w:t>
      </w:r>
      <w:commentRangeStart w:id="182"/>
      <w:r>
        <w:rPr>
          <w:lang w:val="en-US"/>
        </w:rPr>
        <w:t xml:space="preserve">he data’s highest-productivity setup follows this logic. </w:t>
      </w:r>
      <w:bookmarkStart w:id="183" w:name="_Toc231935247"/>
      <w:commentRangeEnd w:id="182"/>
      <w:r w:rsidR="00CD4C4E">
        <w:rPr>
          <w:rStyle w:val="CommentReference"/>
          <w:sz w:val="22"/>
          <w:szCs w:val="22"/>
          <w:lang w:val="en-US"/>
        </w:rPr>
        <w:commentReference w:id="182"/>
      </w:r>
      <w:commentRangeEnd w:id="181"/>
      <w:r w:rsidR="00CD4C4E">
        <w:rPr>
          <w:rStyle w:val="CommentReference"/>
          <w:sz w:val="22"/>
          <w:szCs w:val="22"/>
          <w:lang w:val="en-US"/>
        </w:rPr>
        <w:commentReference w:id="181"/>
      </w:r>
    </w:p>
    <w:p w14:paraId="4148DD4D" w14:textId="6EDDD7CA" w:rsidR="00EB5DFF" w:rsidRDefault="00EB5DFF" w:rsidP="00CD4C4E">
      <w:pPr>
        <w:pStyle w:val="Heading2"/>
      </w:pPr>
      <w:r>
        <w:t>4.4</w:t>
      </w:r>
      <w:r>
        <w:tab/>
      </w:r>
      <w:r w:rsidR="00B14401">
        <w:t>Obtaining v</w:t>
      </w:r>
      <w:r>
        <w:t xml:space="preserve">alue </w:t>
      </w:r>
      <w:r w:rsidR="006A5551">
        <w:t>o</w:t>
      </w:r>
      <w:commentRangeStart w:id="184"/>
      <w:commentRangeStart w:id="185"/>
      <w:r>
        <w:t>utcomes</w:t>
      </w:r>
      <w:bookmarkEnd w:id="183"/>
      <w:commentRangeEnd w:id="184"/>
      <w:r w:rsidR="00CD4C4E">
        <w:rPr>
          <w:rStyle w:val="CommentReference"/>
          <w:sz w:val="22"/>
          <w:szCs w:val="22"/>
        </w:rPr>
        <w:commentReference w:id="184"/>
      </w:r>
      <w:commentRangeEnd w:id="185"/>
      <w:r>
        <w:rPr>
          <w:rStyle w:val="CommentReference"/>
          <w:sz w:val="22"/>
          <w:szCs w:val="22"/>
        </w:rPr>
        <w:commentReference w:id="185"/>
      </w:r>
    </w:p>
    <w:p w14:paraId="235EA938" w14:textId="77777777" w:rsidR="00EB5DFF" w:rsidRDefault="00EB5DFF" w:rsidP="00EB5DFF">
      <w:r>
        <w:t xml:space="preserve">Applying agentic AI creates outcomes for the organization. We analyze these from a value perspective. We group the value outcomes in three buckets. First, </w:t>
      </w:r>
      <w:r>
        <w:rPr>
          <w:i/>
          <w:iCs/>
        </w:rPr>
        <w:t>benefits</w:t>
      </w:r>
      <w:r>
        <w:t xml:space="preserve"> concern features of the outcome that are beneficial to the team, organization, or customer; second, we define </w:t>
      </w:r>
      <w:r>
        <w:rPr>
          <w:i/>
          <w:iCs/>
        </w:rPr>
        <w:t xml:space="preserve">sacrifices </w:t>
      </w:r>
      <w:r>
        <w:t xml:space="preserve">as aspects of an outcome that are negative to the organization and are highly likely to materialize; lastly, we define </w:t>
      </w:r>
      <w:r>
        <w:rPr>
          <w:i/>
          <w:iCs/>
        </w:rPr>
        <w:t>risks</w:t>
      </w:r>
      <w:r>
        <w:t xml:space="preserve"> as the potential aspects of an outcome that would be negative to the organization but where the likelihood of the outcome is unlikely or highly unknown. </w:t>
      </w:r>
    </w:p>
    <w:p w14:paraId="018E7F72" w14:textId="77777777" w:rsidR="00EB5DFF" w:rsidRPr="00F9706B" w:rsidRDefault="00EB5DFF" w:rsidP="00EB5DFF">
      <w:pPr>
        <w:pStyle w:val="Heading3"/>
      </w:pPr>
      <w:r>
        <w:t>4.4.1</w:t>
      </w:r>
      <w:r>
        <w:tab/>
      </w:r>
      <w:commentRangeStart w:id="186"/>
      <w:commentRangeStart w:id="187"/>
      <w:r>
        <w:t>Benefits</w:t>
      </w:r>
      <w:commentRangeEnd w:id="186"/>
      <w:r w:rsidRPr="00F9706B">
        <w:rPr>
          <w:rStyle w:val="CommentReference"/>
          <w:sz w:val="22"/>
          <w:szCs w:val="22"/>
        </w:rPr>
        <w:commentReference w:id="186"/>
      </w:r>
      <w:commentRangeEnd w:id="187"/>
      <w:r w:rsidR="009B29E4" w:rsidRPr="00F9706B">
        <w:rPr>
          <w:rStyle w:val="CommentReference"/>
          <w:sz w:val="22"/>
          <w:szCs w:val="22"/>
        </w:rPr>
        <w:commentReference w:id="187"/>
      </w:r>
    </w:p>
    <w:p w14:paraId="52BBF16F" w14:textId="009FC399" w:rsidR="00EB5DFF" w:rsidRPr="00F9706B" w:rsidRDefault="00EB5DFF" w:rsidP="00EB5DFF">
      <w:r w:rsidRPr="6E19D5D5">
        <w:rPr>
          <w:lang w:val="en-US"/>
        </w:rPr>
        <w:t xml:space="preserve">Benefits from agentic AI in marketing cluster around </w:t>
      </w:r>
      <w:r w:rsidR="005D3B5C">
        <w:rPr>
          <w:lang w:val="en-US"/>
        </w:rPr>
        <w:t>four</w:t>
      </w:r>
      <w:r w:rsidRPr="6E19D5D5">
        <w:rPr>
          <w:lang w:val="en-US"/>
        </w:rPr>
        <w:t xml:space="preser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188"/>
      <w:r w:rsidRPr="6E19D5D5">
        <w:rPr>
          <w:i/>
          <w:iCs/>
          <w:lang w:val="en-US"/>
        </w:rPr>
        <w:t>Efficiency</w:t>
      </w:r>
      <w:commentRangeEnd w:id="188"/>
      <w:r>
        <w:rPr>
          <w:rStyle w:val="CommentReference"/>
          <w:i/>
          <w:iCs/>
          <w:sz w:val="22"/>
          <w:szCs w:val="22"/>
          <w:lang w:val="en-US"/>
        </w:rPr>
        <w:commentReference w:id="188"/>
      </w:r>
      <w:r w:rsidR="00EB3BD7">
        <w:rPr>
          <w:i/>
          <w:iCs/>
          <w:lang w:val="en-US"/>
        </w:rPr>
        <w:t xml:space="preserve">, </w:t>
      </w:r>
      <w:r w:rsidR="00EB3BD7" w:rsidRPr="00EB3BD7">
        <w:rPr>
          <w:lang w:val="en-US"/>
        </w:rPr>
        <w:t>whic</w:t>
      </w:r>
      <w:r w:rsidR="00EB3BD7">
        <w:rPr>
          <w:lang w:val="en-US"/>
        </w:rPr>
        <w:t xml:space="preserve">h </w:t>
      </w:r>
      <w:r w:rsidR="00DC577E">
        <w:rPr>
          <w:lang w:val="en-US"/>
        </w:rPr>
        <w:t>we define as the ability to p</w:t>
      </w:r>
      <w:r w:rsidR="00C048FF">
        <w:rPr>
          <w:lang w:val="en-US"/>
        </w:rPr>
        <w:t xml:space="preserve">erform </w:t>
      </w:r>
      <w:r w:rsidR="00DC577E">
        <w:rPr>
          <w:lang w:val="en-US"/>
        </w:rPr>
        <w:t>a unit of work with less effort,</w:t>
      </w:r>
      <w:r w:rsidRPr="6E19D5D5">
        <w:rPr>
          <w:lang w:val="en-US"/>
        </w:rPr>
        <w:t xml:space="preserve"> forms the largest and most consistently described benefit. This might take the form of doing more with the same amount of effort. </w:t>
      </w:r>
      <w:r w:rsidR="00360DFE">
        <w:t>Interviewee 3 put a concrete figure on this, describing analysis that “would’ve taken, like, a week to put together” now turned around “within, like, two hours.”</w:t>
      </w:r>
      <w:r w:rsidR="00360DFE" w:rsidRPr="6E19D5D5">
        <w:rPr>
          <w:lang w:val="en-US"/>
        </w:rPr>
        <w:t xml:space="preserve"> </w:t>
      </w:r>
      <w:r w:rsidR="00360DFE">
        <w:rPr>
          <w:lang w:val="en-US"/>
        </w:rPr>
        <w:t xml:space="preserve"> </w:t>
      </w:r>
      <w:r w:rsidRPr="6E19D5D5">
        <w:rPr>
          <w:lang w:val="en-US"/>
        </w:rPr>
        <w:t xml:space="preserve">Interviewee 12 notes “the efficiency thing is real.” He cautions, however, that this benefit is not a durable advantage: “it’s not a competitive advantage, certainly not in the long term […] everybody is gonna get the benefit of efficiency through AI, so it’s not really gonna be a way to </w:t>
      </w:r>
      <w:r w:rsidRPr="6E19D5D5">
        <w:rPr>
          <w:lang w:val="en-US"/>
        </w:rPr>
        <w:lastRenderedPageBreak/>
        <w:t>distinguish yourself from your competitors.” Similarly, interviewee 10 states “I think value sits primarily in efficiency, at least for now”.</w:t>
      </w:r>
    </w:p>
    <w:p w14:paraId="5BFEBE43" w14:textId="02720CFE" w:rsidR="00EB5DFF" w:rsidRPr="00560D44" w:rsidRDefault="00EB5DFF" w:rsidP="008370C8">
      <w:r w:rsidRPr="6E19D5D5">
        <w:rPr>
          <w:lang w:val="en-US"/>
        </w:rPr>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r w:rsidR="008370C8">
        <w:rPr>
          <w:lang w:val="en-US"/>
        </w:rPr>
        <w:t xml:space="preserve"> </w:t>
      </w:r>
      <w:r w:rsidR="008370C8">
        <w:t xml:space="preserve">Speed also </w:t>
      </w:r>
      <w:r w:rsidR="00CE286B">
        <w:t>has a knock-on effect on</w:t>
      </w:r>
      <w:r w:rsidR="008370C8">
        <w:t xml:space="preserve"> how quickly an organization can react to </w:t>
      </w:r>
      <w:r w:rsidR="00CE286B">
        <w:t>changes</w:t>
      </w:r>
      <w:r w:rsidR="008370C8">
        <w:t xml:space="preserve">: </w:t>
      </w:r>
      <w:r w:rsidR="00CE286B">
        <w:t xml:space="preserve">for example, </w:t>
      </w:r>
      <w:r w:rsidR="008370C8">
        <w:t>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189"/>
      <w:r w:rsidRPr="6E19D5D5">
        <w:rPr>
          <w:i/>
          <w:iCs/>
          <w:lang w:val="en-US"/>
        </w:rPr>
        <w:t>Scale</w:t>
      </w:r>
      <w:commentRangeEnd w:id="189"/>
      <w:r w:rsidRPr="6E19D5D5">
        <w:rPr>
          <w:rStyle w:val="CommentReference"/>
          <w:sz w:val="22"/>
          <w:szCs w:val="22"/>
          <w:lang w:val="en-US"/>
        </w:rPr>
        <w:commentReference w:id="189"/>
      </w:r>
      <w:r w:rsidRPr="6E19D5D5">
        <w:rPr>
          <w:lang w:val="en-US"/>
        </w:rPr>
        <w:t xml:space="preserve"> </w:t>
      </w:r>
      <w:r w:rsidR="00C52348">
        <w:rPr>
          <w:lang w:val="en-US"/>
        </w:rPr>
        <w:t xml:space="preserve">refers to </w:t>
      </w:r>
      <w:r w:rsidR="000806B6">
        <w:rPr>
          <w:lang w:val="en-US"/>
        </w:rPr>
        <w:t>the ability of doing more units of work with the same amount of work; typically, this requires the units of work to be of a similar nature</w:t>
      </w:r>
      <w:r w:rsidR="003E3CE9">
        <w:rPr>
          <w:lang w:val="en-US"/>
        </w:rPr>
        <w:t xml:space="preserve"> and typically </w:t>
      </w:r>
      <w:r w:rsidR="00204CE5">
        <w:rPr>
          <w:lang w:val="en-US"/>
        </w:rPr>
        <w:t>requires operations to be performed in bulk</w:t>
      </w:r>
      <w:r w:rsidR="000806B6">
        <w:rPr>
          <w:lang w:val="en-US"/>
        </w:rPr>
        <w:t xml:space="preserve">. </w:t>
      </w:r>
      <w:r w:rsidRPr="6E19D5D5">
        <w:rPr>
          <w:lang w:val="en-US"/>
        </w:rPr>
        <w:t>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r w:rsidR="008370C8">
        <w:rPr>
          <w:lang w:val="en-US"/>
        </w:rPr>
        <w:t xml:space="preserve"> </w:t>
      </w:r>
      <w:r w:rsidR="00DB683A">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68BC2A6A" w14:textId="0F077670" w:rsidR="00EB5DFF" w:rsidRPr="00974539" w:rsidRDefault="00EB5DFF" w:rsidP="00EA0274">
      <w:r>
        <w:rPr>
          <w:i/>
          <w:iCs/>
        </w:rPr>
        <w:t>Extending the personal skillset</w:t>
      </w:r>
      <w:r>
        <w:t xml:space="preserve"> </w:t>
      </w:r>
      <w:r w:rsidR="004F1598">
        <w:t xml:space="preserve">refers to the ability to perform tasks with agentic AI that would typically lie outside of the skillset of the user. This </w:t>
      </w:r>
      <w:r>
        <w:t xml:space="preserve">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w:t>
      </w:r>
      <w:r>
        <w:lastRenderedPageBreak/>
        <w:t xml:space="preserve">capabilities that an individual can do.” Interviewee 10 described the downstream organizational effect: the social media manager “suddenly becomes a designer and app concept creator.” </w:t>
      </w:r>
      <w:r w:rsidR="00EA0274">
        <w:t xml:space="preserve">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5BD755D7" w14:textId="77777777" w:rsidR="00057D44" w:rsidRDefault="00EB5DFF" w:rsidP="00057D44">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r w:rsidR="006D59B6">
        <w:rPr>
          <w:lang w:val="en-US"/>
        </w:rPr>
        <w:t xml:space="preserve"> </w:t>
      </w:r>
    </w:p>
    <w:p w14:paraId="376A9466" w14:textId="5FCD237D" w:rsidR="00EB5DFF" w:rsidRPr="00EE60F5" w:rsidRDefault="00EB5DFF" w:rsidP="00057D44">
      <w:pPr>
        <w:pStyle w:val="Heading3"/>
      </w:pPr>
      <w:r>
        <w:t>4.4.2</w:t>
      </w:r>
      <w:r>
        <w:tab/>
      </w:r>
      <w:commentRangeStart w:id="190"/>
      <w:r>
        <w:t>Sacrifices</w:t>
      </w:r>
      <w:commentRangeEnd w:id="190"/>
      <w:r w:rsidRPr="00EE60F5">
        <w:rPr>
          <w:rStyle w:val="CommentReference"/>
          <w:sz w:val="22"/>
          <w:szCs w:val="22"/>
        </w:rPr>
        <w:commentReference w:id="190"/>
      </w:r>
    </w:p>
    <w:p w14:paraId="0A79EDF4" w14:textId="77777777" w:rsidR="00500D40" w:rsidRDefault="00EB5DFF" w:rsidP="00903962">
      <w:pPr>
        <w:rPr>
          <w:lang w:val="en-US"/>
        </w:rPr>
      </w:pPr>
      <w:r w:rsidRPr="6E19D5D5">
        <w:rPr>
          <w:lang w:val="en-US"/>
        </w:rPr>
        <w:t>Alongside benefits, participants describe a set of sacrifices</w:t>
      </w:r>
      <w:bookmarkStart w:id="191" w:name="OLE_LINK6"/>
      <w:r w:rsidRPr="6E19D5D5">
        <w:rPr>
          <w:lang w:val="en-US"/>
        </w:rPr>
        <w:t>; things that are knowingly given up or altered as a consequence of AI adoption</w:t>
      </w:r>
      <w:bookmarkEnd w:id="191"/>
      <w:r w:rsidRPr="6E19D5D5">
        <w:rPr>
          <w:lang w:val="en-US"/>
        </w:rPr>
        <w:t>. Two key categories arise from the data: financial costs and job displacement.</w:t>
      </w:r>
      <w:r w:rsidR="005C57EF">
        <w:rPr>
          <w:lang w:val="en-US"/>
        </w:rPr>
        <w:t xml:space="preserve"> </w:t>
      </w:r>
    </w:p>
    <w:p w14:paraId="3DC7C37D" w14:textId="4ED08B3C" w:rsidR="00EB5DFF" w:rsidRPr="00EE60F5" w:rsidRDefault="00500D40" w:rsidP="00903962">
      <w:r>
        <w:rPr>
          <w:lang w:val="en-US"/>
        </w:rPr>
        <w:t xml:space="preserve">Financial costs </w:t>
      </w:r>
      <w:r w:rsidR="00AE5BE9">
        <w:rPr>
          <w:lang w:val="en-US"/>
        </w:rPr>
        <w:t xml:space="preserve">are the total </w:t>
      </w:r>
      <w:r w:rsidR="00566D0A">
        <w:rPr>
          <w:lang w:val="en-US"/>
        </w:rPr>
        <w:t>financial expenses incurred in</w:t>
      </w:r>
      <w:r>
        <w:rPr>
          <w:lang w:val="en-US"/>
        </w:rPr>
        <w:t xml:space="preserve"> implementing and operating AI systems. </w:t>
      </w:r>
      <w:r w:rsidR="00EB5DFF" w:rsidRPr="6E19D5D5">
        <w:rPr>
          <w:lang w:val="en-US"/>
        </w:rPr>
        <w:t>AI is not cheap. Infrastructure costs, API usage,</w:t>
      </w:r>
      <w:r w:rsidR="00AE5BE9">
        <w:rPr>
          <w:lang w:val="en-US"/>
        </w:rPr>
        <w:t xml:space="preserve"> </w:t>
      </w:r>
      <w:r w:rsidR="00EB5DFF" w:rsidRPr="6E19D5D5">
        <w:rPr>
          <w:lang w:val="en-US"/>
        </w:rPr>
        <w:t xml:space="preserve">vendor licensing, and the </w:t>
      </w:r>
      <w:r w:rsidR="0037118C">
        <w:rPr>
          <w:lang w:val="en-US"/>
        </w:rPr>
        <w:t xml:space="preserve">investment </w:t>
      </w:r>
      <w:r w:rsidR="00EB5DFF" w:rsidRPr="6E19D5D5">
        <w:rPr>
          <w:lang w:val="en-US"/>
        </w:rPr>
        <w:t xml:space="preserve">required to implement and maintain AI systems are consistently identified as real costs. Interviewee 7 noted: “AI is also very expensive. That’s something that we don’t take into consideration.” </w:t>
      </w:r>
      <w:r w:rsidR="00903962">
        <w:t>The scale of commitment can be substantial: interviewee 9 noted her agency had invested “millions</w:t>
      </w:r>
      <w:r w:rsidR="00903962">
        <w:t xml:space="preserve"> in</w:t>
      </w:r>
      <w:r w:rsidR="00BA3129">
        <w:t xml:space="preserve"> our </w:t>
      </w:r>
      <w:r w:rsidR="00903962">
        <w:t>agentic</w:t>
      </w:r>
      <w:r w:rsidR="00903962">
        <w:t xml:space="preserve"> </w:t>
      </w:r>
      <w:r w:rsidR="00903962">
        <w:t>tool chain.” Several participants also cautioned that current prices understate the eventual cost; interviewee 16 observed that “a lot of AI is subsidized now” and expected that “these prices will go up” as the market matures.</w:t>
      </w:r>
      <w:r w:rsidR="00903962" w:rsidRPr="6E19D5D5">
        <w:rPr>
          <w:lang w:val="en-US"/>
        </w:rPr>
        <w:t xml:space="preserve"> </w:t>
      </w:r>
    </w:p>
    <w:p w14:paraId="33A3576C" w14:textId="441ADD1D" w:rsidR="00EB5DFF" w:rsidRPr="00EE60F5" w:rsidRDefault="00EB5DFF" w:rsidP="6E19D5D5">
      <w:pPr>
        <w:rPr>
          <w:i/>
          <w:iCs/>
          <w:lang w:val="en-US"/>
        </w:rPr>
      </w:pPr>
      <w:r w:rsidRPr="007B7A6A">
        <w:rPr>
          <w:i/>
          <w:iCs/>
          <w:lang w:val="en-US"/>
        </w:rPr>
        <w:t>Job replacement</w:t>
      </w:r>
      <w:r w:rsidR="007B7A6A">
        <w:rPr>
          <w:lang w:val="en-US"/>
        </w:rPr>
        <w:t xml:space="preserve"> refers to the loss of jobs or drastic changes in roles. </w:t>
      </w:r>
      <w:r w:rsidR="00C416FD">
        <w:rPr>
          <w:lang w:val="en-US"/>
        </w:rPr>
        <w:t>Job replacement</w:t>
      </w:r>
      <w:r w:rsidRPr="6E19D5D5">
        <w:rPr>
          <w:lang w:val="en-US"/>
        </w:rPr>
        <w:t xml:space="preserve"> is acknowledged across interviews as a potential downside of using agentic AI. However, while this might be a logical mirror to the increased efficiency, only interviewee 7 describes an occurrence </w:t>
      </w:r>
      <w:r w:rsidRPr="6E19D5D5">
        <w:rPr>
          <w:lang w:val="en-US"/>
        </w:rPr>
        <w:lastRenderedPageBreak/>
        <w:t>of job loss “What happened is we fired half the people, right? That’s terrible, I did not sleep for a week.”</w:t>
      </w:r>
      <w:r w:rsidR="00443AD4">
        <w:rPr>
          <w:lang w:val="en-US"/>
        </w:rPr>
        <w:t xml:space="preserve"> Interviewee 4 noted the general attitude </w:t>
      </w:r>
      <w:r w:rsidR="00D76473">
        <w:rPr>
          <w:lang w:val="en-US"/>
        </w:rPr>
        <w:t>“</w:t>
      </w:r>
      <w:r w:rsidR="00A56EAF">
        <w:t>people should be very afraid</w:t>
      </w:r>
      <w:r w:rsidR="00AB7EEE">
        <w:t xml:space="preserve"> </w:t>
      </w:r>
      <w:r w:rsidR="00D76473">
        <w:t>that</w:t>
      </w:r>
      <w:r w:rsidR="00A56EAF">
        <w:t xml:space="preserve"> </w:t>
      </w:r>
      <w:r w:rsidR="00D76473">
        <w:t>t</w:t>
      </w:r>
      <w:r w:rsidR="00A56EAF">
        <w:t>heir job is totally going to be different. And if you don’t change with the job, you find yourself out of a job.”</w:t>
      </w:r>
      <w:r w:rsidR="00A56EAF" w:rsidRPr="6E19D5D5">
        <w:rPr>
          <w:lang w:val="en-US"/>
        </w:rPr>
        <w:t xml:space="preserve"> </w:t>
      </w:r>
      <w:r w:rsidRPr="6E19D5D5">
        <w:rPr>
          <w:lang w:val="en-US"/>
        </w:rPr>
        <w:t xml:space="preserve">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7777777" w:rsidR="00EB5DFF" w:rsidRPr="00EE60F5" w:rsidRDefault="00EB5DFF" w:rsidP="00EB5DFF">
      <w:r w:rsidRPr="6E19D5D5">
        <w:rPr>
          <w:i/>
          <w:iCs/>
          <w:lang w:val="en-US"/>
        </w:rPr>
        <w:t>Hallucination risk</w:t>
      </w:r>
      <w:r w:rsidRPr="6E19D5D5">
        <w:rPr>
          <w:lang w:val="en-US"/>
        </w:rPr>
        <w:t xml:space="preserve"> refers to the chance that AI might provide faulty answers that are not in line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sidRPr="6E19D5D5">
        <w:rPr>
          <w:lang w:val="en-US"/>
        </w:rPr>
        <w:t xml:space="preserve">Security and privacy violations are </w:t>
      </w:r>
      <w:r w:rsidR="1496562C" w:rsidRPr="205B8843">
        <w:rPr>
          <w:lang w:val="en-US"/>
        </w:rPr>
        <w:t xml:space="preserve">also </w:t>
      </w:r>
      <w:r w:rsidRPr="6E19D5D5">
        <w:rPr>
          <w:lang w:val="en-US"/>
        </w:rPr>
        <w:t xml:space="preserve">most consistently noted as risks. The concern centers on data that enters AI systems outside of what would be compliant, but might include any violation of law, policy, or user’s trust regarding security and privacy. </w:t>
      </w:r>
      <w:r w:rsidR="007F7875">
        <w:t xml:space="preserve">interviewee 9 </w:t>
      </w:r>
      <w:r w:rsidR="007F7875">
        <w:t>noted that</w:t>
      </w:r>
      <w:r w:rsidR="007F7875">
        <w:t xml:space="preserve"> clients </w:t>
      </w:r>
      <w:r w:rsidR="007F7875">
        <w:t xml:space="preserve">are </w:t>
      </w:r>
      <w:r w:rsidR="007F7875">
        <w:t>“concerned that their</w:t>
      </w:r>
      <w:r w:rsidR="007F7875">
        <w:t xml:space="preserve"> </w:t>
      </w:r>
      <w:r w:rsidR="00A44452">
        <w:t>PII, basically any of their customer data or business-sensitive data,</w:t>
      </w:r>
      <w:r w:rsidR="007F7875">
        <w:t xml:space="preserve"> </w:t>
      </w:r>
      <w:r w:rsidR="007F7875">
        <w:t xml:space="preserve">is </w:t>
      </w:r>
      <w:r w:rsidR="009B29E4">
        <w:t>going to</w:t>
      </w:r>
      <w:r w:rsidR="007F7875">
        <w:t xml:space="preserve"> go into an AI tool,” while interviewee 2 stressed the need for “maximum privacy and security in place,” keeping data “secure” and “closed.”</w:t>
      </w:r>
      <w:r w:rsidR="007F7875">
        <w:t xml:space="preserve"> </w:t>
      </w:r>
      <w:r w:rsidRPr="6E19D5D5">
        <w:rPr>
          <w:lang w:val="en-US"/>
        </w:rPr>
        <w:t>Interviewee 13 described:</w:t>
      </w:r>
    </w:p>
    <w:p w14:paraId="1373EF8F" w14:textId="77777777" w:rsidR="00EB5DFF" w:rsidRDefault="00EB5DFF" w:rsidP="003A34E9">
      <w:pPr>
        <w:pStyle w:val="Quote"/>
      </w:pPr>
      <w:r w:rsidRPr="205B8843">
        <w:lastRenderedPageBreak/>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92"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w:t>
      </w:r>
      <w:r w:rsidRPr="6E19D5D5">
        <w:rPr>
          <w:lang w:val="en-US"/>
        </w:rPr>
        <w:lastRenderedPageBreak/>
        <w:t>personas. And then that assistant tells you if this is brand-aligned</w:t>
      </w:r>
      <w:r w:rsidR="003B7B75">
        <w:rPr>
          <w:lang w:val="en-US"/>
        </w:rPr>
        <w:t>”</w:t>
      </w:r>
      <w:r w:rsidRPr="6E19D5D5">
        <w:rPr>
          <w:lang w:val="en-US"/>
        </w:rPr>
        <w:t xml:space="preserve">.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14EC8466" w14:textId="593558EF" w:rsidR="00F052FF" w:rsidRPr="003F6C81" w:rsidRDefault="00193055" w:rsidP="003F6C81">
      <w:r w:rsidRPr="5F622639">
        <w:rPr>
          <w:lang w:val="en-US"/>
        </w:rPr>
        <w:t xml:space="preserve">The examples seem to indicate that brand risk is not a question about whether you are using AI, but rather how you are using AI. </w:t>
      </w:r>
      <w:commentRangeStart w:id="193"/>
      <w:commentRangeStart w:id="194"/>
      <w:commentRangeStart w:id="195"/>
      <w:r w:rsidRPr="5F622639">
        <w:rPr>
          <w:lang w:val="en-US"/>
        </w:rPr>
        <w:t xml:space="preserve">Furthermore, the organizations most exposed to AI-driven brand risk are therefore also the ones with the strongest incentive to invest in AI-driven brand control. </w:t>
      </w:r>
      <w:bookmarkEnd w:id="192"/>
      <w:commentRangeEnd w:id="193"/>
      <w:r w:rsidRPr="003F6C81">
        <w:rPr>
          <w:rStyle w:val="CommentReference"/>
          <w:sz w:val="22"/>
          <w:szCs w:val="22"/>
        </w:rPr>
        <w:commentReference w:id="193"/>
      </w:r>
      <w:commentRangeEnd w:id="194"/>
      <w:r w:rsidRPr="003F6C81">
        <w:rPr>
          <w:rStyle w:val="CommentReference"/>
          <w:sz w:val="22"/>
          <w:szCs w:val="22"/>
        </w:rPr>
        <w:commentReference w:id="194"/>
      </w:r>
      <w:commentRangeEnd w:id="195"/>
      <w:r w:rsidR="00544A7A" w:rsidRPr="003F6C81">
        <w:rPr>
          <w:rStyle w:val="CommentReference"/>
          <w:sz w:val="22"/>
          <w:szCs w:val="22"/>
        </w:rPr>
        <w:commentReference w:id="195"/>
      </w:r>
    </w:p>
    <w:p w14:paraId="4C426A66" w14:textId="77777777" w:rsidR="00EB5DFF" w:rsidRDefault="00EB5DFF" w:rsidP="00EB5DFF">
      <w:pPr>
        <w:ind w:firstLine="0"/>
      </w:pPr>
      <w:commentRangeStart w:id="196"/>
      <w:commentRangeStart w:id="197"/>
      <w:r>
        <w:rPr>
          <w:b/>
        </w:rPr>
        <w:t>Table 4</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DA506C" w:rsidP="00DA506C">
      <w:bookmarkStart w:id="198" w:name="_Toc231935248"/>
      <w:commentRangeEnd w:id="196"/>
      <w:r>
        <w:rPr>
          <w:rStyle w:val="CommentReference"/>
          <w:sz w:val="22"/>
          <w:szCs w:val="22"/>
        </w:rPr>
        <w:commentReference w:id="196"/>
      </w:r>
      <w:commentRangeEnd w:id="197"/>
      <w:r w:rsidR="0070486A">
        <w:rPr>
          <w:rStyle w:val="CommentReference"/>
          <w:sz w:val="22"/>
          <w:szCs w:val="22"/>
        </w:rPr>
        <w:commentReference w:id="197"/>
      </w:r>
    </w:p>
    <w:p w14:paraId="4AAA27B2" w14:textId="77777777" w:rsidR="0032746D" w:rsidRDefault="0032746D">
      <w:pPr>
        <w:rPr>
          <w:b/>
          <w:bCs/>
          <w:color w:val="00312A"/>
        </w:rPr>
      </w:pPr>
      <w:bookmarkStart w:id="200" w:name="_Toc231935249"/>
      <w:bookmarkEnd w:id="198"/>
      <w:r>
        <w:rPr>
          <w:color w:val="00312A"/>
        </w:rPr>
        <w:br w:type="page"/>
      </w:r>
    </w:p>
    <w:p w14:paraId="32A19B04" w14:textId="6C81CD34" w:rsidR="00EB5DFF" w:rsidRDefault="00EB5DFF" w:rsidP="00EB5DFF">
      <w:pPr>
        <w:pStyle w:val="Heading1"/>
        <w:rPr>
          <w:color w:val="00312A"/>
        </w:rPr>
      </w:pPr>
      <w:r>
        <w:rPr>
          <w:color w:val="00312A"/>
        </w:rPr>
        <w:lastRenderedPageBreak/>
        <w:t>5.</w:t>
      </w:r>
      <w:r>
        <w:rPr>
          <w:color w:val="00312A"/>
        </w:rPr>
        <w:tab/>
        <w:t>Discussion</w:t>
      </w:r>
      <w:bookmarkEnd w:id="200"/>
    </w:p>
    <w:p w14:paraId="7CC4B1E1" w14:textId="77777777" w:rsidR="00EB5DFF" w:rsidRDefault="00EB5DFF" w:rsidP="6E19D5D5">
      <w:pPr>
        <w:rPr>
          <w:color w:val="00312A"/>
          <w:lang w:val="en-US"/>
        </w:rPr>
      </w:pPr>
      <w:r w:rsidRPr="6E19D5D5">
        <w:rPr>
          <w:color w:val="00312A"/>
          <w:lang w:val="en-US"/>
        </w:rPr>
        <w:t xml:space="preserve">This study set out to understand how marketing managers create value with agentic AI. </w:t>
      </w:r>
      <w:commentRangeStart w:id="201"/>
      <w:r w:rsidRPr="6E19D5D5">
        <w:rPr>
          <w:color w:val="00312A"/>
          <w:lang w:val="en-US"/>
        </w:rPr>
        <w:t xml:space="preserve">Chapter 4 analyzes the lived experience of marketing managers and those who help them implement their AI strategy, </w:t>
      </w:r>
      <w:r w:rsidRPr="6E19D5D5">
        <w:rPr>
          <w:lang w:val="en-US"/>
        </w:rPr>
        <w:t>reconstructing how that value is created in practice.</w:t>
      </w:r>
      <w:commentRangeEnd w:id="201"/>
      <w:r>
        <w:rPr>
          <w:rStyle w:val="CommentReference"/>
          <w:color w:val="00312A"/>
          <w:sz w:val="22"/>
          <w:szCs w:val="22"/>
          <w:lang w:val="en-US"/>
        </w:rPr>
        <w:commentReference w:id="201"/>
      </w:r>
    </w:p>
    <w:p w14:paraId="20E9053E" w14:textId="77777777" w:rsidR="00EB5DFF" w:rsidRDefault="00EB5DFF" w:rsidP="6E19D5D5">
      <w:pPr>
        <w:rPr>
          <w:color w:val="00312A"/>
          <w:lang w:val="en-US"/>
        </w:rPr>
      </w:pPr>
      <w:commentRangeStart w:id="202"/>
      <w:r w:rsidRPr="6E19D5D5">
        <w:rPr>
          <w:color w:val="00312A"/>
          <w:lang w:val="en-US"/>
        </w:rPr>
        <w:t xml:space="preserve"> </w:t>
      </w:r>
      <w:bookmarkStart w:id="203" w:name="OLE_LINK2"/>
      <w:r w:rsidRPr="6E19D5D5">
        <w:rPr>
          <w:color w:val="00312A"/>
          <w:lang w:val="en-US"/>
        </w:rPr>
        <w:t xml:space="preserve">Similar use cases, like creating a content generation pipeline, an analytics agent, or customer service assistance, were reported to </w:t>
      </w:r>
      <w:r w:rsidRPr="6E19D5D5">
        <w:rPr>
          <w:lang w:val="en-US"/>
        </w:rPr>
        <w:t>produce different outcomes across organizations (Section 4.4.4; Table 4).</w:t>
      </w:r>
      <w:r w:rsidRPr="6E19D5D5">
        <w:rPr>
          <w:color w:val="00312A"/>
          <w:lang w:val="en-US"/>
        </w:rPr>
        <w:t xml:space="preserve"> </w:t>
      </w:r>
      <w:r w:rsidRPr="6E19D5D5">
        <w:rPr>
          <w:lang w:val="en-US"/>
        </w:rPr>
        <w:t xml:space="preserve">That variance was attributed to organizational conditions, managerial behavior, and the configuration in which the technology was applied, rather than to the use case itself. </w:t>
      </w:r>
      <w:bookmarkEnd w:id="203"/>
      <w:commentRangeEnd w:id="202"/>
      <w:r>
        <w:rPr>
          <w:rStyle w:val="CommentReference"/>
          <w:color w:val="00312A"/>
          <w:sz w:val="22"/>
          <w:szCs w:val="22"/>
          <w:lang w:val="en-US"/>
        </w:rPr>
        <w:commentReference w:id="202"/>
      </w:r>
    </w:p>
    <w:p w14:paraId="267AE2C8" w14:textId="77777777" w:rsidR="00EB5DFF" w:rsidRDefault="00EB5DFF" w:rsidP="00EB5DFF">
      <w:pPr>
        <w:pStyle w:val="Heading2"/>
      </w:pPr>
      <w:bookmarkStart w:id="204" w:name="_Toc231935250"/>
      <w:r>
        <w:t>5.1</w:t>
      </w:r>
      <w:r>
        <w:tab/>
        <w:t>Contributions to Theory</w:t>
      </w:r>
      <w:bookmarkEnd w:id="204"/>
    </w:p>
    <w:p w14:paraId="535AE287" w14:textId="6119C3D4" w:rsidR="00EB5DFF" w:rsidRDefault="00EB5DFF" w:rsidP="00EB5DFF">
      <w:r w:rsidRPr="6E19D5D5">
        <w:rPr>
          <w:lang w:val="en-US"/>
        </w:rPr>
        <w:t xml:space="preserve">Agentic AI has moved rapidly from a technical novelty to a consequential development in marketing, yet empirical research into its implications within organizations remains scarce; the existing literature concentrates on </w:t>
      </w:r>
      <w:commentRangeStart w:id="205"/>
      <w:commentRangeStart w:id="206"/>
      <w:r w:rsidRPr="6E19D5D5">
        <w:rPr>
          <w:lang w:val="en-US"/>
        </w:rPr>
        <w:t>generative AI and, more narrowly, on content generation</w:t>
      </w:r>
      <w:commentRangeEnd w:id="205"/>
      <w:r w:rsidRPr="6E19D5D5">
        <w:rPr>
          <w:rStyle w:val="CommentReference"/>
          <w:sz w:val="22"/>
          <w:szCs w:val="22"/>
          <w:lang w:val="en-US"/>
        </w:rPr>
        <w:commentReference w:id="205"/>
      </w:r>
      <w:commentRangeEnd w:id="206"/>
      <w:r w:rsidRPr="6E19D5D5">
        <w:rPr>
          <w:rStyle w:val="CommentReference"/>
          <w:sz w:val="22"/>
          <w:szCs w:val="22"/>
          <w:lang w:val="en-US"/>
        </w:rPr>
        <w:commentReference w:id="206"/>
      </w:r>
      <w:r w:rsidRPr="6E19D5D5">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207"/>
      <w:r w:rsidRPr="6E19D5D5">
        <w:rPr>
          <w:lang w:val="en-US"/>
        </w:rPr>
        <w:t>agentic</w:t>
      </w:r>
      <w:commentRangeEnd w:id="207"/>
      <w:r w:rsidRPr="6E19D5D5">
        <w:rPr>
          <w:rStyle w:val="CommentReference"/>
          <w:sz w:val="22"/>
          <w:szCs w:val="22"/>
          <w:lang w:val="en-US"/>
        </w:rPr>
        <w:commentReference w:id="207"/>
      </w:r>
      <w:r w:rsidRPr="6E19D5D5">
        <w:rPr>
          <w:lang w:val="en-US"/>
        </w:rPr>
        <w:t xml:space="preserve"> AI. </w:t>
      </w:r>
    </w:p>
    <w:p w14:paraId="60B14702" w14:textId="77777777" w:rsidR="00EB5DFF" w:rsidRDefault="00EB5DFF" w:rsidP="00EB5DFF">
      <w:pPr>
        <w:rPr>
          <w:color w:val="00312A"/>
        </w:rPr>
      </w:pPr>
      <w:r>
        <w:rPr>
          <w:color w:val="00312A"/>
        </w:rPr>
        <w:t xml:space="preserve">The principal theoretical contribution of this study is a process model of managerial value creation with agentic AI (Figure 1). The model links five elements in a loosely ordered chain: </w:t>
      </w:r>
      <w:r>
        <w:rPr>
          <w:i/>
          <w:iCs/>
          <w:color w:val="00312A"/>
        </w:rPr>
        <w:t>observing</w:t>
      </w:r>
      <w:r>
        <w:rPr>
          <w:color w:val="00312A"/>
        </w:rPr>
        <w:t xml:space="preserve"> the changing external context, this context includes the progression of AI, market pressure and supplier communication; the organizational conditions that enable or constrain action; </w:t>
      </w:r>
      <w:r>
        <w:rPr>
          <w:i/>
          <w:iCs/>
          <w:color w:val="00312A"/>
        </w:rPr>
        <w:t>steering</w:t>
      </w:r>
      <w:r>
        <w:rPr>
          <w:color w:val="00312A"/>
        </w:rPr>
        <w:t xml:space="preserve"> the organization through the managerial responses we call </w:t>
      </w:r>
      <w:r>
        <w:rPr>
          <w:i/>
          <w:iCs/>
          <w:color w:val="00312A"/>
        </w:rPr>
        <w:t>reshaping</w:t>
      </w:r>
      <w:r>
        <w:rPr>
          <w:color w:val="00312A"/>
        </w:rPr>
        <w:t xml:space="preserve">, </w:t>
      </w:r>
      <w:r>
        <w:rPr>
          <w:i/>
          <w:iCs/>
          <w:color w:val="00312A"/>
        </w:rPr>
        <w:t>leveraging</w:t>
      </w:r>
      <w:r>
        <w:rPr>
          <w:color w:val="00312A"/>
        </w:rPr>
        <w:t xml:space="preserve">, and </w:t>
      </w:r>
      <w:r>
        <w:rPr>
          <w:i/>
          <w:iCs/>
          <w:color w:val="00312A"/>
        </w:rPr>
        <w:t>navigating</w:t>
      </w:r>
      <w:r>
        <w:rPr>
          <w:color w:val="00312A"/>
        </w:rPr>
        <w:t xml:space="preserve">; </w:t>
      </w:r>
      <w:r>
        <w:rPr>
          <w:i/>
          <w:iCs/>
          <w:color w:val="00312A"/>
        </w:rPr>
        <w:t>applying</w:t>
      </w:r>
      <w:r>
        <w:rPr>
          <w:color w:val="00312A"/>
        </w:rPr>
        <w:t xml:space="preserve"> agentic AI through specific use cases and usage strategies; and the value outcomes that result, understood as a portfolio of benefits, sacrifices, and risks. </w:t>
      </w:r>
      <w:commentRangeStart w:id="208"/>
      <w:commentRangeEnd w:id="208"/>
      <w:r>
        <w:rPr>
          <w:rStyle w:val="CommentReference"/>
          <w:color w:val="00312A"/>
          <w:sz w:val="22"/>
          <w:szCs w:val="22"/>
        </w:rPr>
        <w:commentReference w:id="208"/>
      </w:r>
    </w:p>
    <w:p w14:paraId="0BFDFC22" w14:textId="77777777" w:rsidR="00EB5DFF" w:rsidRDefault="00EB5DFF" w:rsidP="00EB5DFF">
      <w:r>
        <w:lastRenderedPageBreak/>
        <w:t>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leveraging, reshaping, and navigating), and applying, through which agentic AI is turned into value.</w:t>
      </w:r>
    </w:p>
    <w:p w14:paraId="29BE671D" w14:textId="77777777" w:rsidR="00EB5DFF" w:rsidRPr="002779EF" w:rsidRDefault="00EB5DFF" w:rsidP="00EB5DFF">
      <w:pPr>
        <w:pStyle w:val="Heading3"/>
      </w:pPr>
      <w:r>
        <w:t>5.1.1</w:t>
      </w:r>
      <w:r>
        <w:tab/>
      </w:r>
      <w:r w:rsidRPr="002779EF">
        <w:t xml:space="preserve">Agentic AI </w:t>
      </w:r>
      <w:commentRangeStart w:id="209"/>
      <w:r w:rsidRPr="002779EF">
        <w:t>value</w:t>
      </w:r>
      <w:commentRangeEnd w:id="209"/>
      <w:r w:rsidRPr="002779EF">
        <w:rPr>
          <w:rStyle w:val="CommentReference"/>
          <w:sz w:val="22"/>
          <w:szCs w:val="22"/>
        </w:rPr>
        <w:commentReference w:id="209"/>
      </w:r>
      <w:r w:rsidRPr="002779EF">
        <w:t xml:space="preserve"> creation as a continuation of digital transformation.</w:t>
      </w:r>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77777777"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210"/>
      <w:r w:rsidRPr="6E19D5D5">
        <w:rPr>
          <w:lang w:val="en-US"/>
        </w:rPr>
        <w:t>governance</w:t>
      </w:r>
      <w:commentRangeEnd w:id="210"/>
      <w:r w:rsidRPr="6E19D5D5">
        <w:rPr>
          <w:rStyle w:val="CommentReference"/>
          <w:sz w:val="22"/>
          <w:szCs w:val="22"/>
          <w:lang w:val="en-US"/>
        </w:rPr>
        <w:commentReference w:id="210"/>
      </w:r>
      <w:r w:rsidRPr="6E19D5D5">
        <w:rPr>
          <w:lang w:val="en-US"/>
        </w:rPr>
        <w:t xml:space="preserve"> often has become overly restrictive and has become one of the main inhibitors of agentic AI (see section 4.2.4). </w:t>
      </w:r>
      <w:commentRangeStart w:id="211"/>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211"/>
      <w:r w:rsidRPr="002779EF">
        <w:rPr>
          <w:rStyle w:val="CommentReference"/>
          <w:sz w:val="22"/>
          <w:szCs w:val="22"/>
          <w:lang w:val="en-US"/>
        </w:rPr>
        <w:commentReference w:id="211"/>
      </w:r>
    </w:p>
    <w:p w14:paraId="500E7C1B" w14:textId="1629D859" w:rsidR="00EB5DFF" w:rsidRPr="002779EF" w:rsidRDefault="00EB5DFF" w:rsidP="00EB5DFF">
      <w:r w:rsidRPr="6E19D5D5">
        <w:rPr>
          <w:lang w:val="en-US"/>
        </w:rPr>
        <w:t xml:space="preserve">Likewise, our work also aligns with and builds on the insights from Vidal et al. (2022). Vidal et al. (2022) note how </w:t>
      </w:r>
      <w:commentRangeStart w:id="212"/>
      <w:r w:rsidRPr="6E19D5D5">
        <w:rPr>
          <w:lang w:val="en-US"/>
        </w:rPr>
        <w:t>digital leaders should become business leade</w:t>
      </w:r>
      <w:commentRangeEnd w:id="212"/>
      <w:r w:rsidRPr="6E19D5D5">
        <w:rPr>
          <w:rStyle w:val="CommentReference"/>
          <w:sz w:val="22"/>
          <w:szCs w:val="22"/>
          <w:lang w:val="en-US"/>
        </w:rPr>
        <w:commentReference w:id="212"/>
      </w:r>
      <w:r w:rsidRPr="6E19D5D5">
        <w:rPr>
          <w:lang w:val="en-US"/>
        </w:rPr>
        <w:t xml:space="preserve">rs, including developing business know-how within the digital function. We mirror this perspective and note that the marketing function requires increasing technical know-how and management (see section 4.2.3). </w:t>
      </w:r>
      <w:r w:rsidR="180B0401" w:rsidRPr="205B8843">
        <w:rPr>
          <w:lang w:val="en-US"/>
        </w:rPr>
        <w:t>This</w:t>
      </w:r>
      <w:ins w:id="213" w:author="Beninger, Stefanie" w:date="2026-06-10T13:07:00Z" w16du:dateUtc="2026-06-10T13:07:14Z">
        <w:r w:rsidR="0C77C109" w:rsidRPr="205B8843">
          <w:rPr>
            <w:lang w:val="en-US"/>
          </w:rPr>
          <w:t xml:space="preserve"> </w:t>
        </w:r>
      </w:ins>
      <w:commentRangeStart w:id="214"/>
      <w:ins w:id="215" w:author="Beninger, Stefanie" w:date="2026-06-10T13:07:00Z" w16du:dateUtc="2026-06-10T13:07:23Z">
        <w:r w:rsidR="645290C6" w:rsidRPr="205B8843">
          <w:rPr>
            <w:lang w:val="en-US"/>
          </w:rPr>
          <w:t>conclusion</w:t>
        </w:r>
      </w:ins>
      <w:commentRangeEnd w:id="214"/>
      <w:r w:rsidRPr="6E19D5D5">
        <w:rPr>
          <w:rStyle w:val="CommentReference"/>
          <w:sz w:val="22"/>
          <w:szCs w:val="22"/>
          <w:lang w:val="en-US"/>
        </w:rPr>
        <w:commentReference w:id="214"/>
      </w:r>
      <w:ins w:id="216" w:author="Beninger, Stefanie" w:date="2026-06-10T13:07:00Z" w16du:dateUtc="2026-06-10T13:07:23Z">
        <w:r w:rsidRPr="6E19D5D5">
          <w:rPr>
            <w:lang w:val="en-US"/>
          </w:rPr>
          <w:t xml:space="preserve"> </w:t>
        </w:r>
      </w:ins>
      <w:r w:rsidRPr="6E19D5D5">
        <w:rPr>
          <w:lang w:val="en-US"/>
        </w:rPr>
        <w:t>results in a situation where many of the learnings from Vidal et al. (2022</w:t>
      </w:r>
      <w:r w:rsidR="180B0401" w:rsidRPr="205B8843">
        <w:rPr>
          <w:lang w:val="en-US"/>
        </w:rPr>
        <w:t>)</w:t>
      </w:r>
      <w:ins w:id="217" w:author="Beninger, Stefanie" w:date="2026-06-10T13:07:00Z" w16du:dateUtc="2026-06-10T13:07:17Z">
        <w:r w:rsidR="6FFD52C6" w:rsidRPr="205B8843">
          <w:rPr>
            <w:lang w:val="en-US"/>
          </w:rPr>
          <w:t xml:space="preserve"> </w:t>
        </w:r>
      </w:ins>
      <w:del w:id="218" w:author="Beninger, Stefanie" w:date="2026-06-10T13:07:00Z" w16du:dateUtc="2026-06-10T13:07:17Z">
        <w:r w:rsidRPr="205B8843" w:rsidDel="180B0401">
          <w:rPr>
            <w:lang w:val="en-US"/>
          </w:rPr>
          <w:delText>,</w:delText>
        </w:r>
        <w:r w:rsidRPr="6E19D5D5">
          <w:rPr>
            <w:lang w:val="en-US"/>
          </w:rPr>
          <w:delText xml:space="preserve"> </w:delText>
        </w:r>
      </w:del>
      <w:r w:rsidRPr="6E19D5D5">
        <w:rPr>
          <w:lang w:val="en-US"/>
        </w:rPr>
        <w:t>now apply to the marketing manager, including the need to master talent complexity, prioritize learning, and bridge the gap between technical and business capabilities.</w:t>
      </w:r>
    </w:p>
    <w:p w14:paraId="56BBEE0D" w14:textId="77777777" w:rsidR="00EB5DFF" w:rsidRPr="002779EF" w:rsidRDefault="00EB5DFF" w:rsidP="00EB5DFF">
      <w:r w:rsidRPr="002779EF">
        <w:t xml:space="preserve">In line with </w:t>
      </w:r>
      <w:r w:rsidRPr="002779EF">
        <w:rPr>
          <w:lang w:val="en-US"/>
        </w:rPr>
        <w:t>Gebauer et al.’s (2020)</w:t>
      </w:r>
      <w:bookmarkStart w:id="219" w:name="OLE_LINK14"/>
      <w:r w:rsidRPr="002779EF">
        <w:t xml:space="preserve"> </w:t>
      </w:r>
      <w:r w:rsidRPr="00A06DA5">
        <w:t xml:space="preserve">digitalization </w:t>
      </w:r>
      <w:commentRangeStart w:id="220"/>
      <w:r w:rsidRPr="00A06DA5">
        <w:t>paradox</w:t>
      </w:r>
      <w:commentRangeEnd w:id="220"/>
      <w:r>
        <w:rPr>
          <w:rStyle w:val="CommentReference"/>
          <w:i/>
          <w:iCs/>
          <w:sz w:val="22"/>
          <w:szCs w:val="22"/>
        </w:rPr>
        <w:commentReference w:id="220"/>
      </w:r>
      <w:r>
        <w:rPr>
          <w:i/>
          <w:iCs/>
        </w:rPr>
        <w:t>,</w:t>
      </w:r>
      <w:r w:rsidRPr="002779EF">
        <w:t xml:space="preserve"> </w:t>
      </w:r>
      <w:bookmarkEnd w:id="219"/>
      <w:r w:rsidRPr="002779EF">
        <w:t xml:space="preserve">we see a pattern where outcomes of investments in agentic AI differ significantly. Notably, ignoring customer needs is not a pattern we observed; however, </w:t>
      </w:r>
      <w:bookmarkStart w:id="221" w:name="OLE_LINK15"/>
      <w:r w:rsidRPr="002779EF">
        <w:rPr>
          <w:lang w:val="en-US"/>
        </w:rPr>
        <w:t xml:space="preserve">Gebauer </w:t>
      </w:r>
      <w:bookmarkStart w:id="222" w:name="OLE_LINK16"/>
      <w:r w:rsidRPr="002779EF">
        <w:rPr>
          <w:lang w:val="en-US"/>
        </w:rPr>
        <w:t xml:space="preserve">et al.’s (2020) </w:t>
      </w:r>
      <w:bookmarkEnd w:id="221"/>
      <w:bookmarkEnd w:id="222"/>
      <w:r w:rsidRPr="002779EF">
        <w:rPr>
          <w:lang w:val="en-US"/>
        </w:rPr>
        <w:t xml:space="preserve">trap of </w:t>
      </w:r>
      <w:r w:rsidRPr="002779EF">
        <w:t xml:space="preserve">failing to build trust among </w:t>
      </w:r>
      <w:r w:rsidRPr="002779EF">
        <w:lastRenderedPageBreak/>
        <w:t xml:space="preserve">partners could be seen as a slice of the broader </w:t>
      </w:r>
      <w:r w:rsidRPr="002779EF">
        <w:rPr>
          <w:rStyle w:val="Strong"/>
          <w:rFonts w:cs="Segoe UI"/>
          <w:b w:val="0"/>
          <w:bCs w:val="0"/>
          <w:i/>
          <w:iCs/>
          <w:sz w:val="21"/>
          <w:szCs w:val="21"/>
        </w:rPr>
        <w:t xml:space="preserve">steering the </w:t>
      </w:r>
      <w:commentRangeStart w:id="223"/>
      <w:r w:rsidRPr="002779EF">
        <w:rPr>
          <w:rStyle w:val="Strong"/>
          <w:rFonts w:cs="Segoe UI"/>
          <w:b w:val="0"/>
          <w:bCs w:val="0"/>
          <w:i/>
          <w:iCs/>
          <w:sz w:val="21"/>
          <w:szCs w:val="21"/>
        </w:rPr>
        <w:t>organization</w:t>
      </w:r>
      <w:commentRangeEnd w:id="223"/>
      <w:r w:rsidRPr="002779EF">
        <w:rPr>
          <w:rStyle w:val="CommentReference"/>
          <w:rFonts w:cs="Segoe UI"/>
          <w:i/>
          <w:iCs/>
          <w:sz w:val="21"/>
          <w:szCs w:val="21"/>
        </w:rPr>
        <w:commentReference w:id="223"/>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 (se</w:t>
      </w:r>
      <w:commentRangeStart w:id="224"/>
      <w:r w:rsidRPr="002779EF">
        <w:rPr>
          <w:rStyle w:val="Strong"/>
          <w:rFonts w:cs="Segoe UI"/>
          <w:b w:val="0"/>
          <w:bCs w:val="0"/>
          <w:sz w:val="21"/>
          <w:szCs w:val="21"/>
        </w:rPr>
        <w:t>e section 4.2).</w:t>
      </w:r>
      <w:commentRangeEnd w:id="224"/>
      <w:r w:rsidRPr="002779EF">
        <w:rPr>
          <w:rStyle w:val="CommentReference"/>
          <w:rFonts w:cs="Segoe UI"/>
          <w:sz w:val="21"/>
          <w:szCs w:val="21"/>
        </w:rPr>
        <w:commentReference w:id="224"/>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225"/>
      <w:r w:rsidRPr="002779EF">
        <w:rPr>
          <w:rStyle w:val="Strong"/>
          <w:rFonts w:cs="Segoe UI"/>
          <w:b w:val="0"/>
          <w:bCs w:val="0"/>
          <w:sz w:val="21"/>
          <w:szCs w:val="21"/>
        </w:rPr>
        <w:t>we</w:t>
      </w:r>
      <w:commentRangeEnd w:id="225"/>
      <w:r w:rsidRPr="002779EF">
        <w:rPr>
          <w:rStyle w:val="CommentReference"/>
          <w:rFonts w:cs="Segoe UI"/>
          <w:sz w:val="21"/>
          <w:szCs w:val="21"/>
        </w:rPr>
        <w:commentReference w:id="225"/>
      </w:r>
      <w:r w:rsidRPr="002779EF">
        <w:rPr>
          <w:rStyle w:val="Strong"/>
          <w:rFonts w:cs="Segoe UI"/>
          <w:b w:val="0"/>
          <w:bCs w:val="0"/>
          <w:sz w:val="21"/>
          <w:szCs w:val="21"/>
        </w:rPr>
        <w:t xml:space="preserve"> note a much wider range of </w:t>
      </w:r>
      <w:commentRangeStart w:id="226"/>
      <w:r w:rsidRPr="002779EF">
        <w:rPr>
          <w:rStyle w:val="Strong"/>
          <w:rFonts w:cs="Segoe UI"/>
          <w:b w:val="0"/>
          <w:bCs w:val="0"/>
          <w:sz w:val="21"/>
          <w:szCs w:val="21"/>
        </w:rPr>
        <w:t>elements</w:t>
      </w:r>
      <w:commentRangeEnd w:id="226"/>
      <w:r w:rsidRPr="002779EF">
        <w:rPr>
          <w:rStyle w:val="CommentReference"/>
          <w:rFonts w:cs="Segoe UI"/>
          <w:sz w:val="21"/>
          <w:szCs w:val="21"/>
        </w:rPr>
        <w:commentReference w:id="226"/>
      </w:r>
      <w:r w:rsidRPr="002779EF">
        <w:rPr>
          <w:rStyle w:val="Strong"/>
          <w:rFonts w:cs="Segoe UI"/>
          <w:b w:val="0"/>
          <w:bCs w:val="0"/>
          <w:sz w:val="21"/>
          <w:szCs w:val="21"/>
        </w:rPr>
        <w:t xml:space="preserve"> that the manager can steer and shape to ensure that initiatives take hold and create value (see section 4). </w:t>
      </w:r>
    </w:p>
    <w:p w14:paraId="02A84530" w14:textId="1B0F8602" w:rsidR="00EB5DFF" w:rsidRPr="002779EF" w:rsidRDefault="00EB5DFF" w:rsidP="00EB5DFF">
      <w:r w:rsidRPr="6E19D5D5">
        <w:rPr>
          <w:lang w:val="en-US"/>
        </w:rPr>
        <w:t xml:space="preserve"> Both the organizational resistance that we observe and the breadth of benefits when successful that we observe within the dataset seem to be much higher than what is signaled in previous works regarding digital </w:t>
      </w:r>
      <w:commentRangeStart w:id="227"/>
      <w:r w:rsidRPr="6E19D5D5">
        <w:rPr>
          <w:lang w:val="en-US"/>
        </w:rPr>
        <w:t>transformation</w:t>
      </w:r>
      <w:commentRangeEnd w:id="227"/>
      <w:r w:rsidRPr="6E19D5D5">
        <w:rPr>
          <w:rStyle w:val="CommentReference"/>
          <w:sz w:val="22"/>
          <w:szCs w:val="22"/>
          <w:lang w:val="en-US"/>
        </w:rPr>
        <w:commentReference w:id="227"/>
      </w:r>
      <w:r w:rsidRPr="6E19D5D5">
        <w:rPr>
          <w:lang w:val="en-US"/>
        </w:rPr>
        <w:t xml:space="preserve">. Our resource suggests that this increased speed creates increased resistance and delaying behavior; </w:t>
      </w:r>
      <w:del w:id="228" w:author="Beninger, Stefanie" w:date="2026-06-10T13:11:00Z" w16du:dateUtc="2026-06-10T13:11:34Z">
        <w:r w:rsidRPr="6E19D5D5">
          <w:rPr>
            <w:lang w:val="en-US"/>
          </w:rPr>
          <w:delText>we quoted</w:delText>
        </w:r>
      </w:del>
      <w:ins w:id="229" w:author="Beninger, Stefanie" w:date="2026-06-10T13:11:00Z" w16du:dateUtc="2026-06-10T13:11:38Z">
        <w:r w:rsidR="4344F6D9" w:rsidRPr="205B8843">
          <w:rPr>
            <w:lang w:val="en-US"/>
          </w:rPr>
          <w:t>where one participant noted that,</w:t>
        </w:r>
      </w:ins>
      <w:r w:rsidRPr="6E19D5D5">
        <w:rPr>
          <w:lang w:val="en-US"/>
        </w:rPr>
        <w:t xml:space="preserve"> “It goes so fast that </w:t>
      </w:r>
      <w:del w:id="230" w:author="Beninger, Stefanie" w:date="2026-06-10T13:11:00Z" w16du:dateUtc="2026-06-10T13:11:43Z">
        <w:r w:rsidRPr="6E19D5D5">
          <w:rPr>
            <w:lang w:val="en-US"/>
          </w:rPr>
          <w:delText xml:space="preserve">they </w:delText>
        </w:r>
      </w:del>
      <w:ins w:id="231" w:author="Beninger, Stefanie" w:date="2026-06-10T13:11:00Z" w16du:dateUtc="2026-06-10T13:11:46Z">
        <w:r w:rsidR="236B64AD" w:rsidRPr="205B8843">
          <w:rPr>
            <w:lang w:val="en-US"/>
          </w:rPr>
          <w:t xml:space="preserve">[employees] </w:t>
        </w:r>
      </w:ins>
      <w:r w:rsidRPr="6E19D5D5">
        <w:rPr>
          <w:lang w:val="en-US"/>
        </w:rPr>
        <w:t xml:space="preserve">get overwhelmed” (see section 4.1.1). This implies that the managerial </w:t>
      </w:r>
      <w:commentRangeStart w:id="232"/>
      <w:r w:rsidRPr="6E19D5D5">
        <w:rPr>
          <w:lang w:val="en-US"/>
        </w:rPr>
        <w:t>behaviors</w:t>
      </w:r>
      <w:commentRangeEnd w:id="232"/>
      <w:r w:rsidRPr="6E19D5D5">
        <w:rPr>
          <w:rStyle w:val="CommentReference"/>
          <w:sz w:val="22"/>
          <w:szCs w:val="22"/>
          <w:lang w:val="en-US"/>
        </w:rPr>
        <w:commentReference w:id="232"/>
      </w:r>
      <w:r w:rsidRPr="6E19D5D5">
        <w:rPr>
          <w:lang w:val="en-US"/>
        </w:rPr>
        <w:t xml:space="preserve"> that were important in the </w:t>
      </w:r>
      <w:commentRangeStart w:id="233"/>
      <w:r w:rsidRPr="6E19D5D5">
        <w:rPr>
          <w:lang w:val="en-US"/>
        </w:rPr>
        <w:t>age of digital transformation</w:t>
      </w:r>
      <w:commentRangeEnd w:id="233"/>
      <w:r w:rsidRPr="6E19D5D5">
        <w:rPr>
          <w:rStyle w:val="CommentReference"/>
          <w:sz w:val="22"/>
          <w:szCs w:val="22"/>
          <w:lang w:val="en-US"/>
        </w:rPr>
        <w:commentReference w:id="233"/>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234" w:author="Luttik, Daan" w:date="2026-06-09T19:32:00Z" w16du:dateUtc="2026-06-09T17:32:00Z"/>
        </w:rPr>
      </w:pPr>
      <w:del w:id="235"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236" w:author="Luttik, Daan" w:date="2026-06-09T19:32:00Z" w16du:dateUtc="2026-06-09T17:32:00Z"/>
        </w:rPr>
      </w:pPr>
      <w:del w:id="237" w:author="Luttik, Daan" w:date="2026-06-09T19:32:00Z" w16du:dateUtc="2026-06-09T17:32:00Z">
        <w:r w:rsidDel="000D2E91">
          <w:delText>Earlier work shows possible applications of GenAI within marketing (Wahid et al., 2023; Grewal et al., 2025; Abou Elgheit, 2025).</w:delText>
        </w:r>
      </w:del>
    </w:p>
    <w:p w14:paraId="67961680" w14:textId="77777777" w:rsidR="00EB5DFF" w:rsidRDefault="00EB5DFF" w:rsidP="00EB5DFF">
      <w:pPr>
        <w:pStyle w:val="Heading3"/>
        <w:numPr>
          <w:ilvl w:val="2"/>
          <w:numId w:val="18"/>
        </w:numPr>
      </w:pPr>
      <w:r w:rsidRPr="000D2E91">
        <w:t>Observing</w:t>
      </w:r>
      <w:r>
        <w:t xml:space="preserve"> forces for change</w:t>
      </w:r>
    </w:p>
    <w:p w14:paraId="03EA2480" w14:textId="77777777" w:rsidR="00EB5DFF" w:rsidRDefault="00EB5DFF" w:rsidP="00EB5DFF">
      <w:pPr>
        <w:rPr>
          <w:lang w:val="en-US"/>
        </w:rPr>
      </w:pPr>
      <w:r w:rsidRPr="6E19D5D5">
        <w:rPr>
          <w:lang w:val="en-US"/>
        </w:rPr>
        <w:t>The first sub question this paper sought to answer was “</w:t>
      </w:r>
      <w:commentRangeStart w:id="238"/>
      <w:r w:rsidRPr="6E19D5D5">
        <w:rPr>
          <w:lang w:val="en-US"/>
        </w:rPr>
        <w:t>How do marketing manager</w:t>
      </w:r>
      <w:commentRangeStart w:id="239"/>
      <w:r w:rsidRPr="6E19D5D5">
        <w:rPr>
          <w:lang w:val="en-US"/>
        </w:rPr>
        <w:t>s identify and translate agentic</w:t>
      </w:r>
      <w:commentRangeEnd w:id="239"/>
      <w:r w:rsidRPr="6E19D5D5">
        <w:rPr>
          <w:rStyle w:val="CommentReference"/>
          <w:sz w:val="22"/>
          <w:szCs w:val="22"/>
          <w:lang w:val="en-US"/>
        </w:rPr>
        <w:commentReference w:id="239"/>
      </w:r>
      <w:r w:rsidRPr="6E19D5D5">
        <w:rPr>
          <w:lang w:val="en-US"/>
        </w:rPr>
        <w:t xml:space="preserve"> AI opportunities into value-creating implementations for marketing</w:t>
      </w:r>
      <w:commentRangeEnd w:id="238"/>
      <w:r w:rsidRPr="6E19D5D5">
        <w:rPr>
          <w:rStyle w:val="CommentReference"/>
          <w:sz w:val="22"/>
          <w:szCs w:val="22"/>
          <w:lang w:val="en-US"/>
        </w:rPr>
        <w:commentReference w:id="238"/>
      </w:r>
      <w:r w:rsidRPr="6E19D5D5">
        <w:rPr>
          <w:lang w:val="en-US"/>
        </w:rPr>
        <w:t xml:space="preserve">?”. </w:t>
      </w:r>
      <w:commentRangeStart w:id="240"/>
      <w:r w:rsidRPr="6E19D5D5">
        <w:rPr>
          <w:lang w:val="en-US"/>
        </w:rPr>
        <w:t xml:space="preserve">Section 4.1 describes how marketing managers observe the changing landscape. The data show three key external sources of inspiration that drive AI initiatives: the rapid progression of AI capability (see Section 4.1.1), market pressure from competitors and, increasingly, from consumers acting through their own agents (see Section 4.1.2), and the roadmaps communicated by their software suppliers (see Section 4.1.3). </w:t>
      </w:r>
      <w:commentRangeEnd w:id="240"/>
      <w:r>
        <w:rPr>
          <w:rStyle w:val="CommentReference"/>
          <w:sz w:val="22"/>
          <w:szCs w:val="22"/>
          <w:lang w:val="en-US"/>
        </w:rPr>
        <w:commentReference w:id="240"/>
      </w:r>
    </w:p>
    <w:p w14:paraId="48870530" w14:textId="77777777"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241"/>
      <w:r w:rsidRPr="6E19D5D5">
        <w:rPr>
          <w:i/>
          <w:iCs/>
          <w:lang w:val="en-US"/>
        </w:rPr>
        <w:t>Observing</w:t>
      </w:r>
      <w:commentRangeEnd w:id="241"/>
      <w:r w:rsidRPr="6E19D5D5">
        <w:rPr>
          <w:rStyle w:val="CommentReference"/>
          <w:sz w:val="22"/>
          <w:szCs w:val="22"/>
          <w:lang w:val="en-US"/>
        </w:rPr>
        <w:commentReference w:id="241"/>
      </w:r>
      <w:r w:rsidRPr="6E19D5D5">
        <w:rPr>
          <w:lang w:val="en-US"/>
        </w:rPr>
        <w:t xml:space="preserve">, however, is often more passive; the progress of agentic AI, adoption by </w:t>
      </w:r>
      <w:r w:rsidRPr="6E19D5D5">
        <w:rPr>
          <w:lang w:val="en-US"/>
        </w:rPr>
        <w:lastRenderedPageBreak/>
        <w:t>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 (</w:t>
      </w:r>
      <w:bookmarkStart w:id="242" w:name="OLE_LINK19"/>
      <w:r w:rsidRPr="6E19D5D5">
        <w:rPr>
          <w:lang w:val="en-US"/>
        </w:rPr>
        <w:t xml:space="preserve">see Section </w:t>
      </w:r>
      <w:bookmarkEnd w:id="242"/>
      <w:r w:rsidRPr="6E19D5D5">
        <w:rPr>
          <w:lang w:val="en-US"/>
        </w:rPr>
        <w:t>4.1.3).</w:t>
      </w:r>
    </w:p>
    <w:p w14:paraId="7EDECF3C" w14:textId="77777777" w:rsidR="00EB5DFF" w:rsidRDefault="00EB5DFF" w:rsidP="00EB5DFF">
      <w:r>
        <w:t>Furthermore, optics can be especially deceiving when it comes to agentic AI, as there is often a gap between the optics and communication regarding agentic AI solutions and the reality of these AI solutions (see Section 4.5.3); these solutions are often presented as successful even when they are still to be implemented altogether.</w:t>
      </w:r>
    </w:p>
    <w:p w14:paraId="44C137F8" w14:textId="77777777" w:rsidR="00EB5DFF" w:rsidRDefault="00EB5DFF" w:rsidP="00EB5DFF">
      <w:pPr>
        <w:pStyle w:val="Heading3"/>
        <w:numPr>
          <w:ilvl w:val="2"/>
          <w:numId w:val="18"/>
        </w:numPr>
      </w:pPr>
      <w:commentRangeStart w:id="243"/>
      <w:r w:rsidRPr="00F109A9">
        <w:t>Steering</w:t>
      </w:r>
      <w:r>
        <w:t xml:space="preserve"> the organizational </w:t>
      </w:r>
      <w:commentRangeStart w:id="244"/>
      <w:r>
        <w:t>context</w:t>
      </w:r>
      <w:commentRangeEnd w:id="244"/>
      <w:r>
        <w:rPr>
          <w:rStyle w:val="CommentReference"/>
          <w:sz w:val="22"/>
          <w:szCs w:val="22"/>
        </w:rPr>
        <w:commentReference w:id="244"/>
      </w:r>
      <w:commentRangeEnd w:id="243"/>
      <w:r w:rsidR="00303E2F">
        <w:rPr>
          <w:rStyle w:val="CommentReference"/>
          <w:sz w:val="22"/>
          <w:szCs w:val="22"/>
        </w:rPr>
        <w:commentReference w:id="243"/>
      </w:r>
    </w:p>
    <w:p w14:paraId="438CF2A5" w14:textId="77777777" w:rsidR="00EB5DFF" w:rsidRDefault="00EB5DFF" w:rsidP="00EB5DFF">
      <w:commentRangeStart w:id="245"/>
      <w:r w:rsidRPr="6E19D5D5">
        <w:rPr>
          <w:lang w:val="en-US"/>
        </w:rPr>
        <w:t xml:space="preserve">Adopting AI on the individual level seems to be relatively easy, but on the organizational level it can be very hard (see Section 4.5.3). </w:t>
      </w:r>
      <w:commentRangeEnd w:id="245"/>
      <w:r w:rsidRPr="6E19D5D5">
        <w:rPr>
          <w:rStyle w:val="CommentReference"/>
          <w:sz w:val="22"/>
          <w:szCs w:val="22"/>
          <w:lang w:val="en-US"/>
        </w:rPr>
        <w:commentReference w:id="245"/>
      </w:r>
      <w:r w:rsidRPr="6E19D5D5">
        <w:rPr>
          <w:lang w:val="en-US"/>
        </w:rPr>
        <w:t xml:space="preserve">Section 4.2 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77777777" w:rsidR="00EB5DFF" w:rsidRDefault="00EB5DFF" w:rsidP="00EB5DFF">
      <w:r>
        <w:t xml:space="preserve">Our analysis of the data empirically confirms and expands the organizational readiness </w:t>
      </w:r>
      <w:commentRangeStart w:id="246"/>
      <w:r>
        <w:t>criteria</w:t>
      </w:r>
      <w:commentRangeEnd w:id="246"/>
      <w:r>
        <w:rPr>
          <w:rStyle w:val="CommentReference"/>
          <w:sz w:val="22"/>
          <w:szCs w:val="22"/>
        </w:rPr>
        <w:commentReference w:id="246"/>
      </w:r>
      <w:r>
        <w:t xml:space="preserve"> as proposed by Srivastava (2026), and, in line with her call to research, connects these factors to value creation. Furthermore, we provide evidence that aligns with Smidt et al.</w:t>
      </w:r>
      <w:commentRangeStart w:id="247"/>
      <w:r>
        <w:t>’s</w:t>
      </w:r>
      <w:commentRangeEnd w:id="247"/>
      <w:r>
        <w:rPr>
          <w:rStyle w:val="CommentReference"/>
          <w:sz w:val="22"/>
          <w:szCs w:val="22"/>
        </w:rPr>
        <w:commentReference w:id="247"/>
      </w:r>
      <w:r>
        <w:t xml:space="preserve"> (2026) concept of process debt (see section 4.2.3).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248"/>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48"/>
      <w:r>
        <w:rPr>
          <w:rStyle w:val="CommentReference"/>
          <w:sz w:val="22"/>
          <w:szCs w:val="22"/>
          <w:lang w:val="en-US"/>
        </w:rPr>
        <w:commentReference w:id="248"/>
      </w:r>
    </w:p>
    <w:p w14:paraId="05328D05" w14:textId="77777777" w:rsidR="00EB5DFF" w:rsidRDefault="00EB5DFF" w:rsidP="00EB5DFF">
      <w:commentRangeStart w:id="249"/>
      <w:r w:rsidRPr="6E19D5D5">
        <w:rPr>
          <w:lang w:val="en-US"/>
        </w:rPr>
        <w:t>We</w:t>
      </w:r>
      <w:commentRangeEnd w:id="249"/>
      <w:r w:rsidRPr="6E19D5D5">
        <w:rPr>
          <w:rStyle w:val="CommentReference"/>
          <w:sz w:val="22"/>
          <w:szCs w:val="22"/>
          <w:lang w:val="en-US"/>
        </w:rPr>
        <w:commentReference w:id="249"/>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lastRenderedPageBreak/>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chance of successful adoption; and </w:t>
      </w:r>
      <w:r w:rsidRPr="009C24A0">
        <w:rPr>
          <w:i/>
          <w:iCs/>
        </w:rPr>
        <w:t>providing leadership backing</w:t>
      </w:r>
      <w:r>
        <w:t xml:space="preserve"> to ensure that AI initiatives have sufficient support.</w:t>
      </w:r>
    </w:p>
    <w:p w14:paraId="060A9F9D" w14:textId="77777777" w:rsidR="00EB5DFF" w:rsidRDefault="00EB5DFF" w:rsidP="00EB5DFF">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7658CFB8" w:rsidR="00EB5DFF" w:rsidRDefault="00EB5DFF" w:rsidP="00EB5DFF">
      <w:pPr>
        <w:pStyle w:val="Heading3"/>
        <w:numPr>
          <w:ilvl w:val="2"/>
          <w:numId w:val="18"/>
        </w:numPr>
      </w:pPr>
      <w:r w:rsidRPr="00F109A9">
        <w:t>Applying</w:t>
      </w:r>
      <w:r w:rsidR="00825619">
        <w:t xml:space="preserve"> how agentic AI is being used</w:t>
      </w:r>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250"/>
      <w:r w:rsidRPr="6E19D5D5">
        <w:rPr>
          <w:i/>
          <w:iCs/>
          <w:color w:val="9BBB59" w:themeColor="accent3"/>
          <w:lang w:val="en-US"/>
        </w:rPr>
        <w:t>harness</w:t>
      </w:r>
      <w:commentRangeEnd w:id="250"/>
      <w:r w:rsidRPr="6E19D5D5">
        <w:rPr>
          <w:rStyle w:val="CommentReference"/>
          <w:color w:val="9BBB59" w:themeColor="accent3"/>
          <w:sz w:val="22"/>
          <w:szCs w:val="22"/>
          <w:lang w:val="en-US"/>
        </w:rPr>
        <w:commentReference w:id="250"/>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251"/>
      <w:r w:rsidRPr="6E19D5D5">
        <w:rPr>
          <w:color w:val="9BBB59" w:themeColor="accent3"/>
          <w:lang w:val="en-US"/>
        </w:rPr>
        <w:t>Theoretically</w:t>
      </w:r>
      <w:commentRangeEnd w:id="251"/>
      <w:r w:rsidRPr="6E19D5D5">
        <w:rPr>
          <w:rStyle w:val="CommentReference"/>
          <w:color w:val="9BBB59" w:themeColor="accent3"/>
          <w:sz w:val="22"/>
          <w:szCs w:val="22"/>
          <w:lang w:val="en-US"/>
        </w:rPr>
        <w:commentReference w:id="251"/>
      </w:r>
      <w:r w:rsidRPr="6E19D5D5">
        <w:rPr>
          <w:color w:val="9BBB59" w:themeColor="accent3"/>
          <w:lang w:val="en-US"/>
        </w:rPr>
        <w:t xml:space="preserve">,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w:t>
      </w:r>
      <w:r w:rsidRPr="6E19D5D5">
        <w:rPr>
          <w:color w:val="9BBB59" w:themeColor="accent3"/>
          <w:lang w:val="en-US"/>
        </w:rPr>
        <w:lastRenderedPageBreak/>
        <w:t>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77777777" w:rsidR="00EB5DFF" w:rsidRPr="00F109A9" w:rsidRDefault="00EB5DFF" w:rsidP="00EB5DFF">
      <w:pPr>
        <w:pStyle w:val="Heading3"/>
        <w:rPr>
          <w:color w:val="9BBB59" w:themeColor="accent3"/>
        </w:rPr>
      </w:pPr>
      <w:r w:rsidRPr="00F109A9">
        <w:rPr>
          <w:color w:val="9BBB59" w:themeColor="accent3"/>
        </w:rPr>
        <w:t>5.1.</w:t>
      </w:r>
      <w:r>
        <w:rPr>
          <w:color w:val="9BBB59" w:themeColor="accent3"/>
        </w:rPr>
        <w:t>5</w:t>
      </w:r>
      <w:r w:rsidRPr="00F109A9">
        <w:rPr>
          <w:color w:val="9BBB59" w:themeColor="accent3"/>
        </w:rPr>
        <w:tab/>
        <w:t>Value outcomes: a managed portfolio</w:t>
      </w:r>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252"/>
      <w:r w:rsidRPr="6E19D5D5">
        <w:rPr>
          <w:color w:val="9BBB59" w:themeColor="accent3"/>
          <w:lang w:val="en-US"/>
        </w:rPr>
        <w:t>theory</w:t>
      </w:r>
      <w:commentRangeEnd w:id="252"/>
      <w:r w:rsidRPr="6E19D5D5">
        <w:rPr>
          <w:rStyle w:val="CommentReference"/>
          <w:color w:val="9BBB59" w:themeColor="accent3"/>
          <w:sz w:val="22"/>
          <w:szCs w:val="22"/>
          <w:lang w:val="en-US"/>
        </w:rPr>
        <w:commentReference w:id="252"/>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253"/>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253"/>
      <w:r w:rsidRPr="6E19D5D5">
        <w:rPr>
          <w:rStyle w:val="CommentReference"/>
          <w:color w:val="9BBB59" w:themeColor="accent3"/>
          <w:sz w:val="22"/>
          <w:szCs w:val="22"/>
          <w:lang w:val="en-US"/>
        </w:rPr>
        <w:commentReference w:id="253"/>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254"/>
      <w:r w:rsidRPr="00F109A9">
        <w:rPr>
          <w:color w:val="9BBB59" w:themeColor="accent3"/>
        </w:rPr>
        <w:t>determined</w:t>
      </w:r>
      <w:commentRangeEnd w:id="254"/>
      <w:r w:rsidRPr="00F109A9">
        <w:rPr>
          <w:rStyle w:val="CommentReference"/>
          <w:color w:val="9BBB59" w:themeColor="accent3"/>
          <w:sz w:val="22"/>
          <w:szCs w:val="22"/>
        </w:rPr>
        <w:commentReference w:id="254"/>
      </w:r>
      <w:r w:rsidRPr="00F109A9">
        <w:rPr>
          <w:color w:val="9BBB59" w:themeColor="accent3"/>
        </w:rPr>
        <w:t xml:space="preserve"> is that comparable use cases produced divergent outcomes across organizations (Section 4.4.4; Table 4):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(Section 5.1.3), and then steer the organization, reshaping, leveraging, and navigating its conditions, and apply agentic AI to turn that opportunity into value. It is in this </w:t>
      </w:r>
      <w:r w:rsidRPr="00F109A9">
        <w:rPr>
          <w:color w:val="9BBB59" w:themeColor="accent3"/>
        </w:rPr>
        <w:lastRenderedPageBreak/>
        <w:t>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t xml:space="preserve">The </w:t>
      </w:r>
      <w:commentRangeStart w:id="255"/>
      <w:r w:rsidRPr="6E19D5D5">
        <w:rPr>
          <w:color w:val="9BBB59" w:themeColor="accent3"/>
          <w:lang w:val="en-US"/>
        </w:rPr>
        <w:t>most</w:t>
      </w:r>
      <w:commentRangeEnd w:id="255"/>
      <w:r w:rsidRPr="6E19D5D5">
        <w:rPr>
          <w:rStyle w:val="CommentReference"/>
          <w:color w:val="9BBB59" w:themeColor="accent3"/>
          <w:sz w:val="22"/>
          <w:szCs w:val="22"/>
          <w:lang w:val="en-US"/>
        </w:rPr>
        <w:commentReference w:id="255"/>
      </w:r>
      <w:r w:rsidRPr="6E19D5D5">
        <w:rPr>
          <w:color w:val="9BBB59" w:themeColor="accent3"/>
          <w:lang w:val="en-US"/>
        </w:rPr>
        <w:t xml:space="preserve"> distinctive finding at this stage concerns how the portfolio’s negative terms are contained. Rather than treating value destruction (Doshi &amp; Hauser, 2024) as a side effect to be avoided, managers managed it recursively, deploying agentic AI to govern the very risks that agentic AI creates: brand-control and tone-of-voice agents police brand risk (Section 4.5.1), while evaluator agents and human sense-checking limit the impact of hallucination (Section 4.5.2).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sidRPr="00F109A9">
        <w:rPr>
          <w:color w:val="9BBB59" w:themeColor="accent3"/>
        </w:rPr>
        <w:t>One outcome, however, resists this containment and points beyond the firm. Deploying agentic AI first on junior tasks threatens the pipeline through which juniors become seniors (Section 4.5.4),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256" w:name="_Toc231935251"/>
      <w:r w:rsidRPr="00F109A9">
        <w:rPr>
          <w:color w:val="9BBB59" w:themeColor="accent3"/>
        </w:rPr>
        <w:t>5.2</w:t>
      </w:r>
      <w:r w:rsidRPr="00F109A9">
        <w:rPr>
          <w:color w:val="9BBB59" w:themeColor="accent3"/>
        </w:rPr>
        <w:tab/>
        <w:t>Practical implications</w:t>
      </w:r>
      <w:bookmarkEnd w:id="256"/>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w:t>
      </w:r>
      <w:r w:rsidRPr="00F109A9">
        <w:rPr>
          <w:color w:val="9BBB59" w:themeColor="accent3"/>
        </w:rPr>
        <w:lastRenderedPageBreak/>
        <w:t xml:space="preserve">the technology is applied, and managing the value that results) rather than of the procurement decision alone, the practical implications of this study concern how marketing managers do that </w:t>
      </w:r>
      <w:commentRangeStart w:id="257"/>
      <w:r w:rsidRPr="00F109A9">
        <w:rPr>
          <w:color w:val="9BBB59" w:themeColor="accent3"/>
        </w:rPr>
        <w:t>work</w:t>
      </w:r>
      <w:commentRangeEnd w:id="257"/>
      <w:r w:rsidRPr="00F109A9">
        <w:rPr>
          <w:rStyle w:val="CommentReference"/>
          <w:color w:val="9BBB59" w:themeColor="accent3"/>
          <w:sz w:val="22"/>
          <w:szCs w:val="22"/>
        </w:rPr>
        <w:commentReference w:id="257"/>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77777777" w:rsidR="00EB5DFF" w:rsidRPr="00F109A9" w:rsidRDefault="00EB5DFF" w:rsidP="00EB5DFF">
      <w:pPr>
        <w:pStyle w:val="Heading3"/>
        <w:rPr>
          <w:color w:val="9BBB59" w:themeColor="accent3"/>
        </w:rPr>
      </w:pPr>
      <w:r w:rsidRPr="00F109A9">
        <w:rPr>
          <w:color w:val="9BBB59" w:themeColor="accent3"/>
        </w:rPr>
        <w:t>5.2.1</w:t>
      </w:r>
      <w:r w:rsidRPr="00F109A9">
        <w:rPr>
          <w:color w:val="9BBB59" w:themeColor="accent3"/>
        </w:rPr>
        <w:tab/>
        <w:t>Build the conditions and lead the change</w:t>
      </w:r>
    </w:p>
    <w:p w14:paraId="255FF323" w14:textId="77777777" w:rsidR="00EB5DFF" w:rsidRPr="00F109A9" w:rsidRDefault="00EB5DFF" w:rsidP="6E19D5D5">
      <w:pPr>
        <w:rPr>
          <w:color w:val="9BBB59" w:themeColor="accent3"/>
          <w:lang w:val="en-US"/>
        </w:rPr>
      </w:pPr>
      <w:r w:rsidRPr="6E19D5D5">
        <w:rPr>
          <w:color w:val="9BBB59" w:themeColor="accent3"/>
          <w:lang w:val="en-US"/>
        </w:rPr>
        <w:t>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(Section 4.2.3);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(Section 4.2.2).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77777777" w:rsidR="00EB5DFF" w:rsidRPr="00F109A9" w:rsidRDefault="00EB5DFF" w:rsidP="00EB5DFF">
      <w:pPr>
        <w:pStyle w:val="Heading3"/>
        <w:rPr>
          <w:color w:val="9BBB59" w:themeColor="accent3"/>
        </w:rPr>
      </w:pPr>
      <w:r w:rsidRPr="00F109A9">
        <w:rPr>
          <w:color w:val="9BBB59" w:themeColor="accent3"/>
        </w:rPr>
        <w:t>5.2.2</w:t>
      </w:r>
      <w:r w:rsidRPr="00F109A9">
        <w:rPr>
          <w:color w:val="9BBB59" w:themeColor="accent3"/>
        </w:rPr>
        <w:tab/>
        <w:t>Choose your posture: follow or differentiate</w:t>
      </w:r>
    </w:p>
    <w:p w14:paraId="16D477E1" w14:textId="77777777" w:rsidR="00EB5DFF" w:rsidRPr="00F109A9" w:rsidRDefault="00EB5DFF" w:rsidP="6E19D5D5">
      <w:pPr>
        <w:rPr>
          <w:color w:val="9BBB59" w:themeColor="accent3"/>
          <w:lang w:val="en-US"/>
        </w:rPr>
      </w:pPr>
      <w:r w:rsidRPr="6E19D5D5">
        <w:rPr>
          <w:color w:val="9BBB59" w:themeColor="accent3"/>
          <w:lang w:val="en-US"/>
        </w:rPr>
        <w:t xml:space="preserve">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w:t>
      </w:r>
      <w:r w:rsidRPr="6E19D5D5">
        <w:rPr>
          <w:color w:val="9BBB59" w:themeColor="accent3"/>
          <w:lang w:val="en-US"/>
        </w:rPr>
        <w:lastRenderedPageBreak/>
        <w:t>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77777777" w:rsidR="00EB5DFF" w:rsidRPr="00F109A9" w:rsidRDefault="00EB5DFF" w:rsidP="00EB5DFF">
      <w:pPr>
        <w:pStyle w:val="Heading3"/>
        <w:rPr>
          <w:color w:val="9BBB59" w:themeColor="accent3"/>
        </w:rPr>
      </w:pPr>
      <w:r w:rsidRPr="00F109A9">
        <w:rPr>
          <w:color w:val="9BBB59" w:themeColor="accent3"/>
        </w:rPr>
        <w:t>5.2.3</w:t>
      </w:r>
      <w:r w:rsidRPr="00F109A9">
        <w:rPr>
          <w:color w:val="9BBB59" w:themeColor="accent3"/>
        </w:rPr>
        <w:tab/>
        <w:t>Start from the workflow and engineer the configuration</w:t>
      </w:r>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77777777" w:rsidR="00EB5DFF" w:rsidRPr="00F109A9" w:rsidRDefault="00EB5DFF" w:rsidP="00EB5DFF">
      <w:pPr>
        <w:pStyle w:val="Heading3"/>
        <w:rPr>
          <w:color w:val="9BBB59" w:themeColor="accent3"/>
        </w:rPr>
      </w:pPr>
      <w:r w:rsidRPr="00F109A9">
        <w:rPr>
          <w:color w:val="9BBB59" w:themeColor="accent3"/>
        </w:rPr>
        <w:t>5.2.4</w:t>
      </w:r>
      <w:r w:rsidRPr="00F109A9">
        <w:rPr>
          <w:color w:val="9BBB59" w:themeColor="accent3"/>
        </w:rPr>
        <w:tab/>
        <w:t>Govern AI with AI, calibrated to risk</w:t>
      </w:r>
    </w:p>
    <w:p w14:paraId="739D87DF" w14:textId="77777777" w:rsidR="00EB5DFF" w:rsidRPr="00F109A9" w:rsidRDefault="00EB5DFF" w:rsidP="6E19D5D5">
      <w:pPr>
        <w:rPr>
          <w:color w:val="9BBB59" w:themeColor="accent3"/>
          <w:lang w:val="en-US"/>
        </w:rPr>
      </w:pPr>
      <w:r w:rsidRPr="6E19D5D5">
        <w:rPr>
          <w:color w:val="9BBB59" w:themeColor="accent3"/>
          <w:lang w:val="en-US"/>
        </w:rPr>
        <w:t xml:space="preserve">The same design logic offers the most effective response to the risks of agentic AI: deploy AI to govern AI. Brand-control and tone-of-voice agents can enforce standards at scale, evaluator agents and human sense-checking can contain hallucination, and benchmarking AI </w:t>
      </w:r>
      <w:r w:rsidRPr="6E19D5D5">
        <w:rPr>
          <w:color w:val="9BBB59" w:themeColor="accent3"/>
          <w:lang w:val="en-US"/>
        </w:rPr>
        <w:lastRenderedPageBreak/>
        <w:t>output against a human baseline converts risk management into a measurable quality process (Sections 4.4.3 and 4.5). Because the harms of agentic AI are a form of value destruction to be actively managed rather than merely avoided (Doshi &amp; Hauser, 2024), oversight should be calibrated to the cost of error and the difficulty of evaluating the output, rather than directed at eliminating error altogether.</w:t>
      </w:r>
    </w:p>
    <w:p w14:paraId="7D726D25" w14:textId="77777777" w:rsidR="00EB5DFF" w:rsidRPr="00F109A9" w:rsidRDefault="00EB5DFF" w:rsidP="00EB5DFF">
      <w:pPr>
        <w:pStyle w:val="Heading3"/>
        <w:rPr>
          <w:color w:val="9BBB59" w:themeColor="accent3"/>
        </w:rPr>
      </w:pPr>
      <w:r w:rsidRPr="00F109A9">
        <w:rPr>
          <w:color w:val="9BBB59" w:themeColor="accent3"/>
        </w:rPr>
        <w:t>5.2.5</w:t>
      </w:r>
      <w:r w:rsidRPr="00F109A9">
        <w:rPr>
          <w:color w:val="9BBB59" w:themeColor="accent3"/>
        </w:rPr>
        <w:tab/>
        <w:t>Resource and source it strategically</w:t>
      </w:r>
    </w:p>
    <w:p w14:paraId="29D21D74" w14:textId="77777777" w:rsidR="00EB5DFF" w:rsidRPr="00F109A9" w:rsidRDefault="00EB5DFF" w:rsidP="6E19D5D5">
      <w:pPr>
        <w:rPr>
          <w:color w:val="9BBB59" w:themeColor="accent3"/>
          <w:lang w:val="en-US"/>
        </w:rPr>
      </w:pPr>
      <w:r w:rsidRPr="6E19D5D5">
        <w:rPr>
          <w:color w:val="9BBB59" w:themeColor="accent3"/>
          <w:lang w:val="en-US"/>
        </w:rPr>
        <w:t>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(Section 4.2.1),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77777777" w:rsidR="00EB5DFF" w:rsidRPr="00F109A9" w:rsidRDefault="00EB5DFF" w:rsidP="00EB5DFF">
      <w:pPr>
        <w:pStyle w:val="Heading3"/>
        <w:rPr>
          <w:color w:val="9BBB59" w:themeColor="accent3"/>
        </w:rPr>
      </w:pPr>
      <w:r w:rsidRPr="00F109A9">
        <w:rPr>
          <w:color w:val="9BBB59" w:themeColor="accent3"/>
        </w:rPr>
        <w:t>5.2.6</w:t>
      </w:r>
      <w:r w:rsidRPr="00F109A9">
        <w:rPr>
          <w:color w:val="9BBB59" w:themeColor="accent3"/>
        </w:rPr>
        <w:tab/>
        <w:t>Look outward: the agentic demand side and the talent pipeline</w:t>
      </w:r>
    </w:p>
    <w:p w14:paraId="06974DCC" w14:textId="77777777" w:rsidR="00EB5DFF" w:rsidRPr="00F109A9" w:rsidRDefault="00EB5DFF" w:rsidP="6E19D5D5">
      <w:pPr>
        <w:rPr>
          <w:color w:val="9BBB59" w:themeColor="accent3"/>
          <w:lang w:val="en-US"/>
        </w:rPr>
      </w:pPr>
      <w:r w:rsidRPr="6E19D5D5">
        <w:rPr>
          <w:color w:val="9BBB59" w:themeColor="accent3"/>
          <w:lang w:val="en-US"/>
        </w:rPr>
        <w:t xml:space="preserve">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(Sections 4.1.2 and 4.3.1),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(Section 4.5.4). </w:t>
      </w:r>
      <w:r w:rsidRPr="6E19D5D5">
        <w:rPr>
          <w:color w:val="9BBB59" w:themeColor="accent3"/>
          <w:lang w:val="en-US"/>
        </w:rPr>
        <w:lastRenderedPageBreak/>
        <w:t>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258" w:name="_Toc231935252"/>
      <w:r w:rsidRPr="00963DD6">
        <w:rPr>
          <w:color w:val="auto"/>
        </w:rPr>
        <w:t>5.3</w:t>
      </w:r>
      <w:r w:rsidRPr="00963DD6">
        <w:rPr>
          <w:color w:val="auto"/>
        </w:rPr>
        <w:tab/>
        <w:t>Limitations &amp; Future research</w:t>
      </w:r>
      <w:bookmarkEnd w:id="258"/>
    </w:p>
    <w:p w14:paraId="37C3E8ED" w14:textId="77777777" w:rsidR="00EB5DFF" w:rsidRDefault="00EB5DFF" w:rsidP="00EB5DFF">
      <w:pPr>
        <w:rPr>
          <w:del w:id="259"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260"/>
      <w:r w:rsidRPr="6E19D5D5">
        <w:rPr>
          <w:lang w:val="en-US"/>
        </w:rPr>
        <w:t>situation</w:t>
      </w:r>
      <w:commentRangeEnd w:id="260"/>
      <w:r w:rsidRPr="6E19D5D5">
        <w:rPr>
          <w:rStyle w:val="CommentReference"/>
          <w:sz w:val="22"/>
          <w:szCs w:val="22"/>
          <w:lang w:val="en-US"/>
        </w:rPr>
        <w:commentReference w:id="260"/>
      </w:r>
      <w:r w:rsidRPr="6E19D5D5">
        <w:rPr>
          <w:lang w:val="en-US"/>
        </w:rPr>
        <w:t xml:space="preserve">. </w:t>
      </w:r>
      <w:del w:id="261" w:author="Beninger, Stefanie" w:date="2026-06-10T13:25:00Z" w16du:dateUtc="2026-06-10T13:25:41Z">
        <w:r w:rsidRPr="6E19D5D5">
          <w:rPr>
            <w:lang w:val="en-US"/>
          </w:rPr>
          <w:delText xml:space="preserve"> </w:delText>
        </w:r>
      </w:del>
      <w:r w:rsidRPr="6E19D5D5">
        <w:rPr>
          <w:lang w:val="en-US"/>
        </w:rPr>
        <w:t xml:space="preserve">Furthermore, as this research applies a qualitative approach, our outcomes could be transferable to other </w:t>
      </w:r>
      <w:commentRangeStart w:id="262"/>
      <w:r w:rsidRPr="6E19D5D5">
        <w:rPr>
          <w:lang w:val="en-US"/>
        </w:rPr>
        <w:t>contexts</w:t>
      </w:r>
      <w:commentRangeEnd w:id="262"/>
      <w:r w:rsidRPr="6E19D5D5">
        <w:rPr>
          <w:rStyle w:val="CommentReference"/>
          <w:sz w:val="22"/>
          <w:szCs w:val="22"/>
          <w:lang w:val="en-US"/>
        </w:rPr>
        <w:commentReference w:id="262"/>
      </w:r>
      <w:r w:rsidRPr="6E19D5D5">
        <w:rPr>
          <w:lang w:val="en-US"/>
        </w:rPr>
        <w:t xml:space="preserve">, but might also be specific to a small number of individuals and the context of the interviews (Shenton, 2004). </w:t>
      </w:r>
    </w:p>
    <w:p w14:paraId="71CBA20A" w14:textId="2576B6D6" w:rsidR="00EB5DFF" w:rsidRDefault="00EB5DFF" w:rsidP="00EB5DFF">
      <w:commentRangeStart w:id="263"/>
      <w:r w:rsidRPr="6E19D5D5">
        <w:rPr>
          <w:lang w:val="en-US"/>
        </w:rPr>
        <w:t>To</w:t>
      </w:r>
      <w:commentRangeEnd w:id="263"/>
      <w:r w:rsidRPr="6E19D5D5">
        <w:rPr>
          <w:rStyle w:val="CommentReference"/>
          <w:sz w:val="22"/>
          <w:szCs w:val="22"/>
          <w:lang w:val="en-US"/>
        </w:rPr>
        <w:commentReference w:id="263"/>
      </w:r>
      <w:r w:rsidRPr="6E19D5D5">
        <w:rPr>
          <w:lang w:val="en-US"/>
        </w:rPr>
        <w:t xml:space="preserve"> balance these limitations, future research could make comparisons across </w:t>
      </w:r>
      <w:del w:id="264" w:author="Beninger, Stefanie" w:date="2026-06-10T13:27:00Z" w16du:dateUtc="2026-06-10T13:27:24Z">
        <w:r w:rsidRPr="6E19D5D5">
          <w:rPr>
            <w:lang w:val="en-US"/>
          </w:rPr>
          <w:delText xml:space="preserve">markets </w:delText>
        </w:r>
      </w:del>
      <w:ins w:id="265" w:author="Beninger, Stefanie" w:date="2026-06-10T13:27:00Z" w16du:dateUtc="2026-06-10T13:27:25Z">
        <w:r w:rsidR="03E3ECB5" w:rsidRPr="205B8843">
          <w:rPr>
            <w:lang w:val="en-US"/>
          </w:rPr>
          <w:t xml:space="preserve">industries </w:t>
        </w:r>
      </w:ins>
      <w:r w:rsidR="180B0401" w:rsidRPr="205B8843">
        <w:rPr>
          <w:lang w:val="en-US"/>
        </w:rPr>
        <w:t>and</w:t>
      </w:r>
      <w:ins w:id="266" w:author="Beninger, Stefanie" w:date="2026-06-10T13:26:00Z" w16du:dateUtc="2026-06-10T13:26:58Z">
        <w:r w:rsidR="5E9AFDF3" w:rsidRPr="205B8843">
          <w:rPr>
            <w:lang w:val="en-US"/>
          </w:rPr>
          <w:t xml:space="preserve"> conduct longitudinal research to</w:t>
        </w:r>
      </w:ins>
      <w:r w:rsidRPr="6E19D5D5">
        <w:rPr>
          <w:lang w:val="en-US"/>
        </w:rPr>
        <w:t xml:space="preserve"> monitor the evolving response of organizations and consumers to the (also) evolving nature of AI </w:t>
      </w:r>
      <w:del w:id="267" w:author="Beninger, Stefanie" w:date="2026-06-10T13:27:00Z" w16du:dateUtc="2026-06-10T13:27:10Z">
        <w:r w:rsidRPr="6E19D5D5">
          <w:rPr>
            <w:lang w:val="en-US"/>
          </w:rPr>
          <w:delText xml:space="preserve">effects </w:delText>
        </w:r>
      </w:del>
      <w:r w:rsidRPr="6E19D5D5">
        <w:rPr>
          <w:lang w:val="en-US"/>
        </w:rPr>
        <w:t xml:space="preserve">on </w:t>
      </w:r>
      <w:del w:id="268" w:author="Beninger, Stefanie" w:date="2026-06-10T13:27:00Z" w16du:dateUtc="2026-06-10T13:27:13Z">
        <w:r w:rsidRPr="6E19D5D5">
          <w:rPr>
            <w:lang w:val="en-US"/>
          </w:rPr>
          <w:delText>the process of</w:delText>
        </w:r>
      </w:del>
      <w:r w:rsidRPr="6E19D5D5">
        <w:rPr>
          <w:lang w:val="en-US"/>
        </w:rPr>
        <w:t xml:space="preserve"> value creation with </w:t>
      </w:r>
      <w:ins w:id="269" w:author="Beninger, Stefanie" w:date="2026-06-10T13:27:00Z" w16du:dateUtc="2026-06-10T13:27:16Z">
        <w:r w:rsidR="19CD7E72" w:rsidRPr="205B8843">
          <w:rPr>
            <w:lang w:val="en-US"/>
          </w:rPr>
          <w:t xml:space="preserve">agetnic </w:t>
        </w:r>
      </w:ins>
      <w:r w:rsidRPr="6E19D5D5">
        <w:rPr>
          <w:lang w:val="en-US"/>
        </w:rPr>
        <w:t xml:space="preserve">AI and the role of the marketing manager </w:t>
      </w:r>
      <w:ins w:id="270" w:author="Beninger, Stefanie" w:date="2026-06-10T13:27:00Z" w16du:dateUtc="2026-06-10T13:27:21Z">
        <w:r w:rsidR="44BEFDB4" w:rsidRPr="205B8843">
          <w:rPr>
            <w:lang w:val="en-US"/>
          </w:rPr>
          <w:t>therein</w:t>
        </w:r>
      </w:ins>
      <w:del w:id="271" w:author="Beninger, Stefanie" w:date="2026-06-10T13:27:00Z" w16du:dateUtc="2026-06-10T13:27:19Z">
        <w:r w:rsidRPr="6E19D5D5">
          <w:rPr>
            <w:lang w:val="en-US"/>
          </w:rPr>
          <w:delText>in this process</w:delText>
        </w:r>
      </w:del>
      <w:r w:rsidRPr="6E19D5D5">
        <w:rPr>
          <w:lang w:val="en-US"/>
        </w:rPr>
        <w:t>.</w:t>
      </w:r>
    </w:p>
    <w:p w14:paraId="2C144096" w14:textId="2967817B" w:rsidR="00EB5DFF" w:rsidRDefault="00EB5DFF" w:rsidP="00EB5DFF">
      <w:r w:rsidRPr="6E19D5D5">
        <w:rPr>
          <w:lang w:val="en-US"/>
        </w:rPr>
        <w:t xml:space="preserve">Another limitation lies in the gap between optics and </w:t>
      </w:r>
      <w:commentRangeStart w:id="272"/>
      <w:r w:rsidRPr="6E19D5D5">
        <w:rPr>
          <w:lang w:val="en-US"/>
        </w:rPr>
        <w:t>reality</w:t>
      </w:r>
      <w:commentRangeEnd w:id="272"/>
      <w:r w:rsidRPr="6E19D5D5">
        <w:rPr>
          <w:rStyle w:val="CommentReference"/>
          <w:sz w:val="22"/>
          <w:szCs w:val="22"/>
          <w:lang w:val="en-US"/>
        </w:rPr>
        <w:commentReference w:id="272"/>
      </w:r>
      <w:r w:rsidRPr="6E19D5D5">
        <w:rPr>
          <w:lang w:val="en-US"/>
        </w:rPr>
        <w:t xml:space="preserve"> (see section 4.3.1); while many interviewees were open about this gap, others might not have been so </w:t>
      </w:r>
      <w:commentRangeStart w:id="273"/>
      <w:r w:rsidRPr="6E19D5D5">
        <w:rPr>
          <w:lang w:val="en-US"/>
        </w:rPr>
        <w:t>forthcoming</w:t>
      </w:r>
      <w:commentRangeEnd w:id="273"/>
      <w:r w:rsidRPr="6E19D5D5">
        <w:rPr>
          <w:rStyle w:val="CommentReference"/>
          <w:sz w:val="22"/>
          <w:szCs w:val="22"/>
          <w:lang w:val="en-US"/>
        </w:rPr>
        <w:commentReference w:id="273"/>
      </w:r>
      <w:r w:rsidRPr="6E19D5D5">
        <w:rPr>
          <w:lang w:val="en-US"/>
        </w:rPr>
        <w:t>. This  study relies exclusively on interview data and is based on an inductive approach. In line with Polsa (2013</w:t>
      </w:r>
      <w:r w:rsidR="180B0401" w:rsidRPr="205B8843">
        <w:rPr>
          <w:lang w:val="en-US"/>
        </w:rPr>
        <w:t>)</w:t>
      </w:r>
      <w:ins w:id="274"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w:t>
      </w:r>
      <w:del w:id="275" w:author="Beninger, Stefanie" w:date="2026-06-10T13:28:00Z" w16du:dateUtc="2026-06-10T13:28:24Z">
        <w:r w:rsidRPr="6E19D5D5">
          <w:rPr>
            <w:lang w:val="en-US"/>
          </w:rPr>
          <w:delText xml:space="preserve">actual </w:delText>
        </w:r>
      </w:del>
      <w:r w:rsidRPr="6E19D5D5">
        <w:rPr>
          <w:lang w:val="en-US"/>
        </w:rPr>
        <w:t xml:space="preserve">state of AI within an </w:t>
      </w:r>
      <w:commentRangeStart w:id="276"/>
      <w:r w:rsidRPr="6E19D5D5">
        <w:rPr>
          <w:lang w:val="en-US"/>
        </w:rPr>
        <w:t>organization</w:t>
      </w:r>
      <w:commentRangeEnd w:id="276"/>
      <w:r w:rsidRPr="6E19D5D5">
        <w:rPr>
          <w:rStyle w:val="CommentReference"/>
          <w:sz w:val="22"/>
          <w:szCs w:val="22"/>
          <w:lang w:val="en-US"/>
        </w:rPr>
        <w:commentReference w:id="276"/>
      </w:r>
      <w:r w:rsidRPr="6E19D5D5">
        <w:rPr>
          <w:lang w:val="en-US"/>
        </w:rPr>
        <w:t xml:space="preserve"> and measuring the effects on specific </w:t>
      </w:r>
      <w:commentRangeStart w:id="277"/>
      <w:r w:rsidRPr="6E19D5D5">
        <w:rPr>
          <w:lang w:val="en-US"/>
        </w:rPr>
        <w:t xml:space="preserve">values </w:t>
      </w:r>
      <w:commentRangeEnd w:id="277"/>
      <w:r w:rsidRPr="6E19D5D5">
        <w:rPr>
          <w:rStyle w:val="CommentReference"/>
          <w:sz w:val="22"/>
          <w:szCs w:val="22"/>
          <w:lang w:val="en-US"/>
        </w:rPr>
        <w:commentReference w:id="277"/>
      </w:r>
      <w:r w:rsidRPr="6E19D5D5">
        <w:rPr>
          <w:lang w:val="en-US"/>
        </w:rPr>
        <w:t xml:space="preserve">qualitatively should provide an important balancing force to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278"/>
      <w:commentRangeStart w:id="279"/>
      <w:r w:rsidRPr="6E19D5D5">
        <w:rPr>
          <w:lang w:val="en-US"/>
        </w:rPr>
        <w:t>research</w:t>
      </w:r>
      <w:commentRangeEnd w:id="278"/>
      <w:r w:rsidRPr="6E19D5D5">
        <w:rPr>
          <w:rStyle w:val="CommentReference"/>
          <w:sz w:val="22"/>
          <w:szCs w:val="22"/>
          <w:lang w:val="en-US"/>
        </w:rPr>
        <w:commentReference w:id="278"/>
      </w:r>
      <w:commentRangeEnd w:id="279"/>
      <w:r w:rsidRPr="6E19D5D5">
        <w:rPr>
          <w:rStyle w:val="CommentReference"/>
          <w:sz w:val="22"/>
          <w:szCs w:val="22"/>
          <w:lang w:val="en-US"/>
        </w:rPr>
        <w:commentReference w:id="279"/>
      </w:r>
      <w:r w:rsidRPr="6E19D5D5">
        <w:rPr>
          <w:lang w:val="en-US"/>
        </w:rPr>
        <w:t xml:space="preserve"> could study specific elements in more </w:t>
      </w:r>
      <w:commentRangeStart w:id="280"/>
      <w:r w:rsidRPr="6E19D5D5">
        <w:rPr>
          <w:lang w:val="en-US"/>
        </w:rPr>
        <w:t>depth</w:t>
      </w:r>
      <w:commentRangeEnd w:id="280"/>
      <w:r w:rsidRPr="6E19D5D5">
        <w:rPr>
          <w:rStyle w:val="CommentReference"/>
          <w:sz w:val="22"/>
          <w:szCs w:val="22"/>
          <w:lang w:val="en-US"/>
        </w:rPr>
        <w:commentReference w:id="280"/>
      </w:r>
      <w:r w:rsidRPr="6E19D5D5">
        <w:rPr>
          <w:lang w:val="en-US"/>
        </w:rPr>
        <w:t xml:space="preserve">. First, research seems to rarely analyze the impact of specific technical features or technical </w:t>
      </w:r>
      <w:commentRangeStart w:id="281"/>
      <w:r w:rsidRPr="6E19D5D5">
        <w:rPr>
          <w:lang w:val="en-US"/>
        </w:rPr>
        <w:t>configurations</w:t>
      </w:r>
      <w:commentRangeEnd w:id="281"/>
      <w:r w:rsidRPr="6E19D5D5">
        <w:rPr>
          <w:rStyle w:val="CommentReference"/>
          <w:sz w:val="22"/>
          <w:szCs w:val="22"/>
          <w:lang w:val="en-US"/>
        </w:rPr>
        <w:commentReference w:id="281"/>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282"/>
      <w:r w:rsidRPr="6E19D5D5">
        <w:rPr>
          <w:lang w:val="en-US"/>
        </w:rPr>
        <w:t>context</w:t>
      </w:r>
      <w:commentRangeEnd w:id="282"/>
      <w:r w:rsidRPr="6E19D5D5">
        <w:rPr>
          <w:rStyle w:val="CommentReference"/>
          <w:sz w:val="22"/>
          <w:szCs w:val="22"/>
          <w:lang w:val="en-US"/>
        </w:rPr>
        <w:commentReference w:id="282"/>
      </w:r>
      <w:r w:rsidRPr="6E19D5D5">
        <w:rPr>
          <w:lang w:val="en-US"/>
        </w:rPr>
        <w:t xml:space="preserve">, looking into optimal configurations that managers can </w:t>
      </w:r>
      <w:r w:rsidRPr="6E19D5D5">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83"/>
      <w:r w:rsidRPr="6E19D5D5">
        <w:rPr>
          <w:lang w:val="en-US"/>
        </w:rPr>
        <w:t>organization</w:t>
      </w:r>
      <w:commentRangeEnd w:id="283"/>
      <w:r w:rsidRPr="6E19D5D5">
        <w:rPr>
          <w:rStyle w:val="CommentReference"/>
          <w:sz w:val="22"/>
          <w:szCs w:val="22"/>
          <w:lang w:val="en-US"/>
        </w:rPr>
        <w:commentReference w:id="283"/>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284" w:name="_Toc231935253"/>
      <w:r w:rsidRPr="00D84AD4">
        <w:lastRenderedPageBreak/>
        <w:t>6.</w:t>
      </w:r>
      <w:r w:rsidRPr="00D84AD4">
        <w:tab/>
        <w:t>Conclusion</w:t>
      </w:r>
      <w:bookmarkEnd w:id="284"/>
    </w:p>
    <w:p w14:paraId="313B6C3B" w14:textId="655E2459" w:rsidR="00EB5DFF" w:rsidRPr="00F109A9" w:rsidRDefault="00EB5DFF" w:rsidP="00EB5DFF">
      <w:pPr>
        <w:rPr>
          <w:color w:val="9BBB59" w:themeColor="accent3"/>
        </w:rPr>
      </w:pPr>
      <w:r w:rsidRPr="00F109A9">
        <w:rPr>
          <w:color w:val="9BBB59" w:themeColor="accent3"/>
        </w:rPr>
        <w:t xml:space="preserve">This thesis asked how marketing managers create value with agentic AI. Drawing on seventeen interviews with marketing managers and AI experts, analyzed through constructivist grounded theory, </w:t>
      </w:r>
      <w:ins w:id="285" w:author="Beninger, Stefanie" w:date="2026-06-10T13:31:00Z" w16du:dateUtc="2026-06-10T13:31:24Z">
        <w:r w:rsidR="399E1AC9" w:rsidRPr="205B8843">
          <w:rPr>
            <w:color w:val="9BBB59" w:themeColor="accent3"/>
          </w:rPr>
          <w:t xml:space="preserve">the findings suggest </w:t>
        </w:r>
      </w:ins>
      <w:commentRangeStart w:id="286"/>
      <w:del w:id="287" w:author="Beninger, Stefanie" w:date="2026-06-10T13:31:00Z" w16du:dateUtc="2026-06-10T13:31:18Z">
        <w:r w:rsidRPr="00F109A9">
          <w:rPr>
            <w:color w:val="9BBB59" w:themeColor="accent3"/>
          </w:rPr>
          <w:delText>it</w:delText>
        </w:r>
      </w:del>
      <w:commentRangeEnd w:id="286"/>
      <w:r w:rsidRPr="00F109A9">
        <w:rPr>
          <w:rStyle w:val="CommentReference"/>
          <w:color w:val="9BBB59" w:themeColor="accent3"/>
          <w:sz w:val="22"/>
          <w:szCs w:val="22"/>
        </w:rPr>
        <w:commentReference w:id="286"/>
      </w:r>
      <w:del w:id="288" w:author="Beninger, Stefanie" w:date="2026-06-10T13:31:00Z" w16du:dateUtc="2026-06-10T13:31:18Z">
        <w:r w:rsidRPr="00F109A9">
          <w:rPr>
            <w:color w:val="9BBB59" w:themeColor="accent3"/>
          </w:rPr>
          <w:delText xml:space="preserve"> concludes </w:delText>
        </w:r>
      </w:del>
      <w:r w:rsidRPr="00F109A9">
        <w:rPr>
          <w:color w:val="9BBB59" w:themeColor="accent3"/>
        </w:rPr>
        <w:t>that value is created not by adopting agentic AI but by the managerial work that surrounds it:</w:t>
      </w:r>
      <w:commentRangeStart w:id="289"/>
      <w:r w:rsidRPr="00F109A9">
        <w:rPr>
          <w:color w:val="9BBB59" w:themeColor="accent3"/>
        </w:rPr>
        <w:t xml:space="preserve"> observing a volatile environment, building the conditions for change, steering the organization, designing how the technology is applied, and managing the portfolio of value that results</w:t>
      </w:r>
      <w:commentRangeEnd w:id="289"/>
      <w:r w:rsidRPr="00F109A9">
        <w:rPr>
          <w:rStyle w:val="CommentReference"/>
          <w:color w:val="9BBB59" w:themeColor="accent3"/>
          <w:sz w:val="22"/>
          <w:szCs w:val="22"/>
        </w:rPr>
        <w:commentReference w:id="289"/>
      </w:r>
      <w:r w:rsidRPr="00F109A9">
        <w:rPr>
          <w:color w:val="9BBB59" w:themeColor="accent3"/>
        </w:rPr>
        <w:t xml:space="preserve">. The study’s central contribution is a </w:t>
      </w:r>
      <w:del w:id="290" w:author="Beninger, Stefanie" w:date="2026-06-10T13:33:00Z" w16du:dateUtc="2026-06-10T13:33:12Z">
        <w:r w:rsidRPr="00F109A9">
          <w:rPr>
            <w:color w:val="9BBB59" w:themeColor="accent3"/>
          </w:rPr>
          <w:delText xml:space="preserve">process </w:delText>
        </w:r>
      </w:del>
      <w:r w:rsidRPr="00F109A9">
        <w:rPr>
          <w:color w:val="9BBB59" w:themeColor="accent3"/>
        </w:rPr>
        <w:t xml:space="preserve">model of this </w:t>
      </w:r>
      <w:del w:id="291" w:author="Beninger, Stefanie" w:date="2026-06-10T13:33:00Z" w16du:dateUtc="2026-06-10T13:33:14Z">
        <w:r w:rsidRPr="00F109A9">
          <w:rPr>
            <w:color w:val="9BBB59" w:themeColor="accent3"/>
          </w:rPr>
          <w:delText xml:space="preserve">work </w:delText>
        </w:r>
      </w:del>
      <w:ins w:id="292" w:author="Beninger, Stefanie" w:date="2026-06-10T13:33:00Z" w16du:dateUtc="2026-06-10T13:33:15Z">
        <w:r w:rsidR="11B6BAB0" w:rsidRPr="205B8843">
          <w:rPr>
            <w:color w:val="9BBB59" w:themeColor="accent3"/>
          </w:rPr>
          <w:t xml:space="preserve">study </w:t>
        </w:r>
      </w:ins>
      <w:r w:rsidRPr="00F109A9">
        <w:rPr>
          <w:color w:val="9BBB59" w:themeColor="accent3"/>
        </w:rPr>
        <w:t>(Figure 1); the technology is necessary but, on its own, far from sufficient.</w:t>
      </w:r>
    </w:p>
    <w:p w14:paraId="4FB3DD77" w14:textId="77777777" w:rsidR="00EB5DFF" w:rsidRPr="009E2C30" w:rsidRDefault="00EB5DFF" w:rsidP="6E19D5D5">
      <w:pPr>
        <w:rPr>
          <w:color w:val="76923C" w:themeColor="accent3" w:themeShade="BF"/>
          <w:lang w:val="en-US"/>
        </w:rPr>
      </w:pPr>
      <w:commentRangeStart w:id="293"/>
      <w:r w:rsidRPr="6E19D5D5">
        <w:rPr>
          <w:color w:val="76923C" w:themeColor="accent3" w:themeShade="BF"/>
          <w:lang w:val="en-US"/>
        </w:rPr>
        <w:t>The</w:t>
      </w:r>
      <w:commentRangeEnd w:id="293"/>
      <w:r w:rsidRPr="6E19D5D5">
        <w:rPr>
          <w:rStyle w:val="CommentReference"/>
          <w:color w:val="76923C" w:themeColor="accent3" w:themeShade="BF"/>
          <w:sz w:val="22"/>
          <w:szCs w:val="22"/>
          <w:lang w:val="en-US"/>
        </w:rPr>
        <w:commentReference w:id="293"/>
      </w:r>
      <w:r w:rsidRPr="6E19D5D5">
        <w:rPr>
          <w:color w:val="76923C" w:themeColor="accent3" w:themeShade="BF"/>
          <w:lang w:val="en-US"/>
        </w:rPr>
        <w:t xml:space="preserve"> three subquestions structure this </w:t>
      </w:r>
      <w:commentRangeStart w:id="294"/>
      <w:r w:rsidRPr="6E19D5D5">
        <w:rPr>
          <w:color w:val="76923C" w:themeColor="accent3" w:themeShade="BF"/>
          <w:lang w:val="en-US"/>
        </w:rPr>
        <w:t>answer</w:t>
      </w:r>
      <w:commentRangeEnd w:id="294"/>
      <w:r w:rsidRPr="6E19D5D5">
        <w:rPr>
          <w:rStyle w:val="CommentReference"/>
          <w:color w:val="76923C" w:themeColor="accent3" w:themeShade="BF"/>
          <w:sz w:val="22"/>
          <w:szCs w:val="22"/>
          <w:lang w:val="en-US"/>
        </w:rPr>
        <w:commentReference w:id="294"/>
      </w:r>
      <w:r w:rsidRPr="6E19D5D5">
        <w:rPr>
          <w:color w:val="76923C" w:themeColor="accent3" w:themeShade="BF"/>
          <w:lang w:val="en-US"/>
        </w:rPr>
        <w:t xml:space="preserve">. Marketing managers </w:t>
      </w:r>
      <w:r w:rsidRPr="6E19D5D5">
        <w:rPr>
          <w:i/>
          <w:iCs/>
          <w:color w:val="76923C" w:themeColor="accent3" w:themeShade="BF"/>
          <w:lang w:val="en-US"/>
        </w:rPr>
        <w:t>identify and translate</w:t>
      </w:r>
      <w:r w:rsidRPr="6E19D5D5">
        <w:rPr>
          <w:color w:val="76923C" w:themeColor="accent3" w:themeShade="BF"/>
          <w:lang w:val="en-US"/>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enable adoption</w:t>
      </w:r>
      <w:r w:rsidRPr="6E19D5D5">
        <w:rPr>
          <w:color w:val="76923C" w:themeColor="accent3" w:themeShade="BF"/>
          <w:lang w:val="en-US"/>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E2C30" w:rsidRDefault="00EB5DFF" w:rsidP="6E19D5D5">
      <w:pPr>
        <w:rPr>
          <w:color w:val="76923C" w:themeColor="accent3" w:themeShade="BF"/>
          <w:lang w:val="en-US"/>
        </w:rPr>
      </w:pPr>
      <w:r w:rsidRPr="6E19D5D5">
        <w:rPr>
          <w:color w:val="76923C" w:themeColor="accent3" w:themeShade="BF"/>
          <w:lang w:val="en-US"/>
        </w:rPr>
        <w:t xml:space="preserve">They </w:t>
      </w:r>
      <w:r w:rsidRPr="6E19D5D5">
        <w:rPr>
          <w:i/>
          <w:iCs/>
          <w:color w:val="76923C" w:themeColor="accent3" w:themeShade="BF"/>
          <w:lang w:val="en-US"/>
        </w:rPr>
        <w:t>navigate obstacles and risks</w:t>
      </w:r>
      <w:r w:rsidRPr="6E19D5D5">
        <w:rPr>
          <w:color w:val="76923C" w:themeColor="accent3" w:themeShade="BF"/>
          <w:lang w:val="en-US"/>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6E19D5D5">
        <w:rPr>
          <w:color w:val="76923C" w:themeColor="accent3" w:themeShade="BF"/>
          <w:lang w:val="en-US"/>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2F45E4AA" w:rsidR="00EB5DFF" w:rsidRPr="008775D0" w:rsidRDefault="00EB5DFF" w:rsidP="6E19D5D5">
      <w:pPr>
        <w:rPr>
          <w:color w:val="9BBB59" w:themeColor="accent3"/>
          <w:lang w:val="en-US"/>
        </w:rPr>
      </w:pPr>
      <w:commentRangeStart w:id="295"/>
      <w:r w:rsidRPr="6E19D5D5">
        <w:rPr>
          <w:color w:val="9BBB59" w:themeColor="accent3"/>
          <w:lang w:val="en-US"/>
        </w:rPr>
        <w:t>Empirically</w:t>
      </w:r>
      <w:commentRangeEnd w:id="295"/>
      <w:r w:rsidRPr="6E19D5D5">
        <w:rPr>
          <w:rStyle w:val="CommentReference"/>
          <w:color w:val="9BBB59" w:themeColor="accent3"/>
          <w:sz w:val="22"/>
          <w:szCs w:val="22"/>
          <w:lang w:val="en-US"/>
        </w:rPr>
        <w:commentReference w:id="295"/>
      </w:r>
      <w:r w:rsidRPr="6E19D5D5">
        <w:rPr>
          <w:color w:val="9BBB59" w:themeColor="accent3"/>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296"/>
      <w:r w:rsidRPr="6E19D5D5">
        <w:rPr>
          <w:color w:val="9BBB59" w:themeColor="accent3"/>
          <w:lang w:val="en-US"/>
        </w:rPr>
        <w:t>generation</w:t>
      </w:r>
      <w:commentRangeEnd w:id="296"/>
      <w:r w:rsidRPr="6E19D5D5">
        <w:rPr>
          <w:rStyle w:val="CommentReference"/>
          <w:color w:val="9BBB59" w:themeColor="accent3"/>
          <w:sz w:val="22"/>
          <w:szCs w:val="22"/>
          <w:lang w:val="en-US"/>
        </w:rPr>
        <w:commentReference w:id="296"/>
      </w:r>
      <w:r w:rsidRPr="6E19D5D5">
        <w:rPr>
          <w:color w:val="9BBB59" w:themeColor="accent3"/>
          <w:lang w:val="en-US"/>
        </w:rPr>
        <w:t xml:space="preserve">. Its contribution is a grounded account of the managerial </w:t>
      </w:r>
      <w:del w:id="297" w:author="Beninger, Stefanie" w:date="2026-06-10T13:34:00Z" w16du:dateUtc="2026-06-10T13:34:03Z">
        <w:r w:rsidRPr="6E19D5D5">
          <w:rPr>
            <w:color w:val="9BBB59" w:themeColor="accent3"/>
            <w:lang w:val="en-US"/>
          </w:rPr>
          <w:delText>work</w:delText>
        </w:r>
        <w:r w:rsidRPr="205B8843" w:rsidDel="180B0401">
          <w:rPr>
            <w:color w:val="9BBB59" w:themeColor="accent3"/>
            <w:lang w:val="en-US"/>
          </w:rPr>
          <w:delText xml:space="preserve"> </w:delText>
        </w:r>
      </w:del>
      <w:ins w:id="298" w:author="Beninger, Stefanie" w:date="2026-06-10T13:34:00Z" w16du:dateUtc="2026-06-10T13:34:15Z">
        <w:r w:rsidR="38436E6F" w:rsidRPr="205B8843">
          <w:rPr>
            <w:color w:val="9BBB59" w:themeColor="accent3"/>
            <w:lang w:val="en-US"/>
          </w:rPr>
          <w:t>actions to realize value with</w:t>
        </w:r>
        <w:r w:rsidRPr="6E19D5D5">
          <w:rPr>
            <w:color w:val="9BBB59" w:themeColor="accent3"/>
            <w:lang w:val="en-US"/>
          </w:rPr>
          <w:t xml:space="preserve"> </w:t>
        </w:r>
      </w:ins>
      <w:del w:id="299" w:author="Beninger, Stefanie" w:date="2026-06-10T13:34:00Z" w16du:dateUtc="2026-06-10T13:34:14Z">
        <w:r w:rsidRPr="6E19D5D5">
          <w:rPr>
            <w:color w:val="9BBB59" w:themeColor="accent3"/>
            <w:lang w:val="en-US"/>
          </w:rPr>
          <w:delText xml:space="preserve">through which </w:delText>
        </w:r>
      </w:del>
      <w:r w:rsidRPr="6E19D5D5">
        <w:rPr>
          <w:color w:val="9BBB59" w:themeColor="accent3"/>
          <w:lang w:val="en-US"/>
        </w:rPr>
        <w:t>agentic AI</w:t>
      </w:r>
      <w:del w:id="300" w:author="Beninger, Stefanie" w:date="2026-06-10T13:34:00Z" w16du:dateUtc="2026-06-10T13:34:19Z">
        <w:r w:rsidRPr="6E19D5D5">
          <w:rPr>
            <w:color w:val="9BBB59" w:themeColor="accent3"/>
            <w:lang w:val="en-US"/>
          </w:rPr>
          <w:delText xml:space="preserve"> is turned into value</w:delText>
        </w:r>
      </w:del>
      <w:r w:rsidRPr="6E19D5D5">
        <w:rPr>
          <w:color w:val="9BBB59" w:themeColor="accent3"/>
          <w:lang w:val="en-US"/>
        </w:rPr>
        <w:t xml:space="preserve">: a </w:t>
      </w:r>
      <w:commentRangeStart w:id="301"/>
      <w:r w:rsidRPr="6E19D5D5">
        <w:rPr>
          <w:color w:val="9BBB59" w:themeColor="accent3"/>
          <w:lang w:val="en-US"/>
        </w:rPr>
        <w:t>process</w:t>
      </w:r>
      <w:commentRangeEnd w:id="301"/>
      <w:r w:rsidRPr="6E19D5D5">
        <w:rPr>
          <w:rStyle w:val="CommentReference"/>
          <w:color w:val="9BBB59" w:themeColor="accent3"/>
          <w:sz w:val="22"/>
          <w:szCs w:val="22"/>
          <w:lang w:val="en-US"/>
        </w:rPr>
        <w:commentReference w:id="301"/>
      </w:r>
      <w:r w:rsidRPr="6E19D5D5">
        <w:rPr>
          <w:color w:val="9BBB59" w:themeColor="accent3"/>
          <w:lang w:val="en-US"/>
        </w:rPr>
        <w:t xml:space="preserve"> model linking </w:t>
      </w:r>
      <w:commentRangeStart w:id="302"/>
      <w:r w:rsidRPr="6E19D5D5">
        <w:rPr>
          <w:color w:val="9BBB59" w:themeColor="accent3"/>
          <w:lang w:val="en-US"/>
        </w:rPr>
        <w:t>observing, steering, applying, and the management of a value portfolio, together with the analytical vocabulary (the repertoire of reshaping, leveraging, and navigating; the harness; and value as a managed portfol</w:t>
      </w:r>
      <w:commentRangeEnd w:id="302"/>
      <w:r w:rsidRPr="6E19D5D5">
        <w:rPr>
          <w:rStyle w:val="CommentReference"/>
          <w:color w:val="9BBB59" w:themeColor="accent3"/>
          <w:sz w:val="22"/>
          <w:szCs w:val="22"/>
          <w:lang w:val="en-US"/>
        </w:rPr>
        <w:commentReference w:id="302"/>
      </w:r>
      <w:r w:rsidRPr="6E19D5D5">
        <w:rPr>
          <w:color w:val="9BBB59" w:themeColor="accent3"/>
          <w:lang w:val="en-US"/>
        </w:rPr>
        <w:t>io) through which that work can be understood. T</w:t>
      </w:r>
      <w:commentRangeStart w:id="303"/>
      <w:r w:rsidRPr="6E19D5D5">
        <w:rPr>
          <w:color w:val="9BBB59" w:themeColor="accent3"/>
          <w:lang w:val="en-US"/>
        </w:rPr>
        <w:t>he empirical specifics reported here are snapshots of a fast-moving technology and will date quick</w:t>
      </w:r>
      <w:commentRangeEnd w:id="303"/>
      <w:r w:rsidRPr="6E19D5D5">
        <w:rPr>
          <w:rStyle w:val="CommentReference"/>
          <w:color w:val="9BBB59" w:themeColor="accent3"/>
          <w:sz w:val="22"/>
          <w:szCs w:val="22"/>
          <w:lang w:val="en-US"/>
        </w:rPr>
        <w:commentReference w:id="303"/>
      </w:r>
      <w:r w:rsidRPr="6E19D5D5">
        <w:rPr>
          <w:color w:val="9BBB59" w:themeColor="accent3"/>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304"/>
      <w:r w:rsidRPr="6E19D5D5">
        <w:rPr>
          <w:color w:val="9BBB59" w:themeColor="accent3"/>
          <w:lang w:val="en-US"/>
        </w:rPr>
        <w:t>them</w:t>
      </w:r>
      <w:commentRangeEnd w:id="304"/>
      <w:r w:rsidRPr="6E19D5D5">
        <w:rPr>
          <w:rStyle w:val="CommentReference"/>
          <w:color w:val="9BBB59" w:themeColor="accent3"/>
          <w:sz w:val="22"/>
          <w:szCs w:val="22"/>
          <w:lang w:val="en-US"/>
        </w:rPr>
        <w:commentReference w:id="304"/>
      </w:r>
      <w:r w:rsidRPr="6E19D5D5">
        <w:rPr>
          <w:color w:val="9BBB59" w:themeColor="accent3"/>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305" w:name="_Toc231935254"/>
      <w:r>
        <w:lastRenderedPageBreak/>
        <w:t>7.</w:t>
      </w:r>
      <w:r>
        <w:tab/>
        <w:t>References</w:t>
      </w:r>
      <w:bookmarkEnd w:id="305"/>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306"/>
      <w:r w:rsidRPr="6E19D5D5">
        <w:rPr>
          <w:highlight w:val="white"/>
          <w:lang w:val="en-US"/>
        </w:rPr>
        <w:t>survey</w:t>
      </w:r>
      <w:commentRangeEnd w:id="306"/>
      <w:r w:rsidRPr="6E19D5D5">
        <w:rPr>
          <w:rStyle w:val="CommentReference"/>
          <w:sz w:val="22"/>
          <w:szCs w:val="22"/>
          <w:highlight w:val="white"/>
          <w:lang w:val="en-US"/>
        </w:rPr>
        <w:commentReference w:id="306"/>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lastRenderedPageBreak/>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307"/>
      <w:commentRangeStart w:id="308"/>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308"/>
      <w:r w:rsidRPr="00DC0191">
        <w:rPr>
          <w:rStyle w:val="CommentReference"/>
          <w:sz w:val="20"/>
          <w:szCs w:val="20"/>
          <w:highlight w:val="white"/>
        </w:rPr>
        <w:commentReference w:id="308"/>
      </w:r>
      <w:commentRangeEnd w:id="307"/>
      <w:r w:rsidR="00793718" w:rsidRPr="00DC0191">
        <w:rPr>
          <w:rStyle w:val="CommentReference"/>
          <w:sz w:val="20"/>
          <w:szCs w:val="20"/>
          <w:highlight w:val="white"/>
        </w:rPr>
        <w:commentReference w:id="307"/>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lastRenderedPageBreak/>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309"/>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309"/>
      <w:r>
        <w:rPr>
          <w:rStyle w:val="CommentReference"/>
          <w:sz w:val="22"/>
          <w:szCs w:val="22"/>
          <w:highlight w:val="white"/>
          <w:lang w:val="en-US"/>
        </w:rPr>
        <w:commentReference w:id="309"/>
      </w:r>
    </w:p>
    <w:p w14:paraId="1B314B75" w14:textId="77777777" w:rsidR="00EB5DFF" w:rsidRDefault="00EB5DFF" w:rsidP="6E19D5D5">
      <w:pPr>
        <w:ind w:left="720" w:hanging="720"/>
        <w:rPr>
          <w:highlight w:val="white"/>
          <w:lang w:val="en-US"/>
        </w:rPr>
      </w:pPr>
      <w:r w:rsidRPr="6E19D5D5">
        <w:rPr>
          <w:highlight w:val="white"/>
          <w:lang w:val="en-US"/>
        </w:rPr>
        <w:lastRenderedPageBreak/>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310" w:name="OLE_LINK17"/>
      <w:r>
        <w:rPr>
          <w:highlight w:val="white"/>
        </w:rPr>
        <w:t>Advertising in the Age of Agentic AI: Call for Research</w:t>
      </w:r>
      <w:bookmarkEnd w:id="310"/>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311"/>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311"/>
      <w:r>
        <w:rPr>
          <w:rStyle w:val="CommentReference"/>
          <w:sz w:val="22"/>
          <w:szCs w:val="22"/>
          <w:highlight w:val="white"/>
          <w:lang w:val="en-US"/>
        </w:rPr>
        <w:commentReference w:id="311"/>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312"/>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312"/>
      <w:r w:rsidR="005627C3">
        <w:rPr>
          <w:rStyle w:val="CommentReference"/>
          <w:sz w:val="22"/>
          <w:szCs w:val="22"/>
          <w:highlight w:val="white"/>
        </w:rPr>
        <w:commentReference w:id="312"/>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313"/>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313"/>
      <w:r>
        <w:rPr>
          <w:rStyle w:val="CommentReference"/>
          <w:sz w:val="22"/>
          <w:szCs w:val="22"/>
          <w:highlight w:val="white"/>
          <w:lang w:val="en-US"/>
        </w:rPr>
        <w:commentReference w:id="313"/>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314"/>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314"/>
      <w:r w:rsidR="00F80704">
        <w:rPr>
          <w:rStyle w:val="CommentReference"/>
          <w:sz w:val="22"/>
          <w:szCs w:val="22"/>
          <w:highlight w:val="white"/>
        </w:rPr>
        <w:commentReference w:id="314"/>
      </w:r>
    </w:p>
    <w:p w14:paraId="2AFDF14D" w14:textId="77777777" w:rsidR="00EB5DFF" w:rsidRPr="00DF1B07" w:rsidRDefault="00EB5DFF" w:rsidP="00EB5DFF">
      <w:pPr>
        <w:ind w:left="720" w:hanging="720"/>
        <w:rPr>
          <w:highlight w:val="white"/>
          <w:lang w:val="it-IT"/>
        </w:rPr>
      </w:pPr>
      <w:r>
        <w:rPr>
          <w:highlight w:val="white"/>
          <w:lang w:val="en-US"/>
        </w:rPr>
        <w:lastRenderedPageBreak/>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315"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316" w:author="Luttik, Daan" w:date="2026-06-11T19:40:00Z" w16du:dateUtc="2026-06-11T17:40:00Z">
            <w:rPr>
              <w:highlight w:val="white"/>
              <w:lang w:val="it-IT"/>
            </w:rPr>
          </w:rPrChange>
        </w:rPr>
        <w:t>…</w:t>
      </w:r>
      <w:r w:rsidRPr="004E42CB">
        <w:rPr>
          <w:highlight w:val="white"/>
          <w:rPrChange w:id="317"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318"/>
      <w:r>
        <w:rPr>
          <w:highlight w:val="white"/>
        </w:rPr>
        <w:lastRenderedPageBreak/>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318"/>
      <w:r w:rsidR="00D76C35">
        <w:rPr>
          <w:rStyle w:val="CommentReference"/>
          <w:sz w:val="22"/>
          <w:szCs w:val="22"/>
          <w:highlight w:val="white"/>
        </w:rPr>
        <w:commentReference w:id="318"/>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37F52F45" w14:textId="77777777" w:rsidR="00EB5DFF" w:rsidRDefault="00EB5DFF" w:rsidP="00EB5DFF">
      <w:pPr>
        <w:ind w:left="720" w:hanging="720"/>
        <w:rPr>
          <w:strike/>
          <w:highlight w:val="white"/>
        </w:rPr>
      </w:pPr>
      <w:commentRangeStart w:id="319"/>
      <w:r>
        <w:rPr>
          <w:strike/>
          <w:highlight w:val="white"/>
        </w:rPr>
        <w:t xml:space="preserve">Parker, C., Scott, S., &amp; Geddes, A. (2019). Snowball sampling. </w:t>
      </w:r>
      <w:r>
        <w:rPr>
          <w:i/>
          <w:iCs/>
          <w:strike/>
          <w:highlight w:val="white"/>
        </w:rPr>
        <w:t>SAGE research methods foundations</w:t>
      </w:r>
      <w:r>
        <w:rPr>
          <w:strike/>
          <w:highlight w:val="white"/>
        </w:rPr>
        <w:t>.</w:t>
      </w:r>
      <w:commentRangeEnd w:id="319"/>
      <w:r>
        <w:rPr>
          <w:rStyle w:val="CommentReference"/>
          <w:strike/>
          <w:sz w:val="22"/>
          <w:szCs w:val="22"/>
          <w:highlight w:val="white"/>
        </w:rPr>
        <w:commentReference w:id="319"/>
      </w:r>
    </w:p>
    <w:p w14:paraId="54234388" w14:textId="77777777" w:rsidR="00EB5DFF" w:rsidRDefault="00EB5DFF" w:rsidP="00EB5DFF">
      <w:pPr>
        <w:ind w:left="720" w:hanging="720"/>
        <w:rPr>
          <w:highlight w:val="white"/>
        </w:rPr>
      </w:pPr>
      <w:commentRangeStart w:id="320"/>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320"/>
      <w:r w:rsidR="000F72C1">
        <w:rPr>
          <w:rStyle w:val="CommentReference"/>
          <w:sz w:val="22"/>
          <w:szCs w:val="22"/>
          <w:highlight w:val="white"/>
        </w:rPr>
        <w:commentReference w:id="320"/>
      </w:r>
    </w:p>
    <w:p w14:paraId="795F1493" w14:textId="77777777" w:rsidR="00EB5DFF" w:rsidRPr="00D404D3"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OpenAI. https://cdn.openai.com/research-covers/language-unsupervised/language_understanding_paper.pdf</w:t>
      </w:r>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321"/>
      <w:r>
        <w:t xml:space="preserve">Sidorchuk, R. (2015). The concept of “value” in the theory of marketing. </w:t>
      </w:r>
      <w:r w:rsidRPr="00096542">
        <w:rPr>
          <w:lang w:val="en-US"/>
        </w:rPr>
        <w:t>Asian Social Science, 11(9), 320–325.</w:t>
      </w:r>
      <w:hyperlink r:id="rId28">
        <w:r w:rsidRPr="00096542">
          <w:rPr>
            <w:u w:val="single"/>
            <w:lang w:val="en-US"/>
          </w:rPr>
          <w:t xml:space="preserve"> </w:t>
        </w:r>
      </w:hyperlink>
      <w:hyperlink r:id="rId29">
        <w:r w:rsidRPr="00096542">
          <w:rPr>
            <w:color w:val="1155CC"/>
            <w:u w:val="single"/>
            <w:lang w:val="en-US"/>
          </w:rPr>
          <w:t>https://doi.org/10.5539/ass.v11n9p320</w:t>
        </w:r>
      </w:hyperlink>
      <w:commentRangeEnd w:id="321"/>
      <w:r w:rsidR="00810F62">
        <w:rPr>
          <w:rStyle w:val="CommentReference"/>
          <w:sz w:val="22"/>
          <w:szCs w:val="22"/>
        </w:rPr>
        <w:commentReference w:id="321"/>
      </w:r>
    </w:p>
    <w:p w14:paraId="5A07858E" w14:textId="6AE0466C" w:rsidR="00243149" w:rsidRPr="00096542" w:rsidRDefault="00243149" w:rsidP="00947A17">
      <w:pPr>
        <w:ind w:left="720" w:hanging="720"/>
        <w:rPr>
          <w:lang w:val="en-US"/>
        </w:rPr>
      </w:pPr>
      <w:r w:rsidRPr="00243149">
        <w:lastRenderedPageBreak/>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322"/>
      <w:commentRangeStart w:id="323"/>
      <w:r w:rsidRPr="00EF18EB">
        <w:rPr>
          <w:highlight w:val="white"/>
          <w:lang w:val="en-US"/>
        </w:rPr>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323"/>
      <w:r w:rsidR="002044AF">
        <w:rPr>
          <w:rStyle w:val="CommentReference"/>
          <w:sz w:val="22"/>
          <w:szCs w:val="22"/>
          <w:highlight w:val="white"/>
        </w:rPr>
        <w:commentReference w:id="323"/>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0">
        <w:r w:rsidRPr="5F622639">
          <w:rPr>
            <w:rStyle w:val="Hyperlink"/>
            <w:highlight w:val="white"/>
            <w:lang w:val="en-US"/>
          </w:rPr>
          <w:t>https://doi.org/10.1002/smj.640</w:t>
        </w:r>
      </w:hyperlink>
      <w:commentRangeEnd w:id="322"/>
      <w:r w:rsidR="00810F62" w:rsidRPr="00EF18EB">
        <w:rPr>
          <w:rStyle w:val="CommentReference"/>
          <w:sz w:val="22"/>
          <w:szCs w:val="22"/>
          <w:highlight w:val="white"/>
          <w:lang w:val="en-US"/>
        </w:rPr>
        <w:commentReference w:id="322"/>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1">
        <w:r>
          <w:rPr>
            <w:rStyle w:val="Hyperlink"/>
          </w:rPr>
          <w:t>https://doi.org/10.1002/(SICI)1097-0266(199708)18:7&lt;509::AID-SMJ882&gt;3.0.CO;2-Z</w:t>
        </w:r>
      </w:hyperlink>
      <w:hyperlink r:id="rId32">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324"/>
      <w:r w:rsidRPr="001B1F4F">
        <w:rPr>
          <w:lang w:val="it-IT"/>
        </w:rPr>
        <w:t>Vidal, J. F., Perotti, F. A., Gonzalez, R., &amp; Gasco, J. (</w:t>
      </w:r>
      <w:bookmarkStart w:id="325" w:name="OLE_LINK13"/>
      <w:r w:rsidRPr="001B1F4F">
        <w:rPr>
          <w:lang w:val="it-IT"/>
        </w:rPr>
        <w:t>2022</w:t>
      </w:r>
      <w:bookmarkEnd w:id="325"/>
      <w:r w:rsidRPr="001B1F4F">
        <w:rPr>
          <w:lang w:val="it-IT"/>
        </w:rPr>
        <w:t xml:space="preserve">). </w:t>
      </w:r>
      <w:r w:rsidRPr="001B1F4F">
        <w:t>Managing digital transformation: The view from the top. Journal of Business Research, 152, 29–41.</w:t>
      </w:r>
      <w:hyperlink r:id="rId33">
        <w:r w:rsidRPr="001B1F4F">
          <w:rPr>
            <w:u w:val="single"/>
          </w:rPr>
          <w:t xml:space="preserve"> </w:t>
        </w:r>
      </w:hyperlink>
      <w:hyperlink r:id="rId34">
        <w:r w:rsidRPr="001B1F4F">
          <w:rPr>
            <w:color w:val="1155CC"/>
            <w:u w:val="single"/>
          </w:rPr>
          <w:t>https://doi.org/10.1016/j.jbusres.2022.07.020</w:t>
        </w:r>
      </w:hyperlink>
      <w:commentRangeEnd w:id="324"/>
      <w:r w:rsidRPr="001B1F4F">
        <w:rPr>
          <w:rStyle w:val="CommentReference"/>
          <w:sz w:val="22"/>
          <w:szCs w:val="22"/>
        </w:rPr>
        <w:commentReference w:id="324"/>
      </w:r>
    </w:p>
    <w:p w14:paraId="2A88D557" w14:textId="77777777" w:rsidR="00EB5DFF" w:rsidRDefault="00EB5DFF" w:rsidP="00EB5DFF">
      <w:pPr>
        <w:spacing w:line="360" w:lineRule="auto"/>
        <w:ind w:left="720" w:hanging="720"/>
        <w:rPr>
          <w:highlight w:val="white"/>
          <w:lang w:val="en-US"/>
        </w:rPr>
      </w:pPr>
      <w:r w:rsidRPr="5F622639">
        <w:rPr>
          <w:highlight w:val="white"/>
          <w:lang w:val="en-US"/>
        </w:rPr>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lastRenderedPageBreak/>
        <w:t xml:space="preserve">Woodside, A. G., Golfetto, F., &amp; Gibbert, M. (2008). </w:t>
      </w:r>
      <w:r>
        <w:rPr>
          <w:highlight w:val="white"/>
        </w:rPr>
        <w:t xml:space="preserve">Customer value: theory, research, and practice. In </w:t>
      </w:r>
      <w:bookmarkStart w:id="326" w:name="OLE_LINK11"/>
      <w:r>
        <w:rPr>
          <w:i/>
          <w:iCs/>
          <w:highlight w:val="white"/>
        </w:rPr>
        <w:t>Creating and managing superior customer value</w:t>
      </w:r>
      <w:r>
        <w:rPr>
          <w:highlight w:val="white"/>
        </w:rPr>
        <w:t xml:space="preserve"> </w:t>
      </w:r>
      <w:bookmarkEnd w:id="326"/>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lastRenderedPageBreak/>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327" w:name="_Toc231935255"/>
      <w:r>
        <w:lastRenderedPageBreak/>
        <w:t>Appendix A. Interview Guide and Protocol</w:t>
      </w:r>
      <w:bookmarkEnd w:id="327"/>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328" w:name="_Toc231935256"/>
      <w:r w:rsidRPr="5F622639">
        <w:rPr>
          <w:lang w:val="en-US"/>
        </w:rPr>
        <w:t>A.1.</w:t>
      </w:r>
      <w:r>
        <w:tab/>
      </w:r>
      <w:r w:rsidRPr="5F622639">
        <w:rPr>
          <w:lang w:val="en-US"/>
        </w:rPr>
        <w:t>Interview Guide</w:t>
      </w:r>
      <w:bookmarkEnd w:id="328"/>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329" w:name="_Toc231935257"/>
      <w:commentRangeStart w:id="330"/>
      <w:r>
        <w:lastRenderedPageBreak/>
        <w:t>Appendix B. Putting the model to work: a manager’s checklist</w:t>
      </w:r>
      <w:bookmarkEnd w:id="329"/>
      <w:commentRangeEnd w:id="330"/>
      <w:r>
        <w:rPr>
          <w:rStyle w:val="CommentReference"/>
          <w:sz w:val="22"/>
          <w:szCs w:val="22"/>
        </w:rPr>
        <w:commentReference w:id="330"/>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331" w:name="_Toc231935258"/>
      <w:r>
        <w:t>Observing: sensing the changing context</w:t>
      </w:r>
      <w:bookmarkEnd w:id="331"/>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332" w:name="_Toc231935259"/>
      <w:r>
        <w:t>Conditions: auditing what enables or constrains</w:t>
      </w:r>
      <w:bookmarkEnd w:id="332"/>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333" w:name="_Toc231935260"/>
      <w:r>
        <w:t>Steering: acting on the conditions</w:t>
      </w:r>
      <w:bookmarkEnd w:id="333"/>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334" w:name="_Toc231935261"/>
      <w:r>
        <w:t>Applying: putting agentic AI to work</w:t>
      </w:r>
      <w:bookmarkEnd w:id="334"/>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335" w:name="_Toc231935262"/>
      <w:r>
        <w:t>Mediating Value Outcomes: turning application into value</w:t>
      </w:r>
      <w:bookmarkEnd w:id="335"/>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5"/>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3"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4" w:author="Stefanie B." w:date="2026-05-11T12:29:00Z" w:initials="">
    <w:p w14:paraId="077C102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a definition of generative AI here</w:t>
      </w:r>
    </w:p>
  </w:comment>
  <w:comment w:id="5" w:author="Stefanie B." w:date="2026-05-11T12:29:00Z" w:initials="">
    <w:p w14:paraId="3D85432C"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Include here a cited overview of what aspects genAI is suppose to be used by marketing...</w:t>
      </w:r>
    </w:p>
  </w:comment>
  <w:comment w:id="6"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8" w:author="Stefanie B." w:date="2026-05-11T12:31:00Z" w:initials="">
    <w:p w14:paraId="016E74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While it is important to note that this is missing, why would we need this kind of research in the domain of marketing? Why do we need research on agentic AI? Why on marketing and agentic AI?</w:t>
      </w:r>
    </w:p>
  </w:comment>
  <w:comment w:id="9" w:author="Stefanie B." w:date="2026-05-11T12:54:00Z" w:initials="">
    <w:p w14:paraId="057B006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0"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1" w:author="Beninger, Stefanie" w:date="2026-06-12T11:45:00Z" w:initials="BS">
    <w:p w14:paraId="61B9F1FA" w14:textId="038F2C2B" w:rsidR="006563A5" w:rsidRDefault="006563A5">
      <w:pPr>
        <w:pStyle w:val="CommentText"/>
      </w:pPr>
      <w:r>
        <w:rPr>
          <w:rStyle w:val="CommentReference"/>
        </w:rPr>
        <w:annotationRef/>
      </w:r>
      <w:r w:rsidRPr="79A92350">
        <w:t xml:space="preserve">For (2) this seems to be normative - that you assume they do enable - maybe how do they adopt it? (remove the word enable)? Just an idea. Also, the word 'solutions' isn't much used elsewhere and isn't likely needed.  For (3) it is not clear why obstacles and risks are included - and no benefits? might prompt a question around balance here. Whatever you do here - just make sure the Findings answer it, you refer back to them in the Discussion, etc. Make sure all subquestions are different from eachother and together answer the overarching question. </w:t>
      </w:r>
    </w:p>
  </w:comment>
  <w:comment w:id="12"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13"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14"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16"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7"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8"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5"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20"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1"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3" w:author="Stefanie B." w:date="2026-05-11T12:36:00Z" w:initials="">
    <w:p w14:paraId="0D5379F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updated once we know the findings</w:t>
      </w:r>
    </w:p>
  </w:comment>
  <w:comment w:id="22" w:author="Luttik, Daan" w:date="2026-06-07T20:40:00Z" w:initials="DL">
    <w:p w14:paraId="567B9382" w14:textId="77777777" w:rsidR="00EB5DFF" w:rsidRDefault="00EB5DFF" w:rsidP="002139D2">
      <w:pPr>
        <w:pStyle w:val="CommentText"/>
        <w:ind w:firstLine="0"/>
      </w:pPr>
      <w:r>
        <w:rPr>
          <w:rStyle w:val="CommentReference"/>
        </w:rPr>
        <w:annotationRef/>
      </w:r>
      <w:r>
        <w:t>Updated based on discussion</w:t>
      </w:r>
    </w:p>
  </w:comment>
  <w:comment w:id="24"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7"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28"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29"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0"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1"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2"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3"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4"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5"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6"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37"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38"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39"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2"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1"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4"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5"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6"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47"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49"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0"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2"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1"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4"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5"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3"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6"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7"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58"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59"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0"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2"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3"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4"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6"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68" w:name="_@_7D1833B86FF34F228725D9576BB9B701Z"/>
      <w:r>
        <w:fldChar w:fldCharType="separate"/>
      </w:r>
      <w:bookmarkEnd w:id="68"/>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7"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5"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0"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1"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4" w:author="Beninger, Stefanie" w:date="2026-06-12T09:58:00Z" w:initials="BS">
    <w:p w14:paraId="58D99499" w14:textId="4A8D8705" w:rsidR="00C62FAB" w:rsidRDefault="00C62FAB">
      <w:pPr>
        <w:pStyle w:val="CommentText"/>
      </w:pPr>
      <w:r>
        <w:rPr>
          <w:rStyle w:val="CommentReference"/>
        </w:rPr>
        <w:annotationRef/>
      </w:r>
      <w:r w:rsidRPr="43316F0C">
        <w:t>I would add one sentence to say why it matters that this research is missing - this can be theoretical (e.g., what are we missing without this line of research) or practical (e.g., so many users/etc)</w:t>
      </w:r>
    </w:p>
  </w:comment>
  <w:comment w:id="75"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7"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1"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4"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5"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8"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5"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4"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1"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100" w:author="Beninger, Stefanie" w:date="2026-06-12T09:59:00Z" w:initials="BS">
    <w:p w14:paraId="7C0E2888" w14:textId="732FE668" w:rsidR="003633F3" w:rsidRDefault="00000000">
      <w:pPr>
        <w:pStyle w:val="CommentText"/>
      </w:pPr>
      <w:r>
        <w:rPr>
          <w:rStyle w:val="CommentReference"/>
        </w:rPr>
        <w:annotationRef/>
      </w:r>
      <w:r w:rsidRPr="6405ABA9">
        <w:t>yes, that is sort of what theoretical sampling is - refine as you analyze data. keep as purposive sampling - that is fine</w:t>
      </w:r>
    </w:p>
  </w:comment>
  <w:comment w:id="96"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7"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8"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2"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3" w:author="Beninger, Stefanie" w:date="2026-06-12T10:00:00Z" w:initials="BS">
    <w:p w14:paraId="35DEC75E" w14:textId="720A9D15" w:rsidR="003633F3" w:rsidRDefault="00000000">
      <w:pPr>
        <w:pStyle w:val="CommentText"/>
      </w:pPr>
      <w:r>
        <w:rPr>
          <w:rStyle w:val="CommentReference"/>
        </w:rPr>
        <w:annotationRef/>
      </w:r>
      <w:r w:rsidRPr="6E4A6042">
        <w:t xml:space="preserve">if you did not get any people from it, you can leave it out. </w:t>
      </w:r>
    </w:p>
  </w:comment>
  <w:comment w:id="105" w:author="Daan Luttik" w:date="2026-04-27T16:03:00Z" w:initials="">
    <w:p w14:paraId="4A6CD0DC"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too specific?</w:t>
      </w:r>
    </w:p>
  </w:comment>
  <w:comment w:id="104" w:author="Stefanie B." w:date="2026-05-11T15:12:00Z" w:initials="">
    <w:p w14:paraId="4B95594B"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would be good to specify that recruitment was done also via LinkedIn posts to provide clarity</w:t>
      </w:r>
    </w:p>
  </w:comment>
  <w:comment w:id="110"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11"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2"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3"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9"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8"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7"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6"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5"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6"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9"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20"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21"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2"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3"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8"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4"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130"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31"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32"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3"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4"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6"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7"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8"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9"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40"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1"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2"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3"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48"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7"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9"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4" w:author="Luttik, Daan" w:date="2026-06-11T22:10:00Z" w:initials="DL">
    <w:p w14:paraId="0BE380EE" w14:textId="77777777" w:rsidR="000D4927" w:rsidRDefault="000D4927" w:rsidP="000D4927">
      <w:pPr>
        <w:pStyle w:val="CommentText"/>
        <w:ind w:firstLine="0"/>
      </w:pPr>
      <w:r>
        <w:rPr>
          <w:rStyle w:val="CommentReference"/>
        </w:rPr>
        <w:annotationRef/>
      </w:r>
      <w:r>
        <w:t>Rewrite too,…</w:t>
      </w:r>
    </w:p>
  </w:comment>
  <w:comment w:id="155" w:author="Luttik, Daan" w:date="2026-06-12T19:20:00Z" w:initials="DL">
    <w:p w14:paraId="53D06298" w14:textId="77777777" w:rsidR="00692BE6" w:rsidRDefault="00692BE6" w:rsidP="00692BE6">
      <w:pPr>
        <w:pStyle w:val="CommentText"/>
        <w:ind w:firstLine="0"/>
      </w:pPr>
      <w:r>
        <w:rPr>
          <w:rStyle w:val="CommentReference"/>
        </w:rPr>
        <w:annotationRef/>
      </w:r>
      <w:r>
        <w:t>Maybe relevant for the discussion..</w:t>
      </w:r>
    </w:p>
  </w:comment>
  <w:comment w:id="156" w:author="Luttik, Daan" w:date="2026-06-12T23:06:00Z" w:initials="DL">
    <w:p w14:paraId="2C30BD3B" w14:textId="77777777" w:rsidR="008423AC" w:rsidRDefault="008423AC" w:rsidP="008423AC">
      <w:pPr>
        <w:pStyle w:val="CommentText"/>
        <w:ind w:firstLine="0"/>
      </w:pPr>
      <w:r>
        <w:rPr>
          <w:rStyle w:val="CommentReference"/>
        </w:rPr>
        <w:annotationRef/>
      </w:r>
      <w:r>
        <w:t>Will be moved anyways.</w:t>
      </w:r>
    </w:p>
  </w:comment>
  <w:comment w:id="16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65" w:name="_@_F74A959799DE4D9F825B4C2BF7D4BEECZ"/>
      <w:r>
        <w:fldChar w:fldCharType="separate"/>
      </w:r>
      <w:bookmarkEnd w:id="165"/>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67"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71"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74"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72"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73"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76"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77"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9" w:author="Luttik, Daan" w:date="2026-06-11T21:04:00Z" w:initials="DL">
    <w:p w14:paraId="09FFF866" w14:textId="77777777" w:rsidR="00AD2B38" w:rsidRDefault="00AD2B38" w:rsidP="00AD2B38">
      <w:pPr>
        <w:pStyle w:val="CommentText"/>
        <w:ind w:firstLine="0"/>
      </w:pPr>
      <w:r>
        <w:rPr>
          <w:rStyle w:val="CommentReference"/>
        </w:rPr>
        <w:annotationRef/>
      </w:r>
      <w:r>
        <w:t>Rewrite</w:t>
      </w:r>
    </w:p>
  </w:comment>
  <w:comment w:id="182" w:author="Beninger, Stefanie" w:date="2026-06-10T14:42:00Z" w:initials="BS">
    <w:p w14:paraId="3BD9707D" w14:textId="7582FD86" w:rsidR="00BC7013" w:rsidRDefault="00D104EC">
      <w:pPr>
        <w:pStyle w:val="CommentText"/>
      </w:pPr>
      <w:r>
        <w:rPr>
          <w:rStyle w:val="CommentReference"/>
        </w:rPr>
        <w:annotationRef/>
      </w:r>
      <w:r w:rsidRPr="403C11FA">
        <w:t>this was not clear to me</w:t>
      </w:r>
    </w:p>
  </w:comment>
  <w:comment w:id="181" w:author="Luttik, Daan" w:date="2026-06-12T09:51:00Z" w:initials="DL">
    <w:p w14:paraId="391BFEF9" w14:textId="77777777" w:rsidR="009B0F12" w:rsidRDefault="009B0F12" w:rsidP="009B0F12">
      <w:pPr>
        <w:pStyle w:val="CommentText"/>
        <w:ind w:firstLine="0"/>
      </w:pPr>
      <w:r>
        <w:rPr>
          <w:rStyle w:val="CommentReference"/>
        </w:rPr>
        <w:annotationRef/>
      </w:r>
      <w:r>
        <w:t>Rewrite</w:t>
      </w:r>
    </w:p>
  </w:comment>
  <w:comment w:id="18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8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86"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87"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8"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9"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90"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93"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194"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195"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19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9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99" w:name="_@_966A57235E2841AB9D1C216A25F44671Z"/>
      <w:r>
        <w:fldChar w:fldCharType="separate"/>
      </w:r>
      <w:bookmarkEnd w:id="199"/>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20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20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205" w:author="Luttik, Daan" w:date="2026-06-09T19:07:00Z" w:initials="DL">
    <w:p w14:paraId="27F0383F" w14:textId="77777777" w:rsidR="00EB5DFF" w:rsidRDefault="00EB5DFF">
      <w:pPr>
        <w:pStyle w:val="CommentText"/>
        <w:ind w:firstLine="0"/>
      </w:pPr>
      <w:r>
        <w:rPr>
          <w:rStyle w:val="CommentReference"/>
        </w:rPr>
        <w:annotationRef/>
      </w:r>
      <w:r>
        <w:t>Source?</w:t>
      </w:r>
    </w:p>
  </w:comment>
  <w:comment w:id="206" w:author="Beninger, Stefanie" w:date="2026-06-10T15:02:00Z" w:initials="BS">
    <w:p w14:paraId="682C1B04" w14:textId="61020F2E" w:rsidR="00BC7013" w:rsidRDefault="00D104EC">
      <w:pPr>
        <w:pStyle w:val="CommentText"/>
      </w:pPr>
      <w:r>
        <w:rPr>
          <w:rStyle w:val="CommentReference"/>
        </w:rPr>
        <w:annotationRef/>
      </w:r>
      <w:r w:rsidRPr="29E31E6E">
        <w:t>Yes make sure to add a source</w:t>
      </w:r>
    </w:p>
  </w:comment>
  <w:comment w:id="207" w:author="Beninger, Stefanie" w:date="2026-06-10T15:03:00Z" w:initials="BS">
    <w:p w14:paraId="6B15EEAD" w14:textId="7E7D8F3E" w:rsidR="00BC7013" w:rsidRDefault="00D104EC">
      <w:pPr>
        <w:pStyle w:val="CommentText"/>
      </w:pPr>
      <w:r>
        <w:rPr>
          <w:rStyle w:val="CommentReference"/>
        </w:rPr>
        <w:annotationRef/>
      </w:r>
      <w:r w:rsidRPr="64D2FB50">
        <w:t>this paragraph can be moved up to the introduction of this section</w:t>
      </w:r>
    </w:p>
  </w:comment>
  <w:comment w:id="208"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209"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210"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211"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212"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1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20"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23"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224" w:author="Beninger, Stefanie" w:date="2026-06-10T15:08:00Z" w:initials="BS">
    <w:p w14:paraId="111FA387" w14:textId="1EEF7F94" w:rsidR="00BC7013" w:rsidRDefault="00D104EC">
      <w:pPr>
        <w:pStyle w:val="CommentText"/>
      </w:pPr>
      <w:r>
        <w:rPr>
          <w:rStyle w:val="CommentReference"/>
        </w:rPr>
        <w:annotationRef/>
      </w:r>
      <w:r w:rsidRPr="60B96C51">
        <w:t>I wouldn't' do this - just tell us here what we need to know.</w:t>
      </w:r>
    </w:p>
  </w:comment>
  <w:comment w:id="225"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226"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227"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3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3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39" w:author="Stefanie B." w:date="2026-01-20T11:38:00Z" w:initials="">
    <w:p w14:paraId="45AA8A4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38" w:author="Beninger, Stefanie" w:date="2026-06-10T15:15:00Z" w:initials="BS">
    <w:p w14:paraId="137B891F" w14:textId="550431CD" w:rsidR="00BC7013" w:rsidRDefault="00D104EC">
      <w:pPr>
        <w:pStyle w:val="CommentText"/>
      </w:pPr>
      <w:r>
        <w:rPr>
          <w:rStyle w:val="CommentReference"/>
        </w:rPr>
        <w:annotationRef/>
      </w:r>
      <w:r w:rsidRPr="0C88428E">
        <w:t>I would simplify this subquestion - it seems to be more about 'translating" or how to managers 'realize' to be more simplistic. Consider what the question really sought to do - it seems overly complex right now</w:t>
      </w:r>
    </w:p>
  </w:comment>
  <w:comment w:id="240"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41"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44"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243"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245"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246"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47"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48"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49"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250" w:author="Beninger, Stefanie" w:date="2026-06-10T15:21:00Z" w:initials="BS">
    <w:p w14:paraId="4440A65C" w14:textId="6EC07060" w:rsidR="00BC7013" w:rsidRDefault="00D104EC">
      <w:pPr>
        <w:pStyle w:val="CommentText"/>
      </w:pPr>
      <w:r>
        <w:rPr>
          <w:rStyle w:val="CommentReference"/>
        </w:rPr>
        <w:annotationRef/>
      </w:r>
      <w:r w:rsidRPr="5FAE9748">
        <w:t xml:space="preserve">move this harness part up to the Findigns if you keep that in </w:t>
      </w:r>
    </w:p>
  </w:comment>
  <w:comment w:id="251" w:author="Beninger, Stefanie" w:date="2026-06-10T15:22:00Z" w:initials="BS">
    <w:p w14:paraId="4B27D801" w14:textId="6A856855" w:rsidR="00BC7013" w:rsidRDefault="00D104EC">
      <w:pPr>
        <w:pStyle w:val="CommentText"/>
      </w:pPr>
      <w:r>
        <w:rPr>
          <w:rStyle w:val="CommentReference"/>
        </w:rPr>
        <w:annotationRef/>
      </w:r>
      <w:r w:rsidRPr="212C31D7">
        <w:t xml:space="preserve">I would consider removing this as a Discussion point as it just confirms what we already knew... </w:t>
      </w:r>
    </w:p>
  </w:comment>
  <w:comment w:id="252"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253"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254"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255"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257"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260"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62"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63"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72"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73"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76"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77" w:author="Beninger, Stefanie" w:date="2026-06-10T15:29:00Z" w:initials="BS">
    <w:p w14:paraId="7BF7161D" w14:textId="77C8E336" w:rsidR="00BC7013" w:rsidRDefault="00D104EC">
      <w:pPr>
        <w:pStyle w:val="CommentText"/>
      </w:pPr>
      <w:r>
        <w:rPr>
          <w:rStyle w:val="CommentReference"/>
        </w:rPr>
        <w:annotationRef/>
      </w:r>
      <w:r w:rsidRPr="50B593C7">
        <w:t>which values? be specific - e.g., the benefits? sacrifices (list them here for clarity - or at least say "for example"</w:t>
      </w:r>
    </w:p>
  </w:comment>
  <w:comment w:id="278"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79"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80"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81"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82"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83"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86" w:author="Beninger, Stefanie" w:date="2026-06-10T15:31:00Z" w:initials="BS">
    <w:p w14:paraId="713AB41D" w14:textId="71D24C25" w:rsidR="00BC7013" w:rsidRDefault="00D104EC">
      <w:pPr>
        <w:pStyle w:val="CommentText"/>
      </w:pPr>
      <w:r>
        <w:rPr>
          <w:rStyle w:val="CommentReference"/>
        </w:rPr>
        <w:annotationRef/>
      </w:r>
      <w:r w:rsidRPr="7E1FAC65">
        <w:t xml:space="preserve">we can't really conclude in qual research - only that we have suggestions </w:t>
      </w:r>
    </w:p>
  </w:comment>
  <w:comment w:id="289"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93"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294"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295"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296"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301"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302"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303"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304"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306"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308"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307"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309"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311"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312"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313"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314"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318"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319" w:author="Daan Luttik" w:date="2026-05-03T19:43:00Z" w:initials="">
    <w:p w14:paraId="44FAA56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320"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321"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323"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322"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324"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330"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09D9E6E8" w15:done="0"/>
  <w15:commentEx w15:paraId="077C102D" w15:done="0"/>
  <w15:commentEx w15:paraId="3D85432C" w15:done="0"/>
  <w15:commentEx w15:paraId="3C6ECAFF" w15:done="0"/>
  <w15:commentEx w15:paraId="64133062" w15:done="0"/>
  <w15:commentEx w15:paraId="016E7494" w15:done="0"/>
  <w15:commentEx w15:paraId="057B0060" w15:done="0"/>
  <w15:commentEx w15:paraId="5ACA159A" w15:done="0"/>
  <w15:commentEx w15:paraId="61B9F1FA" w15:done="0"/>
  <w15:commentEx w15:paraId="15AB9929" w15:done="0"/>
  <w15:commentEx w15:paraId="731F76CF" w15:paraIdParent="15AB9929" w15:done="0"/>
  <w15:commentEx w15:paraId="3A49B6CC" w15:paraIdParent="15AB9929" w15:done="0"/>
  <w15:commentEx w15:paraId="191DD6E4" w15:done="0"/>
  <w15:commentEx w15:paraId="28C9ADB0" w15:paraIdParent="191DD6E4" w15:done="0"/>
  <w15:commentEx w15:paraId="61E7B9B0" w15:paraIdParent="191DD6E4" w15:done="0"/>
  <w15:commentEx w15:paraId="5C191001" w15:done="1"/>
  <w15:commentEx w15:paraId="4887D2C0" w15:done="0"/>
  <w15:commentEx w15:paraId="1DACE82B" w15:done="0"/>
  <w15:commentEx w15:paraId="0D5379FD" w15:done="0"/>
  <w15:commentEx w15:paraId="567B9382" w15:done="0"/>
  <w15:commentEx w15:paraId="5DD6CFB2" w15:done="0"/>
  <w15:commentEx w15:paraId="14EAC7F8" w15:done="0"/>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0"/>
  <w15:commentEx w15:paraId="1D108589" w15:done="0"/>
  <w15:commentEx w15:paraId="1DDFA86C" w15:paraIdParent="1D108589" w15:done="0"/>
  <w15:commentEx w15:paraId="78286AE4" w15:paraIdParent="1D108589" w15:done="0"/>
  <w15:commentEx w15:paraId="284CF96F" w15:done="1"/>
  <w15:commentEx w15:paraId="2C09F061" w15:done="1"/>
  <w15:commentEx w15:paraId="14577B4A" w15:done="1"/>
  <w15:commentEx w15:paraId="7B2190FF" w15:done="0"/>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58D99499" w15:done="0"/>
  <w15:commentEx w15:paraId="26238B39" w15:done="0"/>
  <w15:commentEx w15:paraId="3CA0D7C8" w15:done="1"/>
  <w15:commentEx w15:paraId="0182F7D7" w15:done="0"/>
  <w15:commentEx w15:paraId="186AA0F7" w15:done="1"/>
  <w15:commentEx w15:paraId="4DADDD80" w15:done="0"/>
  <w15:commentEx w15:paraId="22175E91" w15:done="0"/>
  <w15:commentEx w15:paraId="5BCBAA79" w15:done="1"/>
  <w15:commentEx w15:paraId="2F57BDA6" w15:done="0"/>
  <w15:commentEx w15:paraId="54134D0A" w15:done="0"/>
  <w15:commentEx w15:paraId="037F5A45" w15:done="0"/>
  <w15:commentEx w15:paraId="7C0E2888" w15:paraIdParent="037F5A45" w15:done="0"/>
  <w15:commentEx w15:paraId="47B6B02E" w15:done="0"/>
  <w15:commentEx w15:paraId="4691A782" w15:paraIdParent="47B6B02E" w15:done="0"/>
  <w15:commentEx w15:paraId="626D28B7" w15:paraIdParent="47B6B02E" w15:done="0"/>
  <w15:commentEx w15:paraId="5CD3F50D" w15:done="0"/>
  <w15:commentEx w15:paraId="35DEC75E" w15:paraIdParent="5CD3F50D" w15:done="0"/>
  <w15:commentEx w15:paraId="4A6CD0DC" w15:done="1"/>
  <w15:commentEx w15:paraId="4B95594B" w15:done="1"/>
  <w15:commentEx w15:paraId="3B8F7620" w15:done="0"/>
  <w15:commentEx w15:paraId="09B38857" w15:paraIdParent="3B8F7620" w15:done="0"/>
  <w15:commentEx w15:paraId="20F10B18" w15:paraIdParent="3B8F7620" w15:done="0"/>
  <w15:commentEx w15:paraId="62C9EBB7" w15:paraIdParent="3B8F7620" w15:done="0"/>
  <w15:commentEx w15:paraId="0E4D5C66" w15:done="1"/>
  <w15:commentEx w15:paraId="48DE636F" w15:done="1"/>
  <w15:commentEx w15:paraId="169983E0" w15:done="1"/>
  <w15:commentEx w15:paraId="1A64E718" w15:done="1"/>
  <w15:commentEx w15:paraId="389B5590" w15:done="0"/>
  <w15:commentEx w15:paraId="3A2E40FE" w15:done="0"/>
  <w15:commentEx w15:paraId="5648FACF" w15:done="0"/>
  <w15:commentEx w15:paraId="48CAB60F" w15:paraIdParent="5648FACF" w15:done="0"/>
  <w15:commentEx w15:paraId="23B735A4" w15:done="1"/>
  <w15:commentEx w15:paraId="4691A666" w15:paraIdParent="23B735A4" w15:done="1"/>
  <w15:commentEx w15:paraId="5CA97E61" w15:paraIdParent="23B735A4" w15:done="1"/>
  <w15:commentEx w15:paraId="4959E1DF" w15:done="0"/>
  <w15:commentEx w15:paraId="6D623B95" w15:done="1"/>
  <w15:commentEx w15:paraId="1F3B69B3" w15:done="0"/>
  <w15:commentEx w15:paraId="69FE6E55" w15:done="0"/>
  <w15:commentEx w15:paraId="29A222A9" w15:done="0"/>
  <w15:commentEx w15:paraId="6AD2AED1" w15:done="1"/>
  <w15:commentEx w15:paraId="028149B9" w15:paraIdParent="6AD2AED1" w15:done="1"/>
  <w15:commentEx w15:paraId="1835B6BE" w15:done="1"/>
  <w15:commentEx w15:paraId="1B801549" w15:done="0"/>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48B9090A" w15:done="1"/>
  <w15:commentEx w15:paraId="487646A1" w15:done="1"/>
  <w15:commentEx w15:paraId="18AA2116" w15:done="0"/>
  <w15:commentEx w15:paraId="7452F165" w15:done="1"/>
  <w15:commentEx w15:paraId="0BE380EE" w15:done="0"/>
  <w15:commentEx w15:paraId="53D06298" w15:paraIdParent="0BE380EE" w15:done="0"/>
  <w15:commentEx w15:paraId="2C30BD3B" w15:paraIdParent="0BE380EE" w15:done="0"/>
  <w15:commentEx w15:paraId="430EE7A7" w15:done="0"/>
  <w15:commentEx w15:paraId="15333CDE" w15:done="0"/>
  <w15:commentEx w15:paraId="2956EBDE" w15:done="1"/>
  <w15:commentEx w15:paraId="6FD157D9" w15:done="1"/>
  <w15:commentEx w15:paraId="009E8C01" w15:done="1"/>
  <w15:commentEx w15:paraId="28799D2C" w15:paraIdParent="009E8C01" w15:done="1"/>
  <w15:commentEx w15:paraId="5061B2E3" w15:done="1"/>
  <w15:commentEx w15:paraId="220D2C76" w15:done="0"/>
  <w15:commentEx w15:paraId="09FFF866" w15:done="1"/>
  <w15:commentEx w15:paraId="3BD9707D" w15:done="0"/>
  <w15:commentEx w15:paraId="391BFEF9" w15:done="0"/>
  <w15:commentEx w15:paraId="7C5E7ACA" w15:done="1"/>
  <w15:commentEx w15:paraId="65CB6948" w15:paraIdParent="7C5E7ACA" w15:done="1"/>
  <w15:commentEx w15:paraId="45A94064" w15:done="0"/>
  <w15:commentEx w15:paraId="5B0F987F" w15:paraIdParent="45A94064" w15:done="0"/>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5376966" w15:done="0"/>
  <w15:commentEx w15:paraId="4ADF0675" w15:paraIdParent="35376966" w15:done="0"/>
  <w15:commentEx w15:paraId="44040703" w15:done="0"/>
  <w15:commentEx w15:paraId="62F5C78C" w15:done="0"/>
  <w15:commentEx w15:paraId="27F0383F" w15:done="0"/>
  <w15:commentEx w15:paraId="682C1B04" w15:paraIdParent="27F0383F" w15:done="0"/>
  <w15:commentEx w15:paraId="6B15EEAD" w15:done="0"/>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111FA387" w15:done="0"/>
  <w15:commentEx w15:paraId="5A08B8B9" w15:done="0"/>
  <w15:commentEx w15:paraId="0D092D30" w15:done="0"/>
  <w15:commentEx w15:paraId="4F6D9575" w15:done="0"/>
  <w15:commentEx w15:paraId="111FDB18" w15:done="0"/>
  <w15:commentEx w15:paraId="52110513" w15:done="0"/>
  <w15:commentEx w15:paraId="45AA8A4D" w15:done="0"/>
  <w15:commentEx w15:paraId="137B891F" w15:done="0"/>
  <w15:commentEx w15:paraId="656A159F" w15:done="0"/>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7BF7161D"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713AB41D"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44FAA56A" w15:done="0"/>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4AB6A759" w16cex:dateUtc="2026-06-12T09:41:00Z"/>
  <w16cex:commentExtensible w16cex:durableId="226BFBCB" w16cex:dateUtc="2026-06-12T09:45:00Z"/>
  <w16cex:commentExtensible w16cex:durableId="4D529212" w16cex:dateUtc="2026-06-07T20:29:00Z"/>
  <w16cex:commentExtensible w16cex:durableId="349C5EED" w16cex:dateUtc="2026-06-12T09:40:00Z"/>
  <w16cex:commentExtensible w16cex:durableId="7F52E94F" w16cex:dateUtc="2026-06-07T14:03:00Z"/>
  <w16cex:commentExtensible w16cex:durableId="469653EF" w16cex:dateUtc="2026-06-12T07:49:00Z"/>
  <w16cex:commentExtensible w16cex:durableId="417092F0" w16cex:dateUtc="2026-06-07T18:40: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4E985FEB" w16cex:dateUtc="2026-06-12T07:58: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4C07F469" w16cex:dateUtc="2026-06-12T09:34:00Z"/>
  <w16cex:commentExtensible w16cex:durableId="3D709668" w16cex:dateUtc="2026-06-12T09:44:00Z"/>
  <w16cex:commentExtensible w16cex:durableId="0990ED94" w16cex:dateUtc="2026-06-12T13:33:00Z"/>
  <w16cex:commentExtensible w16cex:durableId="3766A87F" w16cex:dateUtc="2026-06-11T20:10:00Z"/>
  <w16cex:commentExtensible w16cex:durableId="40ACD8DD" w16cex:dateUtc="2026-06-12T17:20:00Z"/>
  <w16cex:commentExtensible w16cex:durableId="4B72DC1A" w16cex:dateUtc="2026-06-12T21:06:00Z"/>
  <w16cex:commentExtensible w16cex:durableId="14223475" w16cex:dateUtc="2026-06-12T20:15: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57522AF0" w16cex:dateUtc="2026-06-11T19:03:00Z"/>
  <w16cex:commentExtensible w16cex:durableId="579D3876" w16cex:dateUtc="2026-06-10T12:37:00Z"/>
  <w16cex:commentExtensible w16cex:durableId="36131043" w16cex:dateUtc="2026-06-11T19:04:00Z"/>
  <w16cex:commentExtensible w16cex:durableId="7F44AE60" w16cex:dateUtc="2026-06-10T12:42:00Z"/>
  <w16cex:commentExtensible w16cex:durableId="6F802BDC" w16cex:dateUtc="2026-06-12T07:51:00Z"/>
  <w16cex:commentExtensible w16cex:durableId="2A74231B" w16cex:dateUtc="2026-06-10T12:43: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03842123" w16cex:dateUtc="2026-06-11T19:04:00Z"/>
  <w16cex:commentExtensible w16cex:durableId="0BD85472" w16cex:dateUtc="2026-06-12T21:33:00Z"/>
  <w16cex:commentExtensible w16cex:durableId="488B7985" w16cex:dateUtc="2026-06-10T13:0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03CC7963" w16cex:dateUtc="2026-06-10T13:08: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CD973D1" w16cex:dateUtc="2026-06-10T13:15:00Z"/>
  <w16cex:commentExtensible w16cex:durableId="517A8AD0" w16cex:dateUtc="2026-06-10T13:13: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0B015E51" w16cex:dateUtc="2026-06-10T13:29: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61EDB488" w16cex:dateUtc="2026-06-10T13:31: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9D9E6E8" w16cid:durableId="55D79311"/>
  <w16cid:commentId w16cid:paraId="077C102D" w16cid:durableId="24D91042"/>
  <w16cid:commentId w16cid:paraId="3D85432C" w16cid:durableId="44C2FF37"/>
  <w16cid:commentId w16cid:paraId="3C6ECAFF" w16cid:durableId="7119C612"/>
  <w16cid:commentId w16cid:paraId="64133062" w16cid:durableId="4AB6A759"/>
  <w16cid:commentId w16cid:paraId="016E7494" w16cid:durableId="4F7A5319"/>
  <w16cid:commentId w16cid:paraId="057B0060" w16cid:durableId="34A4494C"/>
  <w16cid:commentId w16cid:paraId="5ACA159A" w16cid:durableId="6A0BB382"/>
  <w16cid:commentId w16cid:paraId="61B9F1FA" w16cid:durableId="226BFBCB"/>
  <w16cid:commentId w16cid:paraId="15AB9929" w16cid:durableId="0DC4F354"/>
  <w16cid:commentId w16cid:paraId="731F76CF" w16cid:durableId="4D529212"/>
  <w16cid:commentId w16cid:paraId="3A49B6CC" w16cid:durableId="349C5EED"/>
  <w16cid:commentId w16cid:paraId="191DD6E4" w16cid:durableId="32FB8238"/>
  <w16cid:commentId w16cid:paraId="28C9ADB0" w16cid:durableId="7F52E94F"/>
  <w16cid:commentId w16cid:paraId="61E7B9B0" w16cid:durableId="469653EF"/>
  <w16cid:commentId w16cid:paraId="5C191001" w16cid:durableId="0654BB5E"/>
  <w16cid:commentId w16cid:paraId="4887D2C0" w16cid:durableId="3BC8FC4E"/>
  <w16cid:commentId w16cid:paraId="1DACE82B" w16cid:durableId="58603BB2"/>
  <w16cid:commentId w16cid:paraId="0D5379FD" w16cid:durableId="2B08454C"/>
  <w16cid:commentId w16cid:paraId="567B9382" w16cid:durableId="417092F0"/>
  <w16cid:commentId w16cid:paraId="5DD6CFB2" w16cid:durableId="6B314ADF"/>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58D99499" w16cid:durableId="4E985FEB"/>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4A6CD0DC" w16cid:durableId="4E9F867F"/>
  <w16cid:commentId w16cid:paraId="4B95594B" w16cid:durableId="0ACBD304"/>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48B9090A" w16cid:durableId="1C973F00"/>
  <w16cid:commentId w16cid:paraId="487646A1" w16cid:durableId="4C07F469"/>
  <w16cid:commentId w16cid:paraId="18AA2116" w16cid:durableId="3D709668"/>
  <w16cid:commentId w16cid:paraId="7452F165" w16cid:durableId="0990ED94"/>
  <w16cid:commentId w16cid:paraId="0BE380EE" w16cid:durableId="3766A87F"/>
  <w16cid:commentId w16cid:paraId="53D06298" w16cid:durableId="40ACD8DD"/>
  <w16cid:commentId w16cid:paraId="2C30BD3B" w16cid:durableId="4B72DC1A"/>
  <w16cid:commentId w16cid:paraId="430EE7A7" w16cid:durableId="14223475"/>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5061B2E3" w16cid:durableId="57522AF0"/>
  <w16cid:commentId w16cid:paraId="220D2C76" w16cid:durableId="579D3876"/>
  <w16cid:commentId w16cid:paraId="09FFF866" w16cid:durableId="36131043"/>
  <w16cid:commentId w16cid:paraId="3BD9707D" w16cid:durableId="7F44AE60"/>
  <w16cid:commentId w16cid:paraId="391BFEF9" w16cid:durableId="6F802BDC"/>
  <w16cid:commentId w16cid:paraId="7C5E7ACA" w16cid:durableId="07F25AA7"/>
  <w16cid:commentId w16cid:paraId="65CB6948" w16cid:durableId="2A74231B"/>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5376966" w16cid:durableId="03842123"/>
  <w16cid:commentId w16cid:paraId="4ADF0675" w16cid:durableId="0BD85472"/>
  <w16cid:commentId w16cid:paraId="44040703" w16cid:durableId="488B7985"/>
  <w16cid:commentId w16cid:paraId="62F5C78C" w16cid:durableId="57A2FC46"/>
  <w16cid:commentId w16cid:paraId="27F0383F" w16cid:durableId="50559513"/>
  <w16cid:commentId w16cid:paraId="682C1B04" w16cid:durableId="6E13E06C"/>
  <w16cid:commentId w16cid:paraId="6B15EEAD" w16cid:durableId="0D1EB301"/>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111FA387" w16cid:durableId="03CC7963"/>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45AA8A4D" w16cid:durableId="71459372"/>
  <w16cid:commentId w16cid:paraId="137B891F" w16cid:durableId="5CD973D1"/>
  <w16cid:commentId w16cid:paraId="656A159F" w16cid:durableId="517A8AD0"/>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7BF7161D" w16cid:durableId="0B015E51"/>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713AB41D" w16cid:durableId="61EDB488"/>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44FAA56A" w16cid:durableId="7B839F9D"/>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BD6FF" w14:textId="77777777" w:rsidR="00CF5C9C" w:rsidRDefault="00CF5C9C">
      <w:pPr>
        <w:spacing w:line="240" w:lineRule="auto"/>
      </w:pPr>
      <w:r>
        <w:separator/>
      </w:r>
    </w:p>
  </w:endnote>
  <w:endnote w:type="continuationSeparator" w:id="0">
    <w:p w14:paraId="4B90C058" w14:textId="77777777" w:rsidR="00CF5C9C" w:rsidRDefault="00CF5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B696769-76FB-4F67-9BE9-75B28F1AF881}"/>
    <w:embedBold r:id="rId2" w:fontKey="{8C508B39-3555-4BF2-8023-1EB33BC4B77A}"/>
    <w:embedItalic r:id="rId3" w:fontKey="{E433626E-091F-4C73-81DD-89A7FD58BE8A}"/>
  </w:font>
  <w:font w:name="EB Garamond SemiBold">
    <w:charset w:val="00"/>
    <w:family w:val="auto"/>
    <w:pitch w:val="variable"/>
    <w:sig w:usb0="E00002FF" w:usb1="02000413" w:usb2="00000000" w:usb3="00000000" w:csb0="0000019F" w:csb1="00000000"/>
    <w:embedRegular r:id="rId4" w:fontKey="{99458A70-2090-4EC1-BFDA-BEA25A6BB15E}"/>
  </w:font>
  <w:font w:name="EB Garamond Medium">
    <w:charset w:val="00"/>
    <w:family w:val="auto"/>
    <w:pitch w:val="variable"/>
    <w:sig w:usb0="E00002FF" w:usb1="02000413" w:usb2="00000000" w:usb3="00000000" w:csb0="0000019F" w:csb1="00000000"/>
    <w:embedRegular r:id="rId5" w:fontKey="{ECE731B7-456C-4F97-9351-57147CE1301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56B82817-0364-474C-995A-8590C0B673ED}"/>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39452837-12ED-4C0B-B161-8D5EE6F09707}"/>
    <w:embedBold r:id="rId8" w:fontKey="{D923C7B0-88A0-41A6-94FB-63CAB550F606}"/>
    <w:embedItalic r:id="rId9" w:fontKey="{5DCD5C0B-7889-410E-972B-F949ECF7BCE0}"/>
  </w:font>
  <w:font w:name="Calibri">
    <w:panose1 w:val="020F0502020204030204"/>
    <w:charset w:val="00"/>
    <w:family w:val="swiss"/>
    <w:pitch w:val="variable"/>
    <w:sig w:usb0="E4002EFF" w:usb1="C200247B" w:usb2="00000009" w:usb3="00000000" w:csb0="000001FF" w:csb1="00000000"/>
    <w:embedRegular r:id="rId10" w:fontKey="{68E9DD32-D352-405E-8F02-CB6EF18D03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1E13" w14:textId="77777777" w:rsidR="00CF5C9C" w:rsidRDefault="00CF5C9C">
      <w:pPr>
        <w:spacing w:line="240" w:lineRule="auto"/>
      </w:pPr>
      <w:r>
        <w:separator/>
      </w:r>
    </w:p>
  </w:footnote>
  <w:footnote w:type="continuationSeparator" w:id="0">
    <w:p w14:paraId="2AD12020" w14:textId="77777777" w:rsidR="00CF5C9C" w:rsidRDefault="00CF5C9C">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247C"/>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74C"/>
    <w:rsid w:val="00017B78"/>
    <w:rsid w:val="00020040"/>
    <w:rsid w:val="0002016B"/>
    <w:rsid w:val="00020513"/>
    <w:rsid w:val="00020F53"/>
    <w:rsid w:val="0002247E"/>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65C8"/>
    <w:rsid w:val="00047B72"/>
    <w:rsid w:val="00047C1C"/>
    <w:rsid w:val="000516B9"/>
    <w:rsid w:val="000549A4"/>
    <w:rsid w:val="000549A6"/>
    <w:rsid w:val="00055866"/>
    <w:rsid w:val="00055BCB"/>
    <w:rsid w:val="000561B5"/>
    <w:rsid w:val="00057D44"/>
    <w:rsid w:val="0006405F"/>
    <w:rsid w:val="000641A9"/>
    <w:rsid w:val="00064F2C"/>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6FA2"/>
    <w:rsid w:val="000C709C"/>
    <w:rsid w:val="000D0F8D"/>
    <w:rsid w:val="000D10BF"/>
    <w:rsid w:val="000D26B2"/>
    <w:rsid w:val="000D2A46"/>
    <w:rsid w:val="000D2C21"/>
    <w:rsid w:val="000D33B2"/>
    <w:rsid w:val="000D4927"/>
    <w:rsid w:val="000D73B8"/>
    <w:rsid w:val="000E408A"/>
    <w:rsid w:val="000E5B44"/>
    <w:rsid w:val="000E6B85"/>
    <w:rsid w:val="000E6C1C"/>
    <w:rsid w:val="000E6F0C"/>
    <w:rsid w:val="000E759A"/>
    <w:rsid w:val="000E781C"/>
    <w:rsid w:val="000F33F9"/>
    <w:rsid w:val="000F3FB0"/>
    <w:rsid w:val="000F5189"/>
    <w:rsid w:val="000F5C93"/>
    <w:rsid w:val="000F6EBA"/>
    <w:rsid w:val="000F72C1"/>
    <w:rsid w:val="00100B04"/>
    <w:rsid w:val="00100F76"/>
    <w:rsid w:val="0010139E"/>
    <w:rsid w:val="001019C6"/>
    <w:rsid w:val="001019F6"/>
    <w:rsid w:val="001021F4"/>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4672"/>
    <w:rsid w:val="00136D06"/>
    <w:rsid w:val="0013767B"/>
    <w:rsid w:val="001403D5"/>
    <w:rsid w:val="001408CF"/>
    <w:rsid w:val="00140B4A"/>
    <w:rsid w:val="00142DD6"/>
    <w:rsid w:val="00144787"/>
    <w:rsid w:val="0014595F"/>
    <w:rsid w:val="001462DD"/>
    <w:rsid w:val="00147BAD"/>
    <w:rsid w:val="00150245"/>
    <w:rsid w:val="001507D5"/>
    <w:rsid w:val="00153D97"/>
    <w:rsid w:val="0015453A"/>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761E"/>
    <w:rsid w:val="00197894"/>
    <w:rsid w:val="001A0CDA"/>
    <w:rsid w:val="001A28C5"/>
    <w:rsid w:val="001A3712"/>
    <w:rsid w:val="001A5A3B"/>
    <w:rsid w:val="001A7432"/>
    <w:rsid w:val="001B0038"/>
    <w:rsid w:val="001B3025"/>
    <w:rsid w:val="001B3EA3"/>
    <w:rsid w:val="001B5FA5"/>
    <w:rsid w:val="001B6B46"/>
    <w:rsid w:val="001B7725"/>
    <w:rsid w:val="001B798D"/>
    <w:rsid w:val="001C0088"/>
    <w:rsid w:val="001C0513"/>
    <w:rsid w:val="001C0DC0"/>
    <w:rsid w:val="001C0E34"/>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28D4"/>
    <w:rsid w:val="00212B99"/>
    <w:rsid w:val="002139D2"/>
    <w:rsid w:val="00216097"/>
    <w:rsid w:val="002163AE"/>
    <w:rsid w:val="00216713"/>
    <w:rsid w:val="00216D73"/>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2E5F"/>
    <w:rsid w:val="00243147"/>
    <w:rsid w:val="00243149"/>
    <w:rsid w:val="0024358F"/>
    <w:rsid w:val="0024445A"/>
    <w:rsid w:val="0024578A"/>
    <w:rsid w:val="00246FE8"/>
    <w:rsid w:val="00252429"/>
    <w:rsid w:val="0025284F"/>
    <w:rsid w:val="00253A4E"/>
    <w:rsid w:val="002540BE"/>
    <w:rsid w:val="00254B55"/>
    <w:rsid w:val="002556A9"/>
    <w:rsid w:val="00255E9A"/>
    <w:rsid w:val="00261591"/>
    <w:rsid w:val="002660AA"/>
    <w:rsid w:val="00266B47"/>
    <w:rsid w:val="0027115D"/>
    <w:rsid w:val="00273A4F"/>
    <w:rsid w:val="00275842"/>
    <w:rsid w:val="00276496"/>
    <w:rsid w:val="002779EF"/>
    <w:rsid w:val="00281EAB"/>
    <w:rsid w:val="00282527"/>
    <w:rsid w:val="00282E77"/>
    <w:rsid w:val="00282FBD"/>
    <w:rsid w:val="0028353B"/>
    <w:rsid w:val="002844F7"/>
    <w:rsid w:val="002859B7"/>
    <w:rsid w:val="00287922"/>
    <w:rsid w:val="0029269D"/>
    <w:rsid w:val="002927E4"/>
    <w:rsid w:val="002940E3"/>
    <w:rsid w:val="002969DC"/>
    <w:rsid w:val="00296F4D"/>
    <w:rsid w:val="00296FD5"/>
    <w:rsid w:val="00297231"/>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F372C"/>
    <w:rsid w:val="002F3817"/>
    <w:rsid w:val="002F4250"/>
    <w:rsid w:val="002F451E"/>
    <w:rsid w:val="002F6E17"/>
    <w:rsid w:val="002F7293"/>
    <w:rsid w:val="00300A32"/>
    <w:rsid w:val="00300BCE"/>
    <w:rsid w:val="00300DC7"/>
    <w:rsid w:val="00301F9E"/>
    <w:rsid w:val="003026C8"/>
    <w:rsid w:val="00303E2F"/>
    <w:rsid w:val="00304771"/>
    <w:rsid w:val="0030569A"/>
    <w:rsid w:val="003059DD"/>
    <w:rsid w:val="00306ABB"/>
    <w:rsid w:val="00310110"/>
    <w:rsid w:val="003119AA"/>
    <w:rsid w:val="003150C1"/>
    <w:rsid w:val="003178AD"/>
    <w:rsid w:val="00320990"/>
    <w:rsid w:val="003210BF"/>
    <w:rsid w:val="00321AB0"/>
    <w:rsid w:val="00323507"/>
    <w:rsid w:val="003235F0"/>
    <w:rsid w:val="00323C26"/>
    <w:rsid w:val="00324557"/>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6185"/>
    <w:rsid w:val="00346569"/>
    <w:rsid w:val="0035025D"/>
    <w:rsid w:val="00350827"/>
    <w:rsid w:val="00350CA0"/>
    <w:rsid w:val="00351A29"/>
    <w:rsid w:val="00351B6E"/>
    <w:rsid w:val="00354C82"/>
    <w:rsid w:val="003600C1"/>
    <w:rsid w:val="00360DFE"/>
    <w:rsid w:val="00361A91"/>
    <w:rsid w:val="003633F3"/>
    <w:rsid w:val="00363878"/>
    <w:rsid w:val="00363AD9"/>
    <w:rsid w:val="00366C98"/>
    <w:rsid w:val="0037118C"/>
    <w:rsid w:val="00371BE8"/>
    <w:rsid w:val="00372EF5"/>
    <w:rsid w:val="00373E6B"/>
    <w:rsid w:val="00373E9C"/>
    <w:rsid w:val="00376567"/>
    <w:rsid w:val="00376D7D"/>
    <w:rsid w:val="00380EBF"/>
    <w:rsid w:val="00382BE0"/>
    <w:rsid w:val="00383650"/>
    <w:rsid w:val="0038400F"/>
    <w:rsid w:val="0038517B"/>
    <w:rsid w:val="003868D7"/>
    <w:rsid w:val="00386BA0"/>
    <w:rsid w:val="003876F6"/>
    <w:rsid w:val="00391E77"/>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BB8"/>
    <w:rsid w:val="003D7C00"/>
    <w:rsid w:val="003E153F"/>
    <w:rsid w:val="003E199D"/>
    <w:rsid w:val="003E1EC3"/>
    <w:rsid w:val="003E2895"/>
    <w:rsid w:val="003E3CE9"/>
    <w:rsid w:val="003E55D1"/>
    <w:rsid w:val="003E590F"/>
    <w:rsid w:val="003E5F14"/>
    <w:rsid w:val="003E704D"/>
    <w:rsid w:val="003E71A5"/>
    <w:rsid w:val="003E742D"/>
    <w:rsid w:val="003F0362"/>
    <w:rsid w:val="003F1466"/>
    <w:rsid w:val="003F15B3"/>
    <w:rsid w:val="003F24C0"/>
    <w:rsid w:val="003F3659"/>
    <w:rsid w:val="003F4ADB"/>
    <w:rsid w:val="003F4DC4"/>
    <w:rsid w:val="003F57D9"/>
    <w:rsid w:val="003F6144"/>
    <w:rsid w:val="003F6C81"/>
    <w:rsid w:val="003F6F63"/>
    <w:rsid w:val="003F7FF0"/>
    <w:rsid w:val="0040088A"/>
    <w:rsid w:val="00400A95"/>
    <w:rsid w:val="00401741"/>
    <w:rsid w:val="004029A8"/>
    <w:rsid w:val="004030C1"/>
    <w:rsid w:val="00403491"/>
    <w:rsid w:val="00403FE3"/>
    <w:rsid w:val="0040470A"/>
    <w:rsid w:val="00405433"/>
    <w:rsid w:val="00405B97"/>
    <w:rsid w:val="00406285"/>
    <w:rsid w:val="004062CE"/>
    <w:rsid w:val="00412E44"/>
    <w:rsid w:val="004157BA"/>
    <w:rsid w:val="00421CDA"/>
    <w:rsid w:val="00423453"/>
    <w:rsid w:val="0042511E"/>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50E79"/>
    <w:rsid w:val="004515FE"/>
    <w:rsid w:val="00451E8C"/>
    <w:rsid w:val="0045216D"/>
    <w:rsid w:val="00452F7E"/>
    <w:rsid w:val="00453AA9"/>
    <w:rsid w:val="00453F14"/>
    <w:rsid w:val="00454324"/>
    <w:rsid w:val="00454B20"/>
    <w:rsid w:val="00455020"/>
    <w:rsid w:val="004576C1"/>
    <w:rsid w:val="0046092A"/>
    <w:rsid w:val="004610F9"/>
    <w:rsid w:val="00462B1A"/>
    <w:rsid w:val="00463318"/>
    <w:rsid w:val="00463846"/>
    <w:rsid w:val="004638BF"/>
    <w:rsid w:val="00463B25"/>
    <w:rsid w:val="00463CB8"/>
    <w:rsid w:val="00464760"/>
    <w:rsid w:val="00465089"/>
    <w:rsid w:val="00467D24"/>
    <w:rsid w:val="00472168"/>
    <w:rsid w:val="00475290"/>
    <w:rsid w:val="004756DD"/>
    <w:rsid w:val="0048054C"/>
    <w:rsid w:val="00480927"/>
    <w:rsid w:val="00481F8F"/>
    <w:rsid w:val="004830AA"/>
    <w:rsid w:val="0048484E"/>
    <w:rsid w:val="00485E33"/>
    <w:rsid w:val="00487723"/>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9DF"/>
    <w:rsid w:val="004B12AF"/>
    <w:rsid w:val="004B13DB"/>
    <w:rsid w:val="004B4F1B"/>
    <w:rsid w:val="004B5A4B"/>
    <w:rsid w:val="004B6214"/>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13CC"/>
    <w:rsid w:val="00511657"/>
    <w:rsid w:val="00511771"/>
    <w:rsid w:val="00511CBF"/>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701D9"/>
    <w:rsid w:val="00570E49"/>
    <w:rsid w:val="00571C05"/>
    <w:rsid w:val="00572F43"/>
    <w:rsid w:val="00572F5C"/>
    <w:rsid w:val="00582337"/>
    <w:rsid w:val="00583AB2"/>
    <w:rsid w:val="005846F5"/>
    <w:rsid w:val="00584ABB"/>
    <w:rsid w:val="005872D8"/>
    <w:rsid w:val="00587D7C"/>
    <w:rsid w:val="00590E46"/>
    <w:rsid w:val="00591258"/>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E6E"/>
    <w:rsid w:val="005C684E"/>
    <w:rsid w:val="005C6D2A"/>
    <w:rsid w:val="005C7F30"/>
    <w:rsid w:val="005D01D5"/>
    <w:rsid w:val="005D1891"/>
    <w:rsid w:val="005D2A52"/>
    <w:rsid w:val="005D3B5C"/>
    <w:rsid w:val="005D47B1"/>
    <w:rsid w:val="005D4D3D"/>
    <w:rsid w:val="005D4F1E"/>
    <w:rsid w:val="005D588B"/>
    <w:rsid w:val="005E1524"/>
    <w:rsid w:val="005E2144"/>
    <w:rsid w:val="005E2B72"/>
    <w:rsid w:val="005E7CA4"/>
    <w:rsid w:val="005F05A2"/>
    <w:rsid w:val="005F0FB6"/>
    <w:rsid w:val="005F15A0"/>
    <w:rsid w:val="005F1AC5"/>
    <w:rsid w:val="005F1C38"/>
    <w:rsid w:val="005F2833"/>
    <w:rsid w:val="005F3940"/>
    <w:rsid w:val="005F3F79"/>
    <w:rsid w:val="005F42A5"/>
    <w:rsid w:val="005F5773"/>
    <w:rsid w:val="005F7BC2"/>
    <w:rsid w:val="00600415"/>
    <w:rsid w:val="0060174A"/>
    <w:rsid w:val="006018A0"/>
    <w:rsid w:val="00601C91"/>
    <w:rsid w:val="0060259C"/>
    <w:rsid w:val="00603F05"/>
    <w:rsid w:val="0060483E"/>
    <w:rsid w:val="00605450"/>
    <w:rsid w:val="00606BD5"/>
    <w:rsid w:val="00607411"/>
    <w:rsid w:val="006101D6"/>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3B4"/>
    <w:rsid w:val="006510E8"/>
    <w:rsid w:val="00651D2B"/>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51F7"/>
    <w:rsid w:val="00677DAB"/>
    <w:rsid w:val="00682ED6"/>
    <w:rsid w:val="00683346"/>
    <w:rsid w:val="006835ED"/>
    <w:rsid w:val="00684494"/>
    <w:rsid w:val="00684F02"/>
    <w:rsid w:val="00685F05"/>
    <w:rsid w:val="006924EF"/>
    <w:rsid w:val="00692BE6"/>
    <w:rsid w:val="00692C21"/>
    <w:rsid w:val="00696179"/>
    <w:rsid w:val="00696948"/>
    <w:rsid w:val="00696CD7"/>
    <w:rsid w:val="006A036F"/>
    <w:rsid w:val="006A0B9D"/>
    <w:rsid w:val="006A2024"/>
    <w:rsid w:val="006A37E8"/>
    <w:rsid w:val="006A47C9"/>
    <w:rsid w:val="006A5551"/>
    <w:rsid w:val="006A6059"/>
    <w:rsid w:val="006A6C8B"/>
    <w:rsid w:val="006A78A2"/>
    <w:rsid w:val="006B0C7F"/>
    <w:rsid w:val="006B1442"/>
    <w:rsid w:val="006B2198"/>
    <w:rsid w:val="006B2D0C"/>
    <w:rsid w:val="006B7335"/>
    <w:rsid w:val="006C140F"/>
    <w:rsid w:val="006C1AAE"/>
    <w:rsid w:val="006C5378"/>
    <w:rsid w:val="006C55DD"/>
    <w:rsid w:val="006C56A6"/>
    <w:rsid w:val="006C56B1"/>
    <w:rsid w:val="006C5F3C"/>
    <w:rsid w:val="006C6062"/>
    <w:rsid w:val="006C6B45"/>
    <w:rsid w:val="006C6C51"/>
    <w:rsid w:val="006C77A8"/>
    <w:rsid w:val="006D0F0C"/>
    <w:rsid w:val="006D10FE"/>
    <w:rsid w:val="006D2326"/>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E47"/>
    <w:rsid w:val="006F3B38"/>
    <w:rsid w:val="006F4101"/>
    <w:rsid w:val="006F5658"/>
    <w:rsid w:val="006F79B3"/>
    <w:rsid w:val="006F7D47"/>
    <w:rsid w:val="006F7DE6"/>
    <w:rsid w:val="0070166A"/>
    <w:rsid w:val="0070486A"/>
    <w:rsid w:val="00704F0D"/>
    <w:rsid w:val="0070515B"/>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3CE"/>
    <w:rsid w:val="0074556E"/>
    <w:rsid w:val="00746778"/>
    <w:rsid w:val="00747C51"/>
    <w:rsid w:val="00752C2A"/>
    <w:rsid w:val="00752FCC"/>
    <w:rsid w:val="00753D59"/>
    <w:rsid w:val="00754B18"/>
    <w:rsid w:val="00754F9D"/>
    <w:rsid w:val="00755AE6"/>
    <w:rsid w:val="00757497"/>
    <w:rsid w:val="00762E02"/>
    <w:rsid w:val="0076335D"/>
    <w:rsid w:val="00764812"/>
    <w:rsid w:val="00765D86"/>
    <w:rsid w:val="0076701E"/>
    <w:rsid w:val="007675E4"/>
    <w:rsid w:val="0076789E"/>
    <w:rsid w:val="00767D85"/>
    <w:rsid w:val="00770905"/>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D18F6"/>
    <w:rsid w:val="007D1C36"/>
    <w:rsid w:val="007D533F"/>
    <w:rsid w:val="007D5970"/>
    <w:rsid w:val="007D6896"/>
    <w:rsid w:val="007D7C92"/>
    <w:rsid w:val="007E0CC3"/>
    <w:rsid w:val="007E12F7"/>
    <w:rsid w:val="007E1665"/>
    <w:rsid w:val="007E211F"/>
    <w:rsid w:val="007E32A6"/>
    <w:rsid w:val="007E3849"/>
    <w:rsid w:val="007E4672"/>
    <w:rsid w:val="007E59F9"/>
    <w:rsid w:val="007E66E6"/>
    <w:rsid w:val="007E7C4F"/>
    <w:rsid w:val="007F2BEE"/>
    <w:rsid w:val="007F3B97"/>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6F1B"/>
    <w:rsid w:val="00807539"/>
    <w:rsid w:val="00810F62"/>
    <w:rsid w:val="00812936"/>
    <w:rsid w:val="00814166"/>
    <w:rsid w:val="00815676"/>
    <w:rsid w:val="00816546"/>
    <w:rsid w:val="00821C74"/>
    <w:rsid w:val="00822D27"/>
    <w:rsid w:val="0082379F"/>
    <w:rsid w:val="00823C51"/>
    <w:rsid w:val="00824F76"/>
    <w:rsid w:val="00825619"/>
    <w:rsid w:val="00826159"/>
    <w:rsid w:val="008266C5"/>
    <w:rsid w:val="00827114"/>
    <w:rsid w:val="00827441"/>
    <w:rsid w:val="0082779F"/>
    <w:rsid w:val="00827F8B"/>
    <w:rsid w:val="00830090"/>
    <w:rsid w:val="00830968"/>
    <w:rsid w:val="008341B7"/>
    <w:rsid w:val="00835824"/>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BBD"/>
    <w:rsid w:val="00850F75"/>
    <w:rsid w:val="0085100D"/>
    <w:rsid w:val="008530DF"/>
    <w:rsid w:val="00855AD4"/>
    <w:rsid w:val="008561C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30B5"/>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35F5"/>
    <w:rsid w:val="008A48C8"/>
    <w:rsid w:val="008A6582"/>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2F57"/>
    <w:rsid w:val="008D4094"/>
    <w:rsid w:val="008D41E0"/>
    <w:rsid w:val="008D46AF"/>
    <w:rsid w:val="008D5299"/>
    <w:rsid w:val="008D5DDB"/>
    <w:rsid w:val="008D6B06"/>
    <w:rsid w:val="008E05E3"/>
    <w:rsid w:val="008E0687"/>
    <w:rsid w:val="008E1D68"/>
    <w:rsid w:val="008E2935"/>
    <w:rsid w:val="008E327D"/>
    <w:rsid w:val="008E4DF8"/>
    <w:rsid w:val="008E5E99"/>
    <w:rsid w:val="008F107B"/>
    <w:rsid w:val="008F2ACB"/>
    <w:rsid w:val="008F3E1F"/>
    <w:rsid w:val="008F3F7C"/>
    <w:rsid w:val="008F425E"/>
    <w:rsid w:val="008F4543"/>
    <w:rsid w:val="008F538E"/>
    <w:rsid w:val="008F6E85"/>
    <w:rsid w:val="0090124C"/>
    <w:rsid w:val="00903962"/>
    <w:rsid w:val="00903BD8"/>
    <w:rsid w:val="009055DF"/>
    <w:rsid w:val="009073B2"/>
    <w:rsid w:val="00911003"/>
    <w:rsid w:val="009117B2"/>
    <w:rsid w:val="0091265E"/>
    <w:rsid w:val="00912B4E"/>
    <w:rsid w:val="0091428D"/>
    <w:rsid w:val="00917476"/>
    <w:rsid w:val="00917BB8"/>
    <w:rsid w:val="0092123C"/>
    <w:rsid w:val="00921466"/>
    <w:rsid w:val="00922745"/>
    <w:rsid w:val="00923E22"/>
    <w:rsid w:val="009248B1"/>
    <w:rsid w:val="00924A3C"/>
    <w:rsid w:val="00924DD1"/>
    <w:rsid w:val="009250B0"/>
    <w:rsid w:val="009267BF"/>
    <w:rsid w:val="00927175"/>
    <w:rsid w:val="0093279C"/>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B5C"/>
    <w:rsid w:val="009720EF"/>
    <w:rsid w:val="0097292D"/>
    <w:rsid w:val="00972BE4"/>
    <w:rsid w:val="009730E8"/>
    <w:rsid w:val="00974539"/>
    <w:rsid w:val="0097476A"/>
    <w:rsid w:val="009762D6"/>
    <w:rsid w:val="009765A7"/>
    <w:rsid w:val="00977C37"/>
    <w:rsid w:val="00980E52"/>
    <w:rsid w:val="00981EAD"/>
    <w:rsid w:val="00983B42"/>
    <w:rsid w:val="00983B5E"/>
    <w:rsid w:val="009847DD"/>
    <w:rsid w:val="00985546"/>
    <w:rsid w:val="0098624E"/>
    <w:rsid w:val="00986755"/>
    <w:rsid w:val="009876D9"/>
    <w:rsid w:val="009905F9"/>
    <w:rsid w:val="00990B3E"/>
    <w:rsid w:val="00990C11"/>
    <w:rsid w:val="00991BCC"/>
    <w:rsid w:val="00991D1F"/>
    <w:rsid w:val="00991EA0"/>
    <w:rsid w:val="00992207"/>
    <w:rsid w:val="00993889"/>
    <w:rsid w:val="00993BD9"/>
    <w:rsid w:val="009951FF"/>
    <w:rsid w:val="009967A6"/>
    <w:rsid w:val="009A0CDC"/>
    <w:rsid w:val="009A13C4"/>
    <w:rsid w:val="009A17A9"/>
    <w:rsid w:val="009A2151"/>
    <w:rsid w:val="009A2354"/>
    <w:rsid w:val="009A32EA"/>
    <w:rsid w:val="009A3796"/>
    <w:rsid w:val="009A3C9B"/>
    <w:rsid w:val="009A4286"/>
    <w:rsid w:val="009A44A6"/>
    <w:rsid w:val="009A6F58"/>
    <w:rsid w:val="009B0F12"/>
    <w:rsid w:val="009B29E4"/>
    <w:rsid w:val="009B3605"/>
    <w:rsid w:val="009B74C3"/>
    <w:rsid w:val="009B783A"/>
    <w:rsid w:val="009C007E"/>
    <w:rsid w:val="009C26B4"/>
    <w:rsid w:val="009C3B8E"/>
    <w:rsid w:val="009D177E"/>
    <w:rsid w:val="009D1B9D"/>
    <w:rsid w:val="009D411F"/>
    <w:rsid w:val="009D580B"/>
    <w:rsid w:val="009D74A4"/>
    <w:rsid w:val="009E1EE4"/>
    <w:rsid w:val="009E2C30"/>
    <w:rsid w:val="009E327D"/>
    <w:rsid w:val="009E3539"/>
    <w:rsid w:val="009E3599"/>
    <w:rsid w:val="009E5D50"/>
    <w:rsid w:val="009E5E88"/>
    <w:rsid w:val="009E6E49"/>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A"/>
    <w:rsid w:val="00A1391D"/>
    <w:rsid w:val="00A13B18"/>
    <w:rsid w:val="00A16023"/>
    <w:rsid w:val="00A17CD2"/>
    <w:rsid w:val="00A21701"/>
    <w:rsid w:val="00A2178E"/>
    <w:rsid w:val="00A221DB"/>
    <w:rsid w:val="00A227E8"/>
    <w:rsid w:val="00A24BB4"/>
    <w:rsid w:val="00A2650A"/>
    <w:rsid w:val="00A265F0"/>
    <w:rsid w:val="00A304D1"/>
    <w:rsid w:val="00A30737"/>
    <w:rsid w:val="00A31365"/>
    <w:rsid w:val="00A326D9"/>
    <w:rsid w:val="00A342D1"/>
    <w:rsid w:val="00A34F58"/>
    <w:rsid w:val="00A3758D"/>
    <w:rsid w:val="00A37C62"/>
    <w:rsid w:val="00A4097D"/>
    <w:rsid w:val="00A40A89"/>
    <w:rsid w:val="00A41700"/>
    <w:rsid w:val="00A44452"/>
    <w:rsid w:val="00A465FF"/>
    <w:rsid w:val="00A46CD6"/>
    <w:rsid w:val="00A47844"/>
    <w:rsid w:val="00A501CC"/>
    <w:rsid w:val="00A51264"/>
    <w:rsid w:val="00A5154E"/>
    <w:rsid w:val="00A52AC6"/>
    <w:rsid w:val="00A56644"/>
    <w:rsid w:val="00A568C0"/>
    <w:rsid w:val="00A56EAF"/>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B7EEE"/>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5D4D"/>
    <w:rsid w:val="00B0739E"/>
    <w:rsid w:val="00B07812"/>
    <w:rsid w:val="00B078DD"/>
    <w:rsid w:val="00B1022D"/>
    <w:rsid w:val="00B109F8"/>
    <w:rsid w:val="00B13535"/>
    <w:rsid w:val="00B14401"/>
    <w:rsid w:val="00B149D8"/>
    <w:rsid w:val="00B15A12"/>
    <w:rsid w:val="00B160AC"/>
    <w:rsid w:val="00B164CA"/>
    <w:rsid w:val="00B167CD"/>
    <w:rsid w:val="00B2216A"/>
    <w:rsid w:val="00B22AF1"/>
    <w:rsid w:val="00B22D29"/>
    <w:rsid w:val="00B246D4"/>
    <w:rsid w:val="00B2591C"/>
    <w:rsid w:val="00B27A4F"/>
    <w:rsid w:val="00B27C3C"/>
    <w:rsid w:val="00B30ACC"/>
    <w:rsid w:val="00B31D5C"/>
    <w:rsid w:val="00B3485F"/>
    <w:rsid w:val="00B34C33"/>
    <w:rsid w:val="00B355BA"/>
    <w:rsid w:val="00B35952"/>
    <w:rsid w:val="00B3668A"/>
    <w:rsid w:val="00B3729B"/>
    <w:rsid w:val="00B40B2D"/>
    <w:rsid w:val="00B41B29"/>
    <w:rsid w:val="00B41CC3"/>
    <w:rsid w:val="00B43E73"/>
    <w:rsid w:val="00B447E9"/>
    <w:rsid w:val="00B44E04"/>
    <w:rsid w:val="00B47AAF"/>
    <w:rsid w:val="00B47F2E"/>
    <w:rsid w:val="00B50D1F"/>
    <w:rsid w:val="00B51D9A"/>
    <w:rsid w:val="00B55EB8"/>
    <w:rsid w:val="00B55FF3"/>
    <w:rsid w:val="00B56E5B"/>
    <w:rsid w:val="00B64A37"/>
    <w:rsid w:val="00B64A72"/>
    <w:rsid w:val="00B661A4"/>
    <w:rsid w:val="00B6623B"/>
    <w:rsid w:val="00B669DF"/>
    <w:rsid w:val="00B71668"/>
    <w:rsid w:val="00B72B1D"/>
    <w:rsid w:val="00B763F8"/>
    <w:rsid w:val="00B76CC3"/>
    <w:rsid w:val="00B77402"/>
    <w:rsid w:val="00B7791C"/>
    <w:rsid w:val="00B8052F"/>
    <w:rsid w:val="00B81B20"/>
    <w:rsid w:val="00B82428"/>
    <w:rsid w:val="00B83AF9"/>
    <w:rsid w:val="00B862A7"/>
    <w:rsid w:val="00B87008"/>
    <w:rsid w:val="00B87BDA"/>
    <w:rsid w:val="00B91234"/>
    <w:rsid w:val="00B91510"/>
    <w:rsid w:val="00B92841"/>
    <w:rsid w:val="00B928A9"/>
    <w:rsid w:val="00B94A7F"/>
    <w:rsid w:val="00B960CB"/>
    <w:rsid w:val="00B96CB5"/>
    <w:rsid w:val="00B9769B"/>
    <w:rsid w:val="00BA1B5C"/>
    <w:rsid w:val="00BA3129"/>
    <w:rsid w:val="00BA3A60"/>
    <w:rsid w:val="00BA3B07"/>
    <w:rsid w:val="00BA3DD3"/>
    <w:rsid w:val="00BA482C"/>
    <w:rsid w:val="00BA50B0"/>
    <w:rsid w:val="00BA5CA7"/>
    <w:rsid w:val="00BA5F71"/>
    <w:rsid w:val="00BA6503"/>
    <w:rsid w:val="00BA70DA"/>
    <w:rsid w:val="00BB0A4F"/>
    <w:rsid w:val="00BB136E"/>
    <w:rsid w:val="00BB17A3"/>
    <w:rsid w:val="00BB4735"/>
    <w:rsid w:val="00BB4D5B"/>
    <w:rsid w:val="00BB50CC"/>
    <w:rsid w:val="00BB5A1B"/>
    <w:rsid w:val="00BB6A09"/>
    <w:rsid w:val="00BC2154"/>
    <w:rsid w:val="00BC4ABC"/>
    <w:rsid w:val="00BC6C9A"/>
    <w:rsid w:val="00BC7013"/>
    <w:rsid w:val="00BC7062"/>
    <w:rsid w:val="00BC7752"/>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48FF"/>
    <w:rsid w:val="00C06D55"/>
    <w:rsid w:val="00C07EBB"/>
    <w:rsid w:val="00C10342"/>
    <w:rsid w:val="00C110CF"/>
    <w:rsid w:val="00C1228F"/>
    <w:rsid w:val="00C14E12"/>
    <w:rsid w:val="00C16581"/>
    <w:rsid w:val="00C2043D"/>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23E2"/>
    <w:rsid w:val="00C62543"/>
    <w:rsid w:val="00C62FAB"/>
    <w:rsid w:val="00C635DE"/>
    <w:rsid w:val="00C64B7D"/>
    <w:rsid w:val="00C679AA"/>
    <w:rsid w:val="00C714FC"/>
    <w:rsid w:val="00C718EF"/>
    <w:rsid w:val="00C71E0B"/>
    <w:rsid w:val="00C7244E"/>
    <w:rsid w:val="00C72DF4"/>
    <w:rsid w:val="00C72FF5"/>
    <w:rsid w:val="00C737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2A7E"/>
    <w:rsid w:val="00C92F6E"/>
    <w:rsid w:val="00C93AA3"/>
    <w:rsid w:val="00C93DA6"/>
    <w:rsid w:val="00C941BD"/>
    <w:rsid w:val="00C94466"/>
    <w:rsid w:val="00CA2438"/>
    <w:rsid w:val="00CA417F"/>
    <w:rsid w:val="00CA5018"/>
    <w:rsid w:val="00CA611F"/>
    <w:rsid w:val="00CA642F"/>
    <w:rsid w:val="00CA6D1C"/>
    <w:rsid w:val="00CB0362"/>
    <w:rsid w:val="00CB11F3"/>
    <w:rsid w:val="00CB129F"/>
    <w:rsid w:val="00CB1B7C"/>
    <w:rsid w:val="00CB36DE"/>
    <w:rsid w:val="00CB38A0"/>
    <w:rsid w:val="00CB4C7D"/>
    <w:rsid w:val="00CB6AD2"/>
    <w:rsid w:val="00CC0F5F"/>
    <w:rsid w:val="00CC201C"/>
    <w:rsid w:val="00CC269D"/>
    <w:rsid w:val="00CC2CA4"/>
    <w:rsid w:val="00CC439E"/>
    <w:rsid w:val="00CC4B6B"/>
    <w:rsid w:val="00CC5669"/>
    <w:rsid w:val="00CC65FE"/>
    <w:rsid w:val="00CC73D4"/>
    <w:rsid w:val="00CD1BC3"/>
    <w:rsid w:val="00CD2D2C"/>
    <w:rsid w:val="00CD3A0E"/>
    <w:rsid w:val="00CD47EB"/>
    <w:rsid w:val="00CD4C4E"/>
    <w:rsid w:val="00CD5B5E"/>
    <w:rsid w:val="00CD6A40"/>
    <w:rsid w:val="00CD6F79"/>
    <w:rsid w:val="00CD79F9"/>
    <w:rsid w:val="00CE1493"/>
    <w:rsid w:val="00CE1D1D"/>
    <w:rsid w:val="00CE212D"/>
    <w:rsid w:val="00CE286B"/>
    <w:rsid w:val="00CE29A6"/>
    <w:rsid w:val="00CE47BB"/>
    <w:rsid w:val="00CE5475"/>
    <w:rsid w:val="00CE55EB"/>
    <w:rsid w:val="00CE6495"/>
    <w:rsid w:val="00CE71D1"/>
    <w:rsid w:val="00CF0E95"/>
    <w:rsid w:val="00CF1282"/>
    <w:rsid w:val="00CF1AC7"/>
    <w:rsid w:val="00CF4962"/>
    <w:rsid w:val="00CF5C9C"/>
    <w:rsid w:val="00CF7F63"/>
    <w:rsid w:val="00D0074F"/>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B51"/>
    <w:rsid w:val="00D401E0"/>
    <w:rsid w:val="00D4037E"/>
    <w:rsid w:val="00D404D3"/>
    <w:rsid w:val="00D425EF"/>
    <w:rsid w:val="00D432DF"/>
    <w:rsid w:val="00D439C8"/>
    <w:rsid w:val="00D44E54"/>
    <w:rsid w:val="00D45493"/>
    <w:rsid w:val="00D45702"/>
    <w:rsid w:val="00D459A4"/>
    <w:rsid w:val="00D45F30"/>
    <w:rsid w:val="00D46A72"/>
    <w:rsid w:val="00D47883"/>
    <w:rsid w:val="00D4793F"/>
    <w:rsid w:val="00D512EC"/>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EEF"/>
    <w:rsid w:val="00D81157"/>
    <w:rsid w:val="00D84575"/>
    <w:rsid w:val="00D854C1"/>
    <w:rsid w:val="00D85DD4"/>
    <w:rsid w:val="00D8643B"/>
    <w:rsid w:val="00D86623"/>
    <w:rsid w:val="00D868AF"/>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F15"/>
    <w:rsid w:val="00DA506C"/>
    <w:rsid w:val="00DA6386"/>
    <w:rsid w:val="00DA6A13"/>
    <w:rsid w:val="00DA7E92"/>
    <w:rsid w:val="00DB0131"/>
    <w:rsid w:val="00DB368A"/>
    <w:rsid w:val="00DB3D5B"/>
    <w:rsid w:val="00DB4FA4"/>
    <w:rsid w:val="00DB5294"/>
    <w:rsid w:val="00DB54E4"/>
    <w:rsid w:val="00DB6555"/>
    <w:rsid w:val="00DB683A"/>
    <w:rsid w:val="00DC0191"/>
    <w:rsid w:val="00DC24D4"/>
    <w:rsid w:val="00DC41E0"/>
    <w:rsid w:val="00DC488A"/>
    <w:rsid w:val="00DC577E"/>
    <w:rsid w:val="00DC6431"/>
    <w:rsid w:val="00DC6ECC"/>
    <w:rsid w:val="00DD1652"/>
    <w:rsid w:val="00DD1D41"/>
    <w:rsid w:val="00DD1E47"/>
    <w:rsid w:val="00DD3A03"/>
    <w:rsid w:val="00DD3F35"/>
    <w:rsid w:val="00DD4F0B"/>
    <w:rsid w:val="00DD65C4"/>
    <w:rsid w:val="00DD7B52"/>
    <w:rsid w:val="00DD7DFE"/>
    <w:rsid w:val="00DD7E6E"/>
    <w:rsid w:val="00DE0869"/>
    <w:rsid w:val="00DE145B"/>
    <w:rsid w:val="00DE4A34"/>
    <w:rsid w:val="00DE6FDD"/>
    <w:rsid w:val="00DF04E4"/>
    <w:rsid w:val="00DF1B07"/>
    <w:rsid w:val="00DF309D"/>
    <w:rsid w:val="00DF63DD"/>
    <w:rsid w:val="00DF6E5C"/>
    <w:rsid w:val="00DF7012"/>
    <w:rsid w:val="00E000BA"/>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5DB5"/>
    <w:rsid w:val="00E26A54"/>
    <w:rsid w:val="00E26B0B"/>
    <w:rsid w:val="00E271F6"/>
    <w:rsid w:val="00E279DF"/>
    <w:rsid w:val="00E30125"/>
    <w:rsid w:val="00E3100F"/>
    <w:rsid w:val="00E348D4"/>
    <w:rsid w:val="00E358A1"/>
    <w:rsid w:val="00E370E5"/>
    <w:rsid w:val="00E377B7"/>
    <w:rsid w:val="00E408D0"/>
    <w:rsid w:val="00E40B82"/>
    <w:rsid w:val="00E41FEA"/>
    <w:rsid w:val="00E42B79"/>
    <w:rsid w:val="00E442A2"/>
    <w:rsid w:val="00E44EA4"/>
    <w:rsid w:val="00E45E71"/>
    <w:rsid w:val="00E464C4"/>
    <w:rsid w:val="00E50BA0"/>
    <w:rsid w:val="00E527DE"/>
    <w:rsid w:val="00E52D08"/>
    <w:rsid w:val="00E54D37"/>
    <w:rsid w:val="00E54DEB"/>
    <w:rsid w:val="00E56DBF"/>
    <w:rsid w:val="00E57E12"/>
    <w:rsid w:val="00E62FF8"/>
    <w:rsid w:val="00E6361B"/>
    <w:rsid w:val="00E67D31"/>
    <w:rsid w:val="00E67F08"/>
    <w:rsid w:val="00E72779"/>
    <w:rsid w:val="00E73C48"/>
    <w:rsid w:val="00E74C2A"/>
    <w:rsid w:val="00E77234"/>
    <w:rsid w:val="00E8259F"/>
    <w:rsid w:val="00E83B8C"/>
    <w:rsid w:val="00E84660"/>
    <w:rsid w:val="00E854DE"/>
    <w:rsid w:val="00E8640F"/>
    <w:rsid w:val="00E87396"/>
    <w:rsid w:val="00E9170C"/>
    <w:rsid w:val="00E92CC1"/>
    <w:rsid w:val="00E937C7"/>
    <w:rsid w:val="00E94486"/>
    <w:rsid w:val="00E94628"/>
    <w:rsid w:val="00E95643"/>
    <w:rsid w:val="00EA01DE"/>
    <w:rsid w:val="00EA0274"/>
    <w:rsid w:val="00EA3718"/>
    <w:rsid w:val="00EA4451"/>
    <w:rsid w:val="00EA4E33"/>
    <w:rsid w:val="00EA5790"/>
    <w:rsid w:val="00EA5B4F"/>
    <w:rsid w:val="00EA5F8A"/>
    <w:rsid w:val="00EA733B"/>
    <w:rsid w:val="00EA7D8D"/>
    <w:rsid w:val="00EB09D1"/>
    <w:rsid w:val="00EB3BD7"/>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1A92"/>
    <w:rsid w:val="00EF21D9"/>
    <w:rsid w:val="00EF2F6E"/>
    <w:rsid w:val="00EF3A63"/>
    <w:rsid w:val="00EF524A"/>
    <w:rsid w:val="00EF5621"/>
    <w:rsid w:val="00EF6F04"/>
    <w:rsid w:val="00F002CA"/>
    <w:rsid w:val="00F039CE"/>
    <w:rsid w:val="00F0423D"/>
    <w:rsid w:val="00F04562"/>
    <w:rsid w:val="00F04B97"/>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D51"/>
    <w:rsid w:val="00F303BC"/>
    <w:rsid w:val="00F31DF4"/>
    <w:rsid w:val="00F321D3"/>
    <w:rsid w:val="00F32397"/>
    <w:rsid w:val="00F32965"/>
    <w:rsid w:val="00F329A6"/>
    <w:rsid w:val="00F33D20"/>
    <w:rsid w:val="00F36431"/>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308E"/>
    <w:rsid w:val="00FE419E"/>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unhideWhenUsed/>
  </w:style>
  <w:style w:type="table" w:default="1" w:styleId="TableNormal">
    <w:name w:val="Normal Table"/>
    <w:uiPriority w:val="99"/>
    <w:rsid w:val="00600415"/>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21" Type="http://schemas.openxmlformats.org/officeDocument/2006/relationships/hyperlink" Target="https://doi.org/10.48550/arXiv.2405.21015" TargetMode="External"/><Relationship Id="rId34" Type="http://schemas.openxmlformats.org/officeDocument/2006/relationships/hyperlink" Target="https://doi.org/10.1016/j.jbusres.2022.07.020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16/j.jbusres.2022.07.02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doi.org/10.5539/ass.v11n9p3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ICI)1097-0266(199708)18:7%3c509::AID-SMJ882%3e3.0.CO;2-Z"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doi.org/10.5539/ass.v11n9p320" TargetMode="External"/><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1002/(SICI)1097-0266(199708)18:7%3c509::AID-SMJ882%3e3.0.CO;2-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1002/smj.640" TargetMode="External"/><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21038</Words>
  <Characters>115715</Characters>
  <Application>Microsoft Office Word</Application>
  <DocSecurity>0</DocSecurity>
  <Lines>964</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136481</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Luttik, Daan</cp:lastModifiedBy>
  <cp:revision>1049</cp:revision>
  <dcterms:created xsi:type="dcterms:W3CDTF">2026-06-07T20:33:00Z</dcterms:created>
  <dcterms:modified xsi:type="dcterms:W3CDTF">2026-06-12T21:35:00Z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