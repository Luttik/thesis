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rsidRPr="71D16EC7">
              <w:rPr>
                <w:lang w:val="en-US"/>
              </w:rP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4409E6EC"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rsidRPr="71D16EC7">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0C809333" w14:textId="2592A947" w:rsidR="0084688D" w:rsidRDefault="0084688D" w:rsidP="0084688D">
      <w:pPr>
        <w:pStyle w:val="Heading1"/>
      </w:pPr>
      <w:bookmarkStart w:id="2" w:name="_Toc231935231"/>
      <w:r>
        <w:lastRenderedPageBreak/>
        <w:t>Executive Summary</w:t>
      </w:r>
    </w:p>
    <w:p w14:paraId="49EEC886" w14:textId="77777777" w:rsidR="004447B9" w:rsidRPr="004447B9" w:rsidRDefault="004447B9" w:rsidP="004447B9">
      <w:r w:rsidRPr="004447B9">
        <w:t xml:space="preserve">Generative Artificial Intelligence (GenAI) is often seen as the replacement for a vast array of knowledge jobs. </w:t>
      </w:r>
      <w:commentRangeStart w:id="3"/>
      <w:r w:rsidRPr="004447B9">
        <w:t>Furthermore</w:t>
      </w:r>
      <w:commentRangeEnd w:id="3"/>
      <w:r w:rsidRPr="004447B9">
        <w:rPr>
          <w:rStyle w:val="CommentReference"/>
          <w:sz w:val="22"/>
          <w:szCs w:val="22"/>
        </w:rPr>
        <w:commentReference w:id="3"/>
      </w:r>
      <w:r w:rsidRPr="004447B9">
        <w:t xml:space="preserve">, marketing and sales might be the largest opportunity of all, representing about one-third of the expected market value of AI (Mayer et al., </w:t>
      </w:r>
      <w:commentRangeStart w:id="4"/>
      <w:r w:rsidRPr="004447B9">
        <w:t>2025</w:t>
      </w:r>
      <w:commentRangeEnd w:id="4"/>
      <w:r w:rsidRPr="004447B9">
        <w:rPr>
          <w:rStyle w:val="CommentReference"/>
          <w:sz w:val="22"/>
          <w:szCs w:val="22"/>
        </w:rPr>
        <w:commentReference w:id="4"/>
      </w:r>
      <w:r w:rsidRPr="004447B9">
        <w:t>).</w:t>
      </w:r>
    </w:p>
    <w:p w14:paraId="688F9937" w14:textId="77777777" w:rsidR="004447B9" w:rsidRPr="004447B9" w:rsidRDefault="004447B9" w:rsidP="004447B9">
      <w:r w:rsidRPr="004447B9">
        <w:t xml:space="preserve">However, in marketing (and arguably in many other domains), AI still mainly serves as a question-and-answer machine, largely focusing on brainstorming and content generation, rather than a system that can really do the work or make a meaningful contribution to a vast amount of normal daily tasks (Brinker &amp; Riemersma, 2025). </w:t>
      </w:r>
    </w:p>
    <w:p w14:paraId="49F2629E" w14:textId="5503051F" w:rsidR="0084688D" w:rsidRPr="0084688D" w:rsidRDefault="0084688D" w:rsidP="0084688D">
      <w:pPr>
        <w:rPr>
          <w:lang w:val="en-US"/>
        </w:rPr>
      </w:pPr>
      <w:r w:rsidRPr="0084688D">
        <w:rPr>
          <w:lang w:val="en-US"/>
        </w:rPr>
        <w:t>Agentic AI can pursue goals autonomously across complex tasks, yet how marketing managers turn that capability into value is largely unexplored (Kim, 2025; Mogaji &amp; Jain, 2024). This study asks how marketing managers create value with agentic AI, through three sub-questions on identifying opportunities, adopting the technology, and managing its benefits, sacrifices, and risks.</w:t>
      </w:r>
    </w:p>
    <w:p w14:paraId="72BE1D91" w14:textId="77777777" w:rsidR="0084688D" w:rsidRPr="0084688D" w:rsidRDefault="0084688D" w:rsidP="0084688D">
      <w:pPr>
        <w:rPr>
          <w:lang w:val="en-US"/>
        </w:rPr>
      </w:pPr>
      <w:r w:rsidRPr="0084688D">
        <w:rPr>
          <w:lang w:val="en-US"/>
        </w:rPr>
        <w:t>Method. Applying constructivist grounded theory (Charmaz, 2014), seventeen interviews with marketing managers and AI experts were analyzed through initial, focused, and theoretical coding to saturation, with value theory (Woodside et al., 2008) as a sensitizing concept.</w:t>
      </w:r>
    </w:p>
    <w:p w14:paraId="0281302D" w14:textId="77777777" w:rsidR="0084688D" w:rsidRPr="0084688D" w:rsidRDefault="0084688D" w:rsidP="0084688D">
      <w:pPr>
        <w:rPr>
          <w:lang w:val="en-US"/>
        </w:rPr>
      </w:pPr>
      <w:r w:rsidRPr="0084688D">
        <w:rPr>
          <w:lang w:val="en-US"/>
        </w:rPr>
        <w:t>Main findings. Value is created not by adopting agentic AI but by the managerial work surrounding it. The contribution is a process model linking five elements: observing external conditions, navigating organizational conditions, steering the organization, applying agentic AI through use cases and an engineered configuration (the harness), and value outcomes managed as a portfolio of benefits, sacrifices, and risks. Identical use cases produced divergent outcomes; the difference lay in the managerial work, not the technology. A paradox recurs throughout: the technology that creates a risk also supplies the means to govern it.</w:t>
      </w:r>
    </w:p>
    <w:p w14:paraId="3121E26D" w14:textId="77777777" w:rsidR="0084688D" w:rsidRPr="0084688D" w:rsidRDefault="0084688D" w:rsidP="0084688D">
      <w:pPr>
        <w:rPr>
          <w:lang w:val="en-US"/>
        </w:rPr>
      </w:pPr>
      <w:r w:rsidRPr="0084688D">
        <w:rPr>
          <w:lang w:val="en-US"/>
        </w:rPr>
        <w:t xml:space="preserve">Practical implications. Managers should treat adoption as a change program, not a procurement: build the enabling conditions and lead the change, choose a follow or differentiate </w:t>
      </w:r>
      <w:r w:rsidRPr="0084688D">
        <w:rPr>
          <w:lang w:val="en-US"/>
        </w:rPr>
        <w:lastRenderedPageBreak/>
        <w:t>posture, engineer the configuration, govern AI with AI, and source capability strategically. Appendix B provides an operational checklist.</w:t>
      </w:r>
    </w:p>
    <w:p w14:paraId="7BF82C4A" w14:textId="77777777" w:rsidR="0084688D" w:rsidRPr="0084688D" w:rsidRDefault="0084688D" w:rsidP="0084688D">
      <w:pPr>
        <w:rPr>
          <w:lang w:val="en-US"/>
        </w:rPr>
      </w:pPr>
      <w:r w:rsidRPr="0084688D">
        <w:rPr>
          <w:lang w:val="en-US"/>
        </w:rPr>
        <w:t>Theoretical implications. The findings extend digital-transformation theory; notably, governance shifts from enabler to inhibitor, and the study specifies the configuration through which an agentic system becomes a value-creating actor.</w:t>
      </w:r>
    </w:p>
    <w:p w14:paraId="4C807A06" w14:textId="47E9B213" w:rsidR="0084688D" w:rsidRPr="0084688D" w:rsidRDefault="0084688D" w:rsidP="0084688D">
      <w:pPr>
        <w:rPr>
          <w:ins w:id="5" w:author="Luttik, Daan" w:date="2026-06-13T18:37:00Z" w16du:dateUtc="2026-06-13T16:37:00Z"/>
          <w:lang w:val="en-US"/>
        </w:rPr>
      </w:pPr>
      <w:r w:rsidRPr="0084688D">
        <w:rPr>
          <w:lang w:val="en-US"/>
        </w:rPr>
        <w:t>Limitations and originality. As a qualitative study of a fast-moving technology relying on self-reported interview data, the findings are transferable but context-bound. It is among the first grounded empirical accounts of value creation with agentic AI in marketing, contributing a process model and vocabulary for the managerial work that turns agentic AI into value.</w:t>
      </w:r>
    </w:p>
    <w:p w14:paraId="19C68A4E" w14:textId="634C986E" w:rsidR="00EB5DFF" w:rsidRDefault="00EB5DFF" w:rsidP="00EB5DFF">
      <w:pPr>
        <w:pStyle w:val="Heading1"/>
      </w:pPr>
      <w:r>
        <w:t xml:space="preserve">1.       </w:t>
      </w:r>
      <w:commentRangeStart w:id="6"/>
      <w:r>
        <w:t>Introduction</w:t>
      </w:r>
      <w:bookmarkEnd w:id="2"/>
      <w:commentRangeEnd w:id="6"/>
      <w:r w:rsidR="0084688D">
        <w:rPr>
          <w:rStyle w:val="CommentReference"/>
          <w:sz w:val="22"/>
          <w:szCs w:val="22"/>
        </w:rPr>
        <w:commentReference w:id="6"/>
      </w:r>
    </w:p>
    <w:p w14:paraId="5A1F1B7B" w14:textId="2B36DE05" w:rsidR="00EB5DFF" w:rsidRDefault="00591C65" w:rsidP="00E74FC1">
      <w:r w:rsidRPr="00591C65">
        <w:t>Generative artificial intelligence (GenAI</w:t>
      </w:r>
      <w:r>
        <w:t xml:space="preserve">) </w:t>
      </w:r>
      <w:r w:rsidRPr="00591C65">
        <w:t xml:space="preserve">has rapidly become a central concern for marketing. </w:t>
      </w:r>
      <w:r w:rsidR="009949CB">
        <w:t xml:space="preserve">This category of AI systems can produce </w:t>
      </w:r>
      <w:r w:rsidR="00E85C39">
        <w:t xml:space="preserve">various forms of output including text and images based on patterns learned from training </w:t>
      </w:r>
      <w:r w:rsidR="009949CB" w:rsidRPr="00591C65">
        <w:t>(Grewal et al., 2025)</w:t>
      </w:r>
      <w:r w:rsidR="00E85C39">
        <w:t>.</w:t>
      </w:r>
      <w:r w:rsidR="009949CB" w:rsidRPr="00591C65">
        <w:t xml:space="preserve"> </w:t>
      </w:r>
      <w:bookmarkStart w:id="7" w:name="OLE_LINK4"/>
      <w:commentRangeStart w:id="8"/>
      <w:r w:rsidR="00E85C39">
        <w:t>Furthermore</w:t>
      </w:r>
      <w:commentRangeEnd w:id="8"/>
      <w:r w:rsidR="00E85C39">
        <w:rPr>
          <w:rStyle w:val="CommentReference"/>
          <w:sz w:val="22"/>
          <w:szCs w:val="22"/>
        </w:rPr>
        <w:commentReference w:id="8"/>
      </w:r>
      <w:r w:rsidR="00E85C39">
        <w:t>, marketing and sales might be the largest opportunity of all, representing about one-third of the expected market value of AI</w:t>
      </w:r>
      <w:r w:rsidRPr="00591C65">
        <w:t xml:space="preserve"> (Mayer et al., 2025)</w:t>
      </w:r>
      <w:bookmarkEnd w:id="7"/>
      <w:r w:rsidRPr="00591C65">
        <w:t>. 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(Grewal et al., 2025; Wahid et al., 2023; Mogaji &amp; Jain, 2024)</w:t>
      </w:r>
      <w:r w:rsidR="00E74FC1">
        <w:t>. H</w:t>
      </w:r>
      <w:r w:rsidR="00EB5DFF">
        <w:t>owever, in marketing</w:t>
      </w:r>
      <w:r w:rsidR="00CA4CE2">
        <w:t>,</w:t>
      </w:r>
      <w:r w:rsidR="00EB5DFF">
        <w:t xml:space="preserve"> AI still mainly serves as a question-and-answer machine, largely focusing on brainstorming and content generation</w:t>
      </w:r>
      <w:r w:rsidR="004447B9">
        <w:t xml:space="preserve"> rather than as a system that can really do the work or make a meaningful contribution to a vast number of everyday</w:t>
      </w:r>
      <w:r w:rsidR="00EB5DFF">
        <w:t xml:space="preserve"> tasks (Brinker &amp; Riemersma, 2025). </w:t>
      </w:r>
    </w:p>
    <w:p w14:paraId="766E2768" w14:textId="616AE8F3" w:rsidR="00EB5DFF" w:rsidRDefault="00EB5DFF" w:rsidP="00EB5DFF">
      <w:pPr>
        <w:rPr>
          <w:lang w:val="en-US"/>
        </w:rPr>
      </w:pPr>
      <w:r w:rsidRPr="6E19D5D5">
        <w:rPr>
          <w:lang w:val="en-US"/>
        </w:rPr>
        <w:t xml:space="preserve">These innovations have led to </w:t>
      </w:r>
      <w:commentRangeStart w:id="9"/>
      <w:r w:rsidRPr="6E19D5D5">
        <w:rPr>
          <w:lang w:val="en-US"/>
        </w:rPr>
        <w:t>agentic</w:t>
      </w:r>
      <w:commentRangeEnd w:id="9"/>
      <w:r w:rsidR="00683DDC" w:rsidRPr="6E19D5D5">
        <w:rPr>
          <w:rStyle w:val="CommentReference"/>
          <w:sz w:val="22"/>
          <w:szCs w:val="22"/>
          <w:lang w:val="en-US"/>
        </w:rPr>
        <w:commentReference w:id="9"/>
      </w:r>
      <w:r w:rsidRPr="6E19D5D5">
        <w:rPr>
          <w:lang w:val="en-US"/>
        </w:rPr>
        <w:t xml:space="preserve"> AI,</w:t>
      </w:r>
      <w:r w:rsidR="00A26D59">
        <w:rPr>
          <w:lang w:val="en-US"/>
        </w:rPr>
        <w:t xml:space="preserve"> </w:t>
      </w:r>
      <w:r w:rsidR="00CA4CE2">
        <w:rPr>
          <w:lang w:val="en-US"/>
        </w:rPr>
        <w:t>a new category of GenAI</w:t>
      </w:r>
      <w:r w:rsidRPr="6E19D5D5">
        <w:rPr>
          <w:lang w:val="en-US"/>
        </w:rPr>
        <w:t xml:space="preserve"> which Acharya et al. (2025) define as “autonomous AI systems that undertake to finish a set of complex tasks that span over long periods of time without human supervision” (p. 18913). These systems are </w:t>
      </w:r>
      <w:r w:rsidRPr="6E19D5D5">
        <w:rPr>
          <w:lang w:val="en-US"/>
        </w:rPr>
        <w:lastRenderedPageBreak/>
        <w:t xml:space="preserve">capable of acting in a goal-oriented manner within a changing environment (Acharya et al., 2025) and might therefore be better suited </w:t>
      </w:r>
      <w:r w:rsidR="003F03A5">
        <w:rPr>
          <w:lang w:val="en-US"/>
        </w:rPr>
        <w:t>to the execution of the marketer's normal daily tasks</w:t>
      </w:r>
      <w:r w:rsidRPr="6E19D5D5">
        <w:rPr>
          <w:lang w:val="en-US"/>
        </w:rPr>
        <w:t>.</w:t>
      </w:r>
    </w:p>
    <w:p w14:paraId="3E339BF4" w14:textId="0DA34EBC" w:rsidR="00E51922" w:rsidRDefault="00E51922" w:rsidP="00EB5DFF">
      <w:pPr>
        <w:rPr>
          <w:lang w:val="en-US"/>
        </w:rPr>
      </w:pPr>
      <w:r>
        <w:rPr>
          <w:lang w:val="en-US"/>
        </w:rPr>
        <w:t>Th</w:t>
      </w:r>
      <w:r w:rsidR="009C6DD1">
        <w:rPr>
          <w:lang w:val="en-US"/>
        </w:rPr>
        <w:t xml:space="preserve">ese technological developments </w:t>
      </w:r>
      <w:r w:rsidR="00E24A47">
        <w:rPr>
          <w:lang w:val="en-US"/>
        </w:rPr>
        <w:t xml:space="preserve">pose interesting questions. </w:t>
      </w:r>
      <w:r w:rsidR="00D85ACE">
        <w:rPr>
          <w:lang w:val="en-US"/>
        </w:rPr>
        <w:t>T</w:t>
      </w:r>
      <w:r w:rsidR="00E24A47">
        <w:rPr>
          <w:lang w:val="en-US"/>
        </w:rPr>
        <w:t xml:space="preserve">hese developments </w:t>
      </w:r>
      <w:r w:rsidR="00D85ACE">
        <w:rPr>
          <w:lang w:val="en-US"/>
        </w:rPr>
        <w:t xml:space="preserve">might </w:t>
      </w:r>
      <w:r w:rsidR="00E24A47">
        <w:rPr>
          <w:lang w:val="en-US"/>
        </w:rPr>
        <w:t xml:space="preserve">enable marketers to leverage agentic AI </w:t>
      </w:r>
      <w:r w:rsidR="003128AD">
        <w:rPr>
          <w:lang w:val="en-US"/>
        </w:rPr>
        <w:t>for this large amount of daily tasks not yet affected by AI</w:t>
      </w:r>
      <w:r w:rsidR="00D85ACE">
        <w:rPr>
          <w:lang w:val="en-US"/>
        </w:rPr>
        <w:t xml:space="preserve">, which in turn might unlock the large potential mentioned by Mayer et al (2025). </w:t>
      </w:r>
      <w:r w:rsidR="00DC7576">
        <w:rPr>
          <w:lang w:val="en-US"/>
        </w:rPr>
        <w:t xml:space="preserve">However, the use of agentic AI </w:t>
      </w:r>
      <w:r w:rsidR="002918F3">
        <w:rPr>
          <w:lang w:val="en-US"/>
        </w:rPr>
        <w:t>in</w:t>
      </w:r>
      <w:r w:rsidR="00DC7576">
        <w:rPr>
          <w:lang w:val="en-US"/>
        </w:rPr>
        <w:t xml:space="preserve"> marketing </w:t>
      </w:r>
      <w:r w:rsidR="002918F3">
        <w:rPr>
          <w:lang w:val="en-US"/>
        </w:rPr>
        <w:t>remains</w:t>
      </w:r>
      <w:del w:id="10" w:author="Beninger, Stefanie" w:date="2026-06-13T14:01:00Z" w16du:dateUtc="2026-06-13T12:01:00Z">
        <w:r w:rsidR="002918F3" w:rsidDel="006201B2">
          <w:rPr>
            <w:lang w:val="en-US"/>
          </w:rPr>
          <w:delText xml:space="preserve"> </w:delText>
        </w:r>
      </w:del>
      <w:r w:rsidR="00DC7576">
        <w:rPr>
          <w:lang w:val="en-US"/>
        </w:rPr>
        <w:t xml:space="preserve"> largely</w:t>
      </w:r>
      <w:r w:rsidR="00600A7B">
        <w:rPr>
          <w:lang w:val="en-US"/>
        </w:rPr>
        <w:t xml:space="preserve"> empirically</w:t>
      </w:r>
      <w:r w:rsidR="00DC7576">
        <w:rPr>
          <w:lang w:val="en-US"/>
        </w:rPr>
        <w:t xml:space="preserve"> </w:t>
      </w:r>
      <w:commentRangeStart w:id="11"/>
      <w:r w:rsidR="00600A7B">
        <w:rPr>
          <w:lang w:val="en-US"/>
        </w:rPr>
        <w:t>unexplored</w:t>
      </w:r>
      <w:commentRangeEnd w:id="11"/>
      <w:r w:rsidR="006201B2">
        <w:rPr>
          <w:rStyle w:val="CommentReference"/>
          <w:sz w:val="22"/>
          <w:szCs w:val="22"/>
          <w:lang w:val="en-US"/>
        </w:rPr>
        <w:commentReference w:id="11"/>
      </w:r>
      <w:r w:rsidR="00600A7B">
        <w:rPr>
          <w:lang w:val="en-US"/>
        </w:rPr>
        <w:t xml:space="preserve">, and </w:t>
      </w:r>
      <w:r w:rsidR="00401B81">
        <w:rPr>
          <w:lang w:val="en-US"/>
        </w:rPr>
        <w:t xml:space="preserve">many researchers </w:t>
      </w:r>
      <w:r w:rsidR="00C962EB">
        <w:rPr>
          <w:lang w:val="en-US"/>
        </w:rPr>
        <w:t xml:space="preserve">are </w:t>
      </w:r>
      <w:r w:rsidR="002918F3">
        <w:rPr>
          <w:lang w:val="en-US"/>
        </w:rPr>
        <w:t>calling</w:t>
      </w:r>
      <w:r w:rsidR="00C962EB" w:rsidRPr="6E19D5D5">
        <w:rPr>
          <w:lang w:val="en-US"/>
        </w:rPr>
        <w:t xml:space="preserve"> for research </w:t>
      </w:r>
      <w:r w:rsidR="00745267">
        <w:rPr>
          <w:lang w:val="en-US"/>
        </w:rPr>
        <w:t>on</w:t>
      </w:r>
      <w:r w:rsidR="00C962EB" w:rsidRPr="6E19D5D5">
        <w:rPr>
          <w:lang w:val="en-US"/>
        </w:rPr>
        <w:t xml:space="preserve"> agentic AI within the marketing field (Kim, 2025) or for research with a wider scope that covers this scope (Mogaji &amp; Jain, 2024; Jain et al., 2024). </w:t>
      </w:r>
    </w:p>
    <w:p w14:paraId="7AEAA5EE" w14:textId="2547E402" w:rsidR="00EB5DFF" w:rsidRDefault="00C962EB" w:rsidP="007952B5">
      <w:r>
        <w:rPr>
          <w:lang w:val="en-US"/>
        </w:rPr>
        <w:t>This study therefore explores the question</w:t>
      </w:r>
      <w:r w:rsidR="00EB5DFF" w:rsidRPr="6E19D5D5">
        <w:rPr>
          <w:i/>
          <w:iCs/>
          <w:lang w:val="en-US"/>
        </w:rPr>
        <w:t xml:space="preserve"> </w:t>
      </w:r>
      <w:r w:rsidR="00EB5DFF" w:rsidRPr="001C0752">
        <w:rPr>
          <w:lang w:val="en-US"/>
        </w:rPr>
        <w:t xml:space="preserve">“How do marketing managers create value with agentic </w:t>
      </w:r>
      <w:commentRangeStart w:id="12"/>
      <w:commentRangeStart w:id="13"/>
      <w:commentRangeStart w:id="14"/>
      <w:r w:rsidR="00EB5DFF" w:rsidRPr="001C0752">
        <w:rPr>
          <w:lang w:val="en-US"/>
        </w:rPr>
        <w:t>AI</w:t>
      </w:r>
      <w:commentRangeEnd w:id="12"/>
      <w:r w:rsidR="00683DDC" w:rsidRPr="001C0752">
        <w:rPr>
          <w:rStyle w:val="CommentReference"/>
          <w:sz w:val="22"/>
          <w:szCs w:val="22"/>
          <w:lang w:val="en-US"/>
        </w:rPr>
        <w:commentReference w:id="12"/>
      </w:r>
      <w:commentRangeEnd w:id="13"/>
      <w:r w:rsidR="001C0752" w:rsidRPr="001C0752">
        <w:rPr>
          <w:rStyle w:val="CommentReference"/>
          <w:sz w:val="22"/>
          <w:szCs w:val="22"/>
          <w:lang w:val="en-US"/>
        </w:rPr>
        <w:commentReference w:id="13"/>
      </w:r>
      <w:commentRangeEnd w:id="14"/>
      <w:r w:rsidR="006201B2" w:rsidRPr="001C0752">
        <w:rPr>
          <w:rStyle w:val="CommentReference"/>
          <w:sz w:val="22"/>
          <w:szCs w:val="22"/>
          <w:lang w:val="en-US"/>
        </w:rPr>
        <w:commentReference w:id="14"/>
      </w:r>
      <w:r w:rsidR="00EB5DFF" w:rsidRPr="001C0752">
        <w:rPr>
          <w:lang w:val="en-US"/>
        </w:rPr>
        <w:t>?”</w:t>
      </w:r>
      <w:r w:rsidR="00EB5DFF" w:rsidRPr="6E19D5D5">
        <w:rPr>
          <w:b/>
          <w:bCs/>
          <w:lang w:val="en-US"/>
        </w:rPr>
        <w:t xml:space="preserve">  </w:t>
      </w:r>
      <w:r w:rsidRPr="00C962EB">
        <w:rPr>
          <w:lang w:val="en-US"/>
        </w:rPr>
        <w:t xml:space="preserve">The </w:t>
      </w:r>
      <w:r w:rsidR="002A0370">
        <w:rPr>
          <w:lang w:val="en-US"/>
        </w:rPr>
        <w:t>question's exploratory nature reflects the field,</w:t>
      </w:r>
      <w:r w:rsidR="00BA25BE">
        <w:rPr>
          <w:lang w:val="en-US"/>
        </w:rPr>
        <w:t xml:space="preserve"> which is still emerging and in which academic understanding and practical guidance remain underdeveloped. </w:t>
      </w:r>
      <w:r w:rsidR="00EB5DFF" w:rsidRPr="6E19D5D5">
        <w:rPr>
          <w:lang w:val="en-US"/>
        </w:rPr>
        <w:t xml:space="preserve">To guide the research, the following </w:t>
      </w:r>
      <w:commentRangeStart w:id="15"/>
      <w:r w:rsidR="00EB5DFF" w:rsidRPr="6E19D5D5">
        <w:rPr>
          <w:lang w:val="en-US"/>
        </w:rPr>
        <w:t>sub</w:t>
      </w:r>
      <w:r w:rsidR="002A0370">
        <w:rPr>
          <w:lang w:val="en-US"/>
        </w:rPr>
        <w:t>-</w:t>
      </w:r>
      <w:del w:id="16" w:author="Luttik, Daan" w:date="2026-06-13T16:40:00Z" w16du:dateUtc="2026-06-13T14:40:00Z">
        <w:r w:rsidR="00EB5DFF" w:rsidRPr="6E19D5D5" w:rsidDel="00E00D7F">
          <w:rPr>
            <w:lang w:val="en-US"/>
          </w:rPr>
          <w:delText xml:space="preserve"> </w:delText>
        </w:r>
      </w:del>
      <w:r w:rsidR="00EB5DFF" w:rsidRPr="6E19D5D5">
        <w:rPr>
          <w:lang w:val="en-US"/>
        </w:rPr>
        <w:t xml:space="preserve">questions </w:t>
      </w:r>
      <w:commentRangeEnd w:id="15"/>
      <w:r w:rsidR="005B52EF" w:rsidRPr="6E19D5D5">
        <w:rPr>
          <w:rStyle w:val="CommentReference"/>
          <w:sz w:val="22"/>
          <w:szCs w:val="22"/>
          <w:lang w:val="en-US"/>
        </w:rPr>
        <w:commentReference w:id="15"/>
      </w:r>
      <w:r w:rsidR="00EB5DFF" w:rsidRPr="6E19D5D5">
        <w:rPr>
          <w:lang w:val="en-US"/>
        </w:rPr>
        <w:t>are used:</w:t>
      </w:r>
    </w:p>
    <w:p w14:paraId="26CF6CD5" w14:textId="110952C7" w:rsidR="00382F5C" w:rsidRPr="00382F5C" w:rsidRDefault="00EB5DFF" w:rsidP="00382F5C">
      <w:pPr>
        <w:numPr>
          <w:ilvl w:val="0"/>
          <w:numId w:val="3"/>
        </w:numPr>
      </w:pPr>
      <w:r w:rsidRPr="6E19D5D5">
        <w:rPr>
          <w:lang w:val="en-US"/>
        </w:rPr>
        <w:t>How do marketing manager</w:t>
      </w:r>
      <w:commentRangeStart w:id="17"/>
      <w:commentRangeStart w:id="18"/>
      <w:commentRangeStart w:id="19"/>
      <w:r w:rsidRPr="6E19D5D5">
        <w:rPr>
          <w:lang w:val="en-US"/>
        </w:rPr>
        <w:t>s identify and translate agentic</w:t>
      </w:r>
      <w:commentRangeEnd w:id="17"/>
      <w:r w:rsidR="00683DDC" w:rsidRPr="6E19D5D5">
        <w:rPr>
          <w:rStyle w:val="CommentReference"/>
          <w:sz w:val="22"/>
          <w:szCs w:val="22"/>
          <w:lang w:val="en-US"/>
        </w:rPr>
        <w:commentReference w:id="17"/>
      </w:r>
      <w:commentRangeEnd w:id="18"/>
      <w:r w:rsidR="005E4865" w:rsidRPr="6E19D5D5">
        <w:rPr>
          <w:rStyle w:val="CommentReference"/>
          <w:sz w:val="22"/>
          <w:szCs w:val="22"/>
          <w:lang w:val="en-US"/>
        </w:rPr>
        <w:commentReference w:id="18"/>
      </w:r>
      <w:commentRangeEnd w:id="19"/>
      <w:r w:rsidR="000C6DF1" w:rsidRPr="6E19D5D5">
        <w:rPr>
          <w:rStyle w:val="CommentReference"/>
          <w:sz w:val="22"/>
          <w:szCs w:val="22"/>
          <w:lang w:val="en-US"/>
        </w:rPr>
        <w:commentReference w:id="19"/>
      </w:r>
      <w:r w:rsidRPr="6E19D5D5">
        <w:rPr>
          <w:lang w:val="en-US"/>
        </w:rPr>
        <w:t xml:space="preserve"> AI opportunities into value-</w:t>
      </w:r>
      <w:r w:rsidR="00C73B1E">
        <w:rPr>
          <w:lang w:val="en-US"/>
        </w:rPr>
        <w:t>seeking initiatives</w:t>
      </w:r>
      <w:r w:rsidRPr="6E19D5D5">
        <w:rPr>
          <w:lang w:val="en-US"/>
        </w:rPr>
        <w:t>?</w:t>
      </w:r>
    </w:p>
    <w:p w14:paraId="7E8EE6B1" w14:textId="77777777" w:rsidR="00382F5C" w:rsidRPr="00382F5C" w:rsidRDefault="00382F5C" w:rsidP="00382F5C">
      <w:pPr>
        <w:numPr>
          <w:ilvl w:val="0"/>
          <w:numId w:val="3"/>
        </w:numPr>
        <w:rPr>
          <w:lang w:val="en-US"/>
        </w:rPr>
      </w:pPr>
      <w:r w:rsidRPr="00382F5C">
        <w:rPr>
          <w:lang w:val="en-US"/>
        </w:rPr>
        <w:t>How do marketing managers adopt agentic AI within their organizations?</w:t>
      </w:r>
    </w:p>
    <w:p w14:paraId="392E7AFA" w14:textId="511E536C" w:rsidR="00EB5DFF" w:rsidRDefault="00EB5DFF" w:rsidP="00EB5DFF">
      <w:pPr>
        <w:numPr>
          <w:ilvl w:val="0"/>
          <w:numId w:val="3"/>
        </w:numPr>
      </w:pPr>
      <w:r w:rsidRPr="6E19D5D5">
        <w:rPr>
          <w:lang w:val="en-US"/>
        </w:rPr>
        <w:t xml:space="preserve">How do marketing managers </w:t>
      </w:r>
      <w:r w:rsidR="00C91EE9">
        <w:rPr>
          <w:lang w:val="en-US"/>
        </w:rPr>
        <w:t>manage the benefits, sacrifices, and risks t</w:t>
      </w:r>
      <w:r w:rsidR="00456788">
        <w:rPr>
          <w:lang w:val="en-US"/>
        </w:rPr>
        <w:t>hat relate to the utilization of</w:t>
      </w:r>
      <w:r w:rsidRPr="6E19D5D5">
        <w:rPr>
          <w:lang w:val="en-US"/>
        </w:rPr>
        <w:t xml:space="preserve"> agentic </w:t>
      </w:r>
      <w:commentRangeStart w:id="20"/>
      <w:commentRangeStart w:id="21"/>
      <w:commentRangeStart w:id="22"/>
      <w:r w:rsidRPr="6E19D5D5">
        <w:rPr>
          <w:lang w:val="en-US"/>
        </w:rPr>
        <w:t>AI</w:t>
      </w:r>
      <w:commentRangeEnd w:id="20"/>
      <w:r w:rsidR="00683DDC" w:rsidRPr="6E19D5D5">
        <w:rPr>
          <w:rStyle w:val="CommentReference"/>
          <w:sz w:val="22"/>
          <w:szCs w:val="22"/>
          <w:lang w:val="en-US"/>
        </w:rPr>
        <w:commentReference w:id="20"/>
      </w:r>
      <w:commentRangeEnd w:id="21"/>
      <w:r w:rsidRPr="6E19D5D5">
        <w:rPr>
          <w:rStyle w:val="CommentReference"/>
          <w:sz w:val="22"/>
          <w:szCs w:val="22"/>
          <w:lang w:val="en-US"/>
        </w:rPr>
        <w:commentReference w:id="21"/>
      </w:r>
      <w:commentRangeEnd w:id="22"/>
      <w:r w:rsidRPr="6E19D5D5">
        <w:rPr>
          <w:rStyle w:val="CommentReference"/>
          <w:sz w:val="22"/>
          <w:szCs w:val="22"/>
          <w:lang w:val="en-US"/>
        </w:rPr>
        <w:commentReference w:id="22"/>
      </w:r>
      <w:r w:rsidRPr="6E19D5D5">
        <w:rPr>
          <w:lang w:val="en-US"/>
        </w:rPr>
        <w:t>?</w:t>
      </w:r>
    </w:p>
    <w:p w14:paraId="47309685" w14:textId="77777777" w:rsidR="00EB5DFF" w:rsidRPr="004F48CF" w:rsidRDefault="00EB5DFF" w:rsidP="00EB5DFF">
      <w:pPr>
        <w:rPr>
          <w:color w:val="76923C" w:themeColor="accent3" w:themeShade="BF"/>
        </w:rPr>
      </w:pPr>
      <w:commentRangeStart w:id="23"/>
      <w:r w:rsidRPr="004F48CF">
        <w:rPr>
          <w:color w:val="76923C" w:themeColor="accent3" w:themeShade="BF"/>
          <w:lang w:val="en-US"/>
        </w:rPr>
        <w:t xml:space="preserve">By focusing specifically on agentic AI systems, this research seeks to move beyond the frequent focus on Generative AI and specific associated tasks (e.g., content </w:t>
      </w:r>
      <w:commentRangeStart w:id="24"/>
      <w:commentRangeStart w:id="25"/>
      <w:commentRangeStart w:id="26"/>
      <w:r w:rsidRPr="004F48CF">
        <w:rPr>
          <w:color w:val="76923C" w:themeColor="accent3" w:themeShade="BF"/>
          <w:lang w:val="en-US"/>
        </w:rPr>
        <w:t>generation</w:t>
      </w:r>
      <w:commentRangeEnd w:id="24"/>
      <w:r w:rsidR="00683DDC" w:rsidRPr="004F48CF">
        <w:rPr>
          <w:rStyle w:val="CommentReference"/>
          <w:color w:val="76923C" w:themeColor="accent3" w:themeShade="BF"/>
          <w:sz w:val="22"/>
          <w:szCs w:val="22"/>
          <w:lang w:val="en-US"/>
        </w:rPr>
        <w:commentReference w:id="24"/>
      </w:r>
      <w:commentRangeEnd w:id="25"/>
      <w:r w:rsidRPr="004F48CF">
        <w:rPr>
          <w:rStyle w:val="CommentReference"/>
          <w:color w:val="76923C" w:themeColor="accent3" w:themeShade="BF"/>
          <w:sz w:val="22"/>
          <w:szCs w:val="22"/>
          <w:lang w:val="en-US"/>
        </w:rPr>
        <w:commentReference w:id="25"/>
      </w:r>
      <w:commentRangeEnd w:id="26"/>
      <w:r w:rsidRPr="004F48CF">
        <w:rPr>
          <w:rStyle w:val="CommentReference"/>
          <w:color w:val="76923C" w:themeColor="accent3" w:themeShade="BF"/>
          <w:sz w:val="22"/>
          <w:szCs w:val="22"/>
          <w:lang w:val="en-US"/>
        </w:rPr>
        <w:commentReference w:id="26"/>
      </w:r>
      <w:ins w:id="27" w:author="Stefanie B." w:date="2026-01-20T11:40:00Z" w16du:dateUtc="2026-01-20T11:40:00Z">
        <w:r w:rsidRPr="004F48CF">
          <w:rPr>
            <w:color w:val="76923C" w:themeColor="accent3" w:themeShade="BF"/>
            <w:lang w:val="en-US"/>
          </w:rPr>
          <w:t>)</w:t>
        </w:r>
      </w:ins>
      <w:r w:rsidRPr="004F48CF">
        <w:rPr>
          <w:color w:val="76923C" w:themeColor="accent3" w:themeShade="BF"/>
          <w:lang w:val="en-US"/>
        </w:rPr>
        <w:t xml:space="preserve"> to examine the broader spectrum of value creation related to the emerging, and more complex, technology of Agentic AI</w:t>
      </w:r>
      <w:commentRangeEnd w:id="23"/>
      <w:r w:rsidR="00683DDC" w:rsidRPr="004F48CF">
        <w:rPr>
          <w:rStyle w:val="CommentReference"/>
          <w:color w:val="76923C" w:themeColor="accent3" w:themeShade="BF"/>
          <w:sz w:val="22"/>
          <w:szCs w:val="22"/>
          <w:lang w:val="en-US"/>
        </w:rPr>
        <w:commentReference w:id="23"/>
      </w:r>
      <w:r w:rsidRPr="004F48CF">
        <w:rPr>
          <w:color w:val="76923C" w:themeColor="accent3" w:themeShade="BF"/>
          <w:lang w:val="en-US"/>
        </w:rPr>
        <w:t>. The question is deliberately exploratory in nature, acknowledging that the field is still emerging and that both theoretical understanding and practical guidance are largely underdeveloped but valuable to the field.</w:t>
      </w:r>
    </w:p>
    <w:p w14:paraId="2E0B5405" w14:textId="77777777" w:rsidR="00EB5DFF" w:rsidRPr="004F48CF" w:rsidRDefault="00EB5DFF" w:rsidP="00EB5DFF">
      <w:pPr>
        <w:rPr>
          <w:color w:val="76923C" w:themeColor="accent3" w:themeShade="BF"/>
        </w:rPr>
      </w:pPr>
      <w:r w:rsidRPr="004F48CF">
        <w:rPr>
          <w:color w:val="76923C" w:themeColor="accent3" w:themeShade="BF"/>
          <w:lang w:val="en-US"/>
        </w:rPr>
        <w:t xml:space="preserve">Despite the significant attention paid to GenAI in both academic literature and practitioner </w:t>
      </w:r>
      <w:commentRangeStart w:id="28"/>
      <w:r w:rsidRPr="004F48CF">
        <w:rPr>
          <w:color w:val="76923C" w:themeColor="accent3" w:themeShade="BF"/>
          <w:lang w:val="en-US"/>
        </w:rPr>
        <w:t>discourse</w:t>
      </w:r>
      <w:commentRangeEnd w:id="28"/>
      <w:r w:rsidR="00683DDC" w:rsidRPr="004F48CF">
        <w:rPr>
          <w:rStyle w:val="CommentReference"/>
          <w:color w:val="76923C" w:themeColor="accent3" w:themeShade="BF"/>
          <w:sz w:val="22"/>
          <w:szCs w:val="22"/>
          <w:lang w:val="en-US"/>
        </w:rPr>
        <w:commentReference w:id="28"/>
      </w:r>
      <w:r w:rsidRPr="004F48CF">
        <w:rPr>
          <w:color w:val="76923C" w:themeColor="accent3" w:themeShade="BF"/>
          <w:lang w:val="en-US"/>
        </w:rPr>
        <w:t xml:space="preserve">, a critical gap exists in understanding how marketing managers can systematically leverage GenAI to create value beyond content generation. The academic </w:t>
      </w:r>
      <w:r w:rsidRPr="004F48CF">
        <w:rPr>
          <w:color w:val="76923C" w:themeColor="accent3" w:themeShade="BF"/>
          <w:lang w:val="en-US"/>
        </w:rPr>
        <w:lastRenderedPageBreak/>
        <w:t xml:space="preserve">literature has not yet adequately explored the applications of agentic AI systems in marketing contexts, particularly regarding their integration into daily marketing operations and their potential to transform core marketing </w:t>
      </w:r>
      <w:commentRangeStart w:id="29"/>
      <w:r w:rsidRPr="004F48CF">
        <w:rPr>
          <w:color w:val="76923C" w:themeColor="accent3" w:themeShade="BF"/>
          <w:lang w:val="en-US"/>
        </w:rPr>
        <w:t>processes</w:t>
      </w:r>
      <w:commentRangeEnd w:id="29"/>
      <w:r w:rsidR="00683DDC" w:rsidRPr="004F48CF">
        <w:rPr>
          <w:rStyle w:val="CommentReference"/>
          <w:color w:val="76923C" w:themeColor="accent3" w:themeShade="BF"/>
          <w:sz w:val="22"/>
          <w:szCs w:val="22"/>
          <w:lang w:val="en-US"/>
        </w:rPr>
        <w:commentReference w:id="29"/>
      </w:r>
      <w:r w:rsidRPr="004F48CF">
        <w:rPr>
          <w:color w:val="76923C" w:themeColor="accent3" w:themeShade="BF"/>
          <w:lang w:val="en-US"/>
        </w:rPr>
        <w:t>.</w:t>
      </w:r>
    </w:p>
    <w:p w14:paraId="03A30648" w14:textId="77777777" w:rsidR="00EB5DFF" w:rsidRPr="004F48CF" w:rsidRDefault="00EB5DFF" w:rsidP="00EB5DFF">
      <w:pPr>
        <w:rPr>
          <w:color w:val="76923C" w:themeColor="accent3" w:themeShade="BF"/>
        </w:rPr>
      </w:pPr>
      <w:r w:rsidRPr="004F48CF">
        <w:rPr>
          <w:color w:val="76923C" w:themeColor="accent3" w:themeShade="BF"/>
          <w:lang w:val="en-US"/>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034B00E" w14:textId="77777777" w:rsidR="00EB5DFF" w:rsidRPr="004F48CF" w:rsidRDefault="00EB5DFF" w:rsidP="00EB5DFF">
      <w:pPr>
        <w:rPr>
          <w:color w:val="76923C" w:themeColor="accent3" w:themeShade="BF"/>
        </w:rPr>
      </w:pPr>
      <w:r w:rsidRPr="004F48CF">
        <w:rPr>
          <w:color w:val="76923C" w:themeColor="accent3" w:themeShade="BF"/>
          <w:lang w:val="en-US"/>
        </w:rPr>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2052CFE5" w14:textId="77777777" w:rsidR="00EB5DFF" w:rsidRPr="004F48CF" w:rsidRDefault="00EB5DFF" w:rsidP="00EB5DFF">
      <w:pPr>
        <w:rPr>
          <w:color w:val="76923C" w:themeColor="accent3" w:themeShade="BF"/>
        </w:rPr>
      </w:pPr>
      <w:commentRangeStart w:id="30"/>
      <w:r w:rsidRPr="004F48CF">
        <w:rPr>
          <w:color w:val="76923C" w:themeColor="accent3" w:themeShade="BF"/>
          <w:lang w:val="en-US"/>
        </w:rPr>
        <w:t>This research makes several important contributions to both academic knowledge and management practice.</w:t>
      </w:r>
    </w:p>
    <w:p w14:paraId="23FE509F" w14:textId="77777777" w:rsidR="00EB5DFF" w:rsidRPr="004F48CF" w:rsidRDefault="00EB5DFF" w:rsidP="00EB5DFF">
      <w:pPr>
        <w:rPr>
          <w:color w:val="76923C" w:themeColor="accent3" w:themeShade="BF"/>
        </w:rPr>
      </w:pPr>
      <w:r w:rsidRPr="004F48CF">
        <w:rPr>
          <w:color w:val="76923C" w:themeColor="accent3" w:themeShade="BF"/>
        </w:rPr>
        <w:t xml:space="preserve">Academic contributions include: </w:t>
      </w:r>
    </w:p>
    <w:p w14:paraId="6E67A1BA" w14:textId="77777777" w:rsidR="00EB5DFF" w:rsidRPr="004F48CF" w:rsidRDefault="00EB5DFF" w:rsidP="00EB5DFF">
      <w:pPr>
        <w:numPr>
          <w:ilvl w:val="0"/>
          <w:numId w:val="1"/>
        </w:numPr>
        <w:rPr>
          <w:color w:val="76923C" w:themeColor="accent3" w:themeShade="BF"/>
        </w:rPr>
      </w:pPr>
      <w:r w:rsidRPr="004F48CF">
        <w:rPr>
          <w:color w:val="76923C" w:themeColor="accent3" w:themeShade="BF"/>
        </w:rPr>
        <w:t>Addressing the gap in literature regarding GenAI applications in marketing beyond content generation</w:t>
      </w:r>
    </w:p>
    <w:p w14:paraId="18B43EBB" w14:textId="77777777" w:rsidR="00EB5DFF" w:rsidRPr="004F48CF" w:rsidRDefault="00EB5DFF" w:rsidP="00EB5DFF">
      <w:pPr>
        <w:numPr>
          <w:ilvl w:val="0"/>
          <w:numId w:val="1"/>
        </w:numPr>
        <w:rPr>
          <w:color w:val="76923C" w:themeColor="accent3" w:themeShade="BF"/>
        </w:rPr>
      </w:pPr>
      <w:r w:rsidRPr="004F48CF">
        <w:rPr>
          <w:color w:val="76923C" w:themeColor="accent3" w:themeShade="BF"/>
          <w:lang w:val="en-US"/>
        </w:rPr>
        <w:t xml:space="preserve">Providing empirical insights into the emerging domain of agentic AI systems in marketing contexts </w:t>
      </w:r>
    </w:p>
    <w:p w14:paraId="55D73D9C" w14:textId="77777777" w:rsidR="00EB5DFF" w:rsidRPr="004F48CF" w:rsidRDefault="00EB5DFF" w:rsidP="00EB5DFF">
      <w:pPr>
        <w:numPr>
          <w:ilvl w:val="0"/>
          <w:numId w:val="1"/>
        </w:numPr>
        <w:rPr>
          <w:color w:val="76923C" w:themeColor="accent3" w:themeShade="BF"/>
        </w:rPr>
      </w:pPr>
      <w:r w:rsidRPr="004F48CF">
        <w:rPr>
          <w:color w:val="76923C" w:themeColor="accent3" w:themeShade="BF"/>
        </w:rPr>
        <w:t>Contributing to the broader discourse on digital transformation by examining a new technological wave</w:t>
      </w:r>
    </w:p>
    <w:p w14:paraId="3D6373EC" w14:textId="77777777" w:rsidR="00EB5DFF" w:rsidRPr="004F48CF" w:rsidRDefault="00EB5DFF" w:rsidP="00EB5DFF">
      <w:pPr>
        <w:rPr>
          <w:color w:val="76923C" w:themeColor="accent3" w:themeShade="BF"/>
        </w:rPr>
      </w:pPr>
      <w:r w:rsidRPr="004F48CF">
        <w:rPr>
          <w:color w:val="76923C" w:themeColor="accent3" w:themeShade="BF"/>
        </w:rPr>
        <w:t>Practical contributions include:</w:t>
      </w:r>
    </w:p>
    <w:p w14:paraId="2B62EDF1" w14:textId="77777777" w:rsidR="00EB5DFF" w:rsidRPr="004F48CF" w:rsidRDefault="00EB5DFF" w:rsidP="00EB5DFF">
      <w:pPr>
        <w:numPr>
          <w:ilvl w:val="0"/>
          <w:numId w:val="8"/>
        </w:numPr>
        <w:rPr>
          <w:color w:val="76923C" w:themeColor="accent3" w:themeShade="BF"/>
        </w:rPr>
      </w:pPr>
      <w:r w:rsidRPr="004F48CF">
        <w:rPr>
          <w:color w:val="76923C" w:themeColor="accent3" w:themeShade="BF"/>
          <w:lang w:val="en-US"/>
        </w:rPr>
        <w:t>Providing marketing managers with frameworks and insights to identify valuable GenAI opportunities</w:t>
      </w:r>
    </w:p>
    <w:p w14:paraId="0D4EFBCA" w14:textId="77777777" w:rsidR="00EB5DFF" w:rsidRPr="004F48CF" w:rsidRDefault="00EB5DFF" w:rsidP="00EB5DFF">
      <w:pPr>
        <w:numPr>
          <w:ilvl w:val="0"/>
          <w:numId w:val="8"/>
        </w:numPr>
        <w:rPr>
          <w:color w:val="76923C" w:themeColor="accent3" w:themeShade="BF"/>
        </w:rPr>
      </w:pPr>
      <w:r w:rsidRPr="004F48CF">
        <w:rPr>
          <w:color w:val="76923C" w:themeColor="accent3" w:themeShade="BF"/>
        </w:rPr>
        <w:t>Offering guidance on best practices for implementing and scaling GenAI initiatives in marketing organizations</w:t>
      </w:r>
    </w:p>
    <w:p w14:paraId="2A1E2191" w14:textId="77777777" w:rsidR="00EB5DFF" w:rsidRPr="004F48CF" w:rsidRDefault="00EB5DFF" w:rsidP="00EB5DFF">
      <w:pPr>
        <w:numPr>
          <w:ilvl w:val="0"/>
          <w:numId w:val="8"/>
        </w:numPr>
        <w:rPr>
          <w:color w:val="76923C" w:themeColor="accent3" w:themeShade="BF"/>
        </w:rPr>
      </w:pPr>
      <w:r w:rsidRPr="004F48CF">
        <w:rPr>
          <w:color w:val="76923C" w:themeColor="accent3" w:themeShade="BF"/>
          <w:lang w:val="en-US"/>
        </w:rPr>
        <w:lastRenderedPageBreak/>
        <w:t>Supporting more informed decision-making regarding marketing technology investments and organizational change</w:t>
      </w:r>
    </w:p>
    <w:p w14:paraId="60FA7F75" w14:textId="77777777" w:rsidR="00EB5DFF" w:rsidRPr="004F48CF" w:rsidRDefault="00EB5DFF" w:rsidP="00EB5DFF">
      <w:pPr>
        <w:numPr>
          <w:ilvl w:val="0"/>
          <w:numId w:val="8"/>
        </w:numPr>
        <w:rPr>
          <w:color w:val="76923C" w:themeColor="accent3" w:themeShade="BF"/>
        </w:rPr>
      </w:pPr>
      <w:r w:rsidRPr="004F48CF">
        <w:rPr>
          <w:color w:val="76923C" w:themeColor="accent3" w:themeShade="BF"/>
          <w:lang w:val="en-US"/>
        </w:rPr>
        <w:t xml:space="preserve">Enabling marketing departments to operate more efficiently and create greater value through strategic GenAI </w:t>
      </w:r>
      <w:commentRangeStart w:id="31"/>
      <w:r w:rsidRPr="004F48CF">
        <w:rPr>
          <w:color w:val="76923C" w:themeColor="accent3" w:themeShade="BF"/>
          <w:lang w:val="en-US"/>
        </w:rPr>
        <w:t>adoption</w:t>
      </w:r>
      <w:commentRangeEnd w:id="31"/>
      <w:r w:rsidR="00683DDC" w:rsidRPr="004F48CF">
        <w:rPr>
          <w:rStyle w:val="CommentReference"/>
          <w:color w:val="76923C" w:themeColor="accent3" w:themeShade="BF"/>
          <w:sz w:val="22"/>
          <w:szCs w:val="22"/>
        </w:rPr>
        <w:commentReference w:id="31"/>
      </w:r>
      <w:commentRangeEnd w:id="30"/>
      <w:r w:rsidR="00683DDC" w:rsidRPr="004F48CF">
        <w:rPr>
          <w:rStyle w:val="CommentReference"/>
          <w:color w:val="76923C" w:themeColor="accent3" w:themeShade="BF"/>
          <w:sz w:val="22"/>
          <w:szCs w:val="22"/>
        </w:rPr>
        <w:commentReference w:id="30"/>
      </w:r>
    </w:p>
    <w:p w14:paraId="04F885CC" w14:textId="77777777" w:rsidR="00EB5DFF" w:rsidRDefault="00EB5DFF" w:rsidP="6E19D5D5">
      <w:pPr>
        <w:rPr>
          <w:lang w:val="en-US"/>
        </w:rPr>
      </w:pPr>
      <w:r w:rsidRPr="004F48CF">
        <w:rPr>
          <w:color w:val="76923C" w:themeColor="accent3" w:themeShade="BF"/>
          <w:lang w:val="en-US"/>
        </w:rPr>
        <w:t xml:space="preserve">This document is structured in the following way: First, an overview of the current state of literature is provided, including calls for research within this domain. Then we provide an overview of our methods and present our findings. Afterwards, the findings are compared to literature, </w:t>
      </w:r>
      <w:commentRangeStart w:id="32"/>
      <w:r w:rsidRPr="004F48CF">
        <w:rPr>
          <w:color w:val="76923C" w:themeColor="accent3" w:themeShade="BF"/>
          <w:lang w:val="en-US"/>
        </w:rPr>
        <w:t>practical implications are derived</w:t>
      </w:r>
      <w:commentRangeEnd w:id="32"/>
      <w:r w:rsidR="00683DDC" w:rsidRPr="004F48CF">
        <w:rPr>
          <w:rStyle w:val="CommentReference"/>
          <w:color w:val="76923C" w:themeColor="accent3" w:themeShade="BF"/>
          <w:sz w:val="22"/>
          <w:szCs w:val="22"/>
          <w:lang w:val="en-US"/>
        </w:rPr>
        <w:commentReference w:id="32"/>
      </w:r>
      <w:r w:rsidRPr="004F48CF">
        <w:rPr>
          <w:color w:val="76923C" w:themeColor="accent3" w:themeShade="BF"/>
          <w:lang w:val="en-US"/>
        </w:rPr>
        <w:t>, limitations are discussed, and directions for further research are provided. Lastly, a conclusion is provided containing the main points.</w:t>
      </w:r>
      <w:r w:rsidRPr="6E19D5D5">
        <w:rPr>
          <w:lang w:val="en-US"/>
        </w:rPr>
        <w:br w:type="page"/>
      </w:r>
    </w:p>
    <w:p w14:paraId="4D3191DD" w14:textId="5327F60D" w:rsidR="00EB5DFF" w:rsidRDefault="00EB5DFF" w:rsidP="00EB5DFF">
      <w:pPr>
        <w:pStyle w:val="Heading1"/>
      </w:pPr>
      <w:bookmarkStart w:id="33" w:name="_Toc231935232"/>
      <w:r>
        <w:lastRenderedPageBreak/>
        <w:t xml:space="preserve">2. </w:t>
      </w:r>
      <w:r>
        <w:tab/>
        <w:t>Literature Review</w:t>
      </w:r>
      <w:bookmarkEnd w:id="33"/>
    </w:p>
    <w:p w14:paraId="01B5B251" w14:textId="77777777" w:rsidR="00EB5DFF" w:rsidRPr="00C01920" w:rsidRDefault="00EB5DFF" w:rsidP="00EB5DFF">
      <w:pPr>
        <w:pStyle w:val="Heading2"/>
        <w:rPr>
          <w:b w:val="0"/>
          <w:bCs w:val="0"/>
          <w:i/>
          <w:iCs/>
        </w:rPr>
      </w:pPr>
      <w:bookmarkStart w:id="34" w:name="_Toc231935233"/>
      <w:r>
        <w:t xml:space="preserve">2.1. </w:t>
      </w:r>
      <w:r>
        <w:tab/>
        <w:t>The historical development of AI</w:t>
      </w:r>
      <w:bookmarkEnd w:id="34"/>
    </w:p>
    <w:p w14:paraId="32867789" w14:textId="4D23806F" w:rsidR="00EB5DFF" w:rsidRDefault="00EB5DFF" w:rsidP="00EB5DFF">
      <w:r w:rsidRPr="6E19D5D5">
        <w:rPr>
          <w:lang w:val="en-US"/>
        </w:rPr>
        <w:t xml:space="preserve">The term Artificial Intelligence (AI) has been around since the 1950s to describe “intelligent </w:t>
      </w:r>
      <w:commentRangeStart w:id="35"/>
      <w:r w:rsidRPr="6E19D5D5">
        <w:rPr>
          <w:lang w:val="en-US"/>
        </w:rPr>
        <w:t>machines</w:t>
      </w:r>
      <w:commentRangeEnd w:id="35"/>
      <w:r w:rsidR="00683DDC" w:rsidRPr="6E19D5D5">
        <w:rPr>
          <w:rStyle w:val="CommentReference"/>
          <w:sz w:val="22"/>
          <w:szCs w:val="22"/>
          <w:lang w:val="en-US"/>
        </w:rPr>
        <w:commentReference w:id="35"/>
      </w:r>
      <w:r w:rsidRPr="6E19D5D5">
        <w:rPr>
          <w:lang w:val="en-US"/>
        </w:rPr>
        <w:t>”</w:t>
      </w:r>
      <w:r w:rsidR="000F6C2A" w:rsidRPr="6E19D5D5">
        <w:rPr>
          <w:lang w:val="en-US"/>
        </w:rPr>
        <w:t xml:space="preserve"> (Xu et al., 2021)</w:t>
      </w:r>
      <w:r w:rsidR="000F6C2A">
        <w:rPr>
          <w:lang w:val="en-US"/>
        </w:rPr>
        <w:t>.</w:t>
      </w:r>
      <w:r w:rsidRPr="6E19D5D5">
        <w:rPr>
          <w:lang w:val="en-US"/>
        </w:rPr>
        <w:t xml:space="preserve">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36"/>
      <w:r w:rsidRPr="6E19D5D5">
        <w:rPr>
          <w:lang w:val="en-US"/>
        </w:rPr>
        <w:t>.</w:t>
      </w:r>
      <w:commentRangeEnd w:id="36"/>
      <w:r w:rsidR="00683DDC">
        <w:rPr>
          <w:rStyle w:val="CommentReference"/>
          <w:sz w:val="22"/>
          <w:szCs w:val="22"/>
        </w:rPr>
        <w:commentReference w:id="36"/>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7"/>
      <w:r w:rsidRPr="6E19D5D5">
        <w:rPr>
          <w:lang w:val="en-US"/>
        </w:rPr>
        <w:t>qualification</w:t>
      </w:r>
      <w:commentRangeEnd w:id="37"/>
      <w:r w:rsidR="00683DDC" w:rsidRPr="6E19D5D5">
        <w:rPr>
          <w:rStyle w:val="CommentReference"/>
          <w:sz w:val="22"/>
          <w:szCs w:val="22"/>
          <w:lang w:val="en-US"/>
        </w:rPr>
        <w:commentReference w:id="37"/>
      </w:r>
      <w:r w:rsidRPr="6E19D5D5">
        <w:rPr>
          <w:lang w:val="en-US"/>
        </w:rPr>
        <w:t xml:space="preserve"> (Heimbach et al., 2015; Järvinen &amp; Taiminen, 2016; Guercini, 2022; Guercini, 2023). </w:t>
      </w:r>
    </w:p>
    <w:p w14:paraId="384B2F78" w14:textId="77777777"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38"/>
      <w:commentRangeStart w:id="39"/>
      <w:commentRangeStart w:id="40"/>
      <w:r w:rsidRPr="6E19D5D5">
        <w:rPr>
          <w:lang w:val="en-US"/>
        </w:rPr>
        <w:t>2022</w:t>
      </w:r>
      <w:commentRangeEnd w:id="38"/>
      <w:r w:rsidR="00683DDC" w:rsidRPr="6E19D5D5">
        <w:rPr>
          <w:rStyle w:val="CommentReference"/>
          <w:sz w:val="22"/>
          <w:szCs w:val="22"/>
          <w:lang w:val="en-US"/>
        </w:rPr>
        <w:commentReference w:id="38"/>
      </w:r>
      <w:commentRangeEnd w:id="39"/>
      <w:r w:rsidRPr="6E19D5D5">
        <w:rPr>
          <w:rStyle w:val="CommentReference"/>
          <w:sz w:val="22"/>
          <w:szCs w:val="22"/>
          <w:lang w:val="en-US"/>
        </w:rPr>
        <w:commentReference w:id="39"/>
      </w:r>
      <w:commentRangeEnd w:id="40"/>
      <w:r w:rsidRPr="6E19D5D5">
        <w:rPr>
          <w:rStyle w:val="CommentReference"/>
          <w:sz w:val="22"/>
          <w:szCs w:val="22"/>
          <w:lang w:val="en-US"/>
        </w:rPr>
        <w:commentReference w:id="40"/>
      </w:r>
      <w:r w:rsidRPr="6E19D5D5">
        <w:rPr>
          <w:lang w:val="en-US"/>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72DA49AA" w:rsidR="00EB5DFF" w:rsidRDefault="00EB5DFF" w:rsidP="00EB5DFF">
      <w:r>
        <w:lastRenderedPageBreak/>
        <w:t xml:space="preserve">Deep learning is a specific form of machine learning that uses neural networks consisting of multiple </w:t>
      </w:r>
      <w:commentRangeStart w:id="41"/>
      <w:r>
        <w:t>layers</w:t>
      </w:r>
      <w:commentRangeEnd w:id="41"/>
      <w:r w:rsidR="00683DDC">
        <w:rPr>
          <w:rStyle w:val="CommentReference"/>
          <w:sz w:val="22"/>
          <w:szCs w:val="22"/>
        </w:rPr>
        <w:commentReference w:id="41"/>
      </w:r>
      <w:r>
        <w:t xml:space="preserve"> (</w:t>
      </w:r>
      <w:r>
        <w:rPr>
          <w:highlight w:val="white"/>
          <w:lang w:val="en-US"/>
        </w:rPr>
        <w:t>LeCun</w:t>
      </w:r>
      <w:r>
        <w:rPr>
          <w:lang w:val="en-US"/>
        </w:rPr>
        <w:t xml:space="preserve"> et al., 2015)</w:t>
      </w:r>
      <w:r>
        <w:t>. This approach became more prevalent after the groundbreaking performance of A</w:t>
      </w:r>
      <w:commentRangeStart w:id="42"/>
      <w:r>
        <w:t xml:space="preserve">lexNet (Krizhevsky et al., 2012) within the domain of image </w:t>
      </w:r>
      <w:r w:rsidR="077904E9">
        <w:t>recognition</w:t>
      </w:r>
      <w:commentRangeEnd w:id="42"/>
      <w:r w:rsidR="00683DDC">
        <w:rPr>
          <w:rStyle w:val="CommentReference"/>
          <w:sz w:val="22"/>
          <w:szCs w:val="22"/>
        </w:rPr>
        <w:commentReference w:id="42"/>
      </w:r>
      <w:r w:rsidR="077904E9">
        <w:t xml:space="preserve">. </w:t>
      </w:r>
      <w:r>
        <w:t xml:space="preserve"> Probably the best-known early applications of deep learning in marketing revolve around </w:t>
      </w:r>
      <w:commentRangeStart w:id="43"/>
      <w:r>
        <w:t>chatbots</w:t>
      </w:r>
      <w:commentRangeEnd w:id="43"/>
      <w:r w:rsidR="00683DDC">
        <w:rPr>
          <w:rStyle w:val="CommentReference"/>
          <w:sz w:val="22"/>
          <w:szCs w:val="22"/>
        </w:rPr>
        <w:commentReference w:id="43"/>
      </w:r>
      <w:r>
        <w:t xml:space="preserve">. After </w:t>
      </w:r>
      <w:commentRangeStart w:id="44"/>
      <w:commentRangeStart w:id="45"/>
      <w:commentRangeStart w:id="46"/>
      <w:r>
        <w:t>word2vec</w:t>
      </w:r>
      <w:commentRangeEnd w:id="44"/>
      <w:r w:rsidR="00683DDC">
        <w:rPr>
          <w:rStyle w:val="CommentReference"/>
          <w:sz w:val="22"/>
          <w:szCs w:val="22"/>
        </w:rPr>
        <w:commentReference w:id="44"/>
      </w:r>
      <w:commentRangeEnd w:id="45"/>
      <w:r>
        <w:rPr>
          <w:rStyle w:val="CommentReference"/>
          <w:sz w:val="22"/>
          <w:szCs w:val="22"/>
        </w:rPr>
        <w:commentReference w:id="45"/>
      </w:r>
      <w:commentRangeEnd w:id="46"/>
      <w:r>
        <w:rPr>
          <w:rStyle w:val="CommentReference"/>
          <w:sz w:val="22"/>
          <w:szCs w:val="22"/>
        </w:rPr>
        <w:commentReference w:id="46"/>
      </w:r>
      <w:r>
        <w:t xml:space="preserve"> (Mikolov et al., 2013), which gave a numerical representation of words, it became possible to match user questions to question-and-answer sets that were explicitly collected. This gave rise to early chatbots, which could answer well-documented</w:t>
      </w:r>
      <w:commentRangeStart w:id="47"/>
      <w:r>
        <w:t xml:space="preserve"> </w:t>
      </w:r>
      <w:commentRangeEnd w:id="47"/>
      <w:r w:rsidR="00683DDC">
        <w:rPr>
          <w:rStyle w:val="CommentReference"/>
          <w:sz w:val="22"/>
          <w:szCs w:val="22"/>
        </w:rPr>
        <w:commentReference w:id="47"/>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77777777" w:rsidR="00EB5DFF" w:rsidRDefault="00EB5DFF" w:rsidP="00EB5DFF">
      <w:pPr>
        <w:rPr>
          <w:del w:id="48"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9"/>
      <w:commentRangeStart w:id="50"/>
      <w:r w:rsidRPr="6E19D5D5">
        <w:rPr>
          <w:lang w:val="en-US"/>
        </w:rPr>
        <w:t>2018</w:t>
      </w:r>
      <w:commentRangeEnd w:id="50"/>
      <w:r w:rsidR="00683DDC" w:rsidRPr="6E19D5D5">
        <w:rPr>
          <w:rStyle w:val="CommentReference"/>
          <w:sz w:val="22"/>
          <w:szCs w:val="22"/>
          <w:lang w:val="en-US"/>
        </w:rPr>
        <w:commentReference w:id="50"/>
      </w:r>
      <w:commentRangeEnd w:id="49"/>
      <w:r w:rsidR="00683DDC" w:rsidRPr="6E19D5D5">
        <w:rPr>
          <w:rStyle w:val="CommentReference"/>
          <w:sz w:val="22"/>
          <w:szCs w:val="22"/>
          <w:lang w:val="en-US"/>
        </w:rPr>
        <w:commentReference w:id="49"/>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ins w:id="51" w:author="Stefanie B." w:date="2026-05-11T12:43:00Z" w16du:dateUtc="2026-05-11T12:43:00Z">
        <w:r w:rsidRPr="6E19D5D5">
          <w:rPr>
            <w:lang w:val="en-US"/>
          </w:rPr>
          <w:t xml:space="preserve"> </w:t>
        </w:r>
      </w:ins>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with the application of </w:t>
      </w:r>
      <w:commentRangeStart w:id="52"/>
      <w:r w:rsidRPr="6E19D5D5">
        <w:rPr>
          <w:lang w:val="en-US"/>
        </w:rPr>
        <w:t>models</w:t>
      </w:r>
      <w:commentRangeEnd w:id="52"/>
      <w:r w:rsidR="00683DDC" w:rsidRPr="6E19D5D5">
        <w:rPr>
          <w:rStyle w:val="CommentReference"/>
          <w:sz w:val="22"/>
          <w:szCs w:val="22"/>
          <w:lang w:val="en-US"/>
        </w:rPr>
        <w:commentReference w:id="52"/>
      </w:r>
      <w:r w:rsidRPr="6E19D5D5">
        <w:rPr>
          <w:lang w:val="en-US"/>
        </w:rPr>
        <w:t xml:space="preserve"> (</w:t>
      </w:r>
      <w:r w:rsidRPr="6E19D5D5">
        <w:rPr>
          <w:highlight w:val="white"/>
          <w:lang w:val="en-US"/>
        </w:rPr>
        <w:t>Burkhardt &amp; Rieder, 2024)</w:t>
      </w:r>
      <w:r w:rsidRPr="6E19D5D5">
        <w:rPr>
          <w:lang w:val="en-US"/>
        </w:rPr>
        <w:t xml:space="preserve">. Using pretrained models shifts the </w:t>
      </w:r>
      <w:r w:rsidRPr="6E19D5D5">
        <w:rPr>
          <w:lang w:val="en-US"/>
        </w:rPr>
        <w:lastRenderedPageBreak/>
        <w:t>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53"/>
      <w:r w:rsidRPr="6E19D5D5">
        <w:rPr>
          <w:highlight w:val="white"/>
          <w:lang w:val="en-US"/>
        </w:rPr>
        <w:t>2024</w:t>
      </w:r>
      <w:commentRangeEnd w:id="53"/>
      <w:r w:rsidR="00683DDC" w:rsidRPr="6E19D5D5">
        <w:rPr>
          <w:rStyle w:val="CommentReference"/>
          <w:sz w:val="22"/>
          <w:szCs w:val="22"/>
          <w:highlight w:val="white"/>
          <w:lang w:val="en-US"/>
        </w:rPr>
        <w:commentReference w:id="53"/>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54"/>
      <w:r>
        <w:t xml:space="preserve">text </w:t>
      </w:r>
      <w:commentRangeEnd w:id="54"/>
      <w:r w:rsidR="00683DDC">
        <w:rPr>
          <w:rStyle w:val="CommentReference"/>
          <w:sz w:val="22"/>
          <w:szCs w:val="22"/>
        </w:rPr>
        <w:commentReference w:id="54"/>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5"/>
      <w:r w:rsidRPr="6E19D5D5">
        <w:rPr>
          <w:lang w:val="en-US"/>
        </w:rPr>
        <w:t>2025</w:t>
      </w:r>
      <w:commentRangeEnd w:id="55"/>
      <w:r w:rsidR="00683DDC" w:rsidRPr="6E19D5D5">
        <w:rPr>
          <w:rStyle w:val="CommentReference"/>
          <w:sz w:val="22"/>
          <w:szCs w:val="22"/>
          <w:lang w:val="en-US"/>
        </w:rPr>
        <w:commentReference w:id="55"/>
      </w:r>
      <w:r w:rsidRPr="6E19D5D5">
        <w:rPr>
          <w:lang w:val="en-US"/>
        </w:rPr>
        <w:t xml:space="preserve">). </w:t>
      </w:r>
    </w:p>
    <w:p w14:paraId="605550CE" w14:textId="77777777" w:rsidR="00EB5DFF" w:rsidRPr="00C95CAE" w:rsidRDefault="00EB5DFF" w:rsidP="00EB5DFF">
      <w:pPr>
        <w:rPr>
          <w:lang w:val="en-US"/>
        </w:rPr>
      </w:pPr>
      <w:bookmarkStart w:id="56" w:name="OLE_LINK20"/>
      <w:r w:rsidRPr="00590E46">
        <w:rPr>
          <w:lang w:val="en-US"/>
        </w:rPr>
        <w:t xml:space="preserve">Vaid et al (2025) </w:t>
      </w:r>
      <w:bookmarkEnd w:id="56"/>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57"/>
      <w:r w:rsidRPr="6E19D5D5">
        <w:rPr>
          <w:lang w:val="en-US"/>
        </w:rPr>
        <w:t>2020</w:t>
      </w:r>
      <w:commentRangeEnd w:id="57"/>
      <w:r w:rsidR="00683DDC" w:rsidRPr="6E19D5D5">
        <w:rPr>
          <w:rStyle w:val="CommentReference"/>
          <w:sz w:val="22"/>
          <w:szCs w:val="22"/>
          <w:lang w:val="en-US"/>
        </w:rPr>
        <w:commentReference w:id="57"/>
      </w:r>
      <w:r w:rsidRPr="6E19D5D5">
        <w:rPr>
          <w:lang w:val="en-US"/>
        </w:rPr>
        <w:t xml:space="preserve">). RAG supplements a model’s input with relevant text retrieved from an external knowledge sources (Lewis et al., </w:t>
      </w:r>
      <w:commentRangeStart w:id="58"/>
      <w:r w:rsidRPr="6E19D5D5">
        <w:rPr>
          <w:lang w:val="en-US"/>
        </w:rPr>
        <w:t>2020</w:t>
      </w:r>
      <w:commentRangeEnd w:id="58"/>
      <w:r w:rsidR="00683DDC" w:rsidRPr="6E19D5D5">
        <w:rPr>
          <w:rStyle w:val="CommentReference"/>
          <w:sz w:val="22"/>
          <w:szCs w:val="22"/>
          <w:lang w:val="en-US"/>
        </w:rPr>
        <w:commentReference w:id="58"/>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w:t>
      </w:r>
      <w:r w:rsidRPr="6E19D5D5">
        <w:rPr>
          <w:lang w:val="en-US"/>
        </w:rPr>
        <w:lastRenderedPageBreak/>
        <w:t xml:space="preserve">2020; Gao et al., </w:t>
      </w:r>
      <w:commentRangeStart w:id="59"/>
      <w:commentRangeStart w:id="60"/>
      <w:r w:rsidRPr="6E19D5D5">
        <w:rPr>
          <w:lang w:val="en-US"/>
        </w:rPr>
        <w:t>2023</w:t>
      </w:r>
      <w:commentRangeEnd w:id="60"/>
      <w:r w:rsidR="00683DDC" w:rsidRPr="6E19D5D5">
        <w:rPr>
          <w:rStyle w:val="CommentReference"/>
          <w:sz w:val="22"/>
          <w:szCs w:val="22"/>
          <w:lang w:val="en-US"/>
        </w:rPr>
        <w:commentReference w:id="60"/>
      </w:r>
      <w:commentRangeEnd w:id="59"/>
      <w:r w:rsidR="00683DDC" w:rsidRPr="6E19D5D5">
        <w:rPr>
          <w:rStyle w:val="CommentReference"/>
          <w:sz w:val="22"/>
          <w:szCs w:val="22"/>
          <w:lang w:val="en-US"/>
        </w:rPr>
        <w:commentReference w:id="59"/>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61"/>
      <w:r w:rsidRPr="6E19D5D5">
        <w:rPr>
          <w:lang w:val="en-US"/>
        </w:rPr>
        <w:t xml:space="preserve"> ability to act was a vital next step in the</w:t>
      </w:r>
      <w:commentRangeStart w:id="62"/>
      <w:r w:rsidRPr="6E19D5D5">
        <w:rPr>
          <w:lang w:val="en-US"/>
        </w:rPr>
        <w:t xml:space="preserve"> development of agentic AI. </w:t>
      </w:r>
      <w:commentRangeEnd w:id="62"/>
      <w:r w:rsidR="00683DDC" w:rsidRPr="6E19D5D5">
        <w:rPr>
          <w:rStyle w:val="CommentReference"/>
          <w:sz w:val="22"/>
          <w:szCs w:val="22"/>
          <w:lang w:val="en-US"/>
        </w:rPr>
        <w:commentReference w:id="62"/>
      </w:r>
      <w:r w:rsidRPr="6E19D5D5">
        <w:rPr>
          <w:lang w:val="en-US"/>
        </w:rPr>
        <w:t xml:space="preserve">A key conceptual step was the </w:t>
      </w:r>
      <w:commentRangeStart w:id="63"/>
      <w:r w:rsidRPr="6E19D5D5">
        <w:rPr>
          <w:lang w:val="en-US"/>
        </w:rPr>
        <w:t>ReAct</w:t>
      </w:r>
      <w:commentRangeEnd w:id="63"/>
      <w:r w:rsidR="00683DDC" w:rsidRPr="6E19D5D5">
        <w:rPr>
          <w:rStyle w:val="CommentReference"/>
          <w:sz w:val="22"/>
          <w:szCs w:val="22"/>
          <w:lang w:val="en-US"/>
        </w:rPr>
        <w:commentReference w:id="63"/>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61"/>
      <w:r w:rsidR="00683DDC">
        <w:rPr>
          <w:rStyle w:val="CommentReference"/>
          <w:sz w:val="22"/>
          <w:szCs w:val="22"/>
        </w:rPr>
        <w:commentReference w:id="61"/>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64"/>
      <w:r w:rsidRPr="6E19D5D5">
        <w:rPr>
          <w:lang w:val="en-US"/>
        </w:rPr>
        <w:t xml:space="preserve"> AI agents. </w:t>
      </w:r>
      <w:commentRangeEnd w:id="64"/>
      <w:r w:rsidR="00683DDC" w:rsidRPr="6E19D5D5">
        <w:rPr>
          <w:rStyle w:val="CommentReference"/>
          <w:sz w:val="22"/>
          <w:szCs w:val="22"/>
          <w:lang w:val="en-US"/>
        </w:rPr>
        <w:commentReference w:id="64"/>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65"/>
      <w:r w:rsidRPr="6E19D5D5">
        <w:rPr>
          <w:lang w:val="en-US"/>
        </w:rPr>
        <w:t>software</w:t>
      </w:r>
      <w:commentRangeEnd w:id="65"/>
      <w:r w:rsidR="00683DDC" w:rsidRPr="6E19D5D5">
        <w:rPr>
          <w:rStyle w:val="CommentReference"/>
          <w:sz w:val="22"/>
          <w:szCs w:val="22"/>
          <w:lang w:val="en-US"/>
        </w:rPr>
        <w:commentReference w:id="65"/>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66"/>
      <w:r w:rsidRPr="6E19D5D5">
        <w:rPr>
          <w:i/>
          <w:iCs/>
          <w:lang w:val="en-US"/>
        </w:rPr>
        <w:t>calling</w:t>
      </w:r>
      <w:commentRangeEnd w:id="66"/>
      <w:r w:rsidR="00683DDC" w:rsidRPr="6E19D5D5">
        <w:rPr>
          <w:rStyle w:val="CommentReference"/>
          <w:sz w:val="22"/>
          <w:szCs w:val="22"/>
          <w:lang w:val="en-US"/>
        </w:rPr>
        <w:commentReference w:id="66"/>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r>
      <w:r>
        <w:lastRenderedPageBreak/>
        <w:t>automation platforms, customer relationship management</w:t>
      </w:r>
      <w:commentRangeStart w:id="67"/>
      <w:r>
        <w:t xml:space="preserve"> </w:t>
      </w:r>
      <w:commentRangeEnd w:id="67"/>
      <w:r w:rsidR="00683DDC">
        <w:rPr>
          <w:rStyle w:val="CommentReference"/>
          <w:sz w:val="22"/>
          <w:szCs w:val="22"/>
        </w:rPr>
        <w:commentReference w:id="67"/>
      </w:r>
      <w:r>
        <w:t xml:space="preserve">systems, and the like (Hughes et al., </w:t>
      </w:r>
      <w:commentRangeStart w:id="68"/>
      <w:r>
        <w:t>2025</w:t>
      </w:r>
      <w:commentRangeEnd w:id="68"/>
      <w:r w:rsidR="00683DDC">
        <w:rPr>
          <w:rStyle w:val="CommentReference"/>
          <w:sz w:val="22"/>
          <w:szCs w:val="22"/>
        </w:rPr>
        <w:commentReference w:id="68"/>
      </w:r>
      <w:r>
        <w:t>).</w:t>
      </w:r>
    </w:p>
    <w:p w14:paraId="3087928F" w14:textId="77777777" w:rsidR="00EB5DFF" w:rsidRDefault="00EB5DFF" w:rsidP="00EB5DFF">
      <w:pPr>
        <w:pStyle w:val="Heading2"/>
      </w:pPr>
      <w:bookmarkStart w:id="69" w:name="_Toc231935234"/>
      <w:r w:rsidRPr="6E19D5D5">
        <w:rPr>
          <w:lang w:val="en-US"/>
        </w:rPr>
        <w:t>2.2.</w:t>
      </w:r>
      <w:r>
        <w:tab/>
      </w:r>
      <w:commentRangeStart w:id="70"/>
      <w:commentRangeStart w:id="71"/>
      <w:r w:rsidRPr="6E19D5D5">
        <w:rPr>
          <w:lang w:val="en-US"/>
        </w:rPr>
        <w:t>On Agentic AI</w:t>
      </w:r>
      <w:bookmarkEnd w:id="69"/>
      <w:commentRangeEnd w:id="70"/>
      <w:r w:rsidR="00683DDC">
        <w:rPr>
          <w:rStyle w:val="CommentReference"/>
          <w:sz w:val="22"/>
          <w:szCs w:val="22"/>
        </w:rPr>
        <w:commentReference w:id="70"/>
      </w:r>
      <w:commentRangeEnd w:id="71"/>
      <w:r>
        <w:rPr>
          <w:rStyle w:val="CommentReference"/>
          <w:sz w:val="22"/>
          <w:szCs w:val="22"/>
        </w:rPr>
        <w:commentReference w:id="71"/>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72"/>
      <w:r w:rsidRPr="6E19D5D5">
        <w:rPr>
          <w:highlight w:val="white"/>
          <w:lang w:val="en-US"/>
        </w:rPr>
        <w:t>interprets</w:t>
      </w:r>
      <w:commentRangeEnd w:id="72"/>
      <w:r w:rsidR="00683DDC" w:rsidRPr="6E19D5D5">
        <w:rPr>
          <w:rStyle w:val="CommentReference"/>
          <w:sz w:val="22"/>
          <w:szCs w:val="22"/>
          <w:highlight w:val="white"/>
          <w:lang w:val="en-US"/>
        </w:rPr>
        <w:commentReference w:id="72"/>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73"/>
      <w:r w:rsidRPr="6E19D5D5">
        <w:rPr>
          <w:lang w:val="en-US"/>
        </w:rPr>
        <w:t>In our research, we follow the definition from Moralles et al. (2026), which we have simplified in our communications with interviewees to two key points</w:t>
      </w:r>
      <w:commentRangeStart w:id="74"/>
      <w:commentRangeStart w:id="75"/>
      <w:r w:rsidRPr="6E19D5D5">
        <w:rPr>
          <w:lang w:val="en-US"/>
        </w:rPr>
        <w:t>:</w:t>
      </w:r>
      <w:commentRangeEnd w:id="74"/>
      <w:r w:rsidR="00683DDC" w:rsidRPr="6E19D5D5">
        <w:rPr>
          <w:rStyle w:val="CommentReference"/>
          <w:sz w:val="22"/>
          <w:szCs w:val="22"/>
          <w:lang w:val="en-US"/>
        </w:rPr>
        <w:commentReference w:id="74"/>
      </w:r>
      <w:commentRangeEnd w:id="75"/>
      <w:r w:rsidRPr="6E19D5D5">
        <w:rPr>
          <w:rStyle w:val="CommentReference"/>
          <w:sz w:val="22"/>
          <w:szCs w:val="22"/>
          <w:lang w:val="en-US"/>
        </w:rPr>
        <w:commentReference w:id="75"/>
      </w:r>
      <w:r w:rsidRPr="6E19D5D5">
        <w:rPr>
          <w:lang w:val="en-US"/>
        </w:rPr>
        <w:t xml:space="preserve"> 1. The ability to act and 2. the ability to take steps in pursuit of an objective. </w:t>
      </w:r>
      <w:commentRangeEnd w:id="73"/>
      <w:r w:rsidR="00683DDC">
        <w:rPr>
          <w:rStyle w:val="CommentReference"/>
          <w:i/>
          <w:iCs/>
          <w:sz w:val="22"/>
          <w:szCs w:val="22"/>
          <w:lang w:val="en-US"/>
        </w:rPr>
        <w:commentReference w:id="73"/>
      </w:r>
    </w:p>
    <w:p w14:paraId="07E2D9B5" w14:textId="3322E220" w:rsidR="00EB5DFF" w:rsidRDefault="00EB5DFF" w:rsidP="00EB5DFF">
      <w:pPr>
        <w:rPr>
          <w:del w:id="77" w:author="Beninger, Stefanie" w:date="2026-06-12T07:57:00Z" w16du:dateUtc="2026-06-12T07:57:37Z"/>
        </w:rPr>
      </w:pPr>
      <w:commentRangeStart w:id="78"/>
      <w:commentRangeStart w:id="79"/>
      <w:r>
        <w:t xml:space="preserve">While </w:t>
      </w:r>
      <w:r w:rsidRPr="003C42A2">
        <w:rPr>
          <w:lang w:val="en-US"/>
        </w:rPr>
        <w:t>Thapa</w:t>
      </w:r>
      <w:r>
        <w:rPr>
          <w:lang w:val="en-US"/>
        </w:rPr>
        <w:t xml:space="preserve"> et al (2026) describe the potential of  agentic AI for marketing campaign execution from a theoretical perspective</w:t>
      </w:r>
      <w:r w:rsidRPr="6D3D1690">
        <w:rPr>
          <w:lang w:val="en-US"/>
        </w:rPr>
        <w:t>.</w:t>
      </w:r>
      <w:ins w:id="80" w:author="Beninger, Stefanie" w:date="2026-06-12T07:57:00Z" w16du:dateUtc="2026-06-12T07:57:29Z">
        <w:r w:rsidR="75F3A7FC" w:rsidRPr="6D3D1690">
          <w:rPr>
            <w:lang w:val="en-US"/>
          </w:rPr>
          <w:t>, ;</w:t>
        </w:r>
      </w:ins>
      <w:del w:id="81" w:author="Beninger, Stefanie" w:date="2026-06-12T07:57:00Z" w16du:dateUtc="2026-06-12T07:57:27Z">
        <w:r>
          <w:rPr>
            <w:lang w:val="en-US"/>
          </w:rPr>
          <w:delText xml:space="preserve">  L</w:delText>
        </w:r>
        <w:r>
          <w:delText>i</w:delText>
        </w:r>
      </w:del>
      <w:r>
        <w:t xml:space="preserve">ttle academic research has been done on how agentic AI is used within marketing in practice. </w:t>
      </w:r>
      <w:commentRangeStart w:id="82"/>
      <w:commentRangeEnd w:id="78"/>
      <w:r w:rsidR="00683DDC">
        <w:rPr>
          <w:rStyle w:val="CommentReference"/>
          <w:sz w:val="22"/>
          <w:szCs w:val="22"/>
        </w:rPr>
        <w:commentReference w:id="78"/>
      </w:r>
      <w:commentRangeEnd w:id="79"/>
      <w:r>
        <w:rPr>
          <w:rStyle w:val="CommentReference"/>
          <w:sz w:val="22"/>
          <w:szCs w:val="22"/>
        </w:rPr>
        <w:commentReference w:id="79"/>
      </w:r>
      <w:commentRangeEnd w:id="82"/>
      <w:r w:rsidR="00683DDC">
        <w:rPr>
          <w:rStyle w:val="CommentReference"/>
          <w:sz w:val="22"/>
          <w:szCs w:val="22"/>
        </w:rPr>
        <w:commentReference w:id="82"/>
      </w:r>
    </w:p>
    <w:p w14:paraId="24C6BC03" w14:textId="77777777" w:rsidR="00EB5DFF" w:rsidRDefault="00EB5DFF" w:rsidP="00EB5DFF">
      <w:r w:rsidRPr="6E19D5D5">
        <w:rPr>
          <w:lang w:val="en-US"/>
        </w:rPr>
        <w:t xml:space="preserve">There are, however, many calls for research on this topic.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83"/>
      <w:r w:rsidRPr="6E19D5D5">
        <w:rPr>
          <w:lang w:val="en-US"/>
        </w:rPr>
        <w:t>how marketing managers create value with agentic systems beyond content generation.</w:t>
      </w:r>
      <w:commentRangeEnd w:id="83"/>
      <w:r w:rsidR="00683DDC">
        <w:rPr>
          <w:rStyle w:val="CommentReference"/>
          <w:sz w:val="22"/>
          <w:szCs w:val="22"/>
        </w:rPr>
        <w:commentReference w:id="83"/>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84" w:name="_Toc231935235"/>
      <w:r w:rsidRPr="6E19D5D5">
        <w:rPr>
          <w:lang w:val="en-US"/>
        </w:rPr>
        <w:t>2.3.</w:t>
      </w:r>
      <w:r>
        <w:tab/>
      </w:r>
      <w:r w:rsidRPr="6E19D5D5">
        <w:rPr>
          <w:lang w:val="en-US"/>
        </w:rPr>
        <w:t>Value theory and value creation with agentic AI</w:t>
      </w:r>
      <w:bookmarkEnd w:id="84"/>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85"/>
      <w:r w:rsidRPr="6E19D5D5">
        <w:rPr>
          <w:lang w:val="en-US"/>
        </w:rPr>
        <w:t>Marketing</w:t>
      </w:r>
      <w:commentRangeEnd w:id="85"/>
      <w:r w:rsidR="00683DDC" w:rsidRPr="6E19D5D5">
        <w:rPr>
          <w:rStyle w:val="CommentReference"/>
          <w:sz w:val="22"/>
          <w:szCs w:val="22"/>
          <w:lang w:val="en-US"/>
        </w:rPr>
        <w:commentReference w:id="85"/>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86"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87" w:name="OLE_LINK10"/>
    </w:p>
    <w:p w14:paraId="36A29710" w14:textId="77777777" w:rsidR="00EB5DFF" w:rsidRPr="00234300" w:rsidRDefault="00EB5DFF" w:rsidP="00EB5DFF">
      <w:pPr>
        <w:pStyle w:val="Heading2"/>
      </w:pPr>
      <w:bookmarkStart w:id="88" w:name="_Toc231935236"/>
      <w:bookmarkEnd w:id="86"/>
      <w:commentRangeStart w:id="89"/>
      <w:r w:rsidRPr="6E19D5D5">
        <w:rPr>
          <w:lang w:val="en-US"/>
        </w:rPr>
        <w:lastRenderedPageBreak/>
        <w:t>2.4.</w:t>
      </w:r>
      <w:r>
        <w:tab/>
      </w:r>
      <w:r w:rsidRPr="6E19D5D5">
        <w:rPr>
          <w:lang w:val="en-US"/>
        </w:rPr>
        <w:t>Learnings from earlier waves of digital transformation</w:t>
      </w:r>
      <w:bookmarkEnd w:id="88"/>
      <w:commentRangeEnd w:id="89"/>
      <w:r w:rsidR="00683DDC" w:rsidRPr="00234300">
        <w:rPr>
          <w:rStyle w:val="CommentReference"/>
          <w:sz w:val="22"/>
          <w:szCs w:val="22"/>
        </w:rPr>
        <w:commentReference w:id="89"/>
      </w:r>
    </w:p>
    <w:p w14:paraId="168A1F26" w14:textId="77777777" w:rsidR="00EB5DFF" w:rsidRPr="00234300" w:rsidRDefault="00EB5DFF" w:rsidP="00EB5DFF">
      <w:pPr>
        <w:rPr>
          <w:lang w:val="en-US"/>
        </w:rPr>
      </w:pPr>
      <w:bookmarkStart w:id="90" w:name="OLE_LINK12"/>
      <w:bookmarkEnd w:id="87"/>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w:t>
      </w:r>
      <w:r w:rsidRPr="00234300">
        <w:rPr>
          <w:lang w:val="en-US"/>
        </w:rPr>
        <w:lastRenderedPageBreak/>
        <w:t xml:space="preserve">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91" w:name="_Toc231935237"/>
      <w:bookmarkEnd w:id="90"/>
      <w:r w:rsidRPr="00190454">
        <w:rPr>
          <w:color w:val="auto"/>
        </w:rPr>
        <w:t>2.5. Synthesis: sensitizing concepts for the empirical study</w:t>
      </w:r>
      <w:bookmarkEnd w:id="91"/>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92"/>
      <w:r w:rsidRPr="6E19D5D5">
        <w:rPr>
          <w:lang w:val="en-US"/>
        </w:rPr>
        <w:t xml:space="preserve"> </w:t>
      </w:r>
      <w:commentRangeEnd w:id="92"/>
      <w:r w:rsidR="00683DDC" w:rsidRPr="6E19D5D5">
        <w:rPr>
          <w:rStyle w:val="CommentReference"/>
          <w:sz w:val="22"/>
          <w:szCs w:val="22"/>
          <w:lang w:val="en-US"/>
        </w:rPr>
        <w:commentReference w:id="92"/>
      </w:r>
      <w:r w:rsidRPr="6E19D5D5">
        <w:rPr>
          <w:lang w:val="en-US"/>
        </w:rPr>
        <w:t>rather than as a standalone technology.</w:t>
      </w:r>
      <w:commentRangeStart w:id="93"/>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94" w:name="_squzp6x0kd2d"/>
      <w:bookmarkEnd w:id="94"/>
      <w:commentRangeEnd w:id="93"/>
      <w:r w:rsidR="00683DDC">
        <w:rPr>
          <w:rStyle w:val="CommentReference"/>
          <w:sz w:val="22"/>
          <w:szCs w:val="22"/>
        </w:rPr>
        <w:commentReference w:id="9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95" w:name="_Toc231935238"/>
      <w:r w:rsidRPr="00366C98">
        <w:rPr>
          <w:lang w:val="en-US"/>
        </w:rPr>
        <w:lastRenderedPageBreak/>
        <w:t>3.</w:t>
      </w:r>
      <w:r w:rsidRPr="00366C98">
        <w:rPr>
          <w:lang w:val="en-US"/>
        </w:rPr>
        <w:tab/>
      </w:r>
      <w:commentRangeStart w:id="96"/>
      <w:r w:rsidRPr="00366C98">
        <w:rPr>
          <w:lang w:val="en-US"/>
        </w:rPr>
        <w:t>Methodology</w:t>
      </w:r>
      <w:bookmarkEnd w:id="95"/>
      <w:commentRangeEnd w:id="96"/>
      <w:r w:rsidR="00683DDC" w:rsidRPr="00366C98">
        <w:rPr>
          <w:rStyle w:val="CommentReference"/>
          <w:sz w:val="22"/>
          <w:szCs w:val="22"/>
          <w:lang w:val="en-US"/>
        </w:rPr>
        <w:commentReference w:id="96"/>
      </w:r>
    </w:p>
    <w:p w14:paraId="30C41F1B" w14:textId="77777777" w:rsidR="00EB5DFF" w:rsidRDefault="00EB5DFF" w:rsidP="00EB5DFF">
      <w:pPr>
        <w:pStyle w:val="Heading2"/>
        <w:spacing w:before="80"/>
      </w:pPr>
      <w:bookmarkStart w:id="97" w:name="_Toc231935239"/>
      <w:r w:rsidRPr="6E19D5D5">
        <w:rPr>
          <w:lang w:val="en-US"/>
        </w:rPr>
        <w:t>3.1.</w:t>
      </w:r>
      <w:r>
        <w:tab/>
      </w:r>
      <w:r w:rsidRPr="6E19D5D5">
        <w:rPr>
          <w:lang w:val="en-US"/>
        </w:rPr>
        <w:t>Research approach</w:t>
      </w:r>
      <w:bookmarkEnd w:id="97"/>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98" w:name="_Toc231935240"/>
      <w:r w:rsidRPr="6E19D5D5">
        <w:rPr>
          <w:lang w:val="en-US"/>
        </w:rPr>
        <w:t>3.2.</w:t>
      </w:r>
      <w:r>
        <w:tab/>
      </w:r>
      <w:r w:rsidRPr="6E19D5D5">
        <w:rPr>
          <w:lang w:val="en-US"/>
        </w:rPr>
        <w:t>Data collection</w:t>
      </w:r>
      <w:bookmarkEnd w:id="98"/>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sidRPr="6E19D5D5">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77777777" w:rsidR="006B2D0C" w:rsidRDefault="00EB5DFF" w:rsidP="00504C50">
      <w:r w:rsidRPr="6E19D5D5">
        <w:rPr>
          <w:lang w:val="en-US"/>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bookmarkStart w:id="99" w:name="_Toc231935241"/>
    </w:p>
    <w:p w14:paraId="3B151F80" w14:textId="62F7C77E" w:rsidR="00C347CB" w:rsidRDefault="00C347CB" w:rsidP="00C347CB">
      <w:pPr>
        <w:pStyle w:val="Heading2"/>
      </w:pPr>
      <w:bookmarkStart w:id="100" w:name="_kqzta5wwdy54" w:colFirst="0" w:colLast="0"/>
      <w:bookmarkStart w:id="101" w:name="_Toc231935242"/>
      <w:bookmarkEnd w:id="99"/>
      <w:bookmarkEnd w:id="100"/>
      <w:r w:rsidRPr="6E19D5D5">
        <w:rPr>
          <w:lang w:val="en-US"/>
        </w:rPr>
        <w:t>3.3.</w:t>
      </w:r>
      <w:r>
        <w:tab/>
      </w:r>
      <w:commentRangeStart w:id="102"/>
      <w:commentRangeStart w:id="103"/>
      <w:r w:rsidRPr="6E19D5D5">
        <w:rPr>
          <w:lang w:val="en-US"/>
        </w:rPr>
        <w:t>Intended sample and sample size</w:t>
      </w:r>
      <w:commentRangeEnd w:id="103"/>
      <w:r w:rsidR="00683DDC">
        <w:rPr>
          <w:rStyle w:val="CommentReference"/>
          <w:sz w:val="22"/>
          <w:szCs w:val="22"/>
        </w:rPr>
        <w:commentReference w:id="103"/>
      </w:r>
      <w:commentRangeEnd w:id="102"/>
      <w:r w:rsidR="00683DDC">
        <w:rPr>
          <w:rStyle w:val="CommentReference"/>
          <w:sz w:val="22"/>
          <w:szCs w:val="22"/>
        </w:rPr>
        <w:commentReference w:id="102"/>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w:t>
      </w:r>
      <w:r w:rsidRPr="6E19D5D5">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36C61A9F" w:rsidR="00C347CB" w:rsidRDefault="00C347CB" w:rsidP="00C347CB">
      <w:r w:rsidRPr="6E19D5D5">
        <w:rPr>
          <w:lang w:val="en-US"/>
        </w:rPr>
        <w:t xml:space="preserve">To find sufficient participants, a combination of purposive </w:t>
      </w:r>
      <w:commentRangeStart w:id="104"/>
      <w:commentRangeStart w:id="105"/>
      <w:commentRangeStart w:id="106"/>
      <w:commentRangeStart w:id="107"/>
      <w:commentRangeStart w:id="108"/>
      <w:commentRangeStart w:id="109"/>
      <w:commentRangeStart w:id="110"/>
      <w:r w:rsidRPr="6E19D5D5">
        <w:rPr>
          <w:lang w:val="en-US"/>
        </w:rPr>
        <w:t>sampling</w:t>
      </w:r>
      <w:commentRangeEnd w:id="109"/>
      <w:r w:rsidR="00683DDC" w:rsidRPr="6E19D5D5">
        <w:rPr>
          <w:rStyle w:val="CommentReference"/>
          <w:sz w:val="22"/>
          <w:szCs w:val="22"/>
          <w:lang w:val="en-US"/>
        </w:rPr>
        <w:commentReference w:id="109"/>
      </w:r>
      <w:commentRangeEnd w:id="110"/>
      <w:r w:rsidR="00C95AFE" w:rsidRPr="6E19D5D5">
        <w:rPr>
          <w:rStyle w:val="CommentReference"/>
          <w:sz w:val="22"/>
          <w:szCs w:val="22"/>
          <w:lang w:val="en-US"/>
        </w:rPr>
        <w:commentReference w:id="110"/>
      </w:r>
      <w:commentRangeEnd w:id="107"/>
      <w:r w:rsidR="00683DDC" w:rsidRPr="6E19D5D5">
        <w:rPr>
          <w:rStyle w:val="CommentReference"/>
          <w:sz w:val="22"/>
          <w:szCs w:val="22"/>
          <w:lang w:val="en-US"/>
        </w:rPr>
        <w:commentReference w:id="107"/>
      </w:r>
      <w:commentRangeEnd w:id="108"/>
      <w:r w:rsidRPr="6E19D5D5">
        <w:rPr>
          <w:rStyle w:val="CommentReference"/>
          <w:sz w:val="22"/>
          <w:szCs w:val="22"/>
          <w:lang w:val="en-US"/>
        </w:rPr>
        <w:commentReference w:id="108"/>
      </w:r>
      <w:commentRangeEnd w:id="104"/>
      <w:r w:rsidR="00683DDC" w:rsidRPr="6E19D5D5">
        <w:rPr>
          <w:rStyle w:val="CommentReference"/>
          <w:sz w:val="22"/>
          <w:szCs w:val="22"/>
          <w:lang w:val="en-US"/>
        </w:rPr>
        <w:commentReference w:id="104"/>
      </w:r>
      <w:commentRangeEnd w:id="105"/>
      <w:r w:rsidRPr="6E19D5D5">
        <w:rPr>
          <w:rStyle w:val="CommentReference"/>
          <w:sz w:val="22"/>
          <w:szCs w:val="22"/>
          <w:lang w:val="en-US"/>
        </w:rPr>
        <w:commentReference w:id="105"/>
      </w:r>
      <w:commentRangeEnd w:id="106"/>
      <w:r w:rsidRPr="6E19D5D5">
        <w:rPr>
          <w:rStyle w:val="CommentReference"/>
          <w:sz w:val="22"/>
          <w:szCs w:val="22"/>
          <w:lang w:val="en-US"/>
        </w:rPr>
        <w:commentReference w:id="106"/>
      </w:r>
      <w:r w:rsidRPr="6E19D5D5">
        <w:rPr>
          <w:lang w:val="en-US"/>
        </w:rPr>
        <w:t xml:space="preserve"> (Patton, 2014</w:t>
      </w:r>
      <w:commentRangeStart w:id="111"/>
      <w:commentRangeStart w:id="112"/>
      <w:r w:rsidRPr="6E19D5D5">
        <w:rPr>
          <w:lang w:val="en-US"/>
        </w:rPr>
        <w:t xml:space="preserve">) </w:t>
      </w:r>
      <w:commentRangeEnd w:id="111"/>
      <w:r w:rsidR="00683DDC" w:rsidRPr="6E19D5D5">
        <w:rPr>
          <w:rStyle w:val="CommentReference"/>
          <w:sz w:val="22"/>
          <w:szCs w:val="22"/>
          <w:lang w:val="en-US"/>
        </w:rPr>
        <w:commentReference w:id="111"/>
      </w:r>
      <w:commentRangeEnd w:id="112"/>
      <w:r w:rsidRPr="6E19D5D5">
        <w:rPr>
          <w:rStyle w:val="CommentReference"/>
          <w:sz w:val="22"/>
          <w:szCs w:val="22"/>
          <w:lang w:val="en-US"/>
        </w:rPr>
        <w:commentReference w:id="112"/>
      </w:r>
      <w:r w:rsidRPr="6E19D5D5">
        <w:rPr>
          <w:lang w:val="en-US"/>
        </w:rPr>
        <w:t>to identify interview participants is used. The sampling starts with the personal network of the researcher</w:t>
      </w:r>
      <w:commentRangeStart w:id="113"/>
      <w:commentRangeStart w:id="114"/>
      <w:r w:rsidRPr="6E19D5D5">
        <w:rPr>
          <w:lang w:val="en-US"/>
        </w:rPr>
        <w:t>, relying mainly on LinkedIn</w:t>
      </w:r>
      <w:commentRangeEnd w:id="114"/>
      <w:r w:rsidR="00683DDC" w:rsidRPr="6E19D5D5">
        <w:rPr>
          <w:rStyle w:val="CommentReference"/>
          <w:sz w:val="22"/>
          <w:szCs w:val="22"/>
          <w:lang w:val="en-US"/>
        </w:rPr>
        <w:commentReference w:id="114"/>
      </w:r>
      <w:commentRangeEnd w:id="113"/>
      <w:r w:rsidR="00683DDC" w:rsidRPr="6E19D5D5">
        <w:rPr>
          <w:rStyle w:val="CommentReference"/>
          <w:sz w:val="22"/>
          <w:szCs w:val="22"/>
          <w:lang w:val="en-US"/>
        </w:rPr>
        <w:commentReference w:id="113"/>
      </w:r>
      <w:r w:rsidRPr="6E19D5D5">
        <w:rPr>
          <w:lang w:val="en-US"/>
        </w:rPr>
        <w:t>; candidates were selected when their role matched the selection criteria. Candidates are selected based on their Since the sampling universe is already narrow and access might be limited, n</w:t>
      </w:r>
      <w:commentRangeStart w:id="115"/>
      <w:commentRangeStart w:id="116"/>
      <w:commentRangeStart w:id="117"/>
      <w:commentRangeStart w:id="118"/>
      <w:commentRangeStart w:id="119"/>
      <w:commentRangeStart w:id="120"/>
      <w:commentRangeStart w:id="121"/>
      <w:commentRangeStart w:id="122"/>
      <w:r w:rsidRPr="6E19D5D5">
        <w:rPr>
          <w:lang w:val="en-US"/>
        </w:rPr>
        <w:t>o further selection criteria are applied to potential participants.</w:t>
      </w:r>
      <w:commentRangeEnd w:id="119"/>
      <w:r w:rsidR="00683DDC" w:rsidRPr="6E19D5D5">
        <w:rPr>
          <w:rStyle w:val="CommentReference"/>
          <w:sz w:val="22"/>
          <w:szCs w:val="22"/>
          <w:lang w:val="en-US"/>
        </w:rPr>
        <w:commentReference w:id="119"/>
      </w:r>
      <w:commentRangeEnd w:id="120"/>
      <w:r w:rsidRPr="6E19D5D5">
        <w:rPr>
          <w:rStyle w:val="CommentReference"/>
          <w:sz w:val="22"/>
          <w:szCs w:val="22"/>
          <w:lang w:val="en-US"/>
        </w:rPr>
        <w:commentReference w:id="120"/>
      </w:r>
      <w:commentRangeEnd w:id="121"/>
      <w:r w:rsidRPr="6E19D5D5">
        <w:rPr>
          <w:rStyle w:val="CommentReference"/>
          <w:sz w:val="22"/>
          <w:szCs w:val="22"/>
          <w:lang w:val="en-US"/>
        </w:rPr>
        <w:commentReference w:id="121"/>
      </w:r>
      <w:commentRangeEnd w:id="122"/>
      <w:r w:rsidRPr="6E19D5D5">
        <w:rPr>
          <w:rStyle w:val="CommentReference"/>
          <w:sz w:val="22"/>
          <w:szCs w:val="22"/>
          <w:lang w:val="en-US"/>
        </w:rPr>
        <w:commentReference w:id="122"/>
      </w:r>
      <w:commentRangeEnd w:id="118"/>
      <w:r w:rsidR="00683DDC" w:rsidRPr="6E19D5D5">
        <w:rPr>
          <w:rStyle w:val="CommentReference"/>
          <w:sz w:val="22"/>
          <w:szCs w:val="22"/>
          <w:lang w:val="en-US"/>
        </w:rPr>
        <w:commentReference w:id="118"/>
      </w:r>
      <w:commentRangeEnd w:id="117"/>
      <w:r w:rsidR="00683DDC" w:rsidRPr="6E19D5D5">
        <w:rPr>
          <w:rStyle w:val="CommentReference"/>
          <w:sz w:val="22"/>
          <w:szCs w:val="22"/>
          <w:lang w:val="en-US"/>
        </w:rPr>
        <w:commentReference w:id="117"/>
      </w:r>
      <w:commentRangeEnd w:id="116"/>
      <w:r w:rsidR="00683DDC" w:rsidRPr="6E19D5D5">
        <w:rPr>
          <w:rStyle w:val="CommentReference"/>
          <w:sz w:val="22"/>
          <w:szCs w:val="22"/>
          <w:lang w:val="en-US"/>
        </w:rPr>
        <w:commentReference w:id="116"/>
      </w:r>
      <w:commentRangeEnd w:id="115"/>
      <w:r w:rsidR="00683DDC" w:rsidRPr="6E19D5D5">
        <w:rPr>
          <w:rStyle w:val="CommentReference"/>
          <w:sz w:val="22"/>
          <w:szCs w:val="22"/>
          <w:lang w:val="en-US"/>
        </w:rPr>
        <w:commentReference w:id="115"/>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allow analysis of insights and potential limitations that can be 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4D81A794" w:rsidR="00C347CB" w:rsidRDefault="00C347CB" w:rsidP="00C347CB">
      <w:r w:rsidRPr="6E19D5D5">
        <w:rPr>
          <w:lang w:val="en-US"/>
        </w:rPr>
        <w:t>Table 1 contains an anonymized overview of the candidates, including their background, role and type of company.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23" w:name="_jewz4ftnfnae" w:colFirst="0" w:colLast="0"/>
      <w:bookmarkEnd w:id="123"/>
      <w:r>
        <w:t xml:space="preserve"> </w:t>
      </w:r>
    </w:p>
    <w:p w14:paraId="4706D738" w14:textId="741D3D74" w:rsidR="00EB5DFF" w:rsidRDefault="00EB5DFF" w:rsidP="00EB5DFF">
      <w:pPr>
        <w:pStyle w:val="Heading2"/>
      </w:pPr>
      <w:r>
        <w:lastRenderedPageBreak/>
        <w:t>3.</w:t>
      </w:r>
      <w:r w:rsidR="00885166">
        <w:t>4</w:t>
      </w:r>
      <w:r>
        <w:tab/>
        <w:t>Trustworthiness</w:t>
      </w:r>
      <w:bookmarkEnd w:id="101"/>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7A1371B8" w:rsidR="00A501CC" w:rsidRDefault="00802D4C" w:rsidP="00A501CC">
      <w:r w:rsidRPr="5F622639">
        <w:rPr>
          <w:lang w:val="en-US"/>
        </w:rPr>
        <w:t xml:space="preserve">The researcher's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24"/>
            <w:r w:rsidRPr="6E19D5D5">
              <w:rPr>
                <w:szCs w:val="20"/>
                <w:lang w:val="en-US"/>
              </w:rPr>
              <w:t xml:space="preserve"> scope conditions in Section 5.3</w:t>
            </w:r>
            <w:commentRangeEnd w:id="124"/>
            <w:r w:rsidR="00683DDC" w:rsidRPr="6E19D5D5">
              <w:rPr>
                <w:rStyle w:val="CommentReference"/>
                <w:sz w:val="20"/>
                <w:szCs w:val="20"/>
                <w:lang w:val="en-US"/>
              </w:rPr>
              <w:commentReference w:id="124"/>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25"/>
            <w:r w:rsidRPr="6E19D5D5">
              <w:rPr>
                <w:szCs w:val="20"/>
                <w:lang w:val="en-US"/>
              </w:rPr>
              <w:t>sampling implications appears in Section 3.2.1</w:t>
            </w:r>
            <w:commentRangeEnd w:id="125"/>
            <w:r w:rsidR="00683DDC" w:rsidRPr="6E19D5D5">
              <w:rPr>
                <w:rStyle w:val="CommentReference"/>
                <w:sz w:val="20"/>
                <w:szCs w:val="20"/>
                <w:lang w:val="en-US"/>
              </w:rPr>
              <w:commentReference w:id="125"/>
            </w:r>
            <w:r w:rsidRPr="6E19D5D5">
              <w:rPr>
                <w:szCs w:val="20"/>
                <w:lang w:val="en-US"/>
              </w:rPr>
              <w:t>.</w:t>
            </w:r>
          </w:p>
        </w:tc>
      </w:tr>
    </w:tbl>
    <w:p w14:paraId="5B5F3709" w14:textId="77777777" w:rsidR="00600415" w:rsidRDefault="00600415" w:rsidP="00D52A0C">
      <w:pPr>
        <w:ind w:firstLine="0"/>
        <w:rPr>
          <w:b/>
          <w:bCs/>
        </w:rPr>
      </w:pPr>
      <w:bookmarkStart w:id="126"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27"/>
      <w:commentRangeStart w:id="128"/>
      <w:commentRangeStart w:id="129"/>
      <w:r w:rsidRPr="6E19D5D5">
        <w:rPr>
          <w:b/>
          <w:bCs/>
        </w:rPr>
        <w:lastRenderedPageBreak/>
        <w:t>Table</w:t>
      </w:r>
      <w:commentRangeEnd w:id="128"/>
      <w:r w:rsidR="00683DDC" w:rsidRPr="6E19D5D5">
        <w:rPr>
          <w:rStyle w:val="CommentReference"/>
          <w:b/>
          <w:bCs/>
          <w:sz w:val="22"/>
          <w:szCs w:val="22"/>
        </w:rPr>
        <w:commentReference w:id="128"/>
      </w:r>
      <w:commentRangeEnd w:id="129"/>
      <w:r w:rsidR="00EB5DFF" w:rsidRPr="6E19D5D5">
        <w:rPr>
          <w:rStyle w:val="CommentReference"/>
          <w:b/>
          <w:bCs/>
          <w:sz w:val="22"/>
          <w:szCs w:val="22"/>
        </w:rPr>
        <w:commentReference w:id="129"/>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30"/>
      <w:commentRangeStart w:id="131"/>
      <w:commentRangeStart w:id="132"/>
      <w:r w:rsidRPr="6E19D5D5">
        <w:rPr>
          <w:i/>
          <w:iCs/>
        </w:rPr>
        <w:t>code</w:t>
      </w:r>
      <w:commentRangeEnd w:id="130"/>
      <w:r w:rsidR="00683DDC" w:rsidRPr="6E19D5D5">
        <w:rPr>
          <w:rStyle w:val="CommentReference"/>
          <w:i/>
          <w:iCs/>
          <w:sz w:val="22"/>
          <w:szCs w:val="22"/>
        </w:rPr>
        <w:commentReference w:id="130"/>
      </w:r>
      <w:commentRangeEnd w:id="131"/>
      <w:r w:rsidR="00EB5DFF" w:rsidRPr="6E19D5D5">
        <w:rPr>
          <w:rStyle w:val="CommentReference"/>
          <w:i/>
          <w:iCs/>
          <w:sz w:val="22"/>
          <w:szCs w:val="22"/>
        </w:rPr>
        <w:commentReference w:id="131"/>
      </w:r>
      <w:commentRangeEnd w:id="132"/>
      <w:r w:rsidR="00EB5DFF" w:rsidRPr="6E19D5D5">
        <w:rPr>
          <w:rStyle w:val="CommentReference"/>
          <w:i/>
          <w:iCs/>
          <w:sz w:val="22"/>
          <w:szCs w:val="22"/>
        </w:rPr>
        <w:commentReference w:id="132"/>
      </w:r>
      <w:r w:rsidRPr="6E19D5D5">
        <w:rPr>
          <w:i/>
          <w:iCs/>
        </w:rPr>
        <w:t xml:space="preserve"> development</w:t>
      </w:r>
      <w:bookmarkEnd w:id="126"/>
      <w:r w:rsidRPr="6E19D5D5">
        <w:rPr>
          <w:i/>
          <w:iCs/>
        </w:rPr>
        <w:t xml:space="preserve"> </w:t>
      </w:r>
      <w:commentRangeEnd w:id="127"/>
      <w:r w:rsidR="00683DDC" w:rsidRPr="0059315C">
        <w:rPr>
          <w:rStyle w:val="CommentReference"/>
          <w:i/>
          <w:iCs/>
          <w:sz w:val="22"/>
          <w:szCs w:val="22"/>
        </w:rPr>
        <w:commentReference w:id="127"/>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b/>
                <w:bCs/>
                <w:sz w:val="20"/>
                <w:szCs w:val="20"/>
              </w:rPr>
            </w:pPr>
            <w:r w:rsidRPr="00D52A0C">
              <w:rPr>
                <w:rFonts w:cs="Segoe UI"/>
                <w:b/>
                <w:bCs/>
                <w:color w:val="0A0A0A"/>
                <w:sz w:val="20"/>
                <w:szCs w:val="20"/>
              </w:rPr>
              <w:t>Open coding</w:t>
            </w:r>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b/>
                <w:bCs/>
                <w:sz w:val="20"/>
                <w:szCs w:val="20"/>
              </w:rPr>
            </w:pPr>
            <w:r w:rsidRPr="00D52A0C">
              <w:rPr>
                <w:rFonts w:cs="Segoe UI"/>
                <w:b/>
                <w:bCs/>
                <w:color w:val="0A0A0A"/>
                <w:sz w:val="20"/>
                <w:szCs w:val="20"/>
              </w:rPr>
              <w:t>Focused coding</w:t>
            </w:r>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b/>
                <w:bCs/>
                <w:sz w:val="20"/>
                <w:szCs w:val="20"/>
              </w:rPr>
            </w:pPr>
            <w:r w:rsidRPr="00D52A0C">
              <w:rPr>
                <w:rFonts w:cs="Segoe UI"/>
                <w:b/>
                <w:bCs/>
                <w:color w:val="0A0A0A"/>
                <w:sz w:val="20"/>
                <w:szCs w:val="20"/>
              </w:rPr>
              <w:t>Theoretical coding</w:t>
            </w:r>
          </w:p>
        </w:tc>
      </w:tr>
      <w:tr w:rsidR="00D52A0C" w:rsidRPr="0059315C" w14:paraId="5FA638C5" w14:textId="77777777" w:rsidTr="00B447E9">
        <w:trPr>
          <w:trHeight w:val="255"/>
        </w:trPr>
        <w:tc>
          <w:tcPr>
            <w:tcW w:w="6237" w:type="dxa"/>
            <w:tcBorders>
              <w:top w:val="single" w:sz="8" w:space="0" w:color="auto"/>
            </w:tcBorders>
            <w:hideMark/>
          </w:tcPr>
          <w:p w14:paraId="11B29EAA" w14:textId="77777777" w:rsidR="00D52A0C" w:rsidRPr="00D52A0C" w:rsidRDefault="00683DDC" w:rsidP="00D52A0C">
            <w:pPr>
              <w:pStyle w:val="NoSpacing"/>
              <w:rPr>
                <w:sz w:val="20"/>
                <w:szCs w:val="20"/>
                <w:lang w:val="en-US"/>
              </w:rPr>
            </w:pPr>
            <w:commentRangeStart w:id="133"/>
            <w:commentRangeEnd w:id="133"/>
            <w:r w:rsidRPr="00D52A0C">
              <w:rPr>
                <w:rStyle w:val="CommentReference"/>
                <w:rFonts w:cs="Segoe UI"/>
                <w:color w:val="0A0A0A"/>
                <w:sz w:val="20"/>
                <w:szCs w:val="20"/>
                <w:lang w:val="en-US"/>
              </w:rPr>
              <w:commentReference w:id="133"/>
            </w:r>
            <w:r w:rsidR="00D52A0C" w:rsidRPr="00D52A0C">
              <w:rPr>
                <w:rFonts w:cs="Segoe UI"/>
                <w:color w:val="0A0A0A"/>
                <w:sz w:val="20"/>
                <w:szCs w:val="20"/>
                <w:lang w:val="en-US"/>
              </w:rPr>
              <w:t>AI’s improvement &amp; potential; Observing increasing AI adoption</w:t>
            </w:r>
          </w:p>
        </w:tc>
        <w:tc>
          <w:tcPr>
            <w:tcW w:w="1701" w:type="dxa"/>
            <w:tcBorders>
              <w:top w:val="single" w:sz="8" w:space="0" w:color="auto"/>
            </w:tcBorders>
            <w:hideMark/>
          </w:tcPr>
          <w:p w14:paraId="0C7D9CFA" w14:textId="77777777" w:rsidR="00D52A0C" w:rsidRPr="00D52A0C" w:rsidRDefault="00D52A0C" w:rsidP="00D52A0C">
            <w:pPr>
              <w:pStyle w:val="NoSpacing"/>
              <w:rPr>
                <w:sz w:val="20"/>
                <w:szCs w:val="20"/>
              </w:rPr>
            </w:pPr>
            <w:r w:rsidRPr="00D52A0C">
              <w:rPr>
                <w:rFonts w:cs="Segoe UI"/>
                <w:color w:val="0A0A0A"/>
                <w:sz w:val="20"/>
                <w:szCs w:val="20"/>
              </w:rPr>
              <w:t>Observing AI progression</w:t>
            </w:r>
          </w:p>
        </w:tc>
        <w:tc>
          <w:tcPr>
            <w:tcW w:w="1676" w:type="dxa"/>
            <w:gridSpan w:val="2"/>
            <w:tcBorders>
              <w:top w:val="single" w:sz="8" w:space="0" w:color="auto"/>
            </w:tcBorders>
            <w:hideMark/>
          </w:tcPr>
          <w:p w14:paraId="49FBE5A8" w14:textId="18208575" w:rsidR="00D52A0C" w:rsidRPr="00D52A0C" w:rsidRDefault="00B13535" w:rsidP="00D52A0C">
            <w:pPr>
              <w:pStyle w:val="NoSpacing"/>
              <w:rPr>
                <w:sz w:val="20"/>
                <w:szCs w:val="20"/>
              </w:rPr>
            </w:pPr>
            <w:r>
              <w:t>Observing external conditions</w:t>
            </w:r>
          </w:p>
        </w:tc>
      </w:tr>
      <w:tr w:rsidR="00D52A0C" w:rsidRPr="0059315C" w14:paraId="3A6CBD2F" w14:textId="77777777" w:rsidTr="00B447E9">
        <w:trPr>
          <w:trHeight w:val="497"/>
        </w:trPr>
        <w:tc>
          <w:tcPr>
            <w:tcW w:w="6237" w:type="dxa"/>
            <w:hideMark/>
          </w:tcPr>
          <w:p w14:paraId="06DCB623" w14:textId="77777777" w:rsidR="00D52A0C" w:rsidRPr="00D52A0C" w:rsidRDefault="00D52A0C" w:rsidP="00D52A0C">
            <w:pPr>
              <w:pStyle w:val="NoSpacing"/>
              <w:rPr>
                <w:sz w:val="20"/>
                <w:szCs w:val="20"/>
              </w:rPr>
            </w:pPr>
            <w:r w:rsidRPr="00D52A0C">
              <w:rPr>
                <w:rFonts w:cs="Segoe UI"/>
                <w:color w:val="0A0A0A"/>
                <w:sz w:val="20"/>
                <w:szCs w:val="20"/>
              </w:rPr>
              <w:t>Competitor pressure; Changing consumer behavior; The rise of agents of consumers</w:t>
            </w:r>
          </w:p>
        </w:tc>
        <w:tc>
          <w:tcPr>
            <w:tcW w:w="1843" w:type="dxa"/>
            <w:gridSpan w:val="2"/>
            <w:hideMark/>
          </w:tcPr>
          <w:p w14:paraId="5C4404A6" w14:textId="77777777" w:rsidR="00D52A0C" w:rsidRPr="00D52A0C" w:rsidRDefault="00D52A0C" w:rsidP="00D52A0C">
            <w:pPr>
              <w:pStyle w:val="NoSpacing"/>
              <w:rPr>
                <w:sz w:val="20"/>
                <w:szCs w:val="20"/>
              </w:rPr>
            </w:pPr>
            <w:r w:rsidRPr="00D52A0C">
              <w:rPr>
                <w:rFonts w:cs="Segoe UI"/>
                <w:color w:val="0A0A0A"/>
                <w:sz w:val="20"/>
                <w:szCs w:val="20"/>
              </w:rPr>
              <w:t>Observing market pressure</w:t>
            </w:r>
          </w:p>
        </w:tc>
        <w:tc>
          <w:tcPr>
            <w:tcW w:w="1534" w:type="dxa"/>
            <w:hideMark/>
          </w:tcPr>
          <w:p w14:paraId="38734D64" w14:textId="77777777" w:rsidR="00D52A0C" w:rsidRPr="00D52A0C" w:rsidRDefault="00D52A0C" w:rsidP="00D52A0C">
            <w:pPr>
              <w:pStyle w:val="NoSpacing"/>
              <w:rPr>
                <w:sz w:val="20"/>
                <w:szCs w:val="20"/>
              </w:rPr>
            </w:pPr>
          </w:p>
        </w:tc>
      </w:tr>
      <w:tr w:rsidR="00D52A0C" w:rsidRPr="0059315C" w14:paraId="669CB51D" w14:textId="77777777" w:rsidTr="00B447E9">
        <w:trPr>
          <w:trHeight w:val="510"/>
        </w:trPr>
        <w:tc>
          <w:tcPr>
            <w:tcW w:w="6237" w:type="dxa"/>
            <w:hideMark/>
          </w:tcPr>
          <w:p w14:paraId="78A29554" w14:textId="77777777" w:rsidR="00D52A0C" w:rsidRPr="00D52A0C" w:rsidRDefault="00D52A0C" w:rsidP="00D52A0C">
            <w:pPr>
              <w:pStyle w:val="NoSpacing"/>
              <w:rPr>
                <w:sz w:val="20"/>
                <w:szCs w:val="20"/>
              </w:rPr>
            </w:pPr>
            <w:r w:rsidRPr="00D52A0C">
              <w:rPr>
                <w:rFonts w:cs="Segoe UI"/>
                <w:color w:val="0A0A0A"/>
                <w:sz w:val="20"/>
                <w:szCs w:val="20"/>
              </w:rPr>
              <w:t>vendor roadmaps &amp; offerings</w:t>
            </w:r>
          </w:p>
        </w:tc>
        <w:tc>
          <w:tcPr>
            <w:tcW w:w="1701" w:type="dxa"/>
            <w:hideMark/>
          </w:tcPr>
          <w:p w14:paraId="1047AEE1" w14:textId="77777777" w:rsidR="00D52A0C" w:rsidRPr="00D52A0C" w:rsidRDefault="00D52A0C" w:rsidP="00D52A0C">
            <w:pPr>
              <w:pStyle w:val="NoSpacing"/>
              <w:rPr>
                <w:sz w:val="20"/>
                <w:szCs w:val="20"/>
              </w:rPr>
            </w:pPr>
            <w:r w:rsidRPr="00D52A0C">
              <w:rPr>
                <w:rFonts w:cs="Segoe UI"/>
                <w:color w:val="0A0A0A"/>
                <w:sz w:val="20"/>
                <w:szCs w:val="20"/>
              </w:rPr>
              <w:t>Observing supplier communication</w:t>
            </w:r>
          </w:p>
        </w:tc>
        <w:tc>
          <w:tcPr>
            <w:tcW w:w="1676" w:type="dxa"/>
            <w:gridSpan w:val="2"/>
            <w:hideMark/>
          </w:tcPr>
          <w:p w14:paraId="290CAEDA" w14:textId="77777777" w:rsidR="00D52A0C" w:rsidRPr="00D52A0C" w:rsidRDefault="00D52A0C" w:rsidP="00D52A0C">
            <w:pPr>
              <w:pStyle w:val="NoSpacing"/>
              <w:rPr>
                <w:sz w:val="20"/>
                <w:szCs w:val="20"/>
              </w:rPr>
            </w:pPr>
          </w:p>
        </w:tc>
      </w:tr>
      <w:tr w:rsidR="00D52A0C" w:rsidRPr="0059315C" w14:paraId="278729E6" w14:textId="77777777" w:rsidTr="00B447E9">
        <w:trPr>
          <w:trHeight w:val="497"/>
        </w:trPr>
        <w:tc>
          <w:tcPr>
            <w:tcW w:w="6237" w:type="dxa"/>
            <w:hideMark/>
          </w:tcPr>
          <w:p w14:paraId="24DD0429" w14:textId="77777777" w:rsidR="00D52A0C" w:rsidRPr="00D52A0C" w:rsidRDefault="00D52A0C" w:rsidP="00D52A0C">
            <w:pPr>
              <w:pStyle w:val="NoSpacing"/>
              <w:rPr>
                <w:sz w:val="20"/>
                <w:szCs w:val="20"/>
              </w:rPr>
            </w:pPr>
            <w:r w:rsidRPr="00D52A0C">
              <w:rPr>
                <w:rFonts w:cs="Segoe UI"/>
                <w:color w:val="0A0A0A"/>
                <w:sz w:val="20"/>
                <w:szCs w:val="20"/>
              </w:rPr>
              <w:t>Resistance to change; Limited AI literacy; Lacking systems thinking; Analysis paralysis; Absent innovation culture</w:t>
            </w:r>
          </w:p>
        </w:tc>
        <w:tc>
          <w:tcPr>
            <w:tcW w:w="1701" w:type="dxa"/>
            <w:hideMark/>
          </w:tcPr>
          <w:p w14:paraId="4DF55E94" w14:textId="77777777" w:rsidR="00D52A0C" w:rsidRPr="00D52A0C" w:rsidRDefault="00D52A0C" w:rsidP="00D52A0C">
            <w:pPr>
              <w:pStyle w:val="NoSpacing"/>
              <w:rPr>
                <w:sz w:val="20"/>
                <w:szCs w:val="20"/>
              </w:rPr>
            </w:pPr>
            <w:r w:rsidRPr="00D52A0C">
              <w:rPr>
                <w:rFonts w:cs="Segoe UI"/>
                <w:color w:val="0A0A0A"/>
                <w:sz w:val="20"/>
                <w:szCs w:val="20"/>
              </w:rPr>
              <w:t>Organizational capacity</w:t>
            </w:r>
          </w:p>
        </w:tc>
        <w:tc>
          <w:tcPr>
            <w:tcW w:w="1676" w:type="dxa"/>
            <w:gridSpan w:val="2"/>
            <w:hideMark/>
          </w:tcPr>
          <w:p w14:paraId="593A2AC2" w14:textId="44C5FE54" w:rsidR="00D52A0C" w:rsidRPr="00B13535" w:rsidRDefault="00B13535" w:rsidP="00D52A0C">
            <w:pPr>
              <w:pStyle w:val="NoSpacing"/>
              <w:rPr>
                <w:b/>
                <w:bCs/>
                <w:sz w:val="20"/>
                <w:szCs w:val="20"/>
              </w:rPr>
            </w:pPr>
            <w:r w:rsidRPr="00B13535">
              <w:rPr>
                <w:rStyle w:val="Strong"/>
                <w:rFonts w:cs="Segoe UI"/>
                <w:b w:val="0"/>
                <w:bCs w:val="0"/>
                <w:color w:val="0A0A0A"/>
                <w:sz w:val="20"/>
                <w:szCs w:val="20"/>
              </w:rPr>
              <w:t>Navigating the organizational context</w:t>
            </w:r>
          </w:p>
        </w:tc>
      </w:tr>
      <w:tr w:rsidR="00D52A0C" w:rsidRPr="0059315C" w14:paraId="4CE2130E" w14:textId="77777777" w:rsidTr="00B447E9">
        <w:trPr>
          <w:trHeight w:val="255"/>
        </w:trPr>
        <w:tc>
          <w:tcPr>
            <w:tcW w:w="6237" w:type="dxa"/>
            <w:hideMark/>
          </w:tcPr>
          <w:p w14:paraId="075F12BB" w14:textId="77777777" w:rsidR="00D52A0C" w:rsidRPr="00D52A0C" w:rsidRDefault="00D52A0C" w:rsidP="00D52A0C">
            <w:pPr>
              <w:pStyle w:val="NoSpacing"/>
              <w:rPr>
                <w:sz w:val="20"/>
                <w:szCs w:val="20"/>
              </w:rPr>
            </w:pPr>
            <w:r w:rsidRPr="00D52A0C">
              <w:rPr>
                <w:rFonts w:cs="Segoe UI"/>
                <w:color w:val="0A0A0A"/>
                <w:sz w:val="20"/>
                <w:szCs w:val="20"/>
              </w:rPr>
              <w:t>Lacking data &amp; infrastructure; Lacking technical talent</w:t>
            </w:r>
          </w:p>
        </w:tc>
        <w:tc>
          <w:tcPr>
            <w:tcW w:w="1701" w:type="dxa"/>
            <w:hideMark/>
          </w:tcPr>
          <w:p w14:paraId="655E4FEC" w14:textId="77777777" w:rsidR="00D52A0C" w:rsidRPr="00D52A0C" w:rsidRDefault="00D52A0C" w:rsidP="00D52A0C">
            <w:pPr>
              <w:pStyle w:val="NoSpacing"/>
              <w:rPr>
                <w:sz w:val="20"/>
                <w:szCs w:val="20"/>
              </w:rPr>
            </w:pPr>
            <w:r w:rsidRPr="00D52A0C">
              <w:rPr>
                <w:rFonts w:cs="Segoe UI"/>
                <w:color w:val="0A0A0A"/>
                <w:sz w:val="20"/>
                <w:szCs w:val="20"/>
              </w:rPr>
              <w:t>Technical resources</w:t>
            </w:r>
          </w:p>
        </w:tc>
        <w:tc>
          <w:tcPr>
            <w:tcW w:w="1676" w:type="dxa"/>
            <w:gridSpan w:val="2"/>
            <w:hideMark/>
          </w:tcPr>
          <w:p w14:paraId="6E2CEF37" w14:textId="77777777" w:rsidR="00D52A0C" w:rsidRPr="00D52A0C" w:rsidRDefault="00D52A0C" w:rsidP="00D52A0C">
            <w:pPr>
              <w:pStyle w:val="NoSpacing"/>
              <w:rPr>
                <w:sz w:val="20"/>
                <w:szCs w:val="20"/>
              </w:rPr>
            </w:pPr>
          </w:p>
        </w:tc>
      </w:tr>
      <w:tr w:rsidR="00D52A0C" w:rsidRPr="0059315C" w14:paraId="24E3474C" w14:textId="77777777" w:rsidTr="00B447E9">
        <w:trPr>
          <w:trHeight w:val="497"/>
        </w:trPr>
        <w:tc>
          <w:tcPr>
            <w:tcW w:w="6237" w:type="dxa"/>
            <w:hideMark/>
          </w:tcPr>
          <w:p w14:paraId="1801E684" w14:textId="77777777" w:rsidR="00D52A0C" w:rsidRPr="00D52A0C" w:rsidRDefault="00D52A0C" w:rsidP="00D52A0C">
            <w:pPr>
              <w:pStyle w:val="NoSpacing"/>
              <w:rPr>
                <w:sz w:val="20"/>
                <w:szCs w:val="20"/>
              </w:rPr>
            </w:pPr>
            <w:r w:rsidRPr="00D52A0C">
              <w:rPr>
                <w:rFonts w:cs="Segoe UI"/>
                <w:color w:val="0A0A0A"/>
                <w:sz w:val="20"/>
                <w:szCs w:val="20"/>
              </w:rPr>
              <w:t>Strategic direction &amp; vision; Senior leadership buy-in &amp; backing</w:t>
            </w:r>
          </w:p>
        </w:tc>
        <w:tc>
          <w:tcPr>
            <w:tcW w:w="1701" w:type="dxa"/>
            <w:hideMark/>
          </w:tcPr>
          <w:p w14:paraId="1BF5150C" w14:textId="77777777" w:rsidR="00D52A0C" w:rsidRPr="00D52A0C" w:rsidRDefault="00D52A0C" w:rsidP="00D52A0C">
            <w:pPr>
              <w:pStyle w:val="NoSpacing"/>
              <w:rPr>
                <w:sz w:val="20"/>
                <w:szCs w:val="20"/>
              </w:rPr>
            </w:pPr>
            <w:r w:rsidRPr="00D52A0C">
              <w:rPr>
                <w:rFonts w:cs="Segoe UI"/>
                <w:color w:val="0A0A0A"/>
                <w:sz w:val="20"/>
                <w:szCs w:val="20"/>
              </w:rPr>
              <w:t>Strategic direction &amp; leadership</w:t>
            </w:r>
          </w:p>
        </w:tc>
        <w:tc>
          <w:tcPr>
            <w:tcW w:w="1676" w:type="dxa"/>
            <w:gridSpan w:val="2"/>
            <w:hideMark/>
          </w:tcPr>
          <w:p w14:paraId="24351E97" w14:textId="77777777" w:rsidR="00D52A0C" w:rsidRPr="00D52A0C" w:rsidRDefault="00D52A0C" w:rsidP="00D52A0C">
            <w:pPr>
              <w:pStyle w:val="NoSpacing"/>
              <w:rPr>
                <w:sz w:val="20"/>
                <w:szCs w:val="20"/>
              </w:rPr>
            </w:pPr>
          </w:p>
        </w:tc>
      </w:tr>
      <w:tr w:rsidR="00D52A0C" w:rsidRPr="0059315C" w14:paraId="1220ABEF" w14:textId="77777777" w:rsidTr="00B447E9">
        <w:trPr>
          <w:trHeight w:val="255"/>
        </w:trPr>
        <w:tc>
          <w:tcPr>
            <w:tcW w:w="6237" w:type="dxa"/>
            <w:hideMark/>
          </w:tcPr>
          <w:p w14:paraId="3E32EA2E" w14:textId="77777777" w:rsidR="00D52A0C" w:rsidRPr="00D52A0C" w:rsidRDefault="00D52A0C" w:rsidP="00D52A0C">
            <w:pPr>
              <w:pStyle w:val="NoSpacing"/>
              <w:rPr>
                <w:sz w:val="20"/>
                <w:szCs w:val="20"/>
              </w:rPr>
            </w:pPr>
            <w:r w:rsidRPr="00D52A0C">
              <w:rPr>
                <w:rFonts w:cs="Segoe UI"/>
                <w:color w:val="0A0A0A"/>
                <w:sz w:val="20"/>
                <w:szCs w:val="20"/>
              </w:rPr>
              <w:t>Restrictive compliance &amp; legal gatekeeping; Politics &amp; working in silos</w:t>
            </w:r>
          </w:p>
        </w:tc>
        <w:tc>
          <w:tcPr>
            <w:tcW w:w="1701" w:type="dxa"/>
            <w:hideMark/>
          </w:tcPr>
          <w:p w14:paraId="424EA9B2" w14:textId="77777777" w:rsidR="00D52A0C" w:rsidRPr="00D52A0C" w:rsidRDefault="00D52A0C" w:rsidP="00D52A0C">
            <w:pPr>
              <w:pStyle w:val="NoSpacing"/>
              <w:rPr>
                <w:sz w:val="20"/>
                <w:szCs w:val="20"/>
              </w:rPr>
            </w:pPr>
            <w:r w:rsidRPr="00D52A0C">
              <w:rPr>
                <w:rFonts w:cs="Segoe UI"/>
                <w:color w:val="0A0A0A"/>
                <w:sz w:val="20"/>
                <w:szCs w:val="20"/>
              </w:rPr>
              <w:t>Governance &amp; compliance</w:t>
            </w:r>
          </w:p>
        </w:tc>
        <w:tc>
          <w:tcPr>
            <w:tcW w:w="1676" w:type="dxa"/>
            <w:gridSpan w:val="2"/>
            <w:hideMark/>
          </w:tcPr>
          <w:p w14:paraId="5ED0FA56" w14:textId="77777777" w:rsidR="00D52A0C" w:rsidRPr="00D52A0C" w:rsidRDefault="00D52A0C" w:rsidP="00D52A0C">
            <w:pPr>
              <w:pStyle w:val="NoSpacing"/>
              <w:rPr>
                <w:sz w:val="20"/>
                <w:szCs w:val="20"/>
              </w:rPr>
            </w:pPr>
          </w:p>
        </w:tc>
      </w:tr>
      <w:tr w:rsidR="00D52A0C" w:rsidRPr="0059315C" w14:paraId="637E76E7" w14:textId="77777777" w:rsidTr="00B447E9">
        <w:trPr>
          <w:trHeight w:val="497"/>
        </w:trPr>
        <w:tc>
          <w:tcPr>
            <w:tcW w:w="6237" w:type="dxa"/>
            <w:hideMark/>
          </w:tcPr>
          <w:p w14:paraId="0A709884" w14:textId="77777777" w:rsidR="00D52A0C" w:rsidRPr="00D52A0C" w:rsidRDefault="00D52A0C" w:rsidP="00D52A0C">
            <w:pPr>
              <w:pStyle w:val="NoSpacing"/>
              <w:rPr>
                <w:sz w:val="20"/>
                <w:szCs w:val="20"/>
              </w:rPr>
            </w:pPr>
            <w:r w:rsidRPr="00D52A0C">
              <w:rPr>
                <w:rFonts w:cs="Segoe UI"/>
                <w:color w:val="0A0A0A"/>
                <w:sz w:val="20"/>
                <w:szCs w:val="20"/>
              </w:rPr>
              <w:t>Educating &amp; training; Experimenting with AI; Bringing people along; Providing clarity; Providing leadership backing; Championing AI</w:t>
            </w:r>
          </w:p>
        </w:tc>
        <w:tc>
          <w:tcPr>
            <w:tcW w:w="1701" w:type="dxa"/>
            <w:hideMark/>
          </w:tcPr>
          <w:p w14:paraId="1C97A545" w14:textId="77777777" w:rsidR="00D52A0C" w:rsidRPr="00D52A0C" w:rsidRDefault="00D52A0C" w:rsidP="00D52A0C">
            <w:pPr>
              <w:pStyle w:val="NoSpacing"/>
              <w:rPr>
                <w:sz w:val="20"/>
                <w:szCs w:val="20"/>
              </w:rPr>
            </w:pPr>
            <w:r w:rsidRPr="00D52A0C">
              <w:rPr>
                <w:rFonts w:cs="Segoe UI"/>
                <w:color w:val="0A0A0A"/>
                <w:sz w:val="20"/>
                <w:szCs w:val="20"/>
              </w:rPr>
              <w:t>Reshaping conditions</w:t>
            </w:r>
          </w:p>
        </w:tc>
        <w:tc>
          <w:tcPr>
            <w:tcW w:w="1676" w:type="dxa"/>
            <w:gridSpan w:val="2"/>
            <w:hideMark/>
          </w:tcPr>
          <w:p w14:paraId="00AC0D14" w14:textId="6EAA2F6F" w:rsidR="00D52A0C" w:rsidRPr="00D52A0C" w:rsidRDefault="00D52A0C" w:rsidP="00D52A0C">
            <w:pPr>
              <w:pStyle w:val="NoSpacing"/>
              <w:rPr>
                <w:sz w:val="20"/>
                <w:szCs w:val="20"/>
              </w:rPr>
            </w:pPr>
          </w:p>
        </w:tc>
      </w:tr>
      <w:tr w:rsidR="00D52A0C" w:rsidRPr="0059315C" w14:paraId="22565A12" w14:textId="77777777" w:rsidTr="00B447E9">
        <w:trPr>
          <w:trHeight w:val="255"/>
        </w:trPr>
        <w:tc>
          <w:tcPr>
            <w:tcW w:w="6237" w:type="dxa"/>
            <w:hideMark/>
          </w:tcPr>
          <w:p w14:paraId="05A4766E" w14:textId="77777777" w:rsidR="00D52A0C" w:rsidRPr="00D52A0C" w:rsidRDefault="00D52A0C" w:rsidP="00D52A0C">
            <w:pPr>
              <w:pStyle w:val="NoSpacing"/>
              <w:rPr>
                <w:sz w:val="20"/>
                <w:szCs w:val="20"/>
                <w:lang w:val="en-US"/>
              </w:rPr>
            </w:pPr>
            <w:r w:rsidRPr="00D52A0C">
              <w:rPr>
                <w:rFonts w:cs="Segoe UI"/>
                <w:color w:val="0A0A0A"/>
                <w:sz w:val="20"/>
                <w:szCs w:val="20"/>
                <w:lang w:val="en-US"/>
              </w:rPr>
              <w:t>Leveraging data availability; Leveraging the right tooling; Leveraging an innovation culture</w:t>
            </w:r>
          </w:p>
        </w:tc>
        <w:tc>
          <w:tcPr>
            <w:tcW w:w="1701" w:type="dxa"/>
            <w:hideMark/>
          </w:tcPr>
          <w:p w14:paraId="1160183B" w14:textId="77777777" w:rsidR="00D52A0C" w:rsidRPr="00D52A0C" w:rsidRDefault="00D52A0C" w:rsidP="00D52A0C">
            <w:pPr>
              <w:pStyle w:val="NoSpacing"/>
              <w:rPr>
                <w:sz w:val="20"/>
                <w:szCs w:val="20"/>
              </w:rPr>
            </w:pPr>
            <w:r w:rsidRPr="00D52A0C">
              <w:rPr>
                <w:rFonts w:cs="Segoe UI"/>
                <w:color w:val="0A0A0A"/>
                <w:sz w:val="20"/>
                <w:szCs w:val="20"/>
              </w:rPr>
              <w:t>Leveraging conditions</w:t>
            </w:r>
          </w:p>
        </w:tc>
        <w:tc>
          <w:tcPr>
            <w:tcW w:w="1676" w:type="dxa"/>
            <w:gridSpan w:val="2"/>
            <w:hideMark/>
          </w:tcPr>
          <w:p w14:paraId="2E8E40BD" w14:textId="77777777" w:rsidR="00D52A0C" w:rsidRPr="00D52A0C" w:rsidRDefault="00D52A0C" w:rsidP="00D52A0C">
            <w:pPr>
              <w:pStyle w:val="NoSpacing"/>
              <w:rPr>
                <w:sz w:val="20"/>
                <w:szCs w:val="20"/>
              </w:rPr>
            </w:pPr>
          </w:p>
        </w:tc>
      </w:tr>
      <w:tr w:rsidR="00D52A0C" w:rsidRPr="0059315C" w14:paraId="5FFB6E6C" w14:textId="77777777" w:rsidTr="00B447E9">
        <w:trPr>
          <w:trHeight w:val="255"/>
        </w:trPr>
        <w:tc>
          <w:tcPr>
            <w:tcW w:w="6237" w:type="dxa"/>
            <w:hideMark/>
          </w:tcPr>
          <w:p w14:paraId="65CA1BFC" w14:textId="77777777" w:rsidR="00D52A0C" w:rsidRPr="00D52A0C" w:rsidRDefault="00D52A0C" w:rsidP="00D52A0C">
            <w:pPr>
              <w:pStyle w:val="NoSpacing"/>
              <w:rPr>
                <w:sz w:val="20"/>
                <w:szCs w:val="20"/>
              </w:rPr>
            </w:pPr>
            <w:r w:rsidRPr="00D52A0C">
              <w:rPr>
                <w:rFonts w:cs="Segoe UI"/>
                <w:color w:val="0A0A0A"/>
                <w:sz w:val="20"/>
                <w:szCs w:val="20"/>
              </w:rPr>
              <w:t>Leveraging external experts &amp; vendors; Navigating resistance; Navigating restrictive governance</w:t>
            </w:r>
          </w:p>
        </w:tc>
        <w:tc>
          <w:tcPr>
            <w:tcW w:w="1701" w:type="dxa"/>
            <w:hideMark/>
          </w:tcPr>
          <w:p w14:paraId="15A07C46" w14:textId="77777777" w:rsidR="00D52A0C" w:rsidRPr="00D52A0C" w:rsidRDefault="00D52A0C" w:rsidP="00D52A0C">
            <w:pPr>
              <w:pStyle w:val="NoSpacing"/>
              <w:rPr>
                <w:sz w:val="20"/>
                <w:szCs w:val="20"/>
              </w:rPr>
            </w:pPr>
            <w:r w:rsidRPr="00D52A0C">
              <w:rPr>
                <w:rFonts w:cs="Segoe UI"/>
                <w:color w:val="0A0A0A"/>
                <w:sz w:val="20"/>
                <w:szCs w:val="20"/>
              </w:rPr>
              <w:t>Navigating constraints</w:t>
            </w:r>
          </w:p>
        </w:tc>
        <w:tc>
          <w:tcPr>
            <w:tcW w:w="1676" w:type="dxa"/>
            <w:gridSpan w:val="2"/>
            <w:hideMark/>
          </w:tcPr>
          <w:p w14:paraId="48CC4838" w14:textId="77777777" w:rsidR="00D52A0C" w:rsidRPr="00D52A0C" w:rsidRDefault="00D52A0C" w:rsidP="00D52A0C">
            <w:pPr>
              <w:pStyle w:val="NoSpacing"/>
              <w:rPr>
                <w:sz w:val="20"/>
                <w:szCs w:val="20"/>
              </w:rPr>
            </w:pPr>
          </w:p>
        </w:tc>
      </w:tr>
      <w:tr w:rsidR="00D52A0C" w:rsidRPr="0059315C" w14:paraId="412C2EA9" w14:textId="77777777" w:rsidTr="00B447E9">
        <w:trPr>
          <w:trHeight w:val="510"/>
        </w:trPr>
        <w:tc>
          <w:tcPr>
            <w:tcW w:w="6237" w:type="dxa"/>
            <w:hideMark/>
          </w:tcPr>
          <w:p w14:paraId="4BC81C85" w14:textId="77777777" w:rsidR="00D52A0C" w:rsidRPr="00D52A0C" w:rsidRDefault="00D52A0C" w:rsidP="00D52A0C">
            <w:pPr>
              <w:pStyle w:val="NoSpacing"/>
              <w:rPr>
                <w:sz w:val="20"/>
                <w:szCs w:val="20"/>
              </w:rPr>
            </w:pPr>
            <w:r w:rsidRPr="00D52A0C">
              <w:rPr>
                <w:rFonts w:cs="Segoe UI"/>
                <w:color w:val="0A0A0A"/>
                <w:sz w:val="20"/>
                <w:szCs w:val="20"/>
              </w:rPr>
              <w:t>Generating insights; Creating &amp; validating content &amp; campaigns; Using generic agents; Automating processes; Deploying customer-facing agents</w:t>
            </w:r>
          </w:p>
        </w:tc>
        <w:tc>
          <w:tcPr>
            <w:tcW w:w="1701" w:type="dxa"/>
            <w:hideMark/>
          </w:tcPr>
          <w:p w14:paraId="56FAFABF" w14:textId="77777777" w:rsidR="00D52A0C" w:rsidRPr="00D52A0C" w:rsidRDefault="00D52A0C" w:rsidP="00D52A0C">
            <w:pPr>
              <w:pStyle w:val="NoSpacing"/>
              <w:rPr>
                <w:sz w:val="20"/>
                <w:szCs w:val="20"/>
              </w:rPr>
            </w:pPr>
            <w:r w:rsidRPr="00D52A0C">
              <w:rPr>
                <w:rFonts w:cs="Segoe UI"/>
                <w:color w:val="0A0A0A"/>
                <w:sz w:val="20"/>
                <w:szCs w:val="20"/>
              </w:rPr>
              <w:t>Applying use cases</w:t>
            </w:r>
          </w:p>
        </w:tc>
        <w:tc>
          <w:tcPr>
            <w:tcW w:w="1676" w:type="dxa"/>
            <w:gridSpan w:val="2"/>
            <w:hideMark/>
          </w:tcPr>
          <w:p w14:paraId="757268D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Applying agentic AI</w:t>
            </w:r>
          </w:p>
        </w:tc>
      </w:tr>
      <w:tr w:rsidR="00D52A0C" w:rsidRPr="0059315C" w14:paraId="1BEBBDF3" w14:textId="77777777" w:rsidTr="00B447E9">
        <w:trPr>
          <w:trHeight w:val="497"/>
        </w:trPr>
        <w:tc>
          <w:tcPr>
            <w:tcW w:w="6237" w:type="dxa"/>
            <w:hideMark/>
          </w:tcPr>
          <w:p w14:paraId="5706D24C" w14:textId="77777777" w:rsidR="00D52A0C" w:rsidRPr="00D52A0C" w:rsidRDefault="00D52A0C" w:rsidP="00D52A0C">
            <w:pPr>
              <w:pStyle w:val="NoSpacing"/>
              <w:rPr>
                <w:sz w:val="20"/>
                <w:szCs w:val="20"/>
              </w:rPr>
            </w:pPr>
            <w:r w:rsidRPr="00D52A0C">
              <w:rPr>
                <w:rFonts w:cs="Segoe UI"/>
                <w:color w:val="0A0A0A"/>
                <w:sz w:val="20"/>
                <w:szCs w:val="20"/>
              </w:rPr>
              <w:t>Leveraging tool calling; Personalizing agents</w:t>
            </w:r>
          </w:p>
        </w:tc>
        <w:tc>
          <w:tcPr>
            <w:tcW w:w="1701" w:type="dxa"/>
            <w:hideMark/>
          </w:tcPr>
          <w:p w14:paraId="3BBEA3B2" w14:textId="77777777" w:rsidR="00D52A0C" w:rsidRPr="00D52A0C" w:rsidRDefault="00D52A0C" w:rsidP="00D52A0C">
            <w:pPr>
              <w:pStyle w:val="NoSpacing"/>
              <w:rPr>
                <w:sz w:val="20"/>
                <w:szCs w:val="20"/>
              </w:rPr>
            </w:pPr>
            <w:r w:rsidRPr="00D52A0C">
              <w:rPr>
                <w:rFonts w:cs="Segoe UI"/>
                <w:color w:val="0A0A0A"/>
                <w:sz w:val="20"/>
                <w:szCs w:val="20"/>
              </w:rPr>
              <w:t>Leveraging usage strategies</w:t>
            </w:r>
          </w:p>
        </w:tc>
        <w:tc>
          <w:tcPr>
            <w:tcW w:w="1676" w:type="dxa"/>
            <w:gridSpan w:val="2"/>
            <w:hideMark/>
          </w:tcPr>
          <w:p w14:paraId="1B9AC7B2" w14:textId="77777777" w:rsidR="00D52A0C" w:rsidRPr="00D52A0C" w:rsidRDefault="00D52A0C" w:rsidP="00D52A0C">
            <w:pPr>
              <w:pStyle w:val="NoSpacing"/>
              <w:rPr>
                <w:sz w:val="20"/>
                <w:szCs w:val="20"/>
              </w:rPr>
            </w:pPr>
          </w:p>
        </w:tc>
      </w:tr>
      <w:tr w:rsidR="00D52A0C" w:rsidRPr="0059315C" w14:paraId="13C9ACB6" w14:textId="77777777" w:rsidTr="00B447E9">
        <w:trPr>
          <w:trHeight w:val="497"/>
        </w:trPr>
        <w:tc>
          <w:tcPr>
            <w:tcW w:w="6237" w:type="dxa"/>
            <w:hideMark/>
          </w:tcPr>
          <w:p w14:paraId="3DE2D54A" w14:textId="77777777" w:rsidR="00D52A0C" w:rsidRPr="00D52A0C" w:rsidRDefault="00D52A0C" w:rsidP="00D52A0C">
            <w:pPr>
              <w:pStyle w:val="NoSpacing"/>
              <w:rPr>
                <w:sz w:val="20"/>
                <w:szCs w:val="20"/>
              </w:rPr>
            </w:pPr>
            <w:r w:rsidRPr="00D52A0C">
              <w:rPr>
                <w:rFonts w:cs="Segoe UI"/>
                <w:color w:val="0A0A0A"/>
                <w:sz w:val="20"/>
                <w:szCs w:val="20"/>
              </w:rPr>
              <w:t>Gaining efficiency &amp; speed; Gaining scale; Extending the personal skillset; Improving quality of output</w:t>
            </w:r>
          </w:p>
        </w:tc>
        <w:tc>
          <w:tcPr>
            <w:tcW w:w="1701" w:type="dxa"/>
            <w:hideMark/>
          </w:tcPr>
          <w:p w14:paraId="421D52B2" w14:textId="77777777" w:rsidR="00D52A0C" w:rsidRPr="00D52A0C" w:rsidRDefault="00D52A0C" w:rsidP="00D52A0C">
            <w:pPr>
              <w:pStyle w:val="NoSpacing"/>
              <w:rPr>
                <w:sz w:val="20"/>
                <w:szCs w:val="20"/>
              </w:rPr>
            </w:pPr>
            <w:r w:rsidRPr="00D52A0C">
              <w:rPr>
                <w:rFonts w:cs="Segoe UI"/>
                <w:color w:val="0A0A0A"/>
                <w:sz w:val="20"/>
                <w:szCs w:val="20"/>
              </w:rPr>
              <w:t>Gaining benefits</w:t>
            </w:r>
          </w:p>
        </w:tc>
        <w:tc>
          <w:tcPr>
            <w:tcW w:w="1676" w:type="dxa"/>
            <w:gridSpan w:val="2"/>
            <w:hideMark/>
          </w:tcPr>
          <w:p w14:paraId="79FA563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Value outcomes</w:t>
            </w:r>
          </w:p>
        </w:tc>
      </w:tr>
      <w:tr w:rsidR="00D52A0C" w:rsidRPr="0059315C" w14:paraId="1AD9B5BA" w14:textId="77777777" w:rsidTr="00B447E9">
        <w:trPr>
          <w:trHeight w:val="255"/>
        </w:trPr>
        <w:tc>
          <w:tcPr>
            <w:tcW w:w="6237" w:type="dxa"/>
            <w:hideMark/>
          </w:tcPr>
          <w:p w14:paraId="3AF36F00" w14:textId="77777777" w:rsidR="00D52A0C" w:rsidRPr="00D52A0C" w:rsidRDefault="00D52A0C" w:rsidP="00D52A0C">
            <w:pPr>
              <w:pStyle w:val="NoSpacing"/>
              <w:rPr>
                <w:sz w:val="20"/>
                <w:szCs w:val="20"/>
              </w:rPr>
            </w:pPr>
            <w:r w:rsidRPr="00D52A0C">
              <w:rPr>
                <w:rFonts w:cs="Segoe UI"/>
                <w:color w:val="0A0A0A"/>
                <w:sz w:val="20"/>
                <w:szCs w:val="20"/>
              </w:rPr>
              <w:lastRenderedPageBreak/>
              <w:t>Incurring financial costs; Displacing jobs</w:t>
            </w:r>
          </w:p>
        </w:tc>
        <w:tc>
          <w:tcPr>
            <w:tcW w:w="1701" w:type="dxa"/>
            <w:hideMark/>
          </w:tcPr>
          <w:p w14:paraId="27F62546" w14:textId="77777777" w:rsidR="00D52A0C" w:rsidRPr="00D52A0C" w:rsidRDefault="00D52A0C" w:rsidP="00D52A0C">
            <w:pPr>
              <w:pStyle w:val="NoSpacing"/>
              <w:rPr>
                <w:sz w:val="20"/>
                <w:szCs w:val="20"/>
              </w:rPr>
            </w:pPr>
            <w:r w:rsidRPr="00D52A0C">
              <w:rPr>
                <w:rFonts w:cs="Segoe UI"/>
                <w:color w:val="0A0A0A"/>
                <w:sz w:val="20"/>
                <w:szCs w:val="20"/>
              </w:rPr>
              <w:t>Making sacrifices</w:t>
            </w:r>
          </w:p>
        </w:tc>
        <w:tc>
          <w:tcPr>
            <w:tcW w:w="1676" w:type="dxa"/>
            <w:gridSpan w:val="2"/>
            <w:hideMark/>
          </w:tcPr>
          <w:p w14:paraId="2900B2D7" w14:textId="77777777" w:rsidR="00D52A0C" w:rsidRPr="00D52A0C" w:rsidRDefault="00D52A0C" w:rsidP="00D52A0C">
            <w:pPr>
              <w:pStyle w:val="NoSpacing"/>
              <w:rPr>
                <w:sz w:val="20"/>
                <w:szCs w:val="20"/>
              </w:rPr>
            </w:pPr>
          </w:p>
        </w:tc>
      </w:tr>
      <w:tr w:rsidR="00D52A0C" w:rsidRPr="0059315C" w14:paraId="27CF49A5" w14:textId="77777777" w:rsidTr="00B447E9">
        <w:trPr>
          <w:trHeight w:val="255"/>
        </w:trPr>
        <w:tc>
          <w:tcPr>
            <w:tcW w:w="6237" w:type="dxa"/>
            <w:tcBorders>
              <w:bottom w:val="single" w:sz="8" w:space="0" w:color="auto"/>
            </w:tcBorders>
            <w:hideMark/>
          </w:tcPr>
          <w:p w14:paraId="2D1D6F52" w14:textId="77777777" w:rsidR="00D52A0C" w:rsidRPr="00D52A0C" w:rsidRDefault="00D52A0C" w:rsidP="00D52A0C">
            <w:pPr>
              <w:pStyle w:val="NoSpacing"/>
              <w:rPr>
                <w:sz w:val="20"/>
                <w:szCs w:val="20"/>
              </w:rPr>
            </w:pPr>
            <w:r w:rsidRPr="00D52A0C">
              <w:rPr>
                <w:rFonts w:cs="Segoe UI"/>
                <w:color w:val="0A0A0A"/>
                <w:sz w:val="20"/>
                <w:szCs w:val="20"/>
              </w:rPr>
              <w:t>Risking hallucination; Risking security &amp; privacy violations; Risking brand degradation</w:t>
            </w:r>
          </w:p>
        </w:tc>
        <w:tc>
          <w:tcPr>
            <w:tcW w:w="1701" w:type="dxa"/>
            <w:tcBorders>
              <w:bottom w:val="single" w:sz="8" w:space="0" w:color="auto"/>
            </w:tcBorders>
            <w:hideMark/>
          </w:tcPr>
          <w:p w14:paraId="5D4472F5" w14:textId="77777777" w:rsidR="00D52A0C" w:rsidRPr="00D52A0C" w:rsidRDefault="00D52A0C" w:rsidP="00D52A0C">
            <w:pPr>
              <w:pStyle w:val="NoSpacing"/>
              <w:rPr>
                <w:sz w:val="20"/>
                <w:szCs w:val="20"/>
              </w:rPr>
            </w:pPr>
            <w:r w:rsidRPr="00D52A0C">
              <w:rPr>
                <w:rFonts w:cs="Segoe UI"/>
                <w:color w:val="0A0A0A"/>
                <w:sz w:val="20"/>
                <w:szCs w:val="20"/>
              </w:rPr>
              <w:t>Facing risks</w:t>
            </w:r>
          </w:p>
        </w:tc>
        <w:tc>
          <w:tcPr>
            <w:tcW w:w="1676" w:type="dxa"/>
            <w:gridSpan w:val="2"/>
            <w:tcBorders>
              <w:bottom w:val="single" w:sz="8" w:space="0" w:color="auto"/>
            </w:tcBorders>
            <w:hideMark/>
          </w:tcPr>
          <w:p w14:paraId="25FAF680" w14:textId="77777777" w:rsidR="00D52A0C" w:rsidRPr="00D52A0C" w:rsidRDefault="00D52A0C" w:rsidP="00D52A0C">
            <w:pPr>
              <w:pStyle w:val="NoSpacing"/>
              <w:rPr>
                <w:sz w:val="20"/>
                <w:szCs w:val="20"/>
              </w:rPr>
            </w:pPr>
          </w:p>
        </w:tc>
      </w:tr>
    </w:tbl>
    <w:p w14:paraId="07E1654C" w14:textId="77777777" w:rsidR="00D52A0C" w:rsidRDefault="00D52A0C" w:rsidP="00EB5DFF">
      <w:pPr>
        <w:ind w:firstLine="0"/>
      </w:pPr>
    </w:p>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34" w:name="_Toc231935243"/>
      <w:r>
        <w:lastRenderedPageBreak/>
        <w:t xml:space="preserve">4. </w:t>
      </w:r>
      <w:r>
        <w:tab/>
        <w:t>Findings</w:t>
      </w:r>
      <w:bookmarkEnd w:id="134"/>
    </w:p>
    <w:p w14:paraId="46DEC873" w14:textId="5BE7EE71" w:rsidR="00EB5DFF" w:rsidRDefault="00EB5DFF" w:rsidP="00717BA1">
      <w:r w:rsidRPr="6E19D5D5">
        <w:rPr>
          <w:lang w:val="en-US"/>
        </w:rPr>
        <w:t xml:space="preserve">The findings indicate a wide range of applications and use cases of agentic AI in marketing. Additionally, a clear pattern of managerial behaviors </w:t>
      </w:r>
      <w:del w:id="135" w:author="Beninger, Stefanie" w:date="2026-06-13T14:06:00Z" w16du:dateUtc="2026-06-13T12:06:00Z">
        <w:r w:rsidRPr="6E19D5D5" w:rsidDel="00A257D8">
          <w:rPr>
            <w:lang w:val="en-US"/>
          </w:rPr>
          <w:delText xml:space="preserve">is identified </w:delText>
        </w:r>
      </w:del>
      <w:ins w:id="136" w:author="Beninger, Stefanie" w:date="2026-06-13T14:06:00Z" w16du:dateUtc="2026-06-13T12:06:00Z">
        <w:r w:rsidR="00A257D8">
          <w:rPr>
            <w:lang w:val="en-US"/>
          </w:rPr>
          <w:t xml:space="preserve">emerged </w:t>
        </w:r>
      </w:ins>
      <w:r w:rsidRPr="6E19D5D5">
        <w:rPr>
          <w:lang w:val="en-US"/>
        </w:rPr>
        <w:t xml:space="preserve">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345ECD05" w14:textId="77629FF5" w:rsidR="00EB5DFF" w:rsidRDefault="00EB5DFF" w:rsidP="004B09DF">
      <w:pPr>
        <w:rPr>
          <w:b/>
          <w:bCs/>
        </w:rPr>
      </w:pPr>
      <w:commentRangeStart w:id="137"/>
      <w:r w:rsidRPr="6E19D5D5">
        <w:rPr>
          <w:lang w:val="en-US"/>
        </w:rPr>
        <w:t>Below</w:t>
      </w:r>
      <w:ins w:id="138" w:author="Beninger, Stefanie" w:date="2026-06-10T11:41:00Z" w16du:dateUtc="2026-06-10T11:41:56Z">
        <w:r w:rsidR="4C720022" w:rsidRPr="6E19D5D5">
          <w:rPr>
            <w:lang w:val="en-US"/>
          </w:rPr>
          <w:t>,</w:t>
        </w:r>
      </w:ins>
      <w:r w:rsidRPr="6E19D5D5">
        <w:rPr>
          <w:lang w:val="en-US"/>
        </w:rPr>
        <w:t xml:space="preserve"> we first describe the impulse for change that marketing managers </w:t>
      </w:r>
      <w:commentRangeStart w:id="139"/>
      <w:r w:rsidRPr="6E19D5D5">
        <w:rPr>
          <w:lang w:val="en-US"/>
        </w:rPr>
        <w:t xml:space="preserve">might </w:t>
      </w:r>
      <w:commentRangeEnd w:id="139"/>
      <w:r w:rsidR="00556081" w:rsidRPr="6E19D5D5">
        <w:rPr>
          <w:rStyle w:val="CommentReference"/>
          <w:sz w:val="22"/>
          <w:szCs w:val="22"/>
          <w:lang w:val="en-US"/>
        </w:rPr>
        <w:commentReference w:id="139"/>
      </w:r>
      <w:r w:rsidRPr="6E19D5D5">
        <w:rPr>
          <w:lang w:val="en-US"/>
        </w:rPr>
        <w:t>experience. From there</w:t>
      </w:r>
      <w:r w:rsidR="008E0687">
        <w:rPr>
          <w:lang w:val="en-US"/>
        </w:rPr>
        <w:t>, we note how they affect the process of change,</w:t>
      </w:r>
      <w:r w:rsidRPr="6E19D5D5">
        <w:rPr>
          <w:lang w:val="en-US"/>
        </w:rPr>
        <w:t xml:space="preserve"> creating the organizational conditions for the implementation and adoption of agentic AI. Furthermore, we </w:t>
      </w:r>
      <w:r w:rsidR="00020513">
        <w:rPr>
          <w:lang w:val="en-US"/>
        </w:rPr>
        <w:t>describe the obstacles marketing managers might experience</w:t>
      </w:r>
      <w:r w:rsidRPr="6E19D5D5">
        <w:rPr>
          <w:lang w:val="en-US"/>
        </w:rPr>
        <w:t xml:space="preserve">. </w:t>
      </w:r>
      <w:r w:rsidR="008E0687">
        <w:rPr>
          <w:lang w:val="en-US"/>
        </w:rPr>
        <w:t>Afterward, we note how agentic AI is adopted,</w:t>
      </w:r>
      <w:r w:rsidRPr="6E19D5D5">
        <w:rPr>
          <w:lang w:val="en-US"/>
        </w:rPr>
        <w:t xml:space="preserve"> including the use cases supported by agentic systems and the key leveraged features. As the last element of the chain</w:t>
      </w:r>
      <w:r w:rsidR="00020513">
        <w:rPr>
          <w:lang w:val="en-US"/>
        </w:rPr>
        <w:t>,</w:t>
      </w:r>
      <w:r w:rsidRPr="6E19D5D5">
        <w:rPr>
          <w:lang w:val="en-US"/>
        </w:rPr>
        <w:t xml:space="preserve"> we describe the outcomes in terms of the value that the agentic AI system has brought. We describe these outcomes from </w:t>
      </w:r>
      <w:r w:rsidR="00563E6C">
        <w:rPr>
          <w:lang w:val="en-US"/>
        </w:rPr>
        <w:t>both positive and negative perspectives, outlining</w:t>
      </w:r>
      <w:r w:rsidRPr="6E19D5D5">
        <w:rPr>
          <w:lang w:val="en-US"/>
        </w:rPr>
        <w:t xml:space="preserve"> benefits, sacrifices, and risks. </w:t>
      </w:r>
      <w:commentRangeEnd w:id="137"/>
      <w:r w:rsidR="00410E21">
        <w:rPr>
          <w:rStyle w:val="CommentReference"/>
          <w:sz w:val="22"/>
          <w:szCs w:val="22"/>
        </w:rPr>
        <w:commentReference w:id="137"/>
      </w:r>
      <w:r>
        <w:br w:type="page"/>
      </w:r>
    </w:p>
    <w:p w14:paraId="33EC1162" w14:textId="77777777" w:rsidR="00EB5DFF" w:rsidRDefault="00EB5DFF" w:rsidP="00EB5DFF">
      <w:pPr>
        <w:spacing w:after="200"/>
        <w:ind w:firstLine="0"/>
        <w:rPr>
          <w:b/>
          <w:bCs/>
        </w:rPr>
      </w:pPr>
      <w:r>
        <w:rPr>
          <w:b/>
          <w:bCs/>
        </w:rPr>
        <w:lastRenderedPageBreak/>
        <w:t>Figure 1.</w:t>
      </w:r>
    </w:p>
    <w:p w14:paraId="44A032A4" w14:textId="133C4420" w:rsidR="00EB5DFF" w:rsidRDefault="00EB5DFF" w:rsidP="00EB5DFF">
      <w:pPr>
        <w:ind w:firstLine="0"/>
      </w:pPr>
      <w:bookmarkStart w:id="140" w:name="_2wlwvpj75lya"/>
      <w:bookmarkEnd w:id="140"/>
      <w:r w:rsidRPr="6E19D5D5">
        <w:rPr>
          <w:i/>
          <w:iCs/>
          <w:lang w:val="en-US"/>
        </w:rPr>
        <w:t xml:space="preserve">How managerial interventions drive value creation using agentic AI. </w:t>
      </w:r>
      <w:commentRangeStart w:id="141"/>
      <w:r w:rsidR="00C23C45" w:rsidRPr="00C23C45">
        <w:rPr>
          <w:noProof/>
        </w:rPr>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commentRangeEnd w:id="141"/>
      <w:r w:rsidR="005F7FB8">
        <w:rPr>
          <w:rStyle w:val="CommentReference"/>
          <w:sz w:val="22"/>
          <w:szCs w:val="22"/>
        </w:rPr>
        <w:commentReference w:id="141"/>
      </w:r>
    </w:p>
    <w:p w14:paraId="50C38570" w14:textId="1E726E9E" w:rsidR="00EB5DFF" w:rsidRDefault="00EB5DFF" w:rsidP="00EB5DFF">
      <w:pPr>
        <w:pStyle w:val="Heading2"/>
      </w:pPr>
      <w:bookmarkStart w:id="142" w:name="_Toc231935244"/>
      <w:r>
        <w:t>4.1</w:t>
      </w:r>
      <w:r>
        <w:tab/>
        <w:t>Observing</w:t>
      </w:r>
      <w:bookmarkEnd w:id="142"/>
      <w:r w:rsidR="00B13535">
        <w:t xml:space="preserve"> external conditions</w:t>
      </w:r>
    </w:p>
    <w:p w14:paraId="77E2EB95" w14:textId="59F2BE0D"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 xml:space="preserve">identified </w:t>
      </w:r>
      <w:r w:rsidR="003E1BA2">
        <w:rPr>
          <w:lang w:val="en-US"/>
        </w:rPr>
        <w:t>two</w:t>
      </w:r>
      <w:r w:rsidR="009B74C3">
        <w:rPr>
          <w:lang w:val="en-US"/>
        </w:rPr>
        <w:t xml:space="preserve"> key categories of external conditions that sparked change: the progression of AI itself</w:t>
      </w:r>
      <w:r w:rsidR="003E1BA2">
        <w:rPr>
          <w:lang w:val="en-US"/>
        </w:rPr>
        <w:t xml:space="preserve"> and</w:t>
      </w:r>
      <w:r w:rsidR="009B74C3">
        <w:rPr>
          <w:lang w:val="en-US"/>
        </w:rPr>
        <w:t xml:space="preserve"> market pressures</w:t>
      </w:r>
      <w:r w:rsidRPr="6E19D5D5">
        <w:rPr>
          <w:lang w:val="en-US"/>
        </w:rPr>
        <w:t>.</w:t>
      </w:r>
    </w:p>
    <w:p w14:paraId="5774A16C" w14:textId="197F5E0E" w:rsidR="00EB5DFF" w:rsidRDefault="00EB5DFF" w:rsidP="00EB5DFF">
      <w:r w:rsidRPr="6E19D5D5">
        <w:rPr>
          <w:lang w:val="en-US"/>
        </w:rPr>
        <w:t xml:space="preserve">This </w:t>
      </w:r>
      <w:r w:rsidR="00CC0F5F">
        <w:rPr>
          <w:lang w:val="en-US"/>
        </w:rPr>
        <w:t xml:space="preserve">observation process typically leads both </w:t>
      </w:r>
      <w:commentRangeStart w:id="143"/>
      <w:ins w:id="144" w:author="Beninger, Stefanie" w:date="2026-06-13T14:10:00Z" w16du:dateUtc="2026-06-13T12:10:00Z">
        <w:r w:rsidR="0042223C">
          <w:rPr>
            <w:lang w:val="en-US"/>
          </w:rPr>
          <w:t>m</w:t>
        </w:r>
      </w:ins>
      <w:del w:id="145" w:author="Beninger, Stefanie" w:date="2026-06-13T14:10:00Z" w16du:dateUtc="2026-06-13T12:10:00Z">
        <w:r w:rsidR="00CC0F5F" w:rsidDel="0042223C">
          <w:rPr>
            <w:lang w:val="en-US"/>
          </w:rPr>
          <w:delText>M</w:delText>
        </w:r>
      </w:del>
      <w:r w:rsidR="00CC0F5F">
        <w:rPr>
          <w:lang w:val="en-US"/>
        </w:rPr>
        <w:t>arketing</w:t>
      </w:r>
      <w:commentRangeEnd w:id="143"/>
      <w:r w:rsidR="0042223C">
        <w:rPr>
          <w:rStyle w:val="CommentReference"/>
          <w:sz w:val="22"/>
          <w:szCs w:val="22"/>
          <w:lang w:val="en-US"/>
        </w:rPr>
        <w:commentReference w:id="143"/>
      </w:r>
      <w:r w:rsidR="00CC0F5F">
        <w:rPr>
          <w:lang w:val="en-US"/>
        </w:rPr>
        <w:t xml:space="preserve">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p>
    <w:p w14:paraId="6E5F43CC" w14:textId="77777777" w:rsidR="00EB5DFF" w:rsidRDefault="00EB5DFF" w:rsidP="00EB5DFF">
      <w:pPr>
        <w:pStyle w:val="Heading3"/>
      </w:pPr>
      <w:bookmarkStart w:id="146" w:name="_cel1ujnps8"/>
      <w:bookmarkEnd w:id="146"/>
      <w:r>
        <w:lastRenderedPageBreak/>
        <w:t>4.1.</w:t>
      </w:r>
      <w:commentRangeStart w:id="147"/>
      <w:r>
        <w:t>1</w:t>
      </w:r>
      <w:commentRangeEnd w:id="147"/>
      <w:r w:rsidR="00683DDC">
        <w:rPr>
          <w:rStyle w:val="CommentReference"/>
          <w:sz w:val="22"/>
          <w:szCs w:val="22"/>
        </w:rPr>
        <w:commentReference w:id="147"/>
      </w:r>
      <w:r>
        <w:tab/>
        <w:t xml:space="preserve">AI </w:t>
      </w:r>
      <w:commentRangeStart w:id="148"/>
      <w:r>
        <w:t>progression</w:t>
      </w:r>
      <w:commentRangeEnd w:id="148"/>
      <w:r w:rsidR="00683DDC">
        <w:rPr>
          <w:rStyle w:val="CommentReference"/>
          <w:sz w:val="22"/>
          <w:szCs w:val="22"/>
        </w:rPr>
        <w:commentReference w:id="148"/>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149"/>
      <w:r w:rsidR="1B51B234" w:rsidRPr="205B8843">
        <w:rPr>
          <w:lang w:val="en-US"/>
        </w:rPr>
        <w:t>,</w:t>
      </w:r>
      <w:commentRangeEnd w:id="149"/>
      <w:r w:rsidR="00683DDC">
        <w:rPr>
          <w:rStyle w:val="CommentReference"/>
          <w:sz w:val="22"/>
          <w:szCs w:val="22"/>
          <w:lang w:val="en-US"/>
        </w:rPr>
        <w:commentReference w:id="149"/>
      </w:r>
    </w:p>
    <w:p w14:paraId="4A91BB33" w14:textId="0F38E55C" w:rsidR="00EB5DFF" w:rsidRDefault="00EB5DFF" w:rsidP="003A34E9">
      <w:pPr>
        <w:pStyle w:val="Quote"/>
      </w:pPr>
      <w:r w:rsidRPr="205B8843">
        <w:t xml:space="preserve">People call things agents that you could debate and say, “I don’t know, is that really an agent? How </w:t>
      </w:r>
      <w:commentRangeStart w:id="150"/>
      <w:commentRangeStart w:id="151"/>
      <w:r w:rsidRPr="205B8843">
        <w:t>agentic</w:t>
      </w:r>
      <w:commentRangeEnd w:id="150"/>
      <w:r w:rsidR="00683DDC" w:rsidRPr="205B8843">
        <w:rPr>
          <w:rStyle w:val="CommentReference"/>
          <w:sz w:val="22"/>
          <w:szCs w:val="22"/>
        </w:rPr>
        <w:commentReference w:id="150"/>
      </w:r>
      <w:commentRangeEnd w:id="151"/>
      <w:r w:rsidRPr="205B8843">
        <w:rPr>
          <w:rStyle w:val="CommentReference"/>
          <w:sz w:val="22"/>
          <w:szCs w:val="22"/>
        </w:rPr>
        <w:commentReference w:id="151"/>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5954687D"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ins w:id="152" w:author="Beninger, Stefanie" w:date="2026-06-13T14:11:00Z" w16du:dateUtc="2026-06-13T12:11:00Z">
        <w:r w:rsidR="003F7603">
          <w:rPr>
            <w:lang w:val="en-US"/>
          </w:rPr>
          <w:t>. The intervie</w:t>
        </w:r>
      </w:ins>
      <w:ins w:id="153" w:author="Beninger, Stefanie" w:date="2026-06-13T14:12:00Z" w16du:dateUtc="2026-06-13T12:12:00Z">
        <w:r w:rsidR="003F7603">
          <w:rPr>
            <w:lang w:val="en-US"/>
          </w:rPr>
          <w:t>wee</w:t>
        </w:r>
      </w:ins>
      <w:ins w:id="154" w:author="Beninger, Stefanie" w:date="2026-06-13T14:11:00Z" w16du:dateUtc="2026-06-13T12:11:00Z">
        <w:r w:rsidR="003F7603">
          <w:rPr>
            <w:lang w:val="en-US"/>
          </w:rPr>
          <w:t xml:space="preserve"> said,</w:t>
        </w:r>
      </w:ins>
      <w:commentRangeStart w:id="155"/>
      <w:commentRangeStart w:id="156"/>
      <w:del w:id="157" w:author="Beninger, Stefanie" w:date="2026-06-13T14:11:00Z" w16du:dateUtc="2026-06-13T12:11:00Z">
        <w:r w:rsidR="006E3687" w:rsidDel="003F7603">
          <w:rPr>
            <w:lang w:val="en-US"/>
          </w:rPr>
          <w:delText>,</w:delText>
        </w:r>
      </w:del>
      <w:commentRangeEnd w:id="155"/>
      <w:r w:rsidR="00683DDC">
        <w:rPr>
          <w:rStyle w:val="CommentReference"/>
          <w:sz w:val="22"/>
          <w:szCs w:val="22"/>
        </w:rPr>
        <w:commentReference w:id="155"/>
      </w:r>
      <w:commentRangeEnd w:id="156"/>
      <w:r w:rsidR="003F7603">
        <w:rPr>
          <w:rStyle w:val="CommentReference"/>
          <w:sz w:val="22"/>
          <w:szCs w:val="22"/>
        </w:rPr>
        <w:commentReference w:id="156"/>
      </w:r>
    </w:p>
    <w:p w14:paraId="26426F3C" w14:textId="77777777" w:rsidR="00EB5DFF" w:rsidRDefault="00EB5DFF" w:rsidP="003A34E9">
      <w:pPr>
        <w:pStyle w:val="Quote"/>
      </w:pPr>
      <w:r w:rsidRPr="205B8843">
        <w:t xml:space="preserve">It goes so fast that they get overwhelmed. I think a lot of people feel that they’re drowning. I think I told you, last year that I made a conscious decision </w:t>
      </w:r>
      <w:r w:rsidRPr="205B8843">
        <w:lastRenderedPageBreak/>
        <w:t>not to be an expert in all the models, but in the way you implement these because you can’t keep up.</w:t>
      </w:r>
    </w:p>
    <w:p w14:paraId="17B93610" w14:textId="781C94ED" w:rsidR="00D27FE7" w:rsidRPr="00D27FE7" w:rsidRDefault="00D27FE7" w:rsidP="00D27FE7">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5DB212CF" w14:textId="77777777" w:rsidR="00EB5DFF" w:rsidRDefault="00EB5DFF" w:rsidP="00D27FE7">
      <w:pPr>
        <w:pStyle w:val="Heading3"/>
      </w:pPr>
      <w:bookmarkStart w:id="158" w:name="_7alih1d45osl"/>
      <w:bookmarkEnd w:id="158"/>
      <w:r>
        <w:t>4.1.2</w:t>
      </w:r>
      <w:r>
        <w:tab/>
        <w:t xml:space="preserve">Market </w:t>
      </w:r>
      <w:commentRangeStart w:id="159"/>
      <w:r>
        <w:t>pressure</w:t>
      </w:r>
      <w:commentRangeEnd w:id="159"/>
      <w:r w:rsidR="00683DDC">
        <w:rPr>
          <w:rStyle w:val="CommentReference"/>
          <w:sz w:val="22"/>
          <w:szCs w:val="22"/>
        </w:rPr>
        <w:commentReference w:id="159"/>
      </w:r>
    </w:p>
    <w:p w14:paraId="7357D49F" w14:textId="43271F45"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160"/>
      <w:r w:rsidRPr="5F622639">
        <w:rPr>
          <w:lang w:val="en-US"/>
        </w:rPr>
        <w:t xml:space="preserve">“to get to parity in the present with what they’re saying they can do”, </w:t>
      </w:r>
      <w:commentRangeEnd w:id="160"/>
      <w:r w:rsidR="00683DDC" w:rsidRPr="5F622639">
        <w:rPr>
          <w:rStyle w:val="CommentReference"/>
          <w:sz w:val="22"/>
          <w:szCs w:val="22"/>
          <w:lang w:val="en-US"/>
        </w:rPr>
        <w:commentReference w:id="160"/>
      </w:r>
      <w:r w:rsidRPr="5F622639">
        <w:rPr>
          <w:lang w:val="en-US"/>
        </w:rPr>
        <w:t xml:space="preserve">to ensure “speed to market” and “staying competitive”. Interviewee 13 </w:t>
      </w:r>
      <w:r w:rsidR="00D80B91">
        <w:rPr>
          <w:lang w:val="en-US"/>
        </w:rPr>
        <w:t xml:space="preserve">noted the value of </w:t>
      </w:r>
      <w:r w:rsidR="003D76A8">
        <w:rPr>
          <w:lang w:val="en-US"/>
        </w:rPr>
        <w:t>learning</w:t>
      </w:r>
      <w:r w:rsidRPr="5F622639">
        <w:rPr>
          <w:lang w:val="en-US"/>
        </w:rPr>
        <w:t xml:space="preserve"> from competitors</w:t>
      </w:r>
      <w:r w:rsidR="183799C6" w:rsidRPr="5F622639">
        <w:rPr>
          <w:lang w:val="en-US"/>
        </w:rPr>
        <w:t>,</w:t>
      </w:r>
    </w:p>
    <w:p w14:paraId="0B84C84F" w14:textId="35A4C35E" w:rsidR="00EB5DFF" w:rsidRDefault="00EB5DFF" w:rsidP="003A34E9">
      <w:pPr>
        <w:pStyle w:val="Quote"/>
      </w:pPr>
      <w:commentRangeStart w:id="161"/>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161"/>
    <w:p w14:paraId="0B401CC2" w14:textId="77777777" w:rsidR="000D2A46" w:rsidRDefault="00683DDC" w:rsidP="00851549">
      <w:pPr>
        <w:rPr>
          <w:lang w:val="en-US"/>
        </w:rPr>
      </w:pPr>
      <w:r>
        <w:rPr>
          <w:rStyle w:val="CommentReference"/>
          <w:sz w:val="22"/>
          <w:szCs w:val="22"/>
        </w:rPr>
        <w:commentReference w:id="161"/>
      </w:r>
      <w:r w:rsidR="00EB5DFF">
        <w:t xml:space="preserve">Participants described organizations feeling compelled to demonstrate AI capability, primarily to avoid the perception of falling behind rather than to generate novel value. When it comes to competitive pressure, the dominant managerial posture is defensive rather than </w:t>
      </w:r>
      <w:r w:rsidR="00EB5DFF">
        <w:lastRenderedPageBreak/>
        <w:t>offensive. Interviewee 8 captured the organizational reaction to new AI initiatives</w:t>
      </w:r>
      <w:r w:rsidR="006328AC">
        <w:t>,</w:t>
      </w:r>
      <w:r w:rsidR="00EB5DFF">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162"/>
      <w:r w:rsidR="00EB5DFF">
        <w:t>ee 12</w:t>
      </w:r>
      <w:r w:rsidR="005F3940">
        <w:t xml:space="preserve"> notes that</w:t>
      </w:r>
      <w:r w:rsidR="00EB5DFF">
        <w:t xml:space="preserve"> “agents of consumers” </w:t>
      </w:r>
      <w:commentRangeEnd w:id="162"/>
      <w:r w:rsidR="00683DDC">
        <w:rPr>
          <w:rStyle w:val="CommentReference"/>
          <w:sz w:val="22"/>
          <w:szCs w:val="22"/>
        </w:rPr>
        <w:commentReference w:id="162"/>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163"/>
      <w:commentRangeStart w:id="164"/>
      <w:commentRangeStart w:id="165"/>
      <w:r w:rsidR="00EB5DFF">
        <w:t>:</w:t>
      </w:r>
      <w:commentRangeEnd w:id="163"/>
      <w:r w:rsidR="00683DDC">
        <w:rPr>
          <w:rStyle w:val="CommentReference"/>
          <w:sz w:val="22"/>
          <w:szCs w:val="22"/>
        </w:rPr>
        <w:commentReference w:id="163"/>
      </w:r>
      <w:commentRangeEnd w:id="164"/>
      <w:r>
        <w:rPr>
          <w:rStyle w:val="CommentReference"/>
          <w:sz w:val="22"/>
          <w:szCs w:val="22"/>
        </w:rPr>
        <w:commentReference w:id="164"/>
      </w:r>
      <w:commentRangeEnd w:id="165"/>
      <w:r>
        <w:rPr>
          <w:rStyle w:val="CommentReference"/>
          <w:sz w:val="22"/>
          <w:szCs w:val="22"/>
        </w:rPr>
        <w:commentReference w:id="165"/>
      </w:r>
      <w:r w:rsidR="00EB5DFF">
        <w:t xml:space="preserve">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4C11AB4C"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ins w:id="166" w:author="Beninger, Stefanie" w:date="2026-06-13T14:13:00Z" w16du:dateUtc="2026-06-13T12:13:00Z">
        <w:r w:rsidR="00805176">
          <w:rPr>
            <w:lang w:val="en-US"/>
          </w:rPr>
          <w:t>,</w:t>
        </w:r>
      </w:ins>
      <w:del w:id="167" w:author="Beninger, Stefanie" w:date="2026-06-13T14:13:00Z" w16du:dateUtc="2026-06-13T12:13:00Z">
        <w:r w:rsidRPr="6E19D5D5" w:rsidDel="00805176">
          <w:rPr>
            <w:lang w:val="en-US"/>
          </w:rPr>
          <w:delText>:</w:delText>
        </w:r>
      </w:del>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65AEA477" w:rsidR="00EB5DFF" w:rsidRDefault="00EB5DFF" w:rsidP="00D358E2">
      <w:pPr>
        <w:ind w:firstLine="0"/>
      </w:pPr>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168"/>
      <w:r w:rsidRPr="6E19D5D5">
        <w:rPr>
          <w:lang w:val="en-US"/>
        </w:rPr>
        <w:t xml:space="preserve"> </w:t>
      </w:r>
      <w:commentRangeEnd w:id="168"/>
      <w:r w:rsidR="00683DDC">
        <w:rPr>
          <w:rStyle w:val="CommentReference"/>
          <w:sz w:val="22"/>
          <w:szCs w:val="22"/>
          <w:lang w:val="en-US"/>
        </w:rPr>
        <w:commentReference w:id="168"/>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w:t>
      </w:r>
      <w:r w:rsidR="008508A4">
        <w:rPr>
          <w:lang w:val="en-US"/>
        </w:rPr>
        <w:t>;</w:t>
      </w:r>
      <w:r w:rsidRPr="6E19D5D5">
        <w:rPr>
          <w:lang w:val="en-US"/>
        </w:rPr>
        <w:t xml:space="preserve"> he continues to note a wide variety of tasks that these agents might perform, like purchasing licenses and responding to emails.</w:t>
      </w:r>
      <w:ins w:id="169" w:author="Beninger, Stefanie" w:date="2026-06-13T14:13:00Z" w16du:dateUtc="2026-06-13T12:13:00Z">
        <w:r w:rsidR="00C925BF">
          <w:rPr>
            <w:lang w:val="en-US"/>
          </w:rPr>
          <w:t xml:space="preserve"> He said, </w:t>
        </w:r>
      </w:ins>
    </w:p>
    <w:p w14:paraId="2A41A636" w14:textId="77777777" w:rsidR="00EB5DFF" w:rsidRDefault="00EB5DFF" w:rsidP="003A34E9">
      <w:pPr>
        <w:pStyle w:val="Quote"/>
      </w:pPr>
      <w:r w:rsidRPr="205B8843">
        <w:t xml:space="preserve">There’s no longer doing business with a human. But there’s a bot, a project, an artifact, whatever we’re going to call it, that goes to the platform. The platform </w:t>
      </w:r>
      <w:r w:rsidRPr="205B8843">
        <w:lastRenderedPageBreak/>
        <w:t>therefore probably also needs to look different. And it’s going to search for information, select a product, make comparisons. So that for me is the further form of agentic AI.</w:t>
      </w:r>
    </w:p>
    <w:p w14:paraId="4914D4F5" w14:textId="198074DF" w:rsidR="00701404" w:rsidRDefault="00EB5DFF" w:rsidP="00701404">
      <w:pPr>
        <w:ind w:firstLine="0"/>
        <w:rPr>
          <w:lang w:val="en-US"/>
        </w:rPr>
      </w:pPr>
      <w:r w:rsidRPr="6E19D5D5">
        <w:rPr>
          <w:lang w:val="en-US"/>
        </w:rPr>
        <w:t>This scenario is mostly anticipated</w:t>
      </w:r>
      <w:r w:rsidR="00E35D16">
        <w:rPr>
          <w:lang w:val="en-US"/>
        </w:rPr>
        <w:t xml:space="preserve"> rather than experienced</w:t>
      </w:r>
      <w:r w:rsidR="00701404">
        <w:rPr>
          <w:lang w:val="en-US"/>
        </w:rPr>
        <w:t>.</w:t>
      </w:r>
      <w:r w:rsidR="009321BE">
        <w:rPr>
          <w:lang w:val="en-US"/>
        </w:rPr>
        <w:t xml:space="preserve"> </w:t>
      </w:r>
      <w:r w:rsidR="00701404">
        <w:rPr>
          <w:lang w:val="en-US"/>
        </w:rPr>
        <w:t>H</w:t>
      </w:r>
      <w:r w:rsidR="009321BE">
        <w:rPr>
          <w:lang w:val="en-US"/>
        </w:rPr>
        <w:t xml:space="preserve">owever, it </w:t>
      </w:r>
      <w:r w:rsidR="00701404">
        <w:rPr>
          <w:lang w:val="en-US"/>
        </w:rPr>
        <w:t xml:space="preserve">already leads organizations to make anticipatory investments </w:t>
      </w:r>
      <w:commentRangeStart w:id="170"/>
      <w:r w:rsidR="00701404">
        <w:rPr>
          <w:lang w:val="en-US"/>
        </w:rPr>
        <w:t>(see section 4.3.5).</w:t>
      </w:r>
      <w:bookmarkStart w:id="171" w:name="_hvgdgrm8c1y2"/>
      <w:bookmarkStart w:id="172" w:name="_Toc231935245"/>
      <w:bookmarkEnd w:id="171"/>
      <w:commentRangeEnd w:id="170"/>
      <w:r w:rsidR="00683DDC">
        <w:rPr>
          <w:rStyle w:val="CommentReference"/>
          <w:sz w:val="22"/>
          <w:szCs w:val="22"/>
          <w:lang w:val="en-US"/>
        </w:rPr>
        <w:commentReference w:id="170"/>
      </w:r>
    </w:p>
    <w:p w14:paraId="5F74CA1A" w14:textId="257D0AD2" w:rsidR="00EB5DFF" w:rsidRDefault="00EB5DFF" w:rsidP="00365B1A">
      <w:pPr>
        <w:pStyle w:val="Heading2"/>
        <w:rPr>
          <w:color w:val="000000"/>
        </w:rPr>
      </w:pPr>
      <w:commentRangeStart w:id="173"/>
      <w:r w:rsidRPr="205B8843">
        <w:t>4.2</w:t>
      </w:r>
      <w:r>
        <w:tab/>
      </w:r>
      <w:commentRangeEnd w:id="173"/>
      <w:r w:rsidR="00683DDC">
        <w:rPr>
          <w:rStyle w:val="CommentReference"/>
          <w:sz w:val="22"/>
          <w:szCs w:val="22"/>
        </w:rPr>
        <w:commentReference w:id="173"/>
      </w:r>
      <w:r w:rsidR="000D73B8">
        <w:t>Navigating the</w:t>
      </w:r>
      <w:r w:rsidRPr="205B8843">
        <w:t xml:space="preserve"> organizational context</w:t>
      </w:r>
      <w:bookmarkEnd w:id="172"/>
    </w:p>
    <w:p w14:paraId="51C34C39" w14:textId="3BFA7813" w:rsidR="003F15B3" w:rsidRDefault="002243F5" w:rsidP="003F15B3">
      <w:pPr>
        <w:rPr>
          <w:lang w:val="en-US"/>
        </w:rPr>
      </w:pPr>
      <w:commentRangeStart w:id="174"/>
      <w:commentRangeStart w:id="175"/>
      <w:commentRangeStart w:id="176"/>
      <w:commentRangeStart w:id="177"/>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which the manager can steer to create alignment with AI 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177"/>
      <w:r w:rsidR="00683DDC">
        <w:rPr>
          <w:rStyle w:val="CommentReference"/>
          <w:sz w:val="22"/>
          <w:szCs w:val="22"/>
          <w:lang w:val="en-US"/>
        </w:rPr>
        <w:commentReference w:id="177"/>
      </w:r>
      <w:commentRangeEnd w:id="176"/>
      <w:r w:rsidR="00683DDC">
        <w:rPr>
          <w:rStyle w:val="CommentReference"/>
          <w:sz w:val="22"/>
          <w:szCs w:val="22"/>
          <w:lang w:val="en-US"/>
        </w:rPr>
        <w:commentReference w:id="176"/>
      </w:r>
      <w:commentRangeEnd w:id="174"/>
      <w:r w:rsidR="00683DDC">
        <w:rPr>
          <w:rStyle w:val="CommentReference"/>
          <w:sz w:val="22"/>
          <w:szCs w:val="22"/>
          <w:lang w:val="en-US"/>
        </w:rPr>
        <w:commentReference w:id="174"/>
      </w:r>
      <w:commentRangeEnd w:id="175"/>
      <w:r w:rsidR="00C15A68">
        <w:rPr>
          <w:rStyle w:val="CommentReference"/>
          <w:sz w:val="22"/>
          <w:szCs w:val="22"/>
          <w:lang w:val="en-US"/>
        </w:rPr>
        <w:commentReference w:id="175"/>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 xml:space="preserve">interviewee 12 describes change as </w:t>
      </w:r>
      <w:r w:rsidR="002D0229">
        <w:rPr>
          <w:lang w:val="en-US"/>
        </w:rPr>
        <w:t>inherently difficult,</w:t>
      </w:r>
    </w:p>
    <w:p w14:paraId="25476A79" w14:textId="4CE116E5" w:rsidR="00EB5DFF" w:rsidRDefault="00EB5DFF" w:rsidP="002D0229">
      <w:pPr>
        <w:pStyle w:val="Quote"/>
      </w:pPr>
      <w:r w:rsidRPr="205B8843">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lastRenderedPageBreak/>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179"/>
      <w:r w:rsidR="006E5E07">
        <w:t>bringing people along,</w:t>
      </w:r>
      <w:r w:rsidR="009A3796">
        <w:t xml:space="preserve"> </w:t>
      </w:r>
      <w:r w:rsidR="000C22DE" w:rsidRPr="000C22DE">
        <w:t>stimulating experimentation,</w:t>
      </w:r>
      <w:r w:rsidR="000C22DE">
        <w:t xml:space="preserve"> </w:t>
      </w:r>
      <w:r w:rsidR="00332D82">
        <w:t>and setting direction</w:t>
      </w:r>
      <w:r w:rsidR="00CD6F79">
        <w:t>.</w:t>
      </w:r>
      <w:r w:rsidR="00E95643">
        <w:t xml:space="preserve"> </w:t>
      </w:r>
      <w:commentRangeEnd w:id="179"/>
      <w:r w:rsidR="00683DDC">
        <w:rPr>
          <w:rStyle w:val="CommentReference"/>
          <w:sz w:val="22"/>
          <w:szCs w:val="22"/>
        </w:rPr>
        <w:commentReference w:id="179"/>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180" w:name="OLE_LINK21"/>
      <w:r w:rsidR="004C75C2" w:rsidRPr="6E19D5D5">
        <w:rPr>
          <w:i/>
          <w:iCs/>
          <w:lang w:val="en-US"/>
        </w:rPr>
        <w:t>bringing people along</w:t>
      </w:r>
      <w:bookmarkEnd w:id="180"/>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 xml:space="preserve">Interviewee 4 </w:t>
      </w:r>
      <w:r w:rsidR="00E67D31">
        <w:rPr>
          <w:lang w:val="en-US"/>
        </w:rPr>
        <w:t>describes a similar pattern</w:t>
      </w:r>
      <w:r w:rsidR="00581FA3">
        <w:rPr>
          <w:lang w:val="en-US"/>
        </w:rPr>
        <w:t xml:space="preserve"> in which he provides peer coaching to</w:t>
      </w:r>
      <w:r w:rsidR="00E67D31">
        <w:rPr>
          <w:lang w:val="en-US"/>
        </w:rPr>
        <w:t xml:space="preserve"> his colleagues</w:t>
      </w:r>
      <w:r w:rsidR="004610F9">
        <w:rPr>
          <w:lang w:val="en-US"/>
        </w:rPr>
        <w:t xml:space="preserve">. </w:t>
      </w:r>
      <w:r w:rsidR="00A13B18">
        <w:rPr>
          <w:lang w:val="en-US"/>
        </w:rPr>
        <w:t xml:space="preserve">He </w:t>
      </w:r>
      <w:r w:rsidR="00F76037">
        <w:rPr>
          <w:lang w:val="en-US"/>
        </w:rPr>
        <w:t>describes his…</w:t>
      </w:r>
      <w:r w:rsidR="00BB0A4F">
        <w:rPr>
          <w:lang w:val="en-US"/>
        </w:rPr>
        <w:t xml:space="preserve"> “</w:t>
      </w:r>
      <w:r w:rsidR="00BC7062">
        <w:t xml:space="preserve">training sessions with my coworkers, showing them the agents </w:t>
      </w:r>
      <w:r w:rsidR="00BC7062">
        <w:lastRenderedPageBreak/>
        <w:t>that are being developed, or that they themselves can develop an agent. […] It becomes something that they can quickly go back to and work efficiently with.</w:t>
      </w:r>
      <w:r w:rsidR="00BB0A4F">
        <w:t>”</w:t>
      </w:r>
    </w:p>
    <w:p w14:paraId="1772D7C8" w14:textId="51B29687" w:rsidR="0076701E" w:rsidRDefault="007F3B97" w:rsidP="0076701E">
      <w:r>
        <w:rPr>
          <w:lang w:val="en-US"/>
        </w:rPr>
        <w:t>While educ</w:t>
      </w:r>
      <w:r w:rsidR="00005C61">
        <w:rPr>
          <w:lang w:val="en-US"/>
        </w:rPr>
        <w:t xml:space="preserve">ation and training </w:t>
      </w:r>
      <w:r w:rsidR="00581FA3">
        <w:rPr>
          <w:lang w:val="en-US"/>
        </w:rPr>
        <w:t>are</w:t>
      </w:r>
      <w:r w:rsidR="00005C61">
        <w:rPr>
          <w:lang w:val="en-US"/>
        </w:rPr>
        <w:t xml:space="preserve"> </w:t>
      </w:r>
      <w:r w:rsidR="0076250E">
        <w:rPr>
          <w:lang w:val="en-US"/>
        </w:rPr>
        <w:t xml:space="preserve">important components of bringing employees along, it is also </w:t>
      </w:r>
      <w:r w:rsidR="006F79B3">
        <w:rPr>
          <w:lang w:val="en-US"/>
        </w:rPr>
        <w:t xml:space="preserve">vital </w:t>
      </w:r>
      <w:r w:rsidR="0076250E">
        <w:rPr>
          <w:lang w:val="en-US"/>
        </w:rPr>
        <w:t>at</w:t>
      </w:r>
      <w:r w:rsidR="006F79B3">
        <w:rPr>
          <w:lang w:val="en-US"/>
        </w:rPr>
        <w:t xml:space="preserve"> </w:t>
      </w:r>
      <w:r w:rsidR="00A2650A">
        <w:rPr>
          <w:lang w:val="en-US"/>
        </w:rPr>
        <w:t>different levels of the organization</w:t>
      </w:r>
      <w:r w:rsidR="00EA4E33">
        <w:rPr>
          <w:lang w:val="en-US"/>
        </w:rPr>
        <w:t>.</w:t>
      </w:r>
      <w:r w:rsidR="0076701E" w:rsidRPr="6E19D5D5">
        <w:rPr>
          <w:lang w:val="en-US"/>
        </w:rPr>
        <w:t xml:space="preserve"> Interviewee 10 described a three-level model</w:t>
      </w:r>
      <w:ins w:id="181" w:author="Beninger, Stefanie" w:date="2026-06-13T14:15:00Z" w16du:dateUtc="2026-06-13T12:15:00Z">
        <w:r w:rsidR="00D93464">
          <w:rPr>
            <w:lang w:val="en-US"/>
          </w:rPr>
          <w:t>,</w:t>
        </w:r>
      </w:ins>
      <w:del w:id="182" w:author="Beninger, Stefanie" w:date="2026-06-13T14:15:00Z" w16du:dateUtc="2026-06-13T12:15:00Z">
        <w:r w:rsidR="0076701E" w:rsidRPr="6E19D5D5" w:rsidDel="00D93464">
          <w:rPr>
            <w:lang w:val="en-US"/>
          </w:rPr>
          <w:delText>:</w:delText>
        </w:r>
      </w:del>
      <w:r w:rsidR="0076701E" w:rsidRPr="6E19D5D5">
        <w:rPr>
          <w:lang w:val="en-US"/>
        </w:rPr>
        <w:t xml:space="preserve">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F5EFC04" w:rsidR="00153D97" w:rsidRDefault="00502E0A" w:rsidP="00E1295B">
      <w:pPr>
        <w:rPr>
          <w:lang w:val="en-US"/>
        </w:rPr>
      </w:pPr>
      <w:r>
        <w:rPr>
          <w:lang w:val="en-US"/>
        </w:rPr>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sidR="007165A6" w:rsidRPr="007165A6">
        <w:rPr>
          <w:lang w:val="en-US"/>
        </w:rPr>
        <w:t>You have to act. You can't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8E347B5"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rsidRPr="007165A6">
        <w:rPr>
          <w:lang w:val="en-US"/>
        </w:rPr>
        <w:t xml:space="preserve">I'd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that it can be highly beneficial to have a safe space for 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sidRPr="007165A6">
        <w:rPr>
          <w:lang w:val="en-US"/>
        </w:rPr>
        <w:t>the laboratory, where you're in a position to experiment and try things and have things fail and break.</w:t>
      </w:r>
      <w:r w:rsidR="00692C21">
        <w:rPr>
          <w:lang w:val="en-US"/>
        </w:rPr>
        <w:t>”</w:t>
      </w:r>
    </w:p>
    <w:p w14:paraId="1DEE7EC6" w14:textId="57007134" w:rsidR="003026C8" w:rsidRPr="005247E8" w:rsidRDefault="007165A6" w:rsidP="005247E8">
      <w:pPr>
        <w:rPr>
          <w:lang w:val="en-US"/>
        </w:rPr>
      </w:pPr>
      <w:r w:rsidRPr="007165A6">
        <w:rPr>
          <w:lang w:val="en-US"/>
        </w:rPr>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sidRPr="007165A6">
        <w:rPr>
          <w:lang w:val="en-US"/>
        </w:rPr>
        <w:t>Provide freedom to experiment and don't set this atmosphere of fear that AI is going to replace you.</w:t>
      </w:r>
      <w:r w:rsidR="00EA5790">
        <w:rPr>
          <w:lang w:val="en-US"/>
        </w:rPr>
        <w:t>”</w:t>
      </w:r>
      <w:r w:rsidRPr="007165A6">
        <w:rPr>
          <w:lang w:val="en-US"/>
        </w:rPr>
        <w:t xml:space="preserve"> Sustaining it requires endorsement from above, because, as </w:t>
      </w:r>
      <w:r w:rsidRPr="007165A6">
        <w:rPr>
          <w:lang w:val="en-US"/>
        </w:rPr>
        <w:lastRenderedPageBreak/>
        <w:t xml:space="preserve">Interviewee 12 noted, early learnings </w:t>
      </w:r>
      <w:r w:rsidR="00EA5790">
        <w:rPr>
          <w:lang w:val="en-US"/>
        </w:rPr>
        <w:t>“</w:t>
      </w:r>
      <w:r w:rsidRPr="007165A6">
        <w:rPr>
          <w:lang w:val="en-US"/>
        </w:rPr>
        <w:t>don't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w:t>
      </w:r>
      <w:r w:rsidR="00EF5447">
        <w:rPr>
          <w:lang w:val="en-US"/>
        </w:rPr>
        <w:t xml:space="preserve">for the strategic direction of agentic AI is provided by an AI champion, who is </w:t>
      </w:r>
      <w:r w:rsidR="006F282B">
        <w:rPr>
          <w:lang w:val="en-US"/>
        </w:rPr>
        <w:t>typically</w:t>
      </w:r>
      <w:r w:rsidR="00023556">
        <w:rPr>
          <w:lang w:val="en-US"/>
        </w:rPr>
        <w:t xml:space="preserve"> </w:t>
      </w:r>
      <w:r w:rsidR="008D46AF">
        <w:rPr>
          <w:lang w:val="en-US"/>
        </w:rPr>
        <w:t>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w:t>
      </w:r>
      <w:r w:rsidR="00883389">
        <w:rPr>
          <w:lang w:val="en-US"/>
        </w:rPr>
        <w:t xml:space="preserve"> of an AI champion</w:t>
      </w:r>
      <w:r w:rsidR="00A47844" w:rsidRPr="00A47844">
        <w:rPr>
          <w:lang w:val="en-US"/>
        </w:rPr>
        <w:t xml:space="preserve">, </w:t>
      </w:r>
      <w:r w:rsidR="00883389">
        <w:rPr>
          <w:lang w:val="en-US"/>
        </w:rPr>
        <w:t>describes his approach</w:t>
      </w:r>
      <w:r w:rsidR="00A47844" w:rsidRPr="00A47844">
        <w:rPr>
          <w:lang w:val="en-US"/>
        </w:rPr>
        <w:t xml:space="preserve">: “There’s a new thing out, it takes me five seconds to test it, and then I know if it’s ready for something that we might want to deploy. And at that point, I try to get buy-in.” Champions typically combined technological know-how with business </w:t>
      </w:r>
      <w:r w:rsidR="000F1D99">
        <w:rPr>
          <w:lang w:val="en-US"/>
        </w:rPr>
        <w:t>acumen, enabling</w:t>
      </w:r>
      <w:r w:rsidR="00271571">
        <w:rPr>
          <w:lang w:val="en-US"/>
        </w:rPr>
        <w:t xml:space="preserve"> them to produce</w:t>
      </w:r>
      <w:r w:rsidR="00A47844" w:rsidRPr="00A47844">
        <w:rPr>
          <w:lang w:val="en-US"/>
        </w:rPr>
        <w:t xml:space="preserve"> examples that </w:t>
      </w:r>
      <w:r w:rsidR="00271571">
        <w:rPr>
          <w:lang w:val="en-US"/>
        </w:rPr>
        <w:t xml:space="preserve">set </w:t>
      </w:r>
      <w:r w:rsidR="00A47844" w:rsidRPr="00A47844">
        <w:rPr>
          <w:lang w:val="en-US"/>
        </w:rPr>
        <w:t xml:space="preserve">direction and </w:t>
      </w:r>
      <w:r w:rsidR="00271571">
        <w:rPr>
          <w:lang w:val="en-US"/>
        </w:rPr>
        <w:t xml:space="preserve">earn </w:t>
      </w:r>
      <w:r w:rsidR="00A47844" w:rsidRPr="00A47844">
        <w:rPr>
          <w:lang w:val="en-US"/>
        </w:rPr>
        <w:t>senior support.</w:t>
      </w:r>
    </w:p>
    <w:p w14:paraId="099BC432" w14:textId="1B7DC6B3" w:rsidR="001E1844" w:rsidDel="00692BE6" w:rsidRDefault="001E1844" w:rsidP="001E1844">
      <w:pPr>
        <w:pStyle w:val="Heading4"/>
        <w:rPr>
          <w:del w:id="183" w:author="Luttik, Daan" w:date="2026-06-12T19:20:00Z" w16du:dateUtc="2026-06-12T17:20:00Z"/>
          <w:lang w:val="en-US"/>
        </w:rPr>
      </w:pPr>
      <w:del w:id="184" w:author="Luttik, Daan" w:date="2026-06-12T19:20:00Z" w16du:dateUtc="2026-06-12T17:20:00Z">
        <w:r w:rsidDel="00692BE6">
          <w:rPr>
            <w:lang w:val="en-US"/>
          </w:rPr>
          <w:delText>Somewhere else entirely?..</w:delText>
        </w:r>
      </w:del>
    </w:p>
    <w:p w14:paraId="0D41652E" w14:textId="034833C7" w:rsidR="000D4927" w:rsidRPr="001C595F" w:rsidDel="00692BE6" w:rsidRDefault="000D4927" w:rsidP="000D4927">
      <w:pPr>
        <w:rPr>
          <w:del w:id="185" w:author="Luttik, Daan" w:date="2026-06-12T19:20:00Z" w16du:dateUtc="2026-06-12T17:20:00Z"/>
        </w:rPr>
      </w:pPr>
      <w:commentRangeStart w:id="186"/>
      <w:commentRangeStart w:id="187"/>
      <w:commentRangeStart w:id="188"/>
      <w:del w:id="189" w:author="Luttik, Daan" w:date="2026-06-12T19:20:00Z" w16du:dateUtc="2026-06-12T17:20:00Z">
        <w:r w:rsidRPr="6E19D5D5" w:rsidDel="00692BE6">
          <w:rPr>
            <w:lang w:val="en-US"/>
          </w:rPr>
          <w:delTex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delText>
        </w:r>
      </w:del>
    </w:p>
    <w:p w14:paraId="20D3504F" w14:textId="382A6DCF" w:rsidR="000D4927" w:rsidRPr="001C595F" w:rsidDel="00692BE6" w:rsidRDefault="000D4927" w:rsidP="000D4927">
      <w:pPr>
        <w:rPr>
          <w:del w:id="190" w:author="Luttik, Daan" w:date="2026-06-12T19:20:00Z" w16du:dateUtc="2026-06-12T17:20:00Z"/>
        </w:rPr>
      </w:pPr>
      <w:del w:id="191" w:author="Luttik, Daan" w:date="2026-06-12T19:20:00Z" w16du:dateUtc="2026-06-12T17:20:00Z">
        <w:r w:rsidDel="00692BE6">
          <w:delText xml:space="preserve">Yet lacking technical resources is a significant obstacle to deploying agentic AI at the organizational level (see section 4.2.3). There seems to be an unspoken barrier between personal effectiveness and organizational effectiveness when it comes to agentic AI. </w:delText>
        </w:r>
      </w:del>
    </w:p>
    <w:p w14:paraId="65BC9BD2" w14:textId="7D536F45" w:rsidR="000D4927" w:rsidRPr="001C595F" w:rsidDel="00692BE6" w:rsidRDefault="000D4927" w:rsidP="000D4927">
      <w:pPr>
        <w:rPr>
          <w:del w:id="192" w:author="Luttik, Daan" w:date="2026-06-12T19:20:00Z" w16du:dateUtc="2026-06-12T17:20:00Z"/>
        </w:rPr>
      </w:pPr>
      <w:del w:id="193" w:author="Luttik, Daan" w:date="2026-06-12T19:20:00Z" w16du:dateUtc="2026-06-12T17:20:00Z">
        <w:r w:rsidRPr="6E19D5D5" w:rsidDel="00692BE6">
          <w:rPr>
            <w:lang w:val="en-US"/>
          </w:rPr>
          <w:delTex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delText>
        </w:r>
      </w:del>
    </w:p>
    <w:p w14:paraId="0170442D" w14:textId="39E56B55" w:rsidR="003026C8" w:rsidDel="00692BE6" w:rsidRDefault="000D4927" w:rsidP="003026C8">
      <w:pPr>
        <w:rPr>
          <w:del w:id="194" w:author="Luttik, Daan" w:date="2026-06-12T19:20:00Z" w16du:dateUtc="2026-06-12T17:20:00Z"/>
          <w:rFonts w:ascii="EB Garamond SemiBold" w:eastAsia="EB Garamond SemiBold" w:hAnsi="EB Garamond SemiBold" w:cs="EB Garamond SemiBold"/>
          <w:sz w:val="24"/>
          <w:szCs w:val="24"/>
        </w:rPr>
      </w:pPr>
      <w:del w:id="195" w:author="Luttik, Daan" w:date="2026-06-12T19:20:00Z" w16du:dateUtc="2026-06-12T17:20:00Z">
        <w:r w:rsidRPr="6E19D5D5" w:rsidDel="00692BE6">
          <w:rPr>
            <w:lang w:val="en-US"/>
          </w:rPr>
          <w:delText>However, none of the interviewees signaled they distrust regarding the value of agentic AI; interviewee 11 advises on this topic, “The big thing is hype. So AI is being overpromised all the time. And we have to reduce expectations.”</w:delText>
        </w:r>
        <w:commentRangeEnd w:id="186"/>
        <w:r w:rsidR="00683DDC" w:rsidDel="00692BE6">
          <w:rPr>
            <w:rStyle w:val="CommentReference"/>
            <w:rFonts w:ascii="EB Garamond SemiBold" w:eastAsia="EB Garamond SemiBold" w:hAnsi="EB Garamond SemiBold" w:cs="EB Garamond SemiBold"/>
            <w:sz w:val="24"/>
            <w:szCs w:val="24"/>
          </w:rPr>
          <w:commentReference w:id="186"/>
        </w:r>
        <w:commentRangeEnd w:id="187"/>
        <w:r w:rsidR="00692BE6" w:rsidDel="00692BE6">
          <w:rPr>
            <w:rStyle w:val="CommentReference"/>
            <w:rFonts w:ascii="EB Garamond SemiBold" w:eastAsia="EB Garamond SemiBold" w:hAnsi="EB Garamond SemiBold" w:cs="EB Garamond SemiBold"/>
            <w:sz w:val="24"/>
            <w:szCs w:val="24"/>
          </w:rPr>
          <w:commentReference w:id="187"/>
        </w:r>
      </w:del>
      <w:commentRangeEnd w:id="188"/>
      <w:r w:rsidR="008423AC">
        <w:rPr>
          <w:rStyle w:val="CommentReference"/>
          <w:rFonts w:ascii="EB Garamond SemiBold" w:eastAsia="EB Garamond SemiBold" w:hAnsi="EB Garamond SemiBold" w:cs="EB Garamond SemiBold"/>
          <w:sz w:val="24"/>
          <w:szCs w:val="24"/>
        </w:rPr>
        <w:commentReference w:id="188"/>
      </w:r>
    </w:p>
    <w:p w14:paraId="68E21AFE" w14:textId="7E895B47" w:rsidR="00EB5DFF" w:rsidRDefault="00EB5DFF" w:rsidP="009762D6">
      <w:pPr>
        <w:pStyle w:val="Heading3"/>
      </w:pPr>
      <w:r>
        <w:t>4.2.</w:t>
      </w:r>
      <w:r w:rsidR="00A36DE9">
        <w:t>2</w:t>
      </w:r>
      <w:r>
        <w:tab/>
      </w:r>
      <w:commentRangeStart w:id="196"/>
      <w:commentRangeStart w:id="197"/>
      <w:r w:rsidR="000775AA">
        <w:t>Leveraging</w:t>
      </w:r>
      <w:r w:rsidR="00C46D79">
        <w:t xml:space="preserve"> t</w:t>
      </w:r>
      <w:r>
        <w:t>echnical resources</w:t>
      </w:r>
      <w:commentRangeEnd w:id="196"/>
      <w:r w:rsidR="00683DDC">
        <w:rPr>
          <w:rStyle w:val="CommentReference"/>
          <w:sz w:val="22"/>
          <w:szCs w:val="22"/>
        </w:rPr>
        <w:commentReference w:id="196"/>
      </w:r>
      <w:commentRangeEnd w:id="197"/>
      <w:r w:rsidR="00084955">
        <w:rPr>
          <w:rStyle w:val="CommentReference"/>
          <w:sz w:val="22"/>
          <w:szCs w:val="22"/>
        </w:rPr>
        <w:commentReference w:id="197"/>
      </w:r>
    </w:p>
    <w:p w14:paraId="49253E9D" w14:textId="26F4824B" w:rsidR="00C92F6E" w:rsidRDefault="00F7566B" w:rsidP="00C92F6E">
      <w:pPr>
        <w:rPr>
          <w:lang w:val="en-US"/>
        </w:rPr>
      </w:pPr>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lastRenderedPageBreak/>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However, when resources were not </w:t>
      </w:r>
      <w:r w:rsidR="002C3595">
        <w:t>available</w:t>
      </w:r>
      <w:r w:rsidR="00CC439E">
        <w:t xml:space="preserve"> to be leveraged, they were typically described as a barrier to the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Interviewee 6 captured the resulting relationship: the </w:t>
      </w:r>
      <w:commentRangeStart w:id="199"/>
      <w:r w:rsidR="008F4543" w:rsidRPr="008F4543">
        <w:t>CMO should be “the CTO’s best friend,” because the CTO’s cooperation is necessary to execute her vision.</w:t>
      </w:r>
      <w:r w:rsidR="005643D2">
        <w:t xml:space="preserve"> </w:t>
      </w:r>
      <w:commentRangeEnd w:id="199"/>
      <w:r w:rsidR="00571B3D">
        <w:rPr>
          <w:rStyle w:val="CommentReference"/>
          <w:sz w:val="22"/>
          <w:szCs w:val="22"/>
          <w:lang w:val="en-US"/>
        </w:rPr>
        <w:commentReference w:id="199"/>
      </w:r>
    </w:p>
    <w:p w14:paraId="077012A8" w14:textId="4A63E5DB" w:rsidR="000775AA" w:rsidRDefault="000775AA" w:rsidP="00EB5DFF">
      <w:r w:rsidRPr="6E19D5D5">
        <w:rPr>
          <w:lang w:val="en-US"/>
        </w:rPr>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200" w:name="_qy9fnmmddxdy"/>
      <w:bookmarkEnd w:id="200"/>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201"/>
      <w:r w:rsidR="00EB5DFF" w:rsidRPr="6E19D5D5">
        <w:rPr>
          <w:i/>
          <w:iCs/>
          <w:lang w:val="en-US"/>
        </w:rPr>
        <w:t>technical</w:t>
      </w:r>
      <w:commentRangeEnd w:id="201"/>
      <w:r w:rsidR="00683DDC" w:rsidRPr="6E19D5D5">
        <w:rPr>
          <w:rStyle w:val="CommentReference"/>
          <w:i/>
          <w:iCs/>
          <w:sz w:val="22"/>
          <w:szCs w:val="22"/>
          <w:lang w:val="en-US"/>
        </w:rPr>
        <w:commentReference w:id="201"/>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202"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t>
      </w:r>
      <w:r w:rsidR="00CF1282">
        <w:lastRenderedPageBreak/>
        <w:t>with data processing and classical AI</w:t>
      </w:r>
      <w:r w:rsidRPr="00B81B20">
        <w:t>,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7777777" w:rsidR="00EB5DFF" w:rsidRDefault="00EB5DFF" w:rsidP="003A34E9">
      <w:pPr>
        <w:pStyle w:val="Quote"/>
      </w:pPr>
      <w:r w:rsidRPr="205B8843">
        <w:t>You can just dump your data […], not even dump your data. You just tell the agent, ‘I have data in this source, this source, and that source. Please look at it’. Then this agent grabs all the data from different tools.</w:t>
      </w:r>
    </w:p>
    <w:p w14:paraId="71520FF9" w14:textId="048A00A0" w:rsidR="003D7C00" w:rsidRDefault="00FD6DC4" w:rsidP="003D7C00">
      <w:r>
        <w:t xml:space="preserve">Marketing managers might also </w:t>
      </w:r>
      <w:r>
        <w:rPr>
          <w:i/>
          <w:iCs/>
        </w:rPr>
        <w:t xml:space="preserve">leverage technical </w:t>
      </w:r>
      <w:r w:rsidRPr="00FD6DC4">
        <w:rPr>
          <w:i/>
          <w:iCs/>
        </w:rPr>
        <w:t>talent</w:t>
      </w:r>
      <w:r w:rsidR="00B04953">
        <w:rPr>
          <w:i/>
          <w:iCs/>
        </w:rPr>
        <w:t>;</w:t>
      </w:r>
      <w:r>
        <w:rPr>
          <w:i/>
          <w:iCs/>
        </w:rPr>
        <w:t xml:space="preserve"> </w:t>
      </w:r>
      <w:r w:rsidR="002F372C">
        <w:t xml:space="preserve">this </w:t>
      </w:r>
      <w:r w:rsidR="00D91A57">
        <w:t>can</w:t>
      </w:r>
      <w:r w:rsidR="002F372C">
        <w:t xml:space="preserve"> refer to letting </w:t>
      </w:r>
      <w:r w:rsidR="00D13C2C">
        <w:t>employees</w:t>
      </w:r>
      <w:r w:rsidR="002F372C">
        <w:t xml:space="preserve"> with the right capabilities build, implement or integrate agentic AI, but </w:t>
      </w:r>
      <w:r w:rsidR="00D91A57">
        <w:t>can</w:t>
      </w:r>
      <w:r w:rsidR="002F372C">
        <w:t xml:space="preserve"> also refer to </w:t>
      </w:r>
      <w:r w:rsidR="00D13C2C">
        <w:t>letting employees with the right abilities shape the required context for agentic AI</w:t>
      </w:r>
      <w:r w:rsidR="00441FE5">
        <w:t>.</w:t>
      </w:r>
      <w:r w:rsidR="00B164CA">
        <w:t xml:space="preserve"> </w:t>
      </w:r>
      <w:r w:rsidR="009D177E">
        <w:t>Here</w:t>
      </w:r>
      <w:r w:rsidR="001D73A9">
        <w:t xml:space="preserve">, we again </w:t>
      </w:r>
      <w:r w:rsidR="00D91A57">
        <w:t>see</w:t>
      </w:r>
      <w:r w:rsidR="001D73A9">
        <w:t xml:space="preserve">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203"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 xml:space="preserve">The stupidest example is … people want to understand their marketing data better. And it’s really just like you have 20 different sources, you don’t know </w:t>
      </w:r>
      <w:r w:rsidRPr="205B8843">
        <w:lastRenderedPageBreak/>
        <w:t>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w:t>
      </w:r>
      <w:r w:rsidR="00354C82">
        <w:rPr>
          <w:lang w:val="en-US"/>
        </w:rPr>
        <w:t xml:space="preserve"> interviewee 10 notes,</w:t>
      </w:r>
    </w:p>
    <w:p w14:paraId="2D4719B8" w14:textId="4BD1FDC0" w:rsidR="00C71E0B" w:rsidRDefault="00C71E0B" w:rsidP="00C71E0B">
      <w:pPr>
        <w:pStyle w:val="Quote"/>
      </w:pPr>
      <w:r>
        <w:t>I</w:t>
      </w:r>
      <w:r w:rsidR="00354C82" w:rsidRPr="00354C82">
        <w:t>n many marketing teams it's very clear what the output is, while the way people get to that output is poorly refined … the marketing manager has no idea how people get to the output. So how on earth can you then decide what to automate?"</w:t>
      </w:r>
    </w:p>
    <w:p w14:paraId="27A93096" w14:textId="5E5C8D2A" w:rsidR="00EB5DFF" w:rsidRDefault="00EB5DFF" w:rsidP="00C71E0B">
      <w:r w:rsidRPr="6E19D5D5">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ins w:id="204" w:author="Beninger, Stefanie" w:date="2026-06-13T14:19:00Z" w16du:dateUtc="2026-06-13T12:19:00Z">
        <w:r w:rsidR="002637FB">
          <w:t>,</w:t>
        </w:r>
      </w:ins>
      <w:del w:id="205" w:author="Beninger, Stefanie" w:date="2026-06-13T14:19:00Z" w16du:dateUtc="2026-06-13T12:19:00Z">
        <w:r w:rsidRPr="6E19D5D5" w:rsidDel="002637FB">
          <w:delText>:</w:delText>
        </w:r>
      </w:del>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206" w:name="OLE_LINK9"/>
      <w:bookmarkEnd w:id="203"/>
      <w:r>
        <w:t xml:space="preserve">When technical talent is lacking, the most </w:t>
      </w:r>
      <w:r w:rsidR="00BE558D" w:rsidRPr="00BE558D">
        <w:t>common response is to source it externally.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Interviewee 13 warned that while </w:t>
      </w:r>
      <w:r w:rsidR="00BE558D" w:rsidRPr="00BE558D">
        <w:lastRenderedPageBreak/>
        <w:t>“agencies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w:t>
      </w:r>
      <w:r w:rsidR="00A36DE9">
        <w:t>3</w:t>
      </w:r>
      <w:r>
        <w:tab/>
      </w:r>
      <w:commentRangeStart w:id="207"/>
      <w:r w:rsidR="00202342">
        <w:t xml:space="preserve">Dealing with </w:t>
      </w:r>
      <w:bookmarkEnd w:id="206"/>
      <w:commentRangeEnd w:id="207"/>
      <w:r w:rsidR="00683DDC">
        <w:rPr>
          <w:rStyle w:val="CommentReference"/>
          <w:sz w:val="22"/>
          <w:szCs w:val="22"/>
        </w:rPr>
        <w:commentReference w:id="207"/>
      </w:r>
      <w:r w:rsidR="00646B56">
        <w:t>compli</w:t>
      </w:r>
      <w:r w:rsidR="00144787">
        <w:t>ance</w:t>
      </w:r>
    </w:p>
    <w:p w14:paraId="2BB2E9C6" w14:textId="1E9A04D3" w:rsidR="00EB5DFF" w:rsidRPr="00842EEA" w:rsidRDefault="00CD5B5E" w:rsidP="00EB5DFF">
      <w:r>
        <w:rPr>
          <w:lang w:val="en-US"/>
        </w:rPr>
        <w:t xml:space="preserve">A </w:t>
      </w:r>
      <w:r w:rsidR="000B01CB">
        <w:rPr>
          <w:lang w:val="en-US"/>
        </w:rPr>
        <w:t xml:space="preserve">final steering behavior </w:t>
      </w:r>
      <w:r w:rsidR="00514D2B">
        <w:rPr>
          <w:lang w:val="en-US"/>
        </w:rPr>
        <w:t>managers engage in is dealing with</w:t>
      </w:r>
      <w:r>
        <w:rPr>
          <w:lang w:val="en-US"/>
        </w:rPr>
        <w:t xml:space="preserve"> compliance. This </w:t>
      </w:r>
      <w:r w:rsidR="0080323D">
        <w:rPr>
          <w:lang w:val="en-US"/>
        </w:rPr>
        <w:t xml:space="preserve">concerns accepting or circumventing the internal compliance policies typically </w:t>
      </w:r>
      <w:r w:rsidR="00055866">
        <w:rPr>
          <w:lang w:val="en-US"/>
        </w:rPr>
        <w:t>set by the legal and IT departments.</w:t>
      </w:r>
      <w:commentRangeStart w:id="208"/>
      <w:commentRangeStart w:id="209"/>
      <w:r w:rsidR="00EB5DFF" w:rsidRPr="6E19D5D5">
        <w:rPr>
          <w:lang w:val="en-US"/>
        </w:rPr>
        <w:t xml:space="preserve"> </w:t>
      </w:r>
      <w:commentRangeStart w:id="210"/>
      <w:r w:rsidR="00E348D4">
        <w:rPr>
          <w:lang w:val="en-US"/>
        </w:rPr>
        <w:t xml:space="preserve">Marketing managers seem to accept the </w:t>
      </w:r>
      <w:r w:rsidR="00144787">
        <w:t xml:space="preserve">compliance </w:t>
      </w:r>
      <w:r w:rsidR="00E348D4">
        <w:rPr>
          <w:lang w:val="en-US"/>
        </w:rPr>
        <w:t xml:space="preserve">frameworks as they are; no attempts to alter or negotiate </w:t>
      </w:r>
      <w:r w:rsidR="00144787">
        <w:t xml:space="preserve">compliance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210"/>
      <w:r w:rsidR="00683DDC" w:rsidRPr="6E19D5D5">
        <w:rPr>
          <w:rStyle w:val="CommentReference"/>
          <w:sz w:val="22"/>
          <w:szCs w:val="22"/>
          <w:lang w:val="en-US"/>
        </w:rPr>
        <w:commentReference w:id="210"/>
      </w:r>
      <w:r w:rsidR="00EB5DFF" w:rsidRPr="6E19D5D5">
        <w:rPr>
          <w:lang w:val="en-US"/>
        </w:rPr>
        <w:t>Interviewee 13 observed a pattern in large enterprises:</w:t>
      </w:r>
      <w:commentRangeEnd w:id="208"/>
      <w:r w:rsidR="00683DDC" w:rsidRPr="00842EEA">
        <w:rPr>
          <w:rStyle w:val="CommentReference"/>
          <w:sz w:val="22"/>
          <w:szCs w:val="22"/>
        </w:rPr>
        <w:commentReference w:id="208"/>
      </w:r>
      <w:commentRangeEnd w:id="209"/>
      <w:r w:rsidR="00752FCC" w:rsidRPr="00842EEA">
        <w:rPr>
          <w:rStyle w:val="CommentReference"/>
          <w:sz w:val="22"/>
          <w:szCs w:val="22"/>
        </w:rPr>
        <w:commentReference w:id="209"/>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1A3B168F"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ins w:id="211" w:author="Beninger, Stefanie" w:date="2026-06-13T14:20:00Z" w16du:dateUtc="2026-06-13T12:20:00Z">
        <w:r w:rsidR="00570ED9">
          <w:rPr>
            <w:lang w:val="en-US"/>
          </w:rPr>
          <w:t>.</w:t>
        </w:r>
      </w:ins>
      <w:r w:rsidRPr="6E19D5D5">
        <w:rPr>
          <w:lang w:val="en-US"/>
        </w:rPr>
        <w:t>”</w:t>
      </w:r>
      <w:del w:id="212" w:author="Beninger, Stefanie" w:date="2026-06-13T14:20:00Z" w16du:dateUtc="2026-06-13T12:20:00Z">
        <w:r w:rsidRPr="6E19D5D5" w:rsidDel="00570ED9">
          <w:rPr>
            <w:lang w:val="en-US"/>
          </w:rPr>
          <w:delText>.</w:delText>
        </w:r>
      </w:del>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can prevent organizations from learning: “If we would’ve been stopped at the beginning, ‘You cannot use this system because you’re already on this system’, I think that is something that’s really holding people back.”</w:t>
      </w:r>
      <w:r w:rsidR="00533008">
        <w:t xml:space="preserve"> </w:t>
      </w:r>
    </w:p>
    <w:p w14:paraId="27D6BF2B" w14:textId="0BAD716D" w:rsidR="00EB5DFF" w:rsidRPr="00516EED" w:rsidRDefault="00533008" w:rsidP="00533008">
      <w:r>
        <w:lastRenderedPageBreak/>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policies</w:t>
      </w:r>
      <w:del w:id="213" w:author="Beninger, Stefanie" w:date="2026-06-13T14:20:00Z" w16du:dateUtc="2026-06-13T12:20:00Z">
        <w:r w:rsidR="00067816" w:rsidDel="00570ED9">
          <w:rPr>
            <w:lang w:val="en-US"/>
          </w:rPr>
          <w:delText>,</w:delText>
        </w:r>
      </w:del>
      <w:r w:rsidR="00067816">
        <w:rPr>
          <w:lang w:val="en-US"/>
        </w:rPr>
        <w:t xml:space="preserve">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IT’s 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ins w:id="214" w:author="Beninger, Stefanie" w:date="2026-06-13T14:20:00Z" w16du:dateUtc="2026-06-13T12:20:00Z">
        <w:r w:rsidR="008B6696">
          <w:rPr>
            <w:lang w:val="en-US"/>
          </w:rPr>
          <w:t>, where</w:t>
        </w:r>
      </w:ins>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w:t>
      </w:r>
      <w:commentRangeStart w:id="215"/>
      <w:r w:rsidR="00EB5DFF" w:rsidRPr="6E19D5D5">
        <w:rPr>
          <w:lang w:val="en-US"/>
        </w:rPr>
        <w:t>possible</w:t>
      </w:r>
      <w:commentRangeEnd w:id="215"/>
      <w:r w:rsidR="008B6696" w:rsidRPr="6E19D5D5">
        <w:rPr>
          <w:rStyle w:val="CommentReference"/>
          <w:sz w:val="22"/>
          <w:szCs w:val="22"/>
          <w:lang w:val="en-US"/>
        </w:rPr>
        <w:commentReference w:id="215"/>
      </w:r>
      <w:r w:rsidR="00EB5DFF" w:rsidRPr="6E19D5D5">
        <w:rPr>
          <w:lang w:val="en-US"/>
        </w:rPr>
        <w:t>.</w:t>
      </w:r>
      <w:r w:rsidR="005A5919">
        <w:rPr>
          <w:lang w:val="en-US"/>
        </w:rPr>
        <w:t>”</w:t>
      </w:r>
    </w:p>
    <w:p w14:paraId="74709B20" w14:textId="77777777" w:rsidR="00EB5DFF" w:rsidRDefault="00EB5DFF" w:rsidP="00EB5DFF">
      <w:pPr>
        <w:pStyle w:val="Heading2"/>
        <w:rPr>
          <w:color w:val="auto"/>
        </w:rPr>
      </w:pPr>
      <w:bookmarkStart w:id="216" w:name="_Toc231935246"/>
      <w:r>
        <w:rPr>
          <w:color w:val="auto"/>
        </w:rPr>
        <w:t>4.3</w:t>
      </w:r>
      <w:r>
        <w:rPr>
          <w:color w:val="auto"/>
        </w:rPr>
        <w:tab/>
        <w:t>Applying agentic AI</w:t>
      </w:r>
      <w:bookmarkEnd w:id="216"/>
    </w:p>
    <w:p w14:paraId="79DDC5BA" w14:textId="4F2B2B35" w:rsidR="003E1EC3" w:rsidRDefault="004C5620" w:rsidP="003E1EC3">
      <w:pPr>
        <w:rPr>
          <w:lang w:val="en-US"/>
        </w:rPr>
      </w:pPr>
      <w:r>
        <w:rPr>
          <w:lang w:val="en-US"/>
        </w:rPr>
        <w:t xml:space="preserve">Applying agentic AI refers to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E3066C">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1FA42D3D"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rsidR="00531476">
        <w:rPr>
          <w:lang w:val="en-US"/>
        </w:rPr>
        <w:t xml:space="preserve">users' experiences applying agentic AI to generate insights diverged depending on the available data and the </w:t>
      </w:r>
      <w:r w:rsidR="00252429">
        <w:rPr>
          <w:lang w:val="en-US"/>
        </w:rPr>
        <w:t xml:space="preserve">integration with </w:t>
      </w:r>
      <w:r w:rsidR="00531476">
        <w:rPr>
          <w:lang w:val="en-US"/>
        </w:rPr>
        <w:t>data sources</w:t>
      </w:r>
      <w:r w:rsidR="003D6FAD" w:rsidRPr="6E19D5D5">
        <w:rPr>
          <w:lang w:val="en-US"/>
        </w:rPr>
        <w:t xml:space="preserve">. Interviewee 4 reported highly beneficial results after connecting an agent to live data sources, turning reporting that once occupied a “giant analytics team” into a prompt answered, “within ten minutes.” Interviewee 3, pursuing </w:t>
      </w:r>
      <w:r w:rsidR="003D6FAD" w:rsidRPr="6E19D5D5">
        <w:rPr>
          <w:lang w:val="en-US"/>
        </w:rPr>
        <w:lastRenderedPageBreak/>
        <w:t>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23C52657"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ins w:id="217" w:author="Beninger, Stefanie" w:date="2026-06-13T14:22:00Z" w16du:dateUtc="2026-06-13T12:22:00Z">
        <w:r w:rsidR="00EF60A1">
          <w:rPr>
            <w:lang w:val="en-US"/>
          </w:rPr>
          <w:t xml:space="preserve">; </w:t>
        </w:r>
      </w:ins>
      <w:del w:id="218" w:author="Beninger, Stefanie" w:date="2026-06-13T14:22:00Z" w16du:dateUtc="2026-06-13T12:22:00Z">
        <w:r w:rsidR="00533EA3" w:rsidRPr="00533EA3" w:rsidDel="00EF60A1">
          <w:rPr>
            <w:lang w:val="en-US"/>
          </w:rPr>
          <w:delText xml:space="preserve">, </w:delText>
        </w:r>
      </w:del>
      <w:r w:rsidR="00533EA3" w:rsidRPr="00533EA3">
        <w:rPr>
          <w:lang w:val="en-US"/>
        </w:rPr>
        <w:t>this</w:t>
      </w:r>
      <w:ins w:id="219" w:author="Beninger, Stefanie" w:date="2026-06-13T14:22:00Z" w16du:dateUtc="2026-06-13T12:22:00Z">
        <w:r w:rsidR="00EF60A1">
          <w:rPr>
            <w:lang w:val="en-US"/>
          </w:rPr>
          <w:t xml:space="preserve"> use</w:t>
        </w:r>
      </w:ins>
      <w:r w:rsidR="00533EA3" w:rsidRPr="00533EA3">
        <w:rPr>
          <w:lang w:val="en-US"/>
        </w:rPr>
        <w:t xml:space="preserve">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del w:id="220" w:author="Beninger, Stefanie" w:date="2026-06-13T14:22:00Z" w16du:dateUtc="2026-06-13T12:22:00Z">
        <w:r w:rsidDel="00EF60A1">
          <w:delText xml:space="preserve"> </w:delText>
        </w:r>
      </w:del>
      <w:r w:rsidR="00FC41B6">
        <w:t xml:space="preserve">a </w:t>
      </w:r>
      <w:r>
        <w:t>“modular system”</w:t>
      </w:r>
      <w:r w:rsidR="00FC41B6">
        <w:t xml:space="preserve"> </w:t>
      </w:r>
      <w:r w:rsidR="00BA3A60">
        <w:t>for content creation, 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1E0E0BB8" w:rsidR="00EB5DFF" w:rsidRDefault="00EB5DFF" w:rsidP="00EB5DFF">
      <w:r w:rsidRPr="5F622639">
        <w:rPr>
          <w:lang w:val="en-US"/>
        </w:rPr>
        <w:t>Interviewee 9 describes a similar system that is focused on deploying campaigns across different cultures</w:t>
      </w:r>
      <w:ins w:id="221" w:author="Beninger, Stefanie" w:date="2026-06-13T14:22:00Z" w16du:dateUtc="2026-06-13T12:22:00Z">
        <w:r w:rsidR="00EF60A1">
          <w:rPr>
            <w:lang w:val="en-US"/>
          </w:rPr>
          <w:t>,</w:t>
        </w:r>
      </w:ins>
      <w:del w:id="222" w:author="Beninger, Stefanie" w:date="2026-06-13T14:22:00Z" w16du:dateUtc="2026-06-13T12:22:00Z">
        <w:r w:rsidRPr="5F622639" w:rsidDel="00EF60A1">
          <w:rPr>
            <w:lang w:val="en-US"/>
          </w:rPr>
          <w:delText>:</w:delText>
        </w:r>
      </w:del>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223"/>
      <w:r>
        <w:t xml:space="preserve">nterviewee 11 notes the ease with which you can scale output when using AI given the right circumstances “about a thousand web pages fully </w:t>
      </w:r>
      <w:r>
        <w:lastRenderedPageBreak/>
        <w:t xml:space="preserve">automated” for one client and judged it a success, “in that use case, it worked. Because it was very standardized.” Confronted with creative, brand-led work, the same operator using the same tools reached the opposite verdict: “once you have to have more creativity in the output and also if it needs to be on brand […] AI still falls very, very short.” </w:t>
      </w:r>
      <w:commentRangeEnd w:id="223"/>
      <w:r w:rsidR="00683DDC" w:rsidRPr="00320990">
        <w:rPr>
          <w:rStyle w:val="CommentReference"/>
          <w:sz w:val="22"/>
          <w:szCs w:val="22"/>
        </w:rPr>
        <w:commentReference w:id="223"/>
      </w:r>
    </w:p>
    <w:p w14:paraId="2B03C877" w14:textId="097F89E2" w:rsidR="00E02931" w:rsidRDefault="00EB5DFF" w:rsidP="00E02931">
      <w:pPr>
        <w:rPr>
          <w:lang w:val="en-US"/>
        </w:rPr>
      </w:pPr>
      <w:r>
        <w:t>Interviewee 12 also noted the ability of agents to segment and target users</w:t>
      </w:r>
      <w:r w:rsidR="006E3599">
        <w:t>,</w:t>
      </w:r>
      <w:r>
        <w:t xml:space="preserve"> </w:t>
      </w:r>
      <w:r w:rsidR="006E3599">
        <w:t>“</w:t>
      </w:r>
      <w:r>
        <w:t>There’s a bunch of agents here for actually creating campaigns for marketers, doing audience segmentation for marketers, audience assembly, a lot of things.</w:t>
      </w:r>
      <w:r w:rsidR="006E3599">
        <w:t xml:space="preserve">”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del w:id="224" w:author="Beninger, Stefanie" w:date="2026-06-13T14:23:00Z" w16du:dateUtc="2026-06-13T12:23:00Z">
        <w:r w:rsidR="00EB5DFF" w:rsidRPr="205B8843" w:rsidDel="00B4167E">
          <w:rPr>
            <w:lang w:val="en-US"/>
          </w:rPr>
          <w:delText xml:space="preserve"> </w:delText>
        </w:r>
      </w:del>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lastRenderedPageBreak/>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work is a stack of workflows, then most processes can be split into six or eight steps, and in some of those steps AI is </w:t>
      </w:r>
      <w:commentRangeStart w:id="225"/>
      <w:r w:rsidRPr="00B47F2E">
        <w:rPr>
          <w:lang w:val="en-US"/>
        </w:rPr>
        <w:t>used</w:t>
      </w:r>
      <w:commentRangeEnd w:id="225"/>
      <w:r w:rsidR="00683DDC" w:rsidRPr="00B47F2E">
        <w:rPr>
          <w:rStyle w:val="CommentReference"/>
          <w:sz w:val="22"/>
          <w:szCs w:val="22"/>
          <w:lang w:val="en-US"/>
        </w:rPr>
        <w:commentReference w:id="225"/>
      </w:r>
      <w:r w:rsidRPr="00B47F2E">
        <w:rPr>
          <w:lang w:val="en-US"/>
        </w:rPr>
        <w:t>.”</w:t>
      </w:r>
    </w:p>
    <w:p w14:paraId="7AA0FD91" w14:textId="67875EAB" w:rsidR="00EB5DFF" w:rsidRPr="00B47F2E" w:rsidRDefault="00EB5DFF" w:rsidP="00EB5DFF">
      <w:r w:rsidRPr="5F622639">
        <w:rPr>
          <w:lang w:val="en-US"/>
        </w:rPr>
        <w:t xml:space="preserve"> Likewise, interviewee 13 </w:t>
      </w:r>
      <w:del w:id="226" w:author="Beninger, Stefanie" w:date="2026-06-13T14:23:00Z" w16du:dateUtc="2026-06-13T12:23:00Z">
        <w:r w:rsidRPr="5F622639" w:rsidDel="00EA21C4">
          <w:rPr>
            <w:lang w:val="en-US"/>
          </w:rPr>
          <w:delText xml:space="preserve">notes </w:delText>
        </w:r>
      </w:del>
      <w:commentRangeStart w:id="227"/>
      <w:ins w:id="228" w:author="Beninger, Stefanie" w:date="2026-06-13T14:23:00Z" w16du:dateUtc="2026-06-13T12:23:00Z">
        <w:r w:rsidR="00EA21C4">
          <w:rPr>
            <w:lang w:val="en-US"/>
          </w:rPr>
          <w:t>described</w:t>
        </w:r>
      </w:ins>
      <w:commentRangeEnd w:id="227"/>
      <w:r w:rsidR="00EA21C4" w:rsidRPr="5F622639">
        <w:rPr>
          <w:rStyle w:val="CommentReference"/>
          <w:sz w:val="22"/>
          <w:szCs w:val="22"/>
          <w:lang w:val="en-US"/>
        </w:rPr>
        <w:commentReference w:id="227"/>
      </w:r>
      <w:ins w:id="229" w:author="Beninger, Stefanie" w:date="2026-06-13T14:23:00Z" w16du:dateUtc="2026-06-13T12:23:00Z">
        <w:r w:rsidR="00EA21C4" w:rsidRPr="5F622639">
          <w:rPr>
            <w:lang w:val="en-US"/>
          </w:rPr>
          <w:t xml:space="preserve"> </w:t>
        </w:r>
      </w:ins>
      <w:r w:rsidRPr="5F622639">
        <w:rPr>
          <w:lang w:val="en-US"/>
        </w:rPr>
        <w:t xml:space="preserve">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6738B539" w:rsidR="00EB5DFF" w:rsidRDefault="00EA3718" w:rsidP="00EB5DFF">
      <w:r>
        <w:rPr>
          <w:lang w:val="en-US"/>
        </w:rPr>
        <w:t xml:space="preserve">Marketing teams might also be </w:t>
      </w:r>
      <w:r w:rsidRPr="00EA3718">
        <w:rPr>
          <w:i/>
          <w:iCs/>
          <w:lang w:val="en-US"/>
        </w:rPr>
        <w:t>employing customer-facing agents</w:t>
      </w:r>
      <w:ins w:id="230" w:author="Beninger, Stefanie" w:date="2026-06-13T14:23:00Z" w16du:dateUtc="2026-06-13T12:23:00Z">
        <w:r w:rsidR="00C003EB">
          <w:rPr>
            <w:lang w:val="en-US"/>
          </w:rPr>
          <w:t xml:space="preserve">, </w:t>
        </w:r>
      </w:ins>
      <w:del w:id="231" w:author="Beninger, Stefanie" w:date="2026-06-13T14:23:00Z" w16du:dateUtc="2026-06-13T12:23:00Z">
        <w:r w:rsidR="00EB5DFF" w:rsidRPr="6E19D5D5" w:rsidDel="00C003EB">
          <w:rPr>
            <w:lang w:val="en-US"/>
          </w:rPr>
          <w:delText xml:space="preserve"> </w:delText>
        </w:r>
      </w:del>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D8A20C6" w:rsidR="00E52D08" w:rsidRDefault="00EB5DFF" w:rsidP="00B51D9A">
      <w:bookmarkStart w:id="232"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rsidR="00D1063F" w:rsidRPr="00D1063F">
        <w:t xml:space="preserve"> and we'll be more commercially successful</w:t>
      </w:r>
      <w:r w:rsidR="00D1063F">
        <w:t>”</w:t>
      </w:r>
      <w:r w:rsidR="00D1063F" w:rsidRPr="00D1063F">
        <w:t>.</w:t>
      </w:r>
      <w:r w:rsidR="00D1063F">
        <w:t xml:space="preserve">  T</w:t>
      </w:r>
      <w:r w:rsidRPr="6E19D5D5">
        <w:rPr>
          <w:lang w:val="en-US"/>
        </w:rPr>
        <w:t>he same agent that handles a 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232"/>
    <w:p w14:paraId="50FC7D71" w14:textId="050015E3" w:rsidR="00B8052F" w:rsidRDefault="00EB5DFF" w:rsidP="00B8052F">
      <w:r>
        <w:lastRenderedPageBreak/>
        <w:t>Interviewee 15 took a different approach; instead of offering the agent to a customer,</w:t>
      </w:r>
      <w:r w:rsidR="00E62FF8">
        <w:t xml:space="preserve"> she now offers support for her customers' agents.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233" w:name="_Toc231935247"/>
      <w:r>
        <w:t>4.4</w:t>
      </w:r>
      <w:r>
        <w:tab/>
      </w:r>
      <w:r w:rsidR="00B14401">
        <w:t>Obtaining v</w:t>
      </w:r>
      <w:r>
        <w:t xml:space="preserve">alue </w:t>
      </w:r>
      <w:r w:rsidR="006A5551">
        <w:t>o</w:t>
      </w:r>
      <w:commentRangeStart w:id="234"/>
      <w:commentRangeStart w:id="235"/>
      <w:r>
        <w:t>utcomes</w:t>
      </w:r>
      <w:bookmarkEnd w:id="233"/>
      <w:commentRangeEnd w:id="234"/>
      <w:r w:rsidR="00683DDC">
        <w:rPr>
          <w:rStyle w:val="CommentReference"/>
          <w:sz w:val="22"/>
          <w:szCs w:val="22"/>
        </w:rPr>
        <w:commentReference w:id="234"/>
      </w:r>
      <w:commentRangeEnd w:id="235"/>
      <w:r>
        <w:rPr>
          <w:rStyle w:val="CommentReference"/>
          <w:sz w:val="22"/>
          <w:szCs w:val="22"/>
        </w:rPr>
        <w:commentReference w:id="235"/>
      </w:r>
    </w:p>
    <w:p w14:paraId="235EA938" w14:textId="77777777" w:rsidR="00EB5DFF" w:rsidRDefault="00EB5DFF" w:rsidP="00EB5DFF">
      <w:r>
        <w:t xml:space="preserve">Applying agentic AI creates outcomes for the organization. We analyze these from a value </w:t>
      </w:r>
      <w:commentRangeStart w:id="236"/>
      <w:r>
        <w:t>perspective</w:t>
      </w:r>
      <w:commentRangeEnd w:id="236"/>
      <w:r w:rsidR="00F87C5A">
        <w:rPr>
          <w:rStyle w:val="CommentReference"/>
          <w:sz w:val="22"/>
          <w:szCs w:val="22"/>
        </w:rPr>
        <w:commentReference w:id="236"/>
      </w:r>
      <w:r>
        <w:t xml:space="preser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018E7F72" w14:textId="77777777" w:rsidR="00EB5DFF" w:rsidRPr="00F9706B" w:rsidRDefault="00EB5DFF" w:rsidP="00EB5DFF">
      <w:pPr>
        <w:pStyle w:val="Heading3"/>
      </w:pPr>
      <w:r>
        <w:t>4.4.1</w:t>
      </w:r>
      <w:r>
        <w:tab/>
      </w:r>
      <w:commentRangeStart w:id="237"/>
      <w:commentRangeStart w:id="238"/>
      <w:r>
        <w:t>Benefits</w:t>
      </w:r>
      <w:commentRangeEnd w:id="237"/>
      <w:r w:rsidR="00683DDC" w:rsidRPr="00F9706B">
        <w:rPr>
          <w:rStyle w:val="CommentReference"/>
          <w:sz w:val="22"/>
          <w:szCs w:val="22"/>
        </w:rPr>
        <w:commentReference w:id="237"/>
      </w:r>
      <w:commentRangeEnd w:id="238"/>
      <w:r w:rsidR="009B29E4" w:rsidRPr="00F9706B">
        <w:rPr>
          <w:rStyle w:val="CommentReference"/>
          <w:sz w:val="22"/>
          <w:szCs w:val="22"/>
        </w:rPr>
        <w:commentReference w:id="238"/>
      </w:r>
    </w:p>
    <w:p w14:paraId="52BBF16F" w14:textId="009FC399" w:rsidR="00EB5DFF" w:rsidRPr="00F9706B" w:rsidRDefault="00EB5DFF" w:rsidP="00EB5DFF">
      <w:r w:rsidRPr="6E19D5D5">
        <w:rPr>
          <w:lang w:val="en-US"/>
        </w:rPr>
        <w:t xml:space="preserve">Benefits from agentic AI in marketing cluster around </w:t>
      </w:r>
      <w:r w:rsidR="005D3B5C">
        <w:rPr>
          <w:lang w:val="en-US"/>
        </w:rPr>
        <w:t>four</w:t>
      </w:r>
      <w:r w:rsidRPr="6E19D5D5">
        <w:rPr>
          <w:lang w:val="en-US"/>
        </w:rPr>
        <w:t xml:space="preser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w:t>
      </w:r>
      <w:r w:rsidRPr="6E19D5D5">
        <w:rPr>
          <w:lang w:val="en-US"/>
        </w:rPr>
        <w:lastRenderedPageBreak/>
        <w:t>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239"/>
      <w:r w:rsidRPr="6E19D5D5">
        <w:rPr>
          <w:i/>
          <w:iCs/>
          <w:lang w:val="en-US"/>
        </w:rPr>
        <w:t>Efficiency</w:t>
      </w:r>
      <w:commentRangeEnd w:id="239"/>
      <w:r w:rsidR="00683DDC">
        <w:rPr>
          <w:rStyle w:val="CommentReference"/>
          <w:i/>
          <w:iCs/>
          <w:sz w:val="22"/>
          <w:szCs w:val="22"/>
          <w:lang w:val="en-US"/>
        </w:rPr>
        <w:commentReference w:id="239"/>
      </w:r>
      <w:r w:rsidR="00EB3BD7">
        <w:rPr>
          <w:i/>
          <w:iCs/>
          <w:lang w:val="en-US"/>
        </w:rPr>
        <w:t xml:space="preserve">, </w:t>
      </w:r>
      <w:r w:rsidR="00EB3BD7" w:rsidRPr="00EB3BD7">
        <w:rPr>
          <w:lang w:val="en-US"/>
        </w:rPr>
        <w:t>whic</w:t>
      </w:r>
      <w:r w:rsidR="00EB3BD7">
        <w:rPr>
          <w:lang w:val="en-US"/>
        </w:rPr>
        <w:t xml:space="preserve">h </w:t>
      </w:r>
      <w:r w:rsidR="00DC577E">
        <w:rPr>
          <w:lang w:val="en-US"/>
        </w:rPr>
        <w:t>we define as the ability to p</w:t>
      </w:r>
      <w:r w:rsidR="00C048FF">
        <w:rPr>
          <w:lang w:val="en-US"/>
        </w:rPr>
        <w:t xml:space="preserve">erform </w:t>
      </w:r>
      <w:r w:rsidR="00DC577E">
        <w:rPr>
          <w:lang w:val="en-US"/>
        </w:rPr>
        <w:t>a unit of work with less effort,</w:t>
      </w:r>
      <w:r w:rsidRPr="6E19D5D5">
        <w:rPr>
          <w:lang w:val="en-US"/>
        </w:rPr>
        <w:t xml:space="preserve"> forms the largest and most consistently described benefit. This might take the form of doing more with the same amount of effort. </w:t>
      </w:r>
      <w:r w:rsidR="00360DFE">
        <w:t>Interviewee 3 put a concrete figure on this, describing analysis that “would’ve taken, like, a week to put together” now turned around “within, like, two hours.”</w:t>
      </w:r>
      <w:r w:rsidR="00360DFE" w:rsidRPr="6E19D5D5">
        <w:rPr>
          <w:lang w:val="en-US"/>
        </w:rPr>
        <w:t xml:space="preserve"> </w:t>
      </w:r>
      <w:r w:rsidR="00360DFE">
        <w:rPr>
          <w:lang w:val="en-US"/>
        </w:rPr>
        <w:t xml:space="preserve"> </w:t>
      </w:r>
      <w:r w:rsidRPr="6E19D5D5">
        <w:rPr>
          <w:lang w:val="en-US"/>
        </w:rPr>
        <w:t>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sidRPr="6E19D5D5">
        <w:rPr>
          <w:lang w:val="en-US"/>
        </w:rPr>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r w:rsidR="008370C8">
        <w:rPr>
          <w:lang w:val="en-US"/>
        </w:rPr>
        <w:t xml:space="preserve"> </w:t>
      </w:r>
      <w:r w:rsidR="008370C8">
        <w:t xml:space="preserve">Speed also </w:t>
      </w:r>
      <w:r w:rsidR="00CE286B">
        <w:t>has a knock-on effect on</w:t>
      </w:r>
      <w:r w:rsidR="008370C8">
        <w:t xml:space="preserve"> how quickly an organization can react to </w:t>
      </w:r>
      <w:r w:rsidR="00CE286B">
        <w:t>changes</w:t>
      </w:r>
      <w:r w:rsidR="008370C8">
        <w:t xml:space="preserve">: </w:t>
      </w:r>
      <w:r w:rsidR="00CE286B">
        <w:t xml:space="preserve">for example, </w:t>
      </w:r>
      <w:r w:rsidR="008370C8">
        <w:t>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240"/>
      <w:r w:rsidRPr="6E19D5D5">
        <w:rPr>
          <w:i/>
          <w:iCs/>
          <w:lang w:val="en-US"/>
        </w:rPr>
        <w:t>Scale</w:t>
      </w:r>
      <w:commentRangeEnd w:id="240"/>
      <w:r w:rsidR="00683DDC" w:rsidRPr="6E19D5D5">
        <w:rPr>
          <w:rStyle w:val="CommentReference"/>
          <w:sz w:val="22"/>
          <w:szCs w:val="22"/>
          <w:lang w:val="en-US"/>
        </w:rPr>
        <w:commentReference w:id="240"/>
      </w:r>
      <w:r w:rsidRPr="6E19D5D5">
        <w:rPr>
          <w:lang w:val="en-US"/>
        </w:rPr>
        <w:t xml:space="preserve"> </w:t>
      </w:r>
      <w:r w:rsidR="00C52348">
        <w:rPr>
          <w:lang w:val="en-US"/>
        </w:rPr>
        <w:t xml:space="preserve">refers to </w:t>
      </w:r>
      <w:r w:rsidR="000806B6">
        <w:rPr>
          <w:lang w:val="en-US"/>
        </w:rPr>
        <w:t>the ability of doing more units of work with the same amount of work; typically, this requires the units of work to be of a similar nature</w:t>
      </w:r>
      <w:r w:rsidR="003E3CE9">
        <w:rPr>
          <w:lang w:val="en-US"/>
        </w:rPr>
        <w:t xml:space="preserve"> and typically </w:t>
      </w:r>
      <w:r w:rsidR="00204CE5">
        <w:rPr>
          <w:lang w:val="en-US"/>
        </w:rPr>
        <w:t>requires operations to be performed in bulk</w:t>
      </w:r>
      <w:r w:rsidR="000806B6">
        <w:rPr>
          <w:lang w:val="en-US"/>
        </w:rPr>
        <w:t xml:space="preserve">. </w:t>
      </w:r>
      <w:r w:rsidRPr="6E19D5D5">
        <w:rPr>
          <w:lang w:val="en-US"/>
        </w:rPr>
        <w:t>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r w:rsidR="008370C8">
        <w:rPr>
          <w:lang w:val="en-US"/>
        </w:rPr>
        <w:t xml:space="preserve"> </w:t>
      </w:r>
      <w:r w:rsidR="00DB683A">
        <w:t xml:space="preserve">The magnitudes described are striking. Interviewee 8, asked how his team produced advertising at scale, recalled </w:t>
      </w:r>
      <w:r w:rsidR="00DB683A">
        <w:lastRenderedPageBreak/>
        <w:t>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68BC2A6A" w14:textId="0F077670" w:rsidR="00EB5DFF" w:rsidRPr="00974539" w:rsidRDefault="00EB5DFF" w:rsidP="00EA0274">
      <w:r>
        <w:rPr>
          <w:i/>
          <w:iCs/>
        </w:rPr>
        <w:t>Extending the personal skillset</w:t>
      </w:r>
      <w:r>
        <w:t xml:space="preserve"> </w:t>
      </w:r>
      <w:r w:rsidR="004F1598">
        <w:t xml:space="preserve">refers to the ability to perform tasks with agentic AI that would typically lie outside of the skillset of the user. This </w:t>
      </w:r>
      <w:r>
        <w:t xml:space="preserve">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w:t>
      </w:r>
      <w:r w:rsidR="00EA0274">
        <w:t xml:space="preserve">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5BD755D7" w14:textId="77777777" w:rsidR="00057D44" w:rsidRDefault="00EB5DFF" w:rsidP="00057D44">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r w:rsidR="006D59B6">
        <w:rPr>
          <w:lang w:val="en-US"/>
        </w:rPr>
        <w:t xml:space="preserve"> </w:t>
      </w:r>
    </w:p>
    <w:p w14:paraId="376A9466" w14:textId="5FCD237D" w:rsidR="00EB5DFF" w:rsidRPr="00EE60F5" w:rsidRDefault="00EB5DFF" w:rsidP="00057D44">
      <w:pPr>
        <w:pStyle w:val="Heading3"/>
      </w:pPr>
      <w:r>
        <w:t>4.4.2</w:t>
      </w:r>
      <w:r>
        <w:tab/>
      </w:r>
      <w:commentRangeStart w:id="241"/>
      <w:r>
        <w:t>Sacrifices</w:t>
      </w:r>
      <w:commentRangeEnd w:id="241"/>
      <w:r w:rsidR="00683DDC" w:rsidRPr="00EE60F5">
        <w:rPr>
          <w:rStyle w:val="CommentReference"/>
          <w:sz w:val="22"/>
          <w:szCs w:val="22"/>
        </w:rPr>
        <w:commentReference w:id="241"/>
      </w:r>
    </w:p>
    <w:p w14:paraId="0A79EDF4" w14:textId="77777777" w:rsidR="00500D40" w:rsidRDefault="00EB5DFF" w:rsidP="00903962">
      <w:pPr>
        <w:rPr>
          <w:lang w:val="en-US"/>
        </w:rPr>
      </w:pPr>
      <w:r w:rsidRPr="6E19D5D5">
        <w:rPr>
          <w:lang w:val="en-US"/>
        </w:rPr>
        <w:t>Alongside benefits, participants describe a set of sacrifices</w:t>
      </w:r>
      <w:bookmarkStart w:id="242" w:name="OLE_LINK6"/>
      <w:r w:rsidRPr="6E19D5D5">
        <w:rPr>
          <w:lang w:val="en-US"/>
        </w:rPr>
        <w:t>; things that are knowingly given up or altered as a consequence of AI adoption</w:t>
      </w:r>
      <w:bookmarkEnd w:id="242"/>
      <w:r w:rsidRPr="6E19D5D5">
        <w:rPr>
          <w:lang w:val="en-US"/>
        </w:rPr>
        <w:t>. Two key categories arise from the data: financial costs and job displacement.</w:t>
      </w:r>
      <w:r w:rsidR="005C57EF">
        <w:rPr>
          <w:lang w:val="en-US"/>
        </w:rPr>
        <w:t xml:space="preserve"> </w:t>
      </w:r>
    </w:p>
    <w:p w14:paraId="3DC7C37D" w14:textId="4ED08B3C" w:rsidR="00EB5DFF" w:rsidRPr="00EE60F5" w:rsidRDefault="00500D40" w:rsidP="00903962">
      <w:r>
        <w:rPr>
          <w:lang w:val="en-US"/>
        </w:rPr>
        <w:t xml:space="preserve">Financial costs </w:t>
      </w:r>
      <w:r w:rsidR="00AE5BE9">
        <w:rPr>
          <w:lang w:val="en-US"/>
        </w:rPr>
        <w:t xml:space="preserve">are the total </w:t>
      </w:r>
      <w:r w:rsidR="00566D0A">
        <w:rPr>
          <w:lang w:val="en-US"/>
        </w:rPr>
        <w:t>financial expenses incurred in</w:t>
      </w:r>
      <w:r>
        <w:rPr>
          <w:lang w:val="en-US"/>
        </w:rPr>
        <w:t xml:space="preserve"> implementing and operating AI systems. </w:t>
      </w:r>
      <w:r w:rsidR="00EB5DFF" w:rsidRPr="6E19D5D5">
        <w:rPr>
          <w:lang w:val="en-US"/>
        </w:rPr>
        <w:t>AI is not cheap. Infrastructure costs, API usage,</w:t>
      </w:r>
      <w:r w:rsidR="00AE5BE9">
        <w:rPr>
          <w:lang w:val="en-US"/>
        </w:rPr>
        <w:t xml:space="preserve"> </w:t>
      </w:r>
      <w:r w:rsidR="00EB5DFF" w:rsidRPr="6E19D5D5">
        <w:rPr>
          <w:lang w:val="en-US"/>
        </w:rPr>
        <w:t xml:space="preserve">vendor licensing, and the </w:t>
      </w:r>
      <w:r w:rsidR="0037118C">
        <w:rPr>
          <w:lang w:val="en-US"/>
        </w:rPr>
        <w:lastRenderedPageBreak/>
        <w:t xml:space="preserve">investment </w:t>
      </w:r>
      <w:r w:rsidR="00EB5DFF" w:rsidRPr="6E19D5D5">
        <w:rPr>
          <w:lang w:val="en-US"/>
        </w:rPr>
        <w:t xml:space="preserve">required to implement and maintain AI systems are consistently identified as real costs. Interviewee 7 noted: “AI is also very expensive. That’s something that we don’t take into consideration.” </w:t>
      </w:r>
      <w:r w:rsidR="00903962">
        <w:t>The scale of commitment can be substantial: interviewee 9 noted her agency had invested “millions in</w:t>
      </w:r>
      <w:r w:rsidR="00BA3129">
        <w:t xml:space="preserve"> our </w:t>
      </w:r>
      <w:r w:rsidR="00903962">
        <w:t>agentic tool chain.” Several participants also cautioned that current prices understate the eventual cost; interviewee 16 observed that “a lot of AI is subsidized now” and expected that “these prices will go up” as the market matures.</w:t>
      </w:r>
      <w:r w:rsidR="00903962" w:rsidRPr="6E19D5D5">
        <w:rPr>
          <w:lang w:val="en-US"/>
        </w:rPr>
        <w:t xml:space="preserve"> </w:t>
      </w:r>
    </w:p>
    <w:p w14:paraId="33A3576C" w14:textId="441ADD1D" w:rsidR="00EB5DFF" w:rsidRPr="00EE60F5" w:rsidRDefault="00EB5DFF" w:rsidP="6E19D5D5">
      <w:pPr>
        <w:rPr>
          <w:i/>
          <w:iCs/>
          <w:lang w:val="en-US"/>
        </w:rPr>
      </w:pPr>
      <w:r w:rsidRPr="007B7A6A">
        <w:rPr>
          <w:i/>
          <w:iCs/>
          <w:lang w:val="en-US"/>
        </w:rPr>
        <w:t>Job replacement</w:t>
      </w:r>
      <w:r w:rsidR="007B7A6A">
        <w:rPr>
          <w:lang w:val="en-US"/>
        </w:rPr>
        <w:t xml:space="preserve"> refers to the loss of jobs or drastic changes in roles. </w:t>
      </w:r>
      <w:r w:rsidR="00C416FD">
        <w:rPr>
          <w:lang w:val="en-US"/>
        </w:rPr>
        <w:t>Job replacement</w:t>
      </w:r>
      <w:r w:rsidRPr="6E19D5D5">
        <w:rPr>
          <w:lang w:val="en-US"/>
        </w:rPr>
        <w:t xml:space="preserve">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w:t>
      </w:r>
      <w:r w:rsidR="00443AD4">
        <w:rPr>
          <w:lang w:val="en-US"/>
        </w:rPr>
        <w:t xml:space="preserve"> Interviewee 4 noted the general attitude </w:t>
      </w:r>
      <w:r w:rsidR="00D76473">
        <w:rPr>
          <w:lang w:val="en-US"/>
        </w:rPr>
        <w:t>“</w:t>
      </w:r>
      <w:r w:rsidR="00A56EAF">
        <w:t>people should be very afraid</w:t>
      </w:r>
      <w:r w:rsidR="00AB7EEE">
        <w:t xml:space="preserve"> </w:t>
      </w:r>
      <w:r w:rsidR="00D76473">
        <w:t>that</w:t>
      </w:r>
      <w:r w:rsidR="00A56EAF">
        <w:t xml:space="preserve"> </w:t>
      </w:r>
      <w:r w:rsidR="00D76473">
        <w:t>t</w:t>
      </w:r>
      <w:r w:rsidR="00A56EAF">
        <w:t>heir job is totally going to be different. And if you don’t change with the job, you find yourself out of a job.”</w:t>
      </w:r>
      <w:r w:rsidR="00A56EAF" w:rsidRPr="6E19D5D5">
        <w:rPr>
          <w:lang w:val="en-US"/>
        </w:rPr>
        <w:t xml:space="preserve"> </w:t>
      </w:r>
      <w:r w:rsidRPr="6E19D5D5">
        <w:rPr>
          <w:lang w:val="en-US"/>
        </w:rPr>
        <w:t xml:space="preserve">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7777777" w:rsidR="00EB5DFF" w:rsidRPr="00EE60F5" w:rsidRDefault="00EB5DFF" w:rsidP="00EB5DFF">
      <w:r w:rsidRPr="6E19D5D5">
        <w:rPr>
          <w:i/>
          <w:iCs/>
          <w:lang w:val="en-US"/>
        </w:rPr>
        <w:t>Hallucination risk</w:t>
      </w:r>
      <w:r w:rsidRPr="6E19D5D5">
        <w:rPr>
          <w:lang w:val="en-US"/>
        </w:rPr>
        <w:t xml:space="preserve"> refers to the chance that AI might provide faulty answers that are not in line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lastRenderedPageBreak/>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sidRPr="6E19D5D5">
        <w:rPr>
          <w:lang w:val="en-US"/>
        </w:rPr>
        <w:t xml:space="preserve">Security and privacy violations are </w:t>
      </w:r>
      <w:r w:rsidR="1496562C" w:rsidRPr="205B8843">
        <w:rPr>
          <w:lang w:val="en-US"/>
        </w:rPr>
        <w:t xml:space="preserve">also </w:t>
      </w:r>
      <w:r w:rsidRPr="6E19D5D5">
        <w:rPr>
          <w:lang w:val="en-US"/>
        </w:rPr>
        <w:t xml:space="preserve">most consistently noted as risks. The concern centers on data that enters AI systems outside of what would be compliant, but might include any violation of law, policy, or user’s trust regarding security and privacy. </w:t>
      </w:r>
      <w:r w:rsidR="007F7875">
        <w:t xml:space="preserve">interviewee 9 noted that clients are “concerned that their </w:t>
      </w:r>
      <w:r w:rsidR="00A44452">
        <w:t>PII, basically any of their customer data or business-sensitive data,</w:t>
      </w:r>
      <w:r w:rsidR="007F7875">
        <w:t xml:space="preserve"> is </w:t>
      </w:r>
      <w:r w:rsidR="009B29E4">
        <w:t>going to</w:t>
      </w:r>
      <w:r w:rsidR="007F7875">
        <w:t xml:space="preserve"> go into an AI tool,” while interviewee 2 stressed the need for “maximum privacy and security in place,” keeping data “secure” and “closed.” </w:t>
      </w:r>
      <w:r w:rsidRPr="6E19D5D5">
        <w:rPr>
          <w:lang w:val="en-US"/>
        </w:rPr>
        <w:t>Interviewee 13 described:</w:t>
      </w:r>
    </w:p>
    <w:p w14:paraId="1373EF8F" w14:textId="77777777" w:rsidR="00EB5DFF" w:rsidRDefault="00EB5DFF" w:rsidP="003A34E9">
      <w:pPr>
        <w:pStyle w:val="Quote"/>
      </w:pPr>
      <w:r w:rsidRPr="205B8843">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lastRenderedPageBreak/>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243"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personas. And then that assistant tells you if this is brand-aligned</w:t>
      </w:r>
      <w:r w:rsidR="003B7B75">
        <w:rPr>
          <w:lang w:val="en-US"/>
        </w:rPr>
        <w:t>”</w:t>
      </w:r>
      <w:r w:rsidRPr="6E19D5D5">
        <w:rPr>
          <w:lang w:val="en-US"/>
        </w:rPr>
        <w:t xml:space="preserve">.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14EC8466" w14:textId="593558EF" w:rsidR="00F052FF" w:rsidRPr="003F6C81" w:rsidRDefault="00193055" w:rsidP="003F6C81">
      <w:r w:rsidRPr="5F622639">
        <w:rPr>
          <w:lang w:val="en-US"/>
        </w:rPr>
        <w:t xml:space="preserve">The examples seem to indicate that brand risk is not a question about whether you are using AI, but rather how you are using AI. </w:t>
      </w:r>
      <w:commentRangeStart w:id="244"/>
      <w:commentRangeStart w:id="245"/>
      <w:commentRangeStart w:id="246"/>
      <w:r w:rsidRPr="5F622639">
        <w:rPr>
          <w:lang w:val="en-US"/>
        </w:rPr>
        <w:t>Furthermore, the organizations most exposed to AI-</w:t>
      </w:r>
      <w:r w:rsidRPr="5F622639">
        <w:rPr>
          <w:lang w:val="en-US"/>
        </w:rPr>
        <w:lastRenderedPageBreak/>
        <w:t xml:space="preserve">driven brand risk are therefore also the ones with the strongest incentive to invest in AI-driven brand control. </w:t>
      </w:r>
      <w:bookmarkEnd w:id="243"/>
      <w:commentRangeEnd w:id="244"/>
      <w:r w:rsidR="00683DDC" w:rsidRPr="003F6C81">
        <w:rPr>
          <w:rStyle w:val="CommentReference"/>
          <w:sz w:val="22"/>
          <w:szCs w:val="22"/>
        </w:rPr>
        <w:commentReference w:id="244"/>
      </w:r>
      <w:commentRangeEnd w:id="245"/>
      <w:r w:rsidRPr="003F6C81">
        <w:rPr>
          <w:rStyle w:val="CommentReference"/>
          <w:sz w:val="22"/>
          <w:szCs w:val="22"/>
        </w:rPr>
        <w:commentReference w:id="245"/>
      </w:r>
      <w:commentRangeEnd w:id="246"/>
      <w:r w:rsidR="00544A7A" w:rsidRPr="003F6C81">
        <w:rPr>
          <w:rStyle w:val="CommentReference"/>
          <w:sz w:val="22"/>
          <w:szCs w:val="22"/>
        </w:rPr>
        <w:commentReference w:id="246"/>
      </w:r>
    </w:p>
    <w:p w14:paraId="4C426A66" w14:textId="77777777" w:rsidR="00EB5DFF" w:rsidRDefault="00EB5DFF" w:rsidP="00EB5DFF">
      <w:pPr>
        <w:ind w:firstLine="0"/>
      </w:pPr>
      <w:commentRangeStart w:id="247"/>
      <w:commentRangeStart w:id="248"/>
      <w:commentRangeStart w:id="249"/>
      <w:r>
        <w:rPr>
          <w:b/>
        </w:rPr>
        <w:t>Table 4</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683DDC" w:rsidP="00DA506C">
      <w:bookmarkStart w:id="250" w:name="_Toc231935248"/>
      <w:commentRangeEnd w:id="247"/>
      <w:r>
        <w:rPr>
          <w:rStyle w:val="CommentReference"/>
          <w:sz w:val="22"/>
          <w:szCs w:val="22"/>
        </w:rPr>
        <w:commentReference w:id="247"/>
      </w:r>
      <w:commentRangeEnd w:id="248"/>
      <w:r w:rsidR="0070486A">
        <w:rPr>
          <w:rStyle w:val="CommentReference"/>
          <w:sz w:val="22"/>
          <w:szCs w:val="22"/>
        </w:rPr>
        <w:commentReference w:id="248"/>
      </w:r>
      <w:commentRangeEnd w:id="249"/>
      <w:r w:rsidR="008660BE">
        <w:rPr>
          <w:rStyle w:val="CommentReference"/>
          <w:sz w:val="22"/>
          <w:szCs w:val="22"/>
        </w:rPr>
        <w:commentReference w:id="249"/>
      </w:r>
    </w:p>
    <w:p w14:paraId="4AAA27B2" w14:textId="77777777" w:rsidR="0032746D" w:rsidRDefault="0032746D">
      <w:pPr>
        <w:rPr>
          <w:b/>
          <w:bCs/>
          <w:color w:val="00312A"/>
        </w:rPr>
      </w:pPr>
      <w:bookmarkStart w:id="252" w:name="_Toc231935249"/>
      <w:bookmarkEnd w:id="250"/>
      <w:r>
        <w:rPr>
          <w:color w:val="00312A"/>
        </w:rPr>
        <w:br w:type="page"/>
      </w:r>
    </w:p>
    <w:p w14:paraId="32A19B04" w14:textId="6C81CD34" w:rsidR="00EB5DFF" w:rsidRDefault="00EB5DFF" w:rsidP="00EB5DFF">
      <w:pPr>
        <w:pStyle w:val="Heading1"/>
        <w:rPr>
          <w:color w:val="00312A"/>
        </w:rPr>
      </w:pPr>
      <w:r>
        <w:rPr>
          <w:color w:val="00312A"/>
        </w:rPr>
        <w:lastRenderedPageBreak/>
        <w:t>5.</w:t>
      </w:r>
      <w:r>
        <w:rPr>
          <w:color w:val="00312A"/>
        </w:rPr>
        <w:tab/>
        <w:t>Discussion</w:t>
      </w:r>
      <w:bookmarkEnd w:id="252"/>
    </w:p>
    <w:p w14:paraId="7CC4B1E1" w14:textId="77777777" w:rsidR="00EB5DFF" w:rsidRDefault="00EB5DFF" w:rsidP="6E19D5D5">
      <w:pPr>
        <w:rPr>
          <w:color w:val="00312A"/>
          <w:lang w:val="en-US"/>
        </w:rPr>
      </w:pPr>
      <w:r w:rsidRPr="6E19D5D5">
        <w:rPr>
          <w:color w:val="00312A"/>
          <w:lang w:val="en-US"/>
        </w:rPr>
        <w:t xml:space="preserve">This study set out to understand how marketing managers create value with agentic AI. </w:t>
      </w:r>
      <w:commentRangeStart w:id="253"/>
      <w:r w:rsidRPr="6E19D5D5">
        <w:rPr>
          <w:color w:val="00312A"/>
          <w:lang w:val="en-US"/>
        </w:rPr>
        <w:t xml:space="preserve">Chapter 4 analyzes the lived experience of marketing managers and those who help them implement their AI strategy, </w:t>
      </w:r>
      <w:r w:rsidRPr="6E19D5D5">
        <w:rPr>
          <w:lang w:val="en-US"/>
        </w:rPr>
        <w:t>reconstructing how that value is created in practice.</w:t>
      </w:r>
      <w:commentRangeEnd w:id="253"/>
      <w:r w:rsidR="00683DDC">
        <w:rPr>
          <w:rStyle w:val="CommentReference"/>
          <w:color w:val="00312A"/>
          <w:sz w:val="22"/>
          <w:szCs w:val="22"/>
          <w:lang w:val="en-US"/>
        </w:rPr>
        <w:commentReference w:id="253"/>
      </w:r>
    </w:p>
    <w:p w14:paraId="20E9053E" w14:textId="77777777" w:rsidR="00EB5DFF" w:rsidRDefault="00EB5DFF" w:rsidP="6E19D5D5">
      <w:pPr>
        <w:rPr>
          <w:color w:val="00312A"/>
          <w:lang w:val="en-US"/>
        </w:rPr>
      </w:pPr>
      <w:commentRangeStart w:id="254"/>
      <w:r w:rsidRPr="6E19D5D5">
        <w:rPr>
          <w:color w:val="00312A"/>
          <w:lang w:val="en-US"/>
        </w:rPr>
        <w:t xml:space="preserve"> </w:t>
      </w:r>
      <w:bookmarkStart w:id="255" w:name="OLE_LINK2"/>
      <w:r w:rsidRPr="6E19D5D5">
        <w:rPr>
          <w:color w:val="00312A"/>
          <w:lang w:val="en-US"/>
        </w:rPr>
        <w:t xml:space="preserve">Similar use cases, like creating a content generation pipeline, an analytics agent, or customer service assistance, were reported to </w:t>
      </w:r>
      <w:r w:rsidRPr="6E19D5D5">
        <w:rPr>
          <w:lang w:val="en-US"/>
        </w:rPr>
        <w:t>produce different outcomes across organizations (Section 4.4.4; Table 4).</w:t>
      </w:r>
      <w:r w:rsidRPr="6E19D5D5">
        <w:rPr>
          <w:color w:val="00312A"/>
          <w:lang w:val="en-US"/>
        </w:rPr>
        <w:t xml:space="preserve"> </w:t>
      </w:r>
      <w:r w:rsidRPr="6E19D5D5">
        <w:rPr>
          <w:lang w:val="en-US"/>
        </w:rPr>
        <w:t xml:space="preserve">That variance was attributed to organizational conditions, managerial behavior, and the configuration in which the technology was applied, rather than to the use case itself. </w:t>
      </w:r>
      <w:bookmarkEnd w:id="255"/>
      <w:commentRangeEnd w:id="254"/>
      <w:r w:rsidR="00683DDC">
        <w:rPr>
          <w:rStyle w:val="CommentReference"/>
          <w:color w:val="00312A"/>
          <w:sz w:val="22"/>
          <w:szCs w:val="22"/>
          <w:lang w:val="en-US"/>
        </w:rPr>
        <w:commentReference w:id="254"/>
      </w:r>
    </w:p>
    <w:p w14:paraId="267AE2C8" w14:textId="77777777" w:rsidR="00EB5DFF" w:rsidRDefault="00EB5DFF" w:rsidP="00EB5DFF">
      <w:pPr>
        <w:pStyle w:val="Heading2"/>
      </w:pPr>
      <w:bookmarkStart w:id="256" w:name="_Toc231935250"/>
      <w:r>
        <w:t>5.1</w:t>
      </w:r>
      <w:r>
        <w:tab/>
        <w:t>Contributions to Theory</w:t>
      </w:r>
      <w:bookmarkEnd w:id="256"/>
    </w:p>
    <w:p w14:paraId="535AE287" w14:textId="6119C3D4" w:rsidR="00EB5DFF" w:rsidRDefault="00EB5DFF" w:rsidP="00EB5DFF">
      <w:r w:rsidRPr="6E19D5D5">
        <w:rPr>
          <w:lang w:val="en-US"/>
        </w:rPr>
        <w:t xml:space="preserve">Agentic AI has moved rapidly from a technical novelty to a consequential development in marketing, yet empirical research into its implications within organizations remains scarce; the existing literature concentrates on </w:t>
      </w:r>
      <w:commentRangeStart w:id="257"/>
      <w:commentRangeStart w:id="258"/>
      <w:r w:rsidRPr="6E19D5D5">
        <w:rPr>
          <w:lang w:val="en-US"/>
        </w:rPr>
        <w:t>generative AI and, more narrowly, on content generation</w:t>
      </w:r>
      <w:commentRangeEnd w:id="257"/>
      <w:r w:rsidR="00683DDC" w:rsidRPr="6E19D5D5">
        <w:rPr>
          <w:rStyle w:val="CommentReference"/>
          <w:sz w:val="22"/>
          <w:szCs w:val="22"/>
          <w:lang w:val="en-US"/>
        </w:rPr>
        <w:commentReference w:id="257"/>
      </w:r>
      <w:commentRangeEnd w:id="258"/>
      <w:r w:rsidRPr="6E19D5D5">
        <w:rPr>
          <w:rStyle w:val="CommentReference"/>
          <w:sz w:val="22"/>
          <w:szCs w:val="22"/>
          <w:lang w:val="en-US"/>
        </w:rPr>
        <w:commentReference w:id="258"/>
      </w:r>
      <w:r w:rsidRPr="6E19D5D5">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59"/>
      <w:r w:rsidRPr="6E19D5D5">
        <w:rPr>
          <w:lang w:val="en-US"/>
        </w:rPr>
        <w:t>agentic</w:t>
      </w:r>
      <w:commentRangeEnd w:id="259"/>
      <w:r w:rsidR="00683DDC" w:rsidRPr="6E19D5D5">
        <w:rPr>
          <w:rStyle w:val="CommentReference"/>
          <w:sz w:val="22"/>
          <w:szCs w:val="22"/>
          <w:lang w:val="en-US"/>
        </w:rPr>
        <w:commentReference w:id="259"/>
      </w:r>
      <w:r w:rsidRPr="6E19D5D5">
        <w:rPr>
          <w:lang w:val="en-US"/>
        </w:rPr>
        <w:t xml:space="preserve"> AI. </w:t>
      </w:r>
    </w:p>
    <w:p w14:paraId="60B14702" w14:textId="77777777" w:rsidR="00EB5DFF" w:rsidRDefault="00EB5DFF" w:rsidP="00EB5DFF">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 this context includes the progression of AI, market pressure and supplier communication; the organizational conditions that enable or constrain action; </w:t>
      </w:r>
      <w:r>
        <w:rPr>
          <w:i/>
          <w:iCs/>
          <w:color w:val="00312A"/>
        </w:rPr>
        <w:t>steering</w:t>
      </w:r>
      <w:r>
        <w:rPr>
          <w:color w:val="00312A"/>
        </w:rPr>
        <w:t xml:space="preserve"> the organization through the managerial responses we call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commentRangeStart w:id="260"/>
      <w:commentRangeEnd w:id="260"/>
      <w:r w:rsidR="00683DDC">
        <w:rPr>
          <w:rStyle w:val="CommentReference"/>
          <w:color w:val="00312A"/>
          <w:sz w:val="22"/>
          <w:szCs w:val="22"/>
        </w:rPr>
        <w:commentReference w:id="260"/>
      </w:r>
    </w:p>
    <w:p w14:paraId="0BFDFC22" w14:textId="77777777" w:rsidR="00EB5DFF" w:rsidRDefault="00EB5DFF" w:rsidP="00EB5DFF">
      <w:r>
        <w:lastRenderedPageBreak/>
        <w:t>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leveraging, reshaping, and navigating), and applying, through which agentic AI is turned into value.</w:t>
      </w:r>
    </w:p>
    <w:p w14:paraId="29BE671D" w14:textId="77777777" w:rsidR="00EB5DFF" w:rsidRPr="002779EF" w:rsidRDefault="00EB5DFF" w:rsidP="00EB5DFF">
      <w:pPr>
        <w:pStyle w:val="Heading3"/>
      </w:pPr>
      <w:r>
        <w:t>5.1.1</w:t>
      </w:r>
      <w:r>
        <w:tab/>
      </w:r>
      <w:r w:rsidRPr="002779EF">
        <w:t xml:space="preserve">Agentic AI </w:t>
      </w:r>
      <w:commentRangeStart w:id="261"/>
      <w:r w:rsidRPr="002779EF">
        <w:t>value</w:t>
      </w:r>
      <w:commentRangeEnd w:id="261"/>
      <w:r w:rsidR="00683DDC" w:rsidRPr="002779EF">
        <w:rPr>
          <w:rStyle w:val="CommentReference"/>
          <w:sz w:val="22"/>
          <w:szCs w:val="22"/>
        </w:rPr>
        <w:commentReference w:id="261"/>
      </w:r>
      <w:r w:rsidRPr="002779EF">
        <w:t xml:space="preserve"> creation as a continuation of digital transformation.</w:t>
      </w:r>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77777777"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262"/>
      <w:r w:rsidRPr="6E19D5D5">
        <w:rPr>
          <w:lang w:val="en-US"/>
        </w:rPr>
        <w:t>governance</w:t>
      </w:r>
      <w:commentRangeEnd w:id="262"/>
      <w:r w:rsidR="00683DDC" w:rsidRPr="6E19D5D5">
        <w:rPr>
          <w:rStyle w:val="CommentReference"/>
          <w:sz w:val="22"/>
          <w:szCs w:val="22"/>
          <w:lang w:val="en-US"/>
        </w:rPr>
        <w:commentReference w:id="262"/>
      </w:r>
      <w:r w:rsidRPr="6E19D5D5">
        <w:rPr>
          <w:lang w:val="en-US"/>
        </w:rPr>
        <w:t xml:space="preserve"> often has become overly restrictive and has become one of the main inhibitors of agentic AI (see section 4.2.4). </w:t>
      </w:r>
      <w:commentRangeStart w:id="263"/>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263"/>
      <w:r w:rsidR="00683DDC" w:rsidRPr="002779EF">
        <w:rPr>
          <w:rStyle w:val="CommentReference"/>
          <w:sz w:val="22"/>
          <w:szCs w:val="22"/>
          <w:lang w:val="en-US"/>
        </w:rPr>
        <w:commentReference w:id="263"/>
      </w:r>
    </w:p>
    <w:p w14:paraId="500E7C1B" w14:textId="1629D859" w:rsidR="00EB5DFF" w:rsidRPr="002779EF" w:rsidRDefault="00EB5DFF" w:rsidP="00EB5DFF">
      <w:r w:rsidRPr="6E19D5D5">
        <w:rPr>
          <w:lang w:val="en-US"/>
        </w:rPr>
        <w:t xml:space="preserve">Likewise, our work also aligns with and builds on the insights from Vidal et al. (2022). Vidal et al. (2022) note how </w:t>
      </w:r>
      <w:commentRangeStart w:id="264"/>
      <w:r w:rsidRPr="6E19D5D5">
        <w:rPr>
          <w:lang w:val="en-US"/>
        </w:rPr>
        <w:t>digital leaders should become business leade</w:t>
      </w:r>
      <w:commentRangeEnd w:id="264"/>
      <w:r w:rsidR="00683DDC" w:rsidRPr="6E19D5D5">
        <w:rPr>
          <w:rStyle w:val="CommentReference"/>
          <w:sz w:val="22"/>
          <w:szCs w:val="22"/>
          <w:lang w:val="en-US"/>
        </w:rPr>
        <w:commentReference w:id="264"/>
      </w:r>
      <w:r w:rsidRPr="6E19D5D5">
        <w:rPr>
          <w:lang w:val="en-US"/>
        </w:rPr>
        <w:t xml:space="preserve">rs, including developing business know-how within the digital function. We mirror this perspective and note that the marketing function requires increasing technical know-how and management (see section 4.2.3). </w:t>
      </w:r>
      <w:r w:rsidR="180B0401" w:rsidRPr="205B8843">
        <w:rPr>
          <w:lang w:val="en-US"/>
        </w:rPr>
        <w:t>This</w:t>
      </w:r>
      <w:ins w:id="265" w:author="Beninger, Stefanie" w:date="2026-06-10T13:07:00Z" w16du:dateUtc="2026-06-10T13:07:14Z">
        <w:r w:rsidR="0C77C109" w:rsidRPr="205B8843">
          <w:rPr>
            <w:lang w:val="en-US"/>
          </w:rPr>
          <w:t xml:space="preserve"> </w:t>
        </w:r>
      </w:ins>
      <w:commentRangeStart w:id="266"/>
      <w:ins w:id="267" w:author="Beninger, Stefanie" w:date="2026-06-10T13:07:00Z" w16du:dateUtc="2026-06-10T13:07:23Z">
        <w:r w:rsidR="645290C6" w:rsidRPr="205B8843">
          <w:rPr>
            <w:lang w:val="en-US"/>
          </w:rPr>
          <w:t>conclusion</w:t>
        </w:r>
      </w:ins>
      <w:commentRangeEnd w:id="266"/>
      <w:r w:rsidR="00683DDC" w:rsidRPr="6E19D5D5">
        <w:rPr>
          <w:rStyle w:val="CommentReference"/>
          <w:sz w:val="22"/>
          <w:szCs w:val="22"/>
          <w:lang w:val="en-US"/>
        </w:rPr>
        <w:commentReference w:id="266"/>
      </w:r>
      <w:ins w:id="268" w:author="Beninger, Stefanie" w:date="2026-06-10T13:07:00Z" w16du:dateUtc="2026-06-10T13:07:23Z">
        <w:r w:rsidRPr="6E19D5D5">
          <w:rPr>
            <w:lang w:val="en-US"/>
          </w:rPr>
          <w:t xml:space="preserve"> </w:t>
        </w:r>
      </w:ins>
      <w:r w:rsidRPr="6E19D5D5">
        <w:rPr>
          <w:lang w:val="en-US"/>
        </w:rPr>
        <w:t>results in a situation where many of the learnings from Vidal et al. (2022</w:t>
      </w:r>
      <w:r w:rsidR="180B0401" w:rsidRPr="205B8843">
        <w:rPr>
          <w:lang w:val="en-US"/>
        </w:rPr>
        <w:t>)</w:t>
      </w:r>
      <w:ins w:id="269" w:author="Beninger, Stefanie" w:date="2026-06-10T13:07:00Z" w16du:dateUtc="2026-06-10T13:07:17Z">
        <w:r w:rsidR="6FFD52C6" w:rsidRPr="205B8843">
          <w:rPr>
            <w:lang w:val="en-US"/>
          </w:rPr>
          <w:t xml:space="preserve"> </w:t>
        </w:r>
      </w:ins>
      <w:del w:id="270" w:author="Beninger, Stefanie" w:date="2026-06-10T13:07:00Z" w16du:dateUtc="2026-06-10T13:07:17Z">
        <w:r w:rsidRPr="205B8843" w:rsidDel="180B0401">
          <w:rPr>
            <w:lang w:val="en-US"/>
          </w:rPr>
          <w:delText>,</w:delText>
        </w:r>
        <w:r w:rsidRPr="6E19D5D5">
          <w:rPr>
            <w:lang w:val="en-US"/>
          </w:rPr>
          <w:delText xml:space="preserve"> </w:delText>
        </w:r>
      </w:del>
      <w:r w:rsidRPr="6E19D5D5">
        <w:rPr>
          <w:lang w:val="en-US"/>
        </w:rPr>
        <w:t>now apply to the marketing manager, including the need to master talent complexity, prioritize learning, and bridge the gap between technical and business capabilities.</w:t>
      </w:r>
    </w:p>
    <w:p w14:paraId="56BBEE0D" w14:textId="77777777" w:rsidR="00EB5DFF" w:rsidRPr="002779EF" w:rsidRDefault="00EB5DFF" w:rsidP="00EB5DFF">
      <w:r w:rsidRPr="002779EF">
        <w:t xml:space="preserve">In line with </w:t>
      </w:r>
      <w:r w:rsidRPr="002779EF">
        <w:rPr>
          <w:lang w:val="en-US"/>
        </w:rPr>
        <w:t>Gebauer et al.’s (2020)</w:t>
      </w:r>
      <w:bookmarkStart w:id="271" w:name="OLE_LINK14"/>
      <w:r w:rsidRPr="002779EF">
        <w:t xml:space="preserve"> </w:t>
      </w:r>
      <w:r w:rsidRPr="00A06DA5">
        <w:t xml:space="preserve">digitalization </w:t>
      </w:r>
      <w:commentRangeStart w:id="272"/>
      <w:r w:rsidRPr="00A06DA5">
        <w:t>paradox</w:t>
      </w:r>
      <w:commentRangeEnd w:id="272"/>
      <w:r w:rsidR="00683DDC">
        <w:rPr>
          <w:rStyle w:val="CommentReference"/>
          <w:i/>
          <w:iCs/>
          <w:sz w:val="22"/>
          <w:szCs w:val="22"/>
        </w:rPr>
        <w:commentReference w:id="272"/>
      </w:r>
      <w:r>
        <w:rPr>
          <w:i/>
          <w:iCs/>
        </w:rPr>
        <w:t>,</w:t>
      </w:r>
      <w:r w:rsidRPr="002779EF">
        <w:t xml:space="preserve"> </w:t>
      </w:r>
      <w:bookmarkEnd w:id="271"/>
      <w:r w:rsidRPr="002779EF">
        <w:t xml:space="preserve">we see a pattern where outcomes of investments in agentic AI differ significantly. Notably, ignoring customer needs is not a pattern we observed; however, </w:t>
      </w:r>
      <w:bookmarkStart w:id="273" w:name="OLE_LINK15"/>
      <w:r w:rsidRPr="002779EF">
        <w:rPr>
          <w:lang w:val="en-US"/>
        </w:rPr>
        <w:t xml:space="preserve">Gebauer </w:t>
      </w:r>
      <w:bookmarkStart w:id="274" w:name="OLE_LINK16"/>
      <w:r w:rsidRPr="002779EF">
        <w:rPr>
          <w:lang w:val="en-US"/>
        </w:rPr>
        <w:t xml:space="preserve">et al.’s (2020) </w:t>
      </w:r>
      <w:bookmarkEnd w:id="273"/>
      <w:bookmarkEnd w:id="274"/>
      <w:r w:rsidRPr="002779EF">
        <w:rPr>
          <w:lang w:val="en-US"/>
        </w:rPr>
        <w:t xml:space="preserve">trap of </w:t>
      </w:r>
      <w:r w:rsidRPr="002779EF">
        <w:t xml:space="preserve">failing to build trust among </w:t>
      </w:r>
      <w:r w:rsidRPr="002779EF">
        <w:lastRenderedPageBreak/>
        <w:t xml:space="preserve">partners could be seen as a slice of the broader </w:t>
      </w:r>
      <w:r w:rsidRPr="002779EF">
        <w:rPr>
          <w:rStyle w:val="Strong"/>
          <w:rFonts w:cs="Segoe UI"/>
          <w:b w:val="0"/>
          <w:bCs w:val="0"/>
          <w:i/>
          <w:iCs/>
          <w:sz w:val="21"/>
          <w:szCs w:val="21"/>
        </w:rPr>
        <w:t xml:space="preserve">steering the </w:t>
      </w:r>
      <w:commentRangeStart w:id="275"/>
      <w:r w:rsidRPr="002779EF">
        <w:rPr>
          <w:rStyle w:val="Strong"/>
          <w:rFonts w:cs="Segoe UI"/>
          <w:b w:val="0"/>
          <w:bCs w:val="0"/>
          <w:i/>
          <w:iCs/>
          <w:sz w:val="21"/>
          <w:szCs w:val="21"/>
        </w:rPr>
        <w:t>organization</w:t>
      </w:r>
      <w:commentRangeEnd w:id="275"/>
      <w:r w:rsidR="00683DDC" w:rsidRPr="002779EF">
        <w:rPr>
          <w:rStyle w:val="CommentReference"/>
          <w:rFonts w:cs="Segoe UI"/>
          <w:i/>
          <w:iCs/>
          <w:sz w:val="21"/>
          <w:szCs w:val="21"/>
        </w:rPr>
        <w:commentReference w:id="275"/>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 (se</w:t>
      </w:r>
      <w:commentRangeStart w:id="276"/>
      <w:r w:rsidRPr="002779EF">
        <w:rPr>
          <w:rStyle w:val="Strong"/>
          <w:rFonts w:cs="Segoe UI"/>
          <w:b w:val="0"/>
          <w:bCs w:val="0"/>
          <w:sz w:val="21"/>
          <w:szCs w:val="21"/>
        </w:rPr>
        <w:t>e section 4.2).</w:t>
      </w:r>
      <w:commentRangeEnd w:id="276"/>
      <w:r w:rsidR="00683DDC" w:rsidRPr="002779EF">
        <w:rPr>
          <w:rStyle w:val="CommentReference"/>
          <w:rFonts w:cs="Segoe UI"/>
          <w:sz w:val="21"/>
          <w:szCs w:val="21"/>
        </w:rPr>
        <w:commentReference w:id="276"/>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277"/>
      <w:r w:rsidRPr="002779EF">
        <w:rPr>
          <w:rStyle w:val="Strong"/>
          <w:rFonts w:cs="Segoe UI"/>
          <w:b w:val="0"/>
          <w:bCs w:val="0"/>
          <w:sz w:val="21"/>
          <w:szCs w:val="21"/>
        </w:rPr>
        <w:t>we</w:t>
      </w:r>
      <w:commentRangeEnd w:id="277"/>
      <w:r w:rsidR="00683DDC" w:rsidRPr="002779EF">
        <w:rPr>
          <w:rStyle w:val="CommentReference"/>
          <w:rFonts w:cs="Segoe UI"/>
          <w:sz w:val="21"/>
          <w:szCs w:val="21"/>
        </w:rPr>
        <w:commentReference w:id="277"/>
      </w:r>
      <w:r w:rsidRPr="002779EF">
        <w:rPr>
          <w:rStyle w:val="Strong"/>
          <w:rFonts w:cs="Segoe UI"/>
          <w:b w:val="0"/>
          <w:bCs w:val="0"/>
          <w:sz w:val="21"/>
          <w:szCs w:val="21"/>
        </w:rPr>
        <w:t xml:space="preserve"> note a much wider range of </w:t>
      </w:r>
      <w:commentRangeStart w:id="278"/>
      <w:r w:rsidRPr="002779EF">
        <w:rPr>
          <w:rStyle w:val="Strong"/>
          <w:rFonts w:cs="Segoe UI"/>
          <w:b w:val="0"/>
          <w:bCs w:val="0"/>
          <w:sz w:val="21"/>
          <w:szCs w:val="21"/>
        </w:rPr>
        <w:t>elements</w:t>
      </w:r>
      <w:commentRangeEnd w:id="278"/>
      <w:r w:rsidR="00683DDC" w:rsidRPr="002779EF">
        <w:rPr>
          <w:rStyle w:val="CommentReference"/>
          <w:rFonts w:cs="Segoe UI"/>
          <w:sz w:val="21"/>
          <w:szCs w:val="21"/>
        </w:rPr>
        <w:commentReference w:id="278"/>
      </w:r>
      <w:r w:rsidRPr="002779EF">
        <w:rPr>
          <w:rStyle w:val="Strong"/>
          <w:rFonts w:cs="Segoe UI"/>
          <w:b w:val="0"/>
          <w:bCs w:val="0"/>
          <w:sz w:val="21"/>
          <w:szCs w:val="21"/>
        </w:rPr>
        <w:t xml:space="preserve"> that the manager can steer and shape to ensure that initiatives take hold and create value (see section 4). </w:t>
      </w:r>
    </w:p>
    <w:p w14:paraId="02A84530" w14:textId="1B0F8602" w:rsidR="00EB5DFF" w:rsidRPr="002779EF" w:rsidRDefault="00EB5DFF" w:rsidP="00EB5DFF">
      <w:r w:rsidRPr="6E19D5D5">
        <w:rPr>
          <w:lang w:val="en-US"/>
        </w:rPr>
        <w:t xml:space="preserve"> Both the organizational resistance that we observe and the breadth of benefits when successful that we observe within the dataset seem to be much higher than what is signaled in previous works regarding digital </w:t>
      </w:r>
      <w:commentRangeStart w:id="279"/>
      <w:r w:rsidRPr="6E19D5D5">
        <w:rPr>
          <w:lang w:val="en-US"/>
        </w:rPr>
        <w:t>transformation</w:t>
      </w:r>
      <w:commentRangeEnd w:id="279"/>
      <w:r w:rsidR="00683DDC" w:rsidRPr="6E19D5D5">
        <w:rPr>
          <w:rStyle w:val="CommentReference"/>
          <w:sz w:val="22"/>
          <w:szCs w:val="22"/>
          <w:lang w:val="en-US"/>
        </w:rPr>
        <w:commentReference w:id="279"/>
      </w:r>
      <w:r w:rsidRPr="6E19D5D5">
        <w:rPr>
          <w:lang w:val="en-US"/>
        </w:rPr>
        <w:t xml:space="preserve">. Our resource suggests that this increased speed creates increased resistance and delaying behavior; </w:t>
      </w:r>
      <w:del w:id="280" w:author="Beninger, Stefanie" w:date="2026-06-10T13:11:00Z" w16du:dateUtc="2026-06-10T13:11:34Z">
        <w:r w:rsidRPr="6E19D5D5">
          <w:rPr>
            <w:lang w:val="en-US"/>
          </w:rPr>
          <w:delText>we quoted</w:delText>
        </w:r>
      </w:del>
      <w:ins w:id="281" w:author="Beninger, Stefanie" w:date="2026-06-10T13:11:00Z" w16du:dateUtc="2026-06-10T13:11:38Z">
        <w:r w:rsidR="4344F6D9" w:rsidRPr="205B8843">
          <w:rPr>
            <w:lang w:val="en-US"/>
          </w:rPr>
          <w:t>where one participant noted that,</w:t>
        </w:r>
      </w:ins>
      <w:r w:rsidRPr="6E19D5D5">
        <w:rPr>
          <w:lang w:val="en-US"/>
        </w:rPr>
        <w:t xml:space="preserve"> “It goes so fast that </w:t>
      </w:r>
      <w:del w:id="282" w:author="Beninger, Stefanie" w:date="2026-06-10T13:11:00Z" w16du:dateUtc="2026-06-10T13:11:43Z">
        <w:r w:rsidRPr="6E19D5D5">
          <w:rPr>
            <w:lang w:val="en-US"/>
          </w:rPr>
          <w:delText xml:space="preserve">they </w:delText>
        </w:r>
      </w:del>
      <w:ins w:id="283" w:author="Beninger, Stefanie" w:date="2026-06-10T13:11:00Z" w16du:dateUtc="2026-06-10T13:11:46Z">
        <w:r w:rsidR="236B64AD" w:rsidRPr="205B8843">
          <w:rPr>
            <w:lang w:val="en-US"/>
          </w:rPr>
          <w:t xml:space="preserve">[employees] </w:t>
        </w:r>
      </w:ins>
      <w:r w:rsidRPr="6E19D5D5">
        <w:rPr>
          <w:lang w:val="en-US"/>
        </w:rPr>
        <w:t xml:space="preserve">get overwhelmed” (see section 4.1.1). This implies that the managerial </w:t>
      </w:r>
      <w:commentRangeStart w:id="284"/>
      <w:r w:rsidRPr="6E19D5D5">
        <w:rPr>
          <w:lang w:val="en-US"/>
        </w:rPr>
        <w:t>behaviors</w:t>
      </w:r>
      <w:commentRangeEnd w:id="284"/>
      <w:r w:rsidR="00683DDC" w:rsidRPr="6E19D5D5">
        <w:rPr>
          <w:rStyle w:val="CommentReference"/>
          <w:sz w:val="22"/>
          <w:szCs w:val="22"/>
          <w:lang w:val="en-US"/>
        </w:rPr>
        <w:commentReference w:id="284"/>
      </w:r>
      <w:r w:rsidRPr="6E19D5D5">
        <w:rPr>
          <w:lang w:val="en-US"/>
        </w:rPr>
        <w:t xml:space="preserve"> that were important in the </w:t>
      </w:r>
      <w:commentRangeStart w:id="285"/>
      <w:r w:rsidRPr="6E19D5D5">
        <w:rPr>
          <w:lang w:val="en-US"/>
        </w:rPr>
        <w:t>age of digital transformation</w:t>
      </w:r>
      <w:commentRangeEnd w:id="285"/>
      <w:r w:rsidR="00683DDC" w:rsidRPr="6E19D5D5">
        <w:rPr>
          <w:rStyle w:val="CommentReference"/>
          <w:sz w:val="22"/>
          <w:szCs w:val="22"/>
          <w:lang w:val="en-US"/>
        </w:rPr>
        <w:commentReference w:id="285"/>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286" w:author="Luttik, Daan" w:date="2026-06-09T19:32:00Z" w16du:dateUtc="2026-06-09T17:32:00Z"/>
        </w:rPr>
      </w:pPr>
      <w:del w:id="287"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288" w:author="Luttik, Daan" w:date="2026-06-09T19:32:00Z" w16du:dateUtc="2026-06-09T17:32:00Z"/>
        </w:rPr>
      </w:pPr>
      <w:del w:id="289" w:author="Luttik, Daan" w:date="2026-06-09T19:32:00Z" w16du:dateUtc="2026-06-09T17:32:00Z">
        <w:r w:rsidDel="000D2E91">
          <w:delText>Earlier work shows possible applications of GenAI within marketing (Wahid et al., 2023; Grewal et al., 2025; Abou Elgheit, 2025).</w:delText>
        </w:r>
      </w:del>
    </w:p>
    <w:p w14:paraId="67961680" w14:textId="77777777" w:rsidR="00EB5DFF" w:rsidRDefault="00EB5DFF" w:rsidP="00EB5DFF">
      <w:pPr>
        <w:pStyle w:val="Heading3"/>
        <w:numPr>
          <w:ilvl w:val="2"/>
          <w:numId w:val="18"/>
        </w:numPr>
      </w:pPr>
      <w:r w:rsidRPr="000D2E91">
        <w:t>Observing</w:t>
      </w:r>
      <w:r>
        <w:t xml:space="preserve"> forces for change</w:t>
      </w:r>
    </w:p>
    <w:p w14:paraId="03EA2480" w14:textId="77777777" w:rsidR="00EB5DFF" w:rsidRDefault="00EB5DFF" w:rsidP="00EB5DFF">
      <w:pPr>
        <w:rPr>
          <w:lang w:val="en-US"/>
        </w:rPr>
      </w:pPr>
      <w:r w:rsidRPr="6E19D5D5">
        <w:rPr>
          <w:lang w:val="en-US"/>
        </w:rPr>
        <w:t>The first sub question this paper sought to answer was “</w:t>
      </w:r>
      <w:commentRangeStart w:id="290"/>
      <w:r w:rsidRPr="6E19D5D5">
        <w:rPr>
          <w:lang w:val="en-US"/>
        </w:rPr>
        <w:t>How do marketing manager</w:t>
      </w:r>
      <w:commentRangeStart w:id="291"/>
      <w:r w:rsidRPr="6E19D5D5">
        <w:rPr>
          <w:lang w:val="en-US"/>
        </w:rPr>
        <w:t>s identify and translate agentic</w:t>
      </w:r>
      <w:commentRangeEnd w:id="291"/>
      <w:r w:rsidR="00683DDC" w:rsidRPr="6E19D5D5">
        <w:rPr>
          <w:rStyle w:val="CommentReference"/>
          <w:sz w:val="22"/>
          <w:szCs w:val="22"/>
          <w:lang w:val="en-US"/>
        </w:rPr>
        <w:commentReference w:id="291"/>
      </w:r>
      <w:r w:rsidRPr="6E19D5D5">
        <w:rPr>
          <w:lang w:val="en-US"/>
        </w:rPr>
        <w:t xml:space="preserve"> AI opportunities into value-creating implementations for marketing</w:t>
      </w:r>
      <w:commentRangeEnd w:id="290"/>
      <w:r w:rsidR="00683DDC" w:rsidRPr="6E19D5D5">
        <w:rPr>
          <w:rStyle w:val="CommentReference"/>
          <w:sz w:val="22"/>
          <w:szCs w:val="22"/>
          <w:lang w:val="en-US"/>
        </w:rPr>
        <w:commentReference w:id="290"/>
      </w:r>
      <w:r w:rsidRPr="6E19D5D5">
        <w:rPr>
          <w:lang w:val="en-US"/>
        </w:rPr>
        <w:t xml:space="preserve">?”. </w:t>
      </w:r>
      <w:commentRangeStart w:id="292"/>
      <w:r w:rsidRPr="6E19D5D5">
        <w:rPr>
          <w:lang w:val="en-US"/>
        </w:rPr>
        <w:t xml:space="preserve">Section 4.1 describes how marketing managers observe the changing landscape. The data show three key external sources of inspiration that drive AI initiatives: the rapid progression of AI capability (see Section 4.1.1), market pressure from competitors and, increasingly, from consumers acting through their own agents (see Section 4.1.2), and the roadmaps communicated by their software suppliers (see Section 4.1.3). </w:t>
      </w:r>
      <w:commentRangeEnd w:id="292"/>
      <w:r w:rsidR="00683DDC">
        <w:rPr>
          <w:rStyle w:val="CommentReference"/>
          <w:sz w:val="22"/>
          <w:szCs w:val="22"/>
          <w:lang w:val="en-US"/>
        </w:rPr>
        <w:commentReference w:id="292"/>
      </w:r>
    </w:p>
    <w:p w14:paraId="48870530" w14:textId="77777777"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293"/>
      <w:r w:rsidRPr="6E19D5D5">
        <w:rPr>
          <w:i/>
          <w:iCs/>
          <w:lang w:val="en-US"/>
        </w:rPr>
        <w:t>Observing</w:t>
      </w:r>
      <w:commentRangeEnd w:id="293"/>
      <w:r w:rsidR="00683DDC" w:rsidRPr="6E19D5D5">
        <w:rPr>
          <w:rStyle w:val="CommentReference"/>
          <w:sz w:val="22"/>
          <w:szCs w:val="22"/>
          <w:lang w:val="en-US"/>
        </w:rPr>
        <w:commentReference w:id="293"/>
      </w:r>
      <w:r w:rsidRPr="6E19D5D5">
        <w:rPr>
          <w:lang w:val="en-US"/>
        </w:rPr>
        <w:t xml:space="preserve">, however, is often more passive; the progress of agentic AI, adoption by competitors, and the changing consumer behavior seem hard to miss. This seems to force marketing managers to develop a response even when learning and interpretive activities have </w:t>
      </w:r>
      <w:r w:rsidRPr="6E19D5D5">
        <w:rPr>
          <w:lang w:val="en-US"/>
        </w:rPr>
        <w:lastRenderedPageBreak/>
        <w:t>rarely been applied. Managers might follow the AI strategy of their main software vendors rather than doing the learning and interpretive work themselves (</w:t>
      </w:r>
      <w:bookmarkStart w:id="294" w:name="OLE_LINK19"/>
      <w:r w:rsidRPr="6E19D5D5">
        <w:rPr>
          <w:lang w:val="en-US"/>
        </w:rPr>
        <w:t xml:space="preserve">see Section </w:t>
      </w:r>
      <w:bookmarkEnd w:id="294"/>
      <w:r w:rsidRPr="6E19D5D5">
        <w:rPr>
          <w:lang w:val="en-US"/>
        </w:rPr>
        <w:t>4.1.3).</w:t>
      </w:r>
    </w:p>
    <w:p w14:paraId="7EDECF3C" w14:textId="77777777" w:rsidR="00EB5DFF" w:rsidRDefault="00EB5DFF" w:rsidP="00EB5DFF">
      <w:r>
        <w:t>Furthermore, optics can be especially deceiving when it comes to agentic AI, as there is often a gap between the optics and communication regarding agentic AI solutions and the reality of these AI solutions (see Section 4.5.3); these solutions are often presented as successful even when they are still to be implemented altogether.</w:t>
      </w:r>
    </w:p>
    <w:p w14:paraId="44C137F8" w14:textId="77777777" w:rsidR="00EB5DFF" w:rsidRDefault="00EB5DFF" w:rsidP="00EB5DFF">
      <w:pPr>
        <w:pStyle w:val="Heading3"/>
        <w:numPr>
          <w:ilvl w:val="2"/>
          <w:numId w:val="18"/>
        </w:numPr>
      </w:pPr>
      <w:commentRangeStart w:id="295"/>
      <w:r w:rsidRPr="00F109A9">
        <w:t>Steering</w:t>
      </w:r>
      <w:r>
        <w:t xml:space="preserve"> the organizational </w:t>
      </w:r>
      <w:commentRangeStart w:id="296"/>
      <w:r>
        <w:t>context</w:t>
      </w:r>
      <w:commentRangeEnd w:id="296"/>
      <w:r w:rsidR="00683DDC">
        <w:rPr>
          <w:rStyle w:val="CommentReference"/>
          <w:sz w:val="22"/>
          <w:szCs w:val="22"/>
        </w:rPr>
        <w:commentReference w:id="296"/>
      </w:r>
      <w:commentRangeEnd w:id="295"/>
      <w:r w:rsidR="00683DDC">
        <w:rPr>
          <w:rStyle w:val="CommentReference"/>
          <w:sz w:val="22"/>
          <w:szCs w:val="22"/>
        </w:rPr>
        <w:commentReference w:id="295"/>
      </w:r>
    </w:p>
    <w:p w14:paraId="438CF2A5" w14:textId="77777777" w:rsidR="00EB5DFF" w:rsidRDefault="00EB5DFF" w:rsidP="00EB5DFF">
      <w:commentRangeStart w:id="297"/>
      <w:r w:rsidRPr="6E19D5D5">
        <w:rPr>
          <w:lang w:val="en-US"/>
        </w:rPr>
        <w:t xml:space="preserve">Adopting AI on the individual level seems to be relatively easy, but on the organizational level it can be very hard (see Section 4.5.3). </w:t>
      </w:r>
      <w:commentRangeEnd w:id="297"/>
      <w:r w:rsidR="00683DDC" w:rsidRPr="6E19D5D5">
        <w:rPr>
          <w:rStyle w:val="CommentReference"/>
          <w:sz w:val="22"/>
          <w:szCs w:val="22"/>
          <w:lang w:val="en-US"/>
        </w:rPr>
        <w:commentReference w:id="297"/>
      </w:r>
      <w:r w:rsidRPr="6E19D5D5">
        <w:rPr>
          <w:lang w:val="en-US"/>
        </w:rPr>
        <w:t xml:space="preserve">Section 4.2 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77777777" w:rsidR="00EB5DFF" w:rsidRDefault="00EB5DFF" w:rsidP="00EB5DFF">
      <w:r>
        <w:t xml:space="preserve">Our analysis of the data empirically confirms and expands the organizational readiness </w:t>
      </w:r>
      <w:commentRangeStart w:id="298"/>
      <w:r>
        <w:t>criteria</w:t>
      </w:r>
      <w:commentRangeEnd w:id="298"/>
      <w:r w:rsidR="00683DDC">
        <w:rPr>
          <w:rStyle w:val="CommentReference"/>
          <w:sz w:val="22"/>
          <w:szCs w:val="22"/>
        </w:rPr>
        <w:commentReference w:id="298"/>
      </w:r>
      <w:r>
        <w:t xml:space="preserve"> as proposed by Srivastava (2026), and, in line with her call to research, connects these factors to value creation. Furthermore, we provide evidence that aligns with Smidt et al.</w:t>
      </w:r>
      <w:commentRangeStart w:id="299"/>
      <w:r>
        <w:t>’s</w:t>
      </w:r>
      <w:commentRangeEnd w:id="299"/>
      <w:r w:rsidR="00683DDC">
        <w:rPr>
          <w:rStyle w:val="CommentReference"/>
          <w:sz w:val="22"/>
          <w:szCs w:val="22"/>
        </w:rPr>
        <w:commentReference w:id="299"/>
      </w:r>
      <w:r>
        <w:t xml:space="preserve"> (2026) concept of process debt (see section 4.2.3).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300"/>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300"/>
      <w:r w:rsidR="00683DDC">
        <w:rPr>
          <w:rStyle w:val="CommentReference"/>
          <w:sz w:val="22"/>
          <w:szCs w:val="22"/>
          <w:lang w:val="en-US"/>
        </w:rPr>
        <w:commentReference w:id="300"/>
      </w:r>
    </w:p>
    <w:p w14:paraId="05328D05" w14:textId="77777777" w:rsidR="00EB5DFF" w:rsidRDefault="00EB5DFF" w:rsidP="00EB5DFF">
      <w:commentRangeStart w:id="301"/>
      <w:r w:rsidRPr="6E19D5D5">
        <w:rPr>
          <w:lang w:val="en-US"/>
        </w:rPr>
        <w:t>We</w:t>
      </w:r>
      <w:commentRangeEnd w:id="301"/>
      <w:r w:rsidR="00683DDC" w:rsidRPr="6E19D5D5">
        <w:rPr>
          <w:rStyle w:val="CommentReference"/>
          <w:sz w:val="22"/>
          <w:szCs w:val="22"/>
          <w:lang w:val="en-US"/>
        </w:rPr>
        <w:commentReference w:id="301"/>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lastRenderedPageBreak/>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chance of successful adoption; and </w:t>
      </w:r>
      <w:r w:rsidRPr="009C24A0">
        <w:rPr>
          <w:i/>
          <w:iCs/>
        </w:rPr>
        <w:t>providing leadership backing</w:t>
      </w:r>
      <w:r>
        <w:t xml:space="preserve"> to ensure that AI initiatives have sufficient support.</w:t>
      </w:r>
    </w:p>
    <w:p w14:paraId="060A9F9D" w14:textId="77777777" w:rsidR="00EB5DFF" w:rsidRDefault="00EB5DFF" w:rsidP="00EB5DFF">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7658CFB8" w:rsidR="00EB5DFF" w:rsidRDefault="00EB5DFF" w:rsidP="00EB5DFF">
      <w:pPr>
        <w:pStyle w:val="Heading3"/>
        <w:numPr>
          <w:ilvl w:val="2"/>
          <w:numId w:val="18"/>
        </w:numPr>
      </w:pPr>
      <w:r w:rsidRPr="00F109A9">
        <w:t>Applying</w:t>
      </w:r>
      <w:r w:rsidR="00825619">
        <w:t xml:space="preserve"> how agentic AI is being used</w:t>
      </w:r>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302"/>
      <w:r w:rsidRPr="6E19D5D5">
        <w:rPr>
          <w:i/>
          <w:iCs/>
          <w:color w:val="9BBB59" w:themeColor="accent3"/>
          <w:lang w:val="en-US"/>
        </w:rPr>
        <w:t>harness</w:t>
      </w:r>
      <w:commentRangeEnd w:id="302"/>
      <w:r w:rsidR="00683DDC" w:rsidRPr="6E19D5D5">
        <w:rPr>
          <w:rStyle w:val="CommentReference"/>
          <w:color w:val="9BBB59" w:themeColor="accent3"/>
          <w:sz w:val="22"/>
          <w:szCs w:val="22"/>
          <w:lang w:val="en-US"/>
        </w:rPr>
        <w:commentReference w:id="302"/>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303"/>
      <w:r w:rsidRPr="6E19D5D5">
        <w:rPr>
          <w:color w:val="9BBB59" w:themeColor="accent3"/>
          <w:lang w:val="en-US"/>
        </w:rPr>
        <w:t>Theoretically</w:t>
      </w:r>
      <w:commentRangeEnd w:id="303"/>
      <w:r w:rsidR="00683DDC" w:rsidRPr="6E19D5D5">
        <w:rPr>
          <w:rStyle w:val="CommentReference"/>
          <w:color w:val="9BBB59" w:themeColor="accent3"/>
          <w:sz w:val="22"/>
          <w:szCs w:val="22"/>
          <w:lang w:val="en-US"/>
        </w:rPr>
        <w:commentReference w:id="303"/>
      </w:r>
      <w:r w:rsidRPr="6E19D5D5">
        <w:rPr>
          <w:color w:val="9BBB59" w:themeColor="accent3"/>
          <w:lang w:val="en-US"/>
        </w:rPr>
        <w:t xml:space="preserve">,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system becomes a value-creating actor. This configuration is one component of value creation rather than its sole determinant: as the preceding stage made clear, the most carefully </w:t>
      </w:r>
      <w:r w:rsidRPr="6E19D5D5">
        <w:rPr>
          <w:color w:val="9BBB59" w:themeColor="accent3"/>
          <w:lang w:val="en-US"/>
        </w:rPr>
        <w:lastRenderedPageBreak/>
        <w:t>engineered harness yields nothing if the organization is not steered to adopt it. Applying and steering are complementary managerial acts, and value emerges from their combination.</w:t>
      </w:r>
    </w:p>
    <w:p w14:paraId="0EB96199" w14:textId="77777777" w:rsidR="00EB5DFF" w:rsidRPr="00F109A9" w:rsidRDefault="00EB5DFF" w:rsidP="00EB5DFF">
      <w:pPr>
        <w:pStyle w:val="Heading3"/>
        <w:rPr>
          <w:color w:val="9BBB59" w:themeColor="accent3"/>
        </w:rPr>
      </w:pPr>
      <w:r w:rsidRPr="00F109A9">
        <w:rPr>
          <w:color w:val="9BBB59" w:themeColor="accent3"/>
        </w:rPr>
        <w:t>5.1.</w:t>
      </w:r>
      <w:r>
        <w:rPr>
          <w:color w:val="9BBB59" w:themeColor="accent3"/>
        </w:rPr>
        <w:t>5</w:t>
      </w:r>
      <w:r w:rsidRPr="00F109A9">
        <w:rPr>
          <w:color w:val="9BBB59" w:themeColor="accent3"/>
        </w:rPr>
        <w:tab/>
        <w:t>Value outcomes: a managed portfolio</w:t>
      </w:r>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304"/>
      <w:r w:rsidRPr="6E19D5D5">
        <w:rPr>
          <w:color w:val="9BBB59" w:themeColor="accent3"/>
          <w:lang w:val="en-US"/>
        </w:rPr>
        <w:t>theory</w:t>
      </w:r>
      <w:commentRangeEnd w:id="304"/>
      <w:r w:rsidR="00683DDC" w:rsidRPr="6E19D5D5">
        <w:rPr>
          <w:rStyle w:val="CommentReference"/>
          <w:color w:val="9BBB59" w:themeColor="accent3"/>
          <w:sz w:val="22"/>
          <w:szCs w:val="22"/>
          <w:lang w:val="en-US"/>
        </w:rPr>
        <w:commentReference w:id="304"/>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305"/>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305"/>
      <w:r w:rsidR="00683DDC" w:rsidRPr="6E19D5D5">
        <w:rPr>
          <w:rStyle w:val="CommentReference"/>
          <w:color w:val="9BBB59" w:themeColor="accent3"/>
          <w:sz w:val="22"/>
          <w:szCs w:val="22"/>
          <w:lang w:val="en-US"/>
        </w:rPr>
        <w:commentReference w:id="305"/>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306"/>
      <w:r w:rsidRPr="00F109A9">
        <w:rPr>
          <w:color w:val="9BBB59" w:themeColor="accent3"/>
        </w:rPr>
        <w:t>determined</w:t>
      </w:r>
      <w:commentRangeEnd w:id="306"/>
      <w:r w:rsidR="00683DDC" w:rsidRPr="00F109A9">
        <w:rPr>
          <w:rStyle w:val="CommentReference"/>
          <w:color w:val="9BBB59" w:themeColor="accent3"/>
          <w:sz w:val="22"/>
          <w:szCs w:val="22"/>
        </w:rPr>
        <w:commentReference w:id="306"/>
      </w:r>
      <w:r w:rsidRPr="00F109A9">
        <w:rPr>
          <w:color w:val="9BBB59" w:themeColor="accent3"/>
        </w:rPr>
        <w:t xml:space="preserve"> is that comparable use cases produced divergent outcomes across organizations (Section 4.4.4; Table 4):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(Section 5.1.3), and then steer the organization, reshaping, leveraging, and navigating its conditions, and apply agentic AI to turn that opportunity into value. It is in this 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lastRenderedPageBreak/>
        <w:t xml:space="preserve">The </w:t>
      </w:r>
      <w:commentRangeStart w:id="307"/>
      <w:r w:rsidRPr="6E19D5D5">
        <w:rPr>
          <w:color w:val="9BBB59" w:themeColor="accent3"/>
          <w:lang w:val="en-US"/>
        </w:rPr>
        <w:t>most</w:t>
      </w:r>
      <w:commentRangeEnd w:id="307"/>
      <w:r w:rsidR="00683DDC" w:rsidRPr="6E19D5D5">
        <w:rPr>
          <w:rStyle w:val="CommentReference"/>
          <w:color w:val="9BBB59" w:themeColor="accent3"/>
          <w:sz w:val="22"/>
          <w:szCs w:val="22"/>
          <w:lang w:val="en-US"/>
        </w:rPr>
        <w:commentReference w:id="307"/>
      </w:r>
      <w:r w:rsidRPr="6E19D5D5">
        <w:rPr>
          <w:color w:val="9BBB59" w:themeColor="accent3"/>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(Section 4.5.1), while evaluator agents and human sense-checking limit the impact of hallucination (Section 4.5.2).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sidRPr="00F109A9">
        <w:rPr>
          <w:color w:val="9BBB59" w:themeColor="accent3"/>
        </w:rPr>
        <w:t>One outcome, however, resists this containment and points beyond the firm. Deploying agentic AI first on junior tasks threatens the pipeline through which juniors become seniors (Section 4.5.4),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308" w:name="_Toc231935251"/>
      <w:r w:rsidRPr="00F109A9">
        <w:rPr>
          <w:color w:val="9BBB59" w:themeColor="accent3"/>
        </w:rPr>
        <w:t>5.2</w:t>
      </w:r>
      <w:r w:rsidRPr="00F109A9">
        <w:rPr>
          <w:color w:val="9BBB59" w:themeColor="accent3"/>
        </w:rPr>
        <w:tab/>
        <w:t>Practical implications</w:t>
      </w:r>
      <w:bookmarkEnd w:id="308"/>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the technology is applied, and managing the value that results) rather than of the procurement decision alone, the practical implications of this study concern how marketing managers do that </w:t>
      </w:r>
      <w:commentRangeStart w:id="309"/>
      <w:r w:rsidRPr="00F109A9">
        <w:rPr>
          <w:color w:val="9BBB59" w:themeColor="accent3"/>
        </w:rPr>
        <w:lastRenderedPageBreak/>
        <w:t>work</w:t>
      </w:r>
      <w:commentRangeEnd w:id="309"/>
      <w:r w:rsidR="00683DDC" w:rsidRPr="00F109A9">
        <w:rPr>
          <w:rStyle w:val="CommentReference"/>
          <w:color w:val="9BBB59" w:themeColor="accent3"/>
          <w:sz w:val="22"/>
          <w:szCs w:val="22"/>
        </w:rPr>
        <w:commentReference w:id="309"/>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77777777" w:rsidR="00EB5DFF" w:rsidRPr="00F109A9" w:rsidRDefault="00EB5DFF" w:rsidP="00EB5DFF">
      <w:pPr>
        <w:pStyle w:val="Heading3"/>
        <w:rPr>
          <w:color w:val="9BBB59" w:themeColor="accent3"/>
        </w:rPr>
      </w:pPr>
      <w:r w:rsidRPr="00F109A9">
        <w:rPr>
          <w:color w:val="9BBB59" w:themeColor="accent3"/>
        </w:rPr>
        <w:t>5.2.1</w:t>
      </w:r>
      <w:r w:rsidRPr="00F109A9">
        <w:rPr>
          <w:color w:val="9BBB59" w:themeColor="accent3"/>
        </w:rPr>
        <w:tab/>
        <w:t>Build the conditions and lead the change</w:t>
      </w:r>
    </w:p>
    <w:p w14:paraId="255FF323" w14:textId="77777777" w:rsidR="00EB5DFF" w:rsidRPr="00F109A9" w:rsidRDefault="00EB5DFF" w:rsidP="6E19D5D5">
      <w:pPr>
        <w:rPr>
          <w:color w:val="9BBB59" w:themeColor="accent3"/>
          <w:lang w:val="en-US"/>
        </w:rPr>
      </w:pPr>
      <w:r w:rsidRPr="6E19D5D5">
        <w:rPr>
          <w:color w:val="9BBB59" w:themeColor="accent3"/>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77777777" w:rsidR="00EB5DFF" w:rsidRPr="00F109A9" w:rsidRDefault="00EB5DFF" w:rsidP="00EB5DFF">
      <w:pPr>
        <w:pStyle w:val="Heading3"/>
        <w:rPr>
          <w:color w:val="9BBB59" w:themeColor="accent3"/>
        </w:rPr>
      </w:pPr>
      <w:r w:rsidRPr="00F109A9">
        <w:rPr>
          <w:color w:val="9BBB59" w:themeColor="accent3"/>
        </w:rPr>
        <w:t>5.2.2</w:t>
      </w:r>
      <w:r w:rsidRPr="00F109A9">
        <w:rPr>
          <w:color w:val="9BBB59" w:themeColor="accent3"/>
        </w:rPr>
        <w:tab/>
        <w:t>Choose your posture: follow or differentiate</w:t>
      </w:r>
    </w:p>
    <w:p w14:paraId="16D477E1" w14:textId="77777777" w:rsidR="00EB5DFF" w:rsidRPr="00F109A9" w:rsidRDefault="00EB5DFF" w:rsidP="6E19D5D5">
      <w:pPr>
        <w:rPr>
          <w:color w:val="9BBB59" w:themeColor="accent3"/>
          <w:lang w:val="en-US"/>
        </w:rPr>
      </w:pPr>
      <w:r w:rsidRPr="6E19D5D5">
        <w:rPr>
          <w:color w:val="9BBB59" w:themeColor="accent3"/>
          <w:lang w:val="en-US"/>
        </w:rPr>
        <w:t xml:space="preserve">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that erodes distinctiveness (Doshi &amp; Hauser, 2024). Pursuing outsized returns instead requires differentiation: finding novel use cases, experimenting to learn what works, and assembling the </w:t>
      </w:r>
      <w:r w:rsidRPr="6E19D5D5">
        <w:rPr>
          <w:color w:val="9BBB59" w:themeColor="accent3"/>
          <w:lang w:val="en-US"/>
        </w:rPr>
        <w:lastRenderedPageBreak/>
        <w:t>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77777777" w:rsidR="00EB5DFF" w:rsidRPr="00F109A9" w:rsidRDefault="00EB5DFF" w:rsidP="00EB5DFF">
      <w:pPr>
        <w:pStyle w:val="Heading3"/>
        <w:rPr>
          <w:color w:val="9BBB59" w:themeColor="accent3"/>
        </w:rPr>
      </w:pPr>
      <w:r w:rsidRPr="00F109A9">
        <w:rPr>
          <w:color w:val="9BBB59" w:themeColor="accent3"/>
        </w:rPr>
        <w:t>5.2.3</w:t>
      </w:r>
      <w:r w:rsidRPr="00F109A9">
        <w:rPr>
          <w:color w:val="9BBB59" w:themeColor="accent3"/>
        </w:rPr>
        <w:tab/>
        <w:t>Start from the workflow and engineer the configuration</w:t>
      </w:r>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77777777" w:rsidR="00EB5DFF" w:rsidRPr="00F109A9" w:rsidRDefault="00EB5DFF" w:rsidP="00EB5DFF">
      <w:pPr>
        <w:pStyle w:val="Heading3"/>
        <w:rPr>
          <w:color w:val="9BBB59" w:themeColor="accent3"/>
        </w:rPr>
      </w:pPr>
      <w:r w:rsidRPr="00F109A9">
        <w:rPr>
          <w:color w:val="9BBB59" w:themeColor="accent3"/>
        </w:rPr>
        <w:t>5.2.4</w:t>
      </w:r>
      <w:r w:rsidRPr="00F109A9">
        <w:rPr>
          <w:color w:val="9BBB59" w:themeColor="accent3"/>
        </w:rPr>
        <w:tab/>
        <w:t>Govern AI with AI, calibrated to risk</w:t>
      </w:r>
    </w:p>
    <w:p w14:paraId="739D87DF" w14:textId="77777777" w:rsidR="00EB5DFF" w:rsidRPr="00F109A9" w:rsidRDefault="00EB5DFF" w:rsidP="6E19D5D5">
      <w:pPr>
        <w:rPr>
          <w:color w:val="9BBB59" w:themeColor="accent3"/>
          <w:lang w:val="en-US"/>
        </w:rPr>
      </w:pPr>
      <w:r w:rsidRPr="6E19D5D5">
        <w:rPr>
          <w:color w:val="9BBB59" w:themeColor="accent3"/>
          <w:lang w:val="en-US"/>
        </w:rPr>
        <w:t xml:space="preserve">The same design logic offers the most effective response to the risks of agentic AI: deploy AI to govern AI. Brand-control and tone-of-voice agents can enforce standards at scale, evaluator agents and human sense-checking can contain hallucination, and benchmarking AI output against a human baseline converts risk management into a measurable quality process (Sections 4.4.3 and 4.5). Because the harms of agentic AI are a form of value destruction to be </w:t>
      </w:r>
      <w:r w:rsidRPr="6E19D5D5">
        <w:rPr>
          <w:color w:val="9BBB59" w:themeColor="accent3"/>
          <w:lang w:val="en-US"/>
        </w:rPr>
        <w:lastRenderedPageBreak/>
        <w:t>actively managed rather than merely avoided (Doshi &amp; Hauser, 2024), oversight should be calibrated to the cost of error and the difficulty of evaluating the output, rather than directed at eliminating error altogether.</w:t>
      </w:r>
    </w:p>
    <w:p w14:paraId="7D726D25" w14:textId="77777777" w:rsidR="00EB5DFF" w:rsidRPr="00F109A9" w:rsidRDefault="00EB5DFF" w:rsidP="00EB5DFF">
      <w:pPr>
        <w:pStyle w:val="Heading3"/>
        <w:rPr>
          <w:color w:val="9BBB59" w:themeColor="accent3"/>
        </w:rPr>
      </w:pPr>
      <w:r w:rsidRPr="00F109A9">
        <w:rPr>
          <w:color w:val="9BBB59" w:themeColor="accent3"/>
        </w:rPr>
        <w:t>5.2.5</w:t>
      </w:r>
      <w:r w:rsidRPr="00F109A9">
        <w:rPr>
          <w:color w:val="9BBB59" w:themeColor="accent3"/>
        </w:rPr>
        <w:tab/>
        <w:t>Resource and source it strategically</w:t>
      </w:r>
    </w:p>
    <w:p w14:paraId="29D21D74" w14:textId="77777777" w:rsidR="00EB5DFF" w:rsidRPr="00F109A9" w:rsidRDefault="00EB5DFF" w:rsidP="6E19D5D5">
      <w:pPr>
        <w:rPr>
          <w:color w:val="9BBB59" w:themeColor="accent3"/>
          <w:lang w:val="en-US"/>
        </w:rPr>
      </w:pPr>
      <w:r w:rsidRPr="6E19D5D5">
        <w:rPr>
          <w:color w:val="9BBB59" w:themeColor="accent3"/>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77777777" w:rsidR="00EB5DFF" w:rsidRPr="00F109A9" w:rsidRDefault="00EB5DFF" w:rsidP="00EB5DFF">
      <w:pPr>
        <w:pStyle w:val="Heading3"/>
        <w:rPr>
          <w:color w:val="9BBB59" w:themeColor="accent3"/>
        </w:rPr>
      </w:pPr>
      <w:r w:rsidRPr="00F109A9">
        <w:rPr>
          <w:color w:val="9BBB59" w:themeColor="accent3"/>
        </w:rPr>
        <w:t>5.2.6</w:t>
      </w:r>
      <w:r w:rsidRPr="00F109A9">
        <w:rPr>
          <w:color w:val="9BBB59" w:themeColor="accent3"/>
        </w:rPr>
        <w:tab/>
        <w:t>Look outward: the agentic demand side and the talent pipeline</w:t>
      </w:r>
    </w:p>
    <w:p w14:paraId="06974DCC" w14:textId="77777777" w:rsidR="00EB5DFF" w:rsidRPr="00F109A9" w:rsidRDefault="00EB5DFF" w:rsidP="6E19D5D5">
      <w:pPr>
        <w:rPr>
          <w:color w:val="9BBB59" w:themeColor="accent3"/>
          <w:lang w:val="en-US"/>
        </w:rPr>
      </w:pPr>
      <w:r w:rsidRPr="6E19D5D5">
        <w:rPr>
          <w:color w:val="9BBB59" w:themeColor="accent3"/>
          <w:lang w:val="en-US"/>
        </w:rPr>
        <w:t>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(Section 4.5.4). 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310" w:name="_Toc231935252"/>
      <w:r w:rsidRPr="00963DD6">
        <w:rPr>
          <w:color w:val="auto"/>
        </w:rPr>
        <w:lastRenderedPageBreak/>
        <w:t>5.3</w:t>
      </w:r>
      <w:r w:rsidRPr="00963DD6">
        <w:rPr>
          <w:color w:val="auto"/>
        </w:rPr>
        <w:tab/>
        <w:t>Limitations &amp; Future research</w:t>
      </w:r>
      <w:bookmarkEnd w:id="310"/>
    </w:p>
    <w:p w14:paraId="37C3E8ED" w14:textId="77777777" w:rsidR="00EB5DFF" w:rsidRDefault="00EB5DFF" w:rsidP="00EB5DFF">
      <w:pPr>
        <w:rPr>
          <w:del w:id="311"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312"/>
      <w:r w:rsidRPr="6E19D5D5">
        <w:rPr>
          <w:lang w:val="en-US"/>
        </w:rPr>
        <w:t>situation</w:t>
      </w:r>
      <w:commentRangeEnd w:id="312"/>
      <w:r w:rsidR="00683DDC" w:rsidRPr="6E19D5D5">
        <w:rPr>
          <w:rStyle w:val="CommentReference"/>
          <w:sz w:val="22"/>
          <w:szCs w:val="22"/>
          <w:lang w:val="en-US"/>
        </w:rPr>
        <w:commentReference w:id="312"/>
      </w:r>
      <w:r w:rsidRPr="6E19D5D5">
        <w:rPr>
          <w:lang w:val="en-US"/>
        </w:rPr>
        <w:t xml:space="preserve">. </w:t>
      </w:r>
      <w:del w:id="313" w:author="Beninger, Stefanie" w:date="2026-06-10T13:25:00Z" w16du:dateUtc="2026-06-10T13:25:41Z">
        <w:r w:rsidRPr="6E19D5D5">
          <w:rPr>
            <w:lang w:val="en-US"/>
          </w:rPr>
          <w:delText xml:space="preserve"> </w:delText>
        </w:r>
      </w:del>
      <w:r w:rsidRPr="6E19D5D5">
        <w:rPr>
          <w:lang w:val="en-US"/>
        </w:rPr>
        <w:t xml:space="preserve">Furthermore, as this research applies a qualitative approach, our outcomes could be transferable to other </w:t>
      </w:r>
      <w:commentRangeStart w:id="314"/>
      <w:r w:rsidRPr="6E19D5D5">
        <w:rPr>
          <w:lang w:val="en-US"/>
        </w:rPr>
        <w:t>contexts</w:t>
      </w:r>
      <w:commentRangeEnd w:id="314"/>
      <w:r w:rsidR="00683DDC" w:rsidRPr="6E19D5D5">
        <w:rPr>
          <w:rStyle w:val="CommentReference"/>
          <w:sz w:val="22"/>
          <w:szCs w:val="22"/>
          <w:lang w:val="en-US"/>
        </w:rPr>
        <w:commentReference w:id="314"/>
      </w:r>
      <w:r w:rsidRPr="6E19D5D5">
        <w:rPr>
          <w:lang w:val="en-US"/>
        </w:rPr>
        <w:t xml:space="preserve">, but might also be specific to a small number of individuals and the context of the interviews (Shenton, 2004). </w:t>
      </w:r>
    </w:p>
    <w:p w14:paraId="71CBA20A" w14:textId="7E418C4D" w:rsidR="00EB5DFF" w:rsidRDefault="00EB5DFF" w:rsidP="00EB5DFF">
      <w:commentRangeStart w:id="315"/>
      <w:r w:rsidRPr="6E19D5D5">
        <w:rPr>
          <w:lang w:val="en-US"/>
        </w:rPr>
        <w:t>To</w:t>
      </w:r>
      <w:commentRangeEnd w:id="315"/>
      <w:r w:rsidR="00683DDC" w:rsidRPr="6E19D5D5">
        <w:rPr>
          <w:rStyle w:val="CommentReference"/>
          <w:sz w:val="22"/>
          <w:szCs w:val="22"/>
          <w:lang w:val="en-US"/>
        </w:rPr>
        <w:commentReference w:id="315"/>
      </w:r>
      <w:r w:rsidRPr="6E19D5D5">
        <w:rPr>
          <w:lang w:val="en-US"/>
        </w:rPr>
        <w:t xml:space="preserve"> balance these limitations, future research could make comparisons across </w:t>
      </w:r>
      <w:del w:id="316" w:author="Beninger, Stefanie" w:date="2026-06-10T13:27:00Z" w16du:dateUtc="2026-06-10T13:27:24Z">
        <w:r w:rsidRPr="6E19D5D5">
          <w:rPr>
            <w:lang w:val="en-US"/>
          </w:rPr>
          <w:delText xml:space="preserve">markets </w:delText>
        </w:r>
      </w:del>
      <w:ins w:id="317" w:author="Beninger, Stefanie" w:date="2026-06-10T13:27:00Z" w16du:dateUtc="2026-06-10T13:27:25Z">
        <w:r w:rsidR="03E3ECB5" w:rsidRPr="205B8843">
          <w:rPr>
            <w:lang w:val="en-US"/>
          </w:rPr>
          <w:t xml:space="preserve">industries </w:t>
        </w:r>
      </w:ins>
      <w:r w:rsidR="180B0401" w:rsidRPr="205B8843">
        <w:rPr>
          <w:lang w:val="en-US"/>
        </w:rPr>
        <w:t>and</w:t>
      </w:r>
      <w:ins w:id="318" w:author="Beninger, Stefanie" w:date="2026-06-10T13:26:00Z" w16du:dateUtc="2026-06-10T13:26:58Z">
        <w:r w:rsidR="5E9AFDF3" w:rsidRPr="205B8843">
          <w:rPr>
            <w:lang w:val="en-US"/>
          </w:rPr>
          <w:t xml:space="preserve"> conduct longitudinal research to</w:t>
        </w:r>
      </w:ins>
      <w:r w:rsidRPr="6E19D5D5">
        <w:rPr>
          <w:lang w:val="en-US"/>
        </w:rPr>
        <w:t xml:space="preserve"> monitor the evolving response of organizations and consumers to the (also) evolving nature of AI </w:t>
      </w:r>
      <w:del w:id="319" w:author="Beninger, Stefanie" w:date="2026-06-10T13:27:00Z" w16du:dateUtc="2026-06-10T13:27:10Z">
        <w:r w:rsidRPr="6E19D5D5">
          <w:rPr>
            <w:lang w:val="en-US"/>
          </w:rPr>
          <w:delText xml:space="preserve">effects </w:delText>
        </w:r>
      </w:del>
      <w:r w:rsidRPr="6E19D5D5">
        <w:rPr>
          <w:lang w:val="en-US"/>
        </w:rPr>
        <w:t xml:space="preserve">on </w:t>
      </w:r>
      <w:del w:id="320" w:author="Beninger, Stefanie" w:date="2026-06-10T13:27:00Z" w16du:dateUtc="2026-06-10T13:27:13Z">
        <w:r w:rsidRPr="6E19D5D5">
          <w:rPr>
            <w:lang w:val="en-US"/>
          </w:rPr>
          <w:delText>the process of</w:delText>
        </w:r>
      </w:del>
      <w:r w:rsidRPr="6E19D5D5">
        <w:rPr>
          <w:lang w:val="en-US"/>
        </w:rPr>
        <w:t xml:space="preserve"> value creation with </w:t>
      </w:r>
      <w:r w:rsidR="00EA0799">
        <w:rPr>
          <w:lang w:val="en-US"/>
        </w:rPr>
        <w:t>agentic</w:t>
      </w:r>
      <w:ins w:id="321" w:author="Beninger, Stefanie" w:date="2026-06-10T13:27:00Z" w16du:dateUtc="2026-06-10T13:27:16Z">
        <w:r w:rsidR="19CD7E72" w:rsidRPr="205B8843">
          <w:rPr>
            <w:lang w:val="en-US"/>
          </w:rPr>
          <w:t xml:space="preserve"> </w:t>
        </w:r>
      </w:ins>
      <w:r w:rsidRPr="6E19D5D5">
        <w:rPr>
          <w:lang w:val="en-US"/>
        </w:rPr>
        <w:t xml:space="preserve">AI and the role of the marketing manager </w:t>
      </w:r>
      <w:ins w:id="322" w:author="Beninger, Stefanie" w:date="2026-06-10T13:27:00Z" w16du:dateUtc="2026-06-10T13:27:21Z">
        <w:r w:rsidR="44BEFDB4" w:rsidRPr="205B8843">
          <w:rPr>
            <w:lang w:val="en-US"/>
          </w:rPr>
          <w:t>therein</w:t>
        </w:r>
      </w:ins>
      <w:del w:id="323" w:author="Beninger, Stefanie" w:date="2026-06-10T13:27:00Z" w16du:dateUtc="2026-06-10T13:27:19Z">
        <w:r w:rsidRPr="6E19D5D5">
          <w:rPr>
            <w:lang w:val="en-US"/>
          </w:rPr>
          <w:delText>in this process</w:delText>
        </w:r>
      </w:del>
      <w:r w:rsidRPr="6E19D5D5">
        <w:rPr>
          <w:lang w:val="en-US"/>
        </w:rPr>
        <w:t>.</w:t>
      </w:r>
    </w:p>
    <w:p w14:paraId="2C144096" w14:textId="2967817B" w:rsidR="00EB5DFF" w:rsidRDefault="00EB5DFF" w:rsidP="00EB5DFF">
      <w:r w:rsidRPr="6E19D5D5">
        <w:rPr>
          <w:lang w:val="en-US"/>
        </w:rPr>
        <w:t xml:space="preserve">Another limitation lies in the gap between optics and </w:t>
      </w:r>
      <w:commentRangeStart w:id="324"/>
      <w:r w:rsidRPr="6E19D5D5">
        <w:rPr>
          <w:lang w:val="en-US"/>
        </w:rPr>
        <w:t>reality</w:t>
      </w:r>
      <w:commentRangeEnd w:id="324"/>
      <w:r w:rsidR="00683DDC" w:rsidRPr="6E19D5D5">
        <w:rPr>
          <w:rStyle w:val="CommentReference"/>
          <w:sz w:val="22"/>
          <w:szCs w:val="22"/>
          <w:lang w:val="en-US"/>
        </w:rPr>
        <w:commentReference w:id="324"/>
      </w:r>
      <w:r w:rsidRPr="6E19D5D5">
        <w:rPr>
          <w:lang w:val="en-US"/>
        </w:rPr>
        <w:t xml:space="preserve"> (see section 4.3.1); while many interviewees were open about this gap, others might not have been so </w:t>
      </w:r>
      <w:commentRangeStart w:id="325"/>
      <w:r w:rsidRPr="6E19D5D5">
        <w:rPr>
          <w:lang w:val="en-US"/>
        </w:rPr>
        <w:t>forthcoming</w:t>
      </w:r>
      <w:commentRangeEnd w:id="325"/>
      <w:r w:rsidR="00683DDC" w:rsidRPr="6E19D5D5">
        <w:rPr>
          <w:rStyle w:val="CommentReference"/>
          <w:sz w:val="22"/>
          <w:szCs w:val="22"/>
          <w:lang w:val="en-US"/>
        </w:rPr>
        <w:commentReference w:id="325"/>
      </w:r>
      <w:r w:rsidRPr="6E19D5D5">
        <w:rPr>
          <w:lang w:val="en-US"/>
        </w:rPr>
        <w:t>. This  study relies exclusively on interview data and is based on an inductive approach. In line with Polsa (2013</w:t>
      </w:r>
      <w:r w:rsidR="180B0401" w:rsidRPr="205B8843">
        <w:rPr>
          <w:lang w:val="en-US"/>
        </w:rPr>
        <w:t>)</w:t>
      </w:r>
      <w:ins w:id="326"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w:t>
      </w:r>
      <w:del w:id="327" w:author="Beninger, Stefanie" w:date="2026-06-10T13:28:00Z" w16du:dateUtc="2026-06-10T13:28:24Z">
        <w:r w:rsidRPr="6E19D5D5">
          <w:rPr>
            <w:lang w:val="en-US"/>
          </w:rPr>
          <w:delText xml:space="preserve">actual </w:delText>
        </w:r>
      </w:del>
      <w:r w:rsidRPr="6E19D5D5">
        <w:rPr>
          <w:lang w:val="en-US"/>
        </w:rPr>
        <w:t xml:space="preserve">state of AI within an </w:t>
      </w:r>
      <w:commentRangeStart w:id="328"/>
      <w:r w:rsidRPr="6E19D5D5">
        <w:rPr>
          <w:lang w:val="en-US"/>
        </w:rPr>
        <w:t>organization</w:t>
      </w:r>
      <w:commentRangeEnd w:id="328"/>
      <w:r w:rsidR="00683DDC" w:rsidRPr="6E19D5D5">
        <w:rPr>
          <w:rStyle w:val="CommentReference"/>
          <w:sz w:val="22"/>
          <w:szCs w:val="22"/>
          <w:lang w:val="en-US"/>
        </w:rPr>
        <w:commentReference w:id="328"/>
      </w:r>
      <w:r w:rsidRPr="6E19D5D5">
        <w:rPr>
          <w:lang w:val="en-US"/>
        </w:rPr>
        <w:t xml:space="preserve"> and measuring the effects on specific </w:t>
      </w:r>
      <w:commentRangeStart w:id="329"/>
      <w:r w:rsidRPr="6E19D5D5">
        <w:rPr>
          <w:lang w:val="en-US"/>
        </w:rPr>
        <w:t xml:space="preserve">values </w:t>
      </w:r>
      <w:commentRangeEnd w:id="329"/>
      <w:r w:rsidR="00683DDC" w:rsidRPr="6E19D5D5">
        <w:rPr>
          <w:rStyle w:val="CommentReference"/>
          <w:sz w:val="22"/>
          <w:szCs w:val="22"/>
          <w:lang w:val="en-US"/>
        </w:rPr>
        <w:commentReference w:id="329"/>
      </w:r>
      <w:r w:rsidRPr="6E19D5D5">
        <w:rPr>
          <w:lang w:val="en-US"/>
        </w:rPr>
        <w:t xml:space="preserve">qualitatively should provide an important balancing force to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330"/>
      <w:commentRangeStart w:id="331"/>
      <w:r w:rsidRPr="6E19D5D5">
        <w:rPr>
          <w:lang w:val="en-US"/>
        </w:rPr>
        <w:t>research</w:t>
      </w:r>
      <w:commentRangeEnd w:id="330"/>
      <w:r w:rsidR="00683DDC" w:rsidRPr="6E19D5D5">
        <w:rPr>
          <w:rStyle w:val="CommentReference"/>
          <w:sz w:val="22"/>
          <w:szCs w:val="22"/>
          <w:lang w:val="en-US"/>
        </w:rPr>
        <w:commentReference w:id="330"/>
      </w:r>
      <w:commentRangeEnd w:id="331"/>
      <w:r w:rsidRPr="6E19D5D5">
        <w:rPr>
          <w:rStyle w:val="CommentReference"/>
          <w:sz w:val="22"/>
          <w:szCs w:val="22"/>
          <w:lang w:val="en-US"/>
        </w:rPr>
        <w:commentReference w:id="331"/>
      </w:r>
      <w:r w:rsidRPr="6E19D5D5">
        <w:rPr>
          <w:lang w:val="en-US"/>
        </w:rPr>
        <w:t xml:space="preserve"> could study specific elements in more </w:t>
      </w:r>
      <w:commentRangeStart w:id="332"/>
      <w:r w:rsidRPr="6E19D5D5">
        <w:rPr>
          <w:lang w:val="en-US"/>
        </w:rPr>
        <w:t>depth</w:t>
      </w:r>
      <w:commentRangeEnd w:id="332"/>
      <w:r w:rsidR="00683DDC" w:rsidRPr="6E19D5D5">
        <w:rPr>
          <w:rStyle w:val="CommentReference"/>
          <w:sz w:val="22"/>
          <w:szCs w:val="22"/>
          <w:lang w:val="en-US"/>
        </w:rPr>
        <w:commentReference w:id="332"/>
      </w:r>
      <w:r w:rsidRPr="6E19D5D5">
        <w:rPr>
          <w:lang w:val="en-US"/>
        </w:rPr>
        <w:t xml:space="preserve">. First, research seems to rarely analyze the impact of specific technical features or technical </w:t>
      </w:r>
      <w:commentRangeStart w:id="333"/>
      <w:r w:rsidRPr="6E19D5D5">
        <w:rPr>
          <w:lang w:val="en-US"/>
        </w:rPr>
        <w:t>configurations</w:t>
      </w:r>
      <w:commentRangeEnd w:id="333"/>
      <w:r w:rsidR="00683DDC" w:rsidRPr="6E19D5D5">
        <w:rPr>
          <w:rStyle w:val="CommentReference"/>
          <w:sz w:val="22"/>
          <w:szCs w:val="22"/>
          <w:lang w:val="en-US"/>
        </w:rPr>
        <w:commentReference w:id="333"/>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334"/>
      <w:r w:rsidRPr="6E19D5D5">
        <w:rPr>
          <w:lang w:val="en-US"/>
        </w:rPr>
        <w:t>context</w:t>
      </w:r>
      <w:commentRangeEnd w:id="334"/>
      <w:r w:rsidR="00683DDC" w:rsidRPr="6E19D5D5">
        <w:rPr>
          <w:rStyle w:val="CommentReference"/>
          <w:sz w:val="22"/>
          <w:szCs w:val="22"/>
          <w:lang w:val="en-US"/>
        </w:rPr>
        <w:commentReference w:id="334"/>
      </w:r>
      <w:r w:rsidRPr="6E19D5D5">
        <w:rPr>
          <w:lang w:val="en-US"/>
        </w:rPr>
        <w:t xml:space="preserve">, looking into optimal configurations that managers can strive to create. Third, research could make a more detailed analysis of the specific behaviors of marketing managers, analyzing the components of behaviors like reshaping and their impact on the outcomes within the </w:t>
      </w:r>
      <w:commentRangeStart w:id="335"/>
      <w:r w:rsidRPr="6E19D5D5">
        <w:rPr>
          <w:lang w:val="en-US"/>
        </w:rPr>
        <w:t>organization</w:t>
      </w:r>
      <w:commentRangeEnd w:id="335"/>
      <w:r w:rsidR="00683DDC" w:rsidRPr="6E19D5D5">
        <w:rPr>
          <w:rStyle w:val="CommentReference"/>
          <w:sz w:val="22"/>
          <w:szCs w:val="22"/>
          <w:lang w:val="en-US"/>
        </w:rPr>
        <w:commentReference w:id="335"/>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336" w:name="_Toc231935253"/>
      <w:r w:rsidRPr="00D84AD4">
        <w:lastRenderedPageBreak/>
        <w:t>6.</w:t>
      </w:r>
      <w:r w:rsidRPr="00D84AD4">
        <w:tab/>
        <w:t>Conclusion</w:t>
      </w:r>
      <w:bookmarkEnd w:id="336"/>
    </w:p>
    <w:p w14:paraId="313B6C3B" w14:textId="655E2459" w:rsidR="00EB5DFF" w:rsidRPr="00F109A9" w:rsidRDefault="00EB5DFF" w:rsidP="00EB5DFF">
      <w:pPr>
        <w:rPr>
          <w:color w:val="9BBB59" w:themeColor="accent3"/>
        </w:rPr>
      </w:pPr>
      <w:r w:rsidRPr="00F109A9">
        <w:rPr>
          <w:color w:val="9BBB59" w:themeColor="accent3"/>
        </w:rPr>
        <w:t xml:space="preserve">This thesis asked how marketing managers create value with agentic AI. Drawing on seventeen interviews with marketing managers and AI experts, analyzed through constructivist grounded theory, </w:t>
      </w:r>
      <w:ins w:id="337" w:author="Beninger, Stefanie" w:date="2026-06-10T13:31:00Z" w16du:dateUtc="2026-06-10T13:31:24Z">
        <w:r w:rsidR="399E1AC9" w:rsidRPr="205B8843">
          <w:rPr>
            <w:color w:val="9BBB59" w:themeColor="accent3"/>
          </w:rPr>
          <w:t xml:space="preserve">the findings suggest </w:t>
        </w:r>
      </w:ins>
      <w:commentRangeStart w:id="338"/>
      <w:del w:id="339" w:author="Beninger, Stefanie" w:date="2026-06-10T13:31:00Z" w16du:dateUtc="2026-06-10T13:31:18Z">
        <w:r w:rsidRPr="00F109A9">
          <w:rPr>
            <w:color w:val="9BBB59" w:themeColor="accent3"/>
          </w:rPr>
          <w:delText>it</w:delText>
        </w:r>
      </w:del>
      <w:commentRangeEnd w:id="338"/>
      <w:r w:rsidR="00683DDC" w:rsidRPr="00F109A9">
        <w:rPr>
          <w:rStyle w:val="CommentReference"/>
          <w:color w:val="9BBB59" w:themeColor="accent3"/>
          <w:sz w:val="22"/>
          <w:szCs w:val="22"/>
        </w:rPr>
        <w:commentReference w:id="338"/>
      </w:r>
      <w:del w:id="340" w:author="Beninger, Stefanie" w:date="2026-06-10T13:31:00Z" w16du:dateUtc="2026-06-10T13:31:18Z">
        <w:r w:rsidRPr="00F109A9">
          <w:rPr>
            <w:color w:val="9BBB59" w:themeColor="accent3"/>
          </w:rPr>
          <w:delText xml:space="preserve"> concludes </w:delText>
        </w:r>
      </w:del>
      <w:r w:rsidRPr="00F109A9">
        <w:rPr>
          <w:color w:val="9BBB59" w:themeColor="accent3"/>
        </w:rPr>
        <w:t>that value is created not by adopting agentic AI but by the managerial work that surrounds it:</w:t>
      </w:r>
      <w:commentRangeStart w:id="341"/>
      <w:r w:rsidRPr="00F109A9">
        <w:rPr>
          <w:color w:val="9BBB59" w:themeColor="accent3"/>
        </w:rPr>
        <w:t xml:space="preserve"> observing a volatile environment, building the conditions for change, steering the organization, designing how the technology is applied, and managing the portfolio of value that results</w:t>
      </w:r>
      <w:commentRangeEnd w:id="341"/>
      <w:r w:rsidR="00683DDC" w:rsidRPr="00F109A9">
        <w:rPr>
          <w:rStyle w:val="CommentReference"/>
          <w:color w:val="9BBB59" w:themeColor="accent3"/>
          <w:sz w:val="22"/>
          <w:szCs w:val="22"/>
        </w:rPr>
        <w:commentReference w:id="341"/>
      </w:r>
      <w:r w:rsidRPr="00F109A9">
        <w:rPr>
          <w:color w:val="9BBB59" w:themeColor="accent3"/>
        </w:rPr>
        <w:t xml:space="preserve">. The study’s central contribution is a </w:t>
      </w:r>
      <w:del w:id="342" w:author="Beninger, Stefanie" w:date="2026-06-10T13:33:00Z" w16du:dateUtc="2026-06-10T13:33:12Z">
        <w:r w:rsidRPr="00F109A9">
          <w:rPr>
            <w:color w:val="9BBB59" w:themeColor="accent3"/>
          </w:rPr>
          <w:delText xml:space="preserve">process </w:delText>
        </w:r>
      </w:del>
      <w:r w:rsidRPr="00F109A9">
        <w:rPr>
          <w:color w:val="9BBB59" w:themeColor="accent3"/>
        </w:rPr>
        <w:t xml:space="preserve">model of this </w:t>
      </w:r>
      <w:del w:id="343" w:author="Beninger, Stefanie" w:date="2026-06-10T13:33:00Z" w16du:dateUtc="2026-06-10T13:33:14Z">
        <w:r w:rsidRPr="00F109A9">
          <w:rPr>
            <w:color w:val="9BBB59" w:themeColor="accent3"/>
          </w:rPr>
          <w:delText xml:space="preserve">work </w:delText>
        </w:r>
      </w:del>
      <w:ins w:id="344" w:author="Beninger, Stefanie" w:date="2026-06-10T13:33:00Z" w16du:dateUtc="2026-06-10T13:33:15Z">
        <w:r w:rsidR="11B6BAB0" w:rsidRPr="205B8843">
          <w:rPr>
            <w:color w:val="9BBB59" w:themeColor="accent3"/>
          </w:rPr>
          <w:t xml:space="preserve">study </w:t>
        </w:r>
      </w:ins>
      <w:r w:rsidRPr="00F109A9">
        <w:rPr>
          <w:color w:val="9BBB59" w:themeColor="accent3"/>
        </w:rPr>
        <w:t>(Figure 1); the technology is necessary but, on its own, far from sufficient.</w:t>
      </w:r>
    </w:p>
    <w:p w14:paraId="4FB3DD77" w14:textId="77777777" w:rsidR="00EB5DFF" w:rsidRPr="009E2C30" w:rsidRDefault="00EB5DFF" w:rsidP="6E19D5D5">
      <w:pPr>
        <w:rPr>
          <w:color w:val="76923C" w:themeColor="accent3" w:themeShade="BF"/>
          <w:lang w:val="en-US"/>
        </w:rPr>
      </w:pPr>
      <w:commentRangeStart w:id="345"/>
      <w:r w:rsidRPr="6E19D5D5">
        <w:rPr>
          <w:color w:val="76923C" w:themeColor="accent3" w:themeShade="BF"/>
          <w:lang w:val="en-US"/>
        </w:rPr>
        <w:t>The</w:t>
      </w:r>
      <w:commentRangeEnd w:id="345"/>
      <w:r w:rsidR="00683DDC" w:rsidRPr="6E19D5D5">
        <w:rPr>
          <w:rStyle w:val="CommentReference"/>
          <w:color w:val="76923C" w:themeColor="accent3" w:themeShade="BF"/>
          <w:sz w:val="22"/>
          <w:szCs w:val="22"/>
          <w:lang w:val="en-US"/>
        </w:rPr>
        <w:commentReference w:id="345"/>
      </w:r>
      <w:r w:rsidRPr="6E19D5D5">
        <w:rPr>
          <w:color w:val="76923C" w:themeColor="accent3" w:themeShade="BF"/>
          <w:lang w:val="en-US"/>
        </w:rPr>
        <w:t xml:space="preserve"> three subquestions structure this </w:t>
      </w:r>
      <w:commentRangeStart w:id="346"/>
      <w:r w:rsidRPr="6E19D5D5">
        <w:rPr>
          <w:color w:val="76923C" w:themeColor="accent3" w:themeShade="BF"/>
          <w:lang w:val="en-US"/>
        </w:rPr>
        <w:t>answer</w:t>
      </w:r>
      <w:commentRangeEnd w:id="346"/>
      <w:r w:rsidR="00683DDC" w:rsidRPr="6E19D5D5">
        <w:rPr>
          <w:rStyle w:val="CommentReference"/>
          <w:color w:val="76923C" w:themeColor="accent3" w:themeShade="BF"/>
          <w:sz w:val="22"/>
          <w:szCs w:val="22"/>
          <w:lang w:val="en-US"/>
        </w:rPr>
        <w:commentReference w:id="346"/>
      </w:r>
      <w:r w:rsidRPr="6E19D5D5">
        <w:rPr>
          <w:color w:val="76923C" w:themeColor="accent3" w:themeShade="BF"/>
          <w:lang w:val="en-US"/>
        </w:rPr>
        <w:t xml:space="preserve">. Marketing managers </w:t>
      </w:r>
      <w:r w:rsidRPr="6E19D5D5">
        <w:rPr>
          <w:i/>
          <w:iCs/>
          <w:color w:val="76923C" w:themeColor="accent3" w:themeShade="BF"/>
          <w:lang w:val="en-US"/>
        </w:rPr>
        <w:t>identify and translate</w:t>
      </w:r>
      <w:r w:rsidRPr="6E19D5D5">
        <w:rPr>
          <w:color w:val="76923C" w:themeColor="accent3" w:themeShade="BF"/>
          <w:lang w:val="en-US"/>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enable adoption</w:t>
      </w:r>
      <w:r w:rsidRPr="6E19D5D5">
        <w:rPr>
          <w:color w:val="76923C" w:themeColor="accent3" w:themeShade="BF"/>
          <w:lang w:val="en-US"/>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navigate obstacles and risks</w:t>
      </w:r>
      <w:r w:rsidRPr="6E19D5D5">
        <w:rPr>
          <w:color w:val="76923C" w:themeColor="accent3" w:themeShade="BF"/>
          <w:lang w:val="en-US"/>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6E19D5D5">
        <w:rPr>
          <w:color w:val="76923C" w:themeColor="accent3" w:themeShade="BF"/>
          <w:lang w:val="en-US"/>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2F45E4AA" w:rsidR="00EB5DFF" w:rsidRPr="008775D0" w:rsidRDefault="00EB5DFF" w:rsidP="6E19D5D5">
      <w:pPr>
        <w:rPr>
          <w:color w:val="9BBB59" w:themeColor="accent3"/>
          <w:lang w:val="en-US"/>
        </w:rPr>
      </w:pPr>
      <w:commentRangeStart w:id="347"/>
      <w:r w:rsidRPr="6E19D5D5">
        <w:rPr>
          <w:color w:val="9BBB59" w:themeColor="accent3"/>
          <w:lang w:val="en-US"/>
        </w:rPr>
        <w:t>Empirically</w:t>
      </w:r>
      <w:commentRangeEnd w:id="347"/>
      <w:r w:rsidR="00683DDC" w:rsidRPr="6E19D5D5">
        <w:rPr>
          <w:rStyle w:val="CommentReference"/>
          <w:color w:val="9BBB59" w:themeColor="accent3"/>
          <w:sz w:val="22"/>
          <w:szCs w:val="22"/>
          <w:lang w:val="en-US"/>
        </w:rPr>
        <w:commentReference w:id="347"/>
      </w:r>
      <w:r w:rsidRPr="6E19D5D5">
        <w:rPr>
          <w:color w:val="9BBB59" w:themeColor="accent3"/>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348"/>
      <w:r w:rsidRPr="6E19D5D5">
        <w:rPr>
          <w:color w:val="9BBB59" w:themeColor="accent3"/>
          <w:lang w:val="en-US"/>
        </w:rPr>
        <w:t>generation</w:t>
      </w:r>
      <w:commentRangeEnd w:id="348"/>
      <w:r w:rsidR="00683DDC" w:rsidRPr="6E19D5D5">
        <w:rPr>
          <w:rStyle w:val="CommentReference"/>
          <w:color w:val="9BBB59" w:themeColor="accent3"/>
          <w:sz w:val="22"/>
          <w:szCs w:val="22"/>
          <w:lang w:val="en-US"/>
        </w:rPr>
        <w:commentReference w:id="348"/>
      </w:r>
      <w:r w:rsidRPr="6E19D5D5">
        <w:rPr>
          <w:color w:val="9BBB59" w:themeColor="accent3"/>
          <w:lang w:val="en-US"/>
        </w:rPr>
        <w:t xml:space="preserve">. Its contribution is a grounded account of the managerial </w:t>
      </w:r>
      <w:del w:id="349" w:author="Beninger, Stefanie" w:date="2026-06-10T13:34:00Z" w16du:dateUtc="2026-06-10T13:34:03Z">
        <w:r w:rsidRPr="6E19D5D5">
          <w:rPr>
            <w:color w:val="9BBB59" w:themeColor="accent3"/>
            <w:lang w:val="en-US"/>
          </w:rPr>
          <w:delText>work</w:delText>
        </w:r>
        <w:r w:rsidRPr="205B8843" w:rsidDel="180B0401">
          <w:rPr>
            <w:color w:val="9BBB59" w:themeColor="accent3"/>
            <w:lang w:val="en-US"/>
          </w:rPr>
          <w:delText xml:space="preserve"> </w:delText>
        </w:r>
      </w:del>
      <w:ins w:id="350" w:author="Beninger, Stefanie" w:date="2026-06-10T13:34:00Z" w16du:dateUtc="2026-06-10T13:34:15Z">
        <w:r w:rsidR="38436E6F" w:rsidRPr="205B8843">
          <w:rPr>
            <w:color w:val="9BBB59" w:themeColor="accent3"/>
            <w:lang w:val="en-US"/>
          </w:rPr>
          <w:t>actions to realize value with</w:t>
        </w:r>
        <w:r w:rsidRPr="6E19D5D5">
          <w:rPr>
            <w:color w:val="9BBB59" w:themeColor="accent3"/>
            <w:lang w:val="en-US"/>
          </w:rPr>
          <w:t xml:space="preserve"> </w:t>
        </w:r>
      </w:ins>
      <w:del w:id="351" w:author="Beninger, Stefanie" w:date="2026-06-10T13:34:00Z" w16du:dateUtc="2026-06-10T13:34:14Z">
        <w:r w:rsidRPr="6E19D5D5">
          <w:rPr>
            <w:color w:val="9BBB59" w:themeColor="accent3"/>
            <w:lang w:val="en-US"/>
          </w:rPr>
          <w:delText xml:space="preserve">through which </w:delText>
        </w:r>
      </w:del>
      <w:r w:rsidRPr="6E19D5D5">
        <w:rPr>
          <w:color w:val="9BBB59" w:themeColor="accent3"/>
          <w:lang w:val="en-US"/>
        </w:rPr>
        <w:t>agentic AI</w:t>
      </w:r>
      <w:del w:id="352" w:author="Beninger, Stefanie" w:date="2026-06-10T13:34:00Z" w16du:dateUtc="2026-06-10T13:34:19Z">
        <w:r w:rsidRPr="6E19D5D5">
          <w:rPr>
            <w:color w:val="9BBB59" w:themeColor="accent3"/>
            <w:lang w:val="en-US"/>
          </w:rPr>
          <w:delText xml:space="preserve"> is turned into value</w:delText>
        </w:r>
      </w:del>
      <w:r w:rsidRPr="6E19D5D5">
        <w:rPr>
          <w:color w:val="9BBB59" w:themeColor="accent3"/>
          <w:lang w:val="en-US"/>
        </w:rPr>
        <w:t xml:space="preserve">: a </w:t>
      </w:r>
      <w:commentRangeStart w:id="353"/>
      <w:r w:rsidRPr="6E19D5D5">
        <w:rPr>
          <w:color w:val="9BBB59" w:themeColor="accent3"/>
          <w:lang w:val="en-US"/>
        </w:rPr>
        <w:t>process</w:t>
      </w:r>
      <w:commentRangeEnd w:id="353"/>
      <w:r w:rsidR="00683DDC" w:rsidRPr="6E19D5D5">
        <w:rPr>
          <w:rStyle w:val="CommentReference"/>
          <w:color w:val="9BBB59" w:themeColor="accent3"/>
          <w:sz w:val="22"/>
          <w:szCs w:val="22"/>
          <w:lang w:val="en-US"/>
        </w:rPr>
        <w:commentReference w:id="353"/>
      </w:r>
      <w:r w:rsidRPr="6E19D5D5">
        <w:rPr>
          <w:color w:val="9BBB59" w:themeColor="accent3"/>
          <w:lang w:val="en-US"/>
        </w:rPr>
        <w:t xml:space="preserve"> model linking </w:t>
      </w:r>
      <w:commentRangeStart w:id="354"/>
      <w:r w:rsidRPr="6E19D5D5">
        <w:rPr>
          <w:color w:val="9BBB59" w:themeColor="accent3"/>
          <w:lang w:val="en-US"/>
        </w:rPr>
        <w:t>observing, steering, applying, and the management of a value portfolio, together with the analytical vocabulary (the repertoire of reshaping, leveraging, and navigating; the harness; and value as a managed portfol</w:t>
      </w:r>
      <w:commentRangeEnd w:id="354"/>
      <w:r w:rsidR="00683DDC" w:rsidRPr="6E19D5D5">
        <w:rPr>
          <w:rStyle w:val="CommentReference"/>
          <w:color w:val="9BBB59" w:themeColor="accent3"/>
          <w:sz w:val="22"/>
          <w:szCs w:val="22"/>
          <w:lang w:val="en-US"/>
        </w:rPr>
        <w:commentReference w:id="354"/>
      </w:r>
      <w:r w:rsidRPr="6E19D5D5">
        <w:rPr>
          <w:color w:val="9BBB59" w:themeColor="accent3"/>
          <w:lang w:val="en-US"/>
        </w:rPr>
        <w:t>io) through which that work can be understood. T</w:t>
      </w:r>
      <w:commentRangeStart w:id="355"/>
      <w:r w:rsidRPr="6E19D5D5">
        <w:rPr>
          <w:color w:val="9BBB59" w:themeColor="accent3"/>
          <w:lang w:val="en-US"/>
        </w:rPr>
        <w:t>he empirical specifics reported here are snapshots of a fast-moving technology and will date quick</w:t>
      </w:r>
      <w:commentRangeEnd w:id="355"/>
      <w:r w:rsidR="00683DDC" w:rsidRPr="6E19D5D5">
        <w:rPr>
          <w:rStyle w:val="CommentReference"/>
          <w:color w:val="9BBB59" w:themeColor="accent3"/>
          <w:sz w:val="22"/>
          <w:szCs w:val="22"/>
          <w:lang w:val="en-US"/>
        </w:rPr>
        <w:commentReference w:id="355"/>
      </w:r>
      <w:r w:rsidRPr="6E19D5D5">
        <w:rPr>
          <w:color w:val="9BBB59" w:themeColor="accent3"/>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356"/>
      <w:r w:rsidRPr="6E19D5D5">
        <w:rPr>
          <w:color w:val="9BBB59" w:themeColor="accent3"/>
          <w:lang w:val="en-US"/>
        </w:rPr>
        <w:t>them</w:t>
      </w:r>
      <w:commentRangeEnd w:id="356"/>
      <w:r w:rsidR="00683DDC" w:rsidRPr="6E19D5D5">
        <w:rPr>
          <w:rStyle w:val="CommentReference"/>
          <w:color w:val="9BBB59" w:themeColor="accent3"/>
          <w:sz w:val="22"/>
          <w:szCs w:val="22"/>
          <w:lang w:val="en-US"/>
        </w:rPr>
        <w:commentReference w:id="356"/>
      </w:r>
      <w:r w:rsidRPr="6E19D5D5">
        <w:rPr>
          <w:color w:val="9BBB59" w:themeColor="accent3"/>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357" w:name="_Toc231935254"/>
      <w:r>
        <w:lastRenderedPageBreak/>
        <w:t>7.</w:t>
      </w:r>
      <w:r>
        <w:tab/>
        <w:t>References</w:t>
      </w:r>
      <w:bookmarkEnd w:id="357"/>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358"/>
      <w:r w:rsidRPr="6E19D5D5">
        <w:rPr>
          <w:highlight w:val="white"/>
          <w:lang w:val="en-US"/>
        </w:rPr>
        <w:t>survey</w:t>
      </w:r>
      <w:commentRangeEnd w:id="358"/>
      <w:r w:rsidR="00683DDC" w:rsidRPr="6E19D5D5">
        <w:rPr>
          <w:rStyle w:val="CommentReference"/>
          <w:sz w:val="22"/>
          <w:szCs w:val="22"/>
          <w:highlight w:val="white"/>
          <w:lang w:val="en-US"/>
        </w:rPr>
        <w:commentReference w:id="358"/>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lastRenderedPageBreak/>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359"/>
      <w:commentRangeStart w:id="360"/>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360"/>
      <w:r w:rsidR="00683DDC" w:rsidRPr="00DC0191">
        <w:rPr>
          <w:rStyle w:val="CommentReference"/>
          <w:sz w:val="20"/>
          <w:szCs w:val="20"/>
          <w:highlight w:val="white"/>
        </w:rPr>
        <w:commentReference w:id="360"/>
      </w:r>
      <w:commentRangeEnd w:id="359"/>
      <w:r w:rsidR="00683DDC" w:rsidRPr="00DC0191">
        <w:rPr>
          <w:rStyle w:val="CommentReference"/>
          <w:sz w:val="20"/>
          <w:szCs w:val="20"/>
          <w:highlight w:val="white"/>
        </w:rPr>
        <w:commentReference w:id="359"/>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lastRenderedPageBreak/>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361"/>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361"/>
      <w:r w:rsidR="00683DDC">
        <w:rPr>
          <w:rStyle w:val="CommentReference"/>
          <w:sz w:val="22"/>
          <w:szCs w:val="22"/>
          <w:highlight w:val="white"/>
          <w:lang w:val="en-US"/>
        </w:rPr>
        <w:commentReference w:id="361"/>
      </w:r>
    </w:p>
    <w:p w14:paraId="1B314B75" w14:textId="77777777" w:rsidR="00EB5DFF" w:rsidRDefault="00EB5DFF" w:rsidP="6E19D5D5">
      <w:pPr>
        <w:ind w:left="720" w:hanging="720"/>
        <w:rPr>
          <w:highlight w:val="white"/>
          <w:lang w:val="en-US"/>
        </w:rPr>
      </w:pPr>
      <w:r w:rsidRPr="6E19D5D5">
        <w:rPr>
          <w:highlight w:val="white"/>
          <w:lang w:val="en-US"/>
        </w:rPr>
        <w:lastRenderedPageBreak/>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362" w:name="OLE_LINK17"/>
      <w:r>
        <w:rPr>
          <w:highlight w:val="white"/>
        </w:rPr>
        <w:t>Advertising in the Age of Agentic AI: Call for Research</w:t>
      </w:r>
      <w:bookmarkEnd w:id="362"/>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363"/>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363"/>
      <w:r w:rsidR="00683DDC">
        <w:rPr>
          <w:rStyle w:val="CommentReference"/>
          <w:sz w:val="22"/>
          <w:szCs w:val="22"/>
          <w:highlight w:val="white"/>
          <w:lang w:val="en-US"/>
        </w:rPr>
        <w:commentReference w:id="363"/>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364"/>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364"/>
      <w:r w:rsidR="00683DDC">
        <w:rPr>
          <w:rStyle w:val="CommentReference"/>
          <w:sz w:val="22"/>
          <w:szCs w:val="22"/>
          <w:highlight w:val="white"/>
        </w:rPr>
        <w:commentReference w:id="364"/>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365"/>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365"/>
      <w:r w:rsidR="00683DDC">
        <w:rPr>
          <w:rStyle w:val="CommentReference"/>
          <w:sz w:val="22"/>
          <w:szCs w:val="22"/>
          <w:highlight w:val="white"/>
          <w:lang w:val="en-US"/>
        </w:rPr>
        <w:commentReference w:id="365"/>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366"/>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366"/>
      <w:r w:rsidR="00683DDC">
        <w:rPr>
          <w:rStyle w:val="CommentReference"/>
          <w:sz w:val="22"/>
          <w:szCs w:val="22"/>
          <w:highlight w:val="white"/>
        </w:rPr>
        <w:commentReference w:id="366"/>
      </w:r>
    </w:p>
    <w:p w14:paraId="2AFDF14D" w14:textId="77777777" w:rsidR="00EB5DFF" w:rsidRPr="00DF1B07" w:rsidRDefault="00EB5DFF" w:rsidP="00EB5DFF">
      <w:pPr>
        <w:ind w:left="720" w:hanging="720"/>
        <w:rPr>
          <w:highlight w:val="white"/>
          <w:lang w:val="it-IT"/>
        </w:rPr>
      </w:pPr>
      <w:r>
        <w:rPr>
          <w:highlight w:val="white"/>
          <w:lang w:val="en-US"/>
        </w:rPr>
        <w:lastRenderedPageBreak/>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w:t>
        </w:r>
        <w:r>
          <w:rPr>
            <w:color w:val="1155CC"/>
            <w:u w:val="single"/>
          </w:rPr>
          <w:t>.</w:t>
        </w:r>
        <w:r>
          <w:rPr>
            <w:color w:val="1155CC"/>
            <w:u w:val="single"/>
          </w:rPr>
          <w:t>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367"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368" w:author="Luttik, Daan" w:date="2026-06-11T19:40:00Z" w16du:dateUtc="2026-06-11T17:40:00Z">
            <w:rPr>
              <w:highlight w:val="white"/>
              <w:lang w:val="it-IT"/>
            </w:rPr>
          </w:rPrChange>
        </w:rPr>
        <w:t>…</w:t>
      </w:r>
      <w:r w:rsidRPr="004E42CB">
        <w:rPr>
          <w:highlight w:val="white"/>
          <w:rPrChange w:id="369"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370"/>
      <w:r>
        <w:rPr>
          <w:highlight w:val="white"/>
        </w:rPr>
        <w:lastRenderedPageBreak/>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370"/>
      <w:r w:rsidR="00683DDC">
        <w:rPr>
          <w:rStyle w:val="CommentReference"/>
          <w:sz w:val="22"/>
          <w:szCs w:val="22"/>
          <w:highlight w:val="white"/>
        </w:rPr>
        <w:commentReference w:id="370"/>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54234388" w14:textId="77777777" w:rsidR="00EB5DFF" w:rsidRDefault="00EB5DFF" w:rsidP="00EB5DFF">
      <w:pPr>
        <w:ind w:left="720" w:hanging="720"/>
        <w:rPr>
          <w:highlight w:val="white"/>
        </w:rPr>
      </w:pPr>
      <w:commentRangeStart w:id="371"/>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371"/>
      <w:r w:rsidR="00683DDC">
        <w:rPr>
          <w:rStyle w:val="CommentReference"/>
          <w:sz w:val="22"/>
          <w:szCs w:val="22"/>
          <w:highlight w:val="white"/>
        </w:rPr>
        <w:commentReference w:id="371"/>
      </w:r>
    </w:p>
    <w:p w14:paraId="795F1493" w14:textId="77777777" w:rsidR="00EB5DFF" w:rsidRPr="00D404D3"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OpenAI. https://cdn.openai.com/research-covers/language-unsupervised/language_understanding_paper.pdf</w:t>
      </w:r>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372"/>
      <w:r>
        <w:t xml:space="preserve">Sidorchuk, R. (2015). The concept of “value” in the theory of marketing. </w:t>
      </w:r>
      <w:r w:rsidRPr="00096542">
        <w:rPr>
          <w:lang w:val="en-US"/>
        </w:rPr>
        <w:t>Asian Social Science, 11(9), 320–325.</w:t>
      </w:r>
      <w:hyperlink r:id="rId28">
        <w:r w:rsidRPr="00096542">
          <w:rPr>
            <w:u w:val="single"/>
            <w:lang w:val="en-US"/>
          </w:rPr>
          <w:t xml:space="preserve"> </w:t>
        </w:r>
      </w:hyperlink>
      <w:hyperlink r:id="rId29">
        <w:r w:rsidRPr="00096542">
          <w:rPr>
            <w:color w:val="1155CC"/>
            <w:u w:val="single"/>
            <w:lang w:val="en-US"/>
          </w:rPr>
          <w:t>https://doi.org/10.5539/ass.v11n9p320</w:t>
        </w:r>
      </w:hyperlink>
      <w:commentRangeEnd w:id="372"/>
      <w:r w:rsidR="00683DDC">
        <w:rPr>
          <w:rStyle w:val="CommentReference"/>
          <w:sz w:val="22"/>
          <w:szCs w:val="22"/>
        </w:rPr>
        <w:commentReference w:id="372"/>
      </w:r>
    </w:p>
    <w:p w14:paraId="5A07858E" w14:textId="6AE0466C" w:rsidR="00243149" w:rsidRPr="00096542" w:rsidRDefault="00243149" w:rsidP="00947A17">
      <w:pPr>
        <w:ind w:left="720" w:hanging="720"/>
        <w:rPr>
          <w:lang w:val="en-US"/>
        </w:rPr>
      </w:pPr>
      <w:r w:rsidRPr="00243149">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373"/>
      <w:commentRangeStart w:id="374"/>
      <w:r w:rsidRPr="00EF18EB">
        <w:rPr>
          <w:highlight w:val="white"/>
          <w:lang w:val="en-US"/>
        </w:rPr>
        <w:lastRenderedPageBreak/>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374"/>
      <w:r w:rsidR="00683DDC">
        <w:rPr>
          <w:rStyle w:val="CommentReference"/>
          <w:sz w:val="22"/>
          <w:szCs w:val="22"/>
          <w:highlight w:val="white"/>
        </w:rPr>
        <w:commentReference w:id="374"/>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0">
        <w:r w:rsidRPr="5F622639">
          <w:rPr>
            <w:rStyle w:val="Hyperlink"/>
            <w:highlight w:val="white"/>
            <w:lang w:val="en-US"/>
          </w:rPr>
          <w:t>https://doi.org/10.1002/smj.640</w:t>
        </w:r>
      </w:hyperlink>
      <w:commentRangeEnd w:id="373"/>
      <w:r w:rsidR="00683DDC" w:rsidRPr="00EF18EB">
        <w:rPr>
          <w:rStyle w:val="CommentReference"/>
          <w:sz w:val="22"/>
          <w:szCs w:val="22"/>
          <w:highlight w:val="white"/>
          <w:lang w:val="en-US"/>
        </w:rPr>
        <w:commentReference w:id="373"/>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1">
        <w:r>
          <w:rPr>
            <w:rStyle w:val="Hyperlink"/>
          </w:rPr>
          <w:t>https://doi.org/10.1002/(SICI)1097-0266(199708)18:7&lt;509::AID-SMJ882&gt;3.0.CO;2-Z</w:t>
        </w:r>
      </w:hyperlink>
      <w:hyperlink r:id="rId32">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375"/>
      <w:r w:rsidRPr="001B1F4F">
        <w:rPr>
          <w:lang w:val="it-IT"/>
        </w:rPr>
        <w:t>Vidal, J. F., Perotti, F. A., Gonzalez, R., &amp; Gasco, J. (</w:t>
      </w:r>
      <w:bookmarkStart w:id="376" w:name="OLE_LINK13"/>
      <w:r w:rsidRPr="001B1F4F">
        <w:rPr>
          <w:lang w:val="it-IT"/>
        </w:rPr>
        <w:t>2022</w:t>
      </w:r>
      <w:bookmarkEnd w:id="376"/>
      <w:r w:rsidRPr="001B1F4F">
        <w:rPr>
          <w:lang w:val="it-IT"/>
        </w:rPr>
        <w:t xml:space="preserve">). </w:t>
      </w:r>
      <w:r w:rsidRPr="001B1F4F">
        <w:t>Managing digital transformation: The view from the top. Journal of Business Research, 152, 29–41.</w:t>
      </w:r>
      <w:hyperlink r:id="rId33">
        <w:r w:rsidRPr="001B1F4F">
          <w:rPr>
            <w:u w:val="single"/>
          </w:rPr>
          <w:t xml:space="preserve"> </w:t>
        </w:r>
      </w:hyperlink>
      <w:hyperlink r:id="rId34">
        <w:r w:rsidRPr="001B1F4F">
          <w:rPr>
            <w:color w:val="1155CC"/>
            <w:u w:val="single"/>
          </w:rPr>
          <w:t>https://doi.org/10.1016/j.jbusres.2022.07.020</w:t>
        </w:r>
      </w:hyperlink>
      <w:commentRangeEnd w:id="375"/>
      <w:r w:rsidR="00683DDC" w:rsidRPr="001B1F4F">
        <w:rPr>
          <w:rStyle w:val="CommentReference"/>
          <w:sz w:val="22"/>
          <w:szCs w:val="22"/>
        </w:rPr>
        <w:commentReference w:id="375"/>
      </w:r>
    </w:p>
    <w:p w14:paraId="2A88D557" w14:textId="77777777" w:rsidR="00EB5DFF" w:rsidRDefault="00EB5DFF" w:rsidP="00EB5DFF">
      <w:pPr>
        <w:spacing w:line="360" w:lineRule="auto"/>
        <w:ind w:left="720" w:hanging="720"/>
        <w:rPr>
          <w:highlight w:val="white"/>
          <w:lang w:val="en-US"/>
        </w:rPr>
      </w:pPr>
      <w:r w:rsidRPr="5F622639">
        <w:rPr>
          <w:highlight w:val="white"/>
          <w:lang w:val="en-US"/>
        </w:rPr>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t xml:space="preserve">Woodside, A. G., Golfetto, F., &amp; Gibbert, M. (2008). </w:t>
      </w:r>
      <w:r>
        <w:rPr>
          <w:highlight w:val="white"/>
        </w:rPr>
        <w:t xml:space="preserve">Customer value: theory, research, and practice. In </w:t>
      </w:r>
      <w:bookmarkStart w:id="377" w:name="OLE_LINK11"/>
      <w:r>
        <w:rPr>
          <w:i/>
          <w:iCs/>
          <w:highlight w:val="white"/>
        </w:rPr>
        <w:t>Creating and managing superior customer value</w:t>
      </w:r>
      <w:r>
        <w:rPr>
          <w:highlight w:val="white"/>
        </w:rPr>
        <w:t xml:space="preserve"> </w:t>
      </w:r>
      <w:bookmarkEnd w:id="377"/>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lastRenderedPageBreak/>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lastRenderedPageBreak/>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378" w:name="_Toc231935255"/>
      <w:r>
        <w:lastRenderedPageBreak/>
        <w:t>Appendix A. Interview Guide and Protocol</w:t>
      </w:r>
      <w:bookmarkEnd w:id="378"/>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379" w:name="_Toc231935256"/>
      <w:r w:rsidRPr="5F622639">
        <w:rPr>
          <w:lang w:val="en-US"/>
        </w:rPr>
        <w:t>A.1.</w:t>
      </w:r>
      <w:r>
        <w:tab/>
      </w:r>
      <w:r w:rsidRPr="5F622639">
        <w:rPr>
          <w:lang w:val="en-US"/>
        </w:rPr>
        <w:t>Interview Guide</w:t>
      </w:r>
      <w:bookmarkEnd w:id="379"/>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380" w:name="_Toc231935257"/>
      <w:commentRangeStart w:id="381"/>
      <w:r>
        <w:lastRenderedPageBreak/>
        <w:t>Appendix B. Putting the model to work: a manager’s checklist</w:t>
      </w:r>
      <w:bookmarkEnd w:id="380"/>
      <w:commentRangeEnd w:id="381"/>
      <w:r w:rsidR="00683DDC">
        <w:rPr>
          <w:rStyle w:val="CommentReference"/>
          <w:sz w:val="22"/>
          <w:szCs w:val="22"/>
        </w:rPr>
        <w:commentReference w:id="381"/>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382" w:name="_Toc231935258"/>
      <w:r>
        <w:t>Observing: sensing the changing context</w:t>
      </w:r>
      <w:bookmarkEnd w:id="382"/>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383" w:name="_Toc231935259"/>
      <w:r>
        <w:t>Conditions: auditing what enables or constrains</w:t>
      </w:r>
      <w:bookmarkEnd w:id="383"/>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384" w:name="_Toc231935260"/>
      <w:r>
        <w:t>Steering: acting on the conditions</w:t>
      </w:r>
      <w:bookmarkEnd w:id="384"/>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385" w:name="_Toc231935261"/>
      <w:r>
        <w:t>Applying: putting agentic AI to work</w:t>
      </w:r>
      <w:bookmarkEnd w:id="385"/>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386" w:name="_Toc231935262"/>
      <w:r>
        <w:t>Mediating Value Outcomes: turning application into value</w:t>
      </w:r>
      <w:bookmarkEnd w:id="386"/>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3" w:author="Stefanie B." w:date="2026-05-11T12:29:00Z" w:initials="">
    <w:p w14:paraId="50ED5B7F" w14:textId="77777777" w:rsidR="004447B9" w:rsidRDefault="004447B9">
      <w:pPr>
        <w:widowControl w:val="0"/>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4" w:author="Stefanie B." w:date="2026-05-11T12:29:00Z" w:initials="">
    <w:p w14:paraId="3CDBFD90" w14:textId="77777777" w:rsidR="004447B9" w:rsidRDefault="004447B9">
      <w:pPr>
        <w:widowControl w:val="0"/>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6"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8" w:author="Stefanie B." w:date="2026-05-11T12:29:00Z" w:initials="">
    <w:p w14:paraId="48953181" w14:textId="77777777" w:rsidR="00E85C39" w:rsidRDefault="00E85C39">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9"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11" w:author="Beninger, Stefanie" w:date="2026-06-13T14:03:00Z" w:initials="SB">
    <w:p w14:paraId="37BBFF35" w14:textId="77777777" w:rsidR="006201B2" w:rsidRDefault="006201B2"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2"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3"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4" w:author="Beninger, Stefanie" w:date="2026-06-13T14:02:00Z" w:initials="SB">
    <w:p w14:paraId="4CAE5867" w14:textId="77777777" w:rsidR="006201B2" w:rsidRDefault="006201B2"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5" w:author="Beninger, Stefanie" w:date="2026-06-13T14:03:00Z" w:initials="SB">
    <w:p w14:paraId="3B49B8CE" w14:textId="77777777" w:rsidR="005B52EF" w:rsidRDefault="005B52EF" w:rsidP="005B52EF">
      <w:pPr>
        <w:pStyle w:val="CommentText"/>
        <w:ind w:firstLine="0"/>
      </w:pPr>
      <w:r>
        <w:rPr>
          <w:rStyle w:val="CommentReference"/>
        </w:rPr>
        <w:annotationRef/>
      </w:r>
      <w:r>
        <w:rPr>
          <w:lang w:val="en-CA"/>
        </w:rPr>
        <w:t>Check if needs to be sub-questions (with hyphen)</w:t>
      </w:r>
    </w:p>
  </w:comment>
  <w:comment w:id="17"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8"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19" w:author="Beninger, Stefanie" w:date="2026-06-13T14:04:00Z" w:initials="SB">
    <w:p w14:paraId="14A6062D" w14:textId="77777777" w:rsidR="000C6DF1" w:rsidRDefault="000C6DF1"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0"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1"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2"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4"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25"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26"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23"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8"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9"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31" w:author="Stefanie B." w:date="2026-05-11T12:36:00Z" w:initials="">
    <w:p w14:paraId="0D5379F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30" w:author="Luttik, Daan" w:date="2026-06-07T20:40:00Z" w:initials="DL">
    <w:p w14:paraId="567B9382" w14:textId="77777777" w:rsidR="00EB5DFF" w:rsidRDefault="00EB5DFF" w:rsidP="002139D2">
      <w:pPr>
        <w:pStyle w:val="CommentText"/>
        <w:ind w:firstLine="0"/>
      </w:pPr>
      <w:r>
        <w:rPr>
          <w:rStyle w:val="CommentReference"/>
        </w:rPr>
        <w:annotationRef/>
      </w:r>
      <w:r>
        <w:t>Updated based on discussion</w:t>
      </w:r>
    </w:p>
  </w:comment>
  <w:comment w:id="32"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35"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6"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7"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8"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9"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40"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41"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42"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43"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4"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5"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6"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7"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50"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9"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52"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53"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54"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5"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7"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8"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60"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9"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62"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63"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61"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64"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65"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6"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7"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8"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70"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71"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72"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74"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6" w:name="_@_7D1833B86FF34F228725D9576BB9B701Z"/>
      <w:r>
        <w:fldChar w:fldCharType="separate"/>
      </w:r>
      <w:bookmarkEnd w:id="76"/>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75"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73"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8"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9"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82" w:author="Beninger, Stefanie" w:date="2026-06-12T09:58:00Z" w:initials="BS">
    <w:p w14:paraId="58D99499" w14:textId="4A8D8705" w:rsidR="00C62FAB" w:rsidRDefault="00C62FAB">
      <w:pPr>
        <w:pStyle w:val="CommentText"/>
      </w:pPr>
      <w:r>
        <w:rPr>
          <w:rStyle w:val="CommentReference"/>
        </w:rPr>
        <w:annotationRef/>
      </w:r>
      <w:r w:rsidRPr="43316F0C">
        <w:t>I would add one sentence to say why it matters that this research is missing - this can be theoretical (e.g., what are we missing without this line of research) or practical (e.g., so many users/etc)</w:t>
      </w:r>
    </w:p>
  </w:comment>
  <w:comment w:id="8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8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9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9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9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103"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102"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9"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10"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107"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8"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104"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105"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106"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11"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12"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14" w:author="Daan Luttik" w:date="2026-04-27T16:03:00Z" w:initials="">
    <w:p w14:paraId="4A6CD0DC"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13" w:author="Stefanie B." w:date="2026-05-11T15:12:00Z" w:initials="">
    <w:p w14:paraId="4B95594B"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19"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20"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21"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22"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18"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17"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16"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15"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24"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25"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28"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9"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30"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31"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32"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27"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33"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139" w:author="Beninger, Stefanie" w:date="2026-06-13T14:07:00Z" w:initials="SB">
    <w:p w14:paraId="67B08A2F" w14:textId="77777777" w:rsidR="00556081" w:rsidRDefault="00556081" w:rsidP="00556081">
      <w:pPr>
        <w:pStyle w:val="CommentText"/>
        <w:ind w:firstLine="0"/>
      </w:pPr>
      <w:r>
        <w:rPr>
          <w:rStyle w:val="CommentReference"/>
        </w:rPr>
        <w:annotationRef/>
      </w:r>
      <w:r>
        <w:rPr>
          <w:lang w:val="en-CA"/>
        </w:rPr>
        <w:t>This is what your marketing managers you interviewed experienced, so it is okay to state “the studied marketing managers experienced”</w:t>
      </w:r>
    </w:p>
  </w:comment>
  <w:comment w:id="137" w:author="Beninger, Stefanie" w:date="2026-06-13T14:09:00Z" w:initials="SB">
    <w:p w14:paraId="296B9E62" w14:textId="77777777" w:rsidR="00410E21" w:rsidRDefault="00410E21" w:rsidP="00410E21">
      <w:pPr>
        <w:pStyle w:val="CommentText"/>
        <w:ind w:firstLine="0"/>
      </w:pPr>
      <w:r>
        <w:rPr>
          <w:rStyle w:val="CommentReference"/>
        </w:rPr>
        <w:annotationRef/>
      </w:r>
      <w:r>
        <w:rPr>
          <w:lang w:val="en-CA"/>
        </w:rPr>
        <w:t xml:space="preserve">Instead here, you may just want to rewrite this to describe Figure 1 (and make sure the Figure is referenced to in the text somewhere so people look at it). It will be functionally the same, but helps to describe your figure. (E.g., Figure 1 shows the marketing managers observe an impetus for change. This leads to xxxxx. These elements are discussed in turn below” </w:t>
      </w:r>
    </w:p>
  </w:comment>
  <w:comment w:id="141" w:author="Beninger, Stefanie" w:date="2026-06-13T14:10:00Z" w:initials="SB">
    <w:p w14:paraId="17659DA1" w14:textId="77777777" w:rsidR="005F7FB8" w:rsidRDefault="005F7FB8"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43" w:author="Beninger, Stefanie" w:date="2026-06-13T14:10:00Z" w:initials="SB">
    <w:p w14:paraId="428BBC70" w14:textId="77777777" w:rsidR="0042223C" w:rsidRDefault="0042223C" w:rsidP="0042223C">
      <w:pPr>
        <w:pStyle w:val="CommentText"/>
        <w:ind w:firstLine="0"/>
      </w:pPr>
      <w:r>
        <w:rPr>
          <w:rStyle w:val="CommentReference"/>
        </w:rPr>
        <w:annotationRef/>
      </w:r>
      <w:r>
        <w:rPr>
          <w:lang w:val="en-CA"/>
        </w:rPr>
        <w:t xml:space="preserve">Keep consistent with capitalization throughout </w:t>
      </w:r>
    </w:p>
  </w:comment>
  <w:comment w:id="14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4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4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5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5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55"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56" w:author="Beninger, Stefanie" w:date="2026-06-13T14:12:00Z" w:initials="SB">
    <w:p w14:paraId="77B6696C" w14:textId="77777777" w:rsidR="003F7603" w:rsidRDefault="003F7603" w:rsidP="003F7603">
      <w:pPr>
        <w:pStyle w:val="CommentText"/>
        <w:ind w:firstLine="0"/>
      </w:pPr>
      <w:r>
        <w:rPr>
          <w:rStyle w:val="CommentReference"/>
        </w:rPr>
        <w:annotationRef/>
      </w:r>
      <w:r>
        <w:rPr>
          <w:lang w:val="en-CA"/>
        </w:rPr>
        <w:t>Can use the comma or can do it like this...</w:t>
      </w:r>
    </w:p>
  </w:comment>
  <w:comment w:id="159"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60"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61"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62"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63"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64"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65"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68"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70"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73"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77"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76"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74"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78" w:name="_@_4D2E2173561E4304BBB44C940BFC8766Z"/>
      <w:r>
        <w:fldChar w:fldCharType="separate"/>
      </w:r>
      <w:bookmarkEnd w:id="178"/>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75" w:author="Beninger, Stefanie" w:date="2026-06-13T14:14:00Z" w:initials="SB">
    <w:p w14:paraId="010D8688" w14:textId="77777777" w:rsidR="00C15A68" w:rsidRDefault="00C15A68" w:rsidP="00C15A68">
      <w:pPr>
        <w:pStyle w:val="CommentText"/>
        <w:ind w:firstLine="0"/>
      </w:pPr>
      <w:r>
        <w:rPr>
          <w:rStyle w:val="CommentReference"/>
        </w:rPr>
        <w:annotationRef/>
      </w:r>
      <w:r>
        <w:rPr>
          <w:lang w:val="en-CA"/>
        </w:rPr>
        <w:t xml:space="preserve">I think this works. </w:t>
      </w:r>
    </w:p>
  </w:comment>
  <w:comment w:id="179"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86" w:author="Luttik, Daan" w:date="2026-06-11T22:10:00Z" w:initials="DL">
    <w:p w14:paraId="0BE380EE" w14:textId="77777777" w:rsidR="000D4927" w:rsidRDefault="000D4927" w:rsidP="000D4927">
      <w:pPr>
        <w:pStyle w:val="CommentText"/>
        <w:ind w:firstLine="0"/>
      </w:pPr>
      <w:r>
        <w:rPr>
          <w:rStyle w:val="CommentReference"/>
        </w:rPr>
        <w:annotationRef/>
      </w:r>
      <w:r>
        <w:t>Rewrite too,…</w:t>
      </w:r>
    </w:p>
  </w:comment>
  <w:comment w:id="187" w:author="Luttik, Daan" w:date="2026-06-12T19:20:00Z" w:initials="DL">
    <w:p w14:paraId="53D06298" w14:textId="77777777" w:rsidR="00692BE6" w:rsidRDefault="00692BE6" w:rsidP="00692BE6">
      <w:pPr>
        <w:pStyle w:val="CommentText"/>
        <w:ind w:firstLine="0"/>
      </w:pPr>
      <w:r>
        <w:rPr>
          <w:rStyle w:val="CommentReference"/>
        </w:rPr>
        <w:annotationRef/>
      </w:r>
      <w:r>
        <w:t>Maybe relevant for the discussion..</w:t>
      </w:r>
    </w:p>
  </w:comment>
  <w:comment w:id="188" w:author="Luttik, Daan" w:date="2026-06-12T23:06:00Z" w:initials="DL">
    <w:p w14:paraId="2C30BD3B" w14:textId="77777777" w:rsidR="008423AC" w:rsidRDefault="008423AC" w:rsidP="008423AC">
      <w:pPr>
        <w:pStyle w:val="CommentText"/>
        <w:ind w:firstLine="0"/>
      </w:pPr>
      <w:r>
        <w:rPr>
          <w:rStyle w:val="CommentReference"/>
        </w:rPr>
        <w:annotationRef/>
      </w:r>
      <w:r>
        <w:t>Will be moved anyways.</w:t>
      </w:r>
    </w:p>
  </w:comment>
  <w:comment w:id="196"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98" w:name="_@_F74A959799DE4D9F825B4C2BF7D4BEECZ"/>
      <w:r>
        <w:fldChar w:fldCharType="separate"/>
      </w:r>
      <w:bookmarkEnd w:id="198"/>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97" w:author="Beninger, Stefanie" w:date="2026-06-13T14:16:00Z" w:initials="SB">
    <w:p w14:paraId="4C82D5CF" w14:textId="77777777" w:rsidR="00084955" w:rsidRDefault="00084955"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99" w:author="Beninger, Stefanie" w:date="2026-06-13T14:17:00Z" w:initials="SB">
    <w:p w14:paraId="1DECD98E" w14:textId="77777777" w:rsidR="00571B3D" w:rsidRDefault="00571B3D"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201"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207"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210"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208"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209"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215" w:author="Beninger, Stefanie" w:date="2026-06-13T14:21:00Z" w:initials="SB">
    <w:p w14:paraId="07F86400" w14:textId="77777777" w:rsidR="008B6696" w:rsidRDefault="008B6696"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223"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225"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227" w:author="Beninger, Stefanie" w:date="2026-06-13T14:23:00Z" w:initials="SB">
    <w:p w14:paraId="1FF43C91" w14:textId="77777777" w:rsidR="00EA21C4" w:rsidRDefault="00EA21C4" w:rsidP="00EA21C4">
      <w:pPr>
        <w:pStyle w:val="CommentText"/>
        <w:ind w:firstLine="0"/>
      </w:pPr>
      <w:r>
        <w:rPr>
          <w:rStyle w:val="CommentReference"/>
        </w:rPr>
        <w:annotationRef/>
      </w:r>
      <w:r>
        <w:rPr>
          <w:lang w:val="en-CA"/>
        </w:rPr>
        <w:t>Jut because the word “notes” showed up a lot ☺️</w:t>
      </w:r>
    </w:p>
  </w:comment>
  <w:comment w:id="23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23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236" w:author="Beninger, Stefanie" w:date="2026-06-13T14:25:00Z" w:initials="SB">
    <w:p w14:paraId="46339061" w14:textId="77777777" w:rsidR="00F87C5A" w:rsidRDefault="00F87C5A"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237"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238"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239"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240"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241"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244"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245"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246"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247"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248"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251" w:name="_@_966A57235E2841AB9D1C216A25F44671Z"/>
      <w:r>
        <w:fldChar w:fldCharType="separate"/>
      </w:r>
      <w:bookmarkEnd w:id="251"/>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49" w:author="Beninger, Stefanie" w:date="2026-06-13T14:29:00Z" w:initials="SB">
    <w:p w14:paraId="36576D01" w14:textId="77777777" w:rsidR="008660BE" w:rsidRDefault="008660BE"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253"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54"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57" w:author="Luttik, Daan" w:date="2026-06-09T19:07:00Z" w:initials="DL">
    <w:p w14:paraId="27F0383F" w14:textId="77777777" w:rsidR="00EB5DFF" w:rsidRDefault="00EB5DFF">
      <w:pPr>
        <w:pStyle w:val="CommentText"/>
        <w:ind w:firstLine="0"/>
      </w:pPr>
      <w:r>
        <w:rPr>
          <w:rStyle w:val="CommentReference"/>
        </w:rPr>
        <w:annotationRef/>
      </w:r>
      <w:r>
        <w:t>Source?</w:t>
      </w:r>
    </w:p>
  </w:comment>
  <w:comment w:id="258" w:author="Beninger, Stefanie" w:date="2026-06-10T15:02:00Z" w:initials="BS">
    <w:p w14:paraId="682C1B04" w14:textId="61020F2E" w:rsidR="00BC7013" w:rsidRDefault="00D104EC">
      <w:pPr>
        <w:pStyle w:val="CommentText"/>
      </w:pPr>
      <w:r>
        <w:rPr>
          <w:rStyle w:val="CommentReference"/>
        </w:rPr>
        <w:annotationRef/>
      </w:r>
      <w:r w:rsidRPr="29E31E6E">
        <w:t>Yes make sure to add a source</w:t>
      </w:r>
    </w:p>
  </w:comment>
  <w:comment w:id="259" w:author="Beninger, Stefanie" w:date="2026-06-10T15:03:00Z" w:initials="BS">
    <w:p w14:paraId="6B15EEAD" w14:textId="7E7D8F3E" w:rsidR="00BC7013" w:rsidRDefault="00D104EC">
      <w:pPr>
        <w:pStyle w:val="CommentText"/>
      </w:pPr>
      <w:r>
        <w:rPr>
          <w:rStyle w:val="CommentReference"/>
        </w:rPr>
        <w:annotationRef/>
      </w:r>
      <w:r w:rsidRPr="64D2FB50">
        <w:t>this paragraph can be moved up to the introduction of this section</w:t>
      </w:r>
    </w:p>
  </w:comment>
  <w:comment w:id="260"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261"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262"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263"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264"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66"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72"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75"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276" w:author="Beninger, Stefanie" w:date="2026-06-10T15:08:00Z" w:initials="BS">
    <w:p w14:paraId="111FA387" w14:textId="1EEF7F94" w:rsidR="00BC7013" w:rsidRDefault="00D104EC">
      <w:pPr>
        <w:pStyle w:val="CommentText"/>
      </w:pPr>
      <w:r>
        <w:rPr>
          <w:rStyle w:val="CommentReference"/>
        </w:rPr>
        <w:annotationRef/>
      </w:r>
      <w:r w:rsidRPr="60B96C51">
        <w:t>I wouldn't' do this - just tell us here what we need to know.</w:t>
      </w:r>
    </w:p>
  </w:comment>
  <w:comment w:id="277"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278"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279"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84"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85"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91" w:author="Stefanie B." w:date="2026-01-20T11:38:00Z" w:initials="">
    <w:p w14:paraId="45AA8A4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90" w:author="Beninger, Stefanie" w:date="2026-06-10T15:15:00Z" w:initials="BS">
    <w:p w14:paraId="137B891F" w14:textId="550431CD" w:rsidR="00BC7013" w:rsidRDefault="00D104EC">
      <w:pPr>
        <w:pStyle w:val="CommentText"/>
      </w:pPr>
      <w:r>
        <w:rPr>
          <w:rStyle w:val="CommentReference"/>
        </w:rPr>
        <w:annotationRef/>
      </w:r>
      <w:r w:rsidRPr="0C88428E">
        <w:t>I would simplify this subquestion - it seems to be more about 'translating" or how to managers 'realize' to be more simplistic. Consider what the question really sought to do - it seems overly complex right now</w:t>
      </w:r>
    </w:p>
  </w:comment>
  <w:comment w:id="292"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93"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96"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295"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297"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298"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99"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300"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301"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302" w:author="Beninger, Stefanie" w:date="2026-06-10T15:21:00Z" w:initials="BS">
    <w:p w14:paraId="4440A65C" w14:textId="6EC07060" w:rsidR="00BC7013" w:rsidRDefault="00D104EC">
      <w:pPr>
        <w:pStyle w:val="CommentText"/>
      </w:pPr>
      <w:r>
        <w:rPr>
          <w:rStyle w:val="CommentReference"/>
        </w:rPr>
        <w:annotationRef/>
      </w:r>
      <w:r w:rsidRPr="5FAE9748">
        <w:t xml:space="preserve">move this harness part up to the Findigns if you keep that in </w:t>
      </w:r>
    </w:p>
  </w:comment>
  <w:comment w:id="303" w:author="Beninger, Stefanie" w:date="2026-06-10T15:22:00Z" w:initials="BS">
    <w:p w14:paraId="4B27D801" w14:textId="6A856855" w:rsidR="00BC7013" w:rsidRDefault="00D104EC">
      <w:pPr>
        <w:pStyle w:val="CommentText"/>
      </w:pPr>
      <w:r>
        <w:rPr>
          <w:rStyle w:val="CommentReference"/>
        </w:rPr>
        <w:annotationRef/>
      </w:r>
      <w:r w:rsidRPr="212C31D7">
        <w:t xml:space="preserve">I would consider removing this as a Discussion point as it just confirms what we already knew... </w:t>
      </w:r>
    </w:p>
  </w:comment>
  <w:comment w:id="304"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305"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306"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307"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309"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312"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314"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315"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324"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325"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328"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329" w:author="Beninger, Stefanie" w:date="2026-06-10T15:29:00Z" w:initials="BS">
    <w:p w14:paraId="7BF7161D" w14:textId="77C8E336" w:rsidR="00BC7013" w:rsidRDefault="00D104EC">
      <w:pPr>
        <w:pStyle w:val="CommentText"/>
      </w:pPr>
      <w:r>
        <w:rPr>
          <w:rStyle w:val="CommentReference"/>
        </w:rPr>
        <w:annotationRef/>
      </w:r>
      <w:r w:rsidRPr="50B593C7">
        <w:t>which values? be specific - e.g., the benefits? sacrifices (list them here for clarity - or at least say "for example"</w:t>
      </w:r>
    </w:p>
  </w:comment>
  <w:comment w:id="330"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331"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332"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333"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334"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335"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338" w:author="Beninger, Stefanie" w:date="2026-06-10T15:31:00Z" w:initials="BS">
    <w:p w14:paraId="713AB41D" w14:textId="71D24C25" w:rsidR="00BC7013" w:rsidRDefault="00D104EC">
      <w:pPr>
        <w:pStyle w:val="CommentText"/>
      </w:pPr>
      <w:r>
        <w:rPr>
          <w:rStyle w:val="CommentReference"/>
        </w:rPr>
        <w:annotationRef/>
      </w:r>
      <w:r w:rsidRPr="7E1FAC65">
        <w:t xml:space="preserve">we can't really conclude in qual research - only that we have suggestions </w:t>
      </w:r>
    </w:p>
  </w:comment>
  <w:comment w:id="341"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345"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346"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347"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348"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353"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354"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355"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356"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358"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360"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359"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361"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363"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364"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365"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366"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370"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371"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372"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374"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373"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375"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381"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50ED5B7F" w15:done="0"/>
  <w15:commentEx w15:paraId="3CDBFD90" w15:done="0"/>
  <w15:commentEx w15:paraId="09D9E6E8" w15:done="0"/>
  <w15:commentEx w15:paraId="48953181" w15:done="0"/>
  <w15:commentEx w15:paraId="3C6ECAFF" w15:done="1"/>
  <w15:commentEx w15:paraId="37BBFF35" w15:done="0"/>
  <w15:commentEx w15:paraId="64133062" w15:done="1"/>
  <w15:commentEx w15:paraId="0B1C0F31" w15:paraIdParent="64133062" w15:done="1"/>
  <w15:commentEx w15:paraId="4CAE5867" w15:paraIdParent="64133062" w15:done="1"/>
  <w15:commentEx w15:paraId="3B49B8CE" w15:done="1"/>
  <w15:commentEx w15:paraId="5ACA159A" w15:done="0"/>
  <w15:commentEx w15:paraId="0B1F93B0" w15:paraIdParent="5ACA159A" w15:done="0"/>
  <w15:commentEx w15:paraId="14A6062D" w15:paraIdParent="5ACA159A" w15:done="0"/>
  <w15:commentEx w15:paraId="15AB9929" w15:done="1"/>
  <w15:commentEx w15:paraId="731F76CF" w15:paraIdParent="15AB9929" w15:done="1"/>
  <w15:commentEx w15:paraId="3A49B6CC" w15:paraIdParent="15AB9929" w15:done="1"/>
  <w15:commentEx w15:paraId="191DD6E4" w15:done="0"/>
  <w15:commentEx w15:paraId="28C9ADB0" w15:paraIdParent="191DD6E4" w15:done="0"/>
  <w15:commentEx w15:paraId="61E7B9B0" w15:paraIdParent="191DD6E4" w15:done="0"/>
  <w15:commentEx w15:paraId="5C191001" w15:done="1"/>
  <w15:commentEx w15:paraId="4887D2C0" w15:done="0"/>
  <w15:commentEx w15:paraId="1DACE82B" w15:done="0"/>
  <w15:commentEx w15:paraId="0D5379FD" w15:done="0"/>
  <w15:commentEx w15:paraId="567B9382" w15:done="0"/>
  <w15:commentEx w15:paraId="5DD6CFB2" w15:done="0"/>
  <w15:commentEx w15:paraId="14EAC7F8" w15:done="0"/>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0"/>
  <w15:commentEx w15:paraId="1D108589" w15:done="0"/>
  <w15:commentEx w15:paraId="1DDFA86C" w15:paraIdParent="1D108589" w15:done="0"/>
  <w15:commentEx w15:paraId="78286AE4" w15:paraIdParent="1D108589" w15:done="0"/>
  <w15:commentEx w15:paraId="284CF96F" w15:done="1"/>
  <w15:commentEx w15:paraId="2C09F061" w15:done="1"/>
  <w15:commentEx w15:paraId="14577B4A" w15:done="1"/>
  <w15:commentEx w15:paraId="7B2190FF" w15:done="0"/>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58D99499" w15:done="0"/>
  <w15:commentEx w15:paraId="26238B39" w15:done="0"/>
  <w15:commentEx w15:paraId="3CA0D7C8" w15:done="1"/>
  <w15:commentEx w15:paraId="0182F7D7" w15:done="0"/>
  <w15:commentEx w15:paraId="186AA0F7" w15:done="1"/>
  <w15:commentEx w15:paraId="4DADDD80" w15:done="0"/>
  <w15:commentEx w15:paraId="22175E91" w15:done="0"/>
  <w15:commentEx w15:paraId="5BCBAA79" w15:done="1"/>
  <w15:commentEx w15:paraId="2F57BDA6" w15:done="0"/>
  <w15:commentEx w15:paraId="54134D0A" w15:done="0"/>
  <w15:commentEx w15:paraId="090321C1" w15:paraIdParent="54134D0A" w15:done="0"/>
  <w15:commentEx w15:paraId="037F5A45" w15:done="0"/>
  <w15:commentEx w15:paraId="7C0E2888" w15:paraIdParent="037F5A45" w15:done="0"/>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4A6CD0DC" w15:done="1"/>
  <w15:commentEx w15:paraId="4B95594B" w15:done="1"/>
  <w15:commentEx w15:paraId="3B8F7620" w15:done="0"/>
  <w15:commentEx w15:paraId="09B38857" w15:paraIdParent="3B8F7620" w15:done="0"/>
  <w15:commentEx w15:paraId="20F10B18" w15:paraIdParent="3B8F7620" w15:done="0"/>
  <w15:commentEx w15:paraId="62C9EBB7" w15:paraIdParent="3B8F7620" w15:done="0"/>
  <w15:commentEx w15:paraId="0E4D5C66" w15:done="1"/>
  <w15:commentEx w15:paraId="48DE636F" w15:done="1"/>
  <w15:commentEx w15:paraId="169983E0" w15:done="1"/>
  <w15:commentEx w15:paraId="1A64E718" w15:done="1"/>
  <w15:commentEx w15:paraId="389B5590" w15:done="0"/>
  <w15:commentEx w15:paraId="3A2E40FE" w15:done="0"/>
  <w15:commentEx w15:paraId="5648FACF" w15:done="0"/>
  <w15:commentEx w15:paraId="48CAB60F" w15:paraIdParent="5648FACF" w15:done="0"/>
  <w15:commentEx w15:paraId="23B735A4" w15:done="1"/>
  <w15:commentEx w15:paraId="4691A666" w15:paraIdParent="23B735A4" w15:done="1"/>
  <w15:commentEx w15:paraId="5CA97E61" w15:paraIdParent="23B735A4" w15:done="1"/>
  <w15:commentEx w15:paraId="4959E1DF" w15:done="0"/>
  <w15:commentEx w15:paraId="6D623B95" w15:done="1"/>
  <w15:commentEx w15:paraId="67B08A2F" w15:done="0"/>
  <w15:commentEx w15:paraId="296B9E62" w15:done="0"/>
  <w15:commentEx w15:paraId="17659DA1" w15:done="0"/>
  <w15:commentEx w15:paraId="428BBC70" w15:done="0"/>
  <w15:commentEx w15:paraId="1F3B69B3" w15:done="0"/>
  <w15:commentEx w15:paraId="69FE6E55" w15:done="0"/>
  <w15:commentEx w15:paraId="29A222A9" w15:done="1"/>
  <w15:commentEx w15:paraId="6AD2AED1" w15:done="1"/>
  <w15:commentEx w15:paraId="028149B9" w15:paraIdParent="6AD2AED1" w15:done="1"/>
  <w15:commentEx w15:paraId="086CA749" w15:done="0"/>
  <w15:commentEx w15:paraId="77B6696C" w15:paraIdParent="086CA749" w15:done="0"/>
  <w15:commentEx w15:paraId="1835B6BE" w15:done="1"/>
  <w15:commentEx w15:paraId="1B801549" w15:done="0"/>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0"/>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0BE380EE" w15:done="0"/>
  <w15:commentEx w15:paraId="53D06298" w15:paraIdParent="0BE380EE" w15:done="0"/>
  <w15:commentEx w15:paraId="2C30BD3B" w15:paraIdParent="0BE380EE" w15:done="0"/>
  <w15:commentEx w15:paraId="430EE7A7" w15:done="1"/>
  <w15:commentEx w15:paraId="4C82D5CF" w15:paraIdParent="430EE7A7" w15:done="1"/>
  <w15:commentEx w15:paraId="1DECD98E" w15:done="0"/>
  <w15:commentEx w15:paraId="15333CDE" w15:done="1"/>
  <w15:commentEx w15:paraId="2956EBDE" w15:done="1"/>
  <w15:commentEx w15:paraId="6FD157D9" w15:done="1"/>
  <w15:commentEx w15:paraId="009E8C01" w15:done="1"/>
  <w15:commentEx w15:paraId="28799D2C" w15:paraIdParent="009E8C01" w15:done="1"/>
  <w15:commentEx w15:paraId="07F86400" w15:done="0"/>
  <w15:commentEx w15:paraId="5061B2E3" w15:done="1"/>
  <w15:commentEx w15:paraId="220D2C76" w15:done="1"/>
  <w15:commentEx w15:paraId="1FF43C91" w15:done="0"/>
  <w15:commentEx w15:paraId="7C5E7ACA" w15:done="1"/>
  <w15:commentEx w15:paraId="65CB6948" w15:paraIdParent="7C5E7ACA" w15:done="1"/>
  <w15:commentEx w15:paraId="46339061" w15:done="0"/>
  <w15:commentEx w15:paraId="45A94064" w15:done="1"/>
  <w15:commentEx w15:paraId="5B0F987F" w15:paraIdParent="45A94064" w15:done="1"/>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5376966" w15:done="0"/>
  <w15:commentEx w15:paraId="4ADF0675" w15:paraIdParent="35376966" w15:done="0"/>
  <w15:commentEx w15:paraId="36576D01" w15:paraIdParent="35376966" w15:done="0"/>
  <w15:commentEx w15:paraId="44040703" w15:done="0"/>
  <w15:commentEx w15:paraId="62F5C78C" w15:done="0"/>
  <w15:commentEx w15:paraId="27F0383F" w15:done="0"/>
  <w15:commentEx w15:paraId="682C1B04" w15:paraIdParent="27F0383F" w15:done="0"/>
  <w15:commentEx w15:paraId="6B15EEAD" w15:done="0"/>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111FA387" w15:done="0"/>
  <w15:commentEx w15:paraId="5A08B8B9" w15:done="0"/>
  <w15:commentEx w15:paraId="0D092D30" w15:done="0"/>
  <w15:commentEx w15:paraId="4F6D9575" w15:done="0"/>
  <w15:commentEx w15:paraId="111FDB18" w15:done="0"/>
  <w15:commentEx w15:paraId="52110513" w15:done="0"/>
  <w15:commentEx w15:paraId="45AA8A4D" w15:done="0"/>
  <w15:commentEx w15:paraId="137B891F" w15:done="0"/>
  <w15:commentEx w15:paraId="656A159F" w15:done="0"/>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7BF7161D"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713AB41D"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0844B3FD" w16cex:dateUtc="2026-06-13T16:43:00Z"/>
  <w16cex:commentExtensible w16cex:durableId="64C88975" w16cex:dateUtc="2026-06-13T16:43: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332BD0B1" w16cex:dateUtc="2026-06-13T08:06:00Z"/>
  <w16cex:commentExtensible w16cex:durableId="24C9BC44" w16cex:dateUtc="2026-06-13T12:04:00Z"/>
  <w16cex:commentExtensible w16cex:durableId="4D529212" w16cex:dateUtc="2026-06-07T20:29:00Z"/>
  <w16cex:commentExtensible w16cex:durableId="349C5EED" w16cex:dateUtc="2026-06-12T09:40:00Z"/>
  <w16cex:commentExtensible w16cex:durableId="7F52E94F" w16cex:dateUtc="2026-06-07T14:03:00Z"/>
  <w16cex:commentExtensible w16cex:durableId="469653EF" w16cex:dateUtc="2026-06-12T07:49:00Z"/>
  <w16cex:commentExtensible w16cex:durableId="417092F0" w16cex:dateUtc="2026-06-07T18:40: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4E985FEB" w16cex:dateUtc="2026-06-12T07:58: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677B4BFC" w16cex:dateUtc="2026-06-13T12:07:00Z"/>
  <w16cex:commentExtensible w16cex:durableId="090BBECC" w16cex:dateUtc="2026-06-13T12:09: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extLst>
      <w16:ext w16:uri="{CE6994B0-6A32-4C9F-8C6B-6E91EDA988CE}">
        <cr:reactions xmlns:cr="http://schemas.microsoft.com/office/comments/2020/reactions">
          <cr:reaction reactionType="1">
            <cr:reactionInfo dateUtc="2026-06-13T12:13:54Z">
              <cr:user userId="S::s.beninger@nyenrode.nl::fe321bd3-d1d7-4fd6-8a80-9b12921aea2e" userProvider="AD" userName="Beninger, Stefanie"/>
            </cr:reactionInfo>
          </cr:reaction>
        </cr:reactions>
      </w16:ext>
    </w16cex:extLst>
  </w16cex:commentExtensible>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3766A87F" w16cex:dateUtc="2026-06-11T20:10:00Z"/>
  <w16cex:commentExtensible w16cex:durableId="40ACD8DD" w16cex:dateUtc="2026-06-12T17:20:00Z"/>
  <w16cex:commentExtensible w16cex:durableId="4B72DC1A" w16cex:dateUtc="2026-06-12T21:06: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03842123" w16cex:dateUtc="2026-06-11T19:04:00Z"/>
  <w16cex:commentExtensible w16cex:durableId="0BD85472" w16cex:dateUtc="2026-06-12T21:33:00Z"/>
  <w16cex:commentExtensible w16cex:durableId="1D4070E7" w16cex:dateUtc="2026-06-13T12:29:00Z"/>
  <w16cex:commentExtensible w16cex:durableId="488B7985" w16cex:dateUtc="2026-06-10T13:0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03CC7963" w16cex:dateUtc="2026-06-10T13:08: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CD973D1" w16cex:dateUtc="2026-06-10T13:15:00Z"/>
  <w16cex:commentExtensible w16cex:durableId="517A8AD0" w16cex:dateUtc="2026-06-10T13:13: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0B015E51" w16cex:dateUtc="2026-06-10T13:29: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61EDB488" w16cex:dateUtc="2026-06-10T13:31: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50ED5B7F" w16cid:durableId="0844B3FD"/>
  <w16cid:commentId w16cid:paraId="3CDBFD90" w16cid:durableId="64C88975"/>
  <w16cid:commentId w16cid:paraId="09D9E6E8" w16cid:durableId="55D79311"/>
  <w16cid:commentId w16cid:paraId="48953181" w16cid:durableId="100CCF59"/>
  <w16cid:commentId w16cid:paraId="3C6ECAFF" w16cid:durableId="7119C612"/>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5ACA159A" w16cid:durableId="6A0BB382"/>
  <w16cid:commentId w16cid:paraId="0B1F93B0" w16cid:durableId="332BD0B1"/>
  <w16cid:commentId w16cid:paraId="14A6062D" w16cid:durableId="24C9BC44"/>
  <w16cid:commentId w16cid:paraId="15AB9929" w16cid:durableId="0DC4F354"/>
  <w16cid:commentId w16cid:paraId="731F76CF" w16cid:durableId="4D529212"/>
  <w16cid:commentId w16cid:paraId="3A49B6CC" w16cid:durableId="349C5EED"/>
  <w16cid:commentId w16cid:paraId="191DD6E4" w16cid:durableId="32FB8238"/>
  <w16cid:commentId w16cid:paraId="28C9ADB0" w16cid:durableId="7F52E94F"/>
  <w16cid:commentId w16cid:paraId="61E7B9B0" w16cid:durableId="469653EF"/>
  <w16cid:commentId w16cid:paraId="5C191001" w16cid:durableId="0654BB5E"/>
  <w16cid:commentId w16cid:paraId="4887D2C0" w16cid:durableId="3BC8FC4E"/>
  <w16cid:commentId w16cid:paraId="1DACE82B" w16cid:durableId="58603BB2"/>
  <w16cid:commentId w16cid:paraId="0D5379FD" w16cid:durableId="2B08454C"/>
  <w16cid:commentId w16cid:paraId="567B9382" w16cid:durableId="417092F0"/>
  <w16cid:commentId w16cid:paraId="5DD6CFB2" w16cid:durableId="6B314ADF"/>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58D99499" w16cid:durableId="4E985FEB"/>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4A6CD0DC" w16cid:durableId="4E9F867F"/>
  <w16cid:commentId w16cid:paraId="4B95594B" w16cid:durableId="0ACBD304"/>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67B08A2F" w16cid:durableId="677B4BFC"/>
  <w16cid:commentId w16cid:paraId="296B9E62" w16cid:durableId="090BBECC"/>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0BE380EE" w16cid:durableId="3766A87F"/>
  <w16cid:commentId w16cid:paraId="53D06298" w16cid:durableId="40ACD8DD"/>
  <w16cid:commentId w16cid:paraId="2C30BD3B" w16cid:durableId="4B72DC1A"/>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5376966" w16cid:durableId="03842123"/>
  <w16cid:commentId w16cid:paraId="4ADF0675" w16cid:durableId="0BD85472"/>
  <w16cid:commentId w16cid:paraId="36576D01" w16cid:durableId="1D4070E7"/>
  <w16cid:commentId w16cid:paraId="44040703" w16cid:durableId="488B7985"/>
  <w16cid:commentId w16cid:paraId="62F5C78C" w16cid:durableId="57A2FC46"/>
  <w16cid:commentId w16cid:paraId="27F0383F" w16cid:durableId="50559513"/>
  <w16cid:commentId w16cid:paraId="682C1B04" w16cid:durableId="6E13E06C"/>
  <w16cid:commentId w16cid:paraId="6B15EEAD" w16cid:durableId="0D1EB301"/>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111FA387" w16cid:durableId="03CC7963"/>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45AA8A4D" w16cid:durableId="71459372"/>
  <w16cid:commentId w16cid:paraId="137B891F" w16cid:durableId="5CD973D1"/>
  <w16cid:commentId w16cid:paraId="656A159F" w16cid:durableId="517A8AD0"/>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7BF7161D" w16cid:durableId="0B015E51"/>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713AB41D" w16cid:durableId="61EDB488"/>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D3439" w14:textId="77777777" w:rsidR="00FE4368" w:rsidRDefault="00FE4368">
      <w:pPr>
        <w:spacing w:line="240" w:lineRule="auto"/>
      </w:pPr>
      <w:r>
        <w:separator/>
      </w:r>
    </w:p>
  </w:endnote>
  <w:endnote w:type="continuationSeparator" w:id="0">
    <w:p w14:paraId="6A229F94" w14:textId="77777777" w:rsidR="00FE4368" w:rsidRDefault="00FE4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E501177-36FD-421F-A38F-6EA6051884F5}"/>
    <w:embedBold r:id="rId2" w:fontKey="{880194F1-4077-4CC5-A851-DA79A27C4236}"/>
    <w:embedItalic r:id="rId3" w:fontKey="{D1A4FD77-88EB-4C7F-83C6-FE79DDF0CDDF}"/>
  </w:font>
  <w:font w:name="EB Garamond SemiBold">
    <w:charset w:val="00"/>
    <w:family w:val="auto"/>
    <w:pitch w:val="variable"/>
    <w:sig w:usb0="E00002FF" w:usb1="02000413" w:usb2="00000000" w:usb3="00000000" w:csb0="0000019F" w:csb1="00000000"/>
    <w:embedRegular r:id="rId4" w:fontKey="{F370D048-0968-4CCE-9CEB-3B1ACAEC5D8F}"/>
  </w:font>
  <w:font w:name="EB Garamond Medium">
    <w:charset w:val="00"/>
    <w:family w:val="auto"/>
    <w:pitch w:val="variable"/>
    <w:sig w:usb0="E00002FF" w:usb1="02000413" w:usb2="00000000" w:usb3="00000000" w:csb0="0000019F" w:csb1="00000000"/>
    <w:embedRegular r:id="rId5" w:fontKey="{74833485-BF4F-4007-B87D-E8C32332A807}"/>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B1FA6A4-6488-4AC9-B636-C7FDA4C84219}"/>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F6F0C617-4830-4E30-8DAE-2BE1881AA450}"/>
    <w:embedBold r:id="rId8" w:fontKey="{6296BB95-FC81-4AEE-8FDE-B5D0A399B8DB}"/>
    <w:embedItalic r:id="rId9" w:fontKey="{16D1C051-E7C3-40D4-B141-3CFAC12AFD2F}"/>
  </w:font>
  <w:font w:name="Calibri">
    <w:panose1 w:val="020F0502020204030204"/>
    <w:charset w:val="00"/>
    <w:family w:val="swiss"/>
    <w:pitch w:val="variable"/>
    <w:sig w:usb0="E4002EFF" w:usb1="C200247B" w:usb2="00000009" w:usb3="00000000" w:csb0="000001FF" w:csb1="00000000"/>
    <w:embedRegular r:id="rId10" w:fontKey="{2BC626EC-F6AF-431D-97D5-021F14677C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142D" w14:textId="77777777" w:rsidR="00FE4368" w:rsidRDefault="00FE4368">
      <w:pPr>
        <w:spacing w:line="240" w:lineRule="auto"/>
      </w:pPr>
      <w:r>
        <w:separator/>
      </w:r>
    </w:p>
  </w:footnote>
  <w:footnote w:type="continuationSeparator" w:id="0">
    <w:p w14:paraId="4B2D507A" w14:textId="77777777" w:rsidR="00FE4368" w:rsidRDefault="00FE4368">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4AA"/>
    <w:rsid w:val="000136C0"/>
    <w:rsid w:val="0001674C"/>
    <w:rsid w:val="00017B78"/>
    <w:rsid w:val="00020040"/>
    <w:rsid w:val="0002016B"/>
    <w:rsid w:val="00020513"/>
    <w:rsid w:val="00020F53"/>
    <w:rsid w:val="00021921"/>
    <w:rsid w:val="0002247E"/>
    <w:rsid w:val="00023556"/>
    <w:rsid w:val="00023FDB"/>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65C8"/>
    <w:rsid w:val="00047B72"/>
    <w:rsid w:val="00047C1C"/>
    <w:rsid w:val="000516B9"/>
    <w:rsid w:val="000549A4"/>
    <w:rsid w:val="000549A6"/>
    <w:rsid w:val="00055866"/>
    <w:rsid w:val="00055BCB"/>
    <w:rsid w:val="000561B5"/>
    <w:rsid w:val="00057D44"/>
    <w:rsid w:val="00061F1D"/>
    <w:rsid w:val="0006405F"/>
    <w:rsid w:val="000641A9"/>
    <w:rsid w:val="00064F2C"/>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955"/>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6DF1"/>
    <w:rsid w:val="000C6FA2"/>
    <w:rsid w:val="000C709C"/>
    <w:rsid w:val="000D0F8D"/>
    <w:rsid w:val="000D10BF"/>
    <w:rsid w:val="000D26B2"/>
    <w:rsid w:val="000D2A46"/>
    <w:rsid w:val="000D2C21"/>
    <w:rsid w:val="000D33B2"/>
    <w:rsid w:val="000D4927"/>
    <w:rsid w:val="000D6A2F"/>
    <w:rsid w:val="000D73B8"/>
    <w:rsid w:val="000E2B04"/>
    <w:rsid w:val="000E408A"/>
    <w:rsid w:val="000E5B44"/>
    <w:rsid w:val="000E6B85"/>
    <w:rsid w:val="000E6C1C"/>
    <w:rsid w:val="000E6F0C"/>
    <w:rsid w:val="000E759A"/>
    <w:rsid w:val="000E781C"/>
    <w:rsid w:val="000F1D99"/>
    <w:rsid w:val="000F33F9"/>
    <w:rsid w:val="000F3FB0"/>
    <w:rsid w:val="000F5189"/>
    <w:rsid w:val="000F5C93"/>
    <w:rsid w:val="000F6C2A"/>
    <w:rsid w:val="000F6EBA"/>
    <w:rsid w:val="000F72C1"/>
    <w:rsid w:val="00100B04"/>
    <w:rsid w:val="00100F76"/>
    <w:rsid w:val="0010139E"/>
    <w:rsid w:val="001019C6"/>
    <w:rsid w:val="001019F6"/>
    <w:rsid w:val="001021F4"/>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4672"/>
    <w:rsid w:val="0013493B"/>
    <w:rsid w:val="00136D06"/>
    <w:rsid w:val="0013767B"/>
    <w:rsid w:val="001403D5"/>
    <w:rsid w:val="001408CF"/>
    <w:rsid w:val="00140B4A"/>
    <w:rsid w:val="00142DD6"/>
    <w:rsid w:val="00144787"/>
    <w:rsid w:val="0014595F"/>
    <w:rsid w:val="001462DD"/>
    <w:rsid w:val="001464E6"/>
    <w:rsid w:val="00147BAD"/>
    <w:rsid w:val="00150245"/>
    <w:rsid w:val="001507D5"/>
    <w:rsid w:val="00153D97"/>
    <w:rsid w:val="0015453A"/>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362A"/>
    <w:rsid w:val="00194445"/>
    <w:rsid w:val="0019761E"/>
    <w:rsid w:val="00197894"/>
    <w:rsid w:val="001A0CDA"/>
    <w:rsid w:val="001A28C5"/>
    <w:rsid w:val="001A3712"/>
    <w:rsid w:val="001A5A3B"/>
    <w:rsid w:val="001A7432"/>
    <w:rsid w:val="001B0038"/>
    <w:rsid w:val="001B3025"/>
    <w:rsid w:val="001B3EA3"/>
    <w:rsid w:val="001B4229"/>
    <w:rsid w:val="001B5FA5"/>
    <w:rsid w:val="001B6B46"/>
    <w:rsid w:val="001B7725"/>
    <w:rsid w:val="001B798D"/>
    <w:rsid w:val="001C0088"/>
    <w:rsid w:val="001C0513"/>
    <w:rsid w:val="001C0752"/>
    <w:rsid w:val="001C0DC0"/>
    <w:rsid w:val="001C0E34"/>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28D4"/>
    <w:rsid w:val="00212B99"/>
    <w:rsid w:val="002139D2"/>
    <w:rsid w:val="00213AC3"/>
    <w:rsid w:val="00216097"/>
    <w:rsid w:val="002163AE"/>
    <w:rsid w:val="00216713"/>
    <w:rsid w:val="00216D73"/>
    <w:rsid w:val="00216E70"/>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2E5F"/>
    <w:rsid w:val="00243147"/>
    <w:rsid w:val="00243149"/>
    <w:rsid w:val="0024358F"/>
    <w:rsid w:val="0024445A"/>
    <w:rsid w:val="0024578A"/>
    <w:rsid w:val="00246FE8"/>
    <w:rsid w:val="00252429"/>
    <w:rsid w:val="0025284F"/>
    <w:rsid w:val="00253A4E"/>
    <w:rsid w:val="002540BE"/>
    <w:rsid w:val="00254B55"/>
    <w:rsid w:val="002556A9"/>
    <w:rsid w:val="00255E9A"/>
    <w:rsid w:val="00261591"/>
    <w:rsid w:val="002637FB"/>
    <w:rsid w:val="002660AA"/>
    <w:rsid w:val="00266B47"/>
    <w:rsid w:val="0027115D"/>
    <w:rsid w:val="00271571"/>
    <w:rsid w:val="00273A4F"/>
    <w:rsid w:val="00275842"/>
    <w:rsid w:val="00276496"/>
    <w:rsid w:val="002779EF"/>
    <w:rsid w:val="00281EAB"/>
    <w:rsid w:val="00282527"/>
    <w:rsid w:val="00282E77"/>
    <w:rsid w:val="00282FBD"/>
    <w:rsid w:val="0028353B"/>
    <w:rsid w:val="002844F7"/>
    <w:rsid w:val="002859B7"/>
    <w:rsid w:val="00287922"/>
    <w:rsid w:val="002918F3"/>
    <w:rsid w:val="0029269D"/>
    <w:rsid w:val="002927E4"/>
    <w:rsid w:val="002940E3"/>
    <w:rsid w:val="002969DC"/>
    <w:rsid w:val="00296F4D"/>
    <w:rsid w:val="00296FD5"/>
    <w:rsid w:val="00297231"/>
    <w:rsid w:val="002A0370"/>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595"/>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F372C"/>
    <w:rsid w:val="002F3817"/>
    <w:rsid w:val="002F4250"/>
    <w:rsid w:val="002F451E"/>
    <w:rsid w:val="002F6E17"/>
    <w:rsid w:val="002F7293"/>
    <w:rsid w:val="00300A32"/>
    <w:rsid w:val="00300BCE"/>
    <w:rsid w:val="00300DC7"/>
    <w:rsid w:val="00301F9E"/>
    <w:rsid w:val="003026C8"/>
    <w:rsid w:val="00303E2F"/>
    <w:rsid w:val="00304771"/>
    <w:rsid w:val="0030569A"/>
    <w:rsid w:val="003059DD"/>
    <w:rsid w:val="00306ABB"/>
    <w:rsid w:val="00310110"/>
    <w:rsid w:val="003119AA"/>
    <w:rsid w:val="003128AD"/>
    <w:rsid w:val="003150C1"/>
    <w:rsid w:val="003168C0"/>
    <w:rsid w:val="003178AD"/>
    <w:rsid w:val="00320990"/>
    <w:rsid w:val="003210BF"/>
    <w:rsid w:val="00321AB0"/>
    <w:rsid w:val="0032288D"/>
    <w:rsid w:val="00323507"/>
    <w:rsid w:val="003235F0"/>
    <w:rsid w:val="00323C26"/>
    <w:rsid w:val="00324557"/>
    <w:rsid w:val="00325241"/>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6185"/>
    <w:rsid w:val="00346569"/>
    <w:rsid w:val="0035025D"/>
    <w:rsid w:val="00350827"/>
    <w:rsid w:val="00350CA0"/>
    <w:rsid w:val="00351A29"/>
    <w:rsid w:val="00351B6E"/>
    <w:rsid w:val="00354C82"/>
    <w:rsid w:val="003600C1"/>
    <w:rsid w:val="00360DFE"/>
    <w:rsid w:val="00361A91"/>
    <w:rsid w:val="003633F3"/>
    <w:rsid w:val="00363878"/>
    <w:rsid w:val="00363AD9"/>
    <w:rsid w:val="00365B1A"/>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0CE"/>
    <w:rsid w:val="003D76A8"/>
    <w:rsid w:val="003D7BB8"/>
    <w:rsid w:val="003D7C00"/>
    <w:rsid w:val="003E153F"/>
    <w:rsid w:val="003E199D"/>
    <w:rsid w:val="003E1BA2"/>
    <w:rsid w:val="003E1EC3"/>
    <w:rsid w:val="003E203E"/>
    <w:rsid w:val="003E2895"/>
    <w:rsid w:val="003E3CE9"/>
    <w:rsid w:val="003E55D1"/>
    <w:rsid w:val="003E590F"/>
    <w:rsid w:val="003E5F14"/>
    <w:rsid w:val="003E704D"/>
    <w:rsid w:val="003E71A5"/>
    <w:rsid w:val="003E742D"/>
    <w:rsid w:val="003E7E0D"/>
    <w:rsid w:val="003F0362"/>
    <w:rsid w:val="003F03A5"/>
    <w:rsid w:val="003F1466"/>
    <w:rsid w:val="003F15B3"/>
    <w:rsid w:val="003F24C0"/>
    <w:rsid w:val="003F3659"/>
    <w:rsid w:val="003F4ADB"/>
    <w:rsid w:val="003F4DC4"/>
    <w:rsid w:val="003F57D9"/>
    <w:rsid w:val="003F6144"/>
    <w:rsid w:val="003F6C81"/>
    <w:rsid w:val="003F6F63"/>
    <w:rsid w:val="003F7082"/>
    <w:rsid w:val="003F7603"/>
    <w:rsid w:val="003F7FF0"/>
    <w:rsid w:val="0040088A"/>
    <w:rsid w:val="00400A95"/>
    <w:rsid w:val="00401741"/>
    <w:rsid w:val="00401B81"/>
    <w:rsid w:val="004029A8"/>
    <w:rsid w:val="004030C1"/>
    <w:rsid w:val="00403491"/>
    <w:rsid w:val="00403FE3"/>
    <w:rsid w:val="0040470A"/>
    <w:rsid w:val="00405433"/>
    <w:rsid w:val="00405B97"/>
    <w:rsid w:val="00406285"/>
    <w:rsid w:val="004062CE"/>
    <w:rsid w:val="00410E21"/>
    <w:rsid w:val="00412E44"/>
    <w:rsid w:val="004157BA"/>
    <w:rsid w:val="00421CDA"/>
    <w:rsid w:val="0042223C"/>
    <w:rsid w:val="00423453"/>
    <w:rsid w:val="0042511E"/>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3AD4"/>
    <w:rsid w:val="004447B9"/>
    <w:rsid w:val="00444E94"/>
    <w:rsid w:val="00445258"/>
    <w:rsid w:val="004453CB"/>
    <w:rsid w:val="0044644B"/>
    <w:rsid w:val="00450E79"/>
    <w:rsid w:val="004515FE"/>
    <w:rsid w:val="00451E8C"/>
    <w:rsid w:val="0045216D"/>
    <w:rsid w:val="00452F7E"/>
    <w:rsid w:val="00453AA9"/>
    <w:rsid w:val="00453F14"/>
    <w:rsid w:val="00454324"/>
    <w:rsid w:val="00454B20"/>
    <w:rsid w:val="00455020"/>
    <w:rsid w:val="00456788"/>
    <w:rsid w:val="004576C1"/>
    <w:rsid w:val="0046092A"/>
    <w:rsid w:val="004610F9"/>
    <w:rsid w:val="00462B1A"/>
    <w:rsid w:val="00463318"/>
    <w:rsid w:val="00463846"/>
    <w:rsid w:val="004638BF"/>
    <w:rsid w:val="00463B25"/>
    <w:rsid w:val="00463CB8"/>
    <w:rsid w:val="00464760"/>
    <w:rsid w:val="00465089"/>
    <w:rsid w:val="00467D24"/>
    <w:rsid w:val="00472168"/>
    <w:rsid w:val="00475290"/>
    <w:rsid w:val="004756DD"/>
    <w:rsid w:val="0048054C"/>
    <w:rsid w:val="004808BA"/>
    <w:rsid w:val="00480927"/>
    <w:rsid w:val="00481F8F"/>
    <w:rsid w:val="004830AA"/>
    <w:rsid w:val="0048484E"/>
    <w:rsid w:val="00485E33"/>
    <w:rsid w:val="00487723"/>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371E"/>
    <w:rsid w:val="004F48CF"/>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13CC"/>
    <w:rsid w:val="00511657"/>
    <w:rsid w:val="00511771"/>
    <w:rsid w:val="00511CBF"/>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081"/>
    <w:rsid w:val="0055618F"/>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701D9"/>
    <w:rsid w:val="00570E49"/>
    <w:rsid w:val="00570ED9"/>
    <w:rsid w:val="00571B3D"/>
    <w:rsid w:val="00571C05"/>
    <w:rsid w:val="00572F43"/>
    <w:rsid w:val="00572F5C"/>
    <w:rsid w:val="00581FA3"/>
    <w:rsid w:val="00582337"/>
    <w:rsid w:val="00583AB2"/>
    <w:rsid w:val="005846F5"/>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2EF"/>
    <w:rsid w:val="005B541E"/>
    <w:rsid w:val="005B542A"/>
    <w:rsid w:val="005B6108"/>
    <w:rsid w:val="005B61EC"/>
    <w:rsid w:val="005C0225"/>
    <w:rsid w:val="005C2865"/>
    <w:rsid w:val="005C4406"/>
    <w:rsid w:val="005C55FC"/>
    <w:rsid w:val="005C57EF"/>
    <w:rsid w:val="005C5E6E"/>
    <w:rsid w:val="005C684E"/>
    <w:rsid w:val="005C6D2A"/>
    <w:rsid w:val="005C7F30"/>
    <w:rsid w:val="005D01D5"/>
    <w:rsid w:val="005D1891"/>
    <w:rsid w:val="005D2A52"/>
    <w:rsid w:val="005D3B5C"/>
    <w:rsid w:val="005D47B1"/>
    <w:rsid w:val="005D4D3D"/>
    <w:rsid w:val="005D4F1E"/>
    <w:rsid w:val="005D588B"/>
    <w:rsid w:val="005E1524"/>
    <w:rsid w:val="005E2144"/>
    <w:rsid w:val="005E2B72"/>
    <w:rsid w:val="005E4865"/>
    <w:rsid w:val="005E7CA4"/>
    <w:rsid w:val="005F05A2"/>
    <w:rsid w:val="005F0FB6"/>
    <w:rsid w:val="005F15A0"/>
    <w:rsid w:val="005F1AC5"/>
    <w:rsid w:val="005F1C38"/>
    <w:rsid w:val="005F2833"/>
    <w:rsid w:val="005F3940"/>
    <w:rsid w:val="005F3F79"/>
    <w:rsid w:val="005F42A5"/>
    <w:rsid w:val="005F5773"/>
    <w:rsid w:val="005F7BC2"/>
    <w:rsid w:val="005F7FB8"/>
    <w:rsid w:val="00600415"/>
    <w:rsid w:val="00600A7B"/>
    <w:rsid w:val="0060174A"/>
    <w:rsid w:val="006018A0"/>
    <w:rsid w:val="00601C91"/>
    <w:rsid w:val="0060259C"/>
    <w:rsid w:val="00603F05"/>
    <w:rsid w:val="0060483E"/>
    <w:rsid w:val="00605450"/>
    <w:rsid w:val="00606BD5"/>
    <w:rsid w:val="00607411"/>
    <w:rsid w:val="006101D6"/>
    <w:rsid w:val="00610AC4"/>
    <w:rsid w:val="00611F20"/>
    <w:rsid w:val="0061275B"/>
    <w:rsid w:val="0061293B"/>
    <w:rsid w:val="0061342B"/>
    <w:rsid w:val="00615B54"/>
    <w:rsid w:val="006160B7"/>
    <w:rsid w:val="00616DE5"/>
    <w:rsid w:val="006201B2"/>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3B4"/>
    <w:rsid w:val="006510E8"/>
    <w:rsid w:val="00651D2B"/>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6179"/>
    <w:rsid w:val="00696948"/>
    <w:rsid w:val="00696CD7"/>
    <w:rsid w:val="006A036F"/>
    <w:rsid w:val="006A0B9D"/>
    <w:rsid w:val="006A2024"/>
    <w:rsid w:val="006A37E8"/>
    <w:rsid w:val="006A47C9"/>
    <w:rsid w:val="006A4F90"/>
    <w:rsid w:val="006A5551"/>
    <w:rsid w:val="006A6059"/>
    <w:rsid w:val="006A6C8B"/>
    <w:rsid w:val="006A78A2"/>
    <w:rsid w:val="006B0C7F"/>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7A8"/>
    <w:rsid w:val="006D0F0C"/>
    <w:rsid w:val="006D10FE"/>
    <w:rsid w:val="006D2326"/>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82B"/>
    <w:rsid w:val="006F2E47"/>
    <w:rsid w:val="006F3B38"/>
    <w:rsid w:val="006F4101"/>
    <w:rsid w:val="006F5658"/>
    <w:rsid w:val="006F79B3"/>
    <w:rsid w:val="006F7D47"/>
    <w:rsid w:val="006F7DE6"/>
    <w:rsid w:val="00701404"/>
    <w:rsid w:val="0070166A"/>
    <w:rsid w:val="0070486A"/>
    <w:rsid w:val="00704F0D"/>
    <w:rsid w:val="0070515B"/>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2C2A"/>
    <w:rsid w:val="00752FCC"/>
    <w:rsid w:val="00753D59"/>
    <w:rsid w:val="00754B18"/>
    <w:rsid w:val="00754F9D"/>
    <w:rsid w:val="00755AE6"/>
    <w:rsid w:val="00757497"/>
    <w:rsid w:val="0076250E"/>
    <w:rsid w:val="00762E02"/>
    <w:rsid w:val="0076335D"/>
    <w:rsid w:val="00764812"/>
    <w:rsid w:val="00765D86"/>
    <w:rsid w:val="0076701E"/>
    <w:rsid w:val="007675E4"/>
    <w:rsid w:val="0076789E"/>
    <w:rsid w:val="00767D85"/>
    <w:rsid w:val="00770905"/>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4E2B"/>
    <w:rsid w:val="007952B5"/>
    <w:rsid w:val="00795878"/>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D18F6"/>
    <w:rsid w:val="007D1C36"/>
    <w:rsid w:val="007D533F"/>
    <w:rsid w:val="007D5970"/>
    <w:rsid w:val="007D6896"/>
    <w:rsid w:val="007D7C92"/>
    <w:rsid w:val="007E0CC3"/>
    <w:rsid w:val="007E12F7"/>
    <w:rsid w:val="007E1665"/>
    <w:rsid w:val="007E211F"/>
    <w:rsid w:val="007E32A6"/>
    <w:rsid w:val="007E3849"/>
    <w:rsid w:val="007E4672"/>
    <w:rsid w:val="007E59F9"/>
    <w:rsid w:val="007E66E6"/>
    <w:rsid w:val="007E7C4F"/>
    <w:rsid w:val="007F2BEE"/>
    <w:rsid w:val="007F3B97"/>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176"/>
    <w:rsid w:val="00806F1B"/>
    <w:rsid w:val="00807539"/>
    <w:rsid w:val="00810F62"/>
    <w:rsid w:val="00812936"/>
    <w:rsid w:val="00814166"/>
    <w:rsid w:val="00815676"/>
    <w:rsid w:val="00816546"/>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688D"/>
    <w:rsid w:val="00847708"/>
    <w:rsid w:val="00847AE3"/>
    <w:rsid w:val="008508A4"/>
    <w:rsid w:val="00850BBD"/>
    <w:rsid w:val="00850F75"/>
    <w:rsid w:val="0085100D"/>
    <w:rsid w:val="00851549"/>
    <w:rsid w:val="008530DF"/>
    <w:rsid w:val="00855AD4"/>
    <w:rsid w:val="008561C9"/>
    <w:rsid w:val="00857C24"/>
    <w:rsid w:val="008602F0"/>
    <w:rsid w:val="0086031D"/>
    <w:rsid w:val="008632C5"/>
    <w:rsid w:val="00863763"/>
    <w:rsid w:val="00863BA5"/>
    <w:rsid w:val="008647A1"/>
    <w:rsid w:val="00864C1A"/>
    <w:rsid w:val="00864CE6"/>
    <w:rsid w:val="00864F3E"/>
    <w:rsid w:val="00865720"/>
    <w:rsid w:val="008660BE"/>
    <w:rsid w:val="00866C2A"/>
    <w:rsid w:val="00867F04"/>
    <w:rsid w:val="00870C0D"/>
    <w:rsid w:val="00872655"/>
    <w:rsid w:val="00873173"/>
    <w:rsid w:val="0087346B"/>
    <w:rsid w:val="00876FF6"/>
    <w:rsid w:val="008775D0"/>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2B26"/>
    <w:rsid w:val="008A35F5"/>
    <w:rsid w:val="008A48C8"/>
    <w:rsid w:val="008A6582"/>
    <w:rsid w:val="008A7B31"/>
    <w:rsid w:val="008B26A2"/>
    <w:rsid w:val="008B3E29"/>
    <w:rsid w:val="008B5BF3"/>
    <w:rsid w:val="008B6696"/>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935"/>
    <w:rsid w:val="008E327D"/>
    <w:rsid w:val="008E4DF8"/>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428D"/>
    <w:rsid w:val="00917476"/>
    <w:rsid w:val="00917BB8"/>
    <w:rsid w:val="0092123C"/>
    <w:rsid w:val="00921466"/>
    <w:rsid w:val="00922745"/>
    <w:rsid w:val="00923E22"/>
    <w:rsid w:val="009248B1"/>
    <w:rsid w:val="00924A3C"/>
    <w:rsid w:val="00924DD1"/>
    <w:rsid w:val="009250B0"/>
    <w:rsid w:val="009267BF"/>
    <w:rsid w:val="00927175"/>
    <w:rsid w:val="00930A20"/>
    <w:rsid w:val="009321BE"/>
    <w:rsid w:val="0093279C"/>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B5C"/>
    <w:rsid w:val="009720EF"/>
    <w:rsid w:val="0097292D"/>
    <w:rsid w:val="00972B8F"/>
    <w:rsid w:val="00972BE4"/>
    <w:rsid w:val="00972DB0"/>
    <w:rsid w:val="009730E8"/>
    <w:rsid w:val="00974539"/>
    <w:rsid w:val="0097476A"/>
    <w:rsid w:val="009762D6"/>
    <w:rsid w:val="009765A7"/>
    <w:rsid w:val="00977C37"/>
    <w:rsid w:val="00980E52"/>
    <w:rsid w:val="00981EAD"/>
    <w:rsid w:val="00982C5D"/>
    <w:rsid w:val="00983B42"/>
    <w:rsid w:val="00983B5E"/>
    <w:rsid w:val="009847DD"/>
    <w:rsid w:val="00985546"/>
    <w:rsid w:val="0098624E"/>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A0CDC"/>
    <w:rsid w:val="009A13C4"/>
    <w:rsid w:val="009A17A9"/>
    <w:rsid w:val="009A2151"/>
    <w:rsid w:val="009A2354"/>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C30"/>
    <w:rsid w:val="009E327D"/>
    <w:rsid w:val="009E3539"/>
    <w:rsid w:val="009E3599"/>
    <w:rsid w:val="009E5D50"/>
    <w:rsid w:val="009E5E88"/>
    <w:rsid w:val="009E6E49"/>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A"/>
    <w:rsid w:val="00A1391D"/>
    <w:rsid w:val="00A13B18"/>
    <w:rsid w:val="00A16023"/>
    <w:rsid w:val="00A17CD2"/>
    <w:rsid w:val="00A21701"/>
    <w:rsid w:val="00A2178E"/>
    <w:rsid w:val="00A221DB"/>
    <w:rsid w:val="00A227E8"/>
    <w:rsid w:val="00A24BB4"/>
    <w:rsid w:val="00A257D8"/>
    <w:rsid w:val="00A2650A"/>
    <w:rsid w:val="00A265F0"/>
    <w:rsid w:val="00A26D59"/>
    <w:rsid w:val="00A304D1"/>
    <w:rsid w:val="00A30737"/>
    <w:rsid w:val="00A31365"/>
    <w:rsid w:val="00A326D9"/>
    <w:rsid w:val="00A342D1"/>
    <w:rsid w:val="00A34F58"/>
    <w:rsid w:val="00A36DE9"/>
    <w:rsid w:val="00A3758D"/>
    <w:rsid w:val="00A37C62"/>
    <w:rsid w:val="00A4097D"/>
    <w:rsid w:val="00A40A89"/>
    <w:rsid w:val="00A41462"/>
    <w:rsid w:val="00A41700"/>
    <w:rsid w:val="00A44452"/>
    <w:rsid w:val="00A465FF"/>
    <w:rsid w:val="00A46CD6"/>
    <w:rsid w:val="00A47844"/>
    <w:rsid w:val="00A501CC"/>
    <w:rsid w:val="00A51264"/>
    <w:rsid w:val="00A5154E"/>
    <w:rsid w:val="00A52AC6"/>
    <w:rsid w:val="00A56644"/>
    <w:rsid w:val="00A568C0"/>
    <w:rsid w:val="00A56EAF"/>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B7EEE"/>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3535"/>
    <w:rsid w:val="00B1401C"/>
    <w:rsid w:val="00B14401"/>
    <w:rsid w:val="00B149D8"/>
    <w:rsid w:val="00B15A12"/>
    <w:rsid w:val="00B160AC"/>
    <w:rsid w:val="00B164CA"/>
    <w:rsid w:val="00B167CD"/>
    <w:rsid w:val="00B2216A"/>
    <w:rsid w:val="00B22AF1"/>
    <w:rsid w:val="00B22D29"/>
    <w:rsid w:val="00B246D4"/>
    <w:rsid w:val="00B2591C"/>
    <w:rsid w:val="00B27A4F"/>
    <w:rsid w:val="00B27C3C"/>
    <w:rsid w:val="00B30ACC"/>
    <w:rsid w:val="00B31D5C"/>
    <w:rsid w:val="00B32852"/>
    <w:rsid w:val="00B3485F"/>
    <w:rsid w:val="00B34C33"/>
    <w:rsid w:val="00B355BA"/>
    <w:rsid w:val="00B35952"/>
    <w:rsid w:val="00B3668A"/>
    <w:rsid w:val="00B3729B"/>
    <w:rsid w:val="00B40B2D"/>
    <w:rsid w:val="00B4167E"/>
    <w:rsid w:val="00B41B29"/>
    <w:rsid w:val="00B41CC3"/>
    <w:rsid w:val="00B43E73"/>
    <w:rsid w:val="00B447E9"/>
    <w:rsid w:val="00B44E04"/>
    <w:rsid w:val="00B47AAF"/>
    <w:rsid w:val="00B47F2E"/>
    <w:rsid w:val="00B50D1F"/>
    <w:rsid w:val="00B51D9A"/>
    <w:rsid w:val="00B55EB8"/>
    <w:rsid w:val="00B55FF3"/>
    <w:rsid w:val="00B56E5B"/>
    <w:rsid w:val="00B64A37"/>
    <w:rsid w:val="00B64A72"/>
    <w:rsid w:val="00B661A4"/>
    <w:rsid w:val="00B6623B"/>
    <w:rsid w:val="00B669DF"/>
    <w:rsid w:val="00B71668"/>
    <w:rsid w:val="00B72B1D"/>
    <w:rsid w:val="00B763F8"/>
    <w:rsid w:val="00B76CC3"/>
    <w:rsid w:val="00B77402"/>
    <w:rsid w:val="00B7791C"/>
    <w:rsid w:val="00B77985"/>
    <w:rsid w:val="00B8052F"/>
    <w:rsid w:val="00B81B20"/>
    <w:rsid w:val="00B82428"/>
    <w:rsid w:val="00B83AF9"/>
    <w:rsid w:val="00B8596E"/>
    <w:rsid w:val="00B862A7"/>
    <w:rsid w:val="00B87008"/>
    <w:rsid w:val="00B87BDA"/>
    <w:rsid w:val="00B91234"/>
    <w:rsid w:val="00B91510"/>
    <w:rsid w:val="00B92841"/>
    <w:rsid w:val="00B928A9"/>
    <w:rsid w:val="00B94A7F"/>
    <w:rsid w:val="00B960CB"/>
    <w:rsid w:val="00B96CB5"/>
    <w:rsid w:val="00B9769B"/>
    <w:rsid w:val="00BA1B5C"/>
    <w:rsid w:val="00BA25BE"/>
    <w:rsid w:val="00BA3129"/>
    <w:rsid w:val="00BA3A60"/>
    <w:rsid w:val="00BA3B07"/>
    <w:rsid w:val="00BA3DD3"/>
    <w:rsid w:val="00BA482C"/>
    <w:rsid w:val="00BA50B0"/>
    <w:rsid w:val="00BA5CA7"/>
    <w:rsid w:val="00BA5F71"/>
    <w:rsid w:val="00BA6503"/>
    <w:rsid w:val="00BA70DA"/>
    <w:rsid w:val="00BB0A4F"/>
    <w:rsid w:val="00BB136E"/>
    <w:rsid w:val="00BB17A3"/>
    <w:rsid w:val="00BB4735"/>
    <w:rsid w:val="00BB4D5B"/>
    <w:rsid w:val="00BB50CC"/>
    <w:rsid w:val="00BB5A1B"/>
    <w:rsid w:val="00BB6A09"/>
    <w:rsid w:val="00BC2154"/>
    <w:rsid w:val="00BC4ABC"/>
    <w:rsid w:val="00BC6C9A"/>
    <w:rsid w:val="00BC7013"/>
    <w:rsid w:val="00BC7062"/>
    <w:rsid w:val="00BC7752"/>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03EB"/>
    <w:rsid w:val="00C016E4"/>
    <w:rsid w:val="00C01920"/>
    <w:rsid w:val="00C01C71"/>
    <w:rsid w:val="00C02A71"/>
    <w:rsid w:val="00C032F5"/>
    <w:rsid w:val="00C043F3"/>
    <w:rsid w:val="00C04759"/>
    <w:rsid w:val="00C048FF"/>
    <w:rsid w:val="00C06D55"/>
    <w:rsid w:val="00C07EBB"/>
    <w:rsid w:val="00C10342"/>
    <w:rsid w:val="00C104BD"/>
    <w:rsid w:val="00C110CF"/>
    <w:rsid w:val="00C1228F"/>
    <w:rsid w:val="00C14E12"/>
    <w:rsid w:val="00C15A68"/>
    <w:rsid w:val="00C16581"/>
    <w:rsid w:val="00C2043D"/>
    <w:rsid w:val="00C22348"/>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23E2"/>
    <w:rsid w:val="00C62543"/>
    <w:rsid w:val="00C62FAB"/>
    <w:rsid w:val="00C635DE"/>
    <w:rsid w:val="00C64B7D"/>
    <w:rsid w:val="00C679AA"/>
    <w:rsid w:val="00C714FC"/>
    <w:rsid w:val="00C718EF"/>
    <w:rsid w:val="00C71E0B"/>
    <w:rsid w:val="00C7244E"/>
    <w:rsid w:val="00C72DF4"/>
    <w:rsid w:val="00C72FF5"/>
    <w:rsid w:val="00C7371E"/>
    <w:rsid w:val="00C73B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5BF"/>
    <w:rsid w:val="00C92A7E"/>
    <w:rsid w:val="00C92F6E"/>
    <w:rsid w:val="00C93AA3"/>
    <w:rsid w:val="00C93DA6"/>
    <w:rsid w:val="00C941BD"/>
    <w:rsid w:val="00C94466"/>
    <w:rsid w:val="00C94620"/>
    <w:rsid w:val="00C95AFE"/>
    <w:rsid w:val="00C962EB"/>
    <w:rsid w:val="00CA2438"/>
    <w:rsid w:val="00CA417F"/>
    <w:rsid w:val="00CA4CE2"/>
    <w:rsid w:val="00CA5018"/>
    <w:rsid w:val="00CA611F"/>
    <w:rsid w:val="00CA642F"/>
    <w:rsid w:val="00CA6D1C"/>
    <w:rsid w:val="00CA7DC1"/>
    <w:rsid w:val="00CB0362"/>
    <w:rsid w:val="00CB11F3"/>
    <w:rsid w:val="00CB129F"/>
    <w:rsid w:val="00CB1B7C"/>
    <w:rsid w:val="00CB36DE"/>
    <w:rsid w:val="00CB38A0"/>
    <w:rsid w:val="00CB4741"/>
    <w:rsid w:val="00CB4C7D"/>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1493"/>
    <w:rsid w:val="00CE1D1D"/>
    <w:rsid w:val="00CE212D"/>
    <w:rsid w:val="00CE286B"/>
    <w:rsid w:val="00CE29A6"/>
    <w:rsid w:val="00CE47BB"/>
    <w:rsid w:val="00CE5475"/>
    <w:rsid w:val="00CE55EB"/>
    <w:rsid w:val="00CE6495"/>
    <w:rsid w:val="00CE71D1"/>
    <w:rsid w:val="00CF0E95"/>
    <w:rsid w:val="00CF1282"/>
    <w:rsid w:val="00CF1AC7"/>
    <w:rsid w:val="00CF4962"/>
    <w:rsid w:val="00CF7F63"/>
    <w:rsid w:val="00D0074F"/>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1E0"/>
    <w:rsid w:val="00D4037E"/>
    <w:rsid w:val="00D404D3"/>
    <w:rsid w:val="00D41902"/>
    <w:rsid w:val="00D425EF"/>
    <w:rsid w:val="00D432DF"/>
    <w:rsid w:val="00D439C8"/>
    <w:rsid w:val="00D44E54"/>
    <w:rsid w:val="00D45493"/>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464"/>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E92"/>
    <w:rsid w:val="00DB0131"/>
    <w:rsid w:val="00DB368A"/>
    <w:rsid w:val="00DB3D5B"/>
    <w:rsid w:val="00DB4FA4"/>
    <w:rsid w:val="00DB5294"/>
    <w:rsid w:val="00DB54E4"/>
    <w:rsid w:val="00DB6555"/>
    <w:rsid w:val="00DB683A"/>
    <w:rsid w:val="00DC0191"/>
    <w:rsid w:val="00DC24D4"/>
    <w:rsid w:val="00DC41E0"/>
    <w:rsid w:val="00DC488A"/>
    <w:rsid w:val="00DC577E"/>
    <w:rsid w:val="00DC6431"/>
    <w:rsid w:val="00DC6ECC"/>
    <w:rsid w:val="00DC7576"/>
    <w:rsid w:val="00DD1652"/>
    <w:rsid w:val="00DD1D41"/>
    <w:rsid w:val="00DD1E47"/>
    <w:rsid w:val="00DD3A03"/>
    <w:rsid w:val="00DD3F35"/>
    <w:rsid w:val="00DD4F0B"/>
    <w:rsid w:val="00DD536C"/>
    <w:rsid w:val="00DD65C4"/>
    <w:rsid w:val="00DD7B52"/>
    <w:rsid w:val="00DD7DFE"/>
    <w:rsid w:val="00DD7E6E"/>
    <w:rsid w:val="00DE0869"/>
    <w:rsid w:val="00DE145B"/>
    <w:rsid w:val="00DE4A34"/>
    <w:rsid w:val="00DE6FDD"/>
    <w:rsid w:val="00DF04E4"/>
    <w:rsid w:val="00DF1B07"/>
    <w:rsid w:val="00DF309D"/>
    <w:rsid w:val="00DF63DD"/>
    <w:rsid w:val="00DF6E5C"/>
    <w:rsid w:val="00DF7012"/>
    <w:rsid w:val="00E000BA"/>
    <w:rsid w:val="00E00D7F"/>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48D4"/>
    <w:rsid w:val="00E358A1"/>
    <w:rsid w:val="00E35D16"/>
    <w:rsid w:val="00E370E5"/>
    <w:rsid w:val="00E377B7"/>
    <w:rsid w:val="00E408D0"/>
    <w:rsid w:val="00E40B82"/>
    <w:rsid w:val="00E41FEA"/>
    <w:rsid w:val="00E42B79"/>
    <w:rsid w:val="00E442A2"/>
    <w:rsid w:val="00E44EA4"/>
    <w:rsid w:val="00E45E71"/>
    <w:rsid w:val="00E464C4"/>
    <w:rsid w:val="00E50BA0"/>
    <w:rsid w:val="00E51922"/>
    <w:rsid w:val="00E527DE"/>
    <w:rsid w:val="00E52D08"/>
    <w:rsid w:val="00E54D37"/>
    <w:rsid w:val="00E54DEB"/>
    <w:rsid w:val="00E56DBF"/>
    <w:rsid w:val="00E57E12"/>
    <w:rsid w:val="00E62FF8"/>
    <w:rsid w:val="00E6361B"/>
    <w:rsid w:val="00E67D31"/>
    <w:rsid w:val="00E67F08"/>
    <w:rsid w:val="00E72779"/>
    <w:rsid w:val="00E73C48"/>
    <w:rsid w:val="00E74C2A"/>
    <w:rsid w:val="00E74FC1"/>
    <w:rsid w:val="00E77234"/>
    <w:rsid w:val="00E8259F"/>
    <w:rsid w:val="00E83B8C"/>
    <w:rsid w:val="00E84660"/>
    <w:rsid w:val="00E854DE"/>
    <w:rsid w:val="00E85C39"/>
    <w:rsid w:val="00E8640F"/>
    <w:rsid w:val="00E87396"/>
    <w:rsid w:val="00E9170C"/>
    <w:rsid w:val="00E92CC1"/>
    <w:rsid w:val="00E93765"/>
    <w:rsid w:val="00E937C7"/>
    <w:rsid w:val="00E94486"/>
    <w:rsid w:val="00E94628"/>
    <w:rsid w:val="00E95643"/>
    <w:rsid w:val="00EA01DE"/>
    <w:rsid w:val="00EA0274"/>
    <w:rsid w:val="00EA0799"/>
    <w:rsid w:val="00EA21C4"/>
    <w:rsid w:val="00EA3718"/>
    <w:rsid w:val="00EA4451"/>
    <w:rsid w:val="00EA4E33"/>
    <w:rsid w:val="00EA4F30"/>
    <w:rsid w:val="00EA5790"/>
    <w:rsid w:val="00EA5B4F"/>
    <w:rsid w:val="00EA5F8A"/>
    <w:rsid w:val="00EA733B"/>
    <w:rsid w:val="00EA7D8D"/>
    <w:rsid w:val="00EB09D1"/>
    <w:rsid w:val="00EB3581"/>
    <w:rsid w:val="00EB3BD7"/>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1A92"/>
    <w:rsid w:val="00EF21D9"/>
    <w:rsid w:val="00EF2F6E"/>
    <w:rsid w:val="00EF3A63"/>
    <w:rsid w:val="00EF524A"/>
    <w:rsid w:val="00EF5447"/>
    <w:rsid w:val="00EF5621"/>
    <w:rsid w:val="00EF60A1"/>
    <w:rsid w:val="00EF6F04"/>
    <w:rsid w:val="00EF7D1C"/>
    <w:rsid w:val="00F002CA"/>
    <w:rsid w:val="00F039CE"/>
    <w:rsid w:val="00F0423D"/>
    <w:rsid w:val="00F04562"/>
    <w:rsid w:val="00F04B97"/>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303BC"/>
    <w:rsid w:val="00F31DF4"/>
    <w:rsid w:val="00F321D3"/>
    <w:rsid w:val="00F32397"/>
    <w:rsid w:val="00F32965"/>
    <w:rsid w:val="00F329A6"/>
    <w:rsid w:val="00F33D20"/>
    <w:rsid w:val="00F36431"/>
    <w:rsid w:val="00F37245"/>
    <w:rsid w:val="00F37BA3"/>
    <w:rsid w:val="00F443E9"/>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87C5A"/>
    <w:rsid w:val="00F90858"/>
    <w:rsid w:val="00F90EC9"/>
    <w:rsid w:val="00F91242"/>
    <w:rsid w:val="00F91AB1"/>
    <w:rsid w:val="00F92208"/>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070B"/>
    <w:rsid w:val="00FE308E"/>
    <w:rsid w:val="00FE419E"/>
    <w:rsid w:val="00FE4368"/>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16/j.jbusres.2022.07.02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5539/ass.v11n9p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doi.org/10.5539/ass.v11n9p3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1002/(SICI)1097-0266(199708)18:7%3c509::AID-SMJ882%3e3.0.CO;2-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02/smj.640"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21239</Words>
  <Characters>116819</Characters>
  <Application>Microsoft Office Word</Application>
  <DocSecurity>0</DocSecurity>
  <Lines>973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137783</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34</cp:revision>
  <dcterms:created xsi:type="dcterms:W3CDTF">2026-06-13T08:07:00Z</dcterms:created>
  <dcterms:modified xsi:type="dcterms:W3CDTF">2026-06-13T17:15:00Z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