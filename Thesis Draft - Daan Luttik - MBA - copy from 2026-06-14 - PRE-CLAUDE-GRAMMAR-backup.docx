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r>
        <w:lastRenderedPageBreak/>
        <w:t>Foreword</w:t>
      </w:r>
    </w:p>
    <w:p w14:paraId="5D1FD3B7" w14:textId="259F139A" w:rsidR="00A3387C" w:rsidRPr="00A3387C" w:rsidRDefault="007C3E74" w:rsidP="00A3387C">
      <w:r>
        <w:t xml:space="preserve">  </w:t>
      </w:r>
    </w:p>
    <w:p w14:paraId="0F2892C6" w14:textId="614E9FF9" w:rsidR="00A3387C" w:rsidRDefault="00A3387C" w:rsidP="00A3387C">
      <w:pPr>
        <w:pStyle w:val="Heading1"/>
        <w:rPr>
          <w:lang w:val="en-US"/>
        </w:rPr>
      </w:pPr>
      <w:r>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11DB7CC0" w14:textId="6D485784" w:rsidR="00C01F6F"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51363" w:history="1">
            <w:r w:rsidR="00C01F6F" w:rsidRPr="00CD2DAE">
              <w:rPr>
                <w:rStyle w:val="Hyperlink"/>
                <w:noProof/>
              </w:rPr>
              <w:t>Executive Summary</w:t>
            </w:r>
            <w:r w:rsidR="00C01F6F">
              <w:rPr>
                <w:noProof/>
                <w:webHidden/>
              </w:rPr>
              <w:tab/>
            </w:r>
            <w:r w:rsidR="00C01F6F">
              <w:rPr>
                <w:noProof/>
                <w:webHidden/>
              </w:rPr>
              <w:fldChar w:fldCharType="begin"/>
            </w:r>
            <w:r w:rsidR="00C01F6F">
              <w:rPr>
                <w:noProof/>
                <w:webHidden/>
              </w:rPr>
              <w:instrText xml:space="preserve"> PAGEREF _Toc232351363 \h </w:instrText>
            </w:r>
            <w:r w:rsidR="00C01F6F">
              <w:rPr>
                <w:noProof/>
                <w:webHidden/>
              </w:rPr>
            </w:r>
            <w:r w:rsidR="00C01F6F">
              <w:rPr>
                <w:noProof/>
                <w:webHidden/>
              </w:rPr>
              <w:fldChar w:fldCharType="separate"/>
            </w:r>
            <w:r w:rsidR="00C01F6F">
              <w:rPr>
                <w:noProof/>
                <w:webHidden/>
              </w:rPr>
              <w:t>4</w:t>
            </w:r>
            <w:r w:rsidR="00C01F6F">
              <w:rPr>
                <w:noProof/>
                <w:webHidden/>
              </w:rPr>
              <w:fldChar w:fldCharType="end"/>
            </w:r>
          </w:hyperlink>
        </w:p>
        <w:p w14:paraId="2C4D96FD" w14:textId="714B7784" w:rsidR="00C01F6F" w:rsidRDefault="00C01F6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4" w:history="1">
            <w:r w:rsidRPr="00CD2DAE">
              <w:rPr>
                <w:rStyle w:val="Hyperlink"/>
                <w:noProof/>
              </w:rPr>
              <w:t>1.       Introduction</w:t>
            </w:r>
            <w:r>
              <w:rPr>
                <w:noProof/>
                <w:webHidden/>
              </w:rPr>
              <w:tab/>
            </w:r>
            <w:r>
              <w:rPr>
                <w:noProof/>
                <w:webHidden/>
              </w:rPr>
              <w:fldChar w:fldCharType="begin"/>
            </w:r>
            <w:r>
              <w:rPr>
                <w:noProof/>
                <w:webHidden/>
              </w:rPr>
              <w:instrText xml:space="preserve"> PAGEREF _Toc232351364 \h </w:instrText>
            </w:r>
            <w:r>
              <w:rPr>
                <w:noProof/>
                <w:webHidden/>
              </w:rPr>
            </w:r>
            <w:r>
              <w:rPr>
                <w:noProof/>
                <w:webHidden/>
              </w:rPr>
              <w:fldChar w:fldCharType="separate"/>
            </w:r>
            <w:r>
              <w:rPr>
                <w:noProof/>
                <w:webHidden/>
              </w:rPr>
              <w:t>1</w:t>
            </w:r>
            <w:r>
              <w:rPr>
                <w:noProof/>
                <w:webHidden/>
              </w:rPr>
              <w:fldChar w:fldCharType="end"/>
            </w:r>
          </w:hyperlink>
        </w:p>
        <w:p w14:paraId="37A62C19" w14:textId="468215F7"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5" w:history="1">
            <w:r w:rsidRPr="00CD2DAE">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Literature Review</w:t>
            </w:r>
            <w:r>
              <w:rPr>
                <w:noProof/>
                <w:webHidden/>
              </w:rPr>
              <w:tab/>
            </w:r>
            <w:r>
              <w:rPr>
                <w:noProof/>
                <w:webHidden/>
              </w:rPr>
              <w:fldChar w:fldCharType="begin"/>
            </w:r>
            <w:r>
              <w:rPr>
                <w:noProof/>
                <w:webHidden/>
              </w:rPr>
              <w:instrText xml:space="preserve"> PAGEREF _Toc232351365 \h </w:instrText>
            </w:r>
            <w:r>
              <w:rPr>
                <w:noProof/>
                <w:webHidden/>
              </w:rPr>
            </w:r>
            <w:r>
              <w:rPr>
                <w:noProof/>
                <w:webHidden/>
              </w:rPr>
              <w:fldChar w:fldCharType="separate"/>
            </w:r>
            <w:r>
              <w:rPr>
                <w:noProof/>
                <w:webHidden/>
              </w:rPr>
              <w:t>4</w:t>
            </w:r>
            <w:r>
              <w:rPr>
                <w:noProof/>
                <w:webHidden/>
              </w:rPr>
              <w:fldChar w:fldCharType="end"/>
            </w:r>
          </w:hyperlink>
        </w:p>
        <w:p w14:paraId="7CF679CB" w14:textId="7685D81E"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6" w:history="1">
            <w:r w:rsidRPr="00CD2DAE">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The historical development of AI</w:t>
            </w:r>
            <w:r>
              <w:rPr>
                <w:noProof/>
                <w:webHidden/>
              </w:rPr>
              <w:tab/>
            </w:r>
            <w:r>
              <w:rPr>
                <w:noProof/>
                <w:webHidden/>
              </w:rPr>
              <w:fldChar w:fldCharType="begin"/>
            </w:r>
            <w:r>
              <w:rPr>
                <w:noProof/>
                <w:webHidden/>
              </w:rPr>
              <w:instrText xml:space="preserve"> PAGEREF _Toc232351366 \h </w:instrText>
            </w:r>
            <w:r>
              <w:rPr>
                <w:noProof/>
                <w:webHidden/>
              </w:rPr>
            </w:r>
            <w:r>
              <w:rPr>
                <w:noProof/>
                <w:webHidden/>
              </w:rPr>
              <w:fldChar w:fldCharType="separate"/>
            </w:r>
            <w:r>
              <w:rPr>
                <w:noProof/>
                <w:webHidden/>
              </w:rPr>
              <w:t>4</w:t>
            </w:r>
            <w:r>
              <w:rPr>
                <w:noProof/>
                <w:webHidden/>
              </w:rPr>
              <w:fldChar w:fldCharType="end"/>
            </w:r>
          </w:hyperlink>
        </w:p>
        <w:p w14:paraId="16AB623A" w14:textId="105BB7A1"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7" w:history="1">
            <w:r w:rsidRPr="00CD2DAE">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On Agentic AI</w:t>
            </w:r>
            <w:r>
              <w:rPr>
                <w:noProof/>
                <w:webHidden/>
              </w:rPr>
              <w:tab/>
            </w:r>
            <w:r>
              <w:rPr>
                <w:noProof/>
                <w:webHidden/>
              </w:rPr>
              <w:fldChar w:fldCharType="begin"/>
            </w:r>
            <w:r>
              <w:rPr>
                <w:noProof/>
                <w:webHidden/>
              </w:rPr>
              <w:instrText xml:space="preserve"> PAGEREF _Toc232351367 \h </w:instrText>
            </w:r>
            <w:r>
              <w:rPr>
                <w:noProof/>
                <w:webHidden/>
              </w:rPr>
            </w:r>
            <w:r>
              <w:rPr>
                <w:noProof/>
                <w:webHidden/>
              </w:rPr>
              <w:fldChar w:fldCharType="separate"/>
            </w:r>
            <w:r>
              <w:rPr>
                <w:noProof/>
                <w:webHidden/>
              </w:rPr>
              <w:t>8</w:t>
            </w:r>
            <w:r>
              <w:rPr>
                <w:noProof/>
                <w:webHidden/>
              </w:rPr>
              <w:fldChar w:fldCharType="end"/>
            </w:r>
          </w:hyperlink>
        </w:p>
        <w:p w14:paraId="47E3F9C0" w14:textId="042DA07D"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8" w:history="1">
            <w:r w:rsidRPr="00CD2DAE">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_Toc232351368 \h </w:instrText>
            </w:r>
            <w:r>
              <w:rPr>
                <w:noProof/>
                <w:webHidden/>
              </w:rPr>
            </w:r>
            <w:r>
              <w:rPr>
                <w:noProof/>
                <w:webHidden/>
              </w:rPr>
              <w:fldChar w:fldCharType="separate"/>
            </w:r>
            <w:r>
              <w:rPr>
                <w:noProof/>
                <w:webHidden/>
              </w:rPr>
              <w:t>9</w:t>
            </w:r>
            <w:r>
              <w:rPr>
                <w:noProof/>
                <w:webHidden/>
              </w:rPr>
              <w:fldChar w:fldCharType="end"/>
            </w:r>
          </w:hyperlink>
        </w:p>
        <w:p w14:paraId="0FF11AD0" w14:textId="73FDAD5F"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9" w:history="1">
            <w:r w:rsidRPr="00CD2DAE">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_Toc232351369 \h </w:instrText>
            </w:r>
            <w:r>
              <w:rPr>
                <w:noProof/>
                <w:webHidden/>
              </w:rPr>
            </w:r>
            <w:r>
              <w:rPr>
                <w:noProof/>
                <w:webHidden/>
              </w:rPr>
              <w:fldChar w:fldCharType="separate"/>
            </w:r>
            <w:r>
              <w:rPr>
                <w:noProof/>
                <w:webHidden/>
              </w:rPr>
              <w:t>10</w:t>
            </w:r>
            <w:r>
              <w:rPr>
                <w:noProof/>
                <w:webHidden/>
              </w:rPr>
              <w:fldChar w:fldCharType="end"/>
            </w:r>
          </w:hyperlink>
        </w:p>
        <w:p w14:paraId="2F9E4BCB" w14:textId="6A87D9EC"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0" w:history="1">
            <w:r w:rsidRPr="00CD2DAE">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_Toc232351370 \h </w:instrText>
            </w:r>
            <w:r>
              <w:rPr>
                <w:noProof/>
                <w:webHidden/>
              </w:rPr>
            </w:r>
            <w:r>
              <w:rPr>
                <w:noProof/>
                <w:webHidden/>
              </w:rPr>
              <w:fldChar w:fldCharType="separate"/>
            </w:r>
            <w:r>
              <w:rPr>
                <w:noProof/>
                <w:webHidden/>
              </w:rPr>
              <w:t>11</w:t>
            </w:r>
            <w:r>
              <w:rPr>
                <w:noProof/>
                <w:webHidden/>
              </w:rPr>
              <w:fldChar w:fldCharType="end"/>
            </w:r>
          </w:hyperlink>
        </w:p>
        <w:p w14:paraId="66CE875B" w14:textId="7BF9C633"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1" w:history="1">
            <w:r w:rsidRPr="00CD2DAE">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Methodology</w:t>
            </w:r>
            <w:r>
              <w:rPr>
                <w:noProof/>
                <w:webHidden/>
              </w:rPr>
              <w:tab/>
            </w:r>
            <w:r>
              <w:rPr>
                <w:noProof/>
                <w:webHidden/>
              </w:rPr>
              <w:fldChar w:fldCharType="begin"/>
            </w:r>
            <w:r>
              <w:rPr>
                <w:noProof/>
                <w:webHidden/>
              </w:rPr>
              <w:instrText xml:space="preserve"> PAGEREF _Toc232351371 \h </w:instrText>
            </w:r>
            <w:r>
              <w:rPr>
                <w:noProof/>
                <w:webHidden/>
              </w:rPr>
            </w:r>
            <w:r>
              <w:rPr>
                <w:noProof/>
                <w:webHidden/>
              </w:rPr>
              <w:fldChar w:fldCharType="separate"/>
            </w:r>
            <w:r>
              <w:rPr>
                <w:noProof/>
                <w:webHidden/>
              </w:rPr>
              <w:t>12</w:t>
            </w:r>
            <w:r>
              <w:rPr>
                <w:noProof/>
                <w:webHidden/>
              </w:rPr>
              <w:fldChar w:fldCharType="end"/>
            </w:r>
          </w:hyperlink>
        </w:p>
        <w:p w14:paraId="1C2B9B62" w14:textId="783439BB"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2" w:history="1">
            <w:r w:rsidRPr="00CD2DAE">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Research approach</w:t>
            </w:r>
            <w:r>
              <w:rPr>
                <w:noProof/>
                <w:webHidden/>
              </w:rPr>
              <w:tab/>
            </w:r>
            <w:r>
              <w:rPr>
                <w:noProof/>
                <w:webHidden/>
              </w:rPr>
              <w:fldChar w:fldCharType="begin"/>
            </w:r>
            <w:r>
              <w:rPr>
                <w:noProof/>
                <w:webHidden/>
              </w:rPr>
              <w:instrText xml:space="preserve"> PAGEREF _Toc232351372 \h </w:instrText>
            </w:r>
            <w:r>
              <w:rPr>
                <w:noProof/>
                <w:webHidden/>
              </w:rPr>
            </w:r>
            <w:r>
              <w:rPr>
                <w:noProof/>
                <w:webHidden/>
              </w:rPr>
              <w:fldChar w:fldCharType="separate"/>
            </w:r>
            <w:r>
              <w:rPr>
                <w:noProof/>
                <w:webHidden/>
              </w:rPr>
              <w:t>12</w:t>
            </w:r>
            <w:r>
              <w:rPr>
                <w:noProof/>
                <w:webHidden/>
              </w:rPr>
              <w:fldChar w:fldCharType="end"/>
            </w:r>
          </w:hyperlink>
        </w:p>
        <w:p w14:paraId="4FF4B29A" w14:textId="06D0556F"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3" w:history="1">
            <w:r w:rsidRPr="00CD2DAE">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Data collection</w:t>
            </w:r>
            <w:r>
              <w:rPr>
                <w:noProof/>
                <w:webHidden/>
              </w:rPr>
              <w:tab/>
            </w:r>
            <w:r>
              <w:rPr>
                <w:noProof/>
                <w:webHidden/>
              </w:rPr>
              <w:fldChar w:fldCharType="begin"/>
            </w:r>
            <w:r>
              <w:rPr>
                <w:noProof/>
                <w:webHidden/>
              </w:rPr>
              <w:instrText xml:space="preserve"> PAGEREF _Toc232351373 \h </w:instrText>
            </w:r>
            <w:r>
              <w:rPr>
                <w:noProof/>
                <w:webHidden/>
              </w:rPr>
            </w:r>
            <w:r>
              <w:rPr>
                <w:noProof/>
                <w:webHidden/>
              </w:rPr>
              <w:fldChar w:fldCharType="separate"/>
            </w:r>
            <w:r>
              <w:rPr>
                <w:noProof/>
                <w:webHidden/>
              </w:rPr>
              <w:t>12</w:t>
            </w:r>
            <w:r>
              <w:rPr>
                <w:noProof/>
                <w:webHidden/>
              </w:rPr>
              <w:fldChar w:fldCharType="end"/>
            </w:r>
          </w:hyperlink>
        </w:p>
        <w:p w14:paraId="79749A07" w14:textId="61245AE5"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4" w:history="1">
            <w:r w:rsidRPr="00CD2DAE">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Intended sample and sample size</w:t>
            </w:r>
            <w:r>
              <w:rPr>
                <w:noProof/>
                <w:webHidden/>
              </w:rPr>
              <w:tab/>
            </w:r>
            <w:r>
              <w:rPr>
                <w:noProof/>
                <w:webHidden/>
              </w:rPr>
              <w:fldChar w:fldCharType="begin"/>
            </w:r>
            <w:r>
              <w:rPr>
                <w:noProof/>
                <w:webHidden/>
              </w:rPr>
              <w:instrText xml:space="preserve"> PAGEREF _Toc232351374 \h </w:instrText>
            </w:r>
            <w:r>
              <w:rPr>
                <w:noProof/>
                <w:webHidden/>
              </w:rPr>
            </w:r>
            <w:r>
              <w:rPr>
                <w:noProof/>
                <w:webHidden/>
              </w:rPr>
              <w:fldChar w:fldCharType="separate"/>
            </w:r>
            <w:r>
              <w:rPr>
                <w:noProof/>
                <w:webHidden/>
              </w:rPr>
              <w:t>13</w:t>
            </w:r>
            <w:r>
              <w:rPr>
                <w:noProof/>
                <w:webHidden/>
              </w:rPr>
              <w:fldChar w:fldCharType="end"/>
            </w:r>
          </w:hyperlink>
        </w:p>
        <w:p w14:paraId="094607D1" w14:textId="40CE13AB"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5" w:history="1">
            <w:r w:rsidRPr="00CD2DAE">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Trustworthiness</w:t>
            </w:r>
            <w:r>
              <w:rPr>
                <w:noProof/>
                <w:webHidden/>
              </w:rPr>
              <w:tab/>
            </w:r>
            <w:r>
              <w:rPr>
                <w:noProof/>
                <w:webHidden/>
              </w:rPr>
              <w:fldChar w:fldCharType="begin"/>
            </w:r>
            <w:r>
              <w:rPr>
                <w:noProof/>
                <w:webHidden/>
              </w:rPr>
              <w:instrText xml:space="preserve"> PAGEREF _Toc232351375 \h </w:instrText>
            </w:r>
            <w:r>
              <w:rPr>
                <w:noProof/>
                <w:webHidden/>
              </w:rPr>
            </w:r>
            <w:r>
              <w:rPr>
                <w:noProof/>
                <w:webHidden/>
              </w:rPr>
              <w:fldChar w:fldCharType="separate"/>
            </w:r>
            <w:r>
              <w:rPr>
                <w:noProof/>
                <w:webHidden/>
              </w:rPr>
              <w:t>16</w:t>
            </w:r>
            <w:r>
              <w:rPr>
                <w:noProof/>
                <w:webHidden/>
              </w:rPr>
              <w:fldChar w:fldCharType="end"/>
            </w:r>
          </w:hyperlink>
        </w:p>
        <w:p w14:paraId="5EA68769" w14:textId="5F6EA0A0"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6" w:history="1">
            <w:r w:rsidRPr="00CD2DAE">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Findings</w:t>
            </w:r>
            <w:r>
              <w:rPr>
                <w:noProof/>
                <w:webHidden/>
              </w:rPr>
              <w:tab/>
            </w:r>
            <w:r>
              <w:rPr>
                <w:noProof/>
                <w:webHidden/>
              </w:rPr>
              <w:fldChar w:fldCharType="begin"/>
            </w:r>
            <w:r>
              <w:rPr>
                <w:noProof/>
                <w:webHidden/>
              </w:rPr>
              <w:instrText xml:space="preserve"> PAGEREF _Toc232351376 \h </w:instrText>
            </w:r>
            <w:r>
              <w:rPr>
                <w:noProof/>
                <w:webHidden/>
              </w:rPr>
            </w:r>
            <w:r>
              <w:rPr>
                <w:noProof/>
                <w:webHidden/>
              </w:rPr>
              <w:fldChar w:fldCharType="separate"/>
            </w:r>
            <w:r>
              <w:rPr>
                <w:noProof/>
                <w:webHidden/>
              </w:rPr>
              <w:t>21</w:t>
            </w:r>
            <w:r>
              <w:rPr>
                <w:noProof/>
                <w:webHidden/>
              </w:rPr>
              <w:fldChar w:fldCharType="end"/>
            </w:r>
          </w:hyperlink>
        </w:p>
        <w:p w14:paraId="35A5A09C" w14:textId="6C4FB4D4"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7" w:history="1">
            <w:r w:rsidRPr="00CD2DAE">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Observing external conditions</w:t>
            </w:r>
            <w:r>
              <w:rPr>
                <w:noProof/>
                <w:webHidden/>
              </w:rPr>
              <w:tab/>
            </w:r>
            <w:r>
              <w:rPr>
                <w:noProof/>
                <w:webHidden/>
              </w:rPr>
              <w:fldChar w:fldCharType="begin"/>
            </w:r>
            <w:r>
              <w:rPr>
                <w:noProof/>
                <w:webHidden/>
              </w:rPr>
              <w:instrText xml:space="preserve"> PAGEREF _Toc232351377 \h </w:instrText>
            </w:r>
            <w:r>
              <w:rPr>
                <w:noProof/>
                <w:webHidden/>
              </w:rPr>
            </w:r>
            <w:r>
              <w:rPr>
                <w:noProof/>
                <w:webHidden/>
              </w:rPr>
              <w:fldChar w:fldCharType="separate"/>
            </w:r>
            <w:r>
              <w:rPr>
                <w:noProof/>
                <w:webHidden/>
              </w:rPr>
              <w:t>22</w:t>
            </w:r>
            <w:r>
              <w:rPr>
                <w:noProof/>
                <w:webHidden/>
              </w:rPr>
              <w:fldChar w:fldCharType="end"/>
            </w:r>
          </w:hyperlink>
        </w:p>
        <w:p w14:paraId="2E0F55DE" w14:textId="48FBD58C"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8" w:history="1">
            <w:r w:rsidRPr="00CD2DAE">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Navigating the organizational context</w:t>
            </w:r>
            <w:r>
              <w:rPr>
                <w:noProof/>
                <w:webHidden/>
              </w:rPr>
              <w:tab/>
            </w:r>
            <w:r>
              <w:rPr>
                <w:noProof/>
                <w:webHidden/>
              </w:rPr>
              <w:fldChar w:fldCharType="begin"/>
            </w:r>
            <w:r>
              <w:rPr>
                <w:noProof/>
                <w:webHidden/>
              </w:rPr>
              <w:instrText xml:space="preserve"> PAGEREF _Toc232351378 \h </w:instrText>
            </w:r>
            <w:r>
              <w:rPr>
                <w:noProof/>
                <w:webHidden/>
              </w:rPr>
            </w:r>
            <w:r>
              <w:rPr>
                <w:noProof/>
                <w:webHidden/>
              </w:rPr>
              <w:fldChar w:fldCharType="separate"/>
            </w:r>
            <w:r>
              <w:rPr>
                <w:noProof/>
                <w:webHidden/>
              </w:rPr>
              <w:t>25</w:t>
            </w:r>
            <w:r>
              <w:rPr>
                <w:noProof/>
                <w:webHidden/>
              </w:rPr>
              <w:fldChar w:fldCharType="end"/>
            </w:r>
          </w:hyperlink>
        </w:p>
        <w:p w14:paraId="1D5DED48" w14:textId="1F4F97F0"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9" w:history="1">
            <w:r w:rsidRPr="00CD2DAE">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Applying agentic AI</w:t>
            </w:r>
            <w:r>
              <w:rPr>
                <w:noProof/>
                <w:webHidden/>
              </w:rPr>
              <w:tab/>
            </w:r>
            <w:r>
              <w:rPr>
                <w:noProof/>
                <w:webHidden/>
              </w:rPr>
              <w:fldChar w:fldCharType="begin"/>
            </w:r>
            <w:r>
              <w:rPr>
                <w:noProof/>
                <w:webHidden/>
              </w:rPr>
              <w:instrText xml:space="preserve"> PAGEREF _Toc232351379 \h </w:instrText>
            </w:r>
            <w:r>
              <w:rPr>
                <w:noProof/>
                <w:webHidden/>
              </w:rPr>
            </w:r>
            <w:r>
              <w:rPr>
                <w:noProof/>
                <w:webHidden/>
              </w:rPr>
              <w:fldChar w:fldCharType="separate"/>
            </w:r>
            <w:r>
              <w:rPr>
                <w:noProof/>
                <w:webHidden/>
              </w:rPr>
              <w:t>34</w:t>
            </w:r>
            <w:r>
              <w:rPr>
                <w:noProof/>
                <w:webHidden/>
              </w:rPr>
              <w:fldChar w:fldCharType="end"/>
            </w:r>
          </w:hyperlink>
        </w:p>
        <w:p w14:paraId="3764AF82" w14:textId="36CF01E5"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0" w:history="1">
            <w:r w:rsidRPr="00CD2DAE">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Obtaining value outcomes</w:t>
            </w:r>
            <w:r>
              <w:rPr>
                <w:noProof/>
                <w:webHidden/>
              </w:rPr>
              <w:tab/>
            </w:r>
            <w:r>
              <w:rPr>
                <w:noProof/>
                <w:webHidden/>
              </w:rPr>
              <w:fldChar w:fldCharType="begin"/>
            </w:r>
            <w:r>
              <w:rPr>
                <w:noProof/>
                <w:webHidden/>
              </w:rPr>
              <w:instrText xml:space="preserve"> PAGEREF _Toc232351380 \h </w:instrText>
            </w:r>
            <w:r>
              <w:rPr>
                <w:noProof/>
                <w:webHidden/>
              </w:rPr>
            </w:r>
            <w:r>
              <w:rPr>
                <w:noProof/>
                <w:webHidden/>
              </w:rPr>
              <w:fldChar w:fldCharType="separate"/>
            </w:r>
            <w:r>
              <w:rPr>
                <w:noProof/>
                <w:webHidden/>
              </w:rPr>
              <w:t>38</w:t>
            </w:r>
            <w:r>
              <w:rPr>
                <w:noProof/>
                <w:webHidden/>
              </w:rPr>
              <w:fldChar w:fldCharType="end"/>
            </w:r>
          </w:hyperlink>
        </w:p>
        <w:p w14:paraId="2CADEB97" w14:textId="13AFB0EC"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1" w:history="1">
            <w:r w:rsidRPr="00CD2DAE">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Discussion</w:t>
            </w:r>
            <w:r>
              <w:rPr>
                <w:noProof/>
                <w:webHidden/>
              </w:rPr>
              <w:tab/>
            </w:r>
            <w:r>
              <w:rPr>
                <w:noProof/>
                <w:webHidden/>
              </w:rPr>
              <w:fldChar w:fldCharType="begin"/>
            </w:r>
            <w:r>
              <w:rPr>
                <w:noProof/>
                <w:webHidden/>
              </w:rPr>
              <w:instrText xml:space="preserve"> PAGEREF _Toc232351381 \h </w:instrText>
            </w:r>
            <w:r>
              <w:rPr>
                <w:noProof/>
                <w:webHidden/>
              </w:rPr>
            </w:r>
            <w:r>
              <w:rPr>
                <w:noProof/>
                <w:webHidden/>
              </w:rPr>
              <w:fldChar w:fldCharType="separate"/>
            </w:r>
            <w:r>
              <w:rPr>
                <w:noProof/>
                <w:webHidden/>
              </w:rPr>
              <w:t>45</w:t>
            </w:r>
            <w:r>
              <w:rPr>
                <w:noProof/>
                <w:webHidden/>
              </w:rPr>
              <w:fldChar w:fldCharType="end"/>
            </w:r>
          </w:hyperlink>
        </w:p>
        <w:p w14:paraId="2733BFC5" w14:textId="18F21AC8"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2" w:history="1">
            <w:r w:rsidRPr="00CD2DAE">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Contributions to Theory</w:t>
            </w:r>
            <w:r>
              <w:rPr>
                <w:noProof/>
                <w:webHidden/>
              </w:rPr>
              <w:tab/>
            </w:r>
            <w:r>
              <w:rPr>
                <w:noProof/>
                <w:webHidden/>
              </w:rPr>
              <w:fldChar w:fldCharType="begin"/>
            </w:r>
            <w:r>
              <w:rPr>
                <w:noProof/>
                <w:webHidden/>
              </w:rPr>
              <w:instrText xml:space="preserve"> PAGEREF _Toc232351382 \h </w:instrText>
            </w:r>
            <w:r>
              <w:rPr>
                <w:noProof/>
                <w:webHidden/>
              </w:rPr>
            </w:r>
            <w:r>
              <w:rPr>
                <w:noProof/>
                <w:webHidden/>
              </w:rPr>
              <w:fldChar w:fldCharType="separate"/>
            </w:r>
            <w:r>
              <w:rPr>
                <w:noProof/>
                <w:webHidden/>
              </w:rPr>
              <w:t>45</w:t>
            </w:r>
            <w:r>
              <w:rPr>
                <w:noProof/>
                <w:webHidden/>
              </w:rPr>
              <w:fldChar w:fldCharType="end"/>
            </w:r>
          </w:hyperlink>
        </w:p>
        <w:p w14:paraId="0750C016" w14:textId="0AD853B4"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3" w:history="1">
            <w:r w:rsidRPr="00CD2DAE">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Practical implications</w:t>
            </w:r>
            <w:r>
              <w:rPr>
                <w:noProof/>
                <w:webHidden/>
              </w:rPr>
              <w:tab/>
            </w:r>
            <w:r>
              <w:rPr>
                <w:noProof/>
                <w:webHidden/>
              </w:rPr>
              <w:fldChar w:fldCharType="begin"/>
            </w:r>
            <w:r>
              <w:rPr>
                <w:noProof/>
                <w:webHidden/>
              </w:rPr>
              <w:instrText xml:space="preserve"> PAGEREF _Toc232351383 \h </w:instrText>
            </w:r>
            <w:r>
              <w:rPr>
                <w:noProof/>
                <w:webHidden/>
              </w:rPr>
            </w:r>
            <w:r>
              <w:rPr>
                <w:noProof/>
                <w:webHidden/>
              </w:rPr>
              <w:fldChar w:fldCharType="separate"/>
            </w:r>
            <w:r>
              <w:rPr>
                <w:noProof/>
                <w:webHidden/>
              </w:rPr>
              <w:t>51</w:t>
            </w:r>
            <w:r>
              <w:rPr>
                <w:noProof/>
                <w:webHidden/>
              </w:rPr>
              <w:fldChar w:fldCharType="end"/>
            </w:r>
          </w:hyperlink>
        </w:p>
        <w:p w14:paraId="3FE5C576" w14:textId="04E8FEAD"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4" w:history="1">
            <w:r w:rsidRPr="00CD2DAE">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Limitations &amp; Future research</w:t>
            </w:r>
            <w:r>
              <w:rPr>
                <w:noProof/>
                <w:webHidden/>
              </w:rPr>
              <w:tab/>
            </w:r>
            <w:r>
              <w:rPr>
                <w:noProof/>
                <w:webHidden/>
              </w:rPr>
              <w:fldChar w:fldCharType="begin"/>
            </w:r>
            <w:r>
              <w:rPr>
                <w:noProof/>
                <w:webHidden/>
              </w:rPr>
              <w:instrText xml:space="preserve"> PAGEREF _Toc232351384 \h </w:instrText>
            </w:r>
            <w:r>
              <w:rPr>
                <w:noProof/>
                <w:webHidden/>
              </w:rPr>
            </w:r>
            <w:r>
              <w:rPr>
                <w:noProof/>
                <w:webHidden/>
              </w:rPr>
              <w:fldChar w:fldCharType="separate"/>
            </w:r>
            <w:r>
              <w:rPr>
                <w:noProof/>
                <w:webHidden/>
              </w:rPr>
              <w:t>55</w:t>
            </w:r>
            <w:r>
              <w:rPr>
                <w:noProof/>
                <w:webHidden/>
              </w:rPr>
              <w:fldChar w:fldCharType="end"/>
            </w:r>
          </w:hyperlink>
        </w:p>
        <w:p w14:paraId="6CD525EB" w14:textId="11A20EFF"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5" w:history="1">
            <w:r w:rsidRPr="00CD2DAE">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Conclusion</w:t>
            </w:r>
            <w:r>
              <w:rPr>
                <w:noProof/>
                <w:webHidden/>
              </w:rPr>
              <w:tab/>
            </w:r>
            <w:r>
              <w:rPr>
                <w:noProof/>
                <w:webHidden/>
              </w:rPr>
              <w:fldChar w:fldCharType="begin"/>
            </w:r>
            <w:r>
              <w:rPr>
                <w:noProof/>
                <w:webHidden/>
              </w:rPr>
              <w:instrText xml:space="preserve"> PAGEREF _Toc232351385 \h </w:instrText>
            </w:r>
            <w:r>
              <w:rPr>
                <w:noProof/>
                <w:webHidden/>
              </w:rPr>
            </w:r>
            <w:r>
              <w:rPr>
                <w:noProof/>
                <w:webHidden/>
              </w:rPr>
              <w:fldChar w:fldCharType="separate"/>
            </w:r>
            <w:r>
              <w:rPr>
                <w:noProof/>
                <w:webHidden/>
              </w:rPr>
              <w:t>57</w:t>
            </w:r>
            <w:r>
              <w:rPr>
                <w:noProof/>
                <w:webHidden/>
              </w:rPr>
              <w:fldChar w:fldCharType="end"/>
            </w:r>
          </w:hyperlink>
        </w:p>
        <w:p w14:paraId="481C9158" w14:textId="792CF239"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6" w:history="1">
            <w:r w:rsidRPr="00CD2DAE">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References</w:t>
            </w:r>
            <w:r>
              <w:rPr>
                <w:noProof/>
                <w:webHidden/>
              </w:rPr>
              <w:tab/>
            </w:r>
            <w:r>
              <w:rPr>
                <w:noProof/>
                <w:webHidden/>
              </w:rPr>
              <w:fldChar w:fldCharType="begin"/>
            </w:r>
            <w:r>
              <w:rPr>
                <w:noProof/>
                <w:webHidden/>
              </w:rPr>
              <w:instrText xml:space="preserve"> PAGEREF _Toc232351386 \h </w:instrText>
            </w:r>
            <w:r>
              <w:rPr>
                <w:noProof/>
                <w:webHidden/>
              </w:rPr>
            </w:r>
            <w:r>
              <w:rPr>
                <w:noProof/>
                <w:webHidden/>
              </w:rPr>
              <w:fldChar w:fldCharType="separate"/>
            </w:r>
            <w:r>
              <w:rPr>
                <w:noProof/>
                <w:webHidden/>
              </w:rPr>
              <w:t>59</w:t>
            </w:r>
            <w:r>
              <w:rPr>
                <w:noProof/>
                <w:webHidden/>
              </w:rPr>
              <w:fldChar w:fldCharType="end"/>
            </w:r>
          </w:hyperlink>
        </w:p>
        <w:p w14:paraId="0B00C93E" w14:textId="036D77AD" w:rsidR="00C01F6F" w:rsidRDefault="00C01F6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7" w:history="1">
            <w:r w:rsidRPr="00CD2DAE">
              <w:rPr>
                <w:rStyle w:val="Hyperlink"/>
                <w:noProof/>
              </w:rPr>
              <w:t>Appendix A. Interview Guide and Protocol</w:t>
            </w:r>
            <w:r>
              <w:rPr>
                <w:noProof/>
                <w:webHidden/>
              </w:rPr>
              <w:tab/>
            </w:r>
            <w:r>
              <w:rPr>
                <w:noProof/>
                <w:webHidden/>
              </w:rPr>
              <w:fldChar w:fldCharType="begin"/>
            </w:r>
            <w:r>
              <w:rPr>
                <w:noProof/>
                <w:webHidden/>
              </w:rPr>
              <w:instrText xml:space="preserve"> PAGEREF _Toc232351387 \h </w:instrText>
            </w:r>
            <w:r>
              <w:rPr>
                <w:noProof/>
                <w:webHidden/>
              </w:rPr>
            </w:r>
            <w:r>
              <w:rPr>
                <w:noProof/>
                <w:webHidden/>
              </w:rPr>
              <w:fldChar w:fldCharType="separate"/>
            </w:r>
            <w:r>
              <w:rPr>
                <w:noProof/>
                <w:webHidden/>
              </w:rPr>
              <w:t>68</w:t>
            </w:r>
            <w:r>
              <w:rPr>
                <w:noProof/>
                <w:webHidden/>
              </w:rPr>
              <w:fldChar w:fldCharType="end"/>
            </w:r>
          </w:hyperlink>
        </w:p>
        <w:p w14:paraId="3835150F" w14:textId="7BD7918A"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8" w:history="1">
            <w:r w:rsidRPr="00CD2DAE">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Interview Guide</w:t>
            </w:r>
            <w:r>
              <w:rPr>
                <w:noProof/>
                <w:webHidden/>
              </w:rPr>
              <w:tab/>
            </w:r>
            <w:r>
              <w:rPr>
                <w:noProof/>
                <w:webHidden/>
              </w:rPr>
              <w:fldChar w:fldCharType="begin"/>
            </w:r>
            <w:r>
              <w:rPr>
                <w:noProof/>
                <w:webHidden/>
              </w:rPr>
              <w:instrText xml:space="preserve"> PAGEREF _Toc232351388 \h </w:instrText>
            </w:r>
            <w:r>
              <w:rPr>
                <w:noProof/>
                <w:webHidden/>
              </w:rPr>
            </w:r>
            <w:r>
              <w:rPr>
                <w:noProof/>
                <w:webHidden/>
              </w:rPr>
              <w:fldChar w:fldCharType="separate"/>
            </w:r>
            <w:r>
              <w:rPr>
                <w:noProof/>
                <w:webHidden/>
              </w:rPr>
              <w:t>68</w:t>
            </w:r>
            <w:r>
              <w:rPr>
                <w:noProof/>
                <w:webHidden/>
              </w:rPr>
              <w:fldChar w:fldCharType="end"/>
            </w:r>
          </w:hyperlink>
        </w:p>
        <w:p w14:paraId="6775A981" w14:textId="086C18ED" w:rsidR="00C01F6F" w:rsidRDefault="00C01F6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9" w:history="1">
            <w:r w:rsidRPr="00CD2DAE">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_Toc232351389 \h </w:instrText>
            </w:r>
            <w:r>
              <w:rPr>
                <w:noProof/>
                <w:webHidden/>
              </w:rPr>
            </w:r>
            <w:r>
              <w:rPr>
                <w:noProof/>
                <w:webHidden/>
              </w:rPr>
              <w:fldChar w:fldCharType="separate"/>
            </w:r>
            <w:r>
              <w:rPr>
                <w:noProof/>
                <w:webHidden/>
              </w:rPr>
              <w:t>70</w:t>
            </w:r>
            <w:r>
              <w:rPr>
                <w:noProof/>
                <w:webHidden/>
              </w:rPr>
              <w:fldChar w:fldCharType="end"/>
            </w:r>
          </w:hyperlink>
        </w:p>
        <w:p w14:paraId="27F49787" w14:textId="7595D583"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0" w:history="1">
            <w:r w:rsidRPr="00CD2DAE">
              <w:rPr>
                <w:rStyle w:val="Hyperlink"/>
                <w:noProof/>
              </w:rPr>
              <w:t>Observing: sensing the changing context</w:t>
            </w:r>
            <w:r>
              <w:rPr>
                <w:noProof/>
                <w:webHidden/>
              </w:rPr>
              <w:tab/>
            </w:r>
            <w:r>
              <w:rPr>
                <w:noProof/>
                <w:webHidden/>
              </w:rPr>
              <w:fldChar w:fldCharType="begin"/>
            </w:r>
            <w:r>
              <w:rPr>
                <w:noProof/>
                <w:webHidden/>
              </w:rPr>
              <w:instrText xml:space="preserve"> PAGEREF _Toc232351390 \h </w:instrText>
            </w:r>
            <w:r>
              <w:rPr>
                <w:noProof/>
                <w:webHidden/>
              </w:rPr>
            </w:r>
            <w:r>
              <w:rPr>
                <w:noProof/>
                <w:webHidden/>
              </w:rPr>
              <w:fldChar w:fldCharType="separate"/>
            </w:r>
            <w:r>
              <w:rPr>
                <w:noProof/>
                <w:webHidden/>
              </w:rPr>
              <w:t>70</w:t>
            </w:r>
            <w:r>
              <w:rPr>
                <w:noProof/>
                <w:webHidden/>
              </w:rPr>
              <w:fldChar w:fldCharType="end"/>
            </w:r>
          </w:hyperlink>
        </w:p>
        <w:p w14:paraId="6D65CB77" w14:textId="28D6E2AC"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1" w:history="1">
            <w:r w:rsidRPr="00CD2DAE">
              <w:rPr>
                <w:rStyle w:val="Hyperlink"/>
                <w:noProof/>
              </w:rPr>
              <w:t>Conditions: auditing what enables or constrains</w:t>
            </w:r>
            <w:r>
              <w:rPr>
                <w:noProof/>
                <w:webHidden/>
              </w:rPr>
              <w:tab/>
            </w:r>
            <w:r>
              <w:rPr>
                <w:noProof/>
                <w:webHidden/>
              </w:rPr>
              <w:fldChar w:fldCharType="begin"/>
            </w:r>
            <w:r>
              <w:rPr>
                <w:noProof/>
                <w:webHidden/>
              </w:rPr>
              <w:instrText xml:space="preserve"> PAGEREF _Toc232351391 \h </w:instrText>
            </w:r>
            <w:r>
              <w:rPr>
                <w:noProof/>
                <w:webHidden/>
              </w:rPr>
            </w:r>
            <w:r>
              <w:rPr>
                <w:noProof/>
                <w:webHidden/>
              </w:rPr>
              <w:fldChar w:fldCharType="separate"/>
            </w:r>
            <w:r>
              <w:rPr>
                <w:noProof/>
                <w:webHidden/>
              </w:rPr>
              <w:t>70</w:t>
            </w:r>
            <w:r>
              <w:rPr>
                <w:noProof/>
                <w:webHidden/>
              </w:rPr>
              <w:fldChar w:fldCharType="end"/>
            </w:r>
          </w:hyperlink>
        </w:p>
        <w:p w14:paraId="753B819F" w14:textId="039E9FEE"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2" w:history="1">
            <w:r w:rsidRPr="00CD2DAE">
              <w:rPr>
                <w:rStyle w:val="Hyperlink"/>
                <w:noProof/>
              </w:rPr>
              <w:t>Steering: acting on the conditions</w:t>
            </w:r>
            <w:r>
              <w:rPr>
                <w:noProof/>
                <w:webHidden/>
              </w:rPr>
              <w:tab/>
            </w:r>
            <w:r>
              <w:rPr>
                <w:noProof/>
                <w:webHidden/>
              </w:rPr>
              <w:fldChar w:fldCharType="begin"/>
            </w:r>
            <w:r>
              <w:rPr>
                <w:noProof/>
                <w:webHidden/>
              </w:rPr>
              <w:instrText xml:space="preserve"> PAGEREF _Toc232351392 \h </w:instrText>
            </w:r>
            <w:r>
              <w:rPr>
                <w:noProof/>
                <w:webHidden/>
              </w:rPr>
            </w:r>
            <w:r>
              <w:rPr>
                <w:noProof/>
                <w:webHidden/>
              </w:rPr>
              <w:fldChar w:fldCharType="separate"/>
            </w:r>
            <w:r>
              <w:rPr>
                <w:noProof/>
                <w:webHidden/>
              </w:rPr>
              <w:t>71</w:t>
            </w:r>
            <w:r>
              <w:rPr>
                <w:noProof/>
                <w:webHidden/>
              </w:rPr>
              <w:fldChar w:fldCharType="end"/>
            </w:r>
          </w:hyperlink>
        </w:p>
        <w:p w14:paraId="06E8B876" w14:textId="3B4DE214"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3" w:history="1">
            <w:r w:rsidRPr="00CD2DAE">
              <w:rPr>
                <w:rStyle w:val="Hyperlink"/>
                <w:noProof/>
              </w:rPr>
              <w:t>Applying: putting agentic AI to work</w:t>
            </w:r>
            <w:r>
              <w:rPr>
                <w:noProof/>
                <w:webHidden/>
              </w:rPr>
              <w:tab/>
            </w:r>
            <w:r>
              <w:rPr>
                <w:noProof/>
                <w:webHidden/>
              </w:rPr>
              <w:fldChar w:fldCharType="begin"/>
            </w:r>
            <w:r>
              <w:rPr>
                <w:noProof/>
                <w:webHidden/>
              </w:rPr>
              <w:instrText xml:space="preserve"> PAGEREF _Toc232351393 \h </w:instrText>
            </w:r>
            <w:r>
              <w:rPr>
                <w:noProof/>
                <w:webHidden/>
              </w:rPr>
            </w:r>
            <w:r>
              <w:rPr>
                <w:noProof/>
                <w:webHidden/>
              </w:rPr>
              <w:fldChar w:fldCharType="separate"/>
            </w:r>
            <w:r>
              <w:rPr>
                <w:noProof/>
                <w:webHidden/>
              </w:rPr>
              <w:t>71</w:t>
            </w:r>
            <w:r>
              <w:rPr>
                <w:noProof/>
                <w:webHidden/>
              </w:rPr>
              <w:fldChar w:fldCharType="end"/>
            </w:r>
          </w:hyperlink>
        </w:p>
        <w:p w14:paraId="28F9388C" w14:textId="77AD289E"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4" w:history="1">
            <w:r w:rsidRPr="00CD2DAE">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_Toc232351394 \h </w:instrText>
            </w:r>
            <w:r>
              <w:rPr>
                <w:noProof/>
                <w:webHidden/>
              </w:rPr>
            </w:r>
            <w:r>
              <w:rPr>
                <w:noProof/>
                <w:webHidden/>
              </w:rPr>
              <w:fldChar w:fldCharType="separate"/>
            </w:r>
            <w:r>
              <w:rPr>
                <w:noProof/>
                <w:webHidden/>
              </w:rPr>
              <w:t>72</w:t>
            </w:r>
            <w:r>
              <w:rPr>
                <w:noProof/>
                <w:webHidden/>
              </w:rPr>
              <w:fldChar w:fldCharType="end"/>
            </w:r>
          </w:hyperlink>
        </w:p>
        <w:p w14:paraId="3FBD0B14" w14:textId="7BFB16BE"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2" w:name="_Toc232351363"/>
      <w:r>
        <w:lastRenderedPageBreak/>
        <w:t>Executive Summary</w:t>
      </w:r>
      <w:bookmarkEnd w:id="2"/>
    </w:p>
    <w:p w14:paraId="2BEBB932" w14:textId="6E0E7F83" w:rsidR="00F54FB4" w:rsidRDefault="00000000" w:rsidP="00F54FB4">
      <w:commentRangeStart w:id="3"/>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BD09774" w:rsidR="00F54FB4" w:rsidRDefault="00F54FB4" w:rsidP="00F54FB4">
      <w:r>
        <w:t>This study proposes a model that combines 4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3"/>
      <w:r>
        <w:rPr>
          <w:rStyle w:val="CommentReference"/>
          <w:sz w:val="22"/>
          <w:szCs w:val="22"/>
        </w:rPr>
        <w:commentReference w:id="3"/>
      </w:r>
    </w:p>
    <w:p w14:paraId="19C68A4E" w14:textId="77777777" w:rsidR="00EB5DFF" w:rsidRDefault="00EB5DFF" w:rsidP="00EB5DFF">
      <w:pPr>
        <w:pStyle w:val="Heading1"/>
      </w:pPr>
      <w:bookmarkStart w:id="4" w:name="_Toc232351364"/>
      <w:r>
        <w:lastRenderedPageBreak/>
        <w:t xml:space="preserve">1.       </w:t>
      </w:r>
      <w:commentRangeStart w:id="5"/>
      <w:r>
        <w:t>Introduction</w:t>
      </w:r>
      <w:bookmarkEnd w:id="4"/>
      <w:commentRangeEnd w:id="5"/>
      <w:r>
        <w:rPr>
          <w:rStyle w:val="CommentReference"/>
          <w:sz w:val="22"/>
          <w:szCs w:val="22"/>
        </w:rPr>
        <w:commentReference w:id="5"/>
      </w:r>
    </w:p>
    <w:p w14:paraId="2B1E957D" w14:textId="77777777"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estimated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6"/>
      <w:r>
        <w:rPr>
          <w:lang w:val="en-US"/>
        </w:rPr>
        <w:t xml:space="preserve">innovations have led to </w:t>
      </w:r>
      <w:commentRangeStart w:id="7"/>
      <w:r>
        <w:rPr>
          <w:lang w:val="en-US"/>
        </w:rPr>
        <w:t>agentic</w:t>
      </w:r>
      <w:commentRangeEnd w:id="7"/>
      <w:r>
        <w:rPr>
          <w:rStyle w:val="CommentReference"/>
          <w:sz w:val="22"/>
          <w:szCs w:val="22"/>
          <w:lang w:val="en-US"/>
        </w:rPr>
        <w:commentReference w:id="7"/>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6"/>
      <w:r>
        <w:rPr>
          <w:rStyle w:val="CommentReference"/>
          <w:sz w:val="22"/>
          <w:szCs w:val="22"/>
          <w:lang w:val="en-US"/>
        </w:rPr>
        <w:commentReference w:id="6"/>
      </w:r>
    </w:p>
    <w:p w14:paraId="7AEAA5EE" w14:textId="2C471843" w:rsidR="00EB5DFF" w:rsidRDefault="00D85ACE" w:rsidP="007952B5">
      <w:commentRangeStart w:id="8"/>
      <w:r>
        <w:rPr>
          <w:lang w:val="en-US"/>
        </w:rPr>
        <w:t xml:space="preserve">These technological developments might enable marketers to leverage agentic AI for this large amount of daily tasks not yet affected by AI, which in turn might unlock the large productivity mentioned by Mayer et al (2025). However, the use of agentic AI in marketing remains largely empirically unexplored, and many researchers are calling for research on agentic AI within the marketing field (Kim, 2025) </w:t>
      </w:r>
      <w:commentRangeStart w:id="9"/>
      <w:r>
        <w:rPr>
          <w:lang w:val="en-US"/>
        </w:rPr>
        <w:t xml:space="preserve">or for research </w:t>
      </w:r>
      <w:r w:rsidR="006617DB">
        <w:rPr>
          <w:lang w:val="en-US"/>
        </w:rPr>
        <w:t xml:space="preserve">related to </w:t>
      </w:r>
      <w:r w:rsidR="00FC6DA3">
        <w:rPr>
          <w:lang w:val="en-US"/>
        </w:rPr>
        <w:t xml:space="preserve">the </w:t>
      </w:r>
      <w:r w:rsidR="00EB1ADF">
        <w:rPr>
          <w:lang w:val="en-US"/>
        </w:rPr>
        <w:t>broader field</w:t>
      </w:r>
      <w:r w:rsidR="00FC6DA3">
        <w:rPr>
          <w:lang w:val="en-US"/>
        </w:rPr>
        <w:t xml:space="preserve"> of </w:t>
      </w:r>
      <w:r w:rsidR="00FC6DA3">
        <w:rPr>
          <w:lang w:val="en-US"/>
        </w:rPr>
        <w:lastRenderedPageBreak/>
        <w:t xml:space="preserve">GenAI in marketing </w:t>
      </w:r>
      <w:r>
        <w:rPr>
          <w:lang w:val="en-US"/>
        </w:rPr>
        <w:t>(Mogaji &amp; Jain, 2024; Jain et al., 2024)</w:t>
      </w:r>
      <w:commentRangeEnd w:id="9"/>
      <w:r>
        <w:rPr>
          <w:rStyle w:val="CommentReference"/>
          <w:sz w:val="22"/>
          <w:szCs w:val="22"/>
          <w:lang w:val="en-US"/>
        </w:rPr>
        <w:commentReference w:id="9"/>
      </w:r>
      <w:r>
        <w:rPr>
          <w:lang w:val="en-US"/>
        </w:rPr>
        <w:t xml:space="preserve">. </w:t>
      </w:r>
      <w:commentRangeEnd w:id="8"/>
      <w:r>
        <w:rPr>
          <w:rStyle w:val="CommentReference"/>
          <w:sz w:val="22"/>
          <w:szCs w:val="22"/>
          <w:lang w:val="en-US"/>
        </w:rPr>
        <w:commentReference w:id="8"/>
      </w:r>
      <w:r>
        <w:rPr>
          <w:lang w:val="en-US"/>
        </w:rPr>
        <w:t xml:space="preserve">Kim (2025) notes that the transformational shift that agentic AI brings requires a serious response from the research community. </w:t>
      </w:r>
      <w:commentRangeStart w:id="10"/>
      <w:commentRangeStart w:id="11"/>
      <w:commentRangeStart w:id="12"/>
      <w:commentRangeStart w:id="13"/>
      <w:commentRangeStart w:id="14"/>
      <w:r>
        <w:rPr>
          <w:lang w:val="en-US"/>
        </w:rPr>
        <w:t>This study therefore explores the question</w:t>
      </w:r>
      <w:r>
        <w:rPr>
          <w:i/>
          <w:iCs/>
          <w:lang w:val="en-US"/>
        </w:rPr>
        <w:t xml:space="preserve"> </w:t>
      </w:r>
      <w:r>
        <w:rPr>
          <w:lang w:val="en-US"/>
        </w:rPr>
        <w:t xml:space="preserve">“How do marketing managers create value with agentic </w:t>
      </w:r>
      <w:commentRangeStart w:id="15"/>
      <w:commentRangeStart w:id="16"/>
      <w:commentRangeStart w:id="17"/>
      <w:r>
        <w:rPr>
          <w:lang w:val="en-US"/>
        </w:rPr>
        <w:t>AI</w:t>
      </w:r>
      <w:commentRangeEnd w:id="15"/>
      <w:r>
        <w:rPr>
          <w:rStyle w:val="CommentReference"/>
          <w:sz w:val="22"/>
          <w:szCs w:val="22"/>
          <w:lang w:val="en-US"/>
        </w:rPr>
        <w:commentReference w:id="15"/>
      </w:r>
      <w:commentRangeEnd w:id="16"/>
      <w:r>
        <w:rPr>
          <w:rStyle w:val="CommentReference"/>
          <w:sz w:val="22"/>
          <w:szCs w:val="22"/>
          <w:lang w:val="en-US"/>
        </w:rPr>
        <w:commentReference w:id="16"/>
      </w:r>
      <w:commentRangeEnd w:id="17"/>
      <w:r>
        <w:rPr>
          <w:rStyle w:val="CommentReference"/>
          <w:sz w:val="22"/>
          <w:szCs w:val="22"/>
          <w:lang w:val="en-US"/>
        </w:rPr>
        <w:commentReference w:id="17"/>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4"/>
      <w:r>
        <w:rPr>
          <w:rStyle w:val="CommentReference"/>
          <w:sz w:val="22"/>
          <w:szCs w:val="22"/>
        </w:rPr>
        <w:commentReference w:id="14"/>
      </w:r>
      <w:commentRangeEnd w:id="11"/>
      <w:r>
        <w:rPr>
          <w:rStyle w:val="CommentReference"/>
          <w:sz w:val="22"/>
          <w:szCs w:val="22"/>
        </w:rPr>
        <w:commentReference w:id="11"/>
      </w:r>
      <w:commentRangeEnd w:id="12"/>
      <w:r>
        <w:rPr>
          <w:rStyle w:val="CommentReference"/>
          <w:sz w:val="22"/>
          <w:szCs w:val="22"/>
        </w:rPr>
        <w:commentReference w:id="12"/>
      </w:r>
      <w:commentRangeEnd w:id="13"/>
      <w:r>
        <w:rPr>
          <w:rStyle w:val="CommentReference"/>
          <w:sz w:val="22"/>
          <w:szCs w:val="22"/>
        </w:rPr>
        <w:commentReference w:id="13"/>
      </w:r>
      <w:commentRangeEnd w:id="10"/>
      <w:r>
        <w:rPr>
          <w:rStyle w:val="CommentReference"/>
          <w:sz w:val="22"/>
          <w:szCs w:val="22"/>
        </w:rPr>
        <w:commentReference w:id="10"/>
      </w:r>
    </w:p>
    <w:p w14:paraId="26CF6CD5" w14:textId="140BA85D" w:rsidR="00382F5C" w:rsidRPr="00382F5C" w:rsidRDefault="00EB5DFF" w:rsidP="00382F5C">
      <w:pPr>
        <w:numPr>
          <w:ilvl w:val="0"/>
          <w:numId w:val="3"/>
        </w:numPr>
      </w:pPr>
      <w:r>
        <w:rPr>
          <w:lang w:val="en-US"/>
        </w:rPr>
        <w:t>How do marketing manager</w:t>
      </w:r>
      <w:commentRangeStart w:id="18"/>
      <w:commentRangeStart w:id="19"/>
      <w:r>
        <w:rPr>
          <w:lang w:val="en-US"/>
        </w:rPr>
        <w:t>s identify and translate agentic</w:t>
      </w:r>
      <w:commentRangeEnd w:id="18"/>
      <w:r>
        <w:rPr>
          <w:rStyle w:val="CommentReference"/>
          <w:sz w:val="22"/>
          <w:szCs w:val="22"/>
          <w:lang w:val="en-US"/>
        </w:rPr>
        <w:commentReference w:id="18"/>
      </w:r>
      <w:commentRangeEnd w:id="19"/>
      <w:r>
        <w:rPr>
          <w:rStyle w:val="CommentReference"/>
          <w:sz w:val="22"/>
          <w:szCs w:val="22"/>
          <w:lang w:val="en-US"/>
        </w:rPr>
        <w:commentReference w:id="19"/>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0"/>
      <w:commentRangeStart w:id="21"/>
      <w:commentRangeStart w:id="22"/>
      <w:r>
        <w:rPr>
          <w:lang w:val="en-US"/>
        </w:rPr>
        <w:t>AI</w:t>
      </w:r>
      <w:commentRangeEnd w:id="20"/>
      <w:r>
        <w:rPr>
          <w:rStyle w:val="CommentReference"/>
          <w:sz w:val="22"/>
          <w:szCs w:val="22"/>
          <w:lang w:val="en-US"/>
        </w:rPr>
        <w:commentReference w:id="20"/>
      </w:r>
      <w:commentRangeEnd w:id="21"/>
      <w:r>
        <w:rPr>
          <w:rStyle w:val="CommentReference"/>
          <w:sz w:val="22"/>
          <w:szCs w:val="22"/>
          <w:lang w:val="en-US"/>
        </w:rPr>
        <w:commentReference w:id="21"/>
      </w:r>
      <w:commentRangeEnd w:id="22"/>
      <w:r>
        <w:rPr>
          <w:rStyle w:val="CommentReference"/>
          <w:sz w:val="22"/>
          <w:szCs w:val="22"/>
          <w:lang w:val="en-US"/>
        </w:rPr>
        <w:commentReference w:id="22"/>
      </w:r>
      <w:r>
        <w:rPr>
          <w:lang w:val="en-US"/>
        </w:rPr>
        <w:t>?</w:t>
      </w:r>
    </w:p>
    <w:p w14:paraId="62AF4745" w14:textId="3C51F99B" w:rsidR="00B244A6" w:rsidRDefault="00C9647C" w:rsidP="00EB5DFF">
      <w:commentRangeStart w:id="23"/>
      <w:commentRangeStart w:id="24"/>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4"/>
      <w:r>
        <w:rPr>
          <w:rStyle w:val="CommentReference"/>
          <w:sz w:val="22"/>
          <w:szCs w:val="22"/>
        </w:rPr>
        <w:commentReference w:id="24"/>
      </w:r>
      <w:commentRangeEnd w:id="23"/>
      <w:r>
        <w:rPr>
          <w:rStyle w:val="CommentReference"/>
          <w:sz w:val="22"/>
          <w:szCs w:val="22"/>
        </w:rPr>
        <w:commentReference w:id="23"/>
      </w:r>
    </w:p>
    <w:p w14:paraId="74135305" w14:textId="181316E3" w:rsidR="00B244A6" w:rsidRDefault="00B244A6" w:rsidP="00EB5DFF">
      <w:commentRangeStart w:id="25"/>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5"/>
      <w:r>
        <w:rPr>
          <w:rStyle w:val="CommentReference"/>
          <w:sz w:val="22"/>
          <w:szCs w:val="22"/>
        </w:rPr>
        <w:commentReference w:id="25"/>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6"/>
      <w:r>
        <w:t>, Appendix B provides a practical checklist that managers might apply to audit their organizational readiness and shape their agentic AI initiatives</w:t>
      </w:r>
      <w:commentRangeEnd w:id="26"/>
      <w:r w:rsidR="00693C03">
        <w:rPr>
          <w:rStyle w:val="CommentReference"/>
          <w:sz w:val="22"/>
          <w:szCs w:val="22"/>
        </w:rPr>
        <w:commentReference w:id="26"/>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7"/>
      <w:commentRangeStart w:id="28"/>
      <w:r>
        <w:rPr>
          <w:lang w:val="en-US"/>
        </w:rPr>
        <w:t>practical implications are derived</w:t>
      </w:r>
      <w:commentRangeEnd w:id="27"/>
      <w:r>
        <w:rPr>
          <w:rStyle w:val="CommentReference"/>
          <w:sz w:val="22"/>
          <w:szCs w:val="22"/>
          <w:lang w:val="en-US"/>
        </w:rPr>
        <w:commentReference w:id="27"/>
      </w:r>
      <w:commentRangeEnd w:id="28"/>
      <w:r>
        <w:rPr>
          <w:rStyle w:val="CommentReference"/>
          <w:sz w:val="22"/>
          <w:szCs w:val="22"/>
          <w:lang w:val="en-US"/>
        </w:rPr>
        <w:commentReference w:id="28"/>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29" w:name="_Toc232351365"/>
      <w:r>
        <w:lastRenderedPageBreak/>
        <w:t xml:space="preserve">2. </w:t>
      </w:r>
      <w:r>
        <w:tab/>
        <w:t xml:space="preserve">Literature </w:t>
      </w:r>
      <w:r w:rsidR="00B849DD">
        <w:t>r</w:t>
      </w:r>
      <w:r>
        <w:t>eview</w:t>
      </w:r>
      <w:bookmarkEnd w:id="29"/>
    </w:p>
    <w:p w14:paraId="01B5B251" w14:textId="77777777" w:rsidR="00EB5DFF" w:rsidRPr="00C01920" w:rsidRDefault="00EB5DFF" w:rsidP="00EB5DFF">
      <w:pPr>
        <w:pStyle w:val="Heading2"/>
        <w:rPr>
          <w:b w:val="0"/>
          <w:bCs w:val="0"/>
          <w:i/>
          <w:iCs/>
        </w:rPr>
      </w:pPr>
      <w:bookmarkStart w:id="30" w:name="_Toc232351366"/>
      <w:r>
        <w:t xml:space="preserve">2.1. </w:t>
      </w:r>
      <w:r>
        <w:tab/>
        <w:t>The historical development of AI</w:t>
      </w:r>
      <w:bookmarkEnd w:id="30"/>
    </w:p>
    <w:p w14:paraId="32867789" w14:textId="4E9BEFF9" w:rsidR="00EB5DFF" w:rsidRDefault="00EB5DFF" w:rsidP="00EB5DFF">
      <w:r>
        <w:rPr>
          <w:lang w:val="en-US"/>
        </w:rPr>
        <w:t xml:space="preserve">The term Artificial Intelligence (AI) has been around since the 1950s to describe “intelligent </w:t>
      </w:r>
      <w:commentRangeStart w:id="31"/>
      <w:r>
        <w:rPr>
          <w:lang w:val="en-US"/>
        </w:rPr>
        <w:t>machines</w:t>
      </w:r>
      <w:commentRangeEnd w:id="31"/>
      <w:r>
        <w:rPr>
          <w:rStyle w:val="CommentReference"/>
          <w:sz w:val="22"/>
          <w:szCs w:val="22"/>
          <w:lang w:val="en-US"/>
        </w:rPr>
        <w:commentReference w:id="31"/>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2"/>
      <w:r>
        <w:rPr>
          <w:lang w:val="en-US"/>
        </w:rPr>
        <w:t>.</w:t>
      </w:r>
      <w:commentRangeEnd w:id="32"/>
      <w:r>
        <w:rPr>
          <w:rStyle w:val="CommentReference"/>
          <w:sz w:val="22"/>
          <w:szCs w:val="22"/>
        </w:rPr>
        <w:commentReference w:id="32"/>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3"/>
      <w:r>
        <w:rPr>
          <w:lang w:val="en-US"/>
        </w:rPr>
        <w:t>qualification</w:t>
      </w:r>
      <w:commentRangeEnd w:id="33"/>
      <w:r>
        <w:rPr>
          <w:rStyle w:val="CommentReference"/>
          <w:sz w:val="22"/>
          <w:szCs w:val="22"/>
          <w:lang w:val="en-US"/>
        </w:rPr>
        <w:commentReference w:id="33"/>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4"/>
      <w:commentRangeStart w:id="35"/>
      <w:commentRangeStart w:id="36"/>
      <w:r>
        <w:rPr>
          <w:lang w:val="en-US"/>
        </w:rPr>
        <w:t>2022</w:t>
      </w:r>
      <w:commentRangeEnd w:id="34"/>
      <w:r>
        <w:rPr>
          <w:rStyle w:val="CommentReference"/>
          <w:sz w:val="22"/>
          <w:szCs w:val="22"/>
          <w:lang w:val="en-US"/>
        </w:rPr>
        <w:commentReference w:id="34"/>
      </w:r>
      <w:commentRangeEnd w:id="35"/>
      <w:r>
        <w:rPr>
          <w:rStyle w:val="CommentReference"/>
          <w:sz w:val="22"/>
          <w:szCs w:val="22"/>
          <w:lang w:val="en-US"/>
        </w:rPr>
        <w:commentReference w:id="35"/>
      </w:r>
      <w:commentRangeEnd w:id="36"/>
      <w:r>
        <w:rPr>
          <w:rStyle w:val="CommentReference"/>
          <w:sz w:val="22"/>
          <w:szCs w:val="22"/>
          <w:lang w:val="en-US"/>
        </w:rPr>
        <w:commentReference w:id="36"/>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7"/>
      <w:r>
        <w:t>layers</w:t>
      </w:r>
      <w:commentRangeEnd w:id="37"/>
      <w:r>
        <w:rPr>
          <w:rStyle w:val="CommentReference"/>
          <w:sz w:val="22"/>
          <w:szCs w:val="22"/>
        </w:rPr>
        <w:commentReference w:id="37"/>
      </w:r>
      <w:r>
        <w:t xml:space="preserve"> (</w:t>
      </w:r>
      <w:r>
        <w:rPr>
          <w:highlight w:val="white"/>
          <w:lang w:val="en-US"/>
        </w:rPr>
        <w:t>LeCun</w:t>
      </w:r>
      <w:r>
        <w:rPr>
          <w:lang w:val="en-US"/>
        </w:rPr>
        <w:t xml:space="preserve"> et al., 2015)</w:t>
      </w:r>
      <w:r>
        <w:t>. This approach became more prevalent after A</w:t>
      </w:r>
      <w:commentRangeStart w:id="38"/>
      <w:r>
        <w:t xml:space="preserve">lexNet, </w:t>
      </w:r>
      <w:commentRangeEnd w:id="38"/>
      <w:r>
        <w:rPr>
          <w:rStyle w:val="CommentReference"/>
          <w:sz w:val="22"/>
          <w:szCs w:val="22"/>
        </w:rPr>
        <w:commentReference w:id="38"/>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39"/>
      <w:r>
        <w:t>chatbots</w:t>
      </w:r>
      <w:commentRangeEnd w:id="39"/>
      <w:r>
        <w:rPr>
          <w:rStyle w:val="CommentReference"/>
          <w:sz w:val="22"/>
          <w:szCs w:val="22"/>
        </w:rPr>
        <w:commentReference w:id="39"/>
      </w:r>
      <w:r>
        <w:t xml:space="preserve">. After </w:t>
      </w:r>
      <w:commentRangeStart w:id="40"/>
      <w:commentRangeStart w:id="41"/>
      <w:commentRangeStart w:id="42"/>
      <w:commentRangeStart w:id="43"/>
      <w:r>
        <w:t>word2vec</w:t>
      </w:r>
      <w:commentRangeEnd w:id="40"/>
      <w:r>
        <w:rPr>
          <w:rStyle w:val="CommentReference"/>
          <w:sz w:val="22"/>
          <w:szCs w:val="22"/>
        </w:rPr>
        <w:commentReference w:id="40"/>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4"/>
      <w:r>
        <w:t xml:space="preserve"> </w:t>
      </w:r>
      <w:commentRangeEnd w:id="44"/>
      <w:r>
        <w:rPr>
          <w:rStyle w:val="CommentReference"/>
          <w:sz w:val="22"/>
          <w:szCs w:val="22"/>
        </w:rPr>
        <w:commentReference w:id="44"/>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5"/>
      <w:commentRangeStart w:id="46"/>
      <w:r>
        <w:rPr>
          <w:lang w:val="en-US"/>
        </w:rPr>
        <w:t>2018</w:t>
      </w:r>
      <w:commentRangeEnd w:id="46"/>
      <w:r>
        <w:rPr>
          <w:rStyle w:val="CommentReference"/>
          <w:sz w:val="22"/>
          <w:szCs w:val="22"/>
          <w:lang w:val="en-US"/>
        </w:rPr>
        <w:commentReference w:id="46"/>
      </w:r>
      <w:commentRangeEnd w:id="45"/>
      <w:r>
        <w:rPr>
          <w:rStyle w:val="CommentReference"/>
          <w:sz w:val="22"/>
          <w:szCs w:val="22"/>
          <w:lang w:val="en-US"/>
        </w:rPr>
        <w:commentReference w:id="45"/>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7"/>
      <w:r>
        <w:rPr>
          <w:lang w:val="en-US"/>
        </w:rPr>
        <w:t>models</w:t>
      </w:r>
      <w:commentRangeEnd w:id="47"/>
      <w:r>
        <w:rPr>
          <w:rStyle w:val="CommentReference"/>
          <w:sz w:val="22"/>
          <w:szCs w:val="22"/>
          <w:lang w:val="en-US"/>
        </w:rPr>
        <w:commentReference w:id="47"/>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8"/>
      <w:r>
        <w:rPr>
          <w:highlight w:val="white"/>
          <w:lang w:val="en-US"/>
        </w:rPr>
        <w:t>2024</w:t>
      </w:r>
      <w:commentRangeEnd w:id="48"/>
      <w:r>
        <w:rPr>
          <w:rStyle w:val="CommentReference"/>
          <w:sz w:val="22"/>
          <w:szCs w:val="22"/>
          <w:highlight w:val="white"/>
          <w:lang w:val="en-US"/>
        </w:rPr>
        <w:commentReference w:id="48"/>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9"/>
      <w:r>
        <w:t xml:space="preserve">text </w:t>
      </w:r>
      <w:commentRangeEnd w:id="49"/>
      <w:r>
        <w:rPr>
          <w:rStyle w:val="CommentReference"/>
          <w:sz w:val="22"/>
          <w:szCs w:val="22"/>
        </w:rPr>
        <w:commentReference w:id="49"/>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77777777"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0"/>
      <w:r>
        <w:rPr>
          <w:lang w:val="en-US"/>
        </w:rPr>
        <w:t>2025</w:t>
      </w:r>
      <w:commentRangeEnd w:id="50"/>
      <w:r>
        <w:rPr>
          <w:rStyle w:val="CommentReference"/>
          <w:sz w:val="22"/>
          <w:szCs w:val="22"/>
          <w:lang w:val="en-US"/>
        </w:rPr>
        <w:commentReference w:id="50"/>
      </w:r>
      <w:r>
        <w:rPr>
          <w:lang w:val="en-US"/>
        </w:rPr>
        <w:t xml:space="preserve">). </w:t>
      </w:r>
    </w:p>
    <w:p w14:paraId="605550CE" w14:textId="1A6FED8E" w:rsidR="00EB5DFF" w:rsidRPr="00C95CAE" w:rsidRDefault="00EB5DFF" w:rsidP="00EB5DFF">
      <w:pPr>
        <w:rPr>
          <w:lang w:val="en-US"/>
        </w:rPr>
      </w:pPr>
      <w:bookmarkStart w:id="51" w:name="OLE_LINK20"/>
      <w:r>
        <w:rPr>
          <w:lang w:val="en-US"/>
        </w:rPr>
        <w:t xml:space="preserve">Vaid et al (2025) </w:t>
      </w:r>
      <w:bookmarkEnd w:id="51"/>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2"/>
      <w:r>
        <w:rPr>
          <w:lang w:val="en-US"/>
        </w:rPr>
        <w:t>2020</w:t>
      </w:r>
      <w:commentRangeEnd w:id="52"/>
      <w:r>
        <w:rPr>
          <w:rStyle w:val="CommentReference"/>
          <w:sz w:val="22"/>
          <w:szCs w:val="22"/>
          <w:lang w:val="en-US"/>
        </w:rPr>
        <w:commentReference w:id="52"/>
      </w:r>
      <w:r>
        <w:rPr>
          <w:lang w:val="en-US"/>
        </w:rPr>
        <w:t xml:space="preserve">). RAG supplements a model’s input with relevant text retrieved from external knowledge sources (Lewis et al., </w:t>
      </w:r>
      <w:commentRangeStart w:id="53"/>
      <w:r>
        <w:rPr>
          <w:lang w:val="en-US"/>
        </w:rPr>
        <w:t>2020</w:t>
      </w:r>
      <w:commentRangeEnd w:id="53"/>
      <w:r>
        <w:rPr>
          <w:rStyle w:val="CommentReference"/>
          <w:sz w:val="22"/>
          <w:szCs w:val="22"/>
          <w:lang w:val="en-US"/>
        </w:rPr>
        <w:commentReference w:id="53"/>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4"/>
      <w:r>
        <w:rPr>
          <w:lang w:val="en-US"/>
        </w:rPr>
        <w:t xml:space="preserve"> ability to act was a vital next step in the</w:t>
      </w:r>
      <w:commentRangeStart w:id="55"/>
      <w:r>
        <w:rPr>
          <w:lang w:val="en-US"/>
        </w:rPr>
        <w:t xml:space="preserve"> development of agentic AI. </w:t>
      </w:r>
      <w:commentRangeEnd w:id="55"/>
      <w:r>
        <w:rPr>
          <w:rStyle w:val="CommentReference"/>
          <w:sz w:val="22"/>
          <w:szCs w:val="22"/>
          <w:lang w:val="en-US"/>
        </w:rPr>
        <w:commentReference w:id="55"/>
      </w:r>
      <w:r>
        <w:rPr>
          <w:lang w:val="en-US"/>
        </w:rPr>
        <w:t xml:space="preserve">A key conceptual step was the </w:t>
      </w:r>
      <w:commentRangeStart w:id="56"/>
      <w:r>
        <w:rPr>
          <w:lang w:val="en-US"/>
        </w:rPr>
        <w:t>ReAct</w:t>
      </w:r>
      <w:commentRangeEnd w:id="56"/>
      <w:r>
        <w:rPr>
          <w:rStyle w:val="CommentReference"/>
          <w:sz w:val="22"/>
          <w:szCs w:val="22"/>
          <w:lang w:val="en-US"/>
        </w:rPr>
        <w:commentReference w:id="56"/>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4"/>
      <w:r>
        <w:rPr>
          <w:rStyle w:val="CommentReference"/>
          <w:sz w:val="22"/>
          <w:szCs w:val="22"/>
        </w:rPr>
        <w:commentReference w:id="54"/>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7"/>
      <w:r>
        <w:rPr>
          <w:lang w:val="en-US"/>
        </w:rPr>
        <w:t xml:space="preserve"> AI agents. </w:t>
      </w:r>
      <w:commentRangeEnd w:id="57"/>
      <w:r>
        <w:rPr>
          <w:rStyle w:val="CommentReference"/>
          <w:sz w:val="22"/>
          <w:szCs w:val="22"/>
          <w:lang w:val="en-US"/>
        </w:rPr>
        <w:commentReference w:id="57"/>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8"/>
      <w:r>
        <w:rPr>
          <w:lang w:val="en-US"/>
        </w:rPr>
        <w:t>software</w:t>
      </w:r>
      <w:commentRangeEnd w:id="58"/>
      <w:r>
        <w:rPr>
          <w:rStyle w:val="CommentReference"/>
          <w:sz w:val="22"/>
          <w:szCs w:val="22"/>
          <w:lang w:val="en-US"/>
        </w:rPr>
        <w:commentReference w:id="58"/>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59"/>
      <w:r>
        <w:rPr>
          <w:i/>
          <w:iCs/>
          <w:lang w:val="en-US"/>
        </w:rPr>
        <w:t>calling</w:t>
      </w:r>
      <w:commentRangeEnd w:id="59"/>
      <w:r>
        <w:rPr>
          <w:rStyle w:val="CommentReference"/>
          <w:sz w:val="22"/>
          <w:szCs w:val="22"/>
          <w:lang w:val="en-US"/>
        </w:rPr>
        <w:commentReference w:id="59"/>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0"/>
      <w:r>
        <w:t xml:space="preserve"> </w:t>
      </w:r>
      <w:commentRangeEnd w:id="60"/>
      <w:r>
        <w:rPr>
          <w:rStyle w:val="CommentReference"/>
          <w:sz w:val="22"/>
          <w:szCs w:val="22"/>
        </w:rPr>
        <w:commentReference w:id="60"/>
      </w:r>
      <w:r>
        <w:t xml:space="preserve">systems, and the like (Hughes et al., </w:t>
      </w:r>
      <w:commentRangeStart w:id="61"/>
      <w:r>
        <w:lastRenderedPageBreak/>
        <w:t>2025</w:t>
      </w:r>
      <w:commentRangeEnd w:id="61"/>
      <w:r>
        <w:rPr>
          <w:rStyle w:val="CommentReference"/>
          <w:sz w:val="22"/>
          <w:szCs w:val="22"/>
        </w:rPr>
        <w:commentReference w:id="61"/>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2" w:name="_Toc232351367"/>
      <w:r>
        <w:rPr>
          <w:lang w:val="en-US"/>
        </w:rPr>
        <w:t>2.2.</w:t>
      </w:r>
      <w:r>
        <w:tab/>
      </w:r>
      <w:commentRangeStart w:id="63"/>
      <w:commentRangeStart w:id="64"/>
      <w:r>
        <w:rPr>
          <w:lang w:val="en-US"/>
        </w:rPr>
        <w:t>On Agentic AI</w:t>
      </w:r>
      <w:bookmarkEnd w:id="62"/>
      <w:commentRangeEnd w:id="63"/>
      <w:r>
        <w:rPr>
          <w:rStyle w:val="CommentReference"/>
          <w:sz w:val="22"/>
          <w:szCs w:val="22"/>
        </w:rPr>
        <w:commentReference w:id="63"/>
      </w:r>
      <w:commentRangeEnd w:id="64"/>
      <w:r>
        <w:rPr>
          <w:rStyle w:val="CommentReference"/>
          <w:sz w:val="22"/>
          <w:szCs w:val="22"/>
        </w:rPr>
        <w:commentReference w:id="64"/>
      </w:r>
    </w:p>
    <w:p w14:paraId="5C0E48B8" w14:textId="284716DC"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5"/>
      <w:r>
        <w:rPr>
          <w:highlight w:val="white"/>
          <w:lang w:val="en-US"/>
        </w:rPr>
        <w:t>interprets</w:t>
      </w:r>
      <w:commentRangeEnd w:id="65"/>
      <w:r>
        <w:rPr>
          <w:rStyle w:val="CommentReference"/>
          <w:sz w:val="22"/>
          <w:szCs w:val="22"/>
          <w:highlight w:val="white"/>
          <w:lang w:val="en-US"/>
        </w:rPr>
        <w:commentReference w:id="65"/>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6"/>
      <w:r>
        <w:rPr>
          <w:lang w:val="en-US"/>
        </w:rPr>
        <w:t>In this research, the definition from Moralles et al. (2026) is followed, which has been simplified in communications with interviewees to two key points</w:t>
      </w:r>
      <w:commentRangeStart w:id="67"/>
      <w:commentRangeStart w:id="68"/>
      <w:r>
        <w:rPr>
          <w:lang w:val="en-US"/>
        </w:rPr>
        <w:t>:</w:t>
      </w:r>
      <w:commentRangeEnd w:id="67"/>
      <w:r>
        <w:rPr>
          <w:rStyle w:val="CommentReference"/>
          <w:sz w:val="22"/>
          <w:szCs w:val="22"/>
          <w:lang w:val="en-US"/>
        </w:rPr>
        <w:commentReference w:id="67"/>
      </w:r>
      <w:commentRangeEnd w:id="68"/>
      <w:r>
        <w:rPr>
          <w:rStyle w:val="CommentReference"/>
          <w:sz w:val="22"/>
          <w:szCs w:val="22"/>
          <w:lang w:val="en-US"/>
        </w:rPr>
        <w:commentReference w:id="68"/>
      </w:r>
      <w:r>
        <w:rPr>
          <w:lang w:val="en-US"/>
        </w:rPr>
        <w:t xml:space="preserve"> 1. The ability to act and 2. the ability to take steps in pursuit of an objective. </w:t>
      </w:r>
      <w:commentRangeEnd w:id="66"/>
      <w:r>
        <w:rPr>
          <w:rStyle w:val="CommentReference"/>
          <w:i/>
          <w:iCs/>
          <w:sz w:val="22"/>
          <w:szCs w:val="22"/>
          <w:lang w:val="en-US"/>
        </w:rPr>
        <w:commentReference w:id="66"/>
      </w:r>
    </w:p>
    <w:p w14:paraId="24C6BC03" w14:textId="7E8F522F" w:rsidR="00EB5DFF" w:rsidRDefault="00EB5DFF" w:rsidP="00EB5DFF">
      <w:commentRangeStart w:id="70"/>
      <w:commentRangeStart w:id="71"/>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0"/>
      <w:r>
        <w:rPr>
          <w:rStyle w:val="CommentReference"/>
          <w:sz w:val="22"/>
          <w:szCs w:val="22"/>
          <w:lang w:val="en-US"/>
        </w:rPr>
        <w:commentReference w:id="70"/>
      </w:r>
      <w:commentRangeEnd w:id="71"/>
      <w:r>
        <w:rPr>
          <w:rStyle w:val="CommentReference"/>
          <w:sz w:val="22"/>
          <w:szCs w:val="22"/>
          <w:lang w:val="en-US"/>
        </w:rPr>
        <w:commentReference w:id="71"/>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2"/>
      <w:r>
        <w:rPr>
          <w:lang w:val="en-US"/>
        </w:rPr>
        <w:t>how marketing managers create value with agentic systems beyond content generation.</w:t>
      </w:r>
      <w:commentRangeEnd w:id="72"/>
      <w:r>
        <w:rPr>
          <w:rStyle w:val="CommentReference"/>
          <w:sz w:val="22"/>
          <w:szCs w:val="22"/>
        </w:rPr>
        <w:commentReference w:id="72"/>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59CB233B"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3" w:name="_Toc232351368"/>
      <w:r>
        <w:rPr>
          <w:lang w:val="en-US"/>
        </w:rPr>
        <w:t>2.3.</w:t>
      </w:r>
      <w:r>
        <w:tab/>
      </w:r>
      <w:r>
        <w:rPr>
          <w:lang w:val="en-US"/>
        </w:rPr>
        <w:t>Value theory and value creation with agentic AI</w:t>
      </w:r>
      <w:bookmarkEnd w:id="73"/>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4"/>
      <w:r>
        <w:rPr>
          <w:lang w:val="en-US"/>
        </w:rPr>
        <w:t>Marketing</w:t>
      </w:r>
      <w:commentRangeEnd w:id="74"/>
      <w:r>
        <w:rPr>
          <w:rStyle w:val="CommentReference"/>
          <w:sz w:val="22"/>
          <w:szCs w:val="22"/>
          <w:lang w:val="en-US"/>
        </w:rPr>
        <w:commentReference w:id="74"/>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8DE2683"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effort”. Other categories address different kinds of needs; for example, the “emotional” category </w:t>
      </w:r>
      <w:r>
        <w:rPr>
          <w:lang w:val="en-US"/>
        </w:rPr>
        <w:lastRenderedPageBreak/>
        <w:t>contains “entertainment” and the “life changing” category contains “self-actualization” (Woodside et al., 2008).</w:t>
      </w:r>
    </w:p>
    <w:p w14:paraId="0742DEFE" w14:textId="6079CB4C" w:rsidR="00EB5DFF" w:rsidRDefault="00EB5DFF" w:rsidP="00EB5DFF">
      <w:bookmarkStart w:id="75"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6" w:name="OLE_LINK10"/>
    </w:p>
    <w:p w14:paraId="36A29710" w14:textId="77777777" w:rsidR="00EB5DFF" w:rsidRPr="00234300" w:rsidRDefault="00EB5DFF" w:rsidP="00EB5DFF">
      <w:pPr>
        <w:pStyle w:val="Heading2"/>
      </w:pPr>
      <w:bookmarkStart w:id="77" w:name="_Toc232351369"/>
      <w:bookmarkEnd w:id="75"/>
      <w:commentRangeStart w:id="78"/>
      <w:r>
        <w:rPr>
          <w:lang w:val="en-US"/>
        </w:rPr>
        <w:t>2.4.</w:t>
      </w:r>
      <w:r>
        <w:tab/>
      </w:r>
      <w:r>
        <w:rPr>
          <w:lang w:val="en-US"/>
        </w:rPr>
        <w:t>Learnings from earlier waves of digital transformation</w:t>
      </w:r>
      <w:bookmarkEnd w:id="77"/>
      <w:commentRangeEnd w:id="78"/>
      <w:r w:rsidRPr="00234300">
        <w:rPr>
          <w:rStyle w:val="CommentReference"/>
          <w:sz w:val="22"/>
          <w:szCs w:val="22"/>
        </w:rPr>
        <w:commentReference w:id="78"/>
      </w:r>
    </w:p>
    <w:p w14:paraId="168A1F26" w14:textId="6CC96F7F" w:rsidR="00EB5DFF" w:rsidRPr="00234300" w:rsidRDefault="00EB5DFF" w:rsidP="00EB5DFF">
      <w:pPr>
        <w:rPr>
          <w:lang w:val="en-US"/>
        </w:rPr>
      </w:pPr>
      <w:bookmarkStart w:id="79" w:name="OLE_LINK12"/>
      <w:bookmarkEnd w:id="76"/>
      <w:r>
        <w:t>Vidal et al. (</w:t>
      </w:r>
      <w:r>
        <w:rPr>
          <w:lang w:val="en-US"/>
        </w:rPr>
        <w:t xml:space="preserve">2022) </w:t>
      </w:r>
      <w:r w:rsidR="004346BF">
        <w:rPr>
          <w:lang w:val="en-US"/>
        </w:rPr>
        <w:t>describe</w:t>
      </w:r>
      <w:r>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259619A7"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33F7BFA" w:rsidR="00EB5DFF" w:rsidRDefault="00EB5DFF" w:rsidP="00EB5DFF">
      <w:pPr>
        <w:rPr>
          <w:lang w:val="en-US"/>
        </w:rPr>
      </w:pPr>
      <w:r>
        <w:t>Vidal et al. (</w:t>
      </w:r>
      <w:r>
        <w:rPr>
          <w:lang w:val="en-US"/>
        </w:rPr>
        <w:t>2022) describe digital transformation from the managerial perspective. While focusing mainly on technical roles, Vidal et al. (2022) highlight the importance of management during digital transformations, noting its role in driving business change, managing technical talent, and prioritizing learning.</w:t>
      </w:r>
    </w:p>
    <w:p w14:paraId="3D3A0507" w14:textId="77777777" w:rsidR="00EB5DFF" w:rsidRPr="00234300" w:rsidRDefault="00EB5DFF" w:rsidP="00EB5DFF">
      <w:pPr>
        <w:rPr>
          <w:lang w:val="en-US"/>
        </w:rPr>
      </w:pPr>
      <w:r>
        <w:rPr>
          <w:lang w:val="en-US"/>
        </w:rPr>
        <w:lastRenderedPageBreak/>
        <w:t xml:space="preserve">Gebauer et al. (2020) describe a concerning pattern which he calls the digitalization paradox; this pattern notes that while companies often invest significantly in digital transformation, they often do not yield the expected returns. Gebauer et al. (2020) notes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0" w:name="_Toc232351370"/>
      <w:bookmarkEnd w:id="79"/>
      <w:r>
        <w:rPr>
          <w:color w:val="auto"/>
        </w:rPr>
        <w:t>2.5. Synthesis: sensitizing concepts for the empirical study</w:t>
      </w:r>
      <w:bookmarkEnd w:id="80"/>
    </w:p>
    <w:p w14:paraId="2342F400" w14:textId="77777777" w:rsidR="00EB5DFF" w:rsidRDefault="00EB5DFF" w:rsidP="00EB5DFF">
      <w:r>
        <w:rPr>
          <w:lang w:val="en-US"/>
        </w:rPr>
        <w:t>The literature reviewed above suggests that agentic AI in marketing should be examined within the context that it operates in,</w:t>
      </w:r>
      <w:commentRangeStart w:id="81"/>
      <w:r>
        <w:rPr>
          <w:lang w:val="en-US"/>
        </w:rPr>
        <w:t xml:space="preserve"> </w:t>
      </w:r>
      <w:commentRangeEnd w:id="81"/>
      <w:r>
        <w:rPr>
          <w:rStyle w:val="CommentReference"/>
          <w:sz w:val="22"/>
          <w:szCs w:val="22"/>
          <w:lang w:val="en-US"/>
        </w:rPr>
        <w:commentReference w:id="81"/>
      </w:r>
      <w:r>
        <w:rPr>
          <w:lang w:val="en-US"/>
        </w:rPr>
        <w:t>rather than as a standalone technology.</w:t>
      </w:r>
      <w:commentRangeStart w:id="82"/>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3" w:name="_squzp6x0kd2d"/>
      <w:bookmarkEnd w:id="83"/>
      <w:commentRangeEnd w:id="82"/>
      <w:r>
        <w:rPr>
          <w:rStyle w:val="CommentReference"/>
          <w:sz w:val="22"/>
          <w:szCs w:val="22"/>
        </w:rPr>
        <w:commentReference w:id="82"/>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4" w:name="_Toc232351371"/>
      <w:r>
        <w:rPr>
          <w:lang w:val="en-US"/>
        </w:rPr>
        <w:lastRenderedPageBreak/>
        <w:t>3.</w:t>
      </w:r>
      <w:r>
        <w:rPr>
          <w:lang w:val="en-US"/>
        </w:rPr>
        <w:tab/>
      </w:r>
      <w:commentRangeStart w:id="85"/>
      <w:r>
        <w:rPr>
          <w:lang w:val="en-US"/>
        </w:rPr>
        <w:t>Methodology</w:t>
      </w:r>
      <w:bookmarkEnd w:id="84"/>
      <w:commentRangeEnd w:id="85"/>
      <w:r w:rsidRPr="00366C98">
        <w:rPr>
          <w:rStyle w:val="CommentReference"/>
          <w:sz w:val="22"/>
          <w:szCs w:val="22"/>
          <w:lang w:val="en-US"/>
        </w:rPr>
        <w:commentReference w:id="85"/>
      </w:r>
    </w:p>
    <w:p w14:paraId="30C41F1B" w14:textId="77777777" w:rsidR="00EB5DFF" w:rsidRDefault="00EB5DFF" w:rsidP="00EB5DFF">
      <w:pPr>
        <w:pStyle w:val="Heading2"/>
        <w:spacing w:before="80"/>
      </w:pPr>
      <w:bookmarkStart w:id="86" w:name="_Toc232351372"/>
      <w:r>
        <w:rPr>
          <w:lang w:val="en-US"/>
        </w:rPr>
        <w:t>3.1.</w:t>
      </w:r>
      <w:r>
        <w:tab/>
      </w:r>
      <w:r>
        <w:rPr>
          <w:lang w:val="en-US"/>
        </w:rPr>
        <w:t>Research approach</w:t>
      </w:r>
      <w:bookmarkEnd w:id="86"/>
    </w:p>
    <w:p w14:paraId="6EEA0D39" w14:textId="77777777" w:rsidR="00EB5DFF" w:rsidRDefault="00EB5DFF" w:rsidP="00EB5DFF">
      <w:r>
        <w:rPr>
          <w:lang w:val="en-US"/>
        </w:rPr>
        <w:t>Given the exploratory nature of the research question and the emerging character of agentic AI in marketing, constructivist grounded theory, a form of qualitative research, will be applied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7" w:name="_Toc232351373"/>
      <w:r>
        <w:rPr>
          <w:lang w:val="en-US"/>
        </w:rPr>
        <w:t>3.2.</w:t>
      </w:r>
      <w:r>
        <w:tab/>
      </w:r>
      <w:r>
        <w:rPr>
          <w:lang w:val="en-US"/>
        </w:rPr>
        <w:t>Data collection</w:t>
      </w:r>
      <w:bookmarkEnd w:id="87"/>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5F330BB8" w:rsidR="00EB5DFF" w:rsidRDefault="00EB5DFF" w:rsidP="00EB5DFF">
      <w:r>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r w:rsidR="003C7050">
        <w:rPr>
          <w:lang w:val="en-US"/>
        </w:rPr>
        <w:t xml:space="preserve"> An overview of the coding process is found in Table 3, and a list of definitions for the theoretical codes is provided in Table 4.</w:t>
      </w:r>
    </w:p>
    <w:p w14:paraId="56AD0EEE" w14:textId="575E0323" w:rsidR="006B2D0C" w:rsidRDefault="00EB5DFF" w:rsidP="00504C50">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r w:rsidR="003C7050">
        <w:rPr>
          <w:lang w:val="en-US"/>
        </w:rPr>
        <w:t xml:space="preserve"> </w:t>
      </w:r>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88" w:name="_kqzta5wwdy54" w:colFirst="0" w:colLast="0"/>
      <w:bookmarkStart w:id="89" w:name="_Toc232351374"/>
      <w:bookmarkEnd w:id="88"/>
      <w:r>
        <w:rPr>
          <w:lang w:val="en-US"/>
        </w:rPr>
        <w:t>3.3.</w:t>
      </w:r>
      <w:r>
        <w:tab/>
      </w:r>
      <w:commentRangeStart w:id="90"/>
      <w:commentRangeStart w:id="91"/>
      <w:r>
        <w:rPr>
          <w:lang w:val="en-US"/>
        </w:rPr>
        <w:t>Intended sample and sample size</w:t>
      </w:r>
      <w:bookmarkEnd w:id="89"/>
      <w:commentRangeEnd w:id="91"/>
      <w:r>
        <w:rPr>
          <w:rStyle w:val="CommentReference"/>
          <w:sz w:val="22"/>
          <w:szCs w:val="22"/>
        </w:rPr>
        <w:commentReference w:id="91"/>
      </w:r>
      <w:commentRangeEnd w:id="90"/>
      <w:r>
        <w:rPr>
          <w:rStyle w:val="CommentReference"/>
          <w:sz w:val="22"/>
          <w:szCs w:val="22"/>
        </w:rPr>
        <w:commentReference w:id="90"/>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w:t>
      </w:r>
      <w:r>
        <w:rPr>
          <w:lang w:val="en-US"/>
        </w:rPr>
        <w:lastRenderedPageBreak/>
        <w:t xml:space="preserve">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2"/>
      <w:commentRangeStart w:id="93"/>
      <w:commentRangeStart w:id="94"/>
      <w:commentRangeStart w:id="95"/>
      <w:commentRangeStart w:id="96"/>
      <w:commentRangeStart w:id="97"/>
      <w:commentRangeStart w:id="98"/>
      <w:r>
        <w:rPr>
          <w:lang w:val="en-US"/>
        </w:rPr>
        <w:t>sampling</w:t>
      </w:r>
      <w:commentRangeEnd w:id="97"/>
      <w:r>
        <w:rPr>
          <w:rStyle w:val="CommentReference"/>
          <w:sz w:val="22"/>
          <w:szCs w:val="22"/>
          <w:lang w:val="en-US"/>
        </w:rPr>
        <w:commentReference w:id="97"/>
      </w:r>
      <w:commentRangeEnd w:id="98"/>
      <w:r>
        <w:rPr>
          <w:rStyle w:val="CommentReference"/>
          <w:sz w:val="22"/>
          <w:szCs w:val="22"/>
          <w:lang w:val="en-US"/>
        </w:rPr>
        <w:commentReference w:id="98"/>
      </w:r>
      <w:commentRangeEnd w:id="95"/>
      <w:r>
        <w:rPr>
          <w:rStyle w:val="CommentReference"/>
          <w:sz w:val="22"/>
          <w:szCs w:val="22"/>
          <w:lang w:val="en-US"/>
        </w:rPr>
        <w:commentReference w:id="95"/>
      </w:r>
      <w:commentRangeEnd w:id="96"/>
      <w:r>
        <w:rPr>
          <w:rStyle w:val="CommentReference"/>
          <w:sz w:val="22"/>
          <w:szCs w:val="22"/>
          <w:lang w:val="en-US"/>
        </w:rPr>
        <w:commentReference w:id="96"/>
      </w:r>
      <w:commentRangeEnd w:id="92"/>
      <w:r>
        <w:rPr>
          <w:rStyle w:val="CommentReference"/>
          <w:sz w:val="22"/>
          <w:szCs w:val="22"/>
          <w:lang w:val="en-US"/>
        </w:rPr>
        <w:commentReference w:id="92"/>
      </w:r>
      <w:commentRangeEnd w:id="93"/>
      <w:r>
        <w:rPr>
          <w:rStyle w:val="CommentReference"/>
          <w:sz w:val="22"/>
          <w:szCs w:val="22"/>
          <w:lang w:val="en-US"/>
        </w:rPr>
        <w:commentReference w:id="93"/>
      </w:r>
      <w:commentRangeEnd w:id="94"/>
      <w:r>
        <w:rPr>
          <w:rStyle w:val="CommentReference"/>
          <w:sz w:val="22"/>
          <w:szCs w:val="22"/>
          <w:lang w:val="en-US"/>
        </w:rPr>
        <w:commentReference w:id="94"/>
      </w:r>
      <w:r>
        <w:rPr>
          <w:lang w:val="en-US"/>
        </w:rPr>
        <w:t xml:space="preserve"> (Patton, 2014</w:t>
      </w:r>
      <w:commentRangeStart w:id="99"/>
      <w:commentRangeStart w:id="100"/>
      <w:r>
        <w:rPr>
          <w:lang w:val="en-US"/>
        </w:rPr>
        <w:t xml:space="preserve">) and </w:t>
      </w:r>
      <w:commentRangeEnd w:id="99"/>
      <w:r>
        <w:rPr>
          <w:rStyle w:val="CommentReference"/>
          <w:sz w:val="22"/>
          <w:szCs w:val="22"/>
        </w:rPr>
        <w:commentReference w:id="99"/>
      </w:r>
      <w:commentRangeEnd w:id="100"/>
      <w:r>
        <w:rPr>
          <w:rStyle w:val="CommentReference"/>
          <w:sz w:val="22"/>
          <w:szCs w:val="22"/>
        </w:rPr>
        <w:commentReference w:id="100"/>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1"/>
      <w:commentRangeStart w:id="102"/>
      <w:commentRangeStart w:id="103"/>
      <w:commentRangeStart w:id="104"/>
      <w:commentRangeStart w:id="105"/>
      <w:commentRangeStart w:id="106"/>
      <w:commentRangeStart w:id="107"/>
      <w:commentRangeStart w:id="108"/>
      <w:r>
        <w:rPr>
          <w:lang w:val="en-US"/>
        </w:rPr>
        <w:t>o further selection criteria are applied to potential participants.</w:t>
      </w:r>
      <w:commentRangeEnd w:id="105"/>
      <w:r>
        <w:rPr>
          <w:rStyle w:val="CommentReference"/>
          <w:sz w:val="22"/>
          <w:szCs w:val="22"/>
          <w:lang w:val="en-US"/>
        </w:rPr>
        <w:commentReference w:id="105"/>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8"/>
      <w:r>
        <w:rPr>
          <w:rStyle w:val="CommentReference"/>
          <w:sz w:val="22"/>
          <w:szCs w:val="22"/>
          <w:lang w:val="en-US"/>
        </w:rPr>
        <w:commentReference w:id="108"/>
      </w:r>
      <w:commentRangeEnd w:id="104"/>
      <w:r>
        <w:rPr>
          <w:rStyle w:val="CommentReference"/>
          <w:sz w:val="22"/>
          <w:szCs w:val="22"/>
          <w:lang w:val="en-US"/>
        </w:rPr>
        <w:commentReference w:id="104"/>
      </w:r>
      <w:commentRangeEnd w:id="103"/>
      <w:r>
        <w:rPr>
          <w:rStyle w:val="CommentReference"/>
          <w:sz w:val="22"/>
          <w:szCs w:val="22"/>
          <w:lang w:val="en-US"/>
        </w:rPr>
        <w:commentReference w:id="103"/>
      </w:r>
      <w:commentRangeEnd w:id="102"/>
      <w:r>
        <w:rPr>
          <w:rStyle w:val="CommentReference"/>
          <w:sz w:val="22"/>
          <w:szCs w:val="22"/>
          <w:lang w:val="en-US"/>
        </w:rPr>
        <w:commentReference w:id="102"/>
      </w:r>
      <w:commentRangeEnd w:id="101"/>
      <w:r>
        <w:rPr>
          <w:rStyle w:val="CommentReference"/>
          <w:sz w:val="22"/>
          <w:szCs w:val="22"/>
          <w:lang w:val="en-US"/>
        </w:rPr>
        <w:commentReference w:id="101"/>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88CAC5B"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09" w:name="_jewz4ftnfnae" w:colFirst="0" w:colLast="0"/>
      <w:bookmarkEnd w:id="109"/>
      <w:r>
        <w:t xml:space="preserve"> </w:t>
      </w:r>
    </w:p>
    <w:p w14:paraId="4706D738" w14:textId="741D3D74" w:rsidR="00EB5DFF" w:rsidRDefault="00EB5DFF" w:rsidP="00EB5DFF">
      <w:pPr>
        <w:pStyle w:val="Heading2"/>
      </w:pPr>
      <w:bookmarkStart w:id="110" w:name="_Toc232351375"/>
      <w:r>
        <w:lastRenderedPageBreak/>
        <w:t>3.4</w:t>
      </w:r>
      <w:r>
        <w:tab/>
        <w:t>Trustworthiness</w:t>
      </w:r>
      <w:bookmarkEnd w:id="110"/>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1"/>
            <w:r>
              <w:rPr>
                <w:szCs w:val="20"/>
                <w:lang w:val="en-US"/>
              </w:rPr>
              <w:t xml:space="preserve"> </w:t>
            </w:r>
            <w:r w:rsidR="00335AB2">
              <w:rPr>
                <w:szCs w:val="20"/>
                <w:lang w:val="en-US"/>
              </w:rPr>
              <w:t>the limitations</w:t>
            </w:r>
            <w:r>
              <w:rPr>
                <w:szCs w:val="20"/>
                <w:lang w:val="en-US"/>
              </w:rPr>
              <w:t xml:space="preserve"> in Section 5.3</w:t>
            </w:r>
            <w:commentRangeEnd w:id="111"/>
            <w:r>
              <w:rPr>
                <w:rStyle w:val="CommentReference"/>
                <w:sz w:val="20"/>
                <w:szCs w:val="20"/>
                <w:lang w:val="en-US"/>
              </w:rPr>
              <w:commentReference w:id="111"/>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2"/>
            <w:r>
              <w:rPr>
                <w:szCs w:val="20"/>
                <w:lang w:val="en-US"/>
              </w:rPr>
              <w:t>sampling implications appears in Section 3.2</w:t>
            </w:r>
            <w:commentRangeEnd w:id="112"/>
            <w:r>
              <w:rPr>
                <w:rStyle w:val="CommentReference"/>
                <w:sz w:val="20"/>
                <w:szCs w:val="20"/>
                <w:lang w:val="en-US"/>
              </w:rPr>
              <w:commentReference w:id="112"/>
            </w:r>
            <w:r>
              <w:rPr>
                <w:szCs w:val="20"/>
                <w:lang w:val="en-US"/>
              </w:rPr>
              <w:t>.</w:t>
            </w:r>
          </w:p>
        </w:tc>
      </w:tr>
    </w:tbl>
    <w:p w14:paraId="5B5F3709" w14:textId="77777777" w:rsidR="00600415" w:rsidRDefault="00600415" w:rsidP="00D52A0C">
      <w:pPr>
        <w:ind w:firstLine="0"/>
        <w:rPr>
          <w:b/>
          <w:bCs/>
        </w:rPr>
      </w:pPr>
      <w:bookmarkStart w:id="113"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4"/>
      <w:commentRangeStart w:id="115"/>
      <w:commentRangeStart w:id="116"/>
      <w:r>
        <w:rPr>
          <w:b/>
          <w:bCs/>
        </w:rPr>
        <w:lastRenderedPageBreak/>
        <w:t>Table</w:t>
      </w:r>
      <w:commentRangeEnd w:id="115"/>
      <w:r>
        <w:rPr>
          <w:rStyle w:val="CommentReference"/>
          <w:b/>
          <w:bCs/>
          <w:sz w:val="22"/>
          <w:szCs w:val="22"/>
        </w:rPr>
        <w:commentReference w:id="115"/>
      </w:r>
      <w:commentRangeEnd w:id="116"/>
      <w:r>
        <w:rPr>
          <w:rStyle w:val="CommentReference"/>
          <w:b/>
          <w:bCs/>
          <w:sz w:val="22"/>
          <w:szCs w:val="22"/>
        </w:rPr>
        <w:commentReference w:id="116"/>
      </w:r>
      <w:r>
        <w:rPr>
          <w:b/>
          <w:bCs/>
        </w:rPr>
        <w:t xml:space="preserve"> 3</w:t>
      </w:r>
    </w:p>
    <w:p w14:paraId="07E1654C" w14:textId="3F397003" w:rsidR="00D52A0C" w:rsidRPr="00F61EF8" w:rsidRDefault="00D52A0C" w:rsidP="00EB5DFF">
      <w:pPr>
        <w:ind w:firstLine="0"/>
        <w:rPr>
          <w:i/>
          <w:iCs/>
        </w:rPr>
      </w:pPr>
      <w:r>
        <w:rPr>
          <w:i/>
          <w:iCs/>
        </w:rPr>
        <w:t xml:space="preserve">Overview of </w:t>
      </w:r>
      <w:commentRangeStart w:id="117"/>
      <w:commentRangeStart w:id="118"/>
      <w:commentRangeStart w:id="119"/>
      <w:r>
        <w:rPr>
          <w:i/>
          <w:iCs/>
        </w:rPr>
        <w:t>code</w:t>
      </w:r>
      <w:commentRangeEnd w:id="117"/>
      <w:r>
        <w:rPr>
          <w:rStyle w:val="CommentReference"/>
          <w:i/>
          <w:iCs/>
          <w:sz w:val="22"/>
          <w:szCs w:val="22"/>
        </w:rPr>
        <w:commentReference w:id="117"/>
      </w:r>
      <w:commentRangeEnd w:id="118"/>
      <w:r>
        <w:rPr>
          <w:rStyle w:val="CommentReference"/>
          <w:i/>
          <w:iCs/>
          <w:sz w:val="22"/>
          <w:szCs w:val="22"/>
        </w:rPr>
        <w:commentReference w:id="118"/>
      </w:r>
      <w:commentRangeEnd w:id="119"/>
      <w:r>
        <w:rPr>
          <w:rStyle w:val="CommentReference"/>
          <w:i/>
          <w:iCs/>
          <w:sz w:val="22"/>
          <w:szCs w:val="22"/>
        </w:rPr>
        <w:commentReference w:id="119"/>
      </w:r>
      <w:r>
        <w:rPr>
          <w:i/>
          <w:iCs/>
        </w:rPr>
        <w:t xml:space="preserve"> development</w:t>
      </w:r>
      <w:bookmarkEnd w:id="113"/>
      <w:r>
        <w:rPr>
          <w:i/>
          <w:iCs/>
        </w:rPr>
        <w:t xml:space="preserve"> </w:t>
      </w:r>
      <w:commentRangeEnd w:id="114"/>
      <w:r w:rsidRPr="00F61EF8">
        <w:rPr>
          <w:rStyle w:val="CommentReference"/>
          <w:i/>
          <w:iCs/>
          <w:sz w:val="22"/>
          <w:szCs w:val="22"/>
        </w:rPr>
        <w:commentReference w:id="114"/>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9E4DF2" w:rsidR="006F2E75" w:rsidRDefault="00000000">
      <w:pPr>
        <w:ind w:firstLine="0"/>
      </w:pPr>
      <w:r>
        <w:rPr>
          <w:b/>
          <w:bCs/>
        </w:rPr>
        <w:t>Table 4</w:t>
      </w:r>
    </w:p>
    <w:p w14:paraId="1F2AB076" w14:textId="77777777"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0" w:name="_Toc232351376"/>
      <w:r>
        <w:lastRenderedPageBreak/>
        <w:t xml:space="preserve">4. </w:t>
      </w:r>
      <w:r>
        <w:tab/>
        <w:t>Findings</w:t>
      </w:r>
      <w:bookmarkEnd w:id="120"/>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21" w:name="_2wlwvpj75lya"/>
      <w:bookmarkEnd w:id="121"/>
      <w:commentRangeStart w:id="122"/>
      <w:r>
        <w:rPr>
          <w:i/>
          <w:iCs/>
          <w:lang w:val="en-US"/>
        </w:rPr>
        <w:t xml:space="preserve">How managerial interventions drive value creation using agentic AI. </w:t>
      </w:r>
      <w:commentRangeEnd w:id="122"/>
      <w:r w:rsidRPr="00891AD6">
        <w:rPr>
          <w:rStyle w:val="CommentReference"/>
          <w:i/>
          <w:iCs/>
          <w:sz w:val="22"/>
          <w:szCs w:val="22"/>
          <w:lang w:val="en-US"/>
        </w:rPr>
        <w:commentReference w:id="122"/>
      </w:r>
      <w:r w:rsidR="00891AD6" w:rsidRPr="00891AD6">
        <w:rPr>
          <w:i/>
          <w:iCs/>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23" w:name="_Toc232351377"/>
      <w:r>
        <w:lastRenderedPageBreak/>
        <w:t>4.1</w:t>
      </w:r>
      <w:r>
        <w:tab/>
        <w:t>Observing external conditions</w:t>
      </w:r>
      <w:bookmarkEnd w:id="123"/>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24"/>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24"/>
      <w:r>
        <w:rPr>
          <w:rStyle w:val="CommentReference"/>
          <w:sz w:val="22"/>
          <w:szCs w:val="22"/>
        </w:rPr>
        <w:commentReference w:id="124"/>
      </w:r>
    </w:p>
    <w:p w14:paraId="6E5F43CC" w14:textId="06FB2316" w:rsidR="00EB5DFF" w:rsidRDefault="00EB5DFF" w:rsidP="00EB5DFF">
      <w:pPr>
        <w:pStyle w:val="Heading3"/>
      </w:pPr>
      <w:bookmarkStart w:id="125" w:name="_cel1ujnps8"/>
      <w:bookmarkEnd w:id="125"/>
      <w:r>
        <w:t>4.1.</w:t>
      </w:r>
      <w:commentRangeStart w:id="126"/>
      <w:r>
        <w:t>1</w:t>
      </w:r>
      <w:commentRangeEnd w:id="126"/>
      <w:r>
        <w:rPr>
          <w:rStyle w:val="CommentReference"/>
          <w:sz w:val="22"/>
          <w:szCs w:val="22"/>
        </w:rPr>
        <w:commentReference w:id="126"/>
      </w:r>
      <w:r>
        <w:tab/>
        <w:t xml:space="preserve">Observing AI </w:t>
      </w:r>
      <w:commentRangeStart w:id="127"/>
      <w:r>
        <w:t>progression</w:t>
      </w:r>
      <w:commentRangeEnd w:id="127"/>
      <w:r>
        <w:rPr>
          <w:rStyle w:val="CommentReference"/>
          <w:sz w:val="22"/>
          <w:szCs w:val="22"/>
        </w:rPr>
        <w:commentReference w:id="127"/>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28"/>
      <w:r>
        <w:rPr>
          <w:lang w:val="en-US"/>
        </w:rPr>
        <w:t>,</w:t>
      </w:r>
      <w:commentRangeEnd w:id="128"/>
      <w:r>
        <w:rPr>
          <w:rStyle w:val="CommentReference"/>
          <w:sz w:val="22"/>
          <w:szCs w:val="22"/>
          <w:lang w:val="en-US"/>
        </w:rPr>
        <w:commentReference w:id="128"/>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29"/>
      <w:commentRangeStart w:id="130"/>
      <w:r>
        <w:t>agentic</w:t>
      </w:r>
      <w:commentRangeEnd w:id="129"/>
      <w:r>
        <w:rPr>
          <w:rStyle w:val="CommentReference"/>
          <w:sz w:val="22"/>
          <w:szCs w:val="22"/>
        </w:rPr>
        <w:commentReference w:id="129"/>
      </w:r>
      <w:commentRangeEnd w:id="130"/>
      <w:r>
        <w:rPr>
          <w:rStyle w:val="CommentReference"/>
          <w:sz w:val="22"/>
          <w:szCs w:val="22"/>
        </w:rPr>
        <w:commentReference w:id="130"/>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2BB49D4E" w:rsidR="00EB5DFF" w:rsidRDefault="00E04490" w:rsidP="00EB5DFF">
      <w:r>
        <w:rPr>
          <w:lang w:val="en-US"/>
        </w:rPr>
        <w:t>While most interviewees describe the progression of AI with enthusiasm. Interviewee 4 noted that it can also be overwhelming</w:t>
      </w:r>
      <w:commentRangeStart w:id="131"/>
      <w:commentRangeStart w:id="132"/>
      <w:r>
        <w:rPr>
          <w:lang w:val="en-US"/>
        </w:rPr>
        <w:t>,</w:t>
      </w:r>
      <w:commentRangeEnd w:id="131"/>
      <w:r>
        <w:rPr>
          <w:rStyle w:val="CommentReference"/>
          <w:sz w:val="22"/>
          <w:szCs w:val="22"/>
        </w:rPr>
        <w:commentReference w:id="131"/>
      </w:r>
      <w:commentRangeEnd w:id="132"/>
      <w:r>
        <w:rPr>
          <w:rStyle w:val="CommentReference"/>
          <w:sz w:val="22"/>
          <w:szCs w:val="22"/>
        </w:rPr>
        <w:commentReference w:id="132"/>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33" w:name="_7alih1d45osl"/>
      <w:bookmarkEnd w:id="133"/>
      <w:r>
        <w:lastRenderedPageBreak/>
        <w:t>4.1.2</w:t>
      </w:r>
      <w:r>
        <w:tab/>
        <w:t xml:space="preserve">Observing market </w:t>
      </w:r>
      <w:commentRangeStart w:id="134"/>
      <w:r>
        <w:t>pressure</w:t>
      </w:r>
      <w:commentRangeEnd w:id="134"/>
      <w:r>
        <w:rPr>
          <w:rStyle w:val="CommentReference"/>
          <w:sz w:val="22"/>
          <w:szCs w:val="22"/>
        </w:rPr>
        <w:commentReference w:id="134"/>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35"/>
      <w:r>
        <w:rPr>
          <w:lang w:val="en-US"/>
        </w:rPr>
        <w:t xml:space="preserve">“to get to parity in the present with what they’re saying they can do”, </w:t>
      </w:r>
      <w:commentRangeEnd w:id="135"/>
      <w:r>
        <w:rPr>
          <w:rStyle w:val="CommentReference"/>
          <w:sz w:val="22"/>
          <w:szCs w:val="22"/>
          <w:lang w:val="en-US"/>
        </w:rPr>
        <w:commentReference w:id="135"/>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36"/>
      <w:r>
        <w:t>Talk to your peers at conferences. I think this needs to happen more on the C-level, that they exchange ideas with their peers, because that’s actually where they will understand the quickest what the benefit is, and this makes it a lot better, right?</w:t>
      </w:r>
    </w:p>
    <w:commentRangeEnd w:id="136"/>
    <w:p w14:paraId="0B401CC2" w14:textId="77777777" w:rsidR="000D2A46" w:rsidRDefault="00683DDC" w:rsidP="00851549">
      <w:pPr>
        <w:rPr>
          <w:lang w:val="en-US"/>
        </w:rPr>
      </w:pPr>
      <w:r>
        <w:rPr>
          <w:rStyle w:val="CommentReference"/>
          <w:sz w:val="22"/>
          <w:szCs w:val="22"/>
        </w:rPr>
        <w:commentReference w:id="136"/>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37"/>
      <w:r>
        <w:t xml:space="preserve">ee 12 notes that “agents of consumers” </w:t>
      </w:r>
      <w:commentRangeEnd w:id="137"/>
      <w:r>
        <w:rPr>
          <w:rStyle w:val="CommentReference"/>
          <w:sz w:val="22"/>
          <w:szCs w:val="22"/>
        </w:rPr>
        <w:commentReference w:id="137"/>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38"/>
      <w:commentRangeStart w:id="139"/>
      <w:commentRangeStart w:id="140"/>
      <w:r>
        <w:t>:</w:t>
      </w:r>
      <w:commentRangeEnd w:id="138"/>
      <w:r>
        <w:rPr>
          <w:rStyle w:val="CommentReference"/>
          <w:sz w:val="22"/>
          <w:szCs w:val="22"/>
        </w:rPr>
        <w:commentReference w:id="138"/>
      </w:r>
      <w:commentRangeEnd w:id="139"/>
      <w:r>
        <w:rPr>
          <w:rStyle w:val="CommentReference"/>
          <w:sz w:val="22"/>
          <w:szCs w:val="22"/>
        </w:rPr>
        <w:commentReference w:id="139"/>
      </w:r>
      <w:commentRangeEnd w:id="140"/>
      <w:r>
        <w:rPr>
          <w:rStyle w:val="CommentReference"/>
          <w:sz w:val="22"/>
          <w:szCs w:val="22"/>
        </w:rPr>
        <w:commentReference w:id="140"/>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41"/>
      <w:r>
        <w:rPr>
          <w:lang w:val="en-US"/>
        </w:rPr>
        <w:t xml:space="preserve"> </w:t>
      </w:r>
      <w:commentRangeEnd w:id="141"/>
      <w:r>
        <w:rPr>
          <w:rStyle w:val="CommentReference"/>
          <w:sz w:val="22"/>
          <w:szCs w:val="22"/>
          <w:lang w:val="en-US"/>
        </w:rPr>
        <w:commentReference w:id="141"/>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42"/>
      <w:r>
        <w:rPr>
          <w:lang w:val="en-US"/>
        </w:rPr>
        <w:t>.</w:t>
      </w:r>
      <w:bookmarkStart w:id="143" w:name="_hvgdgrm8c1y2"/>
      <w:bookmarkEnd w:id="143"/>
      <w:commentRangeEnd w:id="142"/>
      <w:r>
        <w:rPr>
          <w:rStyle w:val="CommentReference"/>
          <w:sz w:val="22"/>
          <w:szCs w:val="22"/>
          <w:lang w:val="en-US"/>
        </w:rPr>
        <w:commentReference w:id="142"/>
      </w:r>
    </w:p>
    <w:p w14:paraId="5F74CA1A" w14:textId="257D0AD2" w:rsidR="00EB5DFF" w:rsidRDefault="00EB5DFF" w:rsidP="00365B1A">
      <w:pPr>
        <w:pStyle w:val="Heading2"/>
        <w:rPr>
          <w:color w:val="000000"/>
        </w:rPr>
      </w:pPr>
      <w:bookmarkStart w:id="144" w:name="_Toc232351378"/>
      <w:commentRangeStart w:id="145"/>
      <w:r>
        <w:t>4.2</w:t>
      </w:r>
      <w:r>
        <w:tab/>
      </w:r>
      <w:commentRangeEnd w:id="145"/>
      <w:r>
        <w:rPr>
          <w:rStyle w:val="CommentReference"/>
          <w:sz w:val="22"/>
          <w:szCs w:val="22"/>
        </w:rPr>
        <w:commentReference w:id="145"/>
      </w:r>
      <w:r>
        <w:t>Navigating the organizational context</w:t>
      </w:r>
      <w:bookmarkEnd w:id="144"/>
    </w:p>
    <w:p w14:paraId="51C34C39" w14:textId="05DCAAC8" w:rsidR="003F15B3" w:rsidRDefault="002243F5" w:rsidP="003F15B3">
      <w:pPr>
        <w:rPr>
          <w:lang w:val="en-US"/>
        </w:rPr>
      </w:pPr>
      <w:commentRangeStart w:id="146"/>
      <w:commentRangeStart w:id="147"/>
      <w:commentRangeStart w:id="148"/>
      <w:commentRangeStart w:id="149"/>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49"/>
      <w:r>
        <w:rPr>
          <w:rStyle w:val="CommentReference"/>
          <w:sz w:val="22"/>
          <w:szCs w:val="22"/>
          <w:lang w:val="en-US"/>
        </w:rPr>
        <w:commentReference w:id="149"/>
      </w:r>
      <w:commentRangeEnd w:id="148"/>
      <w:r>
        <w:rPr>
          <w:rStyle w:val="CommentReference"/>
          <w:sz w:val="22"/>
          <w:szCs w:val="22"/>
          <w:lang w:val="en-US"/>
        </w:rPr>
        <w:commentReference w:id="148"/>
      </w:r>
      <w:commentRangeEnd w:id="146"/>
      <w:r>
        <w:rPr>
          <w:rStyle w:val="CommentReference"/>
          <w:sz w:val="22"/>
          <w:szCs w:val="22"/>
          <w:lang w:val="en-US"/>
        </w:rPr>
        <w:commentReference w:id="146"/>
      </w:r>
      <w:commentRangeEnd w:id="147"/>
      <w:r>
        <w:rPr>
          <w:rStyle w:val="CommentReference"/>
          <w:sz w:val="22"/>
          <w:szCs w:val="22"/>
          <w:lang w:val="en-US"/>
        </w:rPr>
        <w:commentReference w:id="147"/>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51"/>
      <w:r>
        <w:t xml:space="preserve">bringing people along, stimulating experimentation, and setting direction. </w:t>
      </w:r>
      <w:commentRangeEnd w:id="151"/>
      <w:r>
        <w:rPr>
          <w:rStyle w:val="CommentReference"/>
          <w:sz w:val="22"/>
          <w:szCs w:val="22"/>
        </w:rPr>
        <w:commentReference w:id="151"/>
      </w:r>
    </w:p>
    <w:p w14:paraId="6CB8083E" w14:textId="77777777" w:rsidR="00912B4E" w:rsidRDefault="00912B4E" w:rsidP="00CF4962">
      <w:pPr>
        <w:rPr>
          <w:lang w:val="en-US"/>
        </w:rPr>
      </w:pPr>
      <w:r>
        <w:rPr>
          <w:lang w:val="en-US"/>
        </w:rPr>
        <w:t xml:space="preserve">The most prevalent of these steering activities is </w:t>
      </w:r>
      <w:bookmarkStart w:id="152" w:name="OLE_LINK21"/>
      <w:r>
        <w:rPr>
          <w:i/>
          <w:iCs/>
          <w:lang w:val="en-US"/>
        </w:rPr>
        <w:t>bringing people along</w:t>
      </w:r>
      <w:bookmarkEnd w:id="152"/>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53"/>
      <w:commentRangeStart w:id="154"/>
      <w:r>
        <w:t>Leveraging technical resources</w:t>
      </w:r>
      <w:commentRangeEnd w:id="153"/>
      <w:r>
        <w:rPr>
          <w:rStyle w:val="CommentReference"/>
          <w:sz w:val="22"/>
          <w:szCs w:val="22"/>
        </w:rPr>
        <w:commentReference w:id="153"/>
      </w:r>
      <w:commentRangeEnd w:id="154"/>
      <w:r>
        <w:rPr>
          <w:rStyle w:val="CommentReference"/>
          <w:sz w:val="22"/>
          <w:szCs w:val="22"/>
        </w:rPr>
        <w:commentReference w:id="154"/>
      </w:r>
    </w:p>
    <w:p w14:paraId="49253E9D" w14:textId="574F1F82" w:rsidR="00C92F6E" w:rsidRDefault="00F7566B" w:rsidP="00C92F6E">
      <w:pPr>
        <w:rPr>
          <w:lang w:val="en-US"/>
        </w:rPr>
      </w:pPr>
      <w:commentRangeStart w:id="156"/>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56"/>
      <w:r>
        <w:rPr>
          <w:rStyle w:val="CommentReference"/>
          <w:sz w:val="22"/>
          <w:szCs w:val="22"/>
          <w:lang w:val="en-US"/>
        </w:rPr>
        <w:commentReference w:id="156"/>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157" w:name="_qy9fnmmddxdy"/>
      <w:bookmarkEnd w:id="157"/>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158"/>
      <w:r>
        <w:rPr>
          <w:i/>
          <w:iCs/>
          <w:lang w:val="en-US"/>
        </w:rPr>
        <w:t>technical</w:t>
      </w:r>
      <w:commentRangeEnd w:id="158"/>
      <w:r>
        <w:rPr>
          <w:rStyle w:val="CommentReference"/>
          <w:i/>
          <w:iCs/>
          <w:sz w:val="22"/>
          <w:szCs w:val="22"/>
          <w:lang w:val="en-US"/>
        </w:rPr>
        <w:commentReference w:id="158"/>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36185203"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59"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60" w:name="OLE_LINK9"/>
      <w:bookmarkEnd w:id="159"/>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61"/>
      <w:r>
        <w:t xml:space="preserve">Dealing with </w:t>
      </w:r>
      <w:bookmarkEnd w:id="160"/>
      <w:commentRangeEnd w:id="161"/>
      <w:r>
        <w:rPr>
          <w:rStyle w:val="CommentReference"/>
          <w:sz w:val="22"/>
          <w:szCs w:val="22"/>
        </w:rPr>
        <w:commentReference w:id="161"/>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62"/>
      <w:commentRangeStart w:id="163"/>
      <w:r>
        <w:rPr>
          <w:lang w:val="en-US"/>
        </w:rPr>
        <w:t xml:space="preserve"> </w:t>
      </w:r>
      <w:commentRangeStart w:id="164"/>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164"/>
      <w:r>
        <w:rPr>
          <w:rStyle w:val="CommentReference"/>
          <w:sz w:val="22"/>
          <w:szCs w:val="22"/>
          <w:lang w:val="en-US"/>
        </w:rPr>
        <w:commentReference w:id="164"/>
      </w:r>
      <w:r>
        <w:rPr>
          <w:lang w:val="en-US"/>
        </w:rPr>
        <w:t>Interviewee 13 observed a pattern in large enterprises:</w:t>
      </w:r>
      <w:commentRangeEnd w:id="162"/>
      <w:r w:rsidRPr="00842EEA">
        <w:rPr>
          <w:rStyle w:val="CommentReference"/>
          <w:sz w:val="22"/>
          <w:szCs w:val="22"/>
        </w:rPr>
        <w:commentReference w:id="162"/>
      </w:r>
      <w:commentRangeEnd w:id="163"/>
      <w:r w:rsidRPr="00842EEA">
        <w:rPr>
          <w:rStyle w:val="CommentReference"/>
          <w:sz w:val="22"/>
          <w:szCs w:val="22"/>
        </w:rPr>
        <w:commentReference w:id="163"/>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65"/>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66" w:name="_Toc232351379"/>
      <w:commentRangeEnd w:id="165"/>
      <w:r>
        <w:rPr>
          <w:rStyle w:val="CommentReference"/>
          <w:sz w:val="22"/>
          <w:szCs w:val="22"/>
        </w:rPr>
        <w:commentReference w:id="165"/>
      </w:r>
      <w:r>
        <w:t>4.3</w:t>
      </w:r>
      <w:r>
        <w:tab/>
        <w:t>Applying agentic AI</w:t>
      </w:r>
      <w:bookmarkEnd w:id="166"/>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645790A6"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r>
      <w:r>
        <w:rPr>
          <w:lang w:val="en-US"/>
        </w:rPr>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67"/>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67"/>
      <w:r w:rsidRPr="00320990">
        <w:rPr>
          <w:rStyle w:val="CommentReference"/>
          <w:sz w:val="22"/>
          <w:szCs w:val="22"/>
        </w:rPr>
        <w:commentReference w:id="167"/>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168"/>
      <w:r>
        <w:rPr>
          <w:lang w:val="en-US"/>
        </w:rPr>
        <w:t>used</w:t>
      </w:r>
      <w:commentRangeEnd w:id="168"/>
      <w:r>
        <w:rPr>
          <w:rStyle w:val="CommentReference"/>
          <w:sz w:val="22"/>
          <w:szCs w:val="22"/>
          <w:lang w:val="en-US"/>
        </w:rPr>
        <w:commentReference w:id="168"/>
      </w:r>
      <w:r>
        <w:rPr>
          <w:lang w:val="en-US"/>
        </w:rPr>
        <w:t>.”</w:t>
      </w:r>
    </w:p>
    <w:p w14:paraId="7AA0FD91" w14:textId="25AD21E1" w:rsidR="00EB5DFF" w:rsidRPr="00B47F2E" w:rsidRDefault="00EB5DFF" w:rsidP="00EB5DFF">
      <w:commentRangeStart w:id="169"/>
      <w:r>
        <w:rPr>
          <w:lang w:val="en-US"/>
        </w:rPr>
        <w:t xml:space="preserve"> Likewise, interviewee 13 </w:t>
      </w:r>
      <w:commentRangeStart w:id="170"/>
      <w:r>
        <w:rPr>
          <w:lang w:val="en-US"/>
        </w:rPr>
        <w:t>described</w:t>
      </w:r>
      <w:commentRangeEnd w:id="170"/>
      <w:r>
        <w:rPr>
          <w:rStyle w:val="CommentReference"/>
          <w:sz w:val="22"/>
          <w:szCs w:val="22"/>
          <w:lang w:val="en-US"/>
        </w:rPr>
        <w:commentReference w:id="170"/>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69"/>
      <w:r w:rsidRPr="00B47F2E">
        <w:rPr>
          <w:rStyle w:val="CommentReference"/>
          <w:sz w:val="22"/>
          <w:szCs w:val="22"/>
        </w:rPr>
        <w:commentReference w:id="169"/>
      </w:r>
    </w:p>
    <w:p w14:paraId="2884D970" w14:textId="1AA09C58" w:rsidR="007F525D" w:rsidRDefault="007F525D" w:rsidP="007F525D">
      <w:pPr>
        <w:pStyle w:val="Heading3"/>
        <w:rPr>
          <w:lang w:val="en-US"/>
        </w:rPr>
      </w:pPr>
      <w:r>
        <w:rPr>
          <w:lang w:val="en-US"/>
        </w:rPr>
        <w:t>4.3.4</w:t>
      </w:r>
      <w:r>
        <w:rPr>
          <w:lang w:val="en-US"/>
        </w:rPr>
        <w:tab/>
        <w:t xml:space="preserve">Employing customer-facing agents. </w:t>
      </w:r>
    </w:p>
    <w:p w14:paraId="0D2C9858" w14:textId="799B25C4" w:rsidR="00EB5DFF" w:rsidRDefault="00EA3718" w:rsidP="00EB5DFF">
      <w:r>
        <w:rPr>
          <w:lang w:val="en-US"/>
        </w:rPr>
        <w:t xml:space="preserve">Marketing teams might also be </w:t>
      </w:r>
      <w:r>
        <w:rPr>
          <w:i/>
          <w:iCs/>
          <w:lang w:val="en-US"/>
        </w:rPr>
        <w:t>employing customer-facing agents</w:t>
      </w:r>
      <w:r>
        <w:rPr>
          <w:lang w:val="en-US"/>
        </w:rPr>
        <w:t xml:space="preserve"> with refers to letting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171"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71"/>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72" w:name="_Toc232351380"/>
      <w:r>
        <w:t>4.4</w:t>
      </w:r>
      <w:r>
        <w:tab/>
        <w:t>Obtaining value o</w:t>
      </w:r>
      <w:commentRangeStart w:id="173"/>
      <w:commentRangeStart w:id="174"/>
      <w:r>
        <w:t>utcomes</w:t>
      </w:r>
      <w:bookmarkEnd w:id="172"/>
      <w:commentRangeEnd w:id="173"/>
      <w:r>
        <w:rPr>
          <w:rStyle w:val="CommentReference"/>
          <w:sz w:val="22"/>
          <w:szCs w:val="22"/>
        </w:rPr>
        <w:commentReference w:id="173"/>
      </w:r>
      <w:commentRangeEnd w:id="174"/>
      <w:r>
        <w:rPr>
          <w:rStyle w:val="CommentReference"/>
          <w:sz w:val="22"/>
          <w:szCs w:val="22"/>
        </w:rPr>
        <w:commentReference w:id="174"/>
      </w:r>
    </w:p>
    <w:p w14:paraId="235EA938" w14:textId="3DFA1219" w:rsidR="00EB5DFF" w:rsidRDefault="00EB5DFF" w:rsidP="00EB5DFF">
      <w:commentRangeStart w:id="175"/>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75"/>
      <w:r>
        <w:rPr>
          <w:rStyle w:val="CommentReference"/>
          <w:sz w:val="22"/>
          <w:szCs w:val="22"/>
        </w:rPr>
        <w:commentReference w:id="175"/>
      </w:r>
    </w:p>
    <w:p w14:paraId="018E7F72" w14:textId="77777777" w:rsidR="00EB5DFF" w:rsidRPr="00F9706B" w:rsidRDefault="00EB5DFF" w:rsidP="00EB5DFF">
      <w:pPr>
        <w:pStyle w:val="Heading3"/>
      </w:pPr>
      <w:r>
        <w:t>4.4.1</w:t>
      </w:r>
      <w:r>
        <w:tab/>
      </w:r>
      <w:commentRangeStart w:id="176"/>
      <w:commentRangeStart w:id="177"/>
      <w:r>
        <w:t>Benefits</w:t>
      </w:r>
      <w:commentRangeEnd w:id="176"/>
      <w:r w:rsidRPr="00F9706B">
        <w:rPr>
          <w:rStyle w:val="CommentReference"/>
          <w:sz w:val="22"/>
          <w:szCs w:val="22"/>
        </w:rPr>
        <w:commentReference w:id="176"/>
      </w:r>
      <w:commentRangeEnd w:id="177"/>
      <w:r w:rsidRPr="00F9706B">
        <w:rPr>
          <w:rStyle w:val="CommentReference"/>
          <w:sz w:val="22"/>
          <w:szCs w:val="22"/>
        </w:rPr>
        <w:commentReference w:id="177"/>
      </w:r>
    </w:p>
    <w:p w14:paraId="52BBF16F" w14:textId="48DD720A" w:rsidR="00EB5DFF" w:rsidRPr="00F9706B" w:rsidRDefault="00EB5DFF" w:rsidP="00EB5DFF">
      <w:r>
        <w:rPr>
          <w:lang w:val="en-US"/>
        </w:rPr>
        <w:t xml:space="preserve">Benefits from agentic AI in marketing cluster around four themes: </w:t>
      </w:r>
      <w:r w:rsidR="00CB1AAD">
        <w:rPr>
          <w:lang w:val="en-US"/>
        </w:rPr>
        <w:t xml:space="preserve">Efficiency, </w:t>
      </w:r>
      <w:r>
        <w:rPr>
          <w:lang w:val="en-US"/>
        </w:rPr>
        <w:t xml:space="preserve">scalability, </w:t>
      </w:r>
      <w:bookmarkStart w:id="178" w:name="OLE_LINK5"/>
      <w:r>
        <w:rPr>
          <w:lang w:val="en-US"/>
        </w:rPr>
        <w:t>extension of personal skillsets</w:t>
      </w:r>
      <w:bookmarkEnd w:id="178"/>
      <w:r>
        <w:rPr>
          <w:lang w:val="en-US"/>
        </w:rPr>
        <w:t>,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179"/>
      <w:r>
        <w:rPr>
          <w:i/>
          <w:iCs/>
          <w:lang w:val="en-US"/>
        </w:rPr>
        <w:t>Efficiency</w:t>
      </w:r>
      <w:commentRangeEnd w:id="179"/>
      <w:r>
        <w:rPr>
          <w:rStyle w:val="CommentReference"/>
          <w:i/>
          <w:iCs/>
          <w:sz w:val="22"/>
          <w:szCs w:val="22"/>
          <w:lang w:val="en-US"/>
        </w:rPr>
        <w:commentReference w:id="179"/>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7A172E2F" w:rsidR="00DB683A" w:rsidRPr="00560D44" w:rsidRDefault="00EB5DFF" w:rsidP="00DB683A">
      <w:commentRangeStart w:id="180"/>
      <w:r>
        <w:rPr>
          <w:i/>
          <w:iCs/>
          <w:lang w:val="en-US"/>
        </w:rPr>
        <w:t>Scal</w:t>
      </w:r>
      <w:commentRangeEnd w:id="180"/>
      <w:r>
        <w:rPr>
          <w:rStyle w:val="CommentReference"/>
          <w:i/>
          <w:iCs/>
          <w:sz w:val="22"/>
          <w:szCs w:val="22"/>
          <w:lang w:val="en-US"/>
        </w:rPr>
        <w:commentReference w:id="180"/>
      </w:r>
      <w:r w:rsidR="00CB1AAD">
        <w:rPr>
          <w:i/>
          <w:iCs/>
          <w:lang w:val="en-US"/>
        </w:rPr>
        <w:t>ability</w:t>
      </w:r>
      <w:r>
        <w:rPr>
          <w:lang w:val="en-US"/>
        </w:rPr>
        <w:t xml:space="preserve"> refers to the ability of doing more units of work with the same amount of work; typically, this requires the units of work to be of a similar nature and typically requires operations to be performed in bulk.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7777777"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721BBCF4" w:rsidR="00057D44" w:rsidRDefault="00EB5DFF" w:rsidP="00057D44">
      <w:r>
        <w:rPr>
          <w:lang w:val="en-US"/>
        </w:rPr>
        <w:t xml:space="preserve">Improvements in </w:t>
      </w:r>
      <w:r>
        <w:rPr>
          <w:i/>
          <w:iCs/>
          <w:lang w:val="en-US"/>
        </w:rPr>
        <w:t>quality of output</w:t>
      </w:r>
      <w:r>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81"/>
      <w:r>
        <w:t>Sacrifices</w:t>
      </w:r>
      <w:commentRangeEnd w:id="181"/>
      <w:r w:rsidRPr="00EE60F5">
        <w:rPr>
          <w:rStyle w:val="CommentReference"/>
          <w:sz w:val="22"/>
          <w:szCs w:val="22"/>
        </w:rPr>
        <w:commentReference w:id="181"/>
      </w:r>
    </w:p>
    <w:p w14:paraId="0A79EDF4" w14:textId="77777777" w:rsidR="00500D40" w:rsidRDefault="00EB5DFF" w:rsidP="00903962">
      <w:pPr>
        <w:rPr>
          <w:lang w:val="en-US"/>
        </w:rPr>
      </w:pPr>
      <w:r>
        <w:rPr>
          <w:lang w:val="en-US"/>
        </w:rPr>
        <w:t>Alongside benefits, participants describe a set of sacrifices</w:t>
      </w:r>
      <w:bookmarkStart w:id="182" w:name="OLE_LINK6"/>
      <w:r>
        <w:rPr>
          <w:lang w:val="en-US"/>
        </w:rPr>
        <w:t>; things that are knowingly given up or altered as a consequence of AI adoption</w:t>
      </w:r>
      <w:bookmarkEnd w:id="182"/>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w:t>
      </w:r>
      <w:r>
        <w:rPr>
          <w:lang w:val="en-US"/>
        </w:rPr>
        <w:lastRenderedPageBreak/>
        <w:t xml:space="preserve">costs. Interviewee 7 noted: “AI is also very expensive. That’s something that we don’t take into 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83"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83"/>
    </w:p>
    <w:p w14:paraId="76FCE0E6" w14:textId="529EEFF1" w:rsidR="006F2E75" w:rsidRDefault="00000000">
      <w:commentRangeStart w:id="184"/>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84"/>
      <w:r>
        <w:rPr>
          <w:rStyle w:val="CommentReference"/>
          <w:sz w:val="22"/>
          <w:szCs w:val="22"/>
        </w:rPr>
        <w:commentReference w:id="184"/>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185"/>
      <w:commentRangeStart w:id="186"/>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85"/>
    <w:p w14:paraId="07F9DE2D" w14:textId="77777777" w:rsidR="00DA506C" w:rsidRDefault="00C670BD" w:rsidP="00DA506C">
      <w:r>
        <w:rPr>
          <w:rStyle w:val="CommentReference"/>
          <w:sz w:val="22"/>
          <w:szCs w:val="22"/>
        </w:rPr>
        <w:commentReference w:id="185"/>
      </w:r>
      <w:commentRangeEnd w:id="186"/>
      <w:r>
        <w:rPr>
          <w:rStyle w:val="CommentReference"/>
          <w:sz w:val="22"/>
          <w:szCs w:val="22"/>
        </w:rPr>
        <w:commentReference w:id="186"/>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188" w:name="_Toc232351381"/>
      <w:r>
        <w:rPr>
          <w:color w:val="00312A"/>
        </w:rPr>
        <w:lastRenderedPageBreak/>
        <w:t>5.</w:t>
      </w:r>
      <w:r>
        <w:rPr>
          <w:color w:val="00312A"/>
        </w:rPr>
        <w:tab/>
      </w:r>
      <w:commentRangeStart w:id="189"/>
      <w:r>
        <w:rPr>
          <w:color w:val="00312A"/>
        </w:rPr>
        <w:t>Discussion</w:t>
      </w:r>
      <w:bookmarkEnd w:id="188"/>
      <w:commentRangeEnd w:id="189"/>
      <w:r w:rsidR="00FF3122">
        <w:rPr>
          <w:rStyle w:val="CommentReference"/>
          <w:color w:val="00312A"/>
          <w:sz w:val="22"/>
          <w:szCs w:val="22"/>
        </w:rPr>
        <w:commentReference w:id="189"/>
      </w:r>
    </w:p>
    <w:p w14:paraId="2C3C3910" w14:textId="7D33C854" w:rsidR="00211E4B" w:rsidRPr="00EA14C2" w:rsidRDefault="00EB5DFF" w:rsidP="00211E4B">
      <w:commentRangeStart w:id="190"/>
      <w:r>
        <w:rPr>
          <w:lang w:val="en-US"/>
        </w:rPr>
        <w:t xml:space="preserve">This study set out to understand how marketing managers create value with agentic AI. </w:t>
      </w:r>
      <w:commentRangeStart w:id="191"/>
      <w:r>
        <w:rPr>
          <w:lang w:val="en-US"/>
        </w:rPr>
        <w:t xml:space="preserve"> </w:t>
      </w:r>
      <w:commentRangeEnd w:id="191"/>
      <w:r>
        <w:rPr>
          <w:rStyle w:val="CommentReference"/>
          <w:sz w:val="22"/>
          <w:szCs w:val="22"/>
          <w:lang w:val="en-US"/>
        </w:rPr>
        <w:commentReference w:id="191"/>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192"/>
      <w:commentRangeStart w:id="193"/>
      <w:r>
        <w:rPr>
          <w:lang w:val="en-US"/>
        </w:rPr>
        <w:t xml:space="preserve">generative AI </w:t>
      </w:r>
      <w:commentRangeEnd w:id="192"/>
      <w:r>
        <w:rPr>
          <w:rStyle w:val="CommentReference"/>
          <w:sz w:val="22"/>
          <w:szCs w:val="22"/>
          <w:lang w:val="en-US"/>
        </w:rPr>
        <w:commentReference w:id="192"/>
      </w:r>
      <w:commentRangeEnd w:id="193"/>
      <w:r>
        <w:rPr>
          <w:rStyle w:val="CommentReference"/>
          <w:sz w:val="22"/>
          <w:szCs w:val="22"/>
          <w:lang w:val="en-US"/>
        </w:rPr>
        <w:commentReference w:id="193"/>
      </w:r>
      <w:r>
        <w:rPr>
          <w:lang w:val="en-US"/>
        </w:rPr>
        <w:t xml:space="preserve">(e.g. Wahid et al., 2023; Grewal et al., 2025; Abou Elgheit, </w:t>
      </w:r>
      <w:commentRangeStart w:id="194"/>
      <w:r>
        <w:rPr>
          <w:lang w:val="en-US"/>
        </w:rPr>
        <w:t>2025</w:t>
      </w:r>
      <w:commentRangeEnd w:id="194"/>
      <w:r>
        <w:rPr>
          <w:rStyle w:val="CommentReference"/>
          <w:sz w:val="22"/>
          <w:szCs w:val="22"/>
          <w:lang w:val="en-US"/>
        </w:rPr>
        <w:commentReference w:id="194"/>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195"/>
      <w:r>
        <w:rPr>
          <w:lang w:val="en-US"/>
        </w:rPr>
        <w:t>agentic</w:t>
      </w:r>
      <w:commentRangeEnd w:id="195"/>
      <w:r>
        <w:rPr>
          <w:rStyle w:val="CommentReference"/>
          <w:sz w:val="22"/>
          <w:szCs w:val="22"/>
          <w:lang w:val="en-US"/>
        </w:rPr>
        <w:commentReference w:id="195"/>
      </w:r>
      <w:r>
        <w:rPr>
          <w:lang w:val="en-US"/>
        </w:rPr>
        <w:t xml:space="preserve"> AI. </w:t>
      </w:r>
      <w:commentRangeEnd w:id="190"/>
      <w:r w:rsidRPr="00EA14C2">
        <w:rPr>
          <w:rStyle w:val="CommentReference"/>
          <w:sz w:val="22"/>
          <w:szCs w:val="22"/>
        </w:rPr>
        <w:commentReference w:id="190"/>
      </w:r>
    </w:p>
    <w:p w14:paraId="267AE2C8" w14:textId="51704605" w:rsidR="00EB5DFF" w:rsidRDefault="00EB5DFF" w:rsidP="00EB4C45">
      <w:pPr>
        <w:pStyle w:val="Heading2"/>
      </w:pPr>
      <w:bookmarkStart w:id="196" w:name="_Toc232351382"/>
      <w:r>
        <w:t>5.1</w:t>
      </w:r>
      <w:r>
        <w:tab/>
        <w:t xml:space="preserve">Contributions to </w:t>
      </w:r>
      <w:r w:rsidR="005579BA">
        <w:t>t</w:t>
      </w:r>
      <w:r>
        <w:t>heory</w:t>
      </w:r>
      <w:bookmarkEnd w:id="196"/>
    </w:p>
    <w:p w14:paraId="60B14702" w14:textId="31CDD8F7" w:rsidR="00EB5DFF" w:rsidRPr="00EA14C2" w:rsidRDefault="00EB5DFF" w:rsidP="00A13249">
      <w:commentRangeStart w:id="197"/>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197"/>
      <w:r w:rsidRPr="00EA14C2">
        <w:rPr>
          <w:rStyle w:val="CommentReference"/>
          <w:sz w:val="22"/>
          <w:szCs w:val="22"/>
        </w:rPr>
        <w:commentReference w:id="197"/>
      </w:r>
    </w:p>
    <w:p w14:paraId="29BE671D" w14:textId="4F64EC49" w:rsidR="00EB5DFF" w:rsidRPr="002779EF" w:rsidDel="00346E28" w:rsidRDefault="00345929" w:rsidP="005A0EC0">
      <w:pPr>
        <w:rPr>
          <w:del w:id="198" w:author="Luttik, Daan" w:date="2026-06-13T21:29:00Z" w16du:dateUtc="2026-06-13T19:29:00Z"/>
        </w:rPr>
      </w:pPr>
      <w:bookmarkStart w:id="199"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199"/>
      <w:r>
        <w:rPr>
          <w:lang w:val="en-US"/>
        </w:rPr>
        <w:t>.</w:t>
      </w:r>
    </w:p>
    <w:p w14:paraId="2E676806" w14:textId="595E4813" w:rsidR="00EB5DFF" w:rsidRPr="005A0EC0" w:rsidRDefault="00EB5DFF" w:rsidP="005A0EC0">
      <w:commentRangeStart w:id="200"/>
      <w:r>
        <w:rPr>
          <w:lang w:val="en-US"/>
        </w:rPr>
        <w:lastRenderedPageBreak/>
        <w:t>In line with earlier work on digital 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t xml:space="preserve"> </w:t>
      </w:r>
      <w:r>
        <w:rPr>
          <w:lang w:val="en-US"/>
        </w:rPr>
        <w:t xml:space="preserve">Where Enholm et al. (2022) still note compliance as a key enabler for adopting AI, </w:t>
      </w:r>
      <w:r w:rsidR="00500D2D">
        <w:rPr>
          <w:lang w:val="en-US"/>
        </w:rPr>
        <w:t xml:space="preserve">the data suggests that </w:t>
      </w:r>
      <w:r>
        <w:rPr>
          <w:lang w:val="en-US"/>
        </w:rPr>
        <w:t xml:space="preserve">compliance often has become overly restrictive and has become one of the main inhibitors of agentic AI. </w:t>
      </w:r>
    </w:p>
    <w:p w14:paraId="500E7C1B" w14:textId="18C82896" w:rsidR="00EB5DFF" w:rsidRPr="002779EF" w:rsidRDefault="00C25D5A" w:rsidP="00EB5DFF">
      <w:r>
        <w:rPr>
          <w:lang w:val="en-US"/>
        </w:rPr>
        <w:t xml:space="preserve">Likewise, this work also aligns with and builds on the insights from Vidal et al. (2022). Vidal et al. (2022) note how </w:t>
      </w:r>
      <w:commentRangeStart w:id="201"/>
      <w:r>
        <w:rPr>
          <w:lang w:val="en-US"/>
        </w:rPr>
        <w:t>digital leaders should become business leade</w:t>
      </w:r>
      <w:commentRangeEnd w:id="201"/>
      <w:r>
        <w:rPr>
          <w:rStyle w:val="CommentReference"/>
          <w:sz w:val="22"/>
          <w:szCs w:val="22"/>
          <w:lang w:val="en-US"/>
        </w:rPr>
        <w:commentReference w:id="201"/>
      </w:r>
      <w:r>
        <w:rPr>
          <w:lang w:val="en-US"/>
        </w:rPr>
        <w:t xml:space="preserve">rs, including developing business know-how within the digital function. </w:t>
      </w:r>
      <w:commentRangeStart w:id="202"/>
      <w:commentRangeEnd w:id="202"/>
      <w:r>
        <w:rPr>
          <w:rStyle w:val="CommentReference"/>
          <w:sz w:val="22"/>
          <w:szCs w:val="22"/>
          <w:lang w:val="en-US"/>
        </w:rPr>
        <w:commentReference w:id="202"/>
      </w:r>
      <w:r>
        <w:rPr>
          <w:lang w:val="en-US"/>
        </w:rPr>
        <w:t>This study builds on this idea</w:t>
      </w:r>
      <w:commentRangeStart w:id="203"/>
      <w:commentRangeEnd w:id="203"/>
      <w:r>
        <w:rPr>
          <w:rStyle w:val="CommentReference"/>
          <w:sz w:val="22"/>
          <w:szCs w:val="22"/>
          <w:lang w:val="en-US"/>
        </w:rPr>
        <w:commentReference w:id="203"/>
      </w:r>
      <w:r>
        <w:rPr>
          <w:lang w:val="en-US"/>
        </w:rPr>
        <w:t xml:space="preserve"> by mirroring it: marketing leaders should also become digital leaders, as the marketing function increasingly requires technical know-how and management skills. This </w:t>
      </w:r>
      <w:commentRangeStart w:id="204"/>
      <w:r>
        <w:rPr>
          <w:lang w:val="en-US"/>
        </w:rPr>
        <w:t>conclusion</w:t>
      </w:r>
      <w:commentRangeEnd w:id="204"/>
      <w:r>
        <w:rPr>
          <w:rStyle w:val="CommentReference"/>
          <w:sz w:val="22"/>
          <w:szCs w:val="22"/>
          <w:lang w:val="en-US"/>
        </w:rPr>
        <w:commentReference w:id="204"/>
      </w:r>
      <w:r>
        <w:rPr>
          <w:lang w:val="en-US"/>
        </w:rPr>
        <w:t xml:space="preserve"> implies that many of the lessons from Vidal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05" w:name="OLE_LINK14"/>
      <w:r>
        <w:t xml:space="preserve"> work describes the digitalization </w:t>
      </w:r>
      <w:commentRangeStart w:id="206"/>
      <w:r>
        <w:t>paradox</w:t>
      </w:r>
      <w:commentRangeEnd w:id="206"/>
      <w:r>
        <w:rPr>
          <w:rStyle w:val="CommentReference"/>
          <w:i/>
          <w:iCs/>
          <w:sz w:val="22"/>
          <w:szCs w:val="22"/>
        </w:rPr>
        <w:commentReference w:id="206"/>
      </w:r>
      <w:r>
        <w:rPr>
          <w:i/>
          <w:iCs/>
        </w:rPr>
        <w:t>,</w:t>
      </w:r>
      <w:r>
        <w:t xml:space="preserve"> which shows that digital transformations often do not yield the expected returns. </w:t>
      </w:r>
      <w:bookmarkEnd w:id="205"/>
      <w:r w:rsidR="00647F56">
        <w:t xml:space="preserve">This study </w:t>
      </w:r>
      <w:r w:rsidR="00607FB5">
        <w:t>highlights a</w:t>
      </w:r>
      <w:r>
        <w:t xml:space="preserve"> different but related pattern, where the outcomes of investments in agentic AI differ significantly. </w:t>
      </w:r>
      <w:bookmarkStart w:id="207" w:name="OLE_LINK15"/>
      <w:r>
        <w:t xml:space="preserve">While </w:t>
      </w:r>
      <w:r>
        <w:rPr>
          <w:lang w:val="en-US"/>
        </w:rPr>
        <w:t xml:space="preserve">Gebauer </w:t>
      </w:r>
      <w:bookmarkStart w:id="208" w:name="OLE_LINK16"/>
      <w:r>
        <w:rPr>
          <w:lang w:val="en-US"/>
        </w:rPr>
        <w:t>et al. (2020)</w:t>
      </w:r>
      <w:bookmarkEnd w:id="207"/>
      <w:bookmarkEnd w:id="208"/>
      <w:r>
        <w:t xml:space="preserve"> </w:t>
      </w:r>
      <w:r>
        <w:rPr>
          <w:lang w:val="en-US"/>
        </w:rPr>
        <w:t>note elements related to the implementation of the specific solution as key traps, the data suggest that, when it comes to the success of agentic AI, the most significant factor is not the agentic AI initiative itself</w:t>
      </w:r>
      <w:r>
        <w:t xml:space="preserve"> but rather the organizational context in which it is embedded.</w:t>
      </w:r>
    </w:p>
    <w:p w14:paraId="67961680" w14:textId="25508328" w:rsidR="00EB5DFF" w:rsidDel="00346E28" w:rsidRDefault="00EB5DFF" w:rsidP="005A0EC0">
      <w:pPr>
        <w:rPr>
          <w:del w:id="209" w:author="Luttik, Daan" w:date="2026-06-13T21:29:00Z" w16du:dateUtc="2026-06-13T19:29:00Z"/>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10"/>
      <w:r>
        <w:rPr>
          <w:lang w:val="en-US"/>
        </w:rPr>
        <w:t>transformation</w:t>
      </w:r>
      <w:commentRangeEnd w:id="210"/>
      <w:r>
        <w:rPr>
          <w:rStyle w:val="CommentReference"/>
          <w:sz w:val="22"/>
          <w:szCs w:val="22"/>
          <w:lang w:val="en-US"/>
        </w:rPr>
        <w:commentReference w:id="210"/>
      </w:r>
      <w:r>
        <w:rPr>
          <w:lang w:val="en-US"/>
        </w:rPr>
        <w:t xml:space="preserve">. </w:t>
      </w:r>
      <w:commentRangeStart w:id="211"/>
      <w:commentRangeEnd w:id="211"/>
      <w:r>
        <w:rPr>
          <w:rStyle w:val="CommentReference"/>
          <w:sz w:val="22"/>
          <w:szCs w:val="22"/>
          <w:lang w:val="en-US"/>
        </w:rPr>
        <w:commentReference w:id="211"/>
      </w:r>
      <w:r>
        <w:rPr>
          <w:lang w:val="en-US"/>
        </w:rPr>
        <w:t>The data suggest</w:t>
      </w:r>
      <w:commentRangeStart w:id="212"/>
      <w:commentRangeEnd w:id="212"/>
      <w:r>
        <w:rPr>
          <w:rStyle w:val="CommentReference"/>
          <w:sz w:val="22"/>
          <w:szCs w:val="22"/>
          <w:lang w:val="en-US"/>
        </w:rPr>
        <w:commentReference w:id="212"/>
      </w:r>
      <w:r>
        <w:rPr>
          <w:lang w:val="en-US"/>
        </w:rPr>
        <w:t xml:space="preserve"> that this increased speed creates increased resistance and delaying behavior, where one participant noted that, “It goes so fast that </w:t>
      </w:r>
      <w:r>
        <w:rPr>
          <w:lang w:val="en-US"/>
        </w:rPr>
        <w:lastRenderedPageBreak/>
        <w:t xml:space="preserve">[employees] get overwhelmed”. This implies that the managerial </w:t>
      </w:r>
      <w:commentRangeStart w:id="213"/>
      <w:r>
        <w:rPr>
          <w:lang w:val="en-US"/>
        </w:rPr>
        <w:t>behaviors</w:t>
      </w:r>
      <w:commentRangeEnd w:id="213"/>
      <w:r>
        <w:rPr>
          <w:rStyle w:val="CommentReference"/>
          <w:sz w:val="22"/>
          <w:szCs w:val="22"/>
          <w:lang w:val="en-US"/>
        </w:rPr>
        <w:commentReference w:id="213"/>
      </w:r>
      <w:r>
        <w:rPr>
          <w:lang w:val="en-US"/>
        </w:rPr>
        <w:t xml:space="preserve"> that were important during earlier waves </w:t>
      </w:r>
      <w:commentRangeStart w:id="214"/>
      <w:r>
        <w:rPr>
          <w:lang w:val="en-US"/>
        </w:rPr>
        <w:t>of digital transformation</w:t>
      </w:r>
      <w:commentRangeEnd w:id="214"/>
      <w:r>
        <w:rPr>
          <w:rStyle w:val="CommentReference"/>
          <w:sz w:val="22"/>
          <w:szCs w:val="22"/>
          <w:lang w:val="en-US"/>
        </w:rPr>
        <w:commentReference w:id="214"/>
      </w:r>
      <w:r>
        <w:rPr>
          <w:lang w:val="en-US"/>
        </w:rPr>
        <w:t xml:space="preserve"> have become even more important in the age of agentic AI.</w:t>
      </w:r>
      <w:commentRangeEnd w:id="200"/>
      <w:r>
        <w:rPr>
          <w:rStyle w:val="CommentReference"/>
          <w:sz w:val="22"/>
          <w:szCs w:val="22"/>
        </w:rPr>
        <w:commentReference w:id="200"/>
      </w:r>
    </w:p>
    <w:p w14:paraId="03EA2480" w14:textId="50E2B603" w:rsidR="00EB5DFF" w:rsidRDefault="00EB5DFF" w:rsidP="00EB5DFF">
      <w:pPr>
        <w:rPr>
          <w:lang w:val="en-US"/>
        </w:rPr>
      </w:pPr>
      <w:commentRangeStart w:id="215"/>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16"/>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16"/>
      <w:r>
        <w:rPr>
          <w:rStyle w:val="CommentReference"/>
          <w:sz w:val="22"/>
          <w:szCs w:val="22"/>
          <w:lang w:val="en-US"/>
        </w:rPr>
        <w:commentReference w:id="216"/>
      </w:r>
      <w:commentRangeEnd w:id="215"/>
      <w:r>
        <w:rPr>
          <w:rStyle w:val="CommentReference"/>
          <w:sz w:val="22"/>
          <w:szCs w:val="22"/>
          <w:lang w:val="en-US"/>
        </w:rPr>
        <w:commentReference w:id="215"/>
      </w:r>
    </w:p>
    <w:p w14:paraId="48870530" w14:textId="69DD99A6" w:rsidR="00EB5DFF" w:rsidRDefault="00EB5DFF" w:rsidP="00EB5DFF">
      <w:commentRangeStart w:id="217"/>
      <w:r>
        <w:rPr>
          <w:i/>
          <w:iCs/>
          <w:lang w:val="en-US"/>
        </w:rPr>
        <w:t>Observing</w:t>
      </w:r>
      <w:commentRangeEnd w:id="217"/>
      <w:r>
        <w:rPr>
          <w:rStyle w:val="CommentReference"/>
          <w:sz w:val="22"/>
          <w:szCs w:val="22"/>
          <w:lang w:val="en-US"/>
        </w:rPr>
        <w:commentReference w:id="217"/>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2F71D17" w:rsidR="00EB5DFF" w:rsidDel="00346E28" w:rsidRDefault="00EB5DFF" w:rsidP="005A0EC0">
      <w:pPr>
        <w:rPr>
          <w:del w:id="218" w:author="Luttik, Daan" w:date="2026-06-13T21:30:00Z" w16du:dateUtc="2026-06-13T19:30:00Z"/>
        </w:rPr>
      </w:pP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219"/>
      <w:r>
        <w:t>criteria</w:t>
      </w:r>
      <w:commentRangeEnd w:id="219"/>
      <w:r>
        <w:rPr>
          <w:rStyle w:val="CommentReference"/>
          <w:sz w:val="22"/>
          <w:szCs w:val="22"/>
        </w:rPr>
        <w:commentReference w:id="219"/>
      </w:r>
      <w:r>
        <w:t xml:space="preserve"> as proposed by Srivastava (2026), and, in line with her call to research, connects these </w:t>
      </w:r>
      <w:r>
        <w:lastRenderedPageBreak/>
        <w:t>factors to value creation. Furthermore, evidence is provided that aligns with Schmidt et al.</w:t>
      </w:r>
      <w:commentRangeStart w:id="220"/>
      <w:r>
        <w:t>’s</w:t>
      </w:r>
      <w:commentRangeEnd w:id="220"/>
      <w:r>
        <w:rPr>
          <w:rStyle w:val="CommentReference"/>
          <w:sz w:val="22"/>
          <w:szCs w:val="22"/>
        </w:rPr>
        <w:commentReference w:id="220"/>
      </w:r>
      <w:r>
        <w:t xml:space="preserve"> (2026)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221"/>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21"/>
      <w:r>
        <w:rPr>
          <w:rStyle w:val="CommentReference"/>
          <w:sz w:val="22"/>
          <w:szCs w:val="22"/>
          <w:lang w:val="en-US"/>
        </w:rPr>
        <w:commentReference w:id="221"/>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778542F2" w:rsidR="003E6A42" w:rsidRDefault="003E6A42" w:rsidP="003E6A42">
      <w:r>
        <w:t>Within the organizational context, marketing managers can seek to apply agentic AI. Four key use cases that marketing managers can apply are observed; generating insights, creating and validating content and campaigns, utilizing generic agents for personal work and employing cusomter-facing agents.</w:t>
      </w:r>
    </w:p>
    <w:p w14:paraId="22B90EB5" w14:textId="40651984"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breath of analytical use cases, they span use-cases requiring structured and unstructured data, private and public data-sources. </w:t>
      </w:r>
      <w:r>
        <w:lastRenderedPageBreak/>
        <w:t>Specifically marketers might apply agentic AI to perform competitor analysis, analyze marketing 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7A75F080" w:rsidR="00EC0903" w:rsidRDefault="00EC0903" w:rsidP="003E6A42">
      <w:r>
        <w:t xml:space="preserve">The third use case is likely not marketing specific, but frequently noted by the interviewees;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22"/>
      <w:r>
        <w:t>This study adds to this idea by showing that marketers can be in control of these automations themselves, they use tools that do not required programming experience to automate their own processes.</w:t>
      </w:r>
      <w:commentRangeEnd w:id="222"/>
      <w:r>
        <w:rPr>
          <w:rStyle w:val="CommentReference"/>
          <w:sz w:val="22"/>
          <w:szCs w:val="22"/>
        </w:rPr>
        <w:commentReference w:id="222"/>
      </w:r>
    </w:p>
    <w:p w14:paraId="0EB96199" w14:textId="45D0E961"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w:t>
      </w:r>
      <w:r w:rsidR="00EA1387">
        <w:lastRenderedPageBreak/>
        <w:t xml:space="preserve">bounds set by the company. Some of these new agentic chatbots seem to be blurring the boundary between a customer support agent, a sales representative, and a agent that can be used as a tool to perform tasks. We also see a new trend that aligns with the concept of the AI super assistant posed by Hasselwander et al. (2026), </w:t>
      </w:r>
      <w:r w:rsidR="000C3C78">
        <w:t xml:space="preserve">while still in an experimental phase </w:t>
      </w:r>
      <w:r w:rsidR="00EA1387">
        <w:t xml:space="preserve">companies start to expose specific capabilities </w:t>
      </w:r>
      <w:r w:rsidR="000C3C78">
        <w:rPr>
          <w:lang w:val="en-US"/>
        </w:rPr>
        <w:t xml:space="preserve">through servers that can be integrated with the consumers agentic AI system. </w:t>
      </w:r>
    </w:p>
    <w:p w14:paraId="78E1E6AC" w14:textId="7B8814A6" w:rsidR="00EB5DFF" w:rsidRDefault="0036626E" w:rsidP="0036626E">
      <w:r>
        <w:t>The models final components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6FEC731B" w:rsidR="00791F68" w:rsidRDefault="006E143A" w:rsidP="0036626E">
      <w:r>
        <w:t>Almost a</w:t>
      </w:r>
      <w:r w:rsidR="004739D2">
        <w:t>ll</w:t>
      </w:r>
      <w:r w:rsidR="00B97444">
        <w:t xml:space="preserve"> of the specific benefits, sacrifices, and risks that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are present in </w:t>
      </w:r>
      <w:r w:rsidR="004739D2">
        <w:t xml:space="preserve">are described by </w:t>
      </w:r>
      <w:r w:rsidR="00791F68">
        <w:t>Hughes 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23"/>
      <w:r w:rsidR="002E4C09">
        <w:t xml:space="preserve">Brynjolfsson et al. </w:t>
      </w:r>
      <w:r w:rsidR="004739D2">
        <w:t>(</w:t>
      </w:r>
      <w:r w:rsidR="002E4C09" w:rsidRPr="002E4C09">
        <w:rPr>
          <w:highlight w:val="white"/>
          <w:lang w:val="en-US"/>
        </w:rPr>
        <w:t>2025</w:t>
      </w:r>
      <w:r w:rsidR="00791F68">
        <w:t>)</w:t>
      </w:r>
      <w:commentRangeEnd w:id="223"/>
      <w:r w:rsidR="008A215C">
        <w:rPr>
          <w:rStyle w:val="CommentReference"/>
          <w:sz w:val="22"/>
          <w:szCs w:val="22"/>
        </w:rPr>
        <w:commentReference w:id="223"/>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 empirically and show that they apply to the use cases deployed within the marketing domain</w:t>
      </w:r>
      <w:r w:rsidR="00D746DB">
        <w:t>.</w:t>
      </w:r>
    </w:p>
    <w:p w14:paraId="4161AE53" w14:textId="1F9BC073" w:rsidR="006E143A" w:rsidRDefault="006E143A" w:rsidP="0036626E">
      <w:r>
        <w:t xml:space="preserve">One of the benefits that we did not find in earlier works relates to the </w:t>
      </w:r>
      <w:r>
        <w:rPr>
          <w:lang w:val="en-US"/>
        </w:rPr>
        <w:t xml:space="preserve">extension of personal skillsets, this perceived benefit relates to marketers being able to perform tasks that they typically are not able to do. Interviewees seem to marketers see this pattern and connect it to the cost of job displacement. However, different interviewees interpret this differently, some note that juniors might become less relevant, noting that with agentic AI you essentially already </w:t>
      </w:r>
      <w:r>
        <w:rPr>
          <w:lang w:val="en-US"/>
        </w:rPr>
        <w:lastRenderedPageBreak/>
        <w:t>have an army of juniors. Others note that it is instead the seniors that might get displaced because a junior with AI can do the same work while costing less.</w:t>
      </w:r>
      <w:r w:rsidR="00C707CB">
        <w:rPr>
          <w:lang w:val="en-US"/>
        </w:rPr>
        <w:t xml:space="preserve"> </w:t>
      </w:r>
    </w:p>
    <w:p w14:paraId="62134CA3" w14:textId="543AEB5C" w:rsidR="008B3976" w:rsidRDefault="00D746DB" w:rsidP="0036626E">
      <w:r>
        <w:t>This study</w:t>
      </w:r>
      <w:r w:rsidR="00331B93">
        <w:t xml:space="preserve"> also</w:t>
      </w:r>
      <w:r>
        <w:t xml:space="preserve"> adds perspective</w:t>
      </w:r>
      <w:r w:rsidR="006E143A">
        <w:t xml:space="preserve"> to the explored benefits, sacrifices and risks</w:t>
      </w:r>
      <w:r>
        <w:t xml:space="preserve"> by analyzing </w:t>
      </w:r>
      <w:r w:rsidR="006E143A">
        <w:t xml:space="preserve">how the </w:t>
      </w:r>
      <w:r>
        <w:t xml:space="preserve">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stands and managerial behaviors in general stand out in their role for value creation. </w:t>
      </w:r>
    </w:p>
    <w:p w14:paraId="5DBA3115" w14:textId="12367AA2" w:rsidR="00EB5DFF" w:rsidRPr="00EB4C45" w:rsidRDefault="00D746DB" w:rsidP="00EB4C45">
      <w:r>
        <w:t xml:space="preserve">But additionally a few specific patterns </w:t>
      </w:r>
      <w:r w:rsidR="00331B93">
        <w:t>concerning risks warrant</w:t>
      </w:r>
      <w:r>
        <w:t xml:space="preserve"> analysis. </w:t>
      </w:r>
      <w:r w:rsidR="008B3976">
        <w:t xml:space="preserve">First, hallucination is often mentioned as a key risk, however </w:t>
      </w:r>
      <w:r w:rsidR="00EF7A26">
        <w:t>some</w:t>
      </w:r>
      <w:r w:rsidR="00F8660F">
        <w:t xml:space="preserve"> interviewees mention the risk of human failure as well. </w:t>
      </w:r>
      <w:r w:rsidR="00331B93">
        <w:t xml:space="preserve">Some noted that agentic AI might be less likely to make mistakes, but none indicated to have measured and compared the failure rates of agentic AI and humans. Similarly an often mentioned risk of agentic AI is brand risk, here we observe a similar pattern, </w:t>
      </w:r>
      <w:r w:rsidR="00EF7A26">
        <w:t xml:space="preserve">while many mention content that does not meet the quality bar or does not align with the brand as a risk some note that they use AI to ensure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24" w:name="_Toc232351383"/>
      <w:r>
        <w:t>5.2</w:t>
      </w:r>
      <w:r>
        <w:tab/>
        <w:t>Practical implications</w:t>
      </w:r>
      <w:bookmarkEnd w:id="224"/>
    </w:p>
    <w:p w14:paraId="6E7DEF2D" w14:textId="659469D1" w:rsidR="00EB4C45" w:rsidRPr="00EB4C45" w:rsidDel="00E72E0A" w:rsidRDefault="00EB4C45" w:rsidP="00EB4C45">
      <w:pPr>
        <w:rPr>
          <w:del w:id="225" w:author="Luttik, Daan" w:date="2026-06-14T19:14:00Z" w16du:dateUtc="2026-06-14T17:14:00Z"/>
        </w:rPr>
      </w:pPr>
      <w:r>
        <w:t xml:space="preserve">This study </w:t>
      </w:r>
      <w:r w:rsidR="00CA756D">
        <w:t>describes how marketing managers create value using agentic AI and key element in doing so is navigating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applicable for a marketer manager.</w:t>
      </w:r>
    </w:p>
    <w:p w14:paraId="247E8924" w14:textId="69793998" w:rsidR="00EB5DFF" w:rsidRDefault="00EB5DFF">
      <w:pPr>
        <w:pPrChange w:id="226" w:author="Luttik, Daan" w:date="2026-06-14T19:14:00Z" w16du:dateUtc="2026-06-14T17:14:00Z">
          <w:pPr>
            <w:pStyle w:val="Heading3"/>
          </w:pPr>
        </w:pPrChange>
      </w:pPr>
      <w:del w:id="227" w:author="Luttik, Daan" w:date="2026-06-13T21:30:00Z" w16du:dateUtc="2026-06-13T19:30:00Z">
        <w:r>
          <w:delText>5.2.1</w:delText>
        </w:r>
        <w:r>
          <w:tab/>
          <w:delText>Build the conditions and lead the change</w:delText>
        </w:r>
      </w:del>
    </w:p>
    <w:p w14:paraId="0F29BC82" w14:textId="77777777" w:rsidR="00946436" w:rsidRDefault="00C364AE" w:rsidP="00C364AE">
      <w:r>
        <w:lastRenderedPageBreak/>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352E7893" w:rsidR="00C364AE" w:rsidRDefault="00C364AE" w:rsidP="00C364AE">
      <w:pPr>
        <w:rPr>
          <w:lang w:val="en-US"/>
        </w:rPr>
      </w:pPr>
      <w:r>
        <w:t xml:space="preserve">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 you are </w:t>
      </w:r>
      <w:r w:rsidR="00946436">
        <w:t xml:space="preserve">as interviewee 13 noted </w:t>
      </w:r>
      <w:r w:rsidR="00946436">
        <w:rPr>
          <w:lang w:val="en-US"/>
        </w:rPr>
        <w:t xml:space="preserve">“Yes, we will automate these kind of things, but that still means someone needs to look over this automation. You can learn to do this”. This is connected to the need for </w:t>
      </w:r>
      <w:commentRangeStart w:id="228"/>
      <w:r w:rsidR="00946436">
        <w:rPr>
          <w:lang w:val="en-US"/>
        </w:rPr>
        <w:t>education</w:t>
      </w:r>
      <w:commentRangeEnd w:id="228"/>
      <w:r w:rsidR="00A35520">
        <w:rPr>
          <w:rStyle w:val="CommentReference"/>
          <w:sz w:val="22"/>
          <w:szCs w:val="22"/>
          <w:lang w:val="en-US"/>
        </w:rPr>
        <w:commentReference w:id="228"/>
      </w:r>
      <w:r w:rsidR="00946436">
        <w:rPr>
          <w:lang w:val="en-US"/>
        </w:rPr>
        <w:t>, which is described by many as critical to help employees apply agentic AI effectively.</w:t>
      </w:r>
    </w:p>
    <w:p w14:paraId="5610621A" w14:textId="37E63A57" w:rsidR="003A1863" w:rsidRDefault="00946436" w:rsidP="00C364AE">
      <w:pPr>
        <w:rPr>
          <w:lang w:val="en-US"/>
        </w:rPr>
      </w:pPr>
      <w:commentRangeStart w:id="229"/>
      <w:r>
        <w:rPr>
          <w:lang w:val="en-US"/>
        </w:rPr>
        <w:t xml:space="preserve">An interesting interplay arises between the compliance and experimentation. </w:t>
      </w:r>
      <w:commentRangeEnd w:id="229"/>
      <w:r w:rsidR="003A1863">
        <w:rPr>
          <w:rStyle w:val="CommentReference"/>
          <w:sz w:val="22"/>
          <w:szCs w:val="22"/>
          <w:lang w:val="en-US"/>
        </w:rPr>
        <w:commentReference w:id="229"/>
      </w:r>
      <w:r>
        <w:rPr>
          <w:lang w:val="en-US"/>
        </w:rPr>
        <w:t>Since the possibilities of agentic AI are progressing so fast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advice marketing managers to negotiate with legal and IT to set up these laboratories in a compliant manner, ensuring space for experimentation without breaking compliance policies.</w:t>
      </w:r>
      <w:r w:rsidR="003A1863">
        <w:rPr>
          <w:lang w:val="en-US"/>
        </w:rPr>
        <w:t xml:space="preserve"> </w:t>
      </w:r>
    </w:p>
    <w:p w14:paraId="4E60E19C" w14:textId="3AC4AF67" w:rsidR="003A1863" w:rsidRPr="00946436" w:rsidDel="00346E28" w:rsidRDefault="003A1863" w:rsidP="00C364AE">
      <w:pPr>
        <w:rPr>
          <w:del w:id="230" w:author="Luttik, Daan" w:date="2026-06-13T21:30:00Z" w16du:dateUtc="2026-06-13T19:30:00Z"/>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Vidal et al. (2022) notes that </w:t>
      </w:r>
      <w:commentRangeStart w:id="231"/>
      <w:r w:rsidR="00E72E0A">
        <w:rPr>
          <w:lang w:val="en-US"/>
        </w:rPr>
        <w:t>digital leaders should become business leade</w:t>
      </w:r>
      <w:commentRangeEnd w:id="231"/>
      <w:r w:rsidR="00E72E0A">
        <w:rPr>
          <w:rStyle w:val="CommentReference"/>
          <w:sz w:val="22"/>
          <w:szCs w:val="22"/>
          <w:lang w:val="en-US"/>
        </w:rPr>
        <w:commentReference w:id="231"/>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w:t>
      </w:r>
      <w:r w:rsidR="00E72E0A">
        <w:rPr>
          <w:lang w:val="en-US"/>
        </w:rPr>
        <w:lastRenderedPageBreak/>
        <w:t xml:space="preserve">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their 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6841CD2D" w14:textId="77777777" w:rsidR="00A35520" w:rsidRDefault="00A35520" w:rsidP="6E19D5D5">
      <w:pPr>
        <w:rPr>
          <w:color w:val="C0504D" w:themeColor="accent2"/>
          <w:lang w:val="en-US"/>
        </w:rPr>
      </w:pPr>
    </w:p>
    <w:p w14:paraId="6CFF3D02" w14:textId="23B17DAF" w:rsidR="00EB5DFF" w:rsidRPr="005A4C3F" w:rsidRDefault="00EB5DFF">
      <w:pPr>
        <w:rPr>
          <w:color w:val="C0504D" w:themeColor="accent2"/>
        </w:rPr>
        <w:pPrChange w:id="232" w:author="Luttik, Daan" w:date="2026-06-13T21:30:00Z" w16du:dateUtc="2026-06-13T19:30:00Z">
          <w:pPr>
            <w:pStyle w:val="Heading3"/>
          </w:pPr>
        </w:pPrChange>
      </w:pPr>
      <w:del w:id="233" w:author="Luttik, Daan" w:date="2026-06-13T21:30:00Z" w16du:dateUtc="2026-06-13T19:30:00Z">
        <w:r>
          <w:rPr>
            <w:color w:val="C0504D" w:themeColor="accent2"/>
          </w:rPr>
          <w:delText>5.2.2</w:delText>
        </w:r>
        <w:r>
          <w:rPr>
            <w:color w:val="C0504D" w:themeColor="accent2"/>
          </w:rPr>
          <w:tab/>
          <w:delText>Choose your posture: follow or differentiate</w:delText>
        </w:r>
      </w:del>
    </w:p>
    <w:p w14:paraId="16D477E1" w14:textId="77777777" w:rsidR="00EB5DFF" w:rsidRPr="005A4C3F" w:rsidRDefault="00EB5DFF" w:rsidP="6E19D5D5">
      <w:pPr>
        <w:rPr>
          <w:color w:val="C0504D" w:themeColor="accent2"/>
          <w:lang w:val="en-US"/>
        </w:rPr>
      </w:pPr>
      <w:r>
        <w:rPr>
          <w:color w:val="C0504D" w:themeColor="accent2"/>
          <w:lang w:val="en-US"/>
        </w:rPr>
        <w:t>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3FE576AA" w:rsidR="00EB5DFF" w:rsidRPr="005A4C3F" w:rsidDel="00346E28" w:rsidRDefault="00EB5DFF" w:rsidP="00EB5DFF">
      <w:pPr>
        <w:pStyle w:val="Heading3"/>
        <w:rPr>
          <w:del w:id="234" w:author="Luttik, Daan" w:date="2026-06-13T21:30:00Z" w16du:dateUtc="2026-06-13T19:30:00Z"/>
          <w:color w:val="C0504D" w:themeColor="accent2"/>
        </w:rPr>
      </w:pPr>
      <w:del w:id="235" w:author="Luttik, Daan" w:date="2026-06-13T21:30:00Z" w16du:dateUtc="2026-06-13T19:30:00Z">
        <w:r>
          <w:rPr>
            <w:color w:val="C0504D" w:themeColor="accent2"/>
          </w:rPr>
          <w:lastRenderedPageBreak/>
          <w:delText>5.2.3</w:delText>
        </w:r>
        <w:r>
          <w:rPr>
            <w:color w:val="C0504D" w:themeColor="accent2"/>
          </w:rPr>
          <w:tab/>
          <w:delText>Start from the workflow and engineer the configuration</w:delText>
        </w:r>
      </w:del>
    </w:p>
    <w:p w14:paraId="63A60869" w14:textId="62B759D2" w:rsidR="00EB5DFF" w:rsidRPr="005A4C3F" w:rsidDel="00346E28" w:rsidRDefault="00EB5DFF" w:rsidP="00EB5DFF">
      <w:pPr>
        <w:pStyle w:val="Heading3"/>
        <w:rPr>
          <w:del w:id="236" w:author="Luttik, Daan" w:date="2026-06-13T21:30:00Z" w16du:dateUtc="2026-06-13T19:30:00Z"/>
          <w:color w:val="C0504D" w:themeColor="accent2"/>
        </w:rPr>
      </w:pPr>
      <w:del w:id="237" w:author="Luttik, Daan" w:date="2026-06-13T21:30:00Z" w16du:dateUtc="2026-06-13T19:30:00Z">
        <w:r>
          <w:rPr>
            <w:color w:val="C0504D" w:themeColor="accent2"/>
          </w:rPr>
          <w:delText>5.2.4</w:delText>
        </w:r>
        <w:r>
          <w:rPr>
            <w:color w:val="C0504D" w:themeColor="accent2"/>
          </w:rPr>
          <w:tab/>
          <w:delText>Govern AI with AI, calibrated to risk</w:delText>
        </w:r>
      </w:del>
    </w:p>
    <w:p w14:paraId="29D21D74" w14:textId="476264F7" w:rsidR="00EB5DFF" w:rsidRPr="005A4C3F" w:rsidRDefault="00EB5DFF" w:rsidP="6E19D5D5">
      <w:pPr>
        <w:rPr>
          <w:color w:val="C0504D" w:themeColor="accent2"/>
          <w:lang w:val="en-US"/>
        </w:rPr>
      </w:pPr>
      <w:r>
        <w:rPr>
          <w:color w:val="C0504D" w:themeColor="accent2"/>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589AA5E5" w:rsidR="00EB5DFF" w:rsidRPr="005A4C3F" w:rsidDel="00346E28" w:rsidRDefault="00EB5DFF" w:rsidP="00EB5DFF">
      <w:pPr>
        <w:pStyle w:val="Heading3"/>
        <w:rPr>
          <w:del w:id="238" w:author="Luttik, Daan" w:date="2026-06-13T21:30:00Z" w16du:dateUtc="2026-06-13T19:30:00Z"/>
          <w:color w:val="C0504D" w:themeColor="accent2"/>
        </w:rPr>
      </w:pPr>
      <w:del w:id="239" w:author="Luttik, Daan" w:date="2026-06-13T21:30:00Z" w16du:dateUtc="2026-06-13T19:30:00Z">
        <w:r>
          <w:rPr>
            <w:color w:val="C0504D" w:themeColor="accent2"/>
          </w:rPr>
          <w:delText>5.2.6</w:delText>
        </w:r>
        <w:r>
          <w:rPr>
            <w:color w:val="C0504D" w:themeColor="accent2"/>
          </w:rPr>
          <w:tab/>
          <w:delText>Look outward: the agentic demand side and the talent pipeline</w:delText>
        </w:r>
      </w:del>
    </w:p>
    <w:p w14:paraId="06974DCC" w14:textId="18995E67" w:rsidR="00EB5DFF" w:rsidRPr="00F109A9" w:rsidRDefault="00EB5DFF" w:rsidP="6E19D5D5">
      <w:pPr>
        <w:rPr>
          <w:color w:val="9BBB59" w:themeColor="accent3"/>
          <w:lang w:val="en-US"/>
        </w:rPr>
      </w:pPr>
      <w:r>
        <w:rPr>
          <w:color w:val="C0504D" w:themeColor="accent2"/>
          <w:lang w:val="en-US"/>
        </w:rPr>
        <w:t>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Managers should weigh short-term efficiency against the longer-term cost to capability and brand distinctiveness, neither of which is captured by efficiency metrics alone.</w:t>
      </w:r>
    </w:p>
    <w:p w14:paraId="75903165" w14:textId="71CB7ABD" w:rsidR="00EB5DFF" w:rsidRDefault="00EB5DFF" w:rsidP="00EB4C45">
      <w:pPr>
        <w:pStyle w:val="Heading2"/>
      </w:pPr>
      <w:bookmarkStart w:id="240" w:name="_Toc232351384"/>
      <w:r>
        <w:t>5.3</w:t>
      </w:r>
      <w:r>
        <w:tab/>
        <w:t xml:space="preserve">Limitations &amp; </w:t>
      </w:r>
      <w:r w:rsidR="00986252">
        <w:t>f</w:t>
      </w:r>
      <w:r>
        <w:t>uture research</w:t>
      </w:r>
      <w:bookmarkEnd w:id="240"/>
    </w:p>
    <w:p w14:paraId="37C3E8ED" w14:textId="0C60282F" w:rsidR="00EB5DFF" w:rsidRDefault="00EB5DFF" w:rsidP="00EB5DFF">
      <w:pPr>
        <w:rPr>
          <w:del w:id="241" w:author="Beninger, Stefanie" w:date="2026-06-10T13:27:00Z" w16du:dateUtc="2026-06-10T13:27:29Z"/>
        </w:rPr>
      </w:pPr>
      <w:r>
        <w:rPr>
          <w:lang w:val="en-US"/>
        </w:rPr>
        <w:t xml:space="preserve">A limitation of this study lies in the speed with which AI is evolving rapidly. Many insights regarding the role of the manager align with earlier works on transformations (e.g. </w:t>
      </w:r>
      <w:r>
        <w:rPr>
          <w:lang w:val="en-US"/>
        </w:rPr>
        <w:lastRenderedPageBreak/>
        <w:t xml:space="preserve">Vidal et al. 2022) and are likely to be relevant toward the future; others like the impact of specific use cases might be heavily dependent on the temporal </w:t>
      </w:r>
      <w:commentRangeStart w:id="242"/>
      <w:r>
        <w:rPr>
          <w:lang w:val="en-US"/>
        </w:rPr>
        <w:t>situation</w:t>
      </w:r>
      <w:commentRangeEnd w:id="242"/>
      <w:r>
        <w:rPr>
          <w:rStyle w:val="CommentReference"/>
          <w:sz w:val="22"/>
          <w:szCs w:val="22"/>
          <w:lang w:val="en-US"/>
        </w:rPr>
        <w:commentReference w:id="242"/>
      </w:r>
      <w:r>
        <w:rPr>
          <w:lang w:val="en-US"/>
        </w:rPr>
        <w:t xml:space="preserve">. Furthermore, as this research applies a qualitative approach, </w:t>
      </w:r>
      <w:commentRangeStart w:id="243"/>
      <w:commentRangeEnd w:id="243"/>
      <w:r>
        <w:rPr>
          <w:rStyle w:val="CommentReference"/>
          <w:sz w:val="22"/>
          <w:szCs w:val="22"/>
          <w:lang w:val="en-US"/>
        </w:rPr>
        <w:commentReference w:id="243"/>
      </w:r>
      <w:r>
        <w:rPr>
          <w:lang w:val="en-US"/>
        </w:rPr>
        <w:t>the outcomes</w:t>
      </w:r>
      <w:r w:rsidR="006C708F">
        <w:rPr>
          <w:lang w:val="en-US"/>
        </w:rPr>
        <w:t xml:space="preserve"> of this study</w:t>
      </w:r>
      <w:r>
        <w:rPr>
          <w:lang w:val="en-US"/>
        </w:rPr>
        <w:t xml:space="preserve"> could be</w:t>
      </w:r>
      <w:commentRangeStart w:id="244"/>
      <w:commentRangeEnd w:id="244"/>
      <w:r>
        <w:rPr>
          <w:rStyle w:val="CommentReference"/>
          <w:sz w:val="22"/>
          <w:szCs w:val="22"/>
          <w:lang w:val="en-US"/>
        </w:rPr>
        <w:commentReference w:id="244"/>
      </w:r>
      <w:r>
        <w:rPr>
          <w:lang w:val="en-US"/>
        </w:rPr>
        <w:t xml:space="preserve"> transferable to other </w:t>
      </w:r>
      <w:commentRangeStart w:id="245"/>
      <w:r>
        <w:rPr>
          <w:lang w:val="en-US"/>
        </w:rPr>
        <w:t>contexts</w:t>
      </w:r>
      <w:commentRangeEnd w:id="245"/>
      <w:r>
        <w:rPr>
          <w:rStyle w:val="CommentReference"/>
          <w:sz w:val="22"/>
          <w:szCs w:val="22"/>
          <w:lang w:val="en-US"/>
        </w:rPr>
        <w:commentReference w:id="245"/>
      </w:r>
      <w:r>
        <w:rPr>
          <w:lang w:val="en-US"/>
        </w:rPr>
        <w:t xml:space="preserve">, but might also be specific to a small number of individuals and the context of the interviews (Shenton, 2004). </w:t>
      </w:r>
    </w:p>
    <w:p w14:paraId="71CBA20A" w14:textId="07F4DAAC" w:rsidR="00EB5DFF" w:rsidRDefault="00EB5DFF" w:rsidP="00EB5DFF">
      <w:commentRangeStart w:id="246"/>
      <w:r>
        <w:rPr>
          <w:lang w:val="en-US"/>
        </w:rPr>
        <w:t>To</w:t>
      </w:r>
      <w:commentRangeEnd w:id="246"/>
      <w:r>
        <w:rPr>
          <w:rStyle w:val="CommentReference"/>
          <w:sz w:val="22"/>
          <w:szCs w:val="22"/>
          <w:lang w:val="en-US"/>
        </w:rPr>
        <w:commentReference w:id="246"/>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w:t>
      </w:r>
      <w:ins w:id="247" w:author="Beninger, Stefanie" w:date="2026-06-10T13:27:00Z" w16du:dateUtc="2026-06-10T13:27:16Z">
        <w:r>
          <w:rPr>
            <w:lang w:val="en-US"/>
          </w:rPr>
          <w:t xml:space="preserve"> </w:t>
        </w:r>
      </w:ins>
      <w:r>
        <w:rPr>
          <w:lang w:val="en-US"/>
        </w:rPr>
        <w:t>AI and the role of the marketing manager therein.</w:t>
      </w:r>
    </w:p>
    <w:p w14:paraId="2C144096" w14:textId="54B7A93F" w:rsidR="00EB5DFF" w:rsidRDefault="00EB5DFF" w:rsidP="00EB5DFF">
      <w:r>
        <w:rPr>
          <w:lang w:val="en-US"/>
        </w:rPr>
        <w:t xml:space="preserve">Another limitation lies in the gap between optics and </w:t>
      </w:r>
      <w:commentRangeStart w:id="248"/>
      <w:r>
        <w:rPr>
          <w:lang w:val="en-US"/>
        </w:rPr>
        <w:t>reality</w:t>
      </w:r>
      <w:commentRangeEnd w:id="248"/>
      <w:r>
        <w:rPr>
          <w:rStyle w:val="CommentReference"/>
          <w:sz w:val="22"/>
          <w:szCs w:val="22"/>
          <w:lang w:val="en-US"/>
        </w:rPr>
        <w:commentReference w:id="248"/>
      </w:r>
      <w:r>
        <w:rPr>
          <w:lang w:val="en-US"/>
        </w:rPr>
        <w:t xml:space="preserve">; while many interviewees were open about this gap, others might not have been so </w:t>
      </w:r>
      <w:commentRangeStart w:id="249"/>
      <w:r>
        <w:rPr>
          <w:lang w:val="en-US"/>
        </w:rPr>
        <w:t>forthcoming</w:t>
      </w:r>
      <w:commentRangeEnd w:id="249"/>
      <w:r>
        <w:rPr>
          <w:rStyle w:val="CommentReference"/>
          <w:sz w:val="22"/>
          <w:szCs w:val="22"/>
          <w:lang w:val="en-US"/>
        </w:rPr>
        <w:commentReference w:id="249"/>
      </w:r>
      <w:r>
        <w:rPr>
          <w:lang w:val="en-US"/>
        </w:rPr>
        <w:t>. This study relies exclusively on interview data and is based on an inductive approach. In line with Polsa (2013)</w:t>
      </w:r>
      <w:ins w:id="250" w:author="Beninger, Stefanie" w:date="2026-06-10T13:28:00Z" w16du:dateUtc="2026-06-10T13:28:17Z">
        <w:r>
          <w:rPr>
            <w:lang w:val="en-US"/>
          </w:rPr>
          <w:t>,</w:t>
        </w:r>
      </w:ins>
      <w:r>
        <w:rPr>
          <w:lang w:val="en-US"/>
        </w:rPr>
        <w:t xml:space="preserve"> research could use different data collection methods and leverage different research approaches. For example, auditing the state of AI within an </w:t>
      </w:r>
      <w:commentRangeStart w:id="251"/>
      <w:r>
        <w:rPr>
          <w:lang w:val="en-US"/>
        </w:rPr>
        <w:t>organization</w:t>
      </w:r>
      <w:commentRangeEnd w:id="251"/>
      <w:r>
        <w:rPr>
          <w:rStyle w:val="CommentReference"/>
          <w:sz w:val="22"/>
          <w:szCs w:val="22"/>
          <w:lang w:val="en-US"/>
        </w:rPr>
        <w:commentReference w:id="251"/>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252"/>
      <w:commentRangeEnd w:id="252"/>
      <w:r>
        <w:rPr>
          <w:rStyle w:val="CommentReference"/>
          <w:sz w:val="22"/>
          <w:szCs w:val="22"/>
          <w:lang w:val="en-US"/>
        </w:rPr>
        <w:commentReference w:id="252"/>
      </w:r>
      <w:r>
        <w:rPr>
          <w:lang w:val="en-US"/>
        </w:rPr>
        <w:t xml:space="preserve">. </w:t>
      </w:r>
    </w:p>
    <w:p w14:paraId="1FFE8426" w14:textId="77777777" w:rsidR="00EB5DFF" w:rsidRPr="009E2C30" w:rsidRDefault="00EB5DFF" w:rsidP="6E19D5D5">
      <w:pPr>
        <w:rPr>
          <w:b/>
          <w:bCs/>
          <w:color w:val="76923C" w:themeColor="accent3" w:themeShade="BF"/>
          <w:lang w:val="en-US"/>
        </w:rPr>
      </w:pPr>
      <w:r>
        <w:rPr>
          <w:lang w:val="en-US"/>
        </w:rPr>
        <w:t xml:space="preserve">Finally, </w:t>
      </w:r>
      <w:commentRangeStart w:id="253"/>
      <w:commentRangeStart w:id="254"/>
      <w:r>
        <w:rPr>
          <w:lang w:val="en-US"/>
        </w:rPr>
        <w:t>research</w:t>
      </w:r>
      <w:commentRangeEnd w:id="253"/>
      <w:r>
        <w:rPr>
          <w:rStyle w:val="CommentReference"/>
          <w:sz w:val="22"/>
          <w:szCs w:val="22"/>
          <w:lang w:val="en-US"/>
        </w:rPr>
        <w:commentReference w:id="253"/>
      </w:r>
      <w:commentRangeEnd w:id="254"/>
      <w:r>
        <w:rPr>
          <w:rStyle w:val="CommentReference"/>
          <w:sz w:val="22"/>
          <w:szCs w:val="22"/>
          <w:lang w:val="en-US"/>
        </w:rPr>
        <w:commentReference w:id="254"/>
      </w:r>
      <w:r>
        <w:rPr>
          <w:lang w:val="en-US"/>
        </w:rPr>
        <w:t xml:space="preserve"> could study specific elements in more </w:t>
      </w:r>
      <w:commentRangeStart w:id="255"/>
      <w:r>
        <w:rPr>
          <w:lang w:val="en-US"/>
        </w:rPr>
        <w:t>depth</w:t>
      </w:r>
      <w:commentRangeEnd w:id="255"/>
      <w:r>
        <w:rPr>
          <w:rStyle w:val="CommentReference"/>
          <w:sz w:val="22"/>
          <w:szCs w:val="22"/>
          <w:lang w:val="en-US"/>
        </w:rPr>
        <w:commentReference w:id="255"/>
      </w:r>
      <w:r>
        <w:rPr>
          <w:lang w:val="en-US"/>
        </w:rPr>
        <w:t xml:space="preserve">. First, research seems to rarely analyze the impact of specific technical features or technical </w:t>
      </w:r>
      <w:commentRangeStart w:id="256"/>
      <w:r>
        <w:rPr>
          <w:lang w:val="en-US"/>
        </w:rPr>
        <w:t>configurations</w:t>
      </w:r>
      <w:commentRangeEnd w:id="256"/>
      <w:r>
        <w:rPr>
          <w:rStyle w:val="CommentReference"/>
          <w:sz w:val="22"/>
          <w:szCs w:val="22"/>
          <w:lang w:val="en-US"/>
        </w:rPr>
        <w:commentReference w:id="256"/>
      </w:r>
      <w:r>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257"/>
      <w:r>
        <w:rPr>
          <w:lang w:val="en-US"/>
        </w:rPr>
        <w:t>context</w:t>
      </w:r>
      <w:commentRangeEnd w:id="257"/>
      <w:r>
        <w:rPr>
          <w:rStyle w:val="CommentReference"/>
          <w:sz w:val="22"/>
          <w:szCs w:val="22"/>
          <w:lang w:val="en-US"/>
        </w:rPr>
        <w:commentReference w:id="257"/>
      </w:r>
      <w:r>
        <w:rPr>
          <w:lang w:val="en-US"/>
        </w:rPr>
        <w:t xml:space="preserve">, looking into optimal configurations that managers can strive to create. Third, research could make a more detailed analysis of the specific behaviors of marketing managers, analyzing the components of behaviors like reshaping and their impact on the outcomes within the </w:t>
      </w:r>
      <w:commentRangeStart w:id="258"/>
      <w:r>
        <w:rPr>
          <w:lang w:val="en-US"/>
        </w:rPr>
        <w:t>organization</w:t>
      </w:r>
      <w:commentRangeEnd w:id="258"/>
      <w:r>
        <w:rPr>
          <w:rStyle w:val="CommentReference"/>
          <w:sz w:val="22"/>
          <w:szCs w:val="22"/>
          <w:lang w:val="en-US"/>
        </w:rPr>
        <w:commentReference w:id="258"/>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59" w:name="_Toc232351385"/>
      <w:r w:rsidRPr="00FF3122">
        <w:lastRenderedPageBreak/>
        <w:t>6.</w:t>
      </w:r>
      <w:r w:rsidRPr="00FF3122">
        <w:tab/>
        <w:t>Conclusion</w:t>
      </w:r>
      <w:bookmarkEnd w:id="259"/>
    </w:p>
    <w:p w14:paraId="313B6C3B" w14:textId="67F83497" w:rsidR="00EB5DFF" w:rsidRPr="00FF3122" w:rsidRDefault="00EB5DFF" w:rsidP="00EB5DFF">
      <w:r w:rsidRPr="00FF3122">
        <w:rPr>
          <w:rPrChange w:id="260" w:author="Luttik, Daan" w:date="2026-06-13T21:32:00Z" w16du:dateUtc="2026-06-13T19:32:00Z">
            <w:rPr>
              <w:color w:val="9BBB59" w:themeColor="accent3"/>
            </w:rPr>
          </w:rPrChange>
        </w:rPr>
        <w:t xml:space="preserve">This </w:t>
      </w:r>
      <w:r w:rsidR="00DB6A87">
        <w:t>study</w:t>
      </w:r>
      <w:r w:rsidRPr="00FF3122">
        <w:rPr>
          <w:rPrChange w:id="261" w:author="Luttik, Daan" w:date="2026-06-13T21:32:00Z" w16du:dateUtc="2026-06-13T19:32:00Z">
            <w:rPr>
              <w:color w:val="9BBB59" w:themeColor="accent3"/>
            </w:rPr>
          </w:rPrChange>
        </w:rPr>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FF3122">
        <w:rPr>
          <w:rPrChange w:id="262" w:author="Luttik, Daan" w:date="2026-06-13T21:32:00Z" w16du:dateUtc="2026-06-13T19:32:00Z">
            <w:rPr>
              <w:color w:val="9BBB59" w:themeColor="accent3"/>
            </w:rPr>
          </w:rPrChange>
        </w:rPr>
        <w:t>:</w:t>
      </w:r>
      <w:commentRangeStart w:id="263"/>
      <w:r w:rsidRPr="00FF3122">
        <w:rPr>
          <w:rPrChange w:id="264" w:author="Luttik, Daan" w:date="2026-06-13T21:32:00Z" w16du:dateUtc="2026-06-13T19:32:00Z">
            <w:rPr>
              <w:color w:val="9BBB59" w:themeColor="accent3"/>
            </w:rPr>
          </w:rPrChange>
        </w:rPr>
        <w:t xml:space="preserve"> observing </w:t>
      </w:r>
      <w:r w:rsidR="00FF3122" w:rsidRPr="00FF3122">
        <w:t>external conditions</w:t>
      </w:r>
      <w:r w:rsidRPr="00FF3122">
        <w:rPr>
          <w:rPrChange w:id="265" w:author="Luttik, Daan" w:date="2026-06-13T21:32:00Z" w16du:dateUtc="2026-06-13T19:32:00Z">
            <w:rPr>
              <w:color w:val="9BBB59" w:themeColor="accent3"/>
            </w:rPr>
          </w:rPrChange>
        </w:rPr>
        <w:t xml:space="preserve">, </w:t>
      </w:r>
      <w:r w:rsidR="00FF3122" w:rsidRPr="00FF3122">
        <w:t xml:space="preserve">navigating the organizational context, applying agentic AI, which together result in obtaining value outcomes. </w:t>
      </w:r>
      <w:commentRangeEnd w:id="263"/>
      <w:r w:rsidRPr="00FF3122">
        <w:rPr>
          <w:rStyle w:val="CommentReference"/>
          <w:sz w:val="22"/>
          <w:szCs w:val="22"/>
        </w:rPr>
        <w:commentReference w:id="263"/>
      </w:r>
    </w:p>
    <w:p w14:paraId="00684ECC" w14:textId="3BE5DBF5" w:rsidR="00FF3122" w:rsidRPr="00FF3122" w:rsidRDefault="00FF3122" w:rsidP="00EB5DFF">
      <w:pPr>
        <w:rPr>
          <w:lang w:val="en-US"/>
        </w:rPr>
      </w:pPr>
      <w:commentRangeStart w:id="266"/>
      <w:r w:rsidRPr="00FF3122">
        <w:rPr>
          <w:lang w:val="en-US"/>
        </w:rPr>
        <w:t>Empirically</w:t>
      </w:r>
      <w:commentRangeEnd w:id="266"/>
      <w:r w:rsidRPr="00FF3122">
        <w:rPr>
          <w:rStyle w:val="CommentReference"/>
          <w:sz w:val="22"/>
          <w:szCs w:val="22"/>
          <w:lang w:val="en-US"/>
        </w:rPr>
        <w:commentReference w:id="266"/>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934AD4" w:rsidRDefault="00FF3122" w:rsidP="00EB5DFF">
      <w:pPr>
        <w:rPr>
          <w:color w:val="C0504D" w:themeColor="accent2"/>
          <w:rPrChange w:id="267" w:author="Luttik, Daan" w:date="2026-06-13T21:32:00Z" w16du:dateUtc="2026-06-13T19:32:00Z">
            <w:rPr>
              <w:color w:val="9BBB59" w:themeColor="accent3"/>
            </w:rPr>
          </w:rPrChange>
        </w:rPr>
      </w:pPr>
    </w:p>
    <w:p w14:paraId="6604EF7C" w14:textId="77777777" w:rsidR="00864036" w:rsidRDefault="00864036">
      <w:pPr>
        <w:rPr>
          <w:b/>
          <w:bCs/>
        </w:rPr>
      </w:pPr>
      <w:bookmarkStart w:id="268" w:name="_Toc232351386"/>
      <w:r>
        <w:br w:type="page"/>
      </w:r>
    </w:p>
    <w:p w14:paraId="1B5B27D6" w14:textId="0C3B9D0F" w:rsidR="00EB5DFF" w:rsidRDefault="00EB5DFF" w:rsidP="00EB5DFF">
      <w:pPr>
        <w:pStyle w:val="Heading1"/>
        <w:rPr>
          <w:color w:val="222222"/>
          <w:highlight w:val="white"/>
        </w:rPr>
      </w:pPr>
      <w:r>
        <w:lastRenderedPageBreak/>
        <w:t>7.</w:t>
      </w:r>
      <w:r>
        <w:tab/>
        <w:t>References</w:t>
      </w:r>
      <w:bookmarkEnd w:id="268"/>
    </w:p>
    <w:p w14:paraId="1313EFEC" w14:textId="77777777" w:rsidR="00EB5DFF" w:rsidRDefault="00EB5DFF" w:rsidP="6E19D5D5">
      <w:pPr>
        <w:ind w:left="720" w:hanging="720"/>
        <w:rPr>
          <w:highlight w:val="white"/>
          <w:lang w:val="en-US"/>
        </w:rPr>
      </w:pPr>
      <w:r>
        <w:rPr>
          <w:highlight w:val="white"/>
          <w:lang w:val="en-US"/>
        </w:rPr>
        <w:t xml:space="preserve">Acharya, D. B., Kuppan, K., &amp; Divya, B. (2025). Agentic AI: Autonomous intelligence for complex goals, a comprehensive </w:t>
      </w:r>
      <w:commentRangeStart w:id="269"/>
      <w:r>
        <w:rPr>
          <w:highlight w:val="white"/>
          <w:lang w:val="en-US"/>
        </w:rPr>
        <w:t>survey</w:t>
      </w:r>
      <w:commentRangeEnd w:id="269"/>
      <w:r>
        <w:rPr>
          <w:rStyle w:val="CommentReference"/>
          <w:sz w:val="22"/>
          <w:szCs w:val="22"/>
          <w:highlight w:val="white"/>
          <w:lang w:val="en-US"/>
        </w:rPr>
        <w:commentReference w:id="269"/>
      </w:r>
      <w:r>
        <w:rPr>
          <w:highlight w:val="white"/>
          <w:lang w:val="en-US"/>
        </w:rPr>
        <w:t xml:space="preserve">. </w:t>
      </w:r>
      <w:r>
        <w:rPr>
          <w:i/>
          <w:iCs/>
          <w:highlight w:val="white"/>
          <w:lang w:val="en-US"/>
        </w:rPr>
        <w:t>IEEE Access</w:t>
      </w:r>
      <w:r>
        <w:rPr>
          <w:highlight w:val="white"/>
          <w:lang w:val="en-US"/>
        </w:rPr>
        <w:t>.</w:t>
      </w:r>
    </w:p>
    <w:p w14:paraId="7EE7E688" w14:textId="77777777" w:rsidR="00EB5DFF" w:rsidRDefault="00EB5DFF" w:rsidP="6E19D5D5">
      <w:pPr>
        <w:spacing w:line="360" w:lineRule="auto"/>
        <w:ind w:left="720" w:hanging="720"/>
        <w:rPr>
          <w:highlight w:val="white"/>
          <w:lang w:val="en-US"/>
        </w:rPr>
      </w:pPr>
      <w:r>
        <w:rPr>
          <w:highlight w:val="white"/>
          <w:lang w:val="en-US"/>
        </w:rPr>
        <w:t xml:space="preserve">Almquist, E., Senior, J., &amp; Bloch, N. (2016). The elements of value. </w:t>
      </w:r>
      <w:r>
        <w:rPr>
          <w:i/>
          <w:iCs/>
          <w:highlight w:val="white"/>
          <w:lang w:val="en-US"/>
        </w:rPr>
        <w:t>Harvard business review</w:t>
      </w:r>
      <w:r>
        <w:rPr>
          <w:highlight w:val="white"/>
          <w:lang w:val="en-US"/>
        </w:rPr>
        <w:t xml:space="preserve">, </w:t>
      </w:r>
      <w:r>
        <w:rPr>
          <w:i/>
          <w:iCs/>
          <w:highlight w:val="white"/>
          <w:lang w:val="en-US"/>
        </w:rPr>
        <w:t>94</w:t>
      </w:r>
      <w:r>
        <w:rPr>
          <w:highlight w:val="white"/>
          <w:lang w:val="en-US"/>
        </w:rPr>
        <w:t>(9), 47-53.</w:t>
      </w:r>
    </w:p>
    <w:p w14:paraId="2183D948" w14:textId="77777777" w:rsidR="00EB5DFF" w:rsidRDefault="00EB5DFF" w:rsidP="00EB5DFF">
      <w:pPr>
        <w:spacing w:line="360" w:lineRule="auto"/>
        <w:ind w:left="720" w:hanging="720"/>
        <w:rPr>
          <w:highlight w:val="white"/>
        </w:rPr>
      </w:pPr>
      <w:r>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Pr>
          <w:highlight w:val="white"/>
          <w:lang w:val="en-US"/>
        </w:rPr>
        <w:t xml:space="preserve">Bauer, J., &amp; Jannach, D. (2021). Improved customer lifetime value prediction with sequence-to-sequence learning and feature-based models. </w:t>
      </w:r>
      <w:r>
        <w:rPr>
          <w:i/>
          <w:iCs/>
          <w:highlight w:val="white"/>
          <w:lang w:val="en-US"/>
        </w:rPr>
        <w:t>ACM Transactions on Knowledge Discovery from Data (TKDD)</w:t>
      </w:r>
      <w:r>
        <w:rPr>
          <w:highlight w:val="white"/>
          <w:lang w:val="en-US"/>
        </w:rPr>
        <w:t xml:space="preserve">, </w:t>
      </w:r>
      <w:r>
        <w:rPr>
          <w:i/>
          <w:iCs/>
          <w:highlight w:val="white"/>
          <w:lang w:val="en-US"/>
        </w:rPr>
        <w:t>15</w:t>
      </w:r>
      <w:r>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Pr>
          <w:lang w:val="en-US"/>
        </w:rPr>
        <w:t xml:space="preserve">Blumer, H. (1969) </w:t>
      </w:r>
      <w:r>
        <w:rPr>
          <w:i/>
          <w:lang w:val="en-US"/>
        </w:rPr>
        <w:t>Symbolic interactionism: Perspective and method.</w:t>
      </w:r>
      <w:r>
        <w:rPr>
          <w:lang w:val="en-US"/>
        </w:rPr>
        <w:t xml:space="preserve"> Englewood Cliffs, NJ: Prentice Hall.</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0849C204" w14:textId="5CF768CB" w:rsidR="00E86183" w:rsidRDefault="00E86183" w:rsidP="00EB5DFF">
      <w:pPr>
        <w:ind w:left="720" w:hanging="720"/>
        <w:rPr>
          <w:highlight w:val="white"/>
        </w:rPr>
      </w:pPr>
      <w:commentRangeStart w:id="270"/>
      <w:r>
        <w:rPr>
          <w:highlight w:val="white"/>
          <w:lang w:val="it-IT"/>
        </w:rPr>
        <w:t xml:space="preserve">Brynjolfsson, E., Li, D., &amp; Raymond, L. (2025). </w:t>
      </w:r>
      <w:r>
        <w:rPr>
          <w:highlight w:val="white"/>
        </w:rPr>
        <w:t>Generative AI at work. </w:t>
      </w:r>
      <w:r>
        <w:rPr>
          <w:i/>
          <w:iCs/>
          <w:highlight w:val="white"/>
        </w:rPr>
        <w:t>The Quarterly Journal of Economics</w:t>
      </w:r>
      <w:r>
        <w:rPr>
          <w:highlight w:val="white"/>
        </w:rPr>
        <w:t>, </w:t>
      </w:r>
      <w:r>
        <w:rPr>
          <w:i/>
          <w:iCs/>
          <w:highlight w:val="white"/>
        </w:rPr>
        <w:t>140</w:t>
      </w:r>
      <w:r>
        <w:rPr>
          <w:highlight w:val="white"/>
        </w:rPr>
        <w:t>(2), 889-942.</w:t>
      </w:r>
      <w:commentRangeEnd w:id="270"/>
      <w:r>
        <w:rPr>
          <w:rStyle w:val="CommentReference"/>
          <w:sz w:val="22"/>
          <w:szCs w:val="22"/>
          <w:highlight w:val="white"/>
        </w:rPr>
        <w:commentReference w:id="270"/>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lastRenderedPageBreak/>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Pr>
          <w:highlight w:val="white"/>
        </w:rPr>
        <w:t>Charmaz, K. (2014). Constructing grounded theory (introducing qualitative methods series). </w:t>
      </w:r>
      <w:r>
        <w:rPr>
          <w:i/>
          <w:iCs/>
          <w:highlight w:val="white"/>
        </w:rPr>
        <w:t>Constr. grounded theory</w:t>
      </w:r>
      <w:r>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271"/>
      <w:commentRangeStart w:id="272"/>
      <w:r>
        <w:rPr>
          <w:highlight w:val="white"/>
          <w:lang w:val="it-IT"/>
        </w:rPr>
        <w:t xml:space="preserve">Chintalapati, S., &amp; Pandey, S. K. (2022). </w:t>
      </w:r>
      <w:r>
        <w:rPr>
          <w:highlight w:val="white"/>
        </w:rPr>
        <w:t xml:space="preserve">Artificial intelligence in marketing: A systematic literature review. </w:t>
      </w:r>
      <w:r>
        <w:rPr>
          <w:i/>
          <w:iCs/>
          <w:highlight w:val="white"/>
        </w:rPr>
        <w:t>International Journal of Market Research</w:t>
      </w:r>
      <w:r>
        <w:rPr>
          <w:highlight w:val="white"/>
        </w:rPr>
        <w:t xml:space="preserve">, </w:t>
      </w:r>
      <w:r>
        <w:rPr>
          <w:i/>
          <w:iCs/>
          <w:highlight w:val="white"/>
        </w:rPr>
        <w:t>64</w:t>
      </w:r>
      <w:r>
        <w:rPr>
          <w:highlight w:val="white"/>
        </w:rPr>
        <w:t xml:space="preserve">(1), 38-68. </w:t>
      </w:r>
      <w:commentRangeEnd w:id="272"/>
      <w:r w:rsidRPr="00DC0191">
        <w:rPr>
          <w:rStyle w:val="CommentReference"/>
          <w:sz w:val="20"/>
          <w:szCs w:val="20"/>
          <w:highlight w:val="white"/>
        </w:rPr>
        <w:commentReference w:id="272"/>
      </w:r>
      <w:commentRangeEnd w:id="271"/>
      <w:r w:rsidRPr="00DC0191">
        <w:rPr>
          <w:rStyle w:val="CommentReference"/>
          <w:sz w:val="20"/>
          <w:szCs w:val="20"/>
          <w:highlight w:val="white"/>
        </w:rPr>
        <w:commentReference w:id="271"/>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Pr>
          <w:highlight w:val="white"/>
          <w:lang w:val="de-DE"/>
        </w:rPr>
        <w:t xml:space="preserve">Doshi, A. R., &amp; Hauser, O. P. (2024). </w:t>
      </w:r>
      <w:r>
        <w:rPr>
          <w:highlight w:val="white"/>
        </w:rPr>
        <w:t xml:space="preserve">Generative AI enhances individual creativity but reduces the collective diversity of novel content. </w:t>
      </w:r>
      <w:r>
        <w:rPr>
          <w:i/>
          <w:iCs/>
          <w:highlight w:val="white"/>
          <w:lang w:val="fr-FR"/>
        </w:rPr>
        <w:t>Science Advances</w:t>
      </w:r>
      <w:r>
        <w:rPr>
          <w:highlight w:val="white"/>
          <w:lang w:val="fr-FR"/>
        </w:rPr>
        <w:t>, </w:t>
      </w:r>
      <w:r>
        <w:rPr>
          <w:i/>
          <w:iCs/>
          <w:highlight w:val="white"/>
          <w:lang w:val="fr-FR"/>
        </w:rPr>
        <w:t>10</w:t>
      </w:r>
      <w:r>
        <w:rPr>
          <w:highlight w:val="white"/>
          <w:lang w:val="fr-FR"/>
        </w:rPr>
        <w:t>(28), eadn5290. https://doi.org/10.1126/sciadv.adn5290</w:t>
      </w:r>
    </w:p>
    <w:p w14:paraId="5D07805A" w14:textId="77777777" w:rsidR="00EB5DFF" w:rsidRDefault="00EB5DFF" w:rsidP="00EB5DFF">
      <w:pPr>
        <w:ind w:left="720" w:hanging="720"/>
        <w:rPr>
          <w:highlight w:val="white"/>
        </w:rPr>
      </w:pPr>
      <w:r>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Pr>
          <w:highlight w:val="white"/>
          <w:lang w:val="en-US"/>
        </w:rPr>
        <w:t xml:space="preserve">Dutta, S., Assem, H., &amp; Burgin, E. (2021). </w:t>
      </w:r>
      <w:bookmarkStart w:id="273" w:name="OLE_LINK4"/>
      <w:r>
        <w:rPr>
          <w:highlight w:val="white"/>
          <w:lang w:val="en-US"/>
        </w:rPr>
        <w:t>Sequence-to-sequence learning on keywords for efficient FAQ retrieval</w:t>
      </w:r>
      <w:bookmarkEnd w:id="273"/>
      <w:r>
        <w:rPr>
          <w:highlight w:val="white"/>
          <w:lang w:val="en-US"/>
        </w:rPr>
        <w:t xml:space="preserve">. </w:t>
      </w:r>
      <w:r>
        <w:rPr>
          <w:i/>
          <w:iCs/>
          <w:highlight w:val="white"/>
          <w:lang w:val="en-US"/>
        </w:rPr>
        <w:t>arXiv preprint arXiv:2108.10019</w:t>
      </w:r>
      <w:r>
        <w:rPr>
          <w:highlight w:val="white"/>
          <w:lang w:val="en-US"/>
        </w:rPr>
        <w:t xml:space="preserve">. </w:t>
      </w:r>
    </w:p>
    <w:p w14:paraId="71D42C30" w14:textId="77777777" w:rsidR="00EB5DFF" w:rsidRDefault="00EB5DFF" w:rsidP="6E19D5D5">
      <w:pPr>
        <w:ind w:left="720" w:hanging="720"/>
        <w:rPr>
          <w:highlight w:val="white"/>
          <w:lang w:val="en-US"/>
        </w:rPr>
      </w:pPr>
      <w:r>
        <w:rPr>
          <w:highlight w:val="white"/>
          <w:lang w:val="en-US"/>
        </w:rPr>
        <w:t xml:space="preserve">Abou Elgheit, E. (2025). Generative AI as a disruptive innovation: implications for marketing strategic transformations. </w:t>
      </w:r>
      <w:r>
        <w:rPr>
          <w:i/>
          <w:iCs/>
          <w:highlight w:val="white"/>
          <w:lang w:val="en-US"/>
        </w:rPr>
        <w:t>Foresight and STI Governance</w:t>
      </w:r>
      <w:r>
        <w:rPr>
          <w:highlight w:val="white"/>
          <w:lang w:val="en-US"/>
        </w:rPr>
        <w:t xml:space="preserve">, </w:t>
      </w:r>
      <w:r>
        <w:rPr>
          <w:i/>
          <w:iCs/>
          <w:highlight w:val="white"/>
          <w:lang w:val="en-US"/>
        </w:rPr>
        <w:t>19</w:t>
      </w:r>
      <w:r>
        <w:rPr>
          <w:highlight w:val="white"/>
          <w:lang w:val="en-US"/>
        </w:rPr>
        <w:t xml:space="preserve">(1), 6-15. </w:t>
      </w:r>
    </w:p>
    <w:p w14:paraId="73B01FED" w14:textId="77777777" w:rsidR="00EB5DFF" w:rsidRDefault="00EB5DFF" w:rsidP="00EB5DFF">
      <w:pPr>
        <w:spacing w:line="360" w:lineRule="auto"/>
        <w:ind w:left="720" w:hanging="720"/>
        <w:rPr>
          <w:highlight w:val="white"/>
        </w:rPr>
      </w:pPr>
      <w:r>
        <w:rPr>
          <w:highlight w:val="white"/>
          <w:lang w:val="nl-NL"/>
        </w:rPr>
        <w:lastRenderedPageBreak/>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Pr>
          <w:highlight w:val="white"/>
          <w:lang w:val="en-US"/>
        </w:rPr>
        <w:t xml:space="preserve">Gao, Y., Xiong, Y., Gao, X., Jia, K., Pan, J., Bi, Y., … &amp; Wang, H. (2023). Retrieval-augmented generation for large language models: A survey. </w:t>
      </w:r>
      <w:r>
        <w:rPr>
          <w:i/>
          <w:iCs/>
          <w:highlight w:val="white"/>
          <w:lang w:val="en-US"/>
        </w:rPr>
        <w:t>arXiv preprint arXiv:2312.10997</w:t>
      </w:r>
      <w:r>
        <w:rPr>
          <w:highlight w:val="white"/>
          <w:lang w:val="en-US"/>
        </w:rPr>
        <w:t xml:space="preserve">, </w:t>
      </w:r>
      <w:r>
        <w:rPr>
          <w:i/>
          <w:iCs/>
          <w:highlight w:val="white"/>
          <w:lang w:val="en-US"/>
        </w:rPr>
        <w:t>2</w:t>
      </w:r>
      <w:r>
        <w:rPr>
          <w:highlight w:val="white"/>
          <w:lang w:val="en-US"/>
        </w:rPr>
        <w:t xml:space="preserve">(1), 32. </w:t>
      </w:r>
    </w:p>
    <w:p w14:paraId="29E0C4BA" w14:textId="77777777" w:rsidR="00EB5DFF" w:rsidRDefault="00EB5DFF" w:rsidP="00EB5DFF">
      <w:pPr>
        <w:ind w:left="720" w:hanging="720"/>
        <w:rPr>
          <w:highlight w:val="white"/>
        </w:rPr>
      </w:pPr>
      <w:r>
        <w:rPr>
          <w:highlight w:val="white"/>
          <w:lang w:val="de-DE"/>
        </w:rPr>
        <w:t xml:space="preserve">Gebauer, H., Fleisch, E., Lamprecht, C., &amp; Wortmann, F. (2020). </w:t>
      </w:r>
      <w:r>
        <w:rPr>
          <w:highlight w:val="white"/>
        </w:rPr>
        <w:t>Growth paths for overcoming the digitalization paradox. </w:t>
      </w:r>
      <w:r>
        <w:rPr>
          <w:i/>
          <w:iCs/>
          <w:highlight w:val="white"/>
        </w:rPr>
        <w:t>Business Horizons</w:t>
      </w:r>
      <w:r>
        <w:rPr>
          <w:highlight w:val="white"/>
        </w:rPr>
        <w:t>, </w:t>
      </w:r>
      <w:r>
        <w:rPr>
          <w:i/>
          <w:iCs/>
          <w:highlight w:val="white"/>
        </w:rPr>
        <w:t>63</w:t>
      </w:r>
      <w:r>
        <w:rPr>
          <w:highlight w:val="white"/>
        </w:rPr>
        <w:t>(3), 313-323.</w:t>
      </w:r>
    </w:p>
    <w:p w14:paraId="2EE7CA92" w14:textId="77777777" w:rsidR="00EB5DFF" w:rsidRDefault="00EB5DFF" w:rsidP="00EB5DFF">
      <w:pPr>
        <w:ind w:left="720" w:hanging="720"/>
        <w:rPr>
          <w:highlight w:val="white"/>
        </w:rPr>
      </w:pPr>
      <w:r>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Pr>
          <w:highlight w:val="white"/>
          <w:lang w:val="en-US"/>
        </w:rPr>
        <w:t xml:space="preserve">Guercini, S. (2022). Scope of heuristics and digitalization: the case of marketing automation. </w:t>
      </w:r>
      <w:r>
        <w:rPr>
          <w:i/>
          <w:iCs/>
          <w:highlight w:val="white"/>
          <w:lang w:val="en-US"/>
        </w:rPr>
        <w:t>Mind &amp; Society</w:t>
      </w:r>
      <w:r>
        <w:rPr>
          <w:highlight w:val="white"/>
          <w:lang w:val="en-US"/>
        </w:rPr>
        <w:t xml:space="preserve">, </w:t>
      </w:r>
      <w:r>
        <w:rPr>
          <w:i/>
          <w:iCs/>
          <w:highlight w:val="white"/>
          <w:lang w:val="en-US"/>
        </w:rPr>
        <w:t>21</w:t>
      </w:r>
      <w:r>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Pr>
          <w:highlight w:val="white"/>
          <w:lang w:val="en-US"/>
        </w:rPr>
        <w:t xml:space="preserve">Hughes, L., Dwivedi, Y. K., Malik, T., Shawosh, M., Albashrawi, M. A., Jeon, I., … &amp; Walton, P. (2025). AI agents and agentic systems: A multi-expert analysis. </w:t>
      </w:r>
      <w:r>
        <w:rPr>
          <w:i/>
          <w:iCs/>
          <w:highlight w:val="white"/>
          <w:lang w:val="en-US"/>
        </w:rPr>
        <w:t>Journal of Computer Information Systems</w:t>
      </w:r>
      <w:r>
        <w:rPr>
          <w:highlight w:val="white"/>
          <w:lang w:val="en-US"/>
        </w:rPr>
        <w:t xml:space="preserve">, </w:t>
      </w:r>
      <w:r>
        <w:rPr>
          <w:i/>
          <w:iCs/>
          <w:highlight w:val="white"/>
          <w:lang w:val="en-US"/>
        </w:rPr>
        <w:t>65</w:t>
      </w:r>
      <w:r>
        <w:rPr>
          <w:highlight w:val="white"/>
          <w:lang w:val="en-US"/>
        </w:rPr>
        <w:t>(4), 489-517.</w:t>
      </w:r>
      <w:r>
        <w:rPr>
          <w:lang w:val="en-US"/>
        </w:rPr>
        <w:t xml:space="preserve"> </w:t>
      </w:r>
    </w:p>
    <w:p w14:paraId="4EA48028" w14:textId="77777777" w:rsidR="00EB5DFF" w:rsidRDefault="00EB5DFF" w:rsidP="6E19D5D5">
      <w:pPr>
        <w:spacing w:line="360" w:lineRule="auto"/>
        <w:ind w:left="720" w:hanging="720"/>
        <w:rPr>
          <w:highlight w:val="white"/>
          <w:lang w:val="en-US"/>
        </w:rPr>
      </w:pPr>
      <w:r>
        <w:rPr>
          <w:highlight w:val="white"/>
          <w:lang w:val="en-US"/>
        </w:rPr>
        <w:t xml:space="preserve">Jain, V., Wadhwani, K., &amp; Eastman, J. K. (2024). Artificial intelligence consumer behavior: A hybrid review and research agenda. </w:t>
      </w:r>
      <w:r>
        <w:rPr>
          <w:i/>
          <w:iCs/>
          <w:highlight w:val="white"/>
          <w:lang w:val="en-US"/>
        </w:rPr>
        <w:t>Journal of consumer behaviour</w:t>
      </w:r>
      <w:r>
        <w:rPr>
          <w:highlight w:val="white"/>
          <w:lang w:val="en-US"/>
        </w:rPr>
        <w:t xml:space="preserve">, </w:t>
      </w:r>
      <w:r>
        <w:rPr>
          <w:i/>
          <w:iCs/>
          <w:highlight w:val="white"/>
          <w:lang w:val="en-US"/>
        </w:rPr>
        <w:t>23</w:t>
      </w:r>
      <w:r>
        <w:rPr>
          <w:highlight w:val="white"/>
          <w:lang w:val="en-US"/>
        </w:rPr>
        <w:t>(2), 676-697.</w:t>
      </w:r>
    </w:p>
    <w:p w14:paraId="17D5614A" w14:textId="77777777" w:rsidR="00EB5DFF" w:rsidRDefault="00EB5DFF" w:rsidP="6E19D5D5">
      <w:pPr>
        <w:spacing w:line="360" w:lineRule="auto"/>
        <w:ind w:left="720" w:hanging="720"/>
        <w:rPr>
          <w:highlight w:val="white"/>
          <w:lang w:val="en-US"/>
        </w:rPr>
      </w:pPr>
      <w:r>
        <w:rPr>
          <w:highlight w:val="white"/>
          <w:lang w:val="en-US"/>
        </w:rPr>
        <w:t xml:space="preserve">Järvinen, J., &amp; Taiminen, H. (2016). Harnessing marketing automation for B2B content marketing. </w:t>
      </w:r>
      <w:r>
        <w:rPr>
          <w:i/>
          <w:iCs/>
          <w:highlight w:val="white"/>
          <w:lang w:val="en-US"/>
        </w:rPr>
        <w:t>Industrial marketing management</w:t>
      </w:r>
      <w:r>
        <w:rPr>
          <w:highlight w:val="white"/>
          <w:lang w:val="en-US"/>
        </w:rPr>
        <w:t xml:space="preserve">, </w:t>
      </w:r>
      <w:r>
        <w:rPr>
          <w:i/>
          <w:iCs/>
          <w:highlight w:val="white"/>
          <w:lang w:val="en-US"/>
        </w:rPr>
        <w:t>54</w:t>
      </w:r>
      <w:r>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274"/>
      <w:r>
        <w:rPr>
          <w:highlight w:val="white"/>
          <w:lang w:val="en-US"/>
        </w:rPr>
        <w:lastRenderedPageBreak/>
        <w:t xml:space="preserve">Kaartemo, V., &amp; Helkkula, A. (2018). A systematic review of artificial intelligence and robots in value co-creation: Current status and future research avenues. </w:t>
      </w:r>
      <w:r>
        <w:rPr>
          <w:i/>
          <w:iCs/>
          <w:highlight w:val="white"/>
          <w:lang w:val="en-US"/>
        </w:rPr>
        <w:t>Journal of Creating Value</w:t>
      </w:r>
      <w:r>
        <w:rPr>
          <w:highlight w:val="white"/>
          <w:lang w:val="en-US"/>
        </w:rPr>
        <w:t>, </w:t>
      </w:r>
      <w:r>
        <w:rPr>
          <w:i/>
          <w:iCs/>
          <w:highlight w:val="white"/>
          <w:lang w:val="en-US"/>
        </w:rPr>
        <w:t>4</w:t>
      </w:r>
      <w:r>
        <w:rPr>
          <w:highlight w:val="white"/>
          <w:lang w:val="en-US"/>
        </w:rPr>
        <w:t>(2), 211–228. https://doi.org/10.1177/2394964318805625</w:t>
      </w:r>
      <w:commentRangeEnd w:id="274"/>
      <w:r>
        <w:rPr>
          <w:rStyle w:val="CommentReference"/>
          <w:sz w:val="22"/>
          <w:szCs w:val="22"/>
          <w:highlight w:val="white"/>
          <w:lang w:val="en-US"/>
        </w:rPr>
        <w:commentReference w:id="274"/>
      </w:r>
    </w:p>
    <w:p w14:paraId="1B314B75" w14:textId="77777777" w:rsidR="00EB5DFF" w:rsidRDefault="00EB5DFF" w:rsidP="6E19D5D5">
      <w:pPr>
        <w:ind w:left="720" w:hanging="720"/>
        <w:rPr>
          <w:highlight w:val="white"/>
          <w:lang w:val="en-US"/>
        </w:rPr>
      </w:pPr>
      <w:r>
        <w:rPr>
          <w:highlight w:val="white"/>
          <w:lang w:val="en-US"/>
        </w:rPr>
        <w:t xml:space="preserve">Kastner, J. K., &amp; Hong, S. J. (1984). A review of expert systems. </w:t>
      </w:r>
      <w:r>
        <w:rPr>
          <w:i/>
          <w:iCs/>
          <w:highlight w:val="white"/>
          <w:lang w:val="en-US"/>
        </w:rPr>
        <w:t>European journal of operational research</w:t>
      </w:r>
      <w:r>
        <w:rPr>
          <w:highlight w:val="white"/>
          <w:lang w:val="en-US"/>
        </w:rPr>
        <w:t xml:space="preserve">, </w:t>
      </w:r>
      <w:r>
        <w:rPr>
          <w:i/>
          <w:iCs/>
          <w:highlight w:val="white"/>
          <w:lang w:val="en-US"/>
        </w:rPr>
        <w:t>18</w:t>
      </w:r>
      <w:r>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275" w:name="OLE_LINK17"/>
      <w:r>
        <w:rPr>
          <w:highlight w:val="white"/>
        </w:rPr>
        <w:t>Advertising in the Age of Agentic AI: Call for Research</w:t>
      </w:r>
      <w:bookmarkEnd w:id="275"/>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276"/>
      <w:r>
        <w:rPr>
          <w:highlight w:val="white"/>
          <w:lang w:val="en-US"/>
        </w:rPr>
        <w:t xml:space="preserve">Kitsios, F., &amp; Kamariotou, M. (2021). Artificial intelligence and business strategy towards digital transformation: A research agenda. </w:t>
      </w:r>
      <w:r>
        <w:rPr>
          <w:i/>
          <w:iCs/>
          <w:highlight w:val="white"/>
          <w:lang w:val="en-US"/>
        </w:rPr>
        <w:t>Sustainability, 13</w:t>
      </w:r>
      <w:r>
        <w:rPr>
          <w:highlight w:val="white"/>
          <w:lang w:val="en-US"/>
        </w:rPr>
        <w:t>(4), 2025. https://doi.org/10.3390/su13042025</w:t>
      </w:r>
      <w:commentRangeEnd w:id="276"/>
      <w:r>
        <w:rPr>
          <w:rStyle w:val="CommentReference"/>
          <w:sz w:val="22"/>
          <w:szCs w:val="22"/>
          <w:highlight w:val="white"/>
          <w:lang w:val="en-US"/>
        </w:rPr>
        <w:commentReference w:id="276"/>
      </w:r>
    </w:p>
    <w:p w14:paraId="2B762BE8" w14:textId="77777777" w:rsidR="00EB5DFF" w:rsidRDefault="00EB5DFF" w:rsidP="6E19D5D5">
      <w:pPr>
        <w:ind w:left="720" w:hanging="720"/>
        <w:rPr>
          <w:highlight w:val="white"/>
          <w:lang w:val="en-US"/>
        </w:rPr>
      </w:pPr>
      <w:r>
        <w:rPr>
          <w:highlight w:val="white"/>
          <w:lang w:val="en-US"/>
        </w:rPr>
        <w:t xml:space="preserve">Krizhevsky, A., Sutskever, I., &amp; Hinton, G. E. (2012). ImageNet classification with deep convolutional neural networks. </w:t>
      </w:r>
      <w:r>
        <w:rPr>
          <w:i/>
          <w:iCs/>
          <w:highlight w:val="white"/>
          <w:lang w:val="en-US"/>
        </w:rPr>
        <w:t>Advances in Neural Information Processing Systems, 25</w:t>
      </w:r>
      <w:r>
        <w:rPr>
          <w:highlight w:val="white"/>
          <w:lang w:val="en-US"/>
        </w:rPr>
        <w:t>, 1097–1105.</w:t>
      </w:r>
    </w:p>
    <w:p w14:paraId="6F7F200C" w14:textId="77777777" w:rsidR="00EB5DFF" w:rsidRDefault="00EB5DFF" w:rsidP="00EB5DFF">
      <w:pPr>
        <w:ind w:left="720" w:hanging="720"/>
        <w:rPr>
          <w:highlight w:val="white"/>
        </w:rPr>
      </w:pPr>
      <w:commentRangeStart w:id="277"/>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277"/>
      <w:r>
        <w:rPr>
          <w:rStyle w:val="CommentReference"/>
          <w:sz w:val="22"/>
          <w:szCs w:val="22"/>
          <w:highlight w:val="white"/>
        </w:rPr>
        <w:commentReference w:id="277"/>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278"/>
      <w:r>
        <w:rPr>
          <w:highlight w:val="white"/>
          <w:lang w:val="en-US"/>
        </w:rPr>
        <w:t xml:space="preserve">Leone, D., Schiavone, F., Appio, F. P., &amp; Chiao, B. (2021). How does artificial intelligence enable and enhance value co-creation in industrial markets? An exploratory case study in the healthcare ecosystem. </w:t>
      </w:r>
      <w:r>
        <w:rPr>
          <w:i/>
          <w:iCs/>
          <w:highlight w:val="white"/>
          <w:lang w:val="en-US"/>
        </w:rPr>
        <w:t>Journal of Business Research</w:t>
      </w:r>
      <w:r>
        <w:rPr>
          <w:highlight w:val="white"/>
          <w:lang w:val="en-US"/>
        </w:rPr>
        <w:t>, </w:t>
      </w:r>
      <w:r>
        <w:rPr>
          <w:i/>
          <w:iCs/>
          <w:highlight w:val="white"/>
          <w:lang w:val="en-US"/>
        </w:rPr>
        <w:t>129</w:t>
      </w:r>
      <w:r>
        <w:rPr>
          <w:highlight w:val="white"/>
          <w:lang w:val="en-US"/>
        </w:rPr>
        <w:t>, 849–859. https://doi.org/10.1016/j.jbusres.2020.11.008</w:t>
      </w:r>
      <w:commentRangeEnd w:id="278"/>
      <w:r>
        <w:rPr>
          <w:rStyle w:val="CommentReference"/>
          <w:sz w:val="22"/>
          <w:szCs w:val="22"/>
          <w:highlight w:val="white"/>
          <w:lang w:val="en-US"/>
        </w:rPr>
        <w:commentReference w:id="278"/>
      </w:r>
    </w:p>
    <w:p w14:paraId="4052D659" w14:textId="77777777" w:rsidR="00EB5DFF" w:rsidRDefault="00EB5DFF" w:rsidP="00EB5DFF">
      <w:pPr>
        <w:ind w:left="720" w:hanging="720"/>
      </w:pPr>
      <w:r>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279"/>
      <w:r>
        <w:rPr>
          <w:highlight w:val="white"/>
          <w:lang w:val="it-IT"/>
        </w:rPr>
        <w:lastRenderedPageBreak/>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279"/>
      <w:r>
        <w:rPr>
          <w:rStyle w:val="CommentReference"/>
          <w:sz w:val="22"/>
          <w:szCs w:val="22"/>
          <w:highlight w:val="white"/>
        </w:rPr>
        <w:commentReference w:id="279"/>
      </w:r>
    </w:p>
    <w:p w14:paraId="2AFDF14D" w14:textId="77777777" w:rsidR="00EB5DFF" w:rsidRPr="00DF1B07" w:rsidRDefault="00EB5DFF" w:rsidP="00EB5DFF">
      <w:pPr>
        <w:ind w:left="720" w:hanging="720"/>
        <w:rPr>
          <w:highlight w:val="white"/>
          <w:lang w:val="it-IT"/>
        </w:rPr>
      </w:pPr>
      <w:r>
        <w:rPr>
          <w:highlight w:val="white"/>
          <w:lang w:val="en-US"/>
        </w:rPr>
        <w:t xml:space="preserve">Li, M., Guo, S., &amp; Liu, R. (2025). </w:t>
      </w:r>
      <w:r>
        <w:rPr>
          <w:highlight w:val="white"/>
        </w:rPr>
        <w:t xml:space="preserve">BERT-based Consumer Sentiment Analysis for Personalized Marketing Strategies. </w:t>
      </w:r>
      <w:r>
        <w:rPr>
          <w:i/>
          <w:iCs/>
          <w:highlight w:val="white"/>
          <w:lang w:val="it-IT"/>
        </w:rPr>
        <w:t>Informatica</w:t>
      </w:r>
      <w:r>
        <w:rPr>
          <w:highlight w:val="white"/>
          <w:lang w:val="it-IT"/>
        </w:rPr>
        <w:t xml:space="preserve">, </w:t>
      </w:r>
      <w:r>
        <w:rPr>
          <w:i/>
          <w:iCs/>
          <w:highlight w:val="white"/>
          <w:lang w:val="it-IT"/>
        </w:rPr>
        <w:t>49</w:t>
      </w:r>
      <w:r>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77777777" w:rsidR="00FF2C84" w:rsidRDefault="00EB5DFF" w:rsidP="007E0CC3">
      <w:pPr>
        <w:ind w:left="720" w:hanging="720"/>
        <w:rPr>
          <w:strike/>
          <w:lang w:val="en-US"/>
        </w:rPr>
      </w:pPr>
      <w:r>
        <w:rPr>
          <w:highlight w:val="white"/>
          <w:lang w:val="en-US"/>
        </w:rPr>
        <w:t xml:space="preserve">Little, J. D. (1979). Decision support systems for marketing managers. </w:t>
      </w:r>
      <w:r>
        <w:rPr>
          <w:i/>
          <w:highlight w:val="white"/>
          <w:lang w:val="en-US"/>
        </w:rPr>
        <w:t>Journal of marketing</w:t>
      </w:r>
      <w:r>
        <w:rPr>
          <w:highlight w:val="white"/>
          <w:lang w:val="en-US"/>
        </w:rPr>
        <w:t xml:space="preserve">, </w:t>
      </w:r>
      <w:r>
        <w:rPr>
          <w:i/>
          <w:highlight w:val="white"/>
          <w:lang w:val="en-US"/>
        </w:rPr>
        <w:t>43</w:t>
      </w:r>
      <w:r>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Pr>
          <w:lang w:val="en-US"/>
        </w:rPr>
        <w:t>Merriam, S. B. (1998). </w:t>
      </w:r>
      <w:r>
        <w:rPr>
          <w:i/>
          <w:lang w:val="en-US"/>
        </w:rPr>
        <w:t>Qualitative Research and Case Study Applications in Education. Revised and Expanded from" Case Study Research in Education."</w:t>
      </w:r>
      <w:r>
        <w:rPr>
          <w:lang w:val="en-US"/>
        </w:rPr>
        <w:t>. Jossey-Bass Publishers, 350 Sansome St, San Francisco, CA 94104.</w:t>
      </w:r>
    </w:p>
    <w:p w14:paraId="527CC594" w14:textId="77777777" w:rsidR="00EB5DFF" w:rsidRDefault="00EB5DFF" w:rsidP="00EB5DFF">
      <w:pPr>
        <w:ind w:left="720" w:hanging="720"/>
        <w:rPr>
          <w:highlight w:val="white"/>
          <w:lang w:val="en-US"/>
        </w:rPr>
      </w:pPr>
      <w:r>
        <w:rPr>
          <w:highlight w:val="white"/>
          <w:lang w:val="en-US"/>
        </w:rPr>
        <w:t xml:space="preserve">Mikolov, T., Sutskever, I., Chen, K., Corrado, G. S., &amp; Dean, J. (2013). Distributed representations of words and phrases and their compositionality. </w:t>
      </w:r>
      <w:r>
        <w:rPr>
          <w:i/>
          <w:highlight w:val="white"/>
          <w:lang w:val="en-US"/>
        </w:rPr>
        <w:t>Advances in neural information processing systems</w:t>
      </w:r>
      <w:r>
        <w:rPr>
          <w:highlight w:val="white"/>
          <w:lang w:val="en-US"/>
        </w:rPr>
        <w:t xml:space="preserve">, </w:t>
      </w:r>
      <w:r>
        <w:rPr>
          <w:i/>
          <w:highlight w:val="white"/>
          <w:lang w:val="en-US"/>
        </w:rPr>
        <w:t>26</w:t>
      </w:r>
      <w:r>
        <w:rPr>
          <w:highlight w:val="white"/>
          <w:lang w:val="en-US"/>
        </w:rPr>
        <w:t>.</w:t>
      </w:r>
    </w:p>
    <w:p w14:paraId="17B495AF" w14:textId="77777777" w:rsidR="00EB5DFF" w:rsidRDefault="00EB5DFF" w:rsidP="00EB5DFF">
      <w:pPr>
        <w:ind w:left="720" w:hanging="720"/>
        <w:rPr>
          <w:highlight w:val="white"/>
          <w:lang w:val="en-US"/>
        </w:rPr>
      </w:pPr>
      <w:r>
        <w:rPr>
          <w:highlight w:val="white"/>
          <w:lang w:val="en-US"/>
        </w:rPr>
        <w:t xml:space="preserve">Mitchell, A. A., Russo, J. E., &amp; Wittink, D. R. (1991). Issues in the development and use of expert systems for marketing decisions. </w:t>
      </w:r>
      <w:r>
        <w:rPr>
          <w:i/>
          <w:highlight w:val="white"/>
          <w:lang w:val="en-US"/>
        </w:rPr>
        <w:t>International Journal of Research in Marketing</w:t>
      </w:r>
      <w:r>
        <w:rPr>
          <w:highlight w:val="white"/>
          <w:lang w:val="en-US"/>
        </w:rPr>
        <w:t xml:space="preserve">, </w:t>
      </w:r>
      <w:r>
        <w:rPr>
          <w:i/>
          <w:highlight w:val="white"/>
          <w:lang w:val="en-US"/>
        </w:rPr>
        <w:t>8</w:t>
      </w:r>
      <w:r>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Pr>
          <w:highlight w:val="white"/>
          <w:lang w:val="en-US"/>
        </w:rPr>
        <w:t xml:space="preserve">Mogaji, E., &amp; Jain, V. (2024). How generative AI is (will) change consumer behaviour: Postulating the potential impact and implications for research, practice, and policy. </w:t>
      </w:r>
      <w:r>
        <w:rPr>
          <w:i/>
          <w:highlight w:val="white"/>
          <w:lang w:val="en-US"/>
        </w:rPr>
        <w:t>Journal of consumer behaviour</w:t>
      </w:r>
      <w:r>
        <w:rPr>
          <w:highlight w:val="white"/>
          <w:lang w:val="en-US"/>
        </w:rPr>
        <w:t xml:space="preserve">, </w:t>
      </w:r>
      <w:r>
        <w:rPr>
          <w:i/>
          <w:highlight w:val="white"/>
          <w:lang w:val="en-US"/>
        </w:rPr>
        <w:t>23</w:t>
      </w:r>
      <w:r>
        <w:rPr>
          <w:highlight w:val="white"/>
          <w:lang w:val="en-US"/>
        </w:rPr>
        <w:t>(5), 2379-2389.</w:t>
      </w:r>
    </w:p>
    <w:p w14:paraId="5D35ABD6" w14:textId="7A79D8C0" w:rsidR="00EB5DFF" w:rsidRDefault="00EB5DFF" w:rsidP="00EB5DFF">
      <w:pPr>
        <w:spacing w:line="360" w:lineRule="auto"/>
        <w:ind w:left="720" w:hanging="720"/>
      </w:pPr>
      <w:r>
        <w:rPr>
          <w:highlight w:val="white"/>
          <w:rPrChange w:id="280" w:author="Luttik, Daan" w:date="2026-06-11T19:40:00Z" w16du:dateUtc="2026-06-11T17:40:00Z">
            <w:rPr>
              <w:highlight w:val="white"/>
              <w:lang w:val="it-IT"/>
            </w:rPr>
          </w:rPrChange>
        </w:rPr>
        <w:t xml:space="preserve">Moralles, C., Da Costa, L. A. L., Rigo, S. J., Kunst, R., De Souza, V. C., Silva, E. P., …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lastRenderedPageBreak/>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281"/>
      <w:r>
        <w:rPr>
          <w:highlight w:val="white"/>
        </w:rPr>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281"/>
      <w:r>
        <w:rPr>
          <w:rStyle w:val="CommentReference"/>
          <w:sz w:val="22"/>
          <w:szCs w:val="22"/>
          <w:highlight w:val="white"/>
        </w:rPr>
        <w:commentReference w:id="281"/>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712B454E" w14:textId="66270A69" w:rsidR="002A1B6F" w:rsidRPr="002A1B6F" w:rsidRDefault="002A1B6F" w:rsidP="002A1B6F">
      <w:pPr>
        <w:ind w:left="720" w:hanging="720"/>
        <w:rPr>
          <w:highlight w:val="white"/>
        </w:rPr>
      </w:pPr>
      <w:commentRangeStart w:id="282"/>
      <w:r w:rsidRPr="004558DA">
        <w:rPr>
          <w:highlight w:val="white"/>
          <w:lang w:val="en-US"/>
        </w:rPr>
        <w:t xml:space="preserve">Parker, C., Scott, S., &amp; Geddes, A. (2019). </w:t>
      </w:r>
      <w:r>
        <w:rPr>
          <w:highlight w:val="white"/>
        </w:rPr>
        <w:t xml:space="preserve">Snowball sampling. </w:t>
      </w:r>
      <w:r>
        <w:rPr>
          <w:i/>
          <w:iCs/>
          <w:highlight w:val="white"/>
        </w:rPr>
        <w:t>SAGE research methods foundations</w:t>
      </w:r>
      <w:r>
        <w:rPr>
          <w:highlight w:val="white"/>
        </w:rPr>
        <w:t>.</w:t>
      </w:r>
      <w:commentRangeEnd w:id="282"/>
      <w:r w:rsidRPr="002A1B6F">
        <w:rPr>
          <w:rStyle w:val="CommentReference"/>
          <w:sz w:val="22"/>
          <w:szCs w:val="22"/>
          <w:highlight w:val="white"/>
        </w:rPr>
        <w:commentReference w:id="282"/>
      </w:r>
    </w:p>
    <w:p w14:paraId="54234388" w14:textId="77777777" w:rsidR="00EB5DFF" w:rsidRDefault="00EB5DFF" w:rsidP="00EB5DFF">
      <w:pPr>
        <w:ind w:left="720" w:hanging="720"/>
        <w:rPr>
          <w:highlight w:val="white"/>
        </w:rPr>
      </w:pPr>
      <w:commentRangeStart w:id="283"/>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283"/>
      <w:r>
        <w:rPr>
          <w:rStyle w:val="CommentReference"/>
          <w:sz w:val="22"/>
          <w:szCs w:val="22"/>
          <w:highlight w:val="white"/>
        </w:rPr>
        <w:commentReference w:id="283"/>
      </w:r>
    </w:p>
    <w:p w14:paraId="795F1493" w14:textId="2809BF71" w:rsidR="00EB5DFF"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Pr>
          <w:highlight w:val="white"/>
          <w:lang w:val="en-US"/>
        </w:rPr>
        <w:t xml:space="preserve">OpenAI. </w:t>
      </w:r>
      <w:hyperlink r:id="rId28" w:history="1">
        <w:r>
          <w:rPr>
            <w:rStyle w:val="Hyperlink"/>
            <w:highlight w:val="white"/>
            <w:lang w:val="en-US"/>
          </w:rPr>
          <w:t>https://cdn.openai.com/research-covers/language-unsupervised/language_understanding_paper.pdf</w:t>
        </w:r>
      </w:hyperlink>
    </w:p>
    <w:p w14:paraId="5CCB3BC7" w14:textId="071FCBBB" w:rsidR="007D7E2D" w:rsidRPr="00275430" w:rsidRDefault="007D7E2D" w:rsidP="00EB5DFF">
      <w:pPr>
        <w:ind w:left="720" w:hanging="720"/>
        <w:rPr>
          <w:highlight w:val="white"/>
          <w:lang w:val="en-US"/>
        </w:rPr>
      </w:pPr>
      <w:r>
        <w:rPr>
          <w:highlight w:val="white"/>
          <w:lang w:val="en-US"/>
        </w:rPr>
        <w:t xml:space="preserve">SAS. (2025). </w:t>
      </w:r>
      <w:r>
        <w:rPr>
          <w:i/>
          <w:iCs/>
          <w:highlight w:val="white"/>
        </w:rPr>
        <w:t>Marketers and AI: Navigating New Depths</w:t>
      </w:r>
      <w:r>
        <w:rPr>
          <w:highlight w:val="white"/>
        </w:rPr>
        <w:t xml:space="preserve">. </w:t>
      </w:r>
      <w:hyperlink r:id="rId29" w:history="1">
        <w:r>
          <w:rPr>
            <w:rStyle w:val="Hyperlink"/>
          </w:rPr>
          <w:t>https://www.sas.com/content/dam/sasdam/documents/20250124/marketers-and-ai-navigating-new-depths.pdf</w:t>
        </w:r>
      </w:hyperlink>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Pr>
          <w:lang w:val="de-DE"/>
        </w:rPr>
        <w:t xml:space="preserve">Schmidt, R., Alt, R., &amp; Zimmermann, A. (2026). </w:t>
      </w:r>
      <w:r>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Pr>
          <w:highlight w:val="white"/>
          <w:lang w:val="en-US"/>
        </w:rPr>
        <w:lastRenderedPageBreak/>
        <w:t xml:space="preserve">Shinde, P. P., &amp; Shah, S. (2018, August). A review of machine learning and deep learning applications. In </w:t>
      </w:r>
      <w:r>
        <w:rPr>
          <w:i/>
          <w:iCs/>
          <w:highlight w:val="white"/>
          <w:lang w:val="en-US"/>
        </w:rPr>
        <w:t>2018 Fourth international conference on computing communication control and automation (ICCUBEA)</w:t>
      </w:r>
      <w:r>
        <w:rPr>
          <w:highlight w:val="white"/>
          <w:lang w:val="en-US"/>
        </w:rPr>
        <w:t xml:space="preserve"> (pp. 1-6). IEEE.</w:t>
      </w:r>
    </w:p>
    <w:p w14:paraId="38FA859C" w14:textId="77777777" w:rsidR="00D404D3" w:rsidRDefault="00EB5DFF" w:rsidP="00947A17">
      <w:pPr>
        <w:ind w:left="720" w:hanging="720"/>
      </w:pPr>
      <w:commentRangeStart w:id="284"/>
      <w:r>
        <w:t xml:space="preserve">Sidorchuk, R. (2015). The concept of “value” in the theory of marketing. </w:t>
      </w:r>
      <w:r>
        <w:rPr>
          <w:lang w:val="en-US"/>
        </w:rPr>
        <w:t>Asian Social Science, 11(9), 320–325.</w:t>
      </w:r>
      <w:hyperlink r:id="rId30">
        <w:r>
          <w:rPr>
            <w:u w:val="single"/>
            <w:lang w:val="en-US"/>
          </w:rPr>
          <w:t xml:space="preserve"> </w:t>
        </w:r>
      </w:hyperlink>
      <w:hyperlink r:id="rId31">
        <w:r>
          <w:rPr>
            <w:color w:val="1155CC"/>
            <w:u w:val="single"/>
            <w:lang w:val="en-US"/>
          </w:rPr>
          <w:t>https://doi.org/10.5539/ass.v11n9p320</w:t>
        </w:r>
      </w:hyperlink>
      <w:commentRangeEnd w:id="284"/>
      <w:r>
        <w:rPr>
          <w:rStyle w:val="CommentReference"/>
          <w:sz w:val="22"/>
          <w:szCs w:val="22"/>
        </w:rPr>
        <w:commentReference w:id="284"/>
      </w:r>
    </w:p>
    <w:p w14:paraId="3963601E" w14:textId="6FECB48F" w:rsidR="00EB5DFF" w:rsidRPr="00DE0B3F" w:rsidRDefault="00243149" w:rsidP="00DE0B3F">
      <w:pPr>
        <w:ind w:left="720" w:hanging="720"/>
        <w:rPr>
          <w:lang w:val="en-US"/>
        </w:rPr>
      </w:pPr>
      <w:r>
        <w:t>Srivastava, R. (2026). From AI Hype to Agentic Reality: A Readiness Lens for Sustainable Enterprise Adoption. </w:t>
      </w:r>
      <w:r>
        <w:rPr>
          <w:i/>
          <w:iCs/>
        </w:rPr>
        <w:t>Journal of International DBA Studies-GGU</w:t>
      </w:r>
      <w:r>
        <w:t>, </w:t>
      </w:r>
      <w:r>
        <w:rPr>
          <w:i/>
          <w:iCs/>
        </w:rPr>
        <w:t>2</w:t>
      </w:r>
      <w:r>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0F726796" w14:textId="77777777" w:rsidR="00EB5DFF" w:rsidRDefault="00EB5DFF" w:rsidP="00EB5DFF">
      <w:pPr>
        <w:ind w:left="720" w:hanging="720"/>
        <w:rPr>
          <w:highlight w:val="white"/>
        </w:rPr>
      </w:pPr>
      <w:hyperlink r:id="rId32">
        <w:r>
          <w:rPr>
            <w:rStyle w:val="Hyperlink"/>
          </w:rPr>
          <w:t>https://doi.org/10.1002/(SICI)1097-0266(199708)18:7&lt;509::AID-SMJ882&gt;3.0.CO;2-Z</w:t>
        </w:r>
      </w:hyperlink>
      <w:hyperlink r:id="rId33">
        <w:r>
          <w:rPr>
            <w:rStyle w:val="Hyperlink"/>
          </w:rPr>
          <w:t>https://doi.org/10.1002/(SICI)1097-0266(199708)18:7&lt;509::AID-SMJ882&gt;3.0.CO;2-Z</w:t>
        </w:r>
      </w:hyperlink>
      <w:r>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14FF8B1F" w14:textId="77777777" w:rsidR="00EB5DFF" w:rsidRPr="001B1F4F" w:rsidRDefault="00EB5DFF" w:rsidP="00EB5DFF">
      <w:pPr>
        <w:ind w:left="720" w:hanging="720"/>
      </w:pPr>
      <w:commentRangeStart w:id="285"/>
      <w:r>
        <w:rPr>
          <w:lang w:val="it-IT"/>
        </w:rPr>
        <w:t>Vidal, J. F., Perotti, F. A., Gonzalez, R., &amp; Gasco, J. (</w:t>
      </w:r>
      <w:bookmarkStart w:id="286" w:name="OLE_LINK13"/>
      <w:r>
        <w:rPr>
          <w:lang w:val="it-IT"/>
        </w:rPr>
        <w:t>2022</w:t>
      </w:r>
      <w:bookmarkEnd w:id="286"/>
      <w:r>
        <w:rPr>
          <w:lang w:val="it-IT"/>
        </w:rPr>
        <w:t xml:space="preserve">). </w:t>
      </w:r>
      <w:r>
        <w:t>Managing digital transformation: The view from the top. Journal of Business Research, 152, 29–41.</w:t>
      </w:r>
      <w:hyperlink r:id="rId34">
        <w:r>
          <w:rPr>
            <w:u w:val="single"/>
          </w:rPr>
          <w:t xml:space="preserve"> </w:t>
        </w:r>
      </w:hyperlink>
      <w:hyperlink r:id="rId35">
        <w:r>
          <w:rPr>
            <w:color w:val="1155CC"/>
            <w:u w:val="single"/>
          </w:rPr>
          <w:t>https://doi.org/10.1016/j.jbusres.2022.07.020</w:t>
        </w:r>
      </w:hyperlink>
      <w:commentRangeEnd w:id="285"/>
      <w:r w:rsidRPr="001B1F4F">
        <w:rPr>
          <w:rStyle w:val="CommentReference"/>
          <w:sz w:val="22"/>
          <w:szCs w:val="22"/>
        </w:rPr>
        <w:commentReference w:id="285"/>
      </w:r>
    </w:p>
    <w:p w14:paraId="2A88D557" w14:textId="77777777" w:rsidR="00EB5DFF" w:rsidRDefault="00EB5DFF" w:rsidP="00EB5DFF">
      <w:pPr>
        <w:spacing w:line="360" w:lineRule="auto"/>
        <w:ind w:left="720" w:hanging="720"/>
        <w:rPr>
          <w:highlight w:val="white"/>
          <w:lang w:val="en-US"/>
        </w:rPr>
      </w:pPr>
      <w:r>
        <w:rPr>
          <w:highlight w:val="white"/>
          <w:lang w:val="en-US"/>
        </w:rPr>
        <w:t xml:space="preserve">Wahid, R., Mero, J., &amp; Ritala, P. (2023). Written by ChatGPT, illustrated by Midjourney: generative AI for content marketing. </w:t>
      </w:r>
      <w:r>
        <w:rPr>
          <w:i/>
          <w:highlight w:val="white"/>
          <w:lang w:val="en-US"/>
        </w:rPr>
        <w:t>Asia Pacific Journal of Marketing and Logistics</w:t>
      </w:r>
      <w:r>
        <w:rPr>
          <w:highlight w:val="white"/>
          <w:lang w:val="en-US"/>
        </w:rPr>
        <w:t xml:space="preserve">, </w:t>
      </w:r>
      <w:r>
        <w:rPr>
          <w:i/>
          <w:highlight w:val="white"/>
          <w:lang w:val="en-US"/>
        </w:rPr>
        <w:t>35</w:t>
      </w:r>
      <w:r>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Pr>
          <w:highlight w:val="white"/>
          <w:lang w:val="en-US"/>
        </w:rPr>
        <w:lastRenderedPageBreak/>
        <w:t xml:space="preserve">Woodside, A. G., Golfetto, F., &amp; Gibbert, M. (2008). </w:t>
      </w:r>
      <w:r>
        <w:rPr>
          <w:highlight w:val="white"/>
        </w:rPr>
        <w:t xml:space="preserve">Customer value: theory, research, and practice. In </w:t>
      </w:r>
      <w:bookmarkStart w:id="287" w:name="OLE_LINK11"/>
      <w:r>
        <w:rPr>
          <w:i/>
          <w:iCs/>
          <w:highlight w:val="white"/>
        </w:rPr>
        <w:t>Creating and managing superior customer value</w:t>
      </w:r>
      <w:r>
        <w:rPr>
          <w:highlight w:val="white"/>
        </w:rPr>
        <w:t xml:space="preserve"> </w:t>
      </w:r>
      <w:bookmarkEnd w:id="287"/>
      <w:r>
        <w:rPr>
          <w:highlight w:val="white"/>
        </w:rPr>
        <w:t>(pp. 3-25). Emerald Group Publishing Limited.</w:t>
      </w:r>
    </w:p>
    <w:p w14:paraId="56A213CD" w14:textId="30BBCDE0" w:rsidR="00EB5DFF" w:rsidRDefault="00EB5DFF" w:rsidP="00EB5DFF">
      <w:pPr>
        <w:ind w:left="720" w:hanging="720"/>
        <w:rPr>
          <w:lang w:val="en-US"/>
        </w:rPr>
      </w:pPr>
      <w:r>
        <w:rPr>
          <w:highlight w:val="white"/>
          <w:lang w:val="en-US"/>
        </w:rPr>
        <w:t xml:space="preserve">Xu, Y., Liu, X., Cao, X., Huang, C., Liu, E., Qian, S., … &amp; Zhang, J. (2021). Artificial intelligence: A powerful paradigm for scientific research. </w:t>
      </w:r>
      <w:r>
        <w:rPr>
          <w:i/>
          <w:highlight w:val="white"/>
          <w:lang w:val="en-US"/>
        </w:rPr>
        <w:t>The Innovation</w:t>
      </w:r>
      <w:r>
        <w:rPr>
          <w:highlight w:val="white"/>
          <w:lang w:val="en-US"/>
        </w:rPr>
        <w:t xml:space="preserve">, </w:t>
      </w:r>
      <w:r>
        <w:rPr>
          <w:i/>
          <w:highlight w:val="white"/>
          <w:lang w:val="en-US"/>
        </w:rPr>
        <w:t>2</w:t>
      </w:r>
      <w:r>
        <w:rPr>
          <w:highlight w:val="white"/>
          <w:lang w:val="en-US"/>
        </w:rPr>
        <w:t>(4).</w:t>
      </w:r>
      <w:r>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88" w:name="_Toc232351387"/>
      <w:r>
        <w:lastRenderedPageBreak/>
        <w:t>Appendix A. Interview Guide and Protocol</w:t>
      </w:r>
      <w:bookmarkEnd w:id="288"/>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89" w:name="_Toc232351388"/>
      <w:r>
        <w:rPr>
          <w:lang w:val="en-US"/>
        </w:rPr>
        <w:t>A.1.</w:t>
      </w:r>
      <w:r>
        <w:tab/>
      </w:r>
      <w:r>
        <w:rPr>
          <w:lang w:val="en-US"/>
        </w:rPr>
        <w:t>Interview Guide</w:t>
      </w:r>
      <w:bookmarkEnd w:id="289"/>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90" w:name="_Toc232351389"/>
      <w:commentRangeStart w:id="291"/>
      <w:r>
        <w:lastRenderedPageBreak/>
        <w:t>Appendix B. Putting the model to work: a manager’s checklist</w:t>
      </w:r>
      <w:bookmarkEnd w:id="290"/>
      <w:commentRangeEnd w:id="291"/>
      <w:r>
        <w:rPr>
          <w:rStyle w:val="CommentReference"/>
          <w:sz w:val="22"/>
          <w:szCs w:val="22"/>
        </w:rPr>
        <w:commentReference w:id="291"/>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92" w:name="_Toc232351390"/>
      <w:r>
        <w:t>Observing: sensing the changing context</w:t>
      </w:r>
      <w:bookmarkEnd w:id="292"/>
    </w:p>
    <w:p w14:paraId="1F2B72BA" w14:textId="77777777" w:rsidR="00EB5DFF" w:rsidRDefault="00EB5DFF" w:rsidP="00EB5DFF">
      <w:pPr>
        <w:numPr>
          <w:ilvl w:val="0"/>
          <w:numId w:val="1"/>
        </w:numPr>
      </w:pPr>
      <w:r>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Pr>
          <w:lang w:val="en-US"/>
        </w:rPr>
        <w:t>Read vendor roadmaps, but separate what is operationally available from what is merely announced.</w:t>
      </w:r>
    </w:p>
    <w:p w14:paraId="73E528A7" w14:textId="77777777" w:rsidR="00EB5DFF" w:rsidRDefault="00EB5DFF" w:rsidP="00EB5DFF">
      <w:pPr>
        <w:numPr>
          <w:ilvl w:val="0"/>
          <w:numId w:val="1"/>
        </w:numPr>
      </w:pPr>
      <w:r>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293" w:name="_Toc232351391"/>
      <w:r>
        <w:t>Conditions: auditing what enables or constrains</w:t>
      </w:r>
      <w:bookmarkEnd w:id="293"/>
    </w:p>
    <w:p w14:paraId="21C2C3E3" w14:textId="77777777" w:rsidR="00EB5DFF" w:rsidRDefault="00EB5DFF" w:rsidP="00EB5DFF">
      <w:pPr>
        <w:numPr>
          <w:ilvl w:val="0"/>
          <w:numId w:val="1"/>
        </w:numPr>
      </w:pPr>
      <w:r>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Pr>
          <w:lang w:val="en-US"/>
        </w:rPr>
        <w:t>Resolve definitional ambiguity early: agree shared business definitions and a data catalogue as a precondition for reliable AI.</w:t>
      </w:r>
    </w:p>
    <w:p w14:paraId="513CA0B1" w14:textId="03FB526C" w:rsidR="00EB5DFF" w:rsidRDefault="00CA756D" w:rsidP="00EB5DFF">
      <w:pPr>
        <w:pStyle w:val="Heading2"/>
      </w:pPr>
      <w:bookmarkStart w:id="294" w:name="_Toc232351392"/>
      <w:r>
        <w:t>Navigating</w:t>
      </w:r>
      <w:r w:rsidR="00EB5DFF">
        <w:t>: acting on the conditions</w:t>
      </w:r>
      <w:bookmarkEnd w:id="294"/>
    </w:p>
    <w:p w14:paraId="1DED8516" w14:textId="3C9DBD4A" w:rsidR="00EB5DFF" w:rsidRDefault="00CA756D" w:rsidP="00EB5DFF">
      <w:pPr>
        <w:numPr>
          <w:ilvl w:val="0"/>
          <w:numId w:val="1"/>
        </w:numPr>
      </w:pPr>
      <w:r>
        <w:t>Steer</w:t>
      </w:r>
      <w:r w:rsidR="00EB5DFF">
        <w:t xml:space="preserve"> what you control: educate (differentiated by level), run experiments, bring people along, provide clarity, and champion the work.</w:t>
      </w:r>
    </w:p>
    <w:p w14:paraId="3C176E37" w14:textId="77777777" w:rsidR="00EB5DFF" w:rsidRDefault="00EB5DFF" w:rsidP="00EB5DFF">
      <w:pPr>
        <w:numPr>
          <w:ilvl w:val="0"/>
          <w:numId w:val="1"/>
        </w:numPr>
      </w:pPr>
      <w:r>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Pr>
          <w:lang w:val="en-US"/>
        </w:rPr>
        <w:t>Identify, empower, and protect AI champions who combine technical and business fluency.</w:t>
      </w:r>
    </w:p>
    <w:p w14:paraId="49BFEE71" w14:textId="77777777" w:rsidR="00EB5DFF" w:rsidRDefault="00EB5DFF" w:rsidP="00EB5DFF">
      <w:pPr>
        <w:numPr>
          <w:ilvl w:val="0"/>
          <w:numId w:val="1"/>
        </w:numPr>
      </w:pPr>
      <w:r>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Pr>
          <w:lang w:val="en-US"/>
        </w:rPr>
        <w:t>Use external help to accelerate, but deliberately retain and internalize capability to avoid dependence.</w:t>
      </w:r>
    </w:p>
    <w:p w14:paraId="0E2F55F5" w14:textId="77777777" w:rsidR="00EB5DFF" w:rsidRDefault="00EB5DFF" w:rsidP="00EB5DFF">
      <w:pPr>
        <w:pStyle w:val="Heading2"/>
      </w:pPr>
      <w:bookmarkStart w:id="295" w:name="_Toc232351393"/>
      <w:r>
        <w:t>Applying: putting agentic AI to work</w:t>
      </w:r>
      <w:bookmarkEnd w:id="295"/>
    </w:p>
    <w:p w14:paraId="49016149" w14:textId="77777777" w:rsidR="00EB5DFF" w:rsidRDefault="00EB5DFF" w:rsidP="00EB5DFF">
      <w:pPr>
        <w:numPr>
          <w:ilvl w:val="0"/>
          <w:numId w:val="1"/>
        </w:numPr>
      </w:pPr>
      <w:r>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296" w:name="_Toc232351394"/>
      <w:r>
        <w:t>Mediating Value Outcomes: turning application into value</w:t>
      </w:r>
      <w:bookmarkEnd w:id="296"/>
    </w:p>
    <w:p w14:paraId="66FD10D8" w14:textId="77777777" w:rsidR="00EB5DFF" w:rsidRDefault="00EB5DFF" w:rsidP="00EB5DFF">
      <w:pPr>
        <w:numPr>
          <w:ilvl w:val="0"/>
          <w:numId w:val="1"/>
        </w:numPr>
      </w:pPr>
      <w:r>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3"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5"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7"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6"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9"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8"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5"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6"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7"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4"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1"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2"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3"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0"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8"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9"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0"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1"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2"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4"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3"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5"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6"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7"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8"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1"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2"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3"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4"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5"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6"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7"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8"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9"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0"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1"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2"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3"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4"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6"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5"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7"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8"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9"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0"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2"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3"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5"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6"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4"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7"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8"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9"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0"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1"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3"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4"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5"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7"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9" w:name="_@_7D1833B86FF34F228725D9576BB9B701Z"/>
      <w:r>
        <w:fldChar w:fldCharType="separate"/>
      </w:r>
      <w:bookmarkEnd w:id="69"/>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8"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6"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0"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1"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2"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4"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8"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1"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2"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5"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1"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0"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7"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8"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5"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6"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2"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3"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4"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99"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0"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5"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6"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7"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08"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4"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3"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2"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1"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1"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2"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5"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6"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7"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18"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19"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4"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2"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24"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26"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27"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28"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29"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0"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1"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2"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34"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5"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6"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7"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38"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39"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0"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1"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2"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5"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49"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8"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6"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0" w:name="_@_4D2E2173561E4304BBB44C940BFC8766Z"/>
      <w:r>
        <w:fldChar w:fldCharType="separate"/>
      </w:r>
      <w:bookmarkEnd w:id="150"/>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47"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51"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3"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55" w:name="_@_F74A959799DE4D9F825B4C2BF7D4BEECZ"/>
      <w:r>
        <w:fldChar w:fldCharType="separate"/>
      </w:r>
      <w:bookmarkEnd w:id="155"/>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54"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56"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58"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61"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64"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62"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63"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65"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67"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68"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0"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69"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73"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74"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75"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76"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77"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79"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0"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1"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84"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85"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86"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87" w:name="_@_966A57235E2841AB9D1C216A25F44671Z"/>
      <w:r>
        <w:fldChar w:fldCharType="separate"/>
      </w:r>
      <w:bookmarkEnd w:id="187"/>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189"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191"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192"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193"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194"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95"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190"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197"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0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02" w:author="" w:initials="">
    <w:p w14:paraId="2F6AE01C" w14:textId="77777777" w:rsidR="00261431" w:rsidRDefault="00000000">
      <w:pPr>
        <w:pStyle w:val="CommentText"/>
      </w:pPr>
      <w:r>
        <w:rPr>
          <w:rStyle w:val="CommentReference"/>
        </w:rPr>
        <w:annotationRef/>
      </w:r>
    </w:p>
  </w:comment>
  <w:comment w:id="203" w:author="" w:initials="">
    <w:p w14:paraId="3224511D" w14:textId="77777777" w:rsidR="00261431" w:rsidRDefault="00000000">
      <w:pPr>
        <w:pStyle w:val="CommentText"/>
      </w:pPr>
      <w:r>
        <w:rPr>
          <w:rStyle w:val="CommentReference"/>
        </w:rPr>
        <w:annotationRef/>
      </w:r>
    </w:p>
  </w:comment>
  <w:comment w:id="20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0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10"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11" w:author="" w:initials="">
    <w:p w14:paraId="2E08545F" w14:textId="77777777" w:rsidR="00261431" w:rsidRDefault="00000000">
      <w:pPr>
        <w:pStyle w:val="CommentText"/>
      </w:pPr>
      <w:r>
        <w:rPr>
          <w:rStyle w:val="CommentReference"/>
        </w:rPr>
        <w:annotationRef/>
      </w:r>
    </w:p>
  </w:comment>
  <w:comment w:id="212" w:author="" w:initials="">
    <w:p w14:paraId="10998D17" w14:textId="77777777" w:rsidR="00261431" w:rsidRDefault="00000000">
      <w:pPr>
        <w:pStyle w:val="CommentText"/>
      </w:pPr>
      <w:r>
        <w:rPr>
          <w:rStyle w:val="CommentReference"/>
        </w:rPr>
        <w:annotationRef/>
      </w:r>
    </w:p>
  </w:comment>
  <w:comment w:id="213"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14"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00"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16"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15"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17"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19"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20"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21"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22"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23"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28"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29"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31"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42"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43" w:author="" w:initials="">
    <w:p w14:paraId="386E5830" w14:textId="77777777" w:rsidR="00261431" w:rsidRDefault="00000000">
      <w:pPr>
        <w:pStyle w:val="CommentText"/>
      </w:pPr>
      <w:r>
        <w:rPr>
          <w:rStyle w:val="CommentReference"/>
        </w:rPr>
        <w:annotationRef/>
      </w:r>
    </w:p>
  </w:comment>
  <w:comment w:id="244" w:author="" w:initials="">
    <w:p w14:paraId="7C39E8D3" w14:textId="77777777" w:rsidR="00261431" w:rsidRDefault="00000000">
      <w:pPr>
        <w:pStyle w:val="CommentText"/>
      </w:pPr>
      <w:r>
        <w:rPr>
          <w:rStyle w:val="CommentReference"/>
        </w:rPr>
        <w:annotationRef/>
      </w:r>
    </w:p>
  </w:comment>
  <w:comment w:id="245"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46"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48"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49"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51"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52" w:author="" w:initials="">
    <w:p w14:paraId="20F59D9A" w14:textId="77777777" w:rsidR="00261431" w:rsidRDefault="00000000">
      <w:pPr>
        <w:pStyle w:val="CommentText"/>
      </w:pPr>
      <w:r>
        <w:rPr>
          <w:rStyle w:val="CommentReference"/>
        </w:rPr>
        <w:annotationRef/>
      </w:r>
    </w:p>
  </w:comment>
  <w:comment w:id="253"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54"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55"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56"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57"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58"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63"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66"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69"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270" w:author="Luttik, Daan" w:date="2026-06-14T10:41:00Z" w:initials="DL">
    <w:p w14:paraId="575A2E81" w14:textId="77777777" w:rsidR="00002AB3" w:rsidRDefault="00002AB3" w:rsidP="00002AB3">
      <w:pPr>
        <w:pStyle w:val="CommentText"/>
        <w:ind w:firstLine="0"/>
      </w:pPr>
      <w:r>
        <w:rPr>
          <w:rStyle w:val="CommentReference"/>
        </w:rPr>
        <w:annotationRef/>
      </w:r>
      <w:r>
        <w:t>Double check if we keep this in.</w:t>
      </w:r>
    </w:p>
  </w:comment>
  <w:comment w:id="272"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271"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274"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276"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277"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278"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279"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281"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282" w:author="Daan Luttik" w:date="2026-05-03T19:43:00Z" w:initials="">
    <w:p w14:paraId="65BBF5F3" w14:textId="77777777" w:rsidR="002A1B6F" w:rsidRDefault="002A1B6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283"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284"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285"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291"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0"/>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4A9D048D" w15:done="0"/>
  <w15:commentEx w15:paraId="6C8EAFE9" w15:done="0"/>
  <w15:commentEx w15:paraId="54AAE7DB" w15:done="0"/>
  <w15:commentEx w15:paraId="575A2E81"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65BBF5F3" w15:done="1"/>
  <w15:commentEx w15:paraId="489F8041" w15:done="0"/>
  <w15:commentEx w15:paraId="6BC42D32"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09A22176" w16cex:dateUtc="2026-06-10T13:35:00Z"/>
  <w16cex:commentExtensible w16cex:durableId="42453950" w16cex:dateUtc="2026-06-14T08:41: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4AAE7DB" w16cid:durableId="09A22176"/>
  <w16cid:commentId w16cid:paraId="575A2E81" w16cid:durableId="42453950"/>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65BBF5F3" w16cid:durableId="7B839F9D"/>
  <w16cid:commentId w16cid:paraId="489F8041" w16cid:durableId="258AE840"/>
  <w16cid:commentId w16cid:paraId="6BC42D32" w16cid:durableId="656BB430"/>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C885" w14:textId="77777777" w:rsidR="00C45F18" w:rsidRDefault="00C45F18">
      <w:pPr>
        <w:spacing w:line="240" w:lineRule="auto"/>
      </w:pPr>
      <w:r>
        <w:separator/>
      </w:r>
    </w:p>
  </w:endnote>
  <w:endnote w:type="continuationSeparator" w:id="0">
    <w:p w14:paraId="16014FB5" w14:textId="77777777" w:rsidR="00C45F18" w:rsidRDefault="00C45F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7A1A57A-3C12-418D-A57E-B90B71A97D88}"/>
    <w:embedBold r:id="rId2" w:fontKey="{0B7C7EFD-A281-4D8F-8DA1-07F512033537}"/>
    <w:embedItalic r:id="rId3" w:fontKey="{59EE1F22-E5FB-4208-9155-B521DF41EC45}"/>
  </w:font>
  <w:font w:name="EB Garamond SemiBold">
    <w:charset w:val="00"/>
    <w:family w:val="auto"/>
    <w:pitch w:val="variable"/>
    <w:sig w:usb0="E00002FF" w:usb1="02000413" w:usb2="00000000" w:usb3="00000000" w:csb0="0000019F" w:csb1="00000000"/>
    <w:embedRegular r:id="rId4" w:fontKey="{CEDD8555-BFD8-4D51-A091-2F8026C6AFF5}"/>
  </w:font>
  <w:font w:name="EB Garamond Medium">
    <w:charset w:val="00"/>
    <w:family w:val="auto"/>
    <w:pitch w:val="variable"/>
    <w:sig w:usb0="E00002FF" w:usb1="02000413" w:usb2="00000000" w:usb3="00000000" w:csb0="0000019F" w:csb1="00000000"/>
    <w:embedRegular r:id="rId5" w:fontKey="{40A51C4C-7436-4039-9702-56FDF146B15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CBDDDAEC-20F3-42FF-9E5B-BFFD3493186B}"/>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77C09129-91CD-45D9-8D1E-E0BA6E474CD6}"/>
    <w:embedBold r:id="rId8" w:fontKey="{8E690EB1-8857-43CE-9F53-C6394CC0EEE6}"/>
  </w:font>
  <w:font w:name="Calibri">
    <w:panose1 w:val="020F0502020204030204"/>
    <w:charset w:val="00"/>
    <w:family w:val="swiss"/>
    <w:pitch w:val="variable"/>
    <w:sig w:usb0="E4002EFF" w:usb1="C200247B" w:usb2="00000009" w:usb3="00000000" w:csb0="000001FF" w:csb1="00000000"/>
    <w:embedRegular r:id="rId9" w:fontKey="{A5D3DEE5-3356-404B-8261-43583C5344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9D63A" w14:textId="77777777" w:rsidR="00C45F18" w:rsidRDefault="00C45F18">
      <w:pPr>
        <w:spacing w:line="240" w:lineRule="auto"/>
      </w:pPr>
      <w:r>
        <w:separator/>
      </w:r>
    </w:p>
  </w:footnote>
  <w:footnote w:type="continuationSeparator" w:id="0">
    <w:p w14:paraId="55C5005D" w14:textId="77777777" w:rsidR="00C45F18" w:rsidRDefault="00C45F18">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37CD"/>
    <w:rsid w:val="000A4991"/>
    <w:rsid w:val="000A4C81"/>
    <w:rsid w:val="000A5747"/>
    <w:rsid w:val="000A656E"/>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A4F"/>
    <w:rsid w:val="000F0CDF"/>
    <w:rsid w:val="000F1D99"/>
    <w:rsid w:val="000F33F9"/>
    <w:rsid w:val="000F3FB0"/>
    <w:rsid w:val="000F5189"/>
    <w:rsid w:val="000F5C93"/>
    <w:rsid w:val="000F6C2A"/>
    <w:rsid w:val="000F6EBA"/>
    <w:rsid w:val="000F72C1"/>
    <w:rsid w:val="00100B04"/>
    <w:rsid w:val="00100F76"/>
    <w:rsid w:val="0010139E"/>
    <w:rsid w:val="001019C6"/>
    <w:rsid w:val="001019F6"/>
    <w:rsid w:val="00101E2E"/>
    <w:rsid w:val="001021F4"/>
    <w:rsid w:val="00103441"/>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6C2"/>
    <w:rsid w:val="0017573A"/>
    <w:rsid w:val="00175FB5"/>
    <w:rsid w:val="00185BE7"/>
    <w:rsid w:val="00186C0A"/>
    <w:rsid w:val="00190454"/>
    <w:rsid w:val="001914FF"/>
    <w:rsid w:val="00193055"/>
    <w:rsid w:val="0019308A"/>
    <w:rsid w:val="0019362A"/>
    <w:rsid w:val="00194445"/>
    <w:rsid w:val="00196EA0"/>
    <w:rsid w:val="0019760C"/>
    <w:rsid w:val="0019761E"/>
    <w:rsid w:val="00197894"/>
    <w:rsid w:val="001A0CDA"/>
    <w:rsid w:val="001A28C5"/>
    <w:rsid w:val="001A3712"/>
    <w:rsid w:val="001A5A3B"/>
    <w:rsid w:val="001A6B7F"/>
    <w:rsid w:val="001A7432"/>
    <w:rsid w:val="001B0038"/>
    <w:rsid w:val="001B3025"/>
    <w:rsid w:val="001B3EA3"/>
    <w:rsid w:val="001B5FA5"/>
    <w:rsid w:val="001B6B46"/>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D0229"/>
    <w:rsid w:val="002D31A8"/>
    <w:rsid w:val="002D3BBC"/>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771"/>
    <w:rsid w:val="0030569A"/>
    <w:rsid w:val="003059DD"/>
    <w:rsid w:val="00306ABB"/>
    <w:rsid w:val="003071CF"/>
    <w:rsid w:val="00310110"/>
    <w:rsid w:val="003119AA"/>
    <w:rsid w:val="003128AD"/>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050"/>
    <w:rsid w:val="003C7BCF"/>
    <w:rsid w:val="003D0186"/>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3DA"/>
    <w:rsid w:val="00437DEF"/>
    <w:rsid w:val="00437F13"/>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D7B05"/>
    <w:rsid w:val="004E14AC"/>
    <w:rsid w:val="004E304B"/>
    <w:rsid w:val="004E42CB"/>
    <w:rsid w:val="004E6100"/>
    <w:rsid w:val="004F121B"/>
    <w:rsid w:val="004F1598"/>
    <w:rsid w:val="004F1AA8"/>
    <w:rsid w:val="004F321E"/>
    <w:rsid w:val="004F3FEA"/>
    <w:rsid w:val="004F48CF"/>
    <w:rsid w:val="004F4BF2"/>
    <w:rsid w:val="004F4D1D"/>
    <w:rsid w:val="004F4F1C"/>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528A"/>
    <w:rsid w:val="00566D0A"/>
    <w:rsid w:val="00567063"/>
    <w:rsid w:val="00567FB2"/>
    <w:rsid w:val="005701D9"/>
    <w:rsid w:val="00570373"/>
    <w:rsid w:val="005704C1"/>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0EC0"/>
    <w:rsid w:val="005A34CA"/>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1AD6"/>
    <w:rsid w:val="008927A5"/>
    <w:rsid w:val="0089425D"/>
    <w:rsid w:val="0089648C"/>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77D1"/>
    <w:rsid w:val="009A0CDC"/>
    <w:rsid w:val="009A13C4"/>
    <w:rsid w:val="009A17A9"/>
    <w:rsid w:val="009A2151"/>
    <w:rsid w:val="009A2354"/>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91321"/>
    <w:rsid w:val="00A92E12"/>
    <w:rsid w:val="00A96987"/>
    <w:rsid w:val="00AA1280"/>
    <w:rsid w:val="00AA160A"/>
    <w:rsid w:val="00AA3083"/>
    <w:rsid w:val="00AA5558"/>
    <w:rsid w:val="00AA73F7"/>
    <w:rsid w:val="00AA7764"/>
    <w:rsid w:val="00AA78AF"/>
    <w:rsid w:val="00AA7F07"/>
    <w:rsid w:val="00AB0604"/>
    <w:rsid w:val="00AB36D2"/>
    <w:rsid w:val="00AB3CBA"/>
    <w:rsid w:val="00AB448F"/>
    <w:rsid w:val="00AB5826"/>
    <w:rsid w:val="00AB584C"/>
    <w:rsid w:val="00AB5895"/>
    <w:rsid w:val="00AB62A2"/>
    <w:rsid w:val="00AB7EEE"/>
    <w:rsid w:val="00AC0672"/>
    <w:rsid w:val="00AC0AF0"/>
    <w:rsid w:val="00AC12A9"/>
    <w:rsid w:val="00AC2F05"/>
    <w:rsid w:val="00AC5022"/>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96E"/>
    <w:rsid w:val="00B862A7"/>
    <w:rsid w:val="00B87008"/>
    <w:rsid w:val="00B87BDA"/>
    <w:rsid w:val="00B91234"/>
    <w:rsid w:val="00B91510"/>
    <w:rsid w:val="00B92841"/>
    <w:rsid w:val="00B928A9"/>
    <w:rsid w:val="00B94A7F"/>
    <w:rsid w:val="00B960CB"/>
    <w:rsid w:val="00B96CB5"/>
    <w:rsid w:val="00B97444"/>
    <w:rsid w:val="00B9769B"/>
    <w:rsid w:val="00BA1B5C"/>
    <w:rsid w:val="00BA25BE"/>
    <w:rsid w:val="00BA3129"/>
    <w:rsid w:val="00BA3A60"/>
    <w:rsid w:val="00BA3B07"/>
    <w:rsid w:val="00BA3DD3"/>
    <w:rsid w:val="00BA482C"/>
    <w:rsid w:val="00BA50B0"/>
    <w:rsid w:val="00BA5CA7"/>
    <w:rsid w:val="00BA5F71"/>
    <w:rsid w:val="00BA6503"/>
    <w:rsid w:val="00BA70DA"/>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A79"/>
    <w:rsid w:val="00BD2B3E"/>
    <w:rsid w:val="00BD2F36"/>
    <w:rsid w:val="00BD3719"/>
    <w:rsid w:val="00BD4ABE"/>
    <w:rsid w:val="00BD693C"/>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5D5A"/>
    <w:rsid w:val="00C26590"/>
    <w:rsid w:val="00C2756E"/>
    <w:rsid w:val="00C2789C"/>
    <w:rsid w:val="00C31759"/>
    <w:rsid w:val="00C31A3B"/>
    <w:rsid w:val="00C31B56"/>
    <w:rsid w:val="00C32CE9"/>
    <w:rsid w:val="00C33013"/>
    <w:rsid w:val="00C334AC"/>
    <w:rsid w:val="00C34068"/>
    <w:rsid w:val="00C34149"/>
    <w:rsid w:val="00C347CB"/>
    <w:rsid w:val="00C35330"/>
    <w:rsid w:val="00C35AC7"/>
    <w:rsid w:val="00C362D7"/>
    <w:rsid w:val="00C364AE"/>
    <w:rsid w:val="00C36530"/>
    <w:rsid w:val="00C37340"/>
    <w:rsid w:val="00C416FD"/>
    <w:rsid w:val="00C42BFB"/>
    <w:rsid w:val="00C432A0"/>
    <w:rsid w:val="00C44A65"/>
    <w:rsid w:val="00C45536"/>
    <w:rsid w:val="00C45F18"/>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0F0"/>
    <w:rsid w:val="00D401E0"/>
    <w:rsid w:val="00D4037E"/>
    <w:rsid w:val="00D404D3"/>
    <w:rsid w:val="00D41902"/>
    <w:rsid w:val="00D425EF"/>
    <w:rsid w:val="00D432DF"/>
    <w:rsid w:val="00D439C8"/>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5600"/>
    <w:rsid w:val="00D67430"/>
    <w:rsid w:val="00D70A4C"/>
    <w:rsid w:val="00D71073"/>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76F"/>
    <w:rsid w:val="00DA7E92"/>
    <w:rsid w:val="00DB0131"/>
    <w:rsid w:val="00DB368A"/>
    <w:rsid w:val="00DB3D5B"/>
    <w:rsid w:val="00DB4CF5"/>
    <w:rsid w:val="00DB4FA4"/>
    <w:rsid w:val="00DB5294"/>
    <w:rsid w:val="00DB54E4"/>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A34"/>
    <w:rsid w:val="00DE5F55"/>
    <w:rsid w:val="00DE6FDD"/>
    <w:rsid w:val="00DF0394"/>
    <w:rsid w:val="00DF04E4"/>
    <w:rsid w:val="00DF06E3"/>
    <w:rsid w:val="00DF1B07"/>
    <w:rsid w:val="00DF1B74"/>
    <w:rsid w:val="00DF2CDE"/>
    <w:rsid w:val="00DF309D"/>
    <w:rsid w:val="00DF63DD"/>
    <w:rsid w:val="00DF6E5C"/>
    <w:rsid w:val="00DF7012"/>
    <w:rsid w:val="00E000BA"/>
    <w:rsid w:val="00E01452"/>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E2E"/>
    <w:rsid w:val="00EE0F35"/>
    <w:rsid w:val="00EE2059"/>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39" Type="http://schemas.openxmlformats.org/officeDocument/2006/relationships/theme" Target="theme/theme1.xm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02/(SICI)1097-0266(199708)18:7%3c509::AID-SMJ882%3e3.0.CO;2-Z"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www.sas.com/content/dam/sasdam/documents/20250124/marketers-and-ai-navigating-new-depth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cdn.openai.com/research-covers/language-unsupervised/language_understanding_paper.pdf" TargetMode="External"/><Relationship Id="rId36"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5539/ass.v11n9p3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5539/ass.v11n9p320" TargetMode="External"/><Relationship Id="rId35" Type="http://schemas.openxmlformats.org/officeDocument/2006/relationships/hyperlink" Target="https://doi.org/10.1016/j.jbusres.2022.07.0200"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20820</Words>
  <Characters>114511</Characters>
  <Application>Microsoft Office Word</Application>
  <DocSecurity>0</DocSecurity>
  <Lines>954</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135061</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114</cp:revision>
  <dcterms:created xsi:type="dcterms:W3CDTF">2026-06-13T12:47:00Z</dcterms:created>
  <dcterms:modified xsi:type="dcterms:W3CDTF">2026-06-14T20:31:00Z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