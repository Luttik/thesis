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2"/>
          <w:szCs w:val="22"/>
        </w:rPr>
      </w:pPr>
      <w:r>
        <w:rPr>
          <w:rtl w:val="0"/>
        </w:rPr>
      </w:r>
    </w:p>
    <w:p w:rsidR="00000000" w:rsidDel="00000000" w:rsidP="00000000" w:rsidRDefault="00000000" w:rsidRPr="00000000" w14:paraId="00000002">
      <w:pPr>
        <w:jc w:val="center"/>
        <w:rPr>
          <w:rFonts w:ascii="Georgia" w:cs="Georgia" w:eastAsia="Georgia" w:hAnsi="Georgia"/>
          <w:sz w:val="22"/>
          <w:szCs w:val="22"/>
        </w:rPr>
      </w:pPr>
      <w:r>
        <w:rPr>
          <w:rFonts w:ascii="Georgia" w:cs="Georgia" w:eastAsia="Georgia" w:hAnsi="Georgia"/>
          <w:sz w:val="22"/>
          <w:szCs w:val="22"/>
        </w:rPr>
        <w:drawing>
          <wp:inline distB="0" distT="0" distL="114300" distR="114300">
            <wp:extent cx="2907665" cy="648335"/>
            <wp:effectExtent b="0" l="0" r="0" t="0"/>
            <wp:docPr descr="ENG_NyenrodeLogoFC" id="1" name="image3.jpg"/>
            <a:graphic>
              <a:graphicData uri="http://schemas.openxmlformats.org/drawingml/2006/picture">
                <pic:pic>
                  <pic:nvPicPr>
                    <pic:cNvPr descr="ENG_NyenrodeLogoFC" id="0" name="image3.jpg"/>
                    <pic:cNvPicPr preferRelativeResize="0"/>
                  </pic:nvPicPr>
                  <pic:blipFill>
                    <a:blip r:embed="rId9"/>
                    <a:srcRect b="0" l="0" r="0" t="0"/>
                    <a:stretch>
                      <a:fillRect/>
                    </a:stretch>
                  </pic:blipFill>
                  <pic:spPr>
                    <a:xfrm>
                      <a:off x="0" y="0"/>
                      <a:ext cx="2907665" cy="648335"/>
                    </a:xfrm>
                    <a:prstGeom prst="rect"/>
                    <a:ln/>
                  </pic:spPr>
                </pic:pic>
              </a:graphicData>
            </a:graphic>
          </wp:inline>
        </w:drawing>
      </w:r>
      <w:r>
        <w:rPr>
          <w:rtl w:val="0"/>
        </w:rPr>
      </w:r>
    </w:p>
    <w:p w:rsidR="00000000" w:rsidDel="00000000" w:rsidP="00000000" w:rsidRDefault="00000000" w:rsidRPr="00000000" w14:paraId="00000003">
      <w:pPr>
        <w:rPr>
          <w:rFonts w:ascii="Georgia" w:cs="Georgia" w:eastAsia="Georgia" w:hAnsi="Georgia"/>
          <w:sz w:val="22"/>
          <w:szCs w:val="22"/>
        </w:rPr>
      </w:pPr>
      <w:r>
        <w:rPr>
          <w:rtl w:val="0"/>
        </w:rPr>
      </w:r>
    </w:p>
    <w:p w:rsidR="00000000" w:rsidDel="00000000" w:rsidP="00000000" w:rsidRDefault="00000000" w:rsidRPr="00000000" w14:paraId="00000004">
      <w:pPr>
        <w:rPr>
          <w:rFonts w:ascii="Georgia" w:cs="Georgia" w:eastAsia="Georgia" w:hAnsi="Georgia"/>
          <w:sz w:val="22"/>
          <w:szCs w:val="22"/>
        </w:rPr>
      </w:pPr>
      <w:r>
        <w:rPr>
          <w:rtl w:val="0"/>
        </w:rPr>
      </w:r>
    </w:p>
    <w:p w:rsidR="00000000" w:rsidDel="00000000" w:rsidP="00000000" w:rsidRDefault="00000000" w:rsidRPr="00000000" w14:paraId="00000005">
      <w:pPr>
        <w:rPr>
          <w:rFonts w:ascii="Georgia" w:cs="Georgia" w:eastAsia="Georgia" w:hAnsi="Georgia"/>
          <w:sz w:val="22"/>
          <w:szCs w:val="22"/>
        </w:rPr>
      </w:pPr>
      <w:r>
        <w:rPr>
          <w:rtl w:val="0"/>
        </w:rPr>
      </w:r>
    </w:p>
    <w:p w:rsidR="00000000" w:rsidDel="00000000" w:rsidP="00000000" w:rsidRDefault="00000000" w:rsidRPr="00000000" w14:paraId="00000006">
      <w:pPr>
        <w:rPr>
          <w:rFonts w:ascii="Georgia" w:cs="Georgia" w:eastAsia="Georgia" w:hAnsi="Georgia"/>
          <w:sz w:val="22"/>
          <w:szCs w:val="22"/>
        </w:rPr>
      </w:pPr>
      <w:r>
        <w:rPr>
          <w:rtl w:val="0"/>
        </w:rPr>
      </w:r>
    </w:p>
    <w:p w:rsidR="00000000" w:rsidDel="00000000" w:rsidP="00000000" w:rsidRDefault="00000000" w:rsidRPr="00000000" w14:paraId="00000007">
      <w:pPr>
        <w:rPr>
          <w:rFonts w:ascii="Georgia" w:cs="Georgia" w:eastAsia="Georgia" w:hAnsi="Georgia"/>
          <w:sz w:val="22"/>
          <w:szCs w:val="22"/>
        </w:rPr>
      </w:pPr>
      <w:r>
        <w:rPr>
          <w:rtl w:val="0"/>
        </w:rPr>
      </w:r>
    </w:p>
    <w:p w:rsidR="00000000" w:rsidDel="00000000" w:rsidP="00000000" w:rsidRDefault="00000000" w:rsidRPr="00000000" w14:paraId="00000008">
      <w:pPr>
        <w:jc w:val="center"/>
        <w:rPr>
          <w:rFonts w:ascii="Georgia" w:cs="Georgia" w:eastAsia="Georgia" w:hAnsi="Georgia"/>
          <w:b w:val="1"/>
          <w:bCs w:val="1"/>
          <w:sz w:val="22"/>
          <w:szCs w:val="22"/>
        </w:rPr>
      </w:pPr>
      <w:r>
        <w:rPr>
          <w:rFonts w:ascii="Georgia" w:cs="Georgia" w:eastAsia="Georgia" w:hAnsi="Georgia"/>
          <w:b w:val="1"/>
          <w:bCs w:val="1"/>
          <w:sz w:val="22"/>
          <w:szCs w:val="22"/>
          <w:rtl w:val="0"/>
        </w:rPr>
        <w:t xml:space="preserve">Thesis Draft</w:t>
      </w:r>
    </w:p>
    <w:p w:rsidR="00000000" w:rsidDel="00000000" w:rsidP="00000000" w:rsidRDefault="00000000" w:rsidRPr="00000000" w14:paraId="00000009">
      <w:pPr>
        <w:jc w:val="center"/>
        <w:rPr>
          <w:rFonts w:ascii="Georgia" w:cs="Georgia" w:eastAsia="Georgia" w:hAnsi="Georgia"/>
          <w:b w:val="1"/>
          <w:bCs w:val="1"/>
          <w:sz w:val="22"/>
          <w:szCs w:val="22"/>
        </w:rPr>
      </w:pPr>
      <w:r>
        <w:rPr>
          <w:rtl w:val="0"/>
        </w:rPr>
      </w:r>
    </w:p>
    <w:p w:rsidR="00000000" w:rsidDel="00000000" w:rsidP="00000000" w:rsidRDefault="00000000" w:rsidRPr="00000000" w14:paraId="0000000A">
      <w:pPr>
        <w:jc w:val="center"/>
        <w:rPr>
          <w:rFonts w:ascii="Georgia" w:cs="Georgia" w:eastAsia="Georgia" w:hAnsi="Georgia"/>
          <w:b w:val="1"/>
          <w:bCs w:val="1"/>
          <w:sz w:val="22"/>
          <w:szCs w:val="22"/>
        </w:rPr>
      </w:pPr>
      <w:r>
        <w:rPr>
          <w:rFonts w:ascii="Georgia" w:cs="Georgia" w:eastAsia="Georgia" w:hAnsi="Georgia"/>
          <w:b w:val="1"/>
          <w:bCs w:val="1"/>
          <w:sz w:val="22"/>
          <w:szCs w:val="22"/>
          <w:rtl w:val="0"/>
        </w:rPr>
        <w:t xml:space="preserve">Executive MBA 22, 2024 – 2026</w:t>
      </w:r>
    </w:p>
    <w:p w:rsidR="00000000" w:rsidDel="00000000" w:rsidP="00000000" w:rsidRDefault="00000000" w:rsidRPr="00000000" w14:paraId="0000000B">
      <w:pPr>
        <w:rPr>
          <w:rFonts w:ascii="Georgia" w:cs="Georgia" w:eastAsia="Georgia" w:hAnsi="Georgia"/>
          <w:sz w:val="22"/>
          <w:szCs w:val="22"/>
        </w:rPr>
      </w:pPr>
      <w:r>
        <w:rPr>
          <w:rtl w:val="0"/>
        </w:rPr>
      </w:r>
    </w:p>
    <w:p w:rsidR="00000000" w:rsidDel="00000000" w:rsidP="00000000" w:rsidRDefault="00000000" w:rsidRPr="00000000" w14:paraId="0000000C">
      <w:pPr>
        <w:rPr>
          <w:rFonts w:ascii="Georgia" w:cs="Georgia" w:eastAsia="Georgia" w:hAnsi="Georgia"/>
          <w:sz w:val="22"/>
          <w:szCs w:val="22"/>
        </w:rPr>
      </w:pPr>
      <w:r>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755"/>
        <w:tblGridChange w:id="0">
          <w:tblGrid>
            <w:gridCol w:w="4605"/>
            <w:gridCol w:w="4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D">
            <w:pPr>
              <w:spacing w:line="240" w:lineRule="auto"/>
              <w:ind w:firstLine="0"/>
              <w:jc w:val="right"/>
              <w:rPr>
                <w:rFonts w:ascii="Georgia" w:cs="Georgia" w:eastAsia="Georgia" w:hAnsi="Georgia"/>
                <w:b w:val="1"/>
                <w:bCs w:val="1"/>
                <w:sz w:val="22"/>
                <w:szCs w:val="22"/>
              </w:rPr>
            </w:pPr>
            <w:r>
              <w:rPr>
                <w:rFonts w:ascii="Georgia" w:cs="Georgia" w:eastAsia="Georgia" w:hAnsi="Georgia"/>
                <w:b w:val="1"/>
                <w:bCs w:val="1"/>
                <w:sz w:val="22"/>
                <w:szCs w:val="22"/>
                <w:rtl w:val="0"/>
              </w:rPr>
              <w:t xml:space="preserve">Name:    </w:t>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E">
            <w:pPr>
              <w:spacing w:line="240" w:lineRule="auto"/>
              <w:ind w:firstLine="0"/>
              <w:rPr>
                <w:rFonts w:ascii="Georgia" w:cs="Georgia" w:eastAsia="Georgia" w:hAnsi="Georgia"/>
                <w:sz w:val="22"/>
                <w:szCs w:val="22"/>
              </w:rPr>
            </w:pPr>
            <w:r>
              <w:rPr>
                <w:rFonts w:ascii="Georgia" w:cs="Georgia" w:eastAsia="Georgia" w:hAnsi="Georgia"/>
                <w:sz w:val="22"/>
                <w:szCs w:val="22"/>
                <w:rtl w:val="0"/>
              </w:rPr>
              <w:t xml:space="preserve"> D.T. (Daan) Luttik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F">
            <w:pPr>
              <w:spacing w:line="240" w:lineRule="auto"/>
              <w:ind w:firstLine="0"/>
              <w:jc w:val="right"/>
              <w:rPr>
                <w:rFonts w:ascii="Georgia" w:cs="Georgia" w:eastAsia="Georgia" w:hAnsi="Georgia"/>
                <w:b w:val="1"/>
                <w:bCs w:val="1"/>
                <w:sz w:val="22"/>
                <w:szCs w:val="22"/>
              </w:rPr>
            </w:pPr>
            <w:r>
              <w:rPr>
                <w:rFonts w:ascii="Georgia" w:cs="Georgia" w:eastAsia="Georgia" w:hAnsi="Georgia"/>
                <w:b w:val="1"/>
                <w:bCs w:val="1"/>
                <w:sz w:val="22"/>
                <w:szCs w:val="22"/>
                <w:rtl w:val="0"/>
              </w:rPr>
              <w:t xml:space="preserve">Student Number:</w:t>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0">
            <w:pPr>
              <w:spacing w:line="240" w:lineRule="auto"/>
              <w:ind w:firstLine="0"/>
              <w:rPr>
                <w:rFonts w:ascii="Georgia" w:cs="Georgia" w:eastAsia="Georgia" w:hAnsi="Georgia"/>
                <w:sz w:val="22"/>
                <w:szCs w:val="22"/>
              </w:rPr>
            </w:pPr>
            <w:r>
              <w:rPr>
                <w:rFonts w:ascii="Georgia" w:cs="Georgia" w:eastAsia="Georgia" w:hAnsi="Georgia"/>
                <w:sz w:val="22"/>
                <w:szCs w:val="22"/>
                <w:rtl w:val="0"/>
              </w:rPr>
              <w:t xml:space="preserve"> 230001004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1">
            <w:pPr>
              <w:spacing w:line="240" w:lineRule="auto"/>
              <w:ind w:firstLine="0"/>
              <w:jc w:val="right"/>
              <w:rPr>
                <w:rFonts w:ascii="Georgia" w:cs="Georgia" w:eastAsia="Georgia" w:hAnsi="Georgia"/>
                <w:b w:val="1"/>
                <w:bCs w:val="1"/>
                <w:sz w:val="22"/>
                <w:szCs w:val="22"/>
              </w:rPr>
            </w:pPr>
            <w:bookmarkStart w:colFirst="0" w:colLast="0" w:name="_gjdgxs" w:id="0"/>
            <w:bookmarkEnd w:id="0"/>
            <w:r>
              <w:rPr>
                <w:rFonts w:ascii="Georgia" w:cs="Georgia" w:eastAsia="Georgia" w:hAnsi="Georgia"/>
                <w:b w:val="1"/>
                <w:bCs w:val="1"/>
                <w:sz w:val="22"/>
                <w:szCs w:val="22"/>
                <w:rtl w:val="0"/>
              </w:rPr>
              <w:t xml:space="preserve">Email: </w:t>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2">
            <w:pPr>
              <w:spacing w:line="240" w:lineRule="auto"/>
              <w:ind w:firstLine="0"/>
              <w:rPr>
                <w:rFonts w:ascii="Georgia" w:cs="Georgia" w:eastAsia="Georgia" w:hAnsi="Georgia"/>
                <w:sz w:val="22"/>
                <w:szCs w:val="22"/>
              </w:rPr>
            </w:pPr>
            <w:bookmarkStart w:colFirst="0" w:colLast="0" w:name="_gjdgxs" w:id="0"/>
            <w:bookmarkEnd w:id="0"/>
            <w:r>
              <w:rPr>
                <w:rFonts w:ascii="Georgia" w:cs="Georgia" w:eastAsia="Georgia" w:hAnsi="Georgia"/>
                <w:sz w:val="22"/>
                <w:szCs w:val="22"/>
                <w:rtl w:val="0"/>
              </w:rPr>
              <w:t xml:space="preserve"> d.luttik@my.nyenrode.nl</w:t>
            </w:r>
          </w:p>
        </w:tc>
      </w:tr>
    </w:tbl>
    <w:p w:rsidR="00000000" w:rsidDel="00000000" w:rsidP="00000000" w:rsidRDefault="00000000" w:rsidRPr="00000000" w14:paraId="00000013">
      <w:pPr>
        <w:rPr>
          <w:rFonts w:ascii="Georgia" w:cs="Georgia" w:eastAsia="Georgia" w:hAnsi="Georgia"/>
          <w:sz w:val="22"/>
          <w:szCs w:val="22"/>
        </w:rPr>
      </w:pPr>
      <w:r>
        <w:br w:type="page"/>
      </w:r>
      <w:r>
        <w:rPr>
          <w:rtl w:val="0"/>
        </w:rPr>
      </w:r>
    </w:p>
    <w:p w:rsidR="00000000" w:rsidDel="00000000" w:rsidP="00000000" w:rsidRDefault="00000000" w:rsidRPr="00000000" w14:paraId="00000014">
      <w:pPr>
        <w:jc w:val="center"/>
        <w:rPr>
          <w:rFonts w:ascii="Georgia" w:cs="Georgia" w:eastAsia="Georgia" w:hAnsi="Georgia"/>
          <w:b w:val="1"/>
          <w:bCs w:val="1"/>
          <w:sz w:val="22"/>
          <w:szCs w:val="22"/>
        </w:rPr>
      </w:pPr>
      <w:r>
        <w:rPr>
          <w:rFonts w:ascii="Georgia" w:cs="Georgia" w:eastAsia="Georgia" w:hAnsi="Georgia"/>
          <w:b w:val="1"/>
          <w:bCs w:val="1"/>
          <w:sz w:val="22"/>
          <w:szCs w:val="22"/>
          <w:rtl w:val="0"/>
        </w:rPr>
        <w:t xml:space="preserve">DECLARATION</w:t>
      </w:r>
    </w:p>
    <w:p w:rsidR="00000000" w:rsidDel="00000000" w:rsidP="00000000" w:rsidRDefault="00000000" w:rsidRPr="00000000" w14:paraId="00000015">
      <w:pPr>
        <w:rPr>
          <w:rFonts w:ascii="Georgia" w:cs="Georgia" w:eastAsia="Georgia" w:hAnsi="Georgia"/>
          <w:sz w:val="22"/>
          <w:szCs w:val="22"/>
        </w:rPr>
      </w:pPr>
      <w:r>
        <w:rPr>
          <w:rFonts w:ascii="Georgia" w:cs="Georgia" w:eastAsia="Georgia" w:hAnsi="Georgia"/>
          <w:sz w:val="22"/>
          <w:szCs w:val="22"/>
          <w:rtl w:val="0"/>
        </w:rPr>
        <w:t xml:space="preserve">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rsidR="00000000" w:rsidDel="00000000" w:rsidP="00000000" w:rsidRDefault="00000000" w:rsidRPr="00000000" w14:paraId="00000016">
      <w:pPr>
        <w:numPr>
          <w:ilvl w:val="0"/>
          <w:numId w:val="9"/>
        </w:numPr>
        <w:ind w:left="720" w:hanging="360"/>
        <w:rPr>
          <w:rFonts w:ascii="Georgia" w:cs="Georgia" w:eastAsia="Georgia" w:hAnsi="Georgia"/>
          <w:sz w:val="22"/>
          <w:szCs w:val="22"/>
        </w:rPr>
      </w:pPr>
      <w:r>
        <w:rPr>
          <w:rFonts w:ascii="Georgia" w:cs="Georgia" w:eastAsia="Georgia" w:hAnsi="Georgia"/>
          <w:sz w:val="22"/>
          <w:szCs w:val="22"/>
          <w:rtl w:val="0"/>
        </w:rPr>
        <w:t xml:space="preserve">Plagiarism: I understand the rules with regard to referencing and use of content that is contained in either hard or soft copy sources, including the internet or any other electronic medium.</w:t>
      </w:r>
    </w:p>
    <w:p w:rsidR="00000000" w:rsidDel="00000000" w:rsidP="00000000" w:rsidRDefault="00000000" w:rsidRPr="00000000" w14:paraId="00000017">
      <w:pPr>
        <w:numPr>
          <w:ilvl w:val="0"/>
          <w:numId w:val="9"/>
        </w:numPr>
        <w:ind w:left="720" w:hanging="360"/>
        <w:rPr>
          <w:rFonts w:ascii="Georgia" w:cs="Georgia" w:eastAsia="Georgia" w:hAnsi="Georgia"/>
          <w:sz w:val="22"/>
          <w:szCs w:val="22"/>
        </w:rPr>
      </w:pPr>
      <w:r>
        <w:rPr>
          <w:rFonts w:ascii="Georgia" w:cs="Georgia" w:eastAsia="Georgia" w:hAnsi="Georgia"/>
          <w:sz w:val="22"/>
          <w:szCs w:val="22"/>
          <w:rtl w:val="0"/>
        </w:rPr>
        <w:t xml:space="preserve">Repetition of content: I understand the rules regarding the extent to which I may resubmit content that I have already submitted as part of any other academic assignment.</w:t>
      </w:r>
    </w:p>
    <w:p w:rsidR="00000000" w:rsidDel="00000000" w:rsidP="00000000" w:rsidRDefault="00000000" w:rsidRPr="00000000" w14:paraId="00000018">
      <w:pPr>
        <w:rPr>
          <w:rFonts w:ascii="Georgia" w:cs="Georgia" w:eastAsia="Georgia" w:hAnsi="Georgia"/>
          <w:sz w:val="22"/>
          <w:szCs w:val="22"/>
        </w:rPr>
      </w:pPr>
      <w:r>
        <w:rPr>
          <w:rFonts w:ascii="Georgia" w:cs="Georgia" w:eastAsia="Georgia" w:hAnsi="Georgia"/>
          <w:sz w:val="22"/>
          <w:szCs w:val="22"/>
          <w:rtl w:val="0"/>
        </w:rPr>
        <w:t xml:space="preserve">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br w:type="page"/>
      </w:r>
      <w:r>
        <w:rPr>
          <w:rtl w:val="0"/>
        </w:rPr>
      </w:r>
    </w:p>
    <w:sdt>
      <w:sdtPr>
        <w:id w:val="-379890905"/>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wuejbrmrkb0e">
            <w:r>
              <w:rPr>
                <w:rFonts w:ascii="Georgia" w:cs="Georgia" w:eastAsia="Georgia" w:hAnsi="Georgia"/>
                <w:b w:val="1"/>
                <w:bCs w:val="1"/>
                <w:i w:val="0"/>
                <w:iCs w:val="0"/>
                <w:smallCaps w:val="0"/>
                <w:strike w:val="0"/>
                <w:color w:val="000000"/>
                <w:sz w:val="22"/>
                <w:szCs w:val="22"/>
                <w:u w:val="none"/>
                <w:shd w:fill="auto" w:val="clear"/>
                <w:vertAlign w:val="baseline"/>
                <w:rtl w:val="0"/>
              </w:rPr>
              <w:t xml:space="preserve">1.  </w:t>
            </w:r>
          </w:hyperlink>
          <w:hyperlink w:anchor="_wuejbrmrkb0e">
            <w:r>
              <w:rPr>
                <w:b w:val="1"/>
                <w:bCs w:val="1"/>
                <w:i w:val="0"/>
                <w:iCs w:val="0"/>
                <w:smallCaps w:val="0"/>
                <w:strike w:val="0"/>
                <w:color w:val="000000"/>
                <w:sz w:val="22"/>
                <w:szCs w:val="22"/>
                <w:u w:val="none"/>
                <w:shd w:fill="auto" w:val="clear"/>
                <w:vertAlign w:val="baseline"/>
                <w:rtl w:val="0"/>
              </w:rPr>
              <w:t xml:space="preserve">     Introduction</w:t>
              <w:tab/>
              <w:t xml:space="preserve">1</w:t>
            </w:r>
          </w:hyperlink>
          <w:r>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7lxcijgce0rs">
            <w:r>
              <w:rPr>
                <w:i w:val="0"/>
                <w:iCs w:val="0"/>
                <w:smallCaps w:val="0"/>
                <w:strike w:val="0"/>
                <w:color w:val="000000"/>
                <w:sz w:val="22"/>
                <w:szCs w:val="22"/>
                <w:u w:val="none"/>
                <w:shd w:fill="auto" w:val="clear"/>
                <w:vertAlign w:val="baseline"/>
                <w:rtl w:val="0"/>
              </w:rPr>
              <w:t xml:space="preserve">1.1.  Background and Context</w:t>
              <w:tab/>
              <w:t xml:space="preserve">1</w:t>
            </w:r>
          </w:hyperlink>
          <w:r>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w3ny2ib92ok">
            <w:r>
              <w:rPr>
                <w:i w:val="0"/>
                <w:iCs w:val="0"/>
                <w:smallCaps w:val="0"/>
                <w:strike w:val="0"/>
                <w:color w:val="000000"/>
                <w:sz w:val="22"/>
                <w:szCs w:val="22"/>
                <w:u w:val="none"/>
                <w:shd w:fill="auto" w:val="clear"/>
                <w:vertAlign w:val="baseline"/>
                <w:rtl w:val="0"/>
              </w:rPr>
              <w:t xml:space="preserve">1.2.  Research Problem and Gap</w:t>
              <w:tab/>
              <w:t xml:space="preserve">1</w:t>
            </w:r>
          </w:hyperlink>
          <w:r>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j1ug5ud2kv2v">
            <w:r>
              <w:rPr>
                <w:i w:val="0"/>
                <w:iCs w:val="0"/>
                <w:smallCaps w:val="0"/>
                <w:strike w:val="0"/>
                <w:color w:val="000000"/>
                <w:sz w:val="22"/>
                <w:szCs w:val="22"/>
                <w:u w:val="none"/>
                <w:shd w:fill="auto" w:val="clear"/>
                <w:vertAlign w:val="baseline"/>
                <w:rtl w:val="0"/>
              </w:rPr>
              <w:t xml:space="preserve">1.3. Significance and Contributions</w:t>
              <w:tab/>
              <w:t xml:space="preserve">3</w:t>
            </w:r>
          </w:hyperlink>
          <w:r>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2z5npmz6k6sb">
            <w:r>
              <w:rPr>
                <w:i w:val="0"/>
                <w:iCs w:val="0"/>
                <w:smallCaps w:val="0"/>
                <w:strike w:val="0"/>
                <w:color w:val="000000"/>
                <w:sz w:val="22"/>
                <w:szCs w:val="22"/>
                <w:u w:val="none"/>
                <w:shd w:fill="auto" w:val="clear"/>
                <w:vertAlign w:val="baseline"/>
                <w:rtl w:val="0"/>
              </w:rPr>
              <w:t xml:space="preserve">1.4. Structure of the Thesis</w:t>
              <w:tab/>
              <w:t xml:space="preserve">3</w:t>
            </w:r>
          </w:hyperlink>
          <w:r>
            <w:rPr>
              <w:rtl w:val="0"/>
            </w:rPr>
          </w:r>
        </w:p>
        <w:p w:rsidR="00000000" w:rsidDel="00000000" w:rsidP="00000000" w:rsidRDefault="00000000" w:rsidRPr="00000000" w14:paraId="0000001E">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fyrgbopm813k">
            <w:r>
              <w:rPr>
                <w:b w:val="1"/>
                <w:bCs w:val="1"/>
                <w:i w:val="0"/>
                <w:iCs w:val="0"/>
                <w:smallCaps w:val="0"/>
                <w:strike w:val="0"/>
                <w:color w:val="000000"/>
                <w:sz w:val="22"/>
                <w:szCs w:val="22"/>
                <w:u w:val="none"/>
                <w:shd w:fill="auto" w:val="clear"/>
                <w:vertAlign w:val="baseline"/>
                <w:rtl w:val="0"/>
              </w:rPr>
              <w:t xml:space="preserve">2.  Literature Review (~4k words)</w:t>
              <w:tab/>
              <w:t xml:space="preserve">4</w:t>
            </w:r>
          </w:hyperlink>
          <w:r>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mkiue4kv7nzj">
            <w:r>
              <w:rPr>
                <w:i w:val="0"/>
                <w:iCs w:val="0"/>
                <w:smallCaps w:val="0"/>
                <w:strike w:val="0"/>
                <w:color w:val="000000"/>
                <w:sz w:val="22"/>
                <w:szCs w:val="22"/>
                <w:u w:val="none"/>
                <w:shd w:fill="auto" w:val="clear"/>
                <w:vertAlign w:val="baseline"/>
                <w:rtl w:val="0"/>
              </w:rPr>
              <w:t xml:space="preserve">2.1.  The historical impact of AI (I  know citations are missing, but I know where to find them)</w:t>
              <w:tab/>
              <w:t xml:space="preserve">4</w:t>
            </w:r>
          </w:hyperlink>
          <w:r>
            <w:rPr>
              <w:rtl w:val="0"/>
            </w:rPr>
          </w:r>
        </w:p>
        <w:p w:rsidR="00000000" w:rsidDel="00000000" w:rsidP="00000000" w:rsidRDefault="00000000" w:rsidRPr="00000000" w14:paraId="00000020">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fqeqowri1ro4">
            <w:r>
              <w:rPr>
                <w:i w:val="0"/>
                <w:iCs w:val="0"/>
                <w:smallCaps w:val="0"/>
                <w:strike w:val="0"/>
                <w:color w:val="000000"/>
                <w:sz w:val="22"/>
                <w:szCs w:val="22"/>
                <w:u w:val="none"/>
                <w:shd w:fill="auto" w:val="clear"/>
                <w:vertAlign w:val="baseline"/>
                <w:rtl w:val="0"/>
              </w:rPr>
              <w:t xml:space="preserve">2.1.1. The Rise of the LLM</w:t>
              <w:tab/>
              <w:t xml:space="preserve">5</w:t>
            </w:r>
          </w:hyperlink>
          <w:r>
            <w:rPr>
              <w:rtl w:val="0"/>
            </w:rPr>
          </w:r>
        </w:p>
        <w:p w:rsidR="00000000" w:rsidDel="00000000" w:rsidP="00000000" w:rsidRDefault="00000000" w:rsidRPr="00000000" w14:paraId="00000021">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n7fdo5m5v3pp">
            <w:r>
              <w:rPr>
                <w:i w:val="0"/>
                <w:iCs w:val="0"/>
                <w:smallCaps w:val="0"/>
                <w:strike w:val="0"/>
                <w:color w:val="000000"/>
                <w:sz w:val="22"/>
                <w:szCs w:val="22"/>
                <w:u w:val="none"/>
                <w:shd w:fill="auto" w:val="clear"/>
                <w:vertAlign w:val="baseline"/>
                <w:rtl w:val="0"/>
              </w:rPr>
              <w:t xml:space="preserve">2.1.2.  The impact of ChatGPT</w:t>
              <w:tab/>
              <w:t xml:space="preserve">6</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7k1mujnido4y">
            <w:r>
              <w:rPr>
                <w:i w:val="0"/>
                <w:iCs w:val="0"/>
                <w:smallCaps w:val="0"/>
                <w:strike w:val="0"/>
                <w:color w:val="000000"/>
                <w:sz w:val="22"/>
                <w:szCs w:val="22"/>
                <w:u w:val="none"/>
                <w:shd w:fill="auto" w:val="clear"/>
                <w:vertAlign w:val="baseline"/>
                <w:rtl w:val="0"/>
              </w:rPr>
              <w:t xml:space="preserve">2.1.3.  The Move to Agentic</w:t>
              <w:tab/>
              <w:t xml:space="preserve">6</w:t>
            </w:r>
          </w:hyperlink>
          <w:r>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2vf6sqrz2b2s">
            <w:r>
              <w:rPr>
                <w:i w:val="0"/>
                <w:iCs w:val="0"/>
                <w:smallCaps w:val="0"/>
                <w:strike w:val="0"/>
                <w:color w:val="000000"/>
                <w:sz w:val="22"/>
                <w:szCs w:val="22"/>
                <w:u w:val="none"/>
                <w:shd w:fill="auto" w:val="clear"/>
                <w:vertAlign w:val="baseline"/>
                <w:rtl w:val="0"/>
              </w:rPr>
              <w:t xml:space="preserve">2.2. AI in the marketing context</w:t>
              <w:tab/>
              <w:t xml:space="preserve">7</w:t>
            </w:r>
          </w:hyperlink>
          <w:r>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z3s6q9rk0mxk">
            <w:r>
              <w:rPr>
                <w:i w:val="0"/>
                <w:iCs w:val="0"/>
                <w:smallCaps w:val="0"/>
                <w:strike w:val="0"/>
                <w:color w:val="000000"/>
                <w:sz w:val="22"/>
                <w:szCs w:val="22"/>
                <w:u w:val="none"/>
                <w:shd w:fill="auto" w:val="clear"/>
                <w:vertAlign w:val="baseline"/>
                <w:rtl w:val="0"/>
              </w:rPr>
              <w:t xml:space="preserve">2.3. Learnings from earlier waves of digital transformation</w:t>
              <w:tab/>
              <w:t xml:space="preserve">10</w:t>
            </w:r>
          </w:hyperlink>
          <w:r>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y36s1eehq7rd">
            <w:r>
              <w:rPr>
                <w:i w:val="0"/>
                <w:iCs w:val="0"/>
                <w:smallCaps w:val="0"/>
                <w:strike w:val="0"/>
                <w:color w:val="000000"/>
                <w:sz w:val="22"/>
                <w:szCs w:val="22"/>
                <w:u w:val="none"/>
                <w:shd w:fill="auto" w:val="clear"/>
                <w:vertAlign w:val="baseline"/>
                <w:rtl w:val="0"/>
              </w:rPr>
              <w:t xml:space="preserve">2.4. Value theory and value creation with agentic AI</w:t>
              <w:tab/>
              <w:t xml:space="preserve">12</w:t>
            </w:r>
          </w:hyperlink>
          <w:r>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nr93e5ter7y">
            <w:r>
              <w:rPr>
                <w:i w:val="0"/>
                <w:iCs w:val="0"/>
                <w:smallCaps w:val="0"/>
                <w:strike w:val="0"/>
                <w:color w:val="000000"/>
                <w:sz w:val="22"/>
                <w:szCs w:val="22"/>
                <w:u w:val="none"/>
                <w:shd w:fill="auto" w:val="clear"/>
                <w:vertAlign w:val="baseline"/>
                <w:rtl w:val="0"/>
              </w:rPr>
              <w:t xml:space="preserve">2.5. Synthesis: sensitizing concepts for the empirical study</w:t>
              <w:tab/>
              <w:t xml:space="preserve">14</w:t>
            </w:r>
          </w:hyperlink>
          <w:r>
            <w:rPr>
              <w:rtl w:val="0"/>
            </w:rPr>
          </w:r>
        </w:p>
        <w:p w:rsidR="00000000" w:rsidDel="00000000" w:rsidP="00000000" w:rsidRDefault="00000000" w:rsidRPr="00000000" w14:paraId="00000027">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vuulw5cmria2">
            <w:r>
              <w:rPr>
                <w:b w:val="1"/>
                <w:bCs w:val="1"/>
                <w:i w:val="0"/>
                <w:iCs w:val="0"/>
                <w:smallCaps w:val="0"/>
                <w:strike w:val="0"/>
                <w:color w:val="000000"/>
                <w:sz w:val="22"/>
                <w:szCs w:val="22"/>
                <w:u w:val="none"/>
                <w:shd w:fill="auto" w:val="clear"/>
                <w:vertAlign w:val="baseline"/>
                <w:rtl w:val="0"/>
              </w:rPr>
              <w:t xml:space="preserve">3. Methodology (10-12 pages)</w:t>
              <w:tab/>
              <w:t xml:space="preserve">16</w:t>
            </w:r>
          </w:hyperlink>
          <w:r>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jx9b7a6d4j0v">
            <w:r>
              <w:rPr>
                <w:i w:val="0"/>
                <w:iCs w:val="0"/>
                <w:smallCaps w:val="0"/>
                <w:strike w:val="0"/>
                <w:color w:val="000000"/>
                <w:sz w:val="22"/>
                <w:szCs w:val="22"/>
                <w:u w:val="none"/>
                <w:shd w:fill="auto" w:val="clear"/>
                <w:vertAlign w:val="baseline"/>
                <w:rtl w:val="0"/>
              </w:rPr>
              <w:t xml:space="preserve">3.1. Research approach</w:t>
              <w:tab/>
              <w:t xml:space="preserve">16</w:t>
            </w:r>
          </w:hyperlink>
          <w:r>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m0alptie2pwk">
            <w:r>
              <w:rPr>
                <w:i w:val="0"/>
                <w:iCs w:val="0"/>
                <w:smallCaps w:val="0"/>
                <w:strike w:val="0"/>
                <w:color w:val="000000"/>
                <w:sz w:val="22"/>
                <w:szCs w:val="22"/>
                <w:u w:val="none"/>
                <w:shd w:fill="auto" w:val="clear"/>
                <w:vertAlign w:val="baseline"/>
                <w:rtl w:val="0"/>
              </w:rPr>
              <w:t xml:space="preserve">3.2. Data collection</w:t>
              <w:tab/>
              <w:t xml:space="preserve">16</w:t>
            </w:r>
          </w:hyperlink>
          <w:r>
            <w:rPr>
              <w:rtl w:val="0"/>
            </w:rPr>
          </w:r>
        </w:p>
        <w:p w:rsidR="00000000" w:rsidDel="00000000" w:rsidP="00000000" w:rsidRDefault="00000000" w:rsidRPr="00000000" w14:paraId="0000002A">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xuzuh0nccsa4">
            <w:r>
              <w:rPr>
                <w:i w:val="0"/>
                <w:iCs w:val="0"/>
                <w:smallCaps w:val="0"/>
                <w:strike w:val="0"/>
                <w:color w:val="000000"/>
                <w:sz w:val="22"/>
                <w:szCs w:val="22"/>
                <w:u w:val="none"/>
                <w:shd w:fill="auto" w:val="clear"/>
                <w:vertAlign w:val="baseline"/>
                <w:rtl w:val="0"/>
              </w:rPr>
              <w:t xml:space="preserve">3.2.1. Researcher’s Bias</w:t>
              <w:tab/>
              <w:t xml:space="preserve">17</w:t>
            </w:r>
          </w:hyperlink>
          <w:r>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s5mzxyxu5jog">
            <w:r>
              <w:rPr>
                <w:i w:val="0"/>
                <w:iCs w:val="0"/>
                <w:smallCaps w:val="0"/>
                <w:strike w:val="0"/>
                <w:color w:val="000000"/>
                <w:sz w:val="22"/>
                <w:szCs w:val="22"/>
                <w:u w:val="none"/>
                <w:shd w:fill="auto" w:val="clear"/>
                <w:vertAlign w:val="baseline"/>
                <w:rtl w:val="0"/>
              </w:rPr>
              <w:t xml:space="preserve">3.3. Intended sample and sample size</w:t>
              <w:tab/>
              <w:t xml:space="preserve">18</w:t>
            </w:r>
          </w:hyperlink>
          <w:r>
            <w:rPr>
              <w:rtl w:val="0"/>
            </w:rPr>
          </w:r>
        </w:p>
        <w:p w:rsidR="00000000" w:rsidDel="00000000" w:rsidP="00000000" w:rsidRDefault="00000000" w:rsidRPr="00000000" w14:paraId="0000002C">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81ng021tuy7p">
            <w:r>
              <w:rPr>
                <w:b w:val="1"/>
                <w:bCs w:val="1"/>
                <w:i w:val="0"/>
                <w:iCs w:val="0"/>
                <w:smallCaps w:val="0"/>
                <w:strike w:val="0"/>
                <w:color w:val="000000"/>
                <w:sz w:val="22"/>
                <w:szCs w:val="22"/>
                <w:u w:val="none"/>
                <w:shd w:fill="auto" w:val="clear"/>
                <w:vertAlign w:val="baseline"/>
                <w:rtl w:val="0"/>
              </w:rPr>
              <w:t xml:space="preserve">4.  Findings</w:t>
              <w:tab/>
              <w:t xml:space="preserve">19</w:t>
            </w:r>
          </w:hyperlink>
          <w:r>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7zui1wujrjbj">
            <w:r>
              <w:rPr>
                <w:i w:val="0"/>
                <w:iCs w:val="0"/>
                <w:smallCaps w:val="0"/>
                <w:strike w:val="0"/>
                <w:color w:val="000000"/>
                <w:sz w:val="22"/>
                <w:szCs w:val="22"/>
                <w:u w:val="none"/>
                <w:shd w:fill="auto" w:val="clear"/>
                <w:vertAlign w:val="baseline"/>
                <w:rtl w:val="0"/>
              </w:rPr>
              <w:t xml:space="preserve">4.1. Placeholder for coding table and trustworthiness indication.</w:t>
              <w:tab/>
              <w:t xml:space="preserve">19</w:t>
            </w:r>
          </w:hyperlink>
          <w:r>
            <w:rPr>
              <w:rtl w:val="0"/>
            </w:rPr>
          </w:r>
        </w:p>
        <w:p w:rsidR="00000000" w:rsidDel="00000000" w:rsidP="00000000" w:rsidRDefault="00000000" w:rsidRPr="00000000" w14:paraId="0000002E">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hu809dpkm7a5">
            <w:r>
              <w:rPr>
                <w:b w:val="1"/>
                <w:bCs w:val="1"/>
                <w:i w:val="0"/>
                <w:iCs w:val="0"/>
                <w:smallCaps w:val="0"/>
                <w:strike w:val="0"/>
                <w:color w:val="000000"/>
                <w:sz w:val="22"/>
                <w:szCs w:val="22"/>
                <w:u w:val="none"/>
                <w:shd w:fill="auto" w:val="clear"/>
                <w:vertAlign w:val="baseline"/>
                <w:rtl w:val="0"/>
              </w:rPr>
              <w:t xml:space="preserve">5. Discussion</w:t>
              <w:tab/>
              <w:t xml:space="preserve">19</w:t>
            </w:r>
          </w:hyperlink>
          <w:r>
            <w:rPr>
              <w:rtl w:val="0"/>
            </w:rPr>
          </w:r>
        </w:p>
        <w:p w:rsidR="00000000" w:rsidDel="00000000" w:rsidP="00000000" w:rsidRDefault="00000000" w:rsidRPr="00000000" w14:paraId="0000002F">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dd6zel2y4t5x">
            <w:r>
              <w:rPr>
                <w:b w:val="1"/>
                <w:bCs w:val="1"/>
                <w:i w:val="0"/>
                <w:iCs w:val="0"/>
                <w:smallCaps w:val="0"/>
                <w:strike w:val="0"/>
                <w:color w:val="000000"/>
                <w:sz w:val="22"/>
                <w:szCs w:val="22"/>
                <w:u w:val="none"/>
                <w:shd w:fill="auto" w:val="clear"/>
                <w:vertAlign w:val="baseline"/>
                <w:rtl w:val="0"/>
              </w:rPr>
              <w:t xml:space="preserve">6. Conclusion</w:t>
              <w:tab/>
              <w:t xml:space="preserve">19</w:t>
            </w:r>
          </w:hyperlink>
          <w:r>
            <w:rPr>
              <w:rtl w:val="0"/>
            </w:rPr>
          </w:r>
        </w:p>
        <w:p w:rsidR="00000000" w:rsidDel="00000000" w:rsidP="00000000" w:rsidRDefault="00000000" w:rsidRPr="00000000" w14:paraId="00000030">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kgmnd1ymad1c">
            <w:r>
              <w:rPr>
                <w:b w:val="1"/>
                <w:bCs w:val="1"/>
                <w:i w:val="0"/>
                <w:iCs w:val="0"/>
                <w:smallCaps w:val="0"/>
                <w:strike w:val="0"/>
                <w:color w:val="000000"/>
                <w:sz w:val="22"/>
                <w:szCs w:val="22"/>
                <w:u w:val="none"/>
                <w:shd w:fill="auto" w:val="clear"/>
                <w:vertAlign w:val="baseline"/>
                <w:rtl w:val="0"/>
              </w:rPr>
              <w:t xml:space="preserve">7. References (not all papers are currently used…)</w:t>
              <w:tab/>
              <w:t xml:space="preserve">20</w:t>
            </w:r>
          </w:hyperlink>
          <w:r>
            <w:rPr>
              <w:rtl w:val="0"/>
            </w:rPr>
          </w:r>
        </w:p>
        <w:p w:rsidR="00000000" w:rsidDel="00000000" w:rsidP="00000000" w:rsidRDefault="00000000" w:rsidRPr="00000000" w14:paraId="00000031">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icpp6ljm25yc">
            <w:r>
              <w:rPr>
                <w:b w:val="1"/>
                <w:bCs w:val="1"/>
                <w:i w:val="0"/>
                <w:iCs w:val="0"/>
                <w:smallCaps w:val="0"/>
                <w:strike w:val="0"/>
                <w:color w:val="000000"/>
                <w:sz w:val="22"/>
                <w:szCs w:val="22"/>
                <w:u w:val="none"/>
                <w:shd w:fill="auto" w:val="clear"/>
                <w:vertAlign w:val="baseline"/>
                <w:rtl w:val="0"/>
              </w:rPr>
              <w:t xml:space="preserve">Appendix A. Interview Guide and Protocol</w:t>
              <w:tab/>
              <w:t xml:space="preserve">23</w:t>
            </w:r>
          </w:hyperlink>
          <w:r>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yaxctkjupl5f">
            <w:r>
              <w:rPr>
                <w:i w:val="0"/>
                <w:iCs w:val="0"/>
                <w:smallCaps w:val="0"/>
                <w:strike w:val="0"/>
                <w:color w:val="000000"/>
                <w:sz w:val="22"/>
                <w:szCs w:val="22"/>
                <w:u w:val="none"/>
                <w:shd w:fill="auto" w:val="clear"/>
                <w:vertAlign w:val="baseline"/>
                <w:rtl w:val="0"/>
              </w:rPr>
              <w:t xml:space="preserve">A.1. Interview Guide</w:t>
              <w:tab/>
              <w:t xml:space="preserve">23</w:t>
            </w:r>
          </w:hyperlink>
          <w:r>
            <w:rPr>
              <w:rtl w:val="0"/>
            </w:rPr>
          </w:r>
        </w:p>
        <w:p w:rsidR="00000000" w:rsidDel="00000000" w:rsidP="00000000" w:rsidRDefault="00000000" w:rsidRPr="00000000" w14:paraId="00000033">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fso8dir40043">
            <w:r>
              <w:rPr>
                <w:i w:val="0"/>
                <w:iCs w:val="0"/>
                <w:smallCaps w:val="0"/>
                <w:strike w:val="0"/>
                <w:color w:val="000000"/>
                <w:sz w:val="22"/>
                <w:szCs w:val="22"/>
                <w:u w:val="none"/>
                <w:shd w:fill="auto" w:val="clear"/>
                <w:vertAlign w:val="baseline"/>
                <w:rtl w:val="0"/>
              </w:rPr>
              <w:t xml:space="preserve">A.1.1. Primary questions</w:t>
              <w:tab/>
              <w:t xml:space="preserve">23</w:t>
            </w:r>
          </w:hyperlink>
          <w:r>
            <w:rPr>
              <w:rtl w:val="0"/>
            </w:rPr>
          </w:r>
        </w:p>
        <w:p w:rsidR="00000000" w:rsidDel="00000000" w:rsidP="00000000" w:rsidRDefault="00000000" w:rsidRPr="00000000" w14:paraId="00000034">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xu7tl6fyia16">
            <w:r>
              <w:rPr>
                <w:i w:val="0"/>
                <w:iCs w:val="0"/>
                <w:smallCaps w:val="0"/>
                <w:strike w:val="0"/>
                <w:color w:val="000000"/>
                <w:sz w:val="22"/>
                <w:szCs w:val="22"/>
                <w:u w:val="none"/>
                <w:shd w:fill="auto" w:val="clear"/>
                <w:vertAlign w:val="baseline"/>
                <w:rtl w:val="0"/>
              </w:rPr>
              <w:t xml:space="preserve">A.1.2. Potential backup questions:</w:t>
              <w:tab/>
              <w:t xml:space="preserve">24</w:t>
            </w:r>
          </w:hyperlink>
          <w:r>
            <w:rPr>
              <w:rtl w:val="0"/>
            </w:rPr>
          </w:r>
        </w:p>
        <w:p w:rsidR="00000000" w:rsidDel="00000000" w:rsidP="00000000" w:rsidRDefault="00000000" w:rsidRPr="00000000" w14:paraId="00000035">
          <w:pPr>
            <w:widowControl w:val="0"/>
            <w:tabs>
              <w:tab w:val="right" w:leader="none" w:pos="12000"/>
            </w:tabs>
            <w:spacing w:before="60" w:line="240" w:lineRule="auto"/>
            <w:ind w:left="720"/>
            <w:rPr>
              <w:i w:val="0"/>
              <w:iCs w:val="0"/>
              <w:smallCaps w:val="0"/>
              <w:strike w:val="0"/>
              <w:color w:val="000000"/>
              <w:sz w:val="22"/>
              <w:szCs w:val="22"/>
              <w:u w:val="none"/>
              <w:shd w:fill="auto" w:val="clear"/>
              <w:vertAlign w:val="baseline"/>
            </w:rPr>
          </w:pPr>
          <w:hyperlink w:anchor="_uslcrode5spj">
            <w:r>
              <w:rPr>
                <w:i w:val="0"/>
                <w:iCs w:val="0"/>
                <w:smallCaps w:val="0"/>
                <w:strike w:val="0"/>
                <w:color w:val="000000"/>
                <w:sz w:val="22"/>
                <w:szCs w:val="22"/>
                <w:u w:val="none"/>
                <w:shd w:fill="auto" w:val="clear"/>
                <w:vertAlign w:val="baseline"/>
                <w:rtl w:val="0"/>
              </w:rPr>
              <w:t xml:space="preserve">A.1.3. From other interviews (unrefined)</w:t>
              <w:tab/>
              <w:t xml:space="preserve">24</w:t>
            </w:r>
          </w:hyperlink>
          <w:r>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4i48gt7nuy87">
            <w:r>
              <w:rPr>
                <w:i w:val="0"/>
                <w:iCs w:val="0"/>
                <w:smallCaps w:val="0"/>
                <w:strike w:val="0"/>
                <w:color w:val="000000"/>
                <w:sz w:val="22"/>
                <w:szCs w:val="22"/>
                <w:u w:val="none"/>
                <w:shd w:fill="auto" w:val="clear"/>
                <w:vertAlign w:val="baseline"/>
                <w:rtl w:val="0"/>
              </w:rPr>
              <w:t xml:space="preserve">A.2. Interview protocol</w:t>
              <w:tab/>
              <w:t xml:space="preserve">25</w:t>
            </w:r>
          </w:hyperlink>
          <w:r>
            <w:rPr>
              <w:rtl w:val="0"/>
            </w:rPr>
          </w:r>
        </w:p>
        <w:p w:rsidR="00000000" w:rsidDel="00000000" w:rsidP="00000000" w:rsidRDefault="00000000" w:rsidRPr="00000000" w14:paraId="00000037">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n4q94a2ei39t">
            <w:r>
              <w:rPr>
                <w:b w:val="1"/>
                <w:bCs w:val="1"/>
                <w:i w:val="0"/>
                <w:iCs w:val="0"/>
                <w:smallCaps w:val="0"/>
                <w:strike w:val="0"/>
                <w:color w:val="000000"/>
                <w:sz w:val="22"/>
                <w:szCs w:val="22"/>
                <w:u w:val="none"/>
                <w:shd w:fill="auto" w:val="clear"/>
                <w:vertAlign w:val="baseline"/>
                <w:rtl w:val="0"/>
              </w:rPr>
              <w:t xml:space="preserve">Appendix B. The process of constructive grounded theory</w:t>
              <w:tab/>
              <w:t xml:space="preserve">26</w:t>
            </w:r>
          </w:hyperlink>
          <w:r>
            <w:rPr>
              <w:rtl w:val="0"/>
            </w:rPr>
          </w:r>
        </w:p>
        <w:p w:rsidR="00000000" w:rsidDel="00000000" w:rsidP="00000000" w:rsidRDefault="00000000" w:rsidRPr="00000000" w14:paraId="00000038">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8iomnw571gh6">
            <w:r>
              <w:rPr>
                <w:b w:val="1"/>
                <w:bCs w:val="1"/>
                <w:i w:val="0"/>
                <w:iCs w:val="0"/>
                <w:smallCaps w:val="0"/>
                <w:strike w:val="0"/>
                <w:color w:val="000000"/>
                <w:sz w:val="22"/>
                <w:szCs w:val="22"/>
                <w:u w:val="none"/>
                <w:shd w:fill="auto" w:val="clear"/>
                <w:vertAlign w:val="baseline"/>
                <w:rtl w:val="0"/>
              </w:rPr>
              <w:t xml:space="preserve">Appendix C. Supporting Quotes</w:t>
              <w:tab/>
              <w:t xml:space="preserve">27</w:t>
            </w:r>
          </w:hyperlink>
          <w:r>
            <w:rPr>
              <w:rtl w:val="0"/>
            </w:rPr>
          </w:r>
        </w:p>
        <w:p w:rsidR="00000000" w:rsidDel="00000000" w:rsidP="00000000" w:rsidRDefault="00000000" w:rsidRPr="00000000" w14:paraId="00000039">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5816t6jeoel">
            <w:r>
              <w:rPr>
                <w:b w:val="1"/>
                <w:bCs w:val="1"/>
                <w:i w:val="0"/>
                <w:iCs w:val="0"/>
                <w:smallCaps w:val="0"/>
                <w:strike w:val="0"/>
                <w:color w:val="000000"/>
                <w:sz w:val="22"/>
                <w:szCs w:val="22"/>
                <w:u w:val="none"/>
                <w:shd w:fill="auto" w:val="clear"/>
                <w:vertAlign w:val="baseline"/>
                <w:rtl w:val="0"/>
              </w:rPr>
              <w:t xml:space="preserve">Appendix D. Consent form</w:t>
              <w:tab/>
              <w:t xml:space="preserve">28</w:t>
            </w:r>
          </w:hyperlink>
          <w:r>
            <w:rPr>
              <w:rtl w:val="0"/>
            </w:rPr>
          </w:r>
        </w:p>
        <w:p w:rsidR="00000000" w:rsidDel="00000000" w:rsidP="00000000" w:rsidRDefault="00000000" w:rsidRPr="00000000" w14:paraId="0000003A">
          <w:pPr>
            <w:widowControl w:val="0"/>
            <w:tabs>
              <w:tab w:val="right" w:leader="none" w:pos="12000"/>
            </w:tabs>
            <w:spacing w:before="60" w:line="240" w:lineRule="auto"/>
            <w:ind w:firstLine="0"/>
            <w:rPr>
              <w:b w:val="1"/>
              <w:bCs w:val="1"/>
              <w:i w:val="0"/>
              <w:iCs w:val="0"/>
              <w:smallCaps w:val="0"/>
              <w:strike w:val="0"/>
              <w:color w:val="000000"/>
              <w:sz w:val="22"/>
              <w:szCs w:val="22"/>
              <w:u w:val="none"/>
              <w:shd w:fill="auto" w:val="clear"/>
              <w:vertAlign w:val="baseline"/>
            </w:rPr>
          </w:pPr>
          <w:hyperlink w:anchor="_a7k3h3b6oqi2">
            <w:r>
              <w:rPr>
                <w:b w:val="1"/>
                <w:bCs w:val="1"/>
                <w:i w:val="0"/>
                <w:iCs w:val="0"/>
                <w:smallCaps w:val="0"/>
                <w:strike w:val="0"/>
                <w:color w:val="000000"/>
                <w:sz w:val="22"/>
                <w:szCs w:val="22"/>
                <w:u w:val="none"/>
                <w:shd w:fill="auto" w:val="clear"/>
                <w:vertAlign w:val="baseline"/>
                <w:rtl w:val="0"/>
              </w:rPr>
              <w:t xml:space="preserve">Appendix E. What to include?</w:t>
              <w:tab/>
              <w:t xml:space="preserve">28</w:t>
            </w:r>
          </w:hyperlink>
          <w:r>
            <w:rPr>
              <w:rtl w:val="0"/>
            </w:rPr>
          </w:r>
          <w:r>
            <w:fldChar w:fldCharType="end"/>
          </w:r>
        </w:p>
      </w:sdtContent>
    </w:sdt>
    <w:p w:rsidR="00000000" w:rsidDel="00000000" w:rsidP="00000000" w:rsidRDefault="00000000" w:rsidRPr="00000000" w14:paraId="0000003B">
      <w:pPr>
        <w:rPr>
          <w:rFonts w:ascii="Georgia" w:cs="Georgia" w:eastAsia="Georgia" w:hAnsi="Georgia"/>
          <w:sz w:val="22"/>
          <w:szCs w:val="22"/>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pPr>
      <w:r>
        <w:rPr>
          <w:rtl w:val="0"/>
        </w:rPr>
      </w:r>
    </w:p>
    <w:p w:rsidR="00000000" w:rsidDel="00000000" w:rsidP="00000000" w:rsidRDefault="00000000" w:rsidRPr="00000000" w14:paraId="0000003C">
      <w:pPr>
        <w:pStyle w:val="Heading1"/>
        <w:rPr>
          <w:rFonts w:ascii="Georgia" w:cs="Georgia" w:eastAsia="Georgia" w:hAnsi="Georgia"/>
          <w:sz w:val="22"/>
          <w:szCs w:val="22"/>
        </w:rPr>
      </w:pPr>
      <w:bookmarkStart w:colFirst="0" w:colLast="0" w:name="_wuejbrmrkb0e" w:id="1"/>
      <w:bookmarkEnd w:id="1"/>
      <w:r>
        <w:rPr>
          <w:rtl w:val="0"/>
        </w:rPr>
        <w:t xml:space="preserve">1.       </w:t>
      </w:r>
      <w:commentRangeStart w:id="0"/>
      <w:r>
        <w:rPr>
          <w:rtl w:val="0"/>
        </w:rPr>
        <w:t xml:space="preserve">Introduction</w:t>
      </w:r>
      <w:commentRangeEnd w:id="0"/>
      <w:r>
        <w:commentReference w:id="0"/>
      </w:r>
      <w:r>
        <w:rPr>
          <w:rtl w:val="0"/>
        </w:rPr>
      </w:r>
    </w:p>
    <w:p w:rsidR="00000000" w:rsidDel="00000000" w:rsidP="00000000" w:rsidRDefault="00000000" w:rsidRPr="00000000" w14:paraId="0000003D">
      <w:pPr>
        <w:pStyle w:val="Heading2"/>
        <w:rPr>
          <w:rFonts w:ascii="Georgia" w:cs="Georgia" w:eastAsia="Georgia" w:hAnsi="Georgia"/>
          <w:sz w:val="22"/>
          <w:szCs w:val="22"/>
        </w:rPr>
      </w:pPr>
      <w:bookmarkStart w:colFirst="0" w:colLast="0" w:name="_7lxcijgce0rs" w:id="2"/>
      <w:bookmarkEnd w:id="2"/>
      <w:r>
        <w:rPr>
          <w:rFonts w:ascii="Georgia" w:cs="Georgia" w:eastAsia="Georgia" w:hAnsi="Georgia"/>
          <w:sz w:val="22"/>
          <w:szCs w:val="22"/>
          <w:rtl w:val="0"/>
        </w:rPr>
        <w:t xml:space="preserve">1.1. </w:t>
        <w:tab/>
        <w:t xml:space="preserve">Background and Context</w:t>
      </w:r>
    </w:p>
    <w:p w:rsidR="00000000" w:rsidDel="00000000" w:rsidP="00000000" w:rsidRDefault="00000000" w:rsidRPr="00000000" w14:paraId="0000003E">
      <w:pPr>
        <w:spacing w:line="480" w:lineRule="auto"/>
        <w:rPr>
          <w:rFonts w:ascii="Georgia" w:cs="Georgia" w:eastAsia="Georgia" w:hAnsi="Georgia"/>
          <w:sz w:val="22"/>
          <w:szCs w:val="22"/>
        </w:rPr>
      </w:pPr>
      <w:r>
        <w:rPr>
          <w:rFonts w:ascii="Georgia" w:cs="Georgia" w:eastAsia="Georgia" w:hAnsi="Georgia"/>
          <w:sz w:val="22"/>
          <w:szCs w:val="22"/>
          <w:rtl w:val="0"/>
        </w:rPr>
        <w:t xml:space="preserve">Generative Artificial Intelligence (GenAI) is often seen as the replacement for a vast array of knowledge jobs (Bessen, 2018). Furthermore, marketing and sales might be the largest opportunity of all, representing about one-third of the expected market cap of AI (Mayer et al., 2025). </w:t>
      </w:r>
    </w:p>
    <w:p w:rsidR="00000000" w:rsidDel="00000000" w:rsidP="00000000" w:rsidRDefault="00000000" w:rsidRPr="00000000" w14:paraId="0000003F">
      <w:pPr>
        <w:spacing w:line="480" w:lineRule="auto"/>
        <w:rPr>
          <w:rFonts w:ascii="Georgia" w:cs="Georgia" w:eastAsia="Georgia" w:hAnsi="Georgia"/>
          <w:sz w:val="22"/>
          <w:szCs w:val="22"/>
        </w:rPr>
      </w:pPr>
      <w:r>
        <w:rPr>
          <w:rFonts w:ascii="Georgia" w:cs="Georgia" w:eastAsia="Georgia" w:hAnsi="Georgia"/>
          <w:sz w:val="22"/>
          <w:szCs w:val="22"/>
          <w:rtl w:val="0"/>
        </w:rPr>
        <w:t xml:space="preserve">However, in marketing (and arguably in many other domains), AI still mainly serves as a question and answer machine, only focusing on brainstorming and content generation, rather than a system that can really do the work or make a meaningful contribution to a vast amount of normal daily tasks (Brinker &amp; Riemersma, 2025, p. 35). </w:t>
      </w:r>
    </w:p>
    <w:p w:rsidR="00000000" w:rsidDel="00000000" w:rsidP="00000000" w:rsidRDefault="00000000" w:rsidRPr="00000000" w14:paraId="00000040">
      <w:pPr>
        <w:spacing w:line="480" w:lineRule="auto"/>
        <w:rPr>
          <w:rFonts w:ascii="Georgia" w:cs="Georgia" w:eastAsia="Georgia" w:hAnsi="Georgia"/>
          <w:sz w:val="22"/>
          <w:szCs w:val="22"/>
        </w:rPr>
      </w:pPr>
      <w:r>
        <w:rPr>
          <w:rFonts w:ascii="Georgia" w:cs="Georgia" w:eastAsia="Georgia" w:hAnsi="Georgia"/>
          <w:sz w:val="22"/>
          <w:szCs w:val="22"/>
          <w:rtl w:val="0"/>
        </w:rPr>
        <w:t xml:space="preserve">Recent and quickly evolving technologies provide AI with the relevant context and access to tools (</w:t>
      </w:r>
      <w:r>
        <w:rPr>
          <w:rFonts w:ascii="Georgia" w:cs="Georgia" w:eastAsia="Georgia" w:hAnsi="Georgia"/>
          <w:color w:val="222222"/>
          <w:sz w:val="22"/>
          <w:szCs w:val="22"/>
          <w:highlight w:val="white"/>
          <w:rtl w:val="0"/>
        </w:rPr>
        <w:t xml:space="preserve">Acharya et al., 2025)</w:t>
      </w:r>
      <w:r>
        <w:rPr>
          <w:rFonts w:ascii="Georgia" w:cs="Georgia" w:eastAsia="Georgia" w:hAnsi="Georgia"/>
          <w:sz w:val="22"/>
          <w:szCs w:val="22"/>
          <w:rtl w:val="0"/>
        </w:rPr>
        <w:t xml:space="preserve">, which should enable it to start making meaningful contributions to these daily tasks. These innovations have led to agentic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rsidR="00000000" w:rsidDel="00000000" w:rsidP="00000000" w:rsidRDefault="00000000" w:rsidRPr="00000000" w14:paraId="00000041">
      <w:pPr>
        <w:pStyle w:val="Heading2"/>
        <w:rPr>
          <w:rFonts w:ascii="Georgia" w:cs="Georgia" w:eastAsia="Georgia" w:hAnsi="Georgia"/>
          <w:sz w:val="22"/>
          <w:szCs w:val="22"/>
        </w:rPr>
      </w:pPr>
      <w:bookmarkStart w:colFirst="0" w:colLast="0" w:name="_cw3ny2ib92ok" w:id="3"/>
      <w:bookmarkEnd w:id="3"/>
      <w:r>
        <w:rPr>
          <w:rFonts w:ascii="Georgia" w:cs="Georgia" w:eastAsia="Georgia" w:hAnsi="Georgia"/>
          <w:sz w:val="22"/>
          <w:szCs w:val="22"/>
          <w:rtl w:val="0"/>
        </w:rPr>
        <w:t xml:space="preserve">1.2. </w:t>
        <w:tab/>
        <w:t xml:space="preserve">Research Problem and Gap</w:t>
      </w:r>
    </w:p>
    <w:p w:rsidR="00000000" w:rsidDel="00000000" w:rsidP="00000000" w:rsidRDefault="00000000" w:rsidRPr="00000000" w14:paraId="00000042">
      <w:pPr>
        <w:spacing w:line="480" w:lineRule="auto"/>
        <w:rPr>
          <w:rFonts w:ascii="Georgia" w:cs="Georgia" w:eastAsia="Georgia" w:hAnsi="Georgia"/>
          <w:sz w:val="22"/>
          <w:szCs w:val="22"/>
        </w:rPr>
      </w:pPr>
      <w:r>
        <w:rPr>
          <w:rFonts w:ascii="Georgia" w:cs="Georgia" w:eastAsia="Georgia" w:hAnsi="Georgia"/>
          <w:sz w:val="22"/>
          <w:szCs w:val="22"/>
          <w:rtl w:val="0"/>
        </w:rPr>
        <w:t xml:space="preserve">We aim to explore the question</w:t>
      </w:r>
      <w:r>
        <w:rPr>
          <w:rFonts w:ascii="Georgia" w:cs="Georgia" w:eastAsia="Georgia" w:hAnsi="Georgia"/>
          <w:i w:val="1"/>
          <w:iCs w:val="1"/>
          <w:sz w:val="22"/>
          <w:szCs w:val="22"/>
          <w:rtl w:val="0"/>
        </w:rPr>
        <w:t xml:space="preserve"> “How do marketing managers create value with agentic AI?”</w:t>
      </w:r>
      <w:r>
        <w:rPr>
          <w:rFonts w:ascii="Georgia" w:cs="Georgia" w:eastAsia="Georgia" w:hAnsi="Georgia"/>
          <w:b w:val="1"/>
          <w:bCs w:val="1"/>
          <w:sz w:val="22"/>
          <w:szCs w:val="22"/>
          <w:rtl w:val="0"/>
        </w:rPr>
        <w:t xml:space="preserve">  </w:t>
      </w:r>
      <w:r>
        <w:rPr>
          <w:rFonts w:ascii="Georgia" w:cs="Georgia" w:eastAsia="Georgia" w:hAnsi="Georgia"/>
          <w:sz w:val="22"/>
          <w:szCs w:val="22"/>
          <w:rtl w:val="0"/>
        </w:rPr>
        <w:t xml:space="preserve">The potential of agentic AI within the context of marketing is largely unexplored in academic literature, especially outside the context of content generation. Many researchers are making calls for research regarding agentic AI within the marketing field (Kim, 2025) or for research with a wider scope that covers this scope (Mogaji &amp; Jain, 2024; Jain &amp; Eastman, 2024). To guide the research, the following subquestions are used:</w:t>
      </w:r>
    </w:p>
    <w:p w:rsidR="00000000" w:rsidDel="00000000" w:rsidP="00000000" w:rsidRDefault="00000000" w:rsidRPr="00000000" w14:paraId="00000043">
      <w:pPr>
        <w:numPr>
          <w:ilvl w:val="0"/>
          <w:numId w:val="3"/>
        </w:numPr>
        <w:ind w:left="1440" w:hanging="360"/>
        <w:rPr>
          <w:rFonts w:ascii="Georgia" w:cs="Georgia" w:eastAsia="Georgia" w:hAnsi="Georgia"/>
          <w:sz w:val="22"/>
          <w:szCs w:val="22"/>
        </w:rPr>
      </w:pPr>
      <w:r>
        <w:rPr>
          <w:rFonts w:ascii="Georgia" w:cs="Georgia" w:eastAsia="Georgia" w:hAnsi="Georgia"/>
          <w:sz w:val="22"/>
          <w:szCs w:val="22"/>
          <w:rtl w:val="0"/>
        </w:rPr>
        <w:t xml:space="preserve">How do marketing manager</w:t>
      </w:r>
      <w:commentRangeStart w:id="1"/>
      <w:r>
        <w:rPr>
          <w:rFonts w:ascii="Georgia" w:cs="Georgia" w:eastAsia="Georgia" w:hAnsi="Georgia"/>
          <w:sz w:val="22"/>
          <w:szCs w:val="22"/>
          <w:rtl w:val="0"/>
        </w:rPr>
        <w:t xml:space="preserve">s identify and translate agentic</w:t>
      </w:r>
      <w:commentRangeEnd w:id="1"/>
      <w:r>
        <w:commentReference w:id="1"/>
      </w:r>
      <w:r>
        <w:rPr>
          <w:rFonts w:ascii="Georgia" w:cs="Georgia" w:eastAsia="Georgia" w:hAnsi="Georgia"/>
          <w:sz w:val="22"/>
          <w:szCs w:val="22"/>
          <w:rtl w:val="0"/>
        </w:rPr>
        <w:t xml:space="preserve"> AI opportunities into value-creating marketing practices?</w:t>
      </w:r>
    </w:p>
    <w:p w:rsidR="00000000" w:rsidDel="00000000" w:rsidP="00000000" w:rsidRDefault="00000000" w:rsidRPr="00000000" w14:paraId="00000044">
      <w:pPr>
        <w:numPr>
          <w:ilvl w:val="0"/>
          <w:numId w:val="3"/>
        </w:numPr>
        <w:ind w:left="1440" w:hanging="360"/>
        <w:rPr>
          <w:rFonts w:ascii="Georgia" w:cs="Georgia" w:eastAsia="Georgia" w:hAnsi="Georgia"/>
          <w:sz w:val="22"/>
          <w:szCs w:val="22"/>
        </w:rPr>
      </w:pPr>
      <w:commentRangeStart w:id="2"/>
      <w:r>
        <w:rPr>
          <w:rFonts w:ascii="Georgia" w:cs="Georgia" w:eastAsia="Georgia" w:hAnsi="Georgia"/>
          <w:sz w:val="22"/>
          <w:szCs w:val="22"/>
          <w:rtl w:val="0"/>
        </w:rPr>
        <w:t xml:space="preserve">How do marketing managers enable adoption of agentic AI solutions?</w:t>
      </w:r>
      <w:commentRangeEnd w:id="2"/>
      <w:r>
        <w:commentReference w:id="2"/>
      </w:r>
      <w:r>
        <w:rPr>
          <w:rtl w:val="0"/>
        </w:rPr>
      </w:r>
    </w:p>
    <w:p w:rsidR="00000000" w:rsidDel="00000000" w:rsidP="00000000" w:rsidRDefault="00000000" w:rsidRPr="00000000" w14:paraId="00000045">
      <w:pPr>
        <w:numPr>
          <w:ilvl w:val="0"/>
          <w:numId w:val="3"/>
        </w:numPr>
        <w:ind w:left="1440" w:hanging="360"/>
        <w:rPr>
          <w:rFonts w:ascii="Georgia" w:cs="Georgia" w:eastAsia="Georgia" w:hAnsi="Georgia"/>
          <w:sz w:val="22"/>
          <w:szCs w:val="22"/>
        </w:rPr>
      </w:pPr>
      <w:r>
        <w:rPr>
          <w:rFonts w:ascii="Georgia" w:cs="Georgia" w:eastAsia="Georgia" w:hAnsi="Georgia"/>
          <w:sz w:val="22"/>
          <w:szCs w:val="22"/>
          <w:rtl w:val="0"/>
        </w:rPr>
        <w:t xml:space="preserve">How do marketing managers navigate obstacles and risks in the process of creating value through agentic AI?</w:t>
      </w:r>
    </w:p>
    <w:p w:rsidR="00000000" w:rsidDel="00000000" w:rsidP="00000000" w:rsidRDefault="00000000" w:rsidRPr="00000000" w14:paraId="00000046">
      <w:pPr>
        <w:spacing w:line="480" w:lineRule="auto"/>
        <w:rPr>
          <w:rFonts w:ascii="Georgia" w:cs="Georgia" w:eastAsia="Georgia" w:hAnsi="Georgia"/>
          <w:sz w:val="22"/>
          <w:szCs w:val="22"/>
        </w:rPr>
      </w:pPr>
      <w:commentRangeStart w:id="3"/>
      <w:r>
        <w:rPr>
          <w:rFonts w:ascii="Georgia" w:cs="Georgia" w:eastAsia="Georgia" w:hAnsi="Georgia"/>
          <w:sz w:val="22"/>
          <w:szCs w:val="22"/>
          <w:rtl w:val="0"/>
        </w:rPr>
        <w:t xml:space="preserve">By focusing specifically on agentic AI systems, this research seeks to move beyond the frequent focus on </w:t>
      </w:r>
      <w:ins w:author="Stefanie B." w:id="0" w:date="2026-01-20T11:40:02Z">
        <w:r>
          <w:rPr>
            <w:rFonts w:ascii="Georgia" w:cs="Georgia" w:eastAsia="Georgia" w:hAnsi="Georgia"/>
            <w:sz w:val="22"/>
            <w:szCs w:val="22"/>
            <w:rtl w:val="0"/>
          </w:rPr>
          <w:t xml:space="preserve">Generative AI and specific </w:t>
        </w:r>
        <w:r>
          <w:rPr>
            <w:rFonts w:ascii="Georgia" w:cs="Georgia" w:eastAsia="Georgia" w:hAnsi="Georgia"/>
            <w:sz w:val="22"/>
            <w:szCs w:val="22"/>
            <w:rtl w:val="0"/>
            <w:rPrChange w:author="Stefanie B." w:id="1" w:date="2026-01-20T11:40:02Z">
              <w:rPr>
                <w:rFonts w:ascii="Georgia" w:cs="Georgia" w:eastAsia="Georgia" w:hAnsi="Georgia"/>
                <w:sz w:val="22"/>
                <w:szCs w:val="22"/>
              </w:rPr>
            </w:rPrChange>
          </w:rPr>
          <w:t xml:space="preserve">associated</w:t>
        </w:r>
        <w:r>
          <w:rPr>
            <w:rFonts w:ascii="Georgia" w:cs="Georgia" w:eastAsia="Georgia" w:hAnsi="Georgia"/>
            <w:sz w:val="22"/>
            <w:szCs w:val="22"/>
            <w:rtl w:val="0"/>
          </w:rPr>
          <w:t xml:space="preserve"> tasks (e.g., </w:t>
        </w:r>
      </w:ins>
      <w:r>
        <w:rPr>
          <w:rFonts w:ascii="Georgia" w:cs="Georgia" w:eastAsia="Georgia" w:hAnsi="Georgia"/>
          <w:sz w:val="22"/>
          <w:szCs w:val="22"/>
          <w:rtl w:val="0"/>
        </w:rPr>
        <w:t xml:space="preserve">content generation</w:t>
      </w:r>
      <w:ins w:author="Stefanie B." w:id="2" w:date="2026-01-20T11:40:10Z">
        <w:r>
          <w:rPr>
            <w:rFonts w:ascii="Georgia" w:cs="Georgia" w:eastAsia="Georgia" w:hAnsi="Georgia"/>
            <w:sz w:val="22"/>
            <w:szCs w:val="22"/>
            <w:rtl w:val="0"/>
          </w:rPr>
          <w:t xml:space="preserve">)</w:t>
        </w:r>
      </w:ins>
      <w:r>
        <w:rPr>
          <w:rFonts w:ascii="Georgia" w:cs="Georgia" w:eastAsia="Georgia" w:hAnsi="Georgia"/>
          <w:sz w:val="22"/>
          <w:szCs w:val="22"/>
          <w:rtl w:val="0"/>
        </w:rPr>
        <w:t xml:space="preserve"> to examine the broader spectrum of value creation </w:t>
      </w:r>
      <w:ins w:author="Stefanie B." w:id="3" w:date="2026-01-20T11:40:26Z">
        <w:r>
          <w:rPr>
            <w:rFonts w:ascii="Georgia" w:cs="Georgia" w:eastAsia="Georgia" w:hAnsi="Georgia"/>
            <w:sz w:val="22"/>
            <w:szCs w:val="22"/>
            <w:rtl w:val="0"/>
            <w:rPrChange w:author="Stefanie B." w:id="4" w:date="2026-01-20T11:40:26Z">
              <w:rPr>
                <w:rFonts w:ascii="Georgia" w:cs="Georgia" w:eastAsia="Georgia" w:hAnsi="Georgia"/>
                <w:sz w:val="22"/>
                <w:szCs w:val="22"/>
              </w:rPr>
            </w:rPrChange>
          </w:rPr>
          <w:t xml:space="preserve">related</w:t>
        </w:r>
        <w:r>
          <w:rPr>
            <w:rFonts w:ascii="Georgia" w:cs="Georgia" w:eastAsia="Georgia" w:hAnsi="Georgia"/>
            <w:sz w:val="22"/>
            <w:szCs w:val="22"/>
            <w:rtl w:val="0"/>
          </w:rPr>
          <w:t xml:space="preserve"> to the emerging, and more complex, technology of Agentic AI</w:t>
        </w:r>
      </w:ins>
      <w:del w:author="Stefanie B." w:id="3" w:date="2026-01-20T11:40:26Z">
        <w:r>
          <w:rPr>
            <w:rFonts w:ascii="Georgia" w:cs="Georgia" w:eastAsia="Georgia" w:hAnsi="Georgia"/>
            <w:sz w:val="22"/>
            <w:szCs w:val="22"/>
            <w:rtl w:val="0"/>
          </w:rPr>
          <w:delText xml:space="preserve">opportunities available to marketing managers</w:delText>
        </w:r>
      </w:del>
      <w:commentRangeEnd w:id="3"/>
      <w:r>
        <w:commentReference w:id="3"/>
      </w:r>
      <w:r>
        <w:rPr>
          <w:rFonts w:ascii="Georgia" w:cs="Georgia" w:eastAsia="Georgia" w:hAnsi="Georgia"/>
          <w:sz w:val="22"/>
          <w:szCs w:val="22"/>
          <w:rtl w:val="0"/>
        </w:rPr>
        <w:t xml:space="preserve">. The question is deliberately exploratory in nature, acknowledging that the field is still emerging and that both theoretical understanding and practical guidance are largely underdeveloped but valuable to the field.</w:t>
      </w:r>
    </w:p>
    <w:p w:rsidR="00000000" w:rsidDel="00000000" w:rsidP="00000000" w:rsidRDefault="00000000" w:rsidRPr="00000000" w14:paraId="00000047">
      <w:pPr>
        <w:rPr>
          <w:rFonts w:ascii="Georgia" w:cs="Georgia" w:eastAsia="Georgia" w:hAnsi="Georgia"/>
          <w:sz w:val="22"/>
          <w:szCs w:val="22"/>
        </w:rPr>
      </w:pPr>
      <w:r>
        <w:rPr>
          <w:rFonts w:ascii="Georgia" w:cs="Georgia" w:eastAsia="Georgia" w:hAnsi="Georgia"/>
          <w:sz w:val="22"/>
          <w:szCs w:val="22"/>
          <w:rtl w:val="0"/>
        </w:rPr>
        <w:t xml:space="preserve">Despite the significant attention paid to GenAI in both academic literature and practitioner discourse,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processes.</w:t>
      </w:r>
    </w:p>
    <w:p w:rsidR="00000000" w:rsidDel="00000000" w:rsidP="00000000" w:rsidRDefault="00000000" w:rsidRPr="00000000" w14:paraId="00000048">
      <w:pPr>
        <w:rPr>
          <w:rFonts w:ascii="Georgia" w:cs="Georgia" w:eastAsia="Georgia" w:hAnsi="Georgia"/>
          <w:sz w:val="22"/>
          <w:szCs w:val="22"/>
        </w:rPr>
      </w:pPr>
      <w:r>
        <w:rPr>
          <w:rFonts w:ascii="Georgia" w:cs="Georgia" w:eastAsia="Georgia" w:hAnsi="Georgia"/>
          <w:sz w:val="22"/>
          <w:szCs w:val="22"/>
          <w:rtl w:val="0"/>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rsidR="00000000" w:rsidDel="00000000" w:rsidP="00000000" w:rsidRDefault="00000000" w:rsidRPr="00000000" w14:paraId="00000049">
      <w:pPr>
        <w:rPr>
          <w:rFonts w:ascii="Georgia" w:cs="Georgia" w:eastAsia="Georgia" w:hAnsi="Georgia"/>
          <w:sz w:val="22"/>
          <w:szCs w:val="22"/>
        </w:rPr>
      </w:pPr>
      <w:r>
        <w:rPr>
          <w:rFonts w:ascii="Georgia" w:cs="Georgia" w:eastAsia="Georgia" w:hAnsi="Georgia"/>
          <w:sz w:val="22"/>
          <w:szCs w:val="22"/>
          <w:rtl w:val="0"/>
        </w:rPr>
        <w:t xml:space="preserve">Furthermore, the existing literature on digital transformation, while valuable, does not fully account for the unique characteristics of GenAI and agentic systems. In many ways, the rollout of AI represents a new wave of digital transformation (Holmström, 2022), yet the dynamic and rapidly evolving nature of GenAI technologies requires fresh perspectives and frameworks tailored to this specific technological context.</w:t>
      </w:r>
    </w:p>
    <w:p w:rsidR="00000000" w:rsidDel="00000000" w:rsidP="00000000" w:rsidRDefault="00000000" w:rsidRPr="00000000" w14:paraId="0000004A">
      <w:pPr>
        <w:pStyle w:val="Heading2"/>
        <w:rPr>
          <w:rFonts w:ascii="Georgia" w:cs="Georgia" w:eastAsia="Georgia" w:hAnsi="Georgia"/>
          <w:sz w:val="22"/>
          <w:szCs w:val="22"/>
        </w:rPr>
      </w:pPr>
      <w:bookmarkStart w:colFirst="0" w:colLast="0" w:name="_j1ug5ud2kv2v" w:id="4"/>
      <w:bookmarkEnd w:id="4"/>
      <w:r>
        <w:rPr>
          <w:rFonts w:ascii="Georgia" w:cs="Georgia" w:eastAsia="Georgia" w:hAnsi="Georgia"/>
          <w:sz w:val="22"/>
          <w:szCs w:val="22"/>
          <w:rtl w:val="0"/>
        </w:rPr>
        <w:t xml:space="preserve">1.3.</w:t>
        <w:tab/>
        <w:t xml:space="preserve">Significance and Contributions</w:t>
      </w:r>
    </w:p>
    <w:p w:rsidR="00000000" w:rsidDel="00000000" w:rsidP="00000000" w:rsidRDefault="00000000" w:rsidRPr="00000000" w14:paraId="0000004B">
      <w:pPr>
        <w:rPr>
          <w:rFonts w:ascii="Georgia" w:cs="Georgia" w:eastAsia="Georgia" w:hAnsi="Georgia"/>
          <w:sz w:val="22"/>
          <w:szCs w:val="22"/>
        </w:rPr>
      </w:pPr>
      <w:r>
        <w:rPr>
          <w:rFonts w:ascii="Georgia" w:cs="Georgia" w:eastAsia="Georgia" w:hAnsi="Georgia"/>
          <w:sz w:val="22"/>
          <w:szCs w:val="22"/>
          <w:rtl w:val="0"/>
        </w:rPr>
        <w:t xml:space="preserve">This research makes several important contributions to both academic knowledge and management practice.</w:t>
      </w:r>
    </w:p>
    <w:p w:rsidR="00000000" w:rsidDel="00000000" w:rsidP="00000000" w:rsidRDefault="00000000" w:rsidRPr="00000000" w14:paraId="0000004C">
      <w:pPr>
        <w:rPr>
          <w:rFonts w:ascii="Georgia" w:cs="Georgia" w:eastAsia="Georgia" w:hAnsi="Georgia"/>
          <w:sz w:val="22"/>
          <w:szCs w:val="22"/>
        </w:rPr>
      </w:pPr>
      <w:r>
        <w:rPr>
          <w:rFonts w:ascii="Georgia" w:cs="Georgia" w:eastAsia="Georgia" w:hAnsi="Georgia"/>
          <w:sz w:val="22"/>
          <w:szCs w:val="22"/>
          <w:rtl w:val="0"/>
        </w:rPr>
        <w:t xml:space="preserve">Academic contributions include: </w:t>
      </w:r>
    </w:p>
    <w:p w:rsidR="00000000" w:rsidDel="00000000" w:rsidP="00000000" w:rsidRDefault="00000000" w:rsidRPr="00000000" w14:paraId="0000004D">
      <w:pPr>
        <w:numPr>
          <w:ilvl w:val="0"/>
          <w:numId w:val="1"/>
        </w:numPr>
        <w:ind w:left="1440" w:hanging="360"/>
        <w:rPr>
          <w:rFonts w:ascii="Georgia" w:cs="Georgia" w:eastAsia="Georgia" w:hAnsi="Georgia"/>
          <w:sz w:val="22"/>
          <w:szCs w:val="22"/>
        </w:rPr>
      </w:pPr>
      <w:r>
        <w:rPr>
          <w:rFonts w:ascii="Georgia" w:cs="Georgia" w:eastAsia="Georgia" w:hAnsi="Georgia"/>
          <w:sz w:val="22"/>
          <w:szCs w:val="22"/>
          <w:rtl w:val="0"/>
        </w:rPr>
        <w:t xml:space="preserve">Addressing the gap in literature regarding GenAI applications in marketing beyond content generation</w:t>
      </w:r>
    </w:p>
    <w:p w:rsidR="00000000" w:rsidDel="00000000" w:rsidP="00000000" w:rsidRDefault="00000000" w:rsidRPr="00000000" w14:paraId="0000004E">
      <w:pPr>
        <w:numPr>
          <w:ilvl w:val="0"/>
          <w:numId w:val="1"/>
        </w:numPr>
        <w:ind w:left="1440" w:hanging="360"/>
        <w:rPr>
          <w:rFonts w:ascii="Georgia" w:cs="Georgia" w:eastAsia="Georgia" w:hAnsi="Georgia"/>
          <w:sz w:val="22"/>
          <w:szCs w:val="22"/>
        </w:rPr>
      </w:pPr>
      <w:r>
        <w:rPr>
          <w:rFonts w:ascii="Georgia" w:cs="Georgia" w:eastAsia="Georgia" w:hAnsi="Georgia"/>
          <w:sz w:val="22"/>
          <w:szCs w:val="22"/>
          <w:rtl w:val="0"/>
        </w:rPr>
        <w:t xml:space="preserve">Providing empirical insights into the emerging domain of agentic AI systems in marketing contexts </w:t>
      </w:r>
    </w:p>
    <w:p w:rsidR="00000000" w:rsidDel="00000000" w:rsidP="00000000" w:rsidRDefault="00000000" w:rsidRPr="00000000" w14:paraId="0000004F">
      <w:pPr>
        <w:numPr>
          <w:ilvl w:val="0"/>
          <w:numId w:val="1"/>
        </w:numPr>
        <w:ind w:left="1440" w:hanging="360"/>
        <w:rPr>
          <w:rFonts w:ascii="Georgia" w:cs="Georgia" w:eastAsia="Georgia" w:hAnsi="Georgia"/>
          <w:sz w:val="22"/>
          <w:szCs w:val="22"/>
        </w:rPr>
      </w:pPr>
      <w:r>
        <w:rPr>
          <w:rFonts w:ascii="Georgia" w:cs="Georgia" w:eastAsia="Georgia" w:hAnsi="Georgia"/>
          <w:sz w:val="22"/>
          <w:szCs w:val="22"/>
          <w:rtl w:val="0"/>
        </w:rPr>
        <w:t xml:space="preserve">Extending dynamic capabilities theory to the specific context of GenAI adoption in marketing</w:t>
      </w:r>
    </w:p>
    <w:p w:rsidR="00000000" w:rsidDel="00000000" w:rsidP="00000000" w:rsidRDefault="00000000" w:rsidRPr="00000000" w14:paraId="00000050">
      <w:pPr>
        <w:numPr>
          <w:ilvl w:val="0"/>
          <w:numId w:val="1"/>
        </w:numPr>
        <w:ind w:left="1440" w:hanging="360"/>
        <w:rPr>
          <w:rFonts w:ascii="Georgia" w:cs="Georgia" w:eastAsia="Georgia" w:hAnsi="Georgia"/>
          <w:sz w:val="22"/>
          <w:szCs w:val="22"/>
        </w:rPr>
      </w:pPr>
      <w:r>
        <w:rPr>
          <w:rFonts w:ascii="Georgia" w:cs="Georgia" w:eastAsia="Georgia" w:hAnsi="Georgia"/>
          <w:sz w:val="22"/>
          <w:szCs w:val="22"/>
          <w:rtl w:val="0"/>
        </w:rPr>
        <w:t xml:space="preserve">Contributing to the broader discourse on digital transformation by examining a new technological wave</w:t>
      </w:r>
    </w:p>
    <w:p w:rsidR="00000000" w:rsidDel="00000000" w:rsidP="00000000" w:rsidRDefault="00000000" w:rsidRPr="00000000" w14:paraId="00000051">
      <w:pPr>
        <w:rPr>
          <w:rFonts w:ascii="Georgia" w:cs="Georgia" w:eastAsia="Georgia" w:hAnsi="Georgia"/>
          <w:sz w:val="22"/>
          <w:szCs w:val="22"/>
        </w:rPr>
      </w:pPr>
      <w:r>
        <w:rPr>
          <w:rFonts w:ascii="Georgia" w:cs="Georgia" w:eastAsia="Georgia" w:hAnsi="Georgia"/>
          <w:sz w:val="22"/>
          <w:szCs w:val="22"/>
          <w:rtl w:val="0"/>
        </w:rPr>
        <w:t xml:space="preserve">Practical contributions include:</w:t>
      </w:r>
    </w:p>
    <w:p w:rsidR="00000000" w:rsidDel="00000000" w:rsidP="00000000" w:rsidRDefault="00000000" w:rsidRPr="00000000" w14:paraId="00000052">
      <w:pPr>
        <w:numPr>
          <w:ilvl w:val="0"/>
          <w:numId w:val="7"/>
        </w:numPr>
        <w:ind w:left="1440" w:hanging="360"/>
        <w:rPr>
          <w:rFonts w:ascii="Georgia" w:cs="Georgia" w:eastAsia="Georgia" w:hAnsi="Georgia"/>
          <w:sz w:val="22"/>
          <w:szCs w:val="22"/>
        </w:rPr>
      </w:pPr>
      <w:r>
        <w:rPr>
          <w:rFonts w:ascii="Georgia" w:cs="Georgia" w:eastAsia="Georgia" w:hAnsi="Georgia"/>
          <w:sz w:val="22"/>
          <w:szCs w:val="22"/>
          <w:rtl w:val="0"/>
        </w:rPr>
        <w:t xml:space="preserve">Providing marketing managers with frameworks and insights to identify valuable GenAI opportunities</w:t>
      </w:r>
    </w:p>
    <w:p w:rsidR="00000000" w:rsidDel="00000000" w:rsidP="00000000" w:rsidRDefault="00000000" w:rsidRPr="00000000" w14:paraId="00000053">
      <w:pPr>
        <w:numPr>
          <w:ilvl w:val="0"/>
          <w:numId w:val="7"/>
        </w:numPr>
        <w:ind w:left="1440" w:hanging="360"/>
        <w:rPr>
          <w:rFonts w:ascii="Georgia" w:cs="Georgia" w:eastAsia="Georgia" w:hAnsi="Georgia"/>
          <w:sz w:val="22"/>
          <w:szCs w:val="22"/>
        </w:rPr>
      </w:pPr>
      <w:r>
        <w:rPr>
          <w:rFonts w:ascii="Georgia" w:cs="Georgia" w:eastAsia="Georgia" w:hAnsi="Georgia"/>
          <w:sz w:val="22"/>
          <w:szCs w:val="22"/>
          <w:rtl w:val="0"/>
        </w:rPr>
        <w:t xml:space="preserve">Offering guidance on best practices for implementing and scaling GenAI initiatives in marketing organizations</w:t>
      </w:r>
    </w:p>
    <w:p w:rsidR="00000000" w:rsidDel="00000000" w:rsidP="00000000" w:rsidRDefault="00000000" w:rsidRPr="00000000" w14:paraId="00000054">
      <w:pPr>
        <w:numPr>
          <w:ilvl w:val="0"/>
          <w:numId w:val="7"/>
        </w:numPr>
        <w:ind w:left="1440" w:hanging="360"/>
        <w:rPr>
          <w:rFonts w:ascii="Georgia" w:cs="Georgia" w:eastAsia="Georgia" w:hAnsi="Georgia"/>
          <w:sz w:val="22"/>
          <w:szCs w:val="22"/>
        </w:rPr>
      </w:pPr>
      <w:r>
        <w:rPr>
          <w:rFonts w:ascii="Georgia" w:cs="Georgia" w:eastAsia="Georgia" w:hAnsi="Georgia"/>
          <w:sz w:val="22"/>
          <w:szCs w:val="22"/>
          <w:rtl w:val="0"/>
        </w:rPr>
        <w:t xml:space="preserve">Supporting more informed decision-making regarding marketing technology investments and organizational change</w:t>
      </w:r>
    </w:p>
    <w:p w:rsidR="00000000" w:rsidDel="00000000" w:rsidP="00000000" w:rsidRDefault="00000000" w:rsidRPr="00000000" w14:paraId="00000055">
      <w:pPr>
        <w:numPr>
          <w:ilvl w:val="0"/>
          <w:numId w:val="7"/>
        </w:numPr>
        <w:ind w:left="1440" w:hanging="360"/>
        <w:rPr>
          <w:rFonts w:ascii="Georgia" w:cs="Georgia" w:eastAsia="Georgia" w:hAnsi="Georgia"/>
          <w:sz w:val="22"/>
          <w:szCs w:val="22"/>
        </w:rPr>
      </w:pPr>
      <w:r>
        <w:rPr>
          <w:rFonts w:ascii="Georgia" w:cs="Georgia" w:eastAsia="Georgia" w:hAnsi="Georgia"/>
          <w:sz w:val="22"/>
          <w:szCs w:val="22"/>
          <w:rtl w:val="0"/>
        </w:rPr>
        <w:t xml:space="preserve">Enabling marketing departments to operate more efficiently and create greater value through strategic GenAI adoption</w:t>
      </w:r>
    </w:p>
    <w:p w:rsidR="00000000" w:rsidDel="00000000" w:rsidP="00000000" w:rsidRDefault="00000000" w:rsidRPr="00000000" w14:paraId="00000056">
      <w:pPr>
        <w:pStyle w:val="Heading2"/>
        <w:rPr>
          <w:rFonts w:ascii="Georgia" w:cs="Georgia" w:eastAsia="Georgia" w:hAnsi="Georgia"/>
          <w:sz w:val="22"/>
          <w:szCs w:val="22"/>
        </w:rPr>
      </w:pPr>
      <w:bookmarkStart w:colFirst="0" w:colLast="0" w:name="_2z5npmz6k6sb" w:id="5"/>
      <w:bookmarkEnd w:id="5"/>
      <w:r>
        <w:rPr>
          <w:rFonts w:ascii="Georgia" w:cs="Georgia" w:eastAsia="Georgia" w:hAnsi="Georgia"/>
          <w:sz w:val="22"/>
          <w:szCs w:val="22"/>
          <w:rtl w:val="0"/>
        </w:rPr>
        <w:t xml:space="preserve">1.4. Structure of the Thesis</w:t>
      </w:r>
      <w:r>
        <w:br w:type="page"/>
      </w:r>
      <w:r>
        <w:rPr>
          <w:rtl w:val="0"/>
        </w:rPr>
      </w:r>
    </w:p>
    <w:p w:rsidR="00000000" w:rsidDel="00000000" w:rsidP="00000000" w:rsidRDefault="00000000" w:rsidRPr="00000000" w14:paraId="00000057">
      <w:pPr>
        <w:pStyle w:val="Heading1"/>
        <w:rPr>
          <w:rFonts w:ascii="Georgia" w:cs="Georgia" w:eastAsia="Georgia" w:hAnsi="Georgia"/>
          <w:sz w:val="22"/>
          <w:szCs w:val="22"/>
        </w:rPr>
      </w:pPr>
      <w:bookmarkStart w:colFirst="0" w:colLast="0" w:name="_fyrgbopm813k" w:id="6"/>
      <w:bookmarkEnd w:id="6"/>
      <w:r>
        <w:rPr>
          <w:rFonts w:ascii="Georgia" w:cs="Georgia" w:eastAsia="Georgia" w:hAnsi="Georgia"/>
          <w:sz w:val="22"/>
          <w:szCs w:val="22"/>
          <w:rtl w:val="0"/>
        </w:rPr>
        <w:t xml:space="preserve">2. </w:t>
        <w:tab/>
        <w:t xml:space="preserve">Literature Review (~4k words)</w:t>
      </w:r>
    </w:p>
    <w:p w:rsidR="00000000" w:rsidDel="00000000" w:rsidP="00000000" w:rsidRDefault="00000000" w:rsidRPr="00000000" w14:paraId="00000058">
      <w:pPr>
        <w:rPr>
          <w:rFonts w:ascii="Georgia" w:cs="Georgia" w:eastAsia="Georgia" w:hAnsi="Georgia"/>
          <w:sz w:val="22"/>
          <w:szCs w:val="22"/>
        </w:rPr>
      </w:pPr>
      <w:commentRangeStart w:id="4"/>
      <w:r>
        <w:rPr>
          <w:rFonts w:ascii="Georgia" w:cs="Georgia" w:eastAsia="Georgia" w:hAnsi="Georgia"/>
          <w:sz w:val="22"/>
          <w:szCs w:val="22"/>
        </w:rPr>
        <w:drawing>
          <wp:inline distB="114300" distT="114300" distL="114300" distR="114300">
            <wp:extent cx="2314130" cy="4417885"/>
            <wp:effectExtent b="0" l="0" r="0" t="0"/>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314130" cy="4417885"/>
                    </a:xfrm>
                    <a:prstGeom prst="rect"/>
                    <a:ln/>
                  </pic:spPr>
                </pic:pic>
              </a:graphicData>
            </a:graphic>
          </wp:inline>
        </w:drawing>
      </w:r>
      <w:commentRangeEnd w:id="4"/>
      <w:r>
        <w:commentReference w:id="4"/>
      </w:r>
      <w:r>
        <w:rPr>
          <w:rtl w:val="0"/>
        </w:rPr>
      </w:r>
    </w:p>
    <w:p w:rsidR="00000000" w:rsidDel="00000000" w:rsidP="00000000" w:rsidRDefault="00000000" w:rsidRPr="00000000" w14:paraId="00000059">
      <w:pPr>
        <w:pStyle w:val="Heading2"/>
        <w:rPr>
          <w:rFonts w:ascii="Georgia" w:cs="Georgia" w:eastAsia="Georgia" w:hAnsi="Georgia"/>
          <w:b w:val="0"/>
          <w:bCs w:val="0"/>
          <w:i w:val="1"/>
          <w:iCs w:val="1"/>
          <w:sz w:val="22"/>
          <w:szCs w:val="22"/>
        </w:rPr>
      </w:pPr>
      <w:bookmarkStart w:colFirst="0" w:colLast="0" w:name="_mkiue4kv7nzj" w:id="7"/>
      <w:bookmarkEnd w:id="7"/>
      <w:r>
        <w:rPr>
          <w:rFonts w:ascii="Georgia" w:cs="Georgia" w:eastAsia="Georgia" w:hAnsi="Georgia"/>
          <w:sz w:val="22"/>
          <w:szCs w:val="22"/>
          <w:rtl w:val="0"/>
        </w:rPr>
        <w:t xml:space="preserve">2.1. </w:t>
        <w:tab/>
        <w:t xml:space="preserve">The historical impact of AI </w:t>
      </w:r>
      <w:r>
        <w:rPr>
          <w:rFonts w:ascii="Georgia" w:cs="Georgia" w:eastAsia="Georgia" w:hAnsi="Georgia"/>
          <w:i w:val="1"/>
          <w:iCs w:val="1"/>
          <w:sz w:val="22"/>
          <w:szCs w:val="22"/>
          <w:rtl w:val="0"/>
        </w:rPr>
        <w:t xml:space="preserve">(</w:t>
      </w:r>
      <w:r>
        <w:rPr>
          <w:rFonts w:ascii="Georgia" w:cs="Georgia" w:eastAsia="Georgia" w:hAnsi="Georgia"/>
          <w:b w:val="0"/>
          <w:bCs w:val="0"/>
          <w:i w:val="1"/>
          <w:iCs w:val="1"/>
          <w:sz w:val="22"/>
          <w:szCs w:val="22"/>
          <w:rtl w:val="0"/>
        </w:rPr>
        <w:t xml:space="preserve">I  know citations are missing, but I know where to find </w:t>
      </w:r>
      <w:commentRangeStart w:id="5"/>
      <w:r>
        <w:rPr>
          <w:rFonts w:ascii="Georgia" w:cs="Georgia" w:eastAsia="Georgia" w:hAnsi="Georgia"/>
          <w:b w:val="0"/>
          <w:bCs w:val="0"/>
          <w:i w:val="1"/>
          <w:iCs w:val="1"/>
          <w:sz w:val="22"/>
          <w:szCs w:val="22"/>
          <w:rtl w:val="0"/>
        </w:rPr>
        <w:t xml:space="preserve">them</w:t>
      </w:r>
      <w:commentRangeEnd w:id="5"/>
      <w:r>
        <w:commentReference w:id="5"/>
      </w:r>
      <w:r>
        <w:rPr>
          <w:rFonts w:ascii="Georgia" w:cs="Georgia" w:eastAsia="Georgia" w:hAnsi="Georgia"/>
          <w:b w:val="0"/>
          <w:bCs w:val="0"/>
          <w:i w:val="1"/>
          <w:iCs w:val="1"/>
          <w:sz w:val="22"/>
          <w:szCs w:val="22"/>
          <w:rtl w:val="0"/>
        </w:rPr>
        <w:t xml:space="preserve">)</w:t>
      </w:r>
    </w:p>
    <w:p w:rsidR="00000000" w:rsidDel="00000000" w:rsidP="00000000" w:rsidRDefault="00000000" w:rsidRPr="00000000" w14:paraId="0000005A">
      <w:pPr>
        <w:rPr>
          <w:rFonts w:ascii="Georgia" w:cs="Georgia" w:eastAsia="Georgia" w:hAnsi="Georgia"/>
          <w:sz w:val="22"/>
          <w:szCs w:val="22"/>
        </w:rPr>
      </w:pPr>
      <w:r>
        <w:rPr>
          <w:rFonts w:ascii="Georgia" w:cs="Georgia" w:eastAsia="Georgia" w:hAnsi="Georgia"/>
          <w:sz w:val="22"/>
          <w:szCs w:val="22"/>
          <w:rtl w:val="0"/>
        </w:rPr>
        <w:t xml:space="preserve">To understand how modern AI, including AI agents and agentic AI, might affect marketing. It is good to investigate how AI has developed and how previous forms have affected the marketing domain.</w:t>
      </w:r>
    </w:p>
    <w:p w:rsidR="00000000" w:rsidDel="00000000" w:rsidP="00000000" w:rsidRDefault="00000000" w:rsidRPr="00000000" w14:paraId="0000005B">
      <w:pPr>
        <w:rPr>
          <w:rFonts w:ascii="Georgia" w:cs="Georgia" w:eastAsia="Georgia" w:hAnsi="Georgia"/>
          <w:sz w:val="22"/>
          <w:szCs w:val="22"/>
        </w:rPr>
      </w:pPr>
      <w:r>
        <w:rPr>
          <w:rFonts w:ascii="Georgia" w:cs="Georgia" w:eastAsia="Georgia" w:hAnsi="Georgia"/>
          <w:sz w:val="22"/>
          <w:szCs w:val="22"/>
          <w:rtl w:val="0"/>
        </w:rPr>
        <w:t xml:space="preserve">The term Artificial Intelligence (AI) has been around since the 1950s to describe “intelligent machines”. It is often associated with systems that perform tasks that are typically associated with human cognition (Xu et al., 2021). AI can be broadly categorized into two categories:</w:t>
      </w:r>
    </w:p>
    <w:p w:rsidR="00000000" w:rsidDel="00000000" w:rsidP="00000000" w:rsidRDefault="00000000" w:rsidRPr="00000000" w14:paraId="0000005C">
      <w:pPr>
        <w:numPr>
          <w:ilvl w:val="0"/>
          <w:numId w:val="2"/>
        </w:numPr>
        <w:ind w:left="1440" w:hanging="360"/>
        <w:rPr>
          <w:rFonts w:ascii="Georgia" w:cs="Georgia" w:eastAsia="Georgia" w:hAnsi="Georgia"/>
          <w:sz w:val="22"/>
          <w:szCs w:val="22"/>
        </w:rPr>
      </w:pPr>
      <w:r>
        <w:rPr>
          <w:rFonts w:ascii="Georgia" w:cs="Georgia" w:eastAsia="Georgia" w:hAnsi="Georgia"/>
          <w:sz w:val="22"/>
          <w:szCs w:val="22"/>
          <w:rtl w:val="0"/>
        </w:rPr>
        <w:t xml:space="preserve">Expert systems: Where rules and heuristics written by humans define the output of the system (</w:t>
      </w:r>
      <w:r>
        <w:rPr>
          <w:rFonts w:ascii="Georgia" w:cs="Georgia" w:eastAsia="Georgia" w:hAnsi="Georgia"/>
          <w:sz w:val="22"/>
          <w:szCs w:val="22"/>
          <w:highlight w:val="white"/>
          <w:rtl w:val="0"/>
        </w:rPr>
        <w:t xml:space="preserve">Kastner &amp; Hong, 1984)</w:t>
      </w:r>
      <w:r>
        <w:rPr>
          <w:rFonts w:ascii="Georgia" w:cs="Georgia" w:eastAsia="Georgia" w:hAnsi="Georgia"/>
          <w:sz w:val="22"/>
          <w:szCs w:val="22"/>
          <w:rtl w:val="0"/>
        </w:rPr>
        <w:t xml:space="preserve">. An example of this is early game AI.</w:t>
      </w:r>
    </w:p>
    <w:p w:rsidR="00000000" w:rsidDel="00000000" w:rsidP="00000000" w:rsidRDefault="00000000" w:rsidRPr="00000000" w14:paraId="0000005D">
      <w:pPr>
        <w:numPr>
          <w:ilvl w:val="0"/>
          <w:numId w:val="2"/>
        </w:numPr>
        <w:ind w:left="1440" w:hanging="360"/>
        <w:rPr>
          <w:rFonts w:ascii="Georgia" w:cs="Georgia" w:eastAsia="Georgia" w:hAnsi="Georgia"/>
          <w:sz w:val="22"/>
          <w:szCs w:val="22"/>
        </w:rPr>
      </w:pPr>
      <w:r>
        <w:rPr>
          <w:rFonts w:ascii="Georgia" w:cs="Georgia" w:eastAsia="Georgia" w:hAnsi="Georgia"/>
          <w:sz w:val="22"/>
          <w:szCs w:val="22"/>
          <w:rtl w:val="0"/>
        </w:rPr>
        <w:t xml:space="preserve">Machine learning: Where data is used to train a model (</w:t>
      </w:r>
      <w:r>
        <w:rPr>
          <w:rFonts w:ascii="Georgia" w:cs="Georgia" w:eastAsia="Georgia" w:hAnsi="Georgia"/>
          <w:sz w:val="22"/>
          <w:szCs w:val="22"/>
          <w:highlight w:val="white"/>
          <w:rtl w:val="0"/>
        </w:rPr>
        <w:t xml:space="preserve">Shinde &amp; Shah, 2018)</w:t>
      </w:r>
      <w:r>
        <w:rPr>
          <w:rFonts w:ascii="Georgia" w:cs="Georgia" w:eastAsia="Georgia" w:hAnsi="Georgia"/>
          <w:sz w:val="22"/>
          <w:szCs w:val="22"/>
          <w:rtl w:val="0"/>
        </w:rPr>
        <w:t xml:space="preserve">.</w:t>
      </w:r>
    </w:p>
    <w:p w:rsidR="00000000" w:rsidDel="00000000" w:rsidP="00000000" w:rsidRDefault="00000000" w:rsidRPr="00000000" w14:paraId="0000005E">
      <w:pPr>
        <w:rPr>
          <w:rFonts w:ascii="Georgia" w:cs="Georgia" w:eastAsia="Georgia" w:hAnsi="Georgia"/>
          <w:sz w:val="22"/>
          <w:szCs w:val="22"/>
        </w:rPr>
      </w:pPr>
      <w:r>
        <w:rPr>
          <w:rFonts w:ascii="Georgia" w:cs="Georgia" w:eastAsia="Georgia" w:hAnsi="Georgia"/>
          <w:sz w:val="22"/>
          <w:szCs w:val="22"/>
          <w:rtl w:val="0"/>
        </w:rPr>
        <w:t xml:space="preserve">Both expert systems and different forms of machine learning are prevalent in marketing. Marketers develop expert systems by creating rule-based segmentations in marketing tools, defining scenarios in which marketing activations like emails have to be sent, and more. Machine learning might be used by marketers to do A/B testing to do conversion rate optimization, to make product recommendations, or even to make calculations to assess the impact of marketing activities like juxtaposing the Customer Lifetime Value (CLV) with the Customer Acquisition Costs (CAC).</w:t>
      </w:r>
    </w:p>
    <w:p w:rsidR="00000000" w:rsidDel="00000000" w:rsidP="00000000" w:rsidRDefault="00000000" w:rsidRPr="00000000" w14:paraId="0000005F">
      <w:pPr>
        <w:rPr>
          <w:rFonts w:ascii="Georgia" w:cs="Georgia" w:eastAsia="Georgia" w:hAnsi="Georgia"/>
          <w:sz w:val="22"/>
          <w:szCs w:val="22"/>
        </w:rPr>
      </w:pPr>
      <w:r>
        <w:rPr>
          <w:rFonts w:ascii="Georgia" w:cs="Georgia" w:eastAsia="Georgia" w:hAnsi="Georgia"/>
          <w:sz w:val="22"/>
          <w:szCs w:val="22"/>
          <w:rtl w:val="0"/>
        </w:rPr>
        <w:t xml:space="preserve">Deep learning is a specific form of machine learning that uses neural networks consisting of multiple layers. Training a deep learning model requires tons of data and computation. This has created a situation where it has only become prevalent after AlexNet (Krizhevsky et al., 2012), even though the concept has been around since 1958. Probably the best-known early applications of deep learning in marketing revolve around chatbots. After word2vec (Mikolov et al., 2013), which gave a numerical representation of words, it became possible to match user questions to question-and-answer sets that were explicitly collected. This gave rise to early chatbots, which could answer FAQ questions.</w:t>
      </w:r>
    </w:p>
    <w:p w:rsidR="00000000" w:rsidDel="00000000" w:rsidP="00000000" w:rsidRDefault="00000000" w:rsidRPr="00000000" w14:paraId="00000060">
      <w:pPr>
        <w:pStyle w:val="Heading3"/>
        <w:rPr>
          <w:rFonts w:ascii="Georgia" w:cs="Georgia" w:eastAsia="Georgia" w:hAnsi="Georgia"/>
          <w:sz w:val="22"/>
          <w:szCs w:val="22"/>
        </w:rPr>
      </w:pPr>
      <w:bookmarkStart w:colFirst="0" w:colLast="0" w:name="_fqeqowri1ro4" w:id="8"/>
      <w:bookmarkEnd w:id="8"/>
      <w:r>
        <w:rPr>
          <w:rtl w:val="0"/>
        </w:rPr>
        <w:t xml:space="preserve">2.1.1.</w:t>
        <w:tab/>
        <w:t xml:space="preserve">The Rise of the LLM</w:t>
      </w:r>
    </w:p>
    <w:p w:rsidR="00000000" w:rsidDel="00000000" w:rsidP="00000000" w:rsidRDefault="00000000" w:rsidRPr="00000000" w14:paraId="00000061">
      <w:pPr>
        <w:rPr>
          <w:rFonts w:ascii="Georgia" w:cs="Georgia" w:eastAsia="Georgia" w:hAnsi="Georgia"/>
          <w:sz w:val="22"/>
          <w:szCs w:val="22"/>
        </w:rPr>
      </w:pPr>
      <w:r>
        <w:rPr>
          <w:rFonts w:ascii="Georgia" w:cs="Georgia" w:eastAsia="Georgia" w:hAnsi="Georgia"/>
          <w:sz w:val="22"/>
          <w:szCs w:val="22"/>
          <w:rtl w:val="0"/>
        </w:rPr>
        <w:t xml:space="preserve">But the real breakthrough came with the paper “Attention is All You Need” (Vaswani et al., 2016), which introduced the Transformer model (the T in GPT). Training these systems became costly (</w:t>
      </w:r>
      <w:r>
        <w:rPr>
          <w:rFonts w:ascii="Georgia" w:cs="Georgia" w:eastAsia="Georgia" w:hAnsi="Georgia"/>
          <w:sz w:val="22"/>
          <w:szCs w:val="22"/>
          <w:highlight w:val="white"/>
          <w:rtl w:val="0"/>
        </w:rPr>
        <w:t xml:space="preserve">Cottier, 2024</w:t>
      </w:r>
      <w:r>
        <w:rPr>
          <w:rFonts w:ascii="Georgia" w:cs="Georgia" w:eastAsia="Georgia" w:hAnsi="Georgia"/>
          <w:sz w:val="22"/>
          <w:szCs w:val="22"/>
          <w:rtl w:val="0"/>
        </w:rPr>
        <w:t xml:space="preserve">), and pretrained models became more prevalent. One of the best-known models from before ChatGPT was BERT in 2018 (Devlin et al., 2019), this model was often applied to categorize text or apply sentiment analysis (</w:t>
      </w:r>
      <w:r>
        <w:rPr>
          <w:rFonts w:ascii="Georgia" w:cs="Georgia" w:eastAsia="Georgia" w:hAnsi="Georgia"/>
          <w:sz w:val="22"/>
          <w:szCs w:val="22"/>
          <w:highlight w:val="white"/>
          <w:rtl w:val="0"/>
        </w:rPr>
        <w:t xml:space="preserve">Li et al., 2025</w:t>
      </w:r>
      <w:r>
        <w:rPr>
          <w:rFonts w:ascii="Georgia" w:cs="Georgia" w:eastAsia="Georgia" w:hAnsi="Georgia"/>
          <w:sz w:val="22"/>
          <w:szCs w:val="22"/>
          <w:rtl w:val="0"/>
        </w:rPr>
        <w:t xml:space="preserve">). Within the realm of marketing, this was highly valuable to analyze customer support conversations or product reviews.</w:t>
      </w:r>
    </w:p>
    <w:p w:rsidR="00000000" w:rsidDel="00000000" w:rsidP="00000000" w:rsidRDefault="00000000" w:rsidRPr="00000000" w14:paraId="00000062">
      <w:pPr>
        <w:rPr>
          <w:rFonts w:ascii="Georgia" w:cs="Georgia" w:eastAsia="Georgia" w:hAnsi="Georgia"/>
          <w:sz w:val="22"/>
          <w:szCs w:val="22"/>
        </w:rPr>
      </w:pPr>
      <w:r>
        <w:rPr>
          <w:rFonts w:ascii="Georgia" w:cs="Georgia" w:eastAsia="Georgia" w:hAnsi="Georgia"/>
          <w:sz w:val="22"/>
          <w:szCs w:val="22"/>
          <w:rtl w:val="0"/>
        </w:rPr>
        <w:t xml:space="preserve">At the same time, OpenAI worked toward increasingly larger models, starting with GPT-1 (Radford et al., 2018) and becoming widely known with GPT3 (Brown et al., 2020) and ChatGPT (</w:t>
      </w:r>
      <w:r>
        <w:rPr>
          <w:rFonts w:ascii="Georgia" w:cs="Georgia" w:eastAsia="Georgia" w:hAnsi="Georgia"/>
          <w:i w:val="1"/>
          <w:iCs w:val="1"/>
          <w:sz w:val="22"/>
          <w:szCs w:val="22"/>
          <w:rtl w:val="0"/>
        </w:rPr>
        <w:t xml:space="preserve">Introducing ChatGPT</w:t>
      </w:r>
      <w:r>
        <w:rPr>
          <w:rFonts w:ascii="Georgia" w:cs="Georgia" w:eastAsia="Georgia" w:hAnsi="Georgia"/>
          <w:sz w:val="22"/>
          <w:szCs w:val="22"/>
          <w:rtl w:val="0"/>
        </w:rPr>
        <w:t xml:space="preserve">, 2022). </w:t>
      </w:r>
    </w:p>
    <w:p w:rsidR="00000000" w:rsidDel="00000000" w:rsidP="00000000" w:rsidRDefault="00000000" w:rsidRPr="00000000" w14:paraId="00000063">
      <w:pPr>
        <w:rPr>
          <w:rFonts w:ascii="Georgia" w:cs="Georgia" w:eastAsia="Georgia" w:hAnsi="Georgia"/>
          <w:sz w:val="22"/>
          <w:szCs w:val="22"/>
        </w:rPr>
      </w:pPr>
      <w:r>
        <w:rPr>
          <w:rFonts w:ascii="Georgia" w:cs="Georgia" w:eastAsia="Georgia" w:hAnsi="Georgia"/>
          <w:sz w:val="22"/>
          <w:szCs w:val="22"/>
          <w:rtl w:val="0"/>
        </w:rPr>
        <w:t xml:space="preserve">GPT is a technically descriptive name; it stands for generative pretrained transformer. Another key element here is the term “pretrained.” The fact that modern LLMs are pretrained drastically changes the economic model. Rather than requiring vast amounts of data and having to recoup the cost of training, organizations can now directly start experimenting with the application of models. This shift from up-front-costs to per-use costs makes AI much more applicable for small-scale use cases and quick experimentation.</w:t>
      </w:r>
    </w:p>
    <w:p w:rsidR="00000000" w:rsidDel="00000000" w:rsidP="00000000" w:rsidRDefault="00000000" w:rsidRPr="00000000" w14:paraId="00000064">
      <w:pPr>
        <w:rPr>
          <w:rFonts w:ascii="Georgia" w:cs="Georgia" w:eastAsia="Georgia" w:hAnsi="Georgia"/>
          <w:sz w:val="22"/>
          <w:szCs w:val="22"/>
        </w:rPr>
      </w:pPr>
      <w:r>
        <w:rPr>
          <w:rFonts w:ascii="Georgia" w:cs="Georgia" w:eastAsia="Georgia" w:hAnsi="Georgia"/>
          <w:sz w:val="22"/>
          <w:szCs w:val="22"/>
          <w:rtl w:val="0"/>
        </w:rPr>
        <w:t xml:space="preserve">Furthermore, while BERT focused on classification (Devlin et al., 2019), GPT focuses on generation; the ability to generate text makes the model wider </w:t>
      </w:r>
    </w:p>
    <w:p w:rsidR="00000000" w:rsidDel="00000000" w:rsidP="00000000" w:rsidRDefault="00000000" w:rsidRPr="00000000" w14:paraId="00000065">
      <w:pPr>
        <w:pStyle w:val="Heading3"/>
        <w:rPr>
          <w:rFonts w:ascii="Georgia" w:cs="Georgia" w:eastAsia="Georgia" w:hAnsi="Georgia"/>
          <w:sz w:val="22"/>
          <w:szCs w:val="22"/>
        </w:rPr>
      </w:pPr>
      <w:bookmarkStart w:colFirst="0" w:colLast="0" w:name="_n7fdo5m5v3pp" w:id="9"/>
      <w:bookmarkEnd w:id="9"/>
      <w:r>
        <w:rPr>
          <w:rFonts w:ascii="Georgia" w:cs="Georgia" w:eastAsia="Georgia" w:hAnsi="Georgia"/>
          <w:sz w:val="22"/>
          <w:szCs w:val="22"/>
          <w:rtl w:val="0"/>
        </w:rPr>
        <w:t xml:space="preserve">2.1.2. </w:t>
        <w:tab/>
        <w:t xml:space="preserve">The impact of ChatGPT</w:t>
      </w:r>
    </w:p>
    <w:p w:rsidR="00000000" w:rsidDel="00000000" w:rsidP="00000000" w:rsidRDefault="00000000" w:rsidRPr="00000000" w14:paraId="00000066">
      <w:pPr>
        <w:rPr>
          <w:rFonts w:ascii="Georgia" w:cs="Georgia" w:eastAsia="Georgia" w:hAnsi="Georgia"/>
          <w:sz w:val="22"/>
          <w:szCs w:val="22"/>
        </w:rPr>
      </w:pPr>
      <w:r>
        <w:rPr>
          <w:rFonts w:ascii="Georgia" w:cs="Georgia" w:eastAsia="Georgia" w:hAnsi="Georgia"/>
          <w:sz w:val="22"/>
          <w:szCs w:val="22"/>
          <w:rtl w:val="0"/>
        </w:rPr>
        <w:t xml:space="preserve">ChatGPT was the introduction of AI to the broader public as a simple question-and-answer machine (</w:t>
      </w:r>
      <w:r>
        <w:rPr>
          <w:rFonts w:ascii="Georgia" w:cs="Georgia" w:eastAsia="Georgia" w:hAnsi="Georgia"/>
          <w:i w:val="1"/>
          <w:iCs w:val="1"/>
          <w:sz w:val="22"/>
          <w:szCs w:val="22"/>
          <w:rtl w:val="0"/>
        </w:rPr>
        <w:t xml:space="preserve">Introducing ChatGPT</w:t>
      </w:r>
      <w:r>
        <w:rPr>
          <w:rFonts w:ascii="Georgia" w:cs="Georgia" w:eastAsia="Georgia" w:hAnsi="Georgia"/>
          <w:sz w:val="22"/>
          <w:szCs w:val="22"/>
          <w:rtl w:val="0"/>
        </w:rPr>
        <w:t xml:space="preserve">, 2022). ChatGPT could generate text based on the user's input; this, in addition to the earlier release of stable diffusion and other imaging models, made the public keenly aware of the potential for AI to answer questions and create content.</w:t>
      </w:r>
    </w:p>
    <w:p w:rsidR="00000000" w:rsidDel="00000000" w:rsidP="00000000" w:rsidRDefault="00000000" w:rsidRPr="00000000" w14:paraId="00000067">
      <w:pPr>
        <w:rPr>
          <w:rFonts w:ascii="Georgia" w:cs="Georgia" w:eastAsia="Georgia" w:hAnsi="Georgia"/>
          <w:sz w:val="22"/>
          <w:szCs w:val="22"/>
        </w:rPr>
      </w:pPr>
      <w:r>
        <w:rPr>
          <w:rFonts w:ascii="Georgia" w:cs="Georgia" w:eastAsia="Georgia" w:hAnsi="Georgia"/>
          <w:sz w:val="22"/>
          <w:szCs w:val="22"/>
          <w:rtl w:val="0"/>
        </w:rPr>
        <w:t xml:space="preserve">Where the earlier chatbots typically required potential question and answer combinations to be predefined, ChatGPT was able to answer any question. This made it applicable to a much wider range of use cases.</w:t>
      </w:r>
    </w:p>
    <w:p w:rsidR="00000000" w:rsidDel="00000000" w:rsidP="00000000" w:rsidRDefault="00000000" w:rsidRPr="00000000" w14:paraId="00000068">
      <w:pPr>
        <w:rPr>
          <w:rFonts w:ascii="Georgia" w:cs="Georgia" w:eastAsia="Georgia" w:hAnsi="Georgia"/>
          <w:sz w:val="22"/>
          <w:szCs w:val="22"/>
        </w:rPr>
      </w:pPr>
      <w:r>
        <w:rPr>
          <w:rFonts w:ascii="Georgia" w:cs="Georgia" w:eastAsia="Georgia" w:hAnsi="Georgia"/>
          <w:sz w:val="22"/>
          <w:szCs w:val="22"/>
          <w:rtl w:val="0"/>
        </w:rPr>
        <w:t xml:space="preserve">Marketers started using the image generation to make better briefings for the design department and used the text systems to write better copy, be a brainstorming partner for the creative process, and much more.</w:t>
      </w:r>
    </w:p>
    <w:p w:rsidR="00000000" w:rsidDel="00000000" w:rsidP="00000000" w:rsidRDefault="00000000" w:rsidRPr="00000000" w14:paraId="00000069">
      <w:pPr>
        <w:pStyle w:val="Heading3"/>
        <w:rPr>
          <w:rFonts w:ascii="Georgia" w:cs="Georgia" w:eastAsia="Georgia" w:hAnsi="Georgia"/>
          <w:sz w:val="22"/>
          <w:szCs w:val="22"/>
        </w:rPr>
      </w:pPr>
      <w:bookmarkStart w:colFirst="0" w:colLast="0" w:name="_7k1mujnido4y" w:id="10"/>
      <w:bookmarkEnd w:id="10"/>
      <w:r>
        <w:rPr>
          <w:rFonts w:ascii="Georgia" w:cs="Georgia" w:eastAsia="Georgia" w:hAnsi="Georgia"/>
          <w:sz w:val="22"/>
          <w:szCs w:val="22"/>
          <w:rtl w:val="0"/>
        </w:rPr>
        <w:t xml:space="preserve">2.1.3. </w:t>
        <w:tab/>
        <w:t xml:space="preserve">The Move to Agentic</w:t>
      </w:r>
    </w:p>
    <w:p w:rsidR="00000000" w:rsidDel="00000000" w:rsidP="00000000" w:rsidRDefault="00000000" w:rsidRPr="00000000" w14:paraId="0000006A">
      <w:pPr>
        <w:rPr>
          <w:rFonts w:ascii="Georgia" w:cs="Georgia" w:eastAsia="Georgia" w:hAnsi="Georgia"/>
          <w:sz w:val="22"/>
          <w:szCs w:val="22"/>
        </w:rPr>
      </w:pPr>
      <w:r>
        <w:rPr>
          <w:rFonts w:ascii="Georgia" w:cs="Georgia" w:eastAsia="Georgia" w:hAnsi="Georgia"/>
          <w:sz w:val="22"/>
          <w:szCs w:val="22"/>
          <w:rtl w:val="0"/>
        </w:rPr>
        <w:t xml:space="preserve">Just before the release of ChatGPT, the concept of Retrieval Augmented Generation (RAG) was introduced (Lewis et al., 2020). This was immediately relevant for business to get additional information into the context of the model. The additional information loaded through RAG can be anything, including business- or project-related content or publicly available information. This powers the AI system with additional knowledge that typically is directly related to the posed prompt.</w:t>
      </w:r>
    </w:p>
    <w:p w:rsidR="00000000" w:rsidDel="00000000" w:rsidP="00000000" w:rsidRDefault="00000000" w:rsidRPr="00000000" w14:paraId="0000006B">
      <w:pPr>
        <w:rPr>
          <w:rFonts w:ascii="Georgia" w:cs="Georgia" w:eastAsia="Georgia" w:hAnsi="Georgia"/>
          <w:sz w:val="22"/>
          <w:szCs w:val="22"/>
        </w:rPr>
      </w:pPr>
      <w:r>
        <w:rPr>
          <w:rFonts w:ascii="Georgia" w:cs="Georgia" w:eastAsia="Georgia" w:hAnsi="Georgia"/>
          <w:sz w:val="22"/>
          <w:szCs w:val="22"/>
          <w:rtl w:val="0"/>
        </w:rPr>
        <w:t xml:space="preserve">RAG was a first step to get the AI-system to perform actions rather than just generating content. Since 2020, many innovations have enabled AI to perform actions. Actions are outcomes that utilize or affect systems outside the AI system. The means of performing the actions is a tool, i.e. a system that AI can talk to to execute an action. </w:t>
      </w:r>
    </w:p>
    <w:p w:rsidR="00000000" w:rsidDel="00000000" w:rsidP="00000000" w:rsidRDefault="00000000" w:rsidRPr="00000000" w14:paraId="0000006C">
      <w:pPr>
        <w:rPr>
          <w:rFonts w:ascii="Georgia" w:cs="Georgia" w:eastAsia="Georgia" w:hAnsi="Georgia"/>
          <w:sz w:val="22"/>
          <w:szCs w:val="22"/>
        </w:rPr>
      </w:pPr>
      <w:r>
        <w:rPr>
          <w:rFonts w:ascii="Georgia" w:cs="Georgia" w:eastAsia="Georgia" w:hAnsi="Georgia"/>
          <w:sz w:val="22"/>
          <w:szCs w:val="22"/>
          <w:rtl w:val="0"/>
        </w:rPr>
        <w:t xml:space="preserve">The development of tool calling accelerated in 2023, a pivotal year when it came to tool calling; the ReAct framework was </w:t>
      </w:r>
      <w:r>
        <w:rPr>
          <w:rtl w:val="0"/>
        </w:rPr>
        <w:t xml:space="preserve">released,</w:t>
      </w:r>
      <w:r>
        <w:rPr>
          <w:rFonts w:ascii="Georgia" w:cs="Georgia" w:eastAsia="Georgia" w:hAnsi="Georgia"/>
          <w:sz w:val="22"/>
          <w:szCs w:val="22"/>
          <w:rtl w:val="0"/>
        </w:rPr>
        <w:t xml:space="preserve"> and OpenAI introduced function calling. This enabled the construction of purpose-built software that uses tools. Later in November 2024, Anthropic introduced the MCP interface; this made AI tools portable. This also made it possible for organizations that build SaaS systems to provide a portable tool (by implementing it as an MCP) that could be used and integrated by multiple AI systems. This really accelerated the business potential for AI agents.</w:t>
      </w:r>
    </w:p>
    <w:p w:rsidR="00000000" w:rsidDel="00000000" w:rsidP="00000000" w:rsidRDefault="00000000" w:rsidRPr="00000000" w14:paraId="0000006D">
      <w:pPr>
        <w:rPr>
          <w:rFonts w:ascii="Georgia" w:cs="Georgia" w:eastAsia="Georgia" w:hAnsi="Georgia"/>
          <w:sz w:val="22"/>
          <w:szCs w:val="22"/>
        </w:rPr>
      </w:pPr>
      <w:r>
        <w:rPr>
          <w:rtl w:val="0"/>
        </w:rPr>
        <w:t xml:space="preserve">Tool calling</w:t>
      </w:r>
      <w:r>
        <w:rPr>
          <w:rFonts w:ascii="Georgia" w:cs="Georgia" w:eastAsia="Georgia" w:hAnsi="Georgia"/>
          <w:sz w:val="22"/>
          <w:szCs w:val="22"/>
          <w:rtl w:val="0"/>
        </w:rPr>
        <w:t xml:space="preserve"> is the foundation for both AI agents and </w:t>
      </w:r>
      <w:r>
        <w:rPr>
          <w:rtl w:val="0"/>
        </w:rPr>
        <w:t xml:space="preserve">agentic</w:t>
      </w:r>
      <w:r>
        <w:rPr>
          <w:rFonts w:ascii="Georgia" w:cs="Georgia" w:eastAsia="Georgia" w:hAnsi="Georgia"/>
          <w:sz w:val="22"/>
          <w:szCs w:val="22"/>
          <w:rtl w:val="0"/>
        </w:rPr>
        <w:t xml:space="preserve"> AI. And allows for AI to perform a much broader set of activities. Nowadays AI is capable of setting goals, planning to achieve these goals, and performing the steps of the plan. This includes retrying and changing the plan when hurdles or unexpected input are found.</w:t>
      </w:r>
    </w:p>
    <w:p w:rsidR="00000000" w:rsidDel="00000000" w:rsidP="00000000" w:rsidRDefault="00000000" w:rsidRPr="00000000" w14:paraId="0000006E">
      <w:pPr>
        <w:rPr>
          <w:rFonts w:ascii="Georgia" w:cs="Georgia" w:eastAsia="Georgia" w:hAnsi="Georgia"/>
          <w:sz w:val="22"/>
          <w:szCs w:val="22"/>
        </w:rPr>
      </w:pPr>
      <w:r>
        <w:rPr>
          <w:rFonts w:ascii="Georgia" w:cs="Georgia" w:eastAsia="Georgia" w:hAnsi="Georgia"/>
          <w:sz w:val="22"/>
          <w:szCs w:val="22"/>
          <w:rtl w:val="0"/>
        </w:rPr>
        <w:t xml:space="preserve">This allows AI to not only be usable for content generation and </w:t>
      </w:r>
      <w:r>
        <w:rPr>
          <w:rtl w:val="0"/>
        </w:rPr>
        <w:t xml:space="preserve">for brainstorming but also to interact with traditional software. This provides the basis for a world where marketers can use AI with the systems they already use, like marketing automation platforms, CRM systems, and the like.</w:t>
      </w:r>
    </w:p>
    <w:p w:rsidR="00000000" w:rsidDel="00000000" w:rsidP="00000000" w:rsidRDefault="00000000" w:rsidRPr="00000000" w14:paraId="0000006F">
      <w:pPr>
        <w:pStyle w:val="Heading2"/>
        <w:rPr/>
      </w:pPr>
      <w:bookmarkStart w:colFirst="0" w:colLast="0" w:name="_2vf6sqrz2b2s" w:id="11"/>
      <w:bookmarkEnd w:id="11"/>
      <w:r>
        <w:rPr>
          <w:rtl w:val="0"/>
        </w:rPr>
        <w:t xml:space="preserve">2.2. AI in the marketing context</w:t>
      </w:r>
    </w:p>
    <w:p w:rsidR="00000000" w:rsidDel="00000000" w:rsidP="00000000" w:rsidRDefault="00000000" w:rsidRPr="00000000" w14:paraId="00000070">
      <w:pPr>
        <w:rPr/>
      </w:pPr>
      <w:r>
        <w:rPr>
          <w:rtl w:val="0"/>
        </w:rPr>
        <w:t xml:space="preserve">Marketing is a particularly relevant context for AI adoption because marketing departments already operate at the boundary between data, technology, creativity, customer interaction, and commercial performance. The AI marketing literature shows that AI can contribute across the marketing process rather than only within communications.</w:t>
      </w:r>
    </w:p>
    <w:p w:rsidR="00000000" w:rsidDel="00000000" w:rsidP="00000000" w:rsidRDefault="00000000" w:rsidRPr="00000000" w14:paraId="00000071">
      <w:pPr>
        <w:pStyle w:val="Heading3"/>
        <w:rPr/>
      </w:pPr>
      <w:bookmarkStart w:colFirst="0" w:colLast="0" w:name="_9yjdv7br72h5" w:id="12"/>
      <w:bookmarkEnd w:id="12"/>
      <w:r>
        <w:rPr>
          <w:rtl w:val="0"/>
        </w:rPr>
        <w:t xml:space="preserve">2.2.1. Before LLMs</w:t>
      </w:r>
    </w:p>
    <w:p w:rsidR="00000000" w:rsidDel="00000000" w:rsidP="00000000" w:rsidRDefault="00000000" w:rsidRPr="00000000" w14:paraId="00000072">
      <w:pPr>
        <w:rPr/>
      </w:pPr>
      <w:r>
        <w:rPr>
          <w:rtl w:val="0"/>
        </w:rPr>
        <w:t xml:space="preserve">Even before the release of ChatGPT, studies by Huang and Rust (2021) proposed a strategic framework in which AI supports marketing research, strategy, and action through mechanical, thinking, and feeling intelligence. Mechanical AI automates repetitive tasks, thinking AI supports analysis and decision-making, and feeling AI supports interaction and emotional understanding (Huang &amp; Rust, 2021). While many of these ideas are likely to still apply, we must note that the research by Huan and Rust (2021) mainly focused on point solutions, where,</w:t>
      </w:r>
      <w:commentRangeStart w:id="6"/>
      <w:r>
        <w:rPr>
          <w:rtl w:val="0"/>
        </w:rPr>
        <w:t xml:space="preserve"> per its definition, agentic AI should be able to orchestrate processes too.</w:t>
      </w:r>
      <w:commentRangeEnd w:id="6"/>
      <w:r>
        <w:commentReference w:id="6"/>
      </w:r>
      <w:r>
        <w:rPr>
          <w:rtl w:val="0"/>
        </w:rPr>
        <w:t xml:space="preserve"> </w:t>
      </w:r>
    </w:p>
    <w:p w:rsidR="00000000" w:rsidDel="00000000" w:rsidP="00000000" w:rsidRDefault="00000000" w:rsidRPr="00000000" w14:paraId="00000073">
      <w:pPr>
        <w:rPr/>
      </w:pPr>
      <w:r>
        <w:rPr>
          <w:highlight w:val="white"/>
          <w:rtl w:val="0"/>
        </w:rPr>
        <w:t xml:space="preserve">Similarly, Chintalapati and </w:t>
      </w:r>
      <w:r>
        <w:rPr>
          <w:rtl w:val="0"/>
        </w:rPr>
        <w:t xml:space="preserve">Pandey (2022) identified a wide range of AI applications that do not rely on LLMs; these span across integrated digital marketing, content marketing, experiential marketing, marketing operations, and market research. </w:t>
      </w:r>
      <w:r>
        <w:rPr>
          <w:highlight w:val="white"/>
          <w:rtl w:val="0"/>
        </w:rPr>
        <w:t xml:space="preserve">They note that digital marketing is one of the functions that is most affected by the AI revolution but also show its impact on marketing operations, noting the importance of marketing technology (MarTech) (Chintalapati &amp; </w:t>
      </w:r>
      <w:r>
        <w:rPr>
          <w:rtl w:val="0"/>
        </w:rPr>
        <w:t xml:space="preserve">Pandey, 2022).</w:t>
      </w:r>
    </w:p>
    <w:p w:rsidR="00000000" w:rsidDel="00000000" w:rsidP="00000000" w:rsidRDefault="00000000" w:rsidRPr="00000000" w14:paraId="00000074">
      <w:pPr>
        <w:rPr/>
      </w:pPr>
      <w:r>
        <w:rPr>
          <w:rtl w:val="0"/>
        </w:rPr>
        <w:t xml:space="preserve">A growing body of research also links AI and digital marketing capabilities to firm performance. Homburg and Wielgos (2022) show that digital marketing capabilities can contribute to profitability beyond traditional marketing capabilities while also highlighting that value depends on organizational and environmental contingencies. Saura et al. (2021) show that AI-based CRM is relevant for B2B digital marketing because it supports data-driven decision-making and customer relationship management. Bag et al. (2021) find that big data-powered AI can support customer knowledge creation, user knowledge creation, and external market knowledge creation, which in turn improves B2B marketing decision-making and firm performance. These findings are relevant for agentic AI because agents are likely to depend on the same foundations: data quality, CRM integration, knowledge creation, and decision routines.</w:t>
      </w:r>
    </w:p>
    <w:p w:rsidR="00000000" w:rsidDel="00000000" w:rsidP="00000000" w:rsidRDefault="00000000" w:rsidRPr="00000000" w14:paraId="00000075">
      <w:pPr>
        <w:pStyle w:val="Heading3"/>
        <w:rPr/>
      </w:pPr>
      <w:bookmarkStart w:colFirst="0" w:colLast="0" w:name="_n2trcjk2dex8" w:id="13"/>
      <w:bookmarkEnd w:id="13"/>
      <w:r>
        <w:rPr>
          <w:rtl w:val="0"/>
        </w:rPr>
        <w:t xml:space="preserve">2.2.2 Since LLMs</w:t>
      </w:r>
    </w:p>
    <w:p w:rsidR="00000000" w:rsidDel="00000000" w:rsidP="00000000" w:rsidRDefault="00000000" w:rsidRPr="00000000" w14:paraId="00000076">
      <w:pPr>
        <w:rPr/>
      </w:pPr>
      <w:commentRangeStart w:id="19"/>
      <w:r>
        <w:rPr>
          <w:rtl w:val="0"/>
        </w:rPr>
        <w:t xml:space="preserve">Generative AI adds a new layer to this literature and recent evidence is beginning to move beyond conceptual claims. Grewal et al. (2025) show that firms are already using GenAI across core marketing activities, while highlighting implementation trade-offs between speed, control, privacy, and human augmentation. Cillo and Rubera (2025) argue that GenAI is not only a content tool but also a capability that can reshape innovation processes, customer engagement, and firm-level value creation. Together, these studies support the central gap of this thesis: the literature now recognizes strategic relevance, but still provides limited empirical understanding of how marketing managers create value with agentic systems in day-to-day practice.</w:t>
      </w:r>
      <w:commentRangeEnd w:id="19"/>
      <w:r>
        <w:rPr>
          <w:rStyle w:val="CommentReference"/>
        </w:rPr>
        <w:commentReference w:id="19"/>
      </w:r>
    </w:p>
    <w:p w:rsidR="00000000" w:rsidDel="00000000" w:rsidP="00000000" w:rsidRDefault="00000000" w:rsidRPr="00000000" w14:paraId="00000077">
      <w:pPr>
        <w:rPr/>
      </w:pPr>
      <w:commentRangeStart w:id="20"/>
      <w:r>
        <w:rPr>
          <w:rtl w:val="0"/>
        </w:rPr>
        <w:t xml:space="preserve">The marketing context also makes the concept of value ambiguous and multi-dimensional. As Grewal et al. (2025) note, GenAI deployment forces firms to choose between different input architectures and levels of human augmentation, which creates trade-offs rather than one universal best practice. For marketing managers, value may mean lower campaign cost, faster execution, better creative quality, stronger customer experience, more reliable targeting, higher revenue, or faster learning. Agentic AI may improve several outcomes simultaneously, but it can also introduce tensions, such as efficiency gains alongside governance burden. This supports treating value creation as a situated managerial process rather than as a purely technical effect.</w:t>
      </w:r>
      <w:commentRangeEnd w:id="20"/>
      <w:r>
        <w:rPr>
          <w:rStyle w:val="CommentReference"/>
        </w:rPr>
        <w:commentReference w:id="20"/>
      </w:r>
    </w:p>
    <w:p w:rsidR="00000000" w:rsidDel="00000000" w:rsidP="00000000" w:rsidRDefault="00000000" w:rsidRPr="00000000" w14:paraId="00000078">
      <w:pPr>
        <w:rPr/>
      </w:pPr>
      <w:commentRangeStart w:id="21"/>
      <w:r>
        <w:rPr>
          <w:rtl w:val="0"/>
        </w:rPr>
        <w:t xml:space="preserve">The organizational adoption literature reinforces this point. Generative AI adoption is shaped by technological factors such as perceived usefulness, data availability, integration complexity, and security; organizational factors such as leadership support, skills, resources, and governance; and environmental factors such as competitive pressure and institutional expectations (Agrawal, 2023). At the same time, reliability constraints remain central: Farquhar et al. (2024) show that large language models can produce hallucinations and that uncertainty-based detection can improve downstream decision quality, but does not remove error risk entirely. Strategic reviews of AI and business value similarly emphasize that AI creates value when it is aligned with organizational strategy, knowledge management, decision-making, and service innovation rather than treated as an isolated technology project (Enholm et al., 2022; Kitsios &amp; Kamariotou, 2021). For marketing managers, this implies that agentic AI value creation requires translation work: they must convert a broad technological possibility into a bounded use case, a workflow, a governance model, a measurement approach, and an adoption story that makes sense to their team.</w:t>
      </w:r>
      <w:commentRangeEnd w:id="21"/>
      <w:r>
        <w:rPr>
          <w:rStyle w:val="CommentReference"/>
        </w:rPr>
        <w:commentReference w:id="21"/>
      </w:r>
    </w:p>
    <w:p w:rsidR="00000000" w:rsidDel="00000000" w:rsidP="00000000" w:rsidRDefault="00000000" w:rsidRPr="00000000" w14:paraId="00000079">
      <w:pPr>
        <w:pStyle w:val="Heading2"/>
        <w:rPr/>
      </w:pPr>
      <w:bookmarkStart w:colFirst="0" w:colLast="0" w:name="_z3s6q9rk0mxk" w:id="14"/>
      <w:bookmarkEnd w:id="14"/>
      <w:r>
        <w:rPr>
          <w:rtl w:val="0"/>
        </w:rPr>
        <w:t xml:space="preserve">2.3. Learnings from earlier waves of digital transformation</w:t>
      </w:r>
    </w:p>
    <w:p w:rsidR="00000000" w:rsidDel="00000000" w:rsidP="00000000" w:rsidRDefault="00000000" w:rsidRPr="00000000" w14:paraId="0000007A">
      <w:pPr>
        <w:rPr/>
      </w:pPr>
      <w:commentRangeStart w:id="22"/>
      <w:r>
        <w:rPr>
          <w:rtl w:val="0"/>
        </w:rPr>
        <w:t xml:space="preserve">The literature on digital transformation provides an important bridge between AI capability and managerial value creation. Digital transformation is not simply the adoption of digital tools; it involves changes in organizational processes, business models, capabilities, and sometimes organizational identity. Verhoef et al. (2021) distinguish between digitization, digitalization, and digital transformation. Digitization converts analog information into digital form, digitalization uses digital technologies to improve existing processes, and digital transformation involves more substantial changes to business models and organizational logic that can redefine an organization’s value proposition rather than merely support existing operations.</w:t>
      </w:r>
      <w:commentRangeEnd w:id="22"/>
      <w:r>
        <w:rPr>
          <w:rStyle w:val="CommentReference"/>
        </w:rPr>
        <w:commentReference w:id="22"/>
      </w:r>
    </w:p>
    <w:p w:rsidR="00000000" w:rsidDel="00000000" w:rsidP="00000000" w:rsidRDefault="00000000" w:rsidRPr="00000000" w14:paraId="0000007B">
      <w:pPr>
        <w:rPr/>
      </w:pPr>
      <w:commentRangeStart w:id="27"/>
      <w:r>
        <w:rPr>
          <w:rtl w:val="0"/>
        </w:rPr>
        <w:t xml:space="preserve">This distinction is central to the present study. If agentic AI is used only to draft emails or summarize documents, it may remain a digitalization tool that improves existing work. If it changes how marketing teams sense opportunities, allocate work, interact with customers, manage campaigns, or coordinate with sales and service, it may become part of digital transformation. Holmström (2022) argues that AI readiness is a necessary step in moving from AI experimentation to digital transformation because organizations must develop the capabilities, data, governance, and learning practices needed to use AI productively. This thesis therefore treats agentic AI adoption as a managerial and organizational phenomenon, not merely as a software implementation.</w:t>
      </w:r>
      <w:commentRangeEnd w:id="27"/>
      <w:r>
        <w:rPr>
          <w:rStyle w:val="CommentReference"/>
        </w:rPr>
        <w:commentReference w:id="27"/>
      </w:r>
    </w:p>
    <w:p w:rsidR="00000000" w:rsidDel="00000000" w:rsidP="00000000" w:rsidRDefault="00000000" w:rsidRPr="00000000" w14:paraId="0000007C">
      <w:pPr>
        <w:rPr/>
      </w:pPr>
      <w:commentRangeStart w:id="23"/>
      <w:r>
        <w:rPr>
          <w:rtl w:val="0"/>
        </w:rPr>
        <w:t xml:space="preserve">Dynamic capabilities theory is particularly useful in this context. Teece et al. (1997) define dynamic capabilities as the ability of a firm to integrate, build, and reconfigure internal and external competences in response to changing environments. Warner and Wäger (2019) apply this perspective to digital transformation and show that incumbents build digital transformation capabilities through ongoing strategic renewal, including changes to business models, collaboration, and culture. Hanelt et al. (2021) argue that digital transformation pushes firms toward more malleable organizational designs and continuous adaptation within digital ecosystems. Ellström et al. (2022) identify sensing, seizing, and reconfiguring routines relevant for digital transformation, including digital sensing, digital strategy development, and creation of unified digital infrastructure.</w:t>
      </w:r>
      <w:commentRangeEnd w:id="23"/>
      <w:r>
        <w:rPr>
          <w:rStyle w:val="CommentReference"/>
        </w:rPr>
        <w:commentReference w:id="23"/>
      </w:r>
    </w:p>
    <w:p w:rsidR="00000000" w:rsidDel="00000000" w:rsidP="00000000" w:rsidRDefault="00000000" w:rsidRPr="00000000" w14:paraId="0000007D">
      <w:pPr>
        <w:rPr/>
      </w:pPr>
      <w:r>
        <w:rPr>
          <w:rtl w:val="0"/>
        </w:rPr>
        <w:t xml:space="preserve">These insights suggest three lessons for agentic AI in marketing. First, value creation starts with sensing: managers must identify where agentic AI can address meaningful marketing problems rather than chase technological novelty. Second, value creation requires seizing: managers must select opportunities, allocate resources, design governance, and translate technological possibilities into concrete practices. Third, value creation requires reconfiguring: teams may need new roles, workflows, data foundations, approval mechanisms, metrics, and relationships with vendors or technology teams. These lessons map directly onto the subquestions of this thesis: how managers identify and translate opportunities, how they enable adoption, and how they navigate obstacles and risks.</w:t>
      </w:r>
    </w:p>
    <w:p w:rsidR="00000000" w:rsidDel="00000000" w:rsidP="00000000" w:rsidRDefault="00000000" w:rsidRPr="00000000" w14:paraId="0000007E">
      <w:pPr>
        <w:rPr/>
      </w:pPr>
      <w:commentRangeStart w:id="24"/>
      <w:r>
        <w:rPr>
          <w:rtl w:val="0"/>
        </w:rPr>
        <w:t xml:space="preserve">The digital transformation literature also warns against a purely technological explanation of success. Organizations often struggle to extract value from digital technologies despite substantial investment, a pattern that has been described as a digital paradox (Enholm et al., 2022). The reason is that technology value is mediated by complementary assets: skills, data, organizational structure, leadership, culture, and process redesign. In the context of agentic AI, this means that a technically capable agent will not automatically create marketing value. It must be embedded into a work system in which humans understand when to delegate, when to intervene, how to measure performance, and how to maintain accountability.</w:t>
      </w:r>
      <w:commentRangeEnd w:id="24"/>
      <w:r>
        <w:rPr>
          <w:rStyle w:val="CommentReference"/>
        </w:rPr>
        <w:commentReference w:id="24"/>
      </w:r>
    </w:p>
    <w:p w:rsidR="00000000" w:rsidDel="00000000" w:rsidP="00000000" w:rsidRDefault="00000000" w:rsidRPr="00000000" w14:paraId="0000007F">
      <w:pPr>
        <w:rPr/>
      </w:pPr>
      <w:r>
        <w:rPr>
          <w:rtl w:val="0"/>
        </w:rPr>
        <w:t xml:space="preserve">A second lesson from digital transformation is that measurement must change when the technology changes the work system. Traditional marketing metrics such as impressions, clicks, conversion rates, revenue, and cost per acquisition remain relevant, but they may not capture the intermediate value of agentic AI. For example, an agent may create value by shortening the time between insight and action, increasing the number of experiments a team can run, reducing handover friction between marketing and sales, or improving the consistency of campaign governance. These outcomes are closer to capability measures than campaign outcome measures. This supports an exploratory research design because interviews can reveal what marketing managers actually treat as evidence of value when the technology is still emerging and formal KPIs may not yet exist.</w:t>
      </w:r>
    </w:p>
    <w:p w:rsidR="00000000" w:rsidDel="00000000" w:rsidP="00000000" w:rsidRDefault="00000000" w:rsidRPr="00000000" w14:paraId="00000080">
      <w:pPr>
        <w:pStyle w:val="Heading2"/>
        <w:rPr/>
      </w:pPr>
      <w:bookmarkStart w:colFirst="0" w:colLast="0" w:name="_y36s1eehq7rd" w:id="15"/>
      <w:bookmarkEnd w:id="15"/>
      <w:r>
        <w:rPr>
          <w:rtl w:val="0"/>
        </w:rPr>
        <w:t xml:space="preserve">2.4. Value theory and value creation with agentic AI</w:t>
      </w:r>
    </w:p>
    <w:p w:rsidR="00000000" w:rsidDel="00000000" w:rsidP="00000000" w:rsidRDefault="00000000" w:rsidRPr="00000000" w14:paraId="00000081">
      <w:pPr>
        <w:rPr/>
      </w:pPr>
      <w:commentRangeStart w:id="28"/>
      <w:r>
        <w:rPr>
          <w:rtl w:val="0"/>
        </w:rPr>
        <w:t xml:space="preserve">Because the central research question asks how marketing managers create value, the thesis requires a clear but flexible understanding of value. Marketing theory treats value as a multidimensional construct. Woodside et al. (2008) emphasize that customer value includes theory, research, and practice dimensions, while Sidorchuk (2015) describes value as a central but contested concept in marketing theory. Almquist et al. (2016) offer a managerial framework in which customer value can be understood through multiple elements, ranging from functional benefits such as saving time or reducing effort to emotional and social benefits. Although this framework is practitioner-oriented, it is useful as a sensitizing concept because it helps interviewees articulate what kind of value they believe AI creates.</w:t>
      </w:r>
      <w:commentRangeEnd w:id="28"/>
      <w:r>
        <w:rPr>
          <w:rStyle w:val="CommentReference"/>
        </w:rPr>
        <w:commentReference w:id="28"/>
      </w:r>
    </w:p>
    <w:p w:rsidR="00000000" w:rsidDel="00000000" w:rsidP="00000000" w:rsidRDefault="00000000" w:rsidRPr="00000000" w14:paraId="00000082">
      <w:pPr>
        <w:rPr/>
      </w:pPr>
      <w:r>
        <w:rPr>
          <w:rtl w:val="0"/>
        </w:rPr>
        <w:t xml:space="preserve">For this thesis, value is not limited to customer-perceived value. Marketing managers operate inside organizations and are accountable for organizational outcomes as well. Therefore, agentic AI may create value at multiple levels. At the operational level, it can reduce manual effort, cycle time, errors, and coordination costs. At the analytical level, it can improve sensemaking, customer understanding, market monitoring, and decision quality. At the customer level, it can support relevance, personalization, service quality, and consistency across touchpoints. At the strategic level, it can improve learning velocity, experimentation capacity, agility, and the ability to reconfigure marketing activities in response to market change. These levels are interdependent rather than mutually exclusive.</w:t>
      </w:r>
    </w:p>
    <w:p w:rsidR="00000000" w:rsidDel="00000000" w:rsidP="00000000" w:rsidRDefault="00000000" w:rsidRPr="00000000" w14:paraId="00000083">
      <w:pPr>
        <w:rPr/>
      </w:pPr>
      <w:commentRangeStart w:id="29"/>
      <w:r>
        <w:rPr>
          <w:rtl w:val="0"/>
        </w:rPr>
        <w:t xml:space="preserve">Value co-creation literature adds an additional perspective because AI systems increasingly participate in service and marketing interactions. Kaartemo and Helkkula (2018) argue that AI and robots should be understood within value co-creation because technology can support providers, enable resource integration between providers and beneficiaries, and influence beneficiary well-being. Paschen et al. (2021) similarly show that AI can enable value co-creation in B2B sales settings through the orchestration of activities, actors, and resources. In agentic AI, the role of technology becomes even more pronounced because the system may not merely support a human actor but perform actions in the value creation process itself.</w:t>
      </w:r>
      <w:commentRangeEnd w:id="29"/>
      <w:r>
        <w:rPr>
          <w:rStyle w:val="CommentReference"/>
        </w:rPr>
        <w:commentReference w:id="29"/>
      </w:r>
    </w:p>
    <w:p w:rsidR="00000000" w:rsidDel="00000000" w:rsidP="00000000" w:rsidRDefault="00000000" w:rsidRPr="00000000" w14:paraId="00000084">
      <w:pPr>
        <w:rPr/>
      </w:pPr>
      <w:r>
        <w:rPr>
          <w:rtl w:val="0"/>
        </w:rPr>
        <w:t xml:space="preserve">This also highlights a distinction between value creation and value capture. Agentic AI may create value for customers by making interactions faster or more relevant, but the firm captures value only if these improvements translate into performance outcomes, learning advantages, cost reductions, or strategic differentiation. Conversely, a firm may capture short-term cost savings while damaging customer value if automation reduces trust, empathy, or perceived control. This distinction is important for interview analysis because participants may describe value from different vantage points: the customer, the employee, the marketing team, the organization, or the wider ecosystem. Treating these perspectives as analytically separate prevents the study from assuming that one type of value automatically implies another.</w:t>
      </w:r>
    </w:p>
    <w:p w:rsidR="00000000" w:rsidDel="00000000" w:rsidP="00000000" w:rsidRDefault="00000000" w:rsidRPr="00000000" w14:paraId="00000085">
      <w:pPr>
        <w:rPr/>
      </w:pPr>
      <w:commentRangeStart w:id="25"/>
      <w:r>
        <w:rPr>
          <w:rtl w:val="0"/>
        </w:rPr>
        <w:t xml:space="preserve">However, value creation has a mirror image: value destruction. In marketing, value can be destroyed when AI produces incorrect information, violates privacy expectations, biases decisions, reduces trust, weakens brand distinctiveness, or creates employee resistance. Generative AI may also increase content homogeneity. Doshi and Hauser (2024), for example, find that generative AI can improve individual creative outputs while reducing collective novelty. For marketing managers, this creates a strategic tension. Agentic AI may increase speed and efficiency, but if every firm uses similar systems to generate similar campaigns, the long-term effect may be weaker differentiation. Value creation therefore requires attention to both immediate productivity and longer-term brand, customer, and capability effects.</w:t>
      </w:r>
      <w:commentRangeEnd w:id="25"/>
      <w:r>
        <w:rPr>
          <w:rStyle w:val="CommentReference"/>
        </w:rPr>
        <w:commentReference w:id="25"/>
      </w:r>
    </w:p>
    <w:p w:rsidR="00000000" w:rsidDel="00000000" w:rsidP="00000000" w:rsidRDefault="00000000" w:rsidRPr="00000000" w14:paraId="00000086">
      <w:pPr>
        <w:rPr/>
      </w:pPr>
      <w:commentRangeStart w:id="26"/>
      <w:r>
        <w:rPr>
          <w:rtl w:val="0"/>
        </w:rPr>
        <w:t xml:space="preserve">The value literature supports the use of sensitizing concepts rather than fixed hypotheses. In constructive grounded theory, sensitizing concepts provide starting points for inquiry without predetermining the findings (Blumer, 1969; Charmaz, 2014). In this study, the concepts of operational value, customer value, strategic value, value co-creation, and value destruction can guide interviews while leaving room for new categories to emerge. This is appropriate because agentic AI is still emerging and marketing managers may define value in ways that are not yet well captured by existing theory.</w:t>
      </w:r>
      <w:commentRangeEnd w:id="26"/>
      <w:r>
        <w:rPr>
          <w:rStyle w:val="CommentReference"/>
        </w:rPr>
        <w:commentReference w:id="26"/>
      </w:r>
    </w:p>
    <w:p w:rsidR="00000000" w:rsidDel="00000000" w:rsidP="00000000" w:rsidRDefault="00000000" w:rsidRPr="00000000" w14:paraId="00000087">
      <w:pPr>
        <w:pStyle w:val="Heading2"/>
        <w:rPr/>
      </w:pPr>
      <w:bookmarkStart w:colFirst="0" w:colLast="0" w:name="_cnr93e5ter7y" w:id="16"/>
      <w:bookmarkEnd w:id="16"/>
      <w:r>
        <w:rPr>
          <w:rtl w:val="0"/>
        </w:rPr>
        <w:t xml:space="preserve">2.5. Synthesis: sensitizing concepts for the empirical study</w:t>
      </w:r>
    </w:p>
    <w:p w:rsidR="00000000" w:rsidDel="00000000" w:rsidP="00000000" w:rsidRDefault="00000000" w:rsidRPr="00000000" w14:paraId="00000088">
      <w:pPr>
        <w:rPr/>
      </w:pPr>
      <w:r>
        <w:rPr>
          <w:rtl w:val="0"/>
        </w:rPr>
        <w:t xml:space="preserve">The literature reviewed above suggests that agentic AI in marketing should be examined as a socio-technical capability rather than as a standalone technology.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build dynamic capabilities and complementary assets before digital technologies reliably produce value. The value literature explains why the outcome is multidimensional: value may be operational, customer-related, strategic, or co-created, and it may be accompanied by value destruction.</w:t>
      </w:r>
    </w:p>
    <w:p w:rsidR="00000000" w:rsidDel="00000000" w:rsidP="00000000" w:rsidRDefault="00000000" w:rsidRPr="00000000" w14:paraId="00000089">
      <w:pPr>
        <w:rPr/>
      </w:pPr>
      <w:r>
        <w:rPr>
          <w:rtl w:val="0"/>
        </w:rPr>
        <w:t xml:space="preserve">The literature review therefore sensitizes the empirical study in four ways.</w:t>
      </w:r>
    </w:p>
    <w:p w:rsidR="00000000" w:rsidDel="00000000" w:rsidP="00000000" w:rsidRDefault="00000000" w:rsidRPr="00000000" w14:paraId="0000008A">
      <w:pPr>
        <w:numPr>
          <w:ilvl w:val="0"/>
          <w:numId w:val="11"/>
        </w:numPr>
        <w:ind w:left="1440" w:hanging="360"/>
        <w:rPr>
          <w:u w:val="none"/>
        </w:rPr>
      </w:pPr>
      <w:r>
        <w:rPr>
          <w:rtl w:val="0"/>
        </w:rPr>
        <w:t xml:space="preserve">The LLM and agentic AI literature clarifies what makes the technology different: reasoning, memory, tool use, interaction, and goal pursuit beyond content generation.</w:t>
      </w:r>
    </w:p>
    <w:p w:rsidR="00000000" w:rsidDel="00000000" w:rsidP="00000000" w:rsidRDefault="00000000" w:rsidRPr="00000000" w14:paraId="0000008B">
      <w:pPr>
        <w:numPr>
          <w:ilvl w:val="0"/>
          <w:numId w:val="11"/>
        </w:numPr>
        <w:ind w:left="1440" w:hanging="360"/>
        <w:rPr>
          <w:u w:val="none"/>
        </w:rPr>
      </w:pPr>
      <w:r>
        <w:rPr>
          <w:rtl w:val="0"/>
        </w:rPr>
        <w:t xml:space="preserve">The AI-in-marketing literature positions value creation across research, strategy, CRM, operations, personalization, content, and decision-making.</w:t>
      </w:r>
    </w:p>
    <w:p w:rsidR="00000000" w:rsidDel="00000000" w:rsidP="00000000" w:rsidRDefault="00000000" w:rsidRPr="00000000" w14:paraId="0000008C">
      <w:pPr>
        <w:numPr>
          <w:ilvl w:val="0"/>
          <w:numId w:val="11"/>
        </w:numPr>
        <w:ind w:left="1440" w:hanging="360"/>
        <w:rPr>
          <w:u w:val="none"/>
        </w:rPr>
      </w:pPr>
      <w:r>
        <w:rPr>
          <w:rtl w:val="0"/>
        </w:rPr>
        <w:t xml:space="preserve">The digital transformation and dynamic capabilities literature directs attention to sensing, seizing, reconfiguring, complementary assets, governance, and adoption barriers.</w:t>
      </w:r>
    </w:p>
    <w:p w:rsidR="00000000" w:rsidDel="00000000" w:rsidP="00000000" w:rsidRDefault="00000000" w:rsidRPr="00000000" w14:paraId="0000008D">
      <w:pPr>
        <w:numPr>
          <w:ilvl w:val="0"/>
          <w:numId w:val="11"/>
        </w:numPr>
        <w:ind w:left="1440" w:hanging="360"/>
        <w:rPr>
          <w:u w:val="none"/>
        </w:rPr>
      </w:pPr>
      <w:r>
        <w:rPr>
          <w:rtl w:val="0"/>
        </w:rPr>
        <w:t xml:space="preserve">Value theory and value co-creation literature prevent a narrow efficiency lens by distinguishing operational, customer-related, strategic, co-created, and potentially destroyed value.</w:t>
      </w:r>
    </w:p>
    <w:p w:rsidR="00000000" w:rsidDel="00000000" w:rsidP="00000000" w:rsidRDefault="00000000" w:rsidRPr="00000000" w14:paraId="0000008E">
      <w:pPr>
        <w:rPr/>
      </w:pPr>
      <w:r>
        <w:rPr>
          <w:rtl w:val="0"/>
        </w:rPr>
        <w:t xml:space="preserve">Accordingly, the empirical part of this thesis does not test a predetermined adoption model. Instead, it uses the literature as a set of sensitizing concepts for constructive grounded theory. The initial interview guide can explore how marketing managers sense agentic AI opportunities, how they translate those opportunities into marketing practices, how they enable adoption, and how they handle value-related trade-offs. At the same time, the method leaves room for participants to introduce unexpected categories, such as new forms of governance, new roles in marketing teams, or new definitions of value that emerge only when agentic AI is implemented in practice.</w:t>
      </w:r>
    </w:p>
    <w:p w:rsidR="00000000" w:rsidDel="00000000" w:rsidP="00000000" w:rsidRDefault="00000000" w:rsidRPr="00000000" w14:paraId="0000008F">
      <w:pPr>
        <w:ind w:left="0" w:firstLine="0"/>
        <w:rPr/>
      </w:pPr>
      <w:r>
        <w:rPr>
          <w:rtl w:val="0"/>
        </w:rPr>
      </w:r>
    </w:p>
    <w:p w:rsidR="00000000" w:rsidDel="00000000" w:rsidP="00000000" w:rsidRDefault="00000000" w:rsidRPr="00000000" w14:paraId="00000090">
      <w:pPr>
        <w:pStyle w:val="Heading1"/>
        <w:ind w:left="0" w:firstLine="0"/>
        <w:jc w:val="left"/>
        <w:rPr>
          <w:rFonts w:ascii="Georgia" w:cs="Georgia" w:eastAsia="Georgia" w:hAnsi="Georgia"/>
          <w:sz w:val="22"/>
          <w:szCs w:val="22"/>
        </w:rPr>
      </w:pPr>
      <w:bookmarkStart w:colFirst="0" w:colLast="0" w:name="_squzp6x0kd2d" w:id="17"/>
      <w:bookmarkEnd w:id="17"/>
      <w:r>
        <w:br w:type="page"/>
      </w:r>
      <w:r>
        <w:rPr>
          <w:rtl w:val="0"/>
        </w:rPr>
      </w:r>
    </w:p>
    <w:p w:rsidR="00000000" w:rsidDel="00000000" w:rsidP="00000000" w:rsidRDefault="00000000" w:rsidRPr="00000000" w14:paraId="00000091">
      <w:pPr>
        <w:pStyle w:val="Heading1"/>
        <w:rPr>
          <w:rFonts w:ascii="Georgia" w:cs="Georgia" w:eastAsia="Georgia" w:hAnsi="Georgia"/>
          <w:sz w:val="22"/>
          <w:szCs w:val="22"/>
        </w:rPr>
      </w:pPr>
      <w:bookmarkStart w:colFirst="0" w:colLast="0" w:name="_vuulw5cmria2" w:id="18"/>
      <w:bookmarkEnd w:id="18"/>
      <w:r>
        <w:rPr>
          <w:rFonts w:ascii="Georgia" w:cs="Georgia" w:eastAsia="Georgia" w:hAnsi="Georgia"/>
          <w:sz w:val="22"/>
          <w:szCs w:val="22"/>
          <w:rtl w:val="0"/>
        </w:rPr>
        <w:t xml:space="preserve">3.</w:t>
        <w:tab/>
      </w:r>
      <w:commentRangeStart w:id="7"/>
      <w:r>
        <w:rPr>
          <w:rFonts w:ascii="Georgia" w:cs="Georgia" w:eastAsia="Georgia" w:hAnsi="Georgia"/>
          <w:sz w:val="22"/>
          <w:szCs w:val="22"/>
          <w:rtl w:val="0"/>
        </w:rPr>
        <w:t xml:space="preserve">Methodology</w:t>
      </w:r>
      <w:commentRangeEnd w:id="7"/>
      <w:r>
        <w:commentReference w:id="7"/>
      </w:r>
      <w:commentRangeStart w:id="8"/>
      <w:r>
        <w:rPr>
          <w:rFonts w:ascii="Georgia" w:cs="Georgia" w:eastAsia="Georgia" w:hAnsi="Georgia"/>
          <w:sz w:val="22"/>
          <w:szCs w:val="22"/>
          <w:rtl w:val="0"/>
        </w:rPr>
        <w:t xml:space="preserve"> (10-12 pages)</w:t>
      </w:r>
      <w:commentRangeEnd w:id="8"/>
      <w:r>
        <w:commentReference w:id="8"/>
      </w:r>
      <w:r>
        <w:rPr>
          <w:rtl w:val="0"/>
        </w:rPr>
      </w:r>
    </w:p>
    <w:p w:rsidR="00000000" w:rsidDel="00000000" w:rsidP="00000000" w:rsidRDefault="00000000" w:rsidRPr="00000000" w14:paraId="00000092">
      <w:pPr>
        <w:pStyle w:val="Heading2"/>
        <w:spacing w:before="80" w:line="480" w:lineRule="auto"/>
        <w:rPr>
          <w:rFonts w:ascii="Georgia" w:cs="Georgia" w:eastAsia="Georgia" w:hAnsi="Georgia"/>
          <w:sz w:val="22"/>
          <w:szCs w:val="22"/>
        </w:rPr>
      </w:pPr>
      <w:bookmarkStart w:colFirst="0" w:colLast="0" w:name="_jx9b7a6d4j0v" w:id="19"/>
      <w:bookmarkEnd w:id="19"/>
      <w:r>
        <w:rPr>
          <w:rFonts w:ascii="Georgia" w:cs="Georgia" w:eastAsia="Georgia" w:hAnsi="Georgia"/>
          <w:sz w:val="22"/>
          <w:szCs w:val="22"/>
          <w:rtl w:val="0"/>
        </w:rPr>
        <w:t xml:space="preserve">3.1.</w:t>
        <w:tab/>
        <w:t xml:space="preserve">Research approach</w:t>
      </w:r>
    </w:p>
    <w:p w:rsidR="00000000" w:rsidDel="00000000" w:rsidP="00000000" w:rsidRDefault="00000000" w:rsidRPr="00000000" w14:paraId="00000093">
      <w:pPr>
        <w:spacing w:line="480" w:lineRule="auto"/>
        <w:rPr>
          <w:rFonts w:ascii="Georgia" w:cs="Georgia" w:eastAsia="Georgia" w:hAnsi="Georgia"/>
          <w:sz w:val="22"/>
          <w:szCs w:val="22"/>
        </w:rPr>
      </w:pPr>
      <w:r>
        <w:rPr>
          <w:rFonts w:ascii="Georgia" w:cs="Georgia" w:eastAsia="Georgia" w:hAnsi="Georgia"/>
          <w:sz w:val="22"/>
          <w:szCs w:val="22"/>
          <w:rtl w:val="0"/>
        </w:rPr>
        <w:t xml:space="preserve">Given the exploratory nature of the research question and the emerging character of agentic AI in marketing, constructive grounded theory, a form of qualitative research, will be applied (</w:t>
      </w:r>
      <w:r>
        <w:rPr>
          <w:rFonts w:ascii="Georgia" w:cs="Georgia" w:eastAsia="Georgia" w:hAnsi="Georgia"/>
          <w:color w:val="222222"/>
          <w:sz w:val="22"/>
          <w:szCs w:val="22"/>
          <w:highlight w:val="white"/>
          <w:rtl w:val="0"/>
        </w:rPr>
        <w:t xml:space="preserve">Charmaz, 2014</w:t>
      </w:r>
      <w:r>
        <w:rPr>
          <w:rFonts w:ascii="Georgia" w:cs="Georgia" w:eastAsia="Georgia" w:hAnsi="Georgia"/>
          <w:sz w:val="22"/>
          <w:szCs w:val="22"/>
          <w:rtl w:val="0"/>
        </w:rPr>
        <w:t xml:space="preserve">). </w:t>
      </w:r>
      <w:commentRangeStart w:id="9"/>
      <w:r>
        <w:rPr>
          <w:rFonts w:ascii="Georgia" w:cs="Georgia" w:eastAsia="Georgia" w:hAnsi="Georgia"/>
          <w:sz w:val="22"/>
          <w:szCs w:val="22"/>
          <w:rtl w:val="0"/>
        </w:rPr>
        <w:t xml:space="preserve">The choice of constructive grounded theory over other forms of grounded theory is based on its highly respected reputation within academia, as noted by S. Benninger (personal communications, November 15th, 2025).</w:t>
      </w:r>
      <w:commentRangeEnd w:id="9"/>
      <w:r>
        <w:commentReference w:id="9"/>
      </w:r>
      <w:r>
        <w:rPr>
          <w:rFonts w:ascii="Georgia" w:cs="Georgia" w:eastAsia="Georgia" w:hAnsi="Georgia"/>
          <w:sz w:val="22"/>
          <w:szCs w:val="22"/>
          <w:rtl w:val="0"/>
        </w:rPr>
        <w:t xml:space="preserve"> Constructive grounded theory enables the creation of theory based on novel and insightful points of </w:t>
      </w:r>
      <w:commentRangeStart w:id="10"/>
      <w:r>
        <w:rPr>
          <w:rFonts w:ascii="Georgia" w:cs="Georgia" w:eastAsia="Georgia" w:hAnsi="Georgia"/>
          <w:sz w:val="22"/>
          <w:szCs w:val="22"/>
          <w:rtl w:val="0"/>
        </w:rPr>
        <w:t xml:space="preserve">view</w:t>
      </w:r>
      <w:commentRangeEnd w:id="10"/>
      <w:r>
        <w:commentReference w:id="10"/>
      </w:r>
      <w:r>
        <w:rPr>
          <w:rFonts w:ascii="Georgia" w:cs="Georgia" w:eastAsia="Georgia" w:hAnsi="Georgia"/>
          <w:sz w:val="22"/>
          <w:szCs w:val="22"/>
          <w:rtl w:val="0"/>
        </w:rPr>
        <w:t xml:space="preserve"> (</w:t>
      </w:r>
      <w:r>
        <w:rPr>
          <w:rFonts w:ascii="Georgia" w:cs="Georgia" w:eastAsia="Georgia" w:hAnsi="Georgia"/>
          <w:color w:val="222222"/>
          <w:sz w:val="22"/>
          <w:szCs w:val="22"/>
          <w:highlight w:val="white"/>
          <w:rtl w:val="0"/>
        </w:rPr>
        <w:t xml:space="preserve">Charmaz, 2014</w:t>
      </w:r>
      <w:r>
        <w:rPr>
          <w:rFonts w:ascii="Georgia" w:cs="Georgia" w:eastAsia="Georgia" w:hAnsi="Georgia"/>
          <w:sz w:val="22"/>
          <w:szCs w:val="22"/>
          <w:rtl w:val="0"/>
        </w:rPr>
        <w:t xml:space="preserve">). In turn, these insights will be collected and converted into theory. </w:t>
      </w:r>
    </w:p>
    <w:p w:rsidR="00000000" w:rsidDel="00000000" w:rsidP="00000000" w:rsidRDefault="00000000" w:rsidRPr="00000000" w14:paraId="00000094">
      <w:pPr>
        <w:spacing w:line="480" w:lineRule="auto"/>
        <w:rPr>
          <w:rFonts w:ascii="Georgia" w:cs="Georgia" w:eastAsia="Georgia" w:hAnsi="Georgia"/>
          <w:sz w:val="22"/>
          <w:szCs w:val="22"/>
        </w:rPr>
      </w:pPr>
      <w:r>
        <w:rPr>
          <w:rFonts w:ascii="Georgia" w:cs="Georgia" w:eastAsia="Georgia" w:hAnsi="Georgia"/>
          <w:sz w:val="22"/>
          <w:szCs w:val="22"/>
          <w:rtl w:val="0"/>
        </w:rPr>
        <w:t xml:space="preserve">Grounded theory has the researcher iterate and switch between the collection and analysis of qualitative data; this leads to surprises and sparks of ideas (Charmaz, 2024). These surprises and sparks of ideas are especially relevant in a new and evolving field like agentic AI, where the researchers do not yet have a robust understanding of where the most relevant insights might be found.</w:t>
      </w:r>
    </w:p>
    <w:p w:rsidR="00000000" w:rsidDel="00000000" w:rsidP="00000000" w:rsidRDefault="00000000" w:rsidRPr="00000000" w14:paraId="00000095">
      <w:pPr>
        <w:spacing w:line="480" w:lineRule="auto"/>
        <w:rPr>
          <w:rFonts w:ascii="Georgia" w:cs="Georgia" w:eastAsia="Georgia" w:hAnsi="Georgia"/>
          <w:sz w:val="22"/>
          <w:szCs w:val="22"/>
        </w:rPr>
      </w:pPr>
      <w:r>
        <w:rPr>
          <w:rFonts w:ascii="Georgia" w:cs="Georgia" w:eastAsia="Georgia" w:hAnsi="Georgia"/>
          <w:sz w:val="22"/>
          <w:szCs w:val="22"/>
          <w:rtl w:val="0"/>
        </w:rPr>
        <w:t xml:space="preserve">Blumer’s (1969) notion of sensitizing concepts will be used to spark ideas to pursue, as they can provide a relevant start to the research (Charmaz, </w:t>
      </w:r>
      <w:r>
        <w:rPr>
          <w:rFonts w:ascii="Georgia" w:cs="Georgia" w:eastAsia="Georgia" w:hAnsi="Georgia"/>
          <w:color w:val="222222"/>
          <w:sz w:val="22"/>
          <w:szCs w:val="22"/>
          <w:highlight w:val="white"/>
          <w:rtl w:val="0"/>
        </w:rPr>
        <w:t xml:space="preserve">2014</w:t>
      </w:r>
      <w:r>
        <w:rPr>
          <w:rFonts w:ascii="Georgia" w:cs="Georgia" w:eastAsia="Georgia" w:hAnsi="Georgia"/>
          <w:sz w:val="22"/>
          <w:szCs w:val="22"/>
          <w:rtl w:val="0"/>
        </w:rPr>
        <w:t xml:space="preserve">). A key sensitizing concept for this research is the concept of value, particularly as described in the pyramid of value by </w:t>
      </w:r>
      <w:r>
        <w:rPr>
          <w:rFonts w:ascii="Georgia" w:cs="Georgia" w:eastAsia="Georgia" w:hAnsi="Georgia"/>
          <w:color w:val="222222"/>
          <w:sz w:val="22"/>
          <w:szCs w:val="22"/>
          <w:highlight w:val="white"/>
          <w:rtl w:val="0"/>
        </w:rPr>
        <w:t xml:space="preserve">Almquist et al. (2016) and the various definitions of value as noted by Woodside et al. (2008). Throughout the research process, sensitizing concepts might be added or disregarded to fit the emerging concepts </w:t>
      </w:r>
      <w:r>
        <w:rPr>
          <w:rFonts w:ascii="Georgia" w:cs="Georgia" w:eastAsia="Georgia" w:hAnsi="Georgia"/>
          <w:sz w:val="22"/>
          <w:szCs w:val="22"/>
          <w:rtl w:val="0"/>
        </w:rPr>
        <w:t xml:space="preserve">(Charmaz, </w:t>
      </w:r>
      <w:r>
        <w:rPr>
          <w:rFonts w:ascii="Georgia" w:cs="Georgia" w:eastAsia="Georgia" w:hAnsi="Georgia"/>
          <w:color w:val="222222"/>
          <w:sz w:val="22"/>
          <w:szCs w:val="22"/>
          <w:highlight w:val="white"/>
          <w:rtl w:val="0"/>
        </w:rPr>
        <w:t xml:space="preserve">2014</w:t>
      </w:r>
      <w:r>
        <w:rPr>
          <w:rFonts w:ascii="Georgia" w:cs="Georgia" w:eastAsia="Georgia" w:hAnsi="Georgia"/>
          <w:sz w:val="22"/>
          <w:szCs w:val="22"/>
          <w:rtl w:val="0"/>
        </w:rPr>
        <w:t xml:space="preserve">).</w:t>
      </w:r>
    </w:p>
    <w:p w:rsidR="00000000" w:rsidDel="00000000" w:rsidP="00000000" w:rsidRDefault="00000000" w:rsidRPr="00000000" w14:paraId="00000096">
      <w:pPr>
        <w:pStyle w:val="Heading2"/>
        <w:spacing w:before="80" w:line="480" w:lineRule="auto"/>
        <w:rPr>
          <w:rFonts w:ascii="Georgia" w:cs="Georgia" w:eastAsia="Georgia" w:hAnsi="Georgia"/>
          <w:sz w:val="22"/>
          <w:szCs w:val="22"/>
        </w:rPr>
      </w:pPr>
      <w:bookmarkStart w:colFirst="0" w:colLast="0" w:name="_m0alptie2pwk" w:id="20"/>
      <w:bookmarkEnd w:id="20"/>
      <w:r>
        <w:rPr>
          <w:rFonts w:ascii="Georgia" w:cs="Georgia" w:eastAsia="Georgia" w:hAnsi="Georgia"/>
          <w:sz w:val="22"/>
          <w:szCs w:val="22"/>
          <w:rtl w:val="0"/>
        </w:rPr>
        <w:t xml:space="preserve">3.2.</w:t>
        <w:tab/>
        <w:t xml:space="preserve">Data collection</w:t>
      </w:r>
    </w:p>
    <w:p w:rsidR="00000000" w:rsidDel="00000000" w:rsidP="00000000" w:rsidRDefault="00000000" w:rsidRPr="00000000" w14:paraId="00000097">
      <w:pPr>
        <w:spacing w:line="480" w:lineRule="auto"/>
        <w:rPr>
          <w:rFonts w:ascii="Georgia" w:cs="Georgia" w:eastAsia="Georgia" w:hAnsi="Georgia"/>
          <w:sz w:val="22"/>
          <w:szCs w:val="22"/>
        </w:rPr>
      </w:pPr>
      <w:r>
        <w:rPr>
          <w:rFonts w:ascii="Georgia" w:cs="Georgia" w:eastAsia="Georgia" w:hAnsi="Georgia"/>
          <w:sz w:val="22"/>
          <w:szCs w:val="22"/>
          <w:rtl w:val="0"/>
        </w:rPr>
        <w:t xml:space="preserve">The process for data collection within constructive grounded theory is flexible but well-defined (see figure B1). The process combines interviews with memo writing and coding (Charmaz, </w:t>
      </w:r>
      <w:r>
        <w:rPr>
          <w:rFonts w:ascii="Georgia" w:cs="Georgia" w:eastAsia="Georgia" w:hAnsi="Georgia"/>
          <w:color w:val="222222"/>
          <w:sz w:val="22"/>
          <w:szCs w:val="22"/>
          <w:highlight w:val="white"/>
          <w:rtl w:val="0"/>
        </w:rPr>
        <w:t xml:space="preserve">2014</w:t>
      </w:r>
      <w:r>
        <w:rPr>
          <w:rFonts w:ascii="Georgia" w:cs="Georgia" w:eastAsia="Georgia" w:hAnsi="Georgia"/>
          <w:sz w:val="22"/>
          <w:szCs w:val="22"/>
          <w:rtl w:val="0"/>
        </w:rPr>
        <w:t xml:space="preserve">)</w:t>
      </w:r>
    </w:p>
    <w:p w:rsidR="00000000" w:rsidDel="00000000" w:rsidP="00000000" w:rsidRDefault="00000000" w:rsidRPr="00000000" w14:paraId="00000098">
      <w:pPr>
        <w:spacing w:line="480" w:lineRule="auto"/>
        <w:rPr>
          <w:rFonts w:ascii="Georgia" w:cs="Georgia" w:eastAsia="Georgia" w:hAnsi="Georgia"/>
          <w:sz w:val="22"/>
          <w:szCs w:val="22"/>
        </w:rPr>
      </w:pPr>
      <w:r>
        <w:rPr>
          <w:rFonts w:ascii="Georgia" w:cs="Georgia" w:eastAsia="Georgia" w:hAnsi="Georgia"/>
          <w:sz w:val="22"/>
          <w:szCs w:val="22"/>
          <w:rtl w:val="0"/>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rsidR="00000000" w:rsidDel="00000000" w:rsidP="00000000" w:rsidRDefault="00000000" w:rsidRPr="00000000" w14:paraId="00000099">
      <w:pPr>
        <w:spacing w:line="480" w:lineRule="auto"/>
        <w:rPr>
          <w:rFonts w:ascii="Georgia" w:cs="Georgia" w:eastAsia="Georgia" w:hAnsi="Georgia"/>
          <w:sz w:val="22"/>
          <w:szCs w:val="22"/>
        </w:rPr>
      </w:pPr>
      <w:r>
        <w:rPr>
          <w:rFonts w:ascii="Georgia" w:cs="Georgia" w:eastAsia="Georgia" w:hAnsi="Georgia"/>
          <w:sz w:val="22"/>
          <w:szCs w:val="22"/>
          <w:rtl w:val="0"/>
        </w:rPr>
        <w:t xml:space="preserve">In line with constructive grounded theory, a semi-structured interview is used (Charmaz, </w:t>
      </w:r>
      <w:r>
        <w:rPr>
          <w:rFonts w:ascii="Georgia" w:cs="Georgia" w:eastAsia="Georgia" w:hAnsi="Georgia"/>
          <w:color w:val="222222"/>
          <w:sz w:val="22"/>
          <w:szCs w:val="22"/>
          <w:highlight w:val="white"/>
          <w:rtl w:val="0"/>
        </w:rPr>
        <w:t xml:space="preserve">2014</w:t>
      </w:r>
      <w:r>
        <w:rPr>
          <w:rFonts w:ascii="Georgia" w:cs="Georgia" w:eastAsia="Georgia" w:hAnsi="Georgia"/>
          <w:sz w:val="22"/>
          <w:szCs w:val="22"/>
          <w:rtl w:val="0"/>
        </w:rPr>
        <w:t xml:space="preserve">). To guide initial interviews, a semi-structured interview guide and protocol have been created (see Appendix A).</w:t>
      </w:r>
    </w:p>
    <w:p w:rsidR="00000000" w:rsidDel="00000000" w:rsidP="00000000" w:rsidRDefault="00000000" w:rsidRPr="00000000" w14:paraId="0000009A">
      <w:pPr>
        <w:spacing w:line="480" w:lineRule="auto"/>
        <w:rPr>
          <w:rFonts w:ascii="Georgia" w:cs="Georgia" w:eastAsia="Georgia" w:hAnsi="Georgia"/>
          <w:sz w:val="22"/>
          <w:szCs w:val="22"/>
        </w:rPr>
      </w:pPr>
      <w:r>
        <w:rPr>
          <w:rFonts w:ascii="Georgia" w:cs="Georgia" w:eastAsia="Georgia" w:hAnsi="Georgia"/>
          <w:sz w:val="22"/>
          <w:szCs w:val="22"/>
          <w:rtl w:val="0"/>
        </w:rPr>
        <w:t xml:space="preserve">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rsidR="00000000" w:rsidDel="00000000" w:rsidP="00000000" w:rsidRDefault="00000000" w:rsidRPr="00000000" w14:paraId="0000009B">
      <w:pPr>
        <w:spacing w:line="480" w:lineRule="auto"/>
        <w:rPr>
          <w:rFonts w:ascii="Georgia" w:cs="Georgia" w:eastAsia="Georgia" w:hAnsi="Georgia"/>
          <w:sz w:val="22"/>
          <w:szCs w:val="22"/>
        </w:rPr>
      </w:pPr>
      <w:r>
        <w:rPr>
          <w:rFonts w:ascii="Georgia" w:cs="Georgia" w:eastAsia="Georgia" w:hAnsi="Georgia"/>
          <w:sz w:val="22"/>
          <w:szCs w:val="22"/>
          <w:rtl w:val="0"/>
        </w:rPr>
        <w:t xml:space="preserve">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rsidR="00000000" w:rsidDel="00000000" w:rsidP="00000000" w:rsidRDefault="00000000" w:rsidRPr="00000000" w14:paraId="0000009C">
      <w:pPr>
        <w:spacing w:line="480" w:lineRule="auto"/>
        <w:rPr>
          <w:rFonts w:ascii="Georgia" w:cs="Georgia" w:eastAsia="Georgia" w:hAnsi="Georgia"/>
          <w:sz w:val="22"/>
          <w:szCs w:val="22"/>
        </w:rPr>
      </w:pPr>
      <w:r>
        <w:rPr>
          <w:rFonts w:ascii="Georgia" w:cs="Georgia" w:eastAsia="Georgia" w:hAnsi="Georgia"/>
          <w:sz w:val="22"/>
          <w:szCs w:val="22"/>
          <w:rtl w:val="0"/>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p>
    <w:p w:rsidR="00000000" w:rsidDel="00000000" w:rsidP="00000000" w:rsidRDefault="00000000" w:rsidRPr="00000000" w14:paraId="0000009D">
      <w:pPr>
        <w:pStyle w:val="Heading3"/>
        <w:rPr>
          <w:rFonts w:ascii="Georgia" w:cs="Georgia" w:eastAsia="Georgia" w:hAnsi="Georgia"/>
          <w:sz w:val="22"/>
          <w:szCs w:val="22"/>
        </w:rPr>
      </w:pPr>
      <w:bookmarkStart w:colFirst="0" w:colLast="0" w:name="_xuzuh0nccsa4" w:id="21"/>
      <w:bookmarkEnd w:id="21"/>
      <w:r>
        <w:rPr>
          <w:rFonts w:ascii="Georgia" w:cs="Georgia" w:eastAsia="Georgia" w:hAnsi="Georgia"/>
          <w:sz w:val="22"/>
          <w:szCs w:val="22"/>
          <w:rtl w:val="0"/>
        </w:rPr>
        <w:t xml:space="preserve">3.2.1.</w:t>
        <w:tab/>
        <w:t xml:space="preserve">Researcher’s Bias</w:t>
      </w:r>
    </w:p>
    <w:p w:rsidR="00000000" w:rsidDel="00000000" w:rsidP="00000000" w:rsidRDefault="00000000" w:rsidRPr="00000000" w14:paraId="0000009E">
      <w:pPr>
        <w:rPr>
          <w:rFonts w:ascii="Georgia" w:cs="Georgia" w:eastAsia="Georgia" w:hAnsi="Georgia"/>
          <w:sz w:val="22"/>
          <w:szCs w:val="22"/>
        </w:rPr>
      </w:pPr>
      <w:commentRangeStart w:id="11"/>
      <w:r>
        <w:rPr>
          <w:rFonts w:ascii="Georgia" w:cs="Georgia" w:eastAsia="Georgia" w:hAnsi="Georgia"/>
          <w:sz w:val="22"/>
          <w:szCs w:val="22"/>
          <w:rtl w:val="0"/>
        </w:rPr>
        <w:t xml:space="preserve">TODO</w:t>
      </w:r>
      <w:commentRangeEnd w:id="11"/>
      <w:r>
        <w:commentReference w:id="11"/>
      </w:r>
      <w:r>
        <w:rPr>
          <w:rtl w:val="0"/>
        </w:rPr>
      </w:r>
    </w:p>
    <w:p w:rsidR="00000000" w:rsidDel="00000000" w:rsidP="00000000" w:rsidRDefault="00000000" w:rsidRPr="00000000" w14:paraId="0000009F">
      <w:pPr>
        <w:pStyle w:val="Heading2"/>
        <w:spacing w:before="80" w:line="480" w:lineRule="auto"/>
        <w:rPr>
          <w:rFonts w:ascii="Georgia" w:cs="Georgia" w:eastAsia="Georgia" w:hAnsi="Georgia"/>
          <w:sz w:val="22"/>
          <w:szCs w:val="22"/>
        </w:rPr>
      </w:pPr>
      <w:bookmarkStart w:colFirst="0" w:colLast="0" w:name="_s5mzxyxu5jog" w:id="22"/>
      <w:bookmarkEnd w:id="22"/>
      <w:r>
        <w:rPr>
          <w:rFonts w:ascii="Georgia" w:cs="Georgia" w:eastAsia="Georgia" w:hAnsi="Georgia"/>
          <w:sz w:val="22"/>
          <w:szCs w:val="22"/>
          <w:rtl w:val="0"/>
        </w:rPr>
        <w:t xml:space="preserve">3.3.</w:t>
        <w:tab/>
      </w:r>
      <w:commentRangeStart w:id="12"/>
      <w:r>
        <w:rPr>
          <w:rFonts w:ascii="Georgia" w:cs="Georgia" w:eastAsia="Georgia" w:hAnsi="Georgia"/>
          <w:sz w:val="22"/>
          <w:szCs w:val="22"/>
          <w:rtl w:val="0"/>
        </w:rPr>
        <w:t xml:space="preserve">Intended sample and sample size</w:t>
      </w:r>
      <w:commentRangeEnd w:id="12"/>
      <w:r>
        <w:commentReference w:id="12"/>
      </w:r>
      <w:r>
        <w:rPr>
          <w:rtl w:val="0"/>
        </w:rPr>
      </w:r>
    </w:p>
    <w:p w:rsidR="00000000" w:rsidDel="00000000" w:rsidP="00000000" w:rsidRDefault="00000000" w:rsidRPr="00000000" w14:paraId="000000A0">
      <w:pPr>
        <w:spacing w:line="480" w:lineRule="auto"/>
        <w:rPr>
          <w:rFonts w:ascii="Georgia" w:cs="Georgia" w:eastAsia="Georgia" w:hAnsi="Georgia"/>
          <w:sz w:val="22"/>
          <w:szCs w:val="22"/>
        </w:rPr>
      </w:pPr>
      <w:r>
        <w:rPr>
          <w:rFonts w:ascii="Georgia" w:cs="Georgia" w:eastAsia="Georgia" w:hAnsi="Georgia"/>
          <w:sz w:val="22"/>
          <w:szCs w:val="22"/>
          <w:rtl w:val="0"/>
        </w:rPr>
        <w:t xml:space="preserve">In pursuit of the research question, top managers and experts in the field are interviewed. To find relevant candidates for the first group, the marketing managers</w:t>
      </w:r>
      <w:r>
        <w:rPr>
          <w:rFonts w:ascii="Georgia" w:cs="Georgia" w:eastAsia="Georgia" w:hAnsi="Georgia"/>
          <w:i w:val="1"/>
          <w:iCs w:val="1"/>
          <w:sz w:val="22"/>
          <w:szCs w:val="22"/>
          <w:rtl w:val="0"/>
        </w:rPr>
        <w:t xml:space="preserve">,</w:t>
      </w:r>
      <w:r>
        <w:rPr>
          <w:rFonts w:ascii="Georgia" w:cs="Georgia" w:eastAsia="Georgia" w:hAnsi="Georgia"/>
          <w:sz w:val="22"/>
          <w:szCs w:val="22"/>
          <w:rtl w:val="0"/>
        </w:rPr>
        <w:t xml:space="preserve"> a slightly wider scope than just those with the formal title is chosen: we focus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rsidR="00000000" w:rsidDel="00000000" w:rsidP="00000000" w:rsidRDefault="00000000" w:rsidRPr="00000000" w14:paraId="000000A1">
      <w:pPr>
        <w:spacing w:line="480" w:lineRule="auto"/>
        <w:rPr>
          <w:rFonts w:ascii="Georgia" w:cs="Georgia" w:eastAsia="Georgia" w:hAnsi="Georgia"/>
          <w:sz w:val="22"/>
          <w:szCs w:val="22"/>
        </w:rPr>
      </w:pPr>
      <w:r>
        <w:rPr>
          <w:rFonts w:ascii="Georgia" w:cs="Georgia" w:eastAsia="Georgia" w:hAnsi="Georgia"/>
          <w:sz w:val="22"/>
          <w:szCs w:val="22"/>
          <w:rtl w:val="0"/>
        </w:rPr>
        <w:t xml:space="preserve">To find sufficient participants a combination of purposive </w:t>
      </w:r>
      <w:commentRangeStart w:id="13"/>
      <w:r>
        <w:rPr>
          <w:rFonts w:ascii="Georgia" w:cs="Georgia" w:eastAsia="Georgia" w:hAnsi="Georgia"/>
          <w:sz w:val="22"/>
          <w:szCs w:val="22"/>
          <w:rtl w:val="0"/>
        </w:rPr>
        <w:t xml:space="preserve">sampling</w:t>
      </w:r>
      <w:commentRangeEnd w:id="13"/>
      <w:r>
        <w:commentReference w:id="13"/>
      </w:r>
      <w:r>
        <w:rPr>
          <w:rFonts w:ascii="Georgia" w:cs="Georgia" w:eastAsia="Georgia" w:hAnsi="Georgia"/>
          <w:sz w:val="22"/>
          <w:szCs w:val="22"/>
          <w:rtl w:val="0"/>
        </w:rPr>
        <w:t xml:space="preserve"> (Patton, 2014) and snowball sampling (</w:t>
      </w:r>
      <w:r>
        <w:rPr>
          <w:rFonts w:ascii="Georgia" w:cs="Georgia" w:eastAsia="Georgia" w:hAnsi="Georgia"/>
          <w:sz w:val="22"/>
          <w:szCs w:val="22"/>
          <w:highlight w:val="white"/>
          <w:rtl w:val="0"/>
        </w:rPr>
        <w:t xml:space="preserve">Parker et al., 2019</w:t>
      </w:r>
      <w:r>
        <w:rPr>
          <w:rFonts w:ascii="Georgia" w:cs="Georgia" w:eastAsia="Georgia" w:hAnsi="Georgia"/>
          <w:sz w:val="22"/>
          <w:szCs w:val="22"/>
          <w:rtl w:val="0"/>
        </w:rPr>
        <w:t xml:space="preserve">) to identify interview participants is used. The sampling starts with the personal network of the researcher </w:t>
      </w:r>
      <w:commentRangeStart w:id="14"/>
      <w:r>
        <w:rPr>
          <w:rFonts w:ascii="Georgia" w:cs="Georgia" w:eastAsia="Georgia" w:hAnsi="Georgia"/>
          <w:sz w:val="22"/>
          <w:szCs w:val="22"/>
          <w:rtl w:val="0"/>
        </w:rPr>
        <w:t xml:space="preserve"> and </w:t>
      </w:r>
      <w:ins w:author="Daan Luttik" w:id="5" w:date="2026-04-21T11:19:32Z">
        <w:commentRangeEnd w:id="14"/>
        <w:r>
          <w:commentReference w:id="14"/>
        </w:r>
        <w:r>
          <w:rPr>
            <w:rFonts w:ascii="Georgia" w:cs="Georgia" w:eastAsia="Georgia" w:hAnsi="Georgia"/>
            <w:sz w:val="22"/>
            <w:szCs w:val="22"/>
            <w:rtl w:val="0"/>
          </w:rPr>
          <w:t xml:space="preserve">linkedin</w:t>
        </w:r>
      </w:ins>
      <w:del w:author="Daan Luttik" w:id="5" w:date="2026-04-21T11:19:32Z">
        <w:r>
          <w:rPr>
            <w:rFonts w:ascii="Georgia" w:cs="Georgia" w:eastAsia="Georgia" w:hAnsi="Georgia"/>
            <w:sz w:val="22"/>
            <w:szCs w:val="22"/>
            <w:rtl w:val="0"/>
          </w:rPr>
          <w:delText xml:space="preserve">online fora</w:delText>
        </w:r>
      </w:del>
      <w:r>
        <w:rPr>
          <w:rFonts w:ascii="Georgia" w:cs="Georgia" w:eastAsia="Georgia" w:hAnsi="Georgia"/>
          <w:sz w:val="22"/>
          <w:szCs w:val="22"/>
          <w:rtl w:val="0"/>
        </w:rPr>
        <w:t>, candidates were selected when their role matched the selection criteria. Candidates are selected based on their Since the sampling universe is already narrow and access might be limited, n</w:t>
      </w:r>
      <w:commentRangeStart w:id="15"/>
      <w:commentRangeStart w:id="16"/>
      <w:r>
        <w:rPr>
          <w:rFonts w:ascii="Georgia" w:cs="Georgia" w:eastAsia="Georgia" w:hAnsi="Georgia"/>
          <w:sz w:val="22"/>
          <w:szCs w:val="22"/>
          <w:rtl w:val="0"/>
        </w:rPr>
        <w:t xml:space="preserve">o further selection criteria are applied to potential participants.</w:t>
      </w:r>
      <w:commentRangeEnd w:id="15"/>
      <w:r>
        <w:commentReference w:id="15"/>
      </w:r>
      <w:commentRangeEnd w:id="16"/>
      <w:r>
        <w:commentReference w:id="16"/>
      </w:r>
      <w:r>
        <w:rPr>
          <w:rFonts w:ascii="Georgia" w:cs="Georgia" w:eastAsia="Georgia" w:hAnsi="Georgia"/>
          <w:sz w:val="22"/>
          <w:szCs w:val="22"/>
          <w:rtl w:val="0"/>
        </w:rPr>
        <w:t xml:space="preserve"> However, key properties</w:t>
      </w:r>
      <w:r>
        <w:rPr>
          <w:rFonts w:ascii="Georgia" w:cs="Georgia" w:eastAsia="Georgia" w:hAnsi="Georgia"/>
          <w:sz w:val="22"/>
          <w:szCs w:val="22"/>
          <w:vertAlign w:val="superscript"/>
        </w:rPr>
        <w:footnoteReference w:customMarkFollows="0" w:id="0"/>
      </w:r>
      <w:r>
        <w:rPr>
          <w:rFonts w:ascii="Georgia" w:cs="Georgia" w:eastAsia="Georgia" w:hAnsi="Georgia"/>
          <w:sz w:val="22"/>
          <w:szCs w:val="22"/>
          <w:rtl w:val="0"/>
        </w:rPr>
        <w:t xml:space="preserve"> about the participant's role and organization are noted to allow analysis of insights and potential limitations that can be derived from the sample distribution. </w:t>
      </w:r>
    </w:p>
    <w:p w:rsidR="00000000" w:rsidDel="00000000" w:rsidP="00000000" w:rsidRDefault="00000000" w:rsidRPr="00000000" w14:paraId="000000A2">
      <w:pPr>
        <w:spacing w:line="480" w:lineRule="auto"/>
        <w:rPr>
          <w:rFonts w:ascii="Georgia" w:cs="Georgia" w:eastAsia="Georgia" w:hAnsi="Georgia"/>
          <w:sz w:val="22"/>
          <w:szCs w:val="22"/>
        </w:rPr>
      </w:pPr>
      <w:r>
        <w:rPr>
          <w:rFonts w:ascii="Georgia" w:cs="Georgia" w:eastAsia="Georgia" w:hAnsi="Georgia"/>
          <w:sz w:val="22"/>
          <w:szCs w:val="22"/>
          <w:rtl w:val="0"/>
        </w:rPr>
        <w:t xml:space="preserve">In line with the concept of theoretical saturation (Charmaz, </w:t>
      </w:r>
      <w:r>
        <w:rPr>
          <w:rFonts w:ascii="Georgia" w:cs="Georgia" w:eastAsia="Georgia" w:hAnsi="Georgia"/>
          <w:color w:val="222222"/>
          <w:sz w:val="22"/>
          <w:szCs w:val="22"/>
          <w:highlight w:val="white"/>
          <w:rtl w:val="0"/>
        </w:rPr>
        <w:t xml:space="preserve">2014</w:t>
      </w:r>
      <w:r>
        <w:rPr>
          <w:rFonts w:ascii="Georgia" w:cs="Georgia" w:eastAsia="Georgia" w:hAnsi="Georgia"/>
          <w:sz w:val="22"/>
          <w:szCs w:val="22"/>
          <w:rtl w:val="0"/>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Pr>
          <w:rFonts w:ascii="Georgia" w:cs="Georgia" w:eastAsia="Georgia" w:hAnsi="Georgia"/>
          <w:color w:val="222222"/>
          <w:sz w:val="22"/>
          <w:szCs w:val="22"/>
          <w:highlight w:val="white"/>
          <w:rtl w:val="0"/>
        </w:rPr>
        <w:t xml:space="preserve">2014</w:t>
      </w:r>
      <w:r>
        <w:rPr>
          <w:rFonts w:ascii="Georgia" w:cs="Georgia" w:eastAsia="Georgia" w:hAnsi="Georgia"/>
          <w:sz w:val="22"/>
          <w:szCs w:val="22"/>
          <w:rtl w:val="0"/>
        </w:rPr>
        <w:t xml:space="preserve">).</w:t>
      </w:r>
    </w:p>
    <w:p w:rsidR="00000000" w:rsidDel="00000000" w:rsidP="00000000" w:rsidRDefault="00000000" w:rsidRPr="00000000" w14:paraId="000000A3">
      <w:pPr>
        <w:spacing w:line="480" w:lineRule="auto"/>
        <w:rPr>
          <w:rFonts w:ascii="Georgia" w:cs="Georgia" w:eastAsia="Georgia" w:hAnsi="Georgia"/>
          <w:sz w:val="22"/>
          <w:szCs w:val="22"/>
        </w:rPr>
      </w:pPr>
      <w:commentRangeStart w:id="17"/>
      <w:r>
        <w:rPr>
          <w:rFonts w:ascii="Georgia" w:cs="Georgia" w:eastAsia="Georgia" w:hAnsi="Georgia"/>
          <w:sz w:val="22"/>
          <w:szCs w:val="22"/>
          <w:rtl w:val="0"/>
        </w:rPr>
        <w:t xml:space="preserve">Since the sampling of participants is dependent on the network of the researcher, the area of the Netherlands and surrounding countries will, in all likelihood, be overrepresented in the sample. </w:t>
      </w:r>
      <w:commentRangeEnd w:id="17"/>
      <w:r>
        <w:commentReference w:id="17"/>
      </w:r>
      <w:r>
        <w:rPr>
          <w:rtl w:val="0"/>
        </w:rPr>
      </w:r>
    </w:p>
    <w:p w:rsidR="00000000" w:rsidDel="00000000" w:rsidP="00000000" w:rsidRDefault="00000000" w:rsidRPr="00000000" w14:paraId="000000A4">
      <w:pPr>
        <w:pStyle w:val="Heading1"/>
        <w:rPr>
          <w:rFonts w:ascii="Georgia" w:cs="Georgia" w:eastAsia="Georgia" w:hAnsi="Georgia"/>
          <w:sz w:val="22"/>
          <w:szCs w:val="22"/>
        </w:rPr>
      </w:pPr>
      <w:bookmarkStart w:colFirst="0" w:colLast="0" w:name="_81ng021tuy7p" w:id="23"/>
      <w:bookmarkEnd w:id="23"/>
      <w:r>
        <w:rPr>
          <w:rFonts w:ascii="Georgia" w:cs="Georgia" w:eastAsia="Georgia" w:hAnsi="Georgia"/>
          <w:sz w:val="22"/>
          <w:szCs w:val="22"/>
          <w:rtl w:val="0"/>
        </w:rPr>
        <w:t xml:space="preserve">4. </w:t>
        <w:tab/>
        <w:t xml:space="preserve">Findings</w:t>
      </w:r>
    </w:p>
    <w:p w:rsidR="00000000" w:rsidDel="00000000" w:rsidP="00000000" w:rsidRDefault="00000000" w:rsidRPr="00000000" w14:paraId="000000A5">
      <w:pPr>
        <w:pStyle w:val="Heading2"/>
        <w:rPr>
          <w:rFonts w:ascii="Georgia" w:cs="Georgia" w:eastAsia="Georgia" w:hAnsi="Georgia"/>
          <w:sz w:val="22"/>
          <w:szCs w:val="22"/>
        </w:rPr>
      </w:pPr>
      <w:bookmarkStart w:colFirst="0" w:colLast="0" w:name="_7zui1wujrjbj" w:id="24"/>
      <w:bookmarkEnd w:id="24"/>
      <w:r>
        <w:rPr>
          <w:rFonts w:ascii="Georgia" w:cs="Georgia" w:eastAsia="Georgia" w:hAnsi="Georgia"/>
          <w:sz w:val="22"/>
          <w:szCs w:val="22"/>
          <w:rtl w:val="0"/>
        </w:rPr>
        <w:t xml:space="preserve">4.1.</w:t>
        <w:tab/>
        <w:t xml:space="preserve">Placeholder for coding table and trustworthiness indication.</w:t>
      </w:r>
    </w:p>
    <w:p w:rsidR="00000000" w:rsidDel="00000000" w:rsidP="00000000" w:rsidRDefault="00000000" w:rsidRPr="00000000" w14:paraId="000000A6">
      <w:pPr>
        <w:rPr>
          <w:rFonts w:ascii="Georgia" w:cs="Georgia" w:eastAsia="Georgia" w:hAnsi="Georgia"/>
          <w:sz w:val="22"/>
          <w:szCs w:val="22"/>
        </w:rPr>
      </w:pPr>
      <w:r>
        <w:rPr>
          <w:rFonts w:ascii="Georgia" w:cs="Georgia" w:eastAsia="Georgia" w:hAnsi="Georgia"/>
          <w:sz w:val="22"/>
          <w:szCs w:val="22"/>
          <w:rtl w:val="0"/>
        </w:rPr>
        <w:t xml:space="preserve">(</w:t>
      </w:r>
      <w:hyperlink r:id="rId15">
        <w:r>
          <w:rPr>
            <w:rFonts w:ascii="Georgia" w:cs="Georgia" w:eastAsia="Georgia" w:hAnsi="Georgia"/>
            <w:color w:val="1155cc"/>
            <w:sz w:val="22"/>
            <w:szCs w:val="22"/>
            <w:u w:val="single"/>
            <w:rtl w:val="0"/>
          </w:rPr>
          <w:t xml:space="preserve">example paper</w:t>
        </w:r>
      </w:hyperlink>
      <w:r>
        <w:rPr>
          <w:rFonts w:ascii="Georgia" w:cs="Georgia" w:eastAsia="Georgia" w:hAnsi="Georgia"/>
          <w:sz w:val="22"/>
          <w:szCs w:val="22"/>
          <w:rtl w:val="0"/>
        </w:rPr>
        <w:t xml:space="preserve">)... </w:t>
      </w:r>
      <w:r>
        <w:rPr>
          <w:rFonts w:ascii="Georgia" w:cs="Georgia" w:eastAsia="Georgia" w:hAnsi="Georgia"/>
          <w:color w:val="85200c"/>
          <w:sz w:val="22"/>
          <w:szCs w:val="22"/>
          <w:rtl w:val="0"/>
        </w:rPr>
        <w:t xml:space="preserve">seek additional </w:t>
      </w:r>
      <w:commentRangeStart w:id="18"/>
      <w:r>
        <w:rPr>
          <w:rFonts w:ascii="Georgia" w:cs="Georgia" w:eastAsia="Georgia" w:hAnsi="Georgia"/>
          <w:color w:val="85200c"/>
          <w:sz w:val="22"/>
          <w:szCs w:val="22"/>
          <w:rtl w:val="0"/>
        </w:rPr>
        <w:t xml:space="preserve">data</w:t>
      </w:r>
      <w:commentRangeEnd w:id="18"/>
      <w:r>
        <w:commentReference w:id="18"/>
      </w:r>
      <w:r>
        <w:rPr>
          <w:rtl w:val="0"/>
        </w:rPr>
      </w:r>
    </w:p>
    <w:p w:rsidR="00000000" w:rsidDel="00000000" w:rsidP="00000000" w:rsidRDefault="00000000" w:rsidRPr="00000000" w14:paraId="000000A7">
      <w:pPr>
        <w:pStyle w:val="Heading1"/>
        <w:rPr>
          <w:rFonts w:ascii="Georgia" w:cs="Georgia" w:eastAsia="Georgia" w:hAnsi="Georgia"/>
          <w:sz w:val="22"/>
          <w:szCs w:val="22"/>
        </w:rPr>
      </w:pPr>
      <w:bookmarkStart w:colFirst="0" w:colLast="0" w:name="_hu809dpkm7a5" w:id="25"/>
      <w:bookmarkEnd w:id="25"/>
      <w:r>
        <w:rPr>
          <w:rFonts w:ascii="Georgia" w:cs="Georgia" w:eastAsia="Georgia" w:hAnsi="Georgia"/>
          <w:sz w:val="22"/>
          <w:szCs w:val="22"/>
          <w:rtl w:val="0"/>
        </w:rPr>
        <w:t xml:space="preserve">5.</w:t>
        <w:tab/>
        <w:t xml:space="preserve">Discussion</w:t>
      </w:r>
    </w:p>
    <w:p w:rsidR="00000000" w:rsidDel="00000000" w:rsidP="00000000" w:rsidRDefault="00000000" w:rsidRPr="00000000" w14:paraId="000000A8">
      <w:pPr>
        <w:rPr>
          <w:rFonts w:ascii="Georgia" w:cs="Georgia" w:eastAsia="Georgia" w:hAnsi="Georgia"/>
          <w:i w:val="1"/>
          <w:iCs w:val="1"/>
          <w:sz w:val="22"/>
          <w:szCs w:val="22"/>
        </w:rPr>
      </w:pPr>
      <w:r>
        <w:rPr>
          <w:rFonts w:ascii="Georgia" w:cs="Georgia" w:eastAsia="Georgia" w:hAnsi="Georgia"/>
          <w:i w:val="1"/>
          <w:iCs w:val="1"/>
          <w:sz w:val="22"/>
          <w:szCs w:val="22"/>
          <w:rtl w:val="0"/>
        </w:rPr>
        <w:t xml:space="preserve">Connect the outcomes…</w:t>
      </w:r>
    </w:p>
    <w:p w:rsidR="00000000" w:rsidDel="00000000" w:rsidP="00000000" w:rsidRDefault="00000000" w:rsidRPr="00000000" w14:paraId="000000A9">
      <w:pPr>
        <w:pStyle w:val="Heading1"/>
        <w:rPr>
          <w:rFonts w:ascii="Georgia" w:cs="Georgia" w:eastAsia="Georgia" w:hAnsi="Georgia"/>
          <w:sz w:val="22"/>
          <w:szCs w:val="22"/>
        </w:rPr>
      </w:pPr>
      <w:bookmarkStart w:colFirst="0" w:colLast="0" w:name="_dd6zel2y4t5x" w:id="26"/>
      <w:bookmarkEnd w:id="26"/>
      <w:r>
        <w:rPr>
          <w:rFonts w:ascii="Georgia" w:cs="Georgia" w:eastAsia="Georgia" w:hAnsi="Georgia"/>
          <w:sz w:val="22"/>
          <w:szCs w:val="22"/>
          <w:rtl w:val="0"/>
        </w:rPr>
        <w:t xml:space="preserve">6.</w:t>
        <w:tab/>
        <w:t xml:space="preserve">Conclusion</w:t>
      </w:r>
    </w:p>
    <w:p w:rsidR="00000000" w:rsidDel="00000000" w:rsidP="00000000" w:rsidRDefault="00000000" w:rsidRPr="00000000" w14:paraId="000000AA">
      <w:pPr>
        <w:pStyle w:val="Heading1"/>
        <w:rPr>
          <w:rFonts w:ascii="Georgia" w:cs="Georgia" w:eastAsia="Georgia" w:hAnsi="Georgia"/>
          <w:sz w:val="22"/>
          <w:szCs w:val="22"/>
        </w:rPr>
      </w:pPr>
      <w:bookmarkStart w:colFirst="0" w:colLast="0" w:name="_9375lqp6ztft" w:id="27"/>
      <w:bookmarkEnd w:id="27"/>
      <w:r>
        <w:br w:type="page"/>
      </w:r>
      <w:r>
        <w:rPr>
          <w:rtl w:val="0"/>
        </w:rPr>
      </w:r>
    </w:p>
    <w:p w:rsidR="00000000" w:rsidDel="00000000" w:rsidP="00000000" w:rsidRDefault="00000000" w:rsidRPr="00000000" w14:paraId="000000AB">
      <w:pPr>
        <w:pStyle w:val="Heading1"/>
        <w:rPr>
          <w:rFonts w:ascii="Georgia" w:cs="Georgia" w:eastAsia="Georgia" w:hAnsi="Georgia"/>
          <w:color w:val="222222"/>
          <w:sz w:val="22"/>
          <w:szCs w:val="22"/>
          <w:highlight w:val="white"/>
        </w:rPr>
      </w:pPr>
      <w:bookmarkStart w:colFirst="0" w:colLast="0" w:name="_kgmnd1ymad1c" w:id="28"/>
      <w:bookmarkEnd w:id="28"/>
      <w:r>
        <w:rPr>
          <w:rFonts w:ascii="Georgia" w:cs="Georgia" w:eastAsia="Georgia" w:hAnsi="Georgia"/>
          <w:sz w:val="22"/>
          <w:szCs w:val="22"/>
          <w:rtl w:val="0"/>
        </w:rPr>
        <w:t xml:space="preserve">7.</w:t>
        <w:tab/>
        <w:t xml:space="preserve">References (not all papers are currently used…)</w:t>
      </w:r>
      <w:r>
        <w:rPr>
          <w:rtl w:val="0"/>
        </w:rPr>
      </w:r>
    </w:p>
    <w:p w:rsidR="00000000" w:rsidDel="00000000" w:rsidP="00000000" w:rsidRDefault="00000000" w:rsidRPr="00000000" w14:paraId="000000AC">
      <w:pPr>
        <w:spacing w:line="360" w:lineRule="auto"/>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Acharya et al., D. B., Kuppan, K., &amp; Divya, B. (2025). Agentic ai: Autonomous intelligence for complex goals–a comprehensive survey. </w:t>
      </w:r>
      <w:r>
        <w:rPr>
          <w:rFonts w:ascii="Georgia" w:cs="Georgia" w:eastAsia="Georgia" w:hAnsi="Georgia"/>
          <w:i w:val="1"/>
          <w:iCs w:val="1"/>
          <w:sz w:val="22"/>
          <w:szCs w:val="22"/>
          <w:highlight w:val="white"/>
          <w:rtl w:val="0"/>
        </w:rPr>
        <w:t xml:space="preserve">IEEe Access</w:t>
      </w:r>
      <w:r>
        <w:rPr>
          <w:rFonts w:ascii="Georgia" w:cs="Georgia" w:eastAsia="Georgia" w:hAnsi="Georgia"/>
          <w:sz w:val="22"/>
          <w:szCs w:val="22"/>
          <w:highlight w:val="white"/>
          <w:rtl w:val="0"/>
        </w:rPr>
        <w:t xml:space="preserve">.</w:t>
      </w:r>
    </w:p>
    <w:p w:rsidR="00000000" w:rsidDel="00000000" w:rsidP="00000000" w:rsidRDefault="00000000" w:rsidRPr="00000000" w14:paraId="000000AD">
      <w:pPr>
        <w:spacing w:line="360" w:lineRule="auto"/>
        <w:ind w:left="720" w:hanging="720"/>
        <w:rPr>
          <w:highlight w:val="white"/>
        </w:rPr>
      </w:pPr>
      <w:r>
        <w:rPr>
          <w:rFonts w:ascii="Georgia" w:cs="Georgia" w:eastAsia="Georgia" w:hAnsi="Georgia"/>
          <w:sz w:val="22"/>
          <w:szCs w:val="22"/>
          <w:highlight w:val="white"/>
          <w:rtl w:val="0"/>
        </w:rPr>
        <w:t xml:space="preserve">Almquist, E., Senior, J., &amp; Bloch, N. (2016). The elements of value. </w:t>
      </w:r>
      <w:r>
        <w:rPr>
          <w:rFonts w:ascii="Georgia" w:cs="Georgia" w:eastAsia="Georgia" w:hAnsi="Georgia"/>
          <w:i w:val="1"/>
          <w:iCs w:val="1"/>
          <w:sz w:val="22"/>
          <w:szCs w:val="22"/>
          <w:highlight w:val="white"/>
          <w:rtl w:val="0"/>
        </w:rPr>
        <w:t xml:space="preserve">Harvard business review</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94</w:t>
      </w:r>
      <w:r>
        <w:rPr>
          <w:rFonts w:ascii="Georgia" w:cs="Georgia" w:eastAsia="Georgia" w:hAnsi="Georgia"/>
          <w:sz w:val="22"/>
          <w:szCs w:val="22"/>
          <w:highlight w:val="white"/>
          <w:rtl w:val="0"/>
        </w:rPr>
        <w:t xml:space="preserve">(9), 47-53.</w:t>
      </w:r>
      <w:r>
        <w:rPr>
          <w:rtl w:val="0"/>
        </w:rPr>
      </w:r>
    </w:p>
    <w:p w:rsidR="00000000" w:rsidDel="00000000" w:rsidP="00000000" w:rsidRDefault="00000000" w:rsidRPr="00000000" w14:paraId="000000AE">
      <w:pPr>
        <w:spacing w:line="360" w:lineRule="auto"/>
        <w:ind w:left="720" w:hanging="720"/>
        <w:rPr>
          <w:rFonts w:ascii="Georgia" w:cs="Georgia" w:eastAsia="Georgia" w:hAnsi="Georgia"/>
          <w:sz w:val="22"/>
          <w:szCs w:val="22"/>
          <w:highlight w:val="white"/>
        </w:rPr>
      </w:pPr>
      <w:r>
        <w:rPr>
          <w:rFonts w:ascii="Georgia" w:cs="Georgia" w:eastAsia="Georgia" w:hAnsi="Georgia"/>
          <w:sz w:val="22"/>
          <w:szCs w:val="22"/>
          <w:rtl w:val="0"/>
        </w:rPr>
        <w:t xml:space="preserve">Blumer, H. (1969) </w:t>
      </w:r>
      <w:r>
        <w:rPr>
          <w:rFonts w:ascii="Georgia" w:cs="Georgia" w:eastAsia="Georgia" w:hAnsi="Georgia"/>
          <w:i w:val="1"/>
          <w:iCs w:val="1"/>
          <w:sz w:val="22"/>
          <w:szCs w:val="22"/>
          <w:rtl w:val="0"/>
        </w:rPr>
        <w:t xml:space="preserve">Symbolic interactionism: Perspective and method.</w:t>
      </w:r>
      <w:r>
        <w:rPr>
          <w:rFonts w:ascii="Georgia" w:cs="Georgia" w:eastAsia="Georgia" w:hAnsi="Georgia"/>
          <w:sz w:val="22"/>
          <w:szCs w:val="22"/>
          <w:rtl w:val="0"/>
        </w:rPr>
        <w:t xml:space="preserve"> Englewood Cliffs, NJ: Prentice Hall.</w:t>
      </w:r>
      <w:r>
        <w:rPr>
          <w:rtl w:val="0"/>
        </w:rPr>
      </w:r>
    </w:p>
    <w:p w:rsidR="00000000" w:rsidDel="00000000" w:rsidP="00000000" w:rsidRDefault="00000000" w:rsidRPr="00000000" w14:paraId="000000AF">
      <w:pPr>
        <w:ind w:left="720" w:hanging="720"/>
        <w:rPr>
          <w:rFonts w:ascii="Georgia" w:cs="Georgia" w:eastAsia="Georgia" w:hAnsi="Georgia"/>
          <w:sz w:val="22"/>
          <w:szCs w:val="22"/>
        </w:rPr>
      </w:pPr>
      <w:r>
        <w:rPr>
          <w:rFonts w:ascii="Georgia" w:cs="Georgia" w:eastAsia="Georgia" w:hAnsi="Georgia"/>
          <w:sz w:val="22"/>
          <w:szCs w:val="22"/>
          <w:rtl w:val="0"/>
        </w:rPr>
        <w:t xml:space="preserve">Brinker, S., &amp; Riemersma, F. (2025). The state of martech 2025. Chiefmartec, MartechTribe.</w:t>
      </w:r>
    </w:p>
    <w:p w:rsidR="00000000" w:rsidDel="00000000" w:rsidP="00000000" w:rsidRDefault="00000000" w:rsidRPr="00000000" w14:paraId="000000B0">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Brown, T., Mann, B., Ryder, N., Subbiah, M., Kaplan, J. D., Dhariwal, P., ... &amp; Amodei, D. (2020). Language models are few-shot learners. </w:t>
      </w:r>
      <w:r>
        <w:rPr>
          <w:rFonts w:ascii="Georgia" w:cs="Georgia" w:eastAsia="Georgia" w:hAnsi="Georgia"/>
          <w:i w:val="1"/>
          <w:iCs w:val="1"/>
          <w:sz w:val="22"/>
          <w:szCs w:val="22"/>
          <w:highlight w:val="white"/>
          <w:rtl w:val="0"/>
        </w:rPr>
        <w:t xml:space="preserve">Advances in neural information processing systems</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33</w:t>
      </w:r>
      <w:r>
        <w:rPr>
          <w:rFonts w:ascii="Georgia" w:cs="Georgia" w:eastAsia="Georgia" w:hAnsi="Georgia"/>
          <w:sz w:val="22"/>
          <w:szCs w:val="22"/>
          <w:highlight w:val="white"/>
          <w:rtl w:val="0"/>
        </w:rPr>
        <w:t xml:space="preserve">, 1877-1901.</w:t>
      </w:r>
      <w:r>
        <w:rPr>
          <w:rtl w:val="0"/>
        </w:rPr>
      </w:r>
    </w:p>
    <w:p w:rsidR="00000000" w:rsidDel="00000000" w:rsidP="00000000" w:rsidRDefault="00000000" w:rsidRPr="00000000" w14:paraId="000000B1">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Charmaz, K. (2006). </w:t>
      </w:r>
      <w:r>
        <w:rPr>
          <w:rFonts w:ascii="Georgia" w:cs="Georgia" w:eastAsia="Georgia" w:hAnsi="Georgia"/>
          <w:i w:val="1"/>
          <w:iCs w:val="1"/>
          <w:sz w:val="22"/>
          <w:szCs w:val="22"/>
          <w:highlight w:val="white"/>
          <w:rtl w:val="0"/>
        </w:rPr>
        <w:t xml:space="preserve">Constructing grounded theory: A practical guide through qualitative analysis</w:t>
      </w:r>
      <w:r>
        <w:rPr>
          <w:rFonts w:ascii="Georgia" w:cs="Georgia" w:eastAsia="Georgia" w:hAnsi="Georgia"/>
          <w:sz w:val="22"/>
          <w:szCs w:val="22"/>
          <w:highlight w:val="white"/>
          <w:rtl w:val="0"/>
        </w:rPr>
        <w:t xml:space="preserve">. Sage.</w:t>
      </w:r>
    </w:p>
    <w:p w:rsidR="00000000" w:rsidDel="00000000" w:rsidP="00000000" w:rsidRDefault="00000000" w:rsidRPr="00000000" w14:paraId="000000B2">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Cottier, B., Rahman, R., Fattorini, L., Maslej, N., Besiroglu, T., &amp; Owen, D. (2024). The rising costs of training frontier AI models. </w:t>
      </w:r>
      <w:r>
        <w:rPr>
          <w:rFonts w:ascii="Georgia" w:cs="Georgia" w:eastAsia="Georgia" w:hAnsi="Georgia"/>
          <w:i w:val="1"/>
          <w:iCs w:val="1"/>
          <w:sz w:val="22"/>
          <w:szCs w:val="22"/>
          <w:highlight w:val="white"/>
          <w:rtl w:val="0"/>
        </w:rPr>
        <w:t xml:space="preserve">arXiv preprint arXiv:2405.21015</w:t>
      </w:r>
      <w:r>
        <w:rPr>
          <w:rFonts w:ascii="Georgia" w:cs="Georgia" w:eastAsia="Georgia" w:hAnsi="Georgia"/>
          <w:sz w:val="22"/>
          <w:szCs w:val="22"/>
          <w:highlight w:val="white"/>
          <w:rtl w:val="0"/>
        </w:rPr>
        <w:t xml:space="preserve">. </w:t>
      </w:r>
      <w:hyperlink r:id="rId16">
        <w:r>
          <w:rPr>
            <w:rFonts w:ascii="Georgia" w:cs="Georgia" w:eastAsia="Georgia" w:hAnsi="Georgia"/>
            <w:color w:val="1155cc"/>
            <w:sz w:val="22"/>
            <w:szCs w:val="22"/>
            <w:highlight w:val="white"/>
            <w:u w:val="single"/>
            <w:rtl w:val="0"/>
          </w:rPr>
          <w:t xml:space="preserve">https://doi.org/10.48550/arXiv.2405.21015</w:t>
        </w:r>
      </w:hyperlink>
      <w:r>
        <w:rPr>
          <w:rtl w:val="0"/>
        </w:rPr>
      </w:r>
    </w:p>
    <w:p w:rsidR="00000000" w:rsidDel="00000000" w:rsidP="00000000" w:rsidRDefault="00000000" w:rsidRPr="00000000" w14:paraId="000000B3">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Desai, V., &amp; Vidyapeeth, B. (2019). Digital marketing: A review. </w:t>
      </w:r>
      <w:r>
        <w:rPr>
          <w:rFonts w:ascii="Georgia" w:cs="Georgia" w:eastAsia="Georgia" w:hAnsi="Georgia"/>
          <w:i w:val="1"/>
          <w:iCs w:val="1"/>
          <w:sz w:val="22"/>
          <w:szCs w:val="22"/>
          <w:highlight w:val="white"/>
          <w:rtl w:val="0"/>
        </w:rPr>
        <w:t xml:space="preserve">International Journal of Trend in Scientific Research and Development</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5</w:t>
      </w:r>
      <w:r>
        <w:rPr>
          <w:rFonts w:ascii="Georgia" w:cs="Georgia" w:eastAsia="Georgia" w:hAnsi="Georgia"/>
          <w:sz w:val="22"/>
          <w:szCs w:val="22"/>
          <w:highlight w:val="white"/>
          <w:rtl w:val="0"/>
        </w:rPr>
        <w:t xml:space="preserve">(5), 196-200.</w:t>
      </w:r>
    </w:p>
    <w:p w:rsidR="00000000" w:rsidDel="00000000" w:rsidP="00000000" w:rsidRDefault="00000000" w:rsidRPr="00000000" w14:paraId="000000B4">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Devlin, J., Chang, M. W., Lee, K., &amp; Toutanova, K. (2019, June). Bert: Pre-training of deep bidirectional transformers for language understanding. In </w:t>
      </w:r>
      <w:r>
        <w:rPr>
          <w:rFonts w:ascii="Georgia" w:cs="Georgia" w:eastAsia="Georgia" w:hAnsi="Georgia"/>
          <w:i w:val="1"/>
          <w:iCs w:val="1"/>
          <w:sz w:val="22"/>
          <w:szCs w:val="22"/>
          <w:highlight w:val="white"/>
          <w:rtl w:val="0"/>
        </w:rPr>
        <w:t xml:space="preserve">Proceedings of the 2019 conference of the North American chapter of the association for computational linguistics: human language technologies, volume 1 (long and short papers)</w:t>
      </w:r>
      <w:r>
        <w:rPr>
          <w:rFonts w:ascii="Georgia" w:cs="Georgia" w:eastAsia="Georgia" w:hAnsi="Georgia"/>
          <w:sz w:val="22"/>
          <w:szCs w:val="22"/>
          <w:highlight w:val="white"/>
          <w:rtl w:val="0"/>
        </w:rPr>
        <w:t xml:space="preserve"> (pp. 4171-4186).</w:t>
      </w:r>
    </w:p>
    <w:p w:rsidR="00000000" w:rsidDel="00000000" w:rsidP="00000000" w:rsidRDefault="00000000" w:rsidRPr="00000000" w14:paraId="000000B5">
      <w:pPr>
        <w:ind w:left="720" w:hanging="720"/>
        <w:rPr/>
      </w:pPr>
      <w:r>
        <w:rPr>
          <w:rFonts w:ascii="Georgia" w:cs="Georgia" w:eastAsia="Georgia" w:hAnsi="Georgia"/>
          <w:sz w:val="22"/>
          <w:szCs w:val="22"/>
          <w:rtl w:val="0"/>
        </w:rPr>
        <w:t xml:space="preserve">Holmström, J. (2022). From AI to digital transformation: The AI readiness framework. Business Horizons, 65(3), 329–339.</w:t>
      </w:r>
      <w:hyperlink r:id="rId17">
        <w:r>
          <w:rPr>
            <w:rFonts w:ascii="Georgia" w:cs="Georgia" w:eastAsia="Georgia" w:hAnsi="Georgia"/>
            <w:sz w:val="22"/>
            <w:szCs w:val="22"/>
            <w:u w:val="single"/>
            <w:rtl w:val="0"/>
          </w:rPr>
          <w:t xml:space="preserve"> </w:t>
        </w:r>
      </w:hyperlink>
      <w:hyperlink r:id="rId18">
        <w:r>
          <w:rPr>
            <w:rFonts w:ascii="Georgia" w:cs="Georgia" w:eastAsia="Georgia" w:hAnsi="Georgia"/>
            <w:color w:val="1155cc"/>
            <w:sz w:val="22"/>
            <w:szCs w:val="22"/>
            <w:u w:val="single"/>
            <w:rtl w:val="0"/>
          </w:rPr>
          <w:t xml:space="preserve">https://doi.org/10.1016/j.bushor.2021.03.006</w:t>
        </w:r>
      </w:hyperlink>
      <w:r>
        <w:rPr>
          <w:rtl w:val="0"/>
        </w:rPr>
      </w:r>
    </w:p>
    <w:p w:rsidR="00000000" w:rsidDel="00000000" w:rsidP="00000000" w:rsidRDefault="00000000" w:rsidRPr="00000000" w14:paraId="000000B6">
      <w:pPr>
        <w:ind w:left="720" w:hanging="720"/>
        <w:rPr/>
      </w:pPr>
      <w:r>
        <w:rPr>
          <w:color w:val="18181b"/>
          <w:highlight w:val="white"/>
          <w:rtl w:val="0"/>
        </w:rPr>
        <w:t xml:space="preserve">Huang, M., &amp; Rust, R. (2020). A strategic framework for artificial intelligence in marketing. </w:t>
      </w:r>
      <w:r>
        <w:rPr>
          <w:i w:val="1"/>
          <w:iCs w:val="1"/>
          <w:color w:val="18181b"/>
          <w:highlight w:val="white"/>
          <w:rtl w:val="0"/>
        </w:rPr>
        <w:t xml:space="preserve">Journal of the Academy of Marketing Science, 49</w:t>
      </w:r>
      <w:r>
        <w:rPr>
          <w:color w:val="18181b"/>
          <w:highlight w:val="white"/>
          <w:rtl w:val="0"/>
        </w:rPr>
        <w:t xml:space="preserve">, 30 - 50. </w:t>
      </w:r>
      <w:hyperlink r:id="rId19">
        <w:r>
          <w:rPr>
            <w:color w:val="068ef1"/>
            <w:highlight w:val="white"/>
            <w:u w:val="single"/>
            <w:rtl w:val="0"/>
          </w:rPr>
          <w:t xml:space="preserve">https://doi.org/10.1007/s11747-020-00749-9</w:t>
        </w:r>
      </w:hyperlink>
      <w:r>
        <w:rPr>
          <w:color w:val="18181b"/>
          <w:highlight w:val="white"/>
          <w:rtl w:val="0"/>
        </w:rPr>
        <w:t xml:space="preserve">.</w:t>
      </w:r>
      <w:r>
        <w:rPr>
          <w:rtl w:val="0"/>
        </w:rPr>
        <w:t xml:space="preserve"> </w:t>
      </w:r>
    </w:p>
    <w:p w:rsidR="00000000" w:rsidDel="00000000" w:rsidP="00000000" w:rsidRDefault="00000000" w:rsidRPr="00000000" w14:paraId="000000B7">
      <w:pPr>
        <w:ind w:left="720" w:hanging="720"/>
        <w:rPr>
          <w:rFonts w:ascii="Georgia" w:cs="Georgia" w:eastAsia="Georgia" w:hAnsi="Georgia"/>
          <w:sz w:val="22"/>
          <w:szCs w:val="22"/>
        </w:rPr>
      </w:pPr>
      <w:r>
        <w:rPr>
          <w:rFonts w:ascii="Georgia" w:cs="Georgia" w:eastAsia="Georgia" w:hAnsi="Georgia"/>
          <w:i w:val="1"/>
          <w:iCs w:val="1"/>
          <w:sz w:val="22"/>
          <w:szCs w:val="22"/>
          <w:rtl w:val="0"/>
        </w:rPr>
        <w:t xml:space="preserve">Introducing ChatGPT</w:t>
      </w:r>
      <w:r>
        <w:rPr>
          <w:rFonts w:ascii="Georgia" w:cs="Georgia" w:eastAsia="Georgia" w:hAnsi="Georgia"/>
          <w:sz w:val="22"/>
          <w:szCs w:val="22"/>
          <w:rtl w:val="0"/>
        </w:rPr>
        <w:t xml:space="preserve">. (2022, November 30). OpenAI. </w:t>
      </w:r>
      <w:hyperlink r:id="rId20">
        <w:r>
          <w:rPr>
            <w:rFonts w:ascii="Georgia" w:cs="Georgia" w:eastAsia="Georgia" w:hAnsi="Georgia"/>
            <w:color w:val="1155cc"/>
            <w:sz w:val="22"/>
            <w:szCs w:val="22"/>
            <w:u w:val="single"/>
            <w:rtl w:val="0"/>
          </w:rPr>
          <w:t xml:space="preserve">https://openai.com/index/chatgpt/</w:t>
        </w:r>
      </w:hyperlink>
      <w:r>
        <w:rPr>
          <w:rtl w:val="0"/>
        </w:rPr>
      </w:r>
    </w:p>
    <w:p w:rsidR="00000000" w:rsidDel="00000000" w:rsidP="00000000" w:rsidRDefault="00000000" w:rsidRPr="00000000" w14:paraId="000000B8">
      <w:pPr>
        <w:spacing w:line="360" w:lineRule="auto"/>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Jain, V., Wadhwani, K., &amp; Eastman, J. K. (2024). Artificial intelligence consumer behavior: A hybrid review and research agenda. </w:t>
      </w:r>
      <w:r>
        <w:rPr>
          <w:rFonts w:ascii="Georgia" w:cs="Georgia" w:eastAsia="Georgia" w:hAnsi="Georgia"/>
          <w:i w:val="1"/>
          <w:iCs w:val="1"/>
          <w:sz w:val="22"/>
          <w:szCs w:val="22"/>
          <w:highlight w:val="white"/>
          <w:rtl w:val="0"/>
        </w:rPr>
        <w:t xml:space="preserve">Journal of consumer behaviour</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23</w:t>
      </w:r>
      <w:r>
        <w:rPr>
          <w:rFonts w:ascii="Georgia" w:cs="Georgia" w:eastAsia="Georgia" w:hAnsi="Georgia"/>
          <w:sz w:val="22"/>
          <w:szCs w:val="22"/>
          <w:highlight w:val="white"/>
          <w:rtl w:val="0"/>
        </w:rPr>
        <w:t xml:space="preserve">(2), 676-697.</w:t>
      </w:r>
      <w:r>
        <w:rPr>
          <w:rtl w:val="0"/>
        </w:rPr>
      </w:r>
    </w:p>
    <w:p w:rsidR="00000000" w:rsidDel="00000000" w:rsidP="00000000" w:rsidRDefault="00000000" w:rsidRPr="00000000" w14:paraId="000000B9">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Kastner, J. K., &amp; Hong, S. J. (1984). A review of expert systems. </w:t>
      </w:r>
      <w:r>
        <w:rPr>
          <w:rFonts w:ascii="Georgia" w:cs="Georgia" w:eastAsia="Georgia" w:hAnsi="Georgia"/>
          <w:i w:val="1"/>
          <w:iCs w:val="1"/>
          <w:sz w:val="22"/>
          <w:szCs w:val="22"/>
          <w:highlight w:val="white"/>
          <w:rtl w:val="0"/>
        </w:rPr>
        <w:t xml:space="preserve">European journal of operational research</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18</w:t>
      </w:r>
      <w:r>
        <w:rPr>
          <w:rFonts w:ascii="Georgia" w:cs="Georgia" w:eastAsia="Georgia" w:hAnsi="Georgia"/>
          <w:sz w:val="22"/>
          <w:szCs w:val="22"/>
          <w:highlight w:val="white"/>
          <w:rtl w:val="0"/>
        </w:rPr>
        <w:t xml:space="preserve">(3), 285-292.</w:t>
      </w:r>
    </w:p>
    <w:p w:rsidR="00000000" w:rsidDel="00000000" w:rsidP="00000000" w:rsidRDefault="00000000" w:rsidRPr="00000000" w14:paraId="000000BA">
      <w:pPr>
        <w:spacing w:line="360" w:lineRule="auto"/>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Kim, J. (2025). Advertising in the Age of Agentic AI: Call for Research. </w:t>
      </w:r>
      <w:r>
        <w:rPr>
          <w:rFonts w:ascii="Georgia" w:cs="Georgia" w:eastAsia="Georgia" w:hAnsi="Georgia"/>
          <w:i w:val="1"/>
          <w:iCs w:val="1"/>
          <w:sz w:val="22"/>
          <w:szCs w:val="22"/>
          <w:highlight w:val="white"/>
          <w:rtl w:val="0"/>
        </w:rPr>
        <w:t xml:space="preserve">Journal of Interactive Advertising</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25</w:t>
      </w:r>
      <w:r>
        <w:rPr>
          <w:rFonts w:ascii="Georgia" w:cs="Georgia" w:eastAsia="Georgia" w:hAnsi="Georgia"/>
          <w:sz w:val="22"/>
          <w:szCs w:val="22"/>
          <w:highlight w:val="white"/>
          <w:rtl w:val="0"/>
        </w:rPr>
        <w:t xml:space="preserve">(3), 215-221.</w:t>
      </w:r>
      <w:r>
        <w:rPr>
          <w:rtl w:val="0"/>
        </w:rPr>
      </w:r>
    </w:p>
    <w:p w:rsidR="00000000" w:rsidDel="00000000" w:rsidP="00000000" w:rsidRDefault="00000000" w:rsidRPr="00000000" w14:paraId="000000BB">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Krizhevsky, Alex, Ilya Sutskever, and Geoffrey E. Hinton. "Imagenet classification with deep convolutional neural networks." </w:t>
      </w:r>
      <w:r>
        <w:rPr>
          <w:rFonts w:ascii="Georgia" w:cs="Georgia" w:eastAsia="Georgia" w:hAnsi="Georgia"/>
          <w:i w:val="1"/>
          <w:iCs w:val="1"/>
          <w:sz w:val="22"/>
          <w:szCs w:val="22"/>
          <w:highlight w:val="white"/>
          <w:rtl w:val="0"/>
        </w:rPr>
        <w:t xml:space="preserve">Advances in neural information processing systems</w:t>
      </w:r>
      <w:r>
        <w:rPr>
          <w:rFonts w:ascii="Georgia" w:cs="Georgia" w:eastAsia="Georgia" w:hAnsi="Georgia"/>
          <w:sz w:val="22"/>
          <w:szCs w:val="22"/>
          <w:highlight w:val="white"/>
          <w:rtl w:val="0"/>
        </w:rPr>
        <w:t xml:space="preserve"> 25 (2012).</w:t>
      </w:r>
      <w:r>
        <w:rPr>
          <w:rtl w:val="0"/>
        </w:rPr>
      </w:r>
    </w:p>
    <w:p w:rsidR="00000000" w:rsidDel="00000000" w:rsidP="00000000" w:rsidRDefault="00000000" w:rsidRPr="00000000" w14:paraId="000000BC">
      <w:pPr>
        <w:ind w:left="720" w:hanging="720"/>
        <w:rPr>
          <w:rFonts w:ascii="Georgia" w:cs="Georgia" w:eastAsia="Georgia" w:hAnsi="Georgia"/>
          <w:sz w:val="22"/>
          <w:szCs w:val="22"/>
        </w:rPr>
      </w:pPr>
      <w:r>
        <w:rPr>
          <w:rFonts w:ascii="Georgia" w:cs="Georgia" w:eastAsia="Georgia" w:hAnsi="Georgia"/>
          <w:sz w:val="22"/>
          <w:szCs w:val="22"/>
          <w:rtl w:val="0"/>
        </w:rPr>
        <w:t xml:space="preserve">Lewis, P., Perez, E., Piktus, A., Petroni, F., Karpukhin, V., Goyal, N., Küttler, H., Lewis, M., Yih, W., Rocktäschel, T., et al. (2020). Retrieval-augmented generation for knowledge-intensive nlp tasks. Advances in Neural Information Processing Systems, 33, 9459–9474.</w:t>
      </w:r>
    </w:p>
    <w:p w:rsidR="00000000" w:rsidDel="00000000" w:rsidP="00000000" w:rsidRDefault="00000000" w:rsidRPr="00000000" w14:paraId="000000BD">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Li, M., Guo, S., &amp; Liu, R. (2025). BERT-based Consumer Sentiment Analysis for Personalized Marketing Strategies. </w:t>
      </w:r>
      <w:r>
        <w:rPr>
          <w:rFonts w:ascii="Georgia" w:cs="Georgia" w:eastAsia="Georgia" w:hAnsi="Georgia"/>
          <w:i w:val="1"/>
          <w:iCs w:val="1"/>
          <w:sz w:val="22"/>
          <w:szCs w:val="22"/>
          <w:highlight w:val="white"/>
          <w:rtl w:val="0"/>
        </w:rPr>
        <w:t xml:space="preserve">Informatica</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49</w:t>
      </w:r>
      <w:r>
        <w:rPr>
          <w:rFonts w:ascii="Georgia" w:cs="Georgia" w:eastAsia="Georgia" w:hAnsi="Georgia"/>
          <w:sz w:val="22"/>
          <w:szCs w:val="22"/>
          <w:highlight w:val="white"/>
          <w:rtl w:val="0"/>
        </w:rPr>
        <w:t xml:space="preserve">(28).</w:t>
      </w:r>
      <w:r>
        <w:rPr>
          <w:rtl w:val="0"/>
        </w:rPr>
      </w:r>
    </w:p>
    <w:p w:rsidR="00000000" w:rsidDel="00000000" w:rsidP="00000000" w:rsidRDefault="00000000" w:rsidRPr="00000000" w14:paraId="000000BE">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Luo, X., Tong, S., Fang, Z., &amp; Qu, Z. (2019). Machines versus humans: the impact of AI chatbot disclosure on customer purchases. </w:t>
      </w:r>
      <w:r>
        <w:rPr>
          <w:rFonts w:ascii="Georgia" w:cs="Georgia" w:eastAsia="Georgia" w:hAnsi="Georgia"/>
          <w:i w:val="1"/>
          <w:iCs w:val="1"/>
          <w:sz w:val="22"/>
          <w:szCs w:val="22"/>
          <w:highlight w:val="white"/>
          <w:rtl w:val="0"/>
        </w:rPr>
        <w:t xml:space="preserve">Luo, X, Tong S, Fang Z, Qu</w:t>
      </w:r>
      <w:r>
        <w:rPr>
          <w:rFonts w:ascii="Georgia" w:cs="Georgia" w:eastAsia="Georgia" w:hAnsi="Georgia"/>
          <w:sz w:val="22"/>
          <w:szCs w:val="22"/>
          <w:highlight w:val="white"/>
          <w:rtl w:val="0"/>
        </w:rPr>
        <w:t xml:space="preserve">, (2019), 20-33.</w:t>
      </w:r>
    </w:p>
    <w:p w:rsidR="00000000" w:rsidDel="00000000" w:rsidP="00000000" w:rsidRDefault="00000000" w:rsidRPr="00000000" w14:paraId="000000BF">
      <w:pPr>
        <w:ind w:left="720" w:hanging="720"/>
        <w:rPr>
          <w:rFonts w:ascii="Georgia" w:cs="Georgia" w:eastAsia="Georgia" w:hAnsi="Georgia"/>
          <w:sz w:val="22"/>
          <w:szCs w:val="22"/>
        </w:rPr>
      </w:pPr>
      <w:r>
        <w:rPr>
          <w:rFonts w:ascii="Georgia" w:cs="Georgia" w:eastAsia="Georgia" w:hAnsi="Georgia"/>
          <w:sz w:val="22"/>
          <w:szCs w:val="22"/>
          <w:rtl w:val="0"/>
        </w:rPr>
        <w:t xml:space="preserve">Mayer, H., Yee, L., Chui, M., &amp; Roberts, R. (2025). AI in the workplace: A report for 2025. McKinsey &amp; Company.</w:t>
      </w:r>
      <w:hyperlink r:id="rId21">
        <w:r>
          <w:rPr>
            <w:rFonts w:ascii="Georgia" w:cs="Georgia" w:eastAsia="Georgia" w:hAnsi="Georgia"/>
            <w:sz w:val="22"/>
            <w:szCs w:val="22"/>
            <w:u w:val="single"/>
            <w:rtl w:val="0"/>
          </w:rPr>
          <w:t xml:space="preserve"> </w:t>
        </w:r>
      </w:hyperlink>
      <w:hyperlink r:id="rId22">
        <w:r>
          <w:rPr>
            <w:rFonts w:ascii="Georgia" w:cs="Georgia" w:eastAsia="Georgia" w:hAnsi="Georgia"/>
            <w:color w:val="1155cc"/>
            <w:sz w:val="22"/>
            <w:szCs w:val="22"/>
            <w:u w:val="single"/>
            <w:rtl w:val="0"/>
          </w:rPr>
          <w:t xml:space="preserve">https://www.mckinsey.com/capabilities/mckinsey-digital/our-insights/superagency-in-the-workplace-empowering-people-to-unlock-ais-full-potential-at-work</w:t>
        </w:r>
      </w:hyperlink>
      <w:r>
        <w:rPr>
          <w:rtl w:val="0"/>
        </w:rPr>
      </w:r>
    </w:p>
    <w:p w:rsidR="00000000" w:rsidDel="00000000" w:rsidP="00000000" w:rsidRDefault="00000000" w:rsidRPr="00000000" w14:paraId="000000C0">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Mikolov, T., Sutskever, I., Chen, K., Corrado, G. S., &amp; Dean, J. (2013). Distributed representations of words and phrases and their compositionality. </w:t>
      </w:r>
      <w:r>
        <w:rPr>
          <w:rFonts w:ascii="Georgia" w:cs="Georgia" w:eastAsia="Georgia" w:hAnsi="Georgia"/>
          <w:i w:val="1"/>
          <w:iCs w:val="1"/>
          <w:sz w:val="22"/>
          <w:szCs w:val="22"/>
          <w:highlight w:val="white"/>
          <w:rtl w:val="0"/>
        </w:rPr>
        <w:t xml:space="preserve">Advances in neural information processing systems</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26</w:t>
      </w:r>
      <w:r>
        <w:rPr>
          <w:rFonts w:ascii="Georgia" w:cs="Georgia" w:eastAsia="Georgia" w:hAnsi="Georgia"/>
          <w:sz w:val="22"/>
          <w:szCs w:val="22"/>
          <w:highlight w:val="white"/>
          <w:rtl w:val="0"/>
        </w:rPr>
        <w:t xml:space="preserve">.</w:t>
      </w:r>
    </w:p>
    <w:p w:rsidR="00000000" w:rsidDel="00000000" w:rsidP="00000000" w:rsidRDefault="00000000" w:rsidRPr="00000000" w14:paraId="000000C1">
      <w:pPr>
        <w:spacing w:line="360" w:lineRule="auto"/>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Mogaji, E., &amp; Jain, V. (2024). How generative AI is (will) change consumer behaviour: Postulating the potential impact and implications for research, practice, and policy. </w:t>
      </w:r>
      <w:r>
        <w:rPr>
          <w:rFonts w:ascii="Georgia" w:cs="Georgia" w:eastAsia="Georgia" w:hAnsi="Georgia"/>
          <w:i w:val="1"/>
          <w:iCs w:val="1"/>
          <w:sz w:val="22"/>
          <w:szCs w:val="22"/>
          <w:highlight w:val="white"/>
          <w:rtl w:val="0"/>
        </w:rPr>
        <w:t xml:space="preserve">Journal of consumer behaviour</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23</w:t>
      </w:r>
      <w:r>
        <w:rPr>
          <w:rFonts w:ascii="Georgia" w:cs="Georgia" w:eastAsia="Georgia" w:hAnsi="Georgia"/>
          <w:sz w:val="22"/>
          <w:szCs w:val="22"/>
          <w:highlight w:val="white"/>
          <w:rtl w:val="0"/>
        </w:rPr>
        <w:t xml:space="preserve">(5), 2379-2389.</w:t>
      </w:r>
      <w:r>
        <w:rPr>
          <w:rtl w:val="0"/>
        </w:rPr>
      </w:r>
    </w:p>
    <w:p w:rsidR="00000000" w:rsidDel="00000000" w:rsidP="00000000" w:rsidRDefault="00000000" w:rsidRPr="00000000" w14:paraId="000000C2">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Patton, M. Q. (2014). </w:t>
      </w:r>
      <w:r>
        <w:rPr>
          <w:rFonts w:ascii="Georgia" w:cs="Georgia" w:eastAsia="Georgia" w:hAnsi="Georgia"/>
          <w:i w:val="1"/>
          <w:iCs w:val="1"/>
          <w:sz w:val="22"/>
          <w:szCs w:val="22"/>
          <w:highlight w:val="white"/>
          <w:rtl w:val="0"/>
        </w:rPr>
        <w:t xml:space="preserve">Qualitative research &amp; evaluation methods: Integrating theory and practice</w:t>
      </w:r>
      <w:r>
        <w:rPr>
          <w:rFonts w:ascii="Georgia" w:cs="Georgia" w:eastAsia="Georgia" w:hAnsi="Georgia"/>
          <w:sz w:val="22"/>
          <w:szCs w:val="22"/>
          <w:highlight w:val="white"/>
          <w:rtl w:val="0"/>
        </w:rPr>
        <w:t xml:space="preserve">. Sage publications.</w:t>
      </w:r>
    </w:p>
    <w:p w:rsidR="00000000" w:rsidDel="00000000" w:rsidP="00000000" w:rsidRDefault="00000000" w:rsidRPr="00000000" w14:paraId="000000C3">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Chintalapati, S., &amp; Pandey, S. K. (2022). Artificial intelligence in marketing: A systematic literature review. </w:t>
      </w:r>
      <w:r>
        <w:rPr>
          <w:rFonts w:ascii="Georgia" w:cs="Georgia" w:eastAsia="Georgia" w:hAnsi="Georgia"/>
          <w:i w:val="1"/>
          <w:iCs w:val="1"/>
          <w:sz w:val="22"/>
          <w:szCs w:val="22"/>
          <w:highlight w:val="white"/>
          <w:rtl w:val="0"/>
        </w:rPr>
        <w:t xml:space="preserve">International Journal of Market Research</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64</w:t>
      </w:r>
      <w:r>
        <w:rPr>
          <w:rFonts w:ascii="Georgia" w:cs="Georgia" w:eastAsia="Georgia" w:hAnsi="Georgia"/>
          <w:sz w:val="22"/>
          <w:szCs w:val="22"/>
          <w:highlight w:val="white"/>
          <w:rtl w:val="0"/>
        </w:rPr>
        <w:t xml:space="preserve">(1), 38-68. </w:t>
      </w:r>
    </w:p>
    <w:p w:rsidR="00000000" w:rsidDel="00000000" w:rsidP="00000000" w:rsidRDefault="00000000" w:rsidRPr="00000000" w14:paraId="000000C4">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Parker, C., Scott, S., &amp; Geddes, A. (2019). Snowball sampling. </w:t>
      </w:r>
      <w:r>
        <w:rPr>
          <w:rFonts w:ascii="Georgia" w:cs="Georgia" w:eastAsia="Georgia" w:hAnsi="Georgia"/>
          <w:i w:val="1"/>
          <w:iCs w:val="1"/>
          <w:sz w:val="22"/>
          <w:szCs w:val="22"/>
          <w:highlight w:val="white"/>
          <w:rtl w:val="0"/>
        </w:rPr>
        <w:t xml:space="preserve">SAGE research methods foundations</w:t>
      </w:r>
      <w:r>
        <w:rPr>
          <w:rFonts w:ascii="Georgia" w:cs="Georgia" w:eastAsia="Georgia" w:hAnsi="Georgia"/>
          <w:sz w:val="22"/>
          <w:szCs w:val="22"/>
          <w:highlight w:val="white"/>
          <w:rtl w:val="0"/>
        </w:rPr>
        <w:t xml:space="preserve">.</w:t>
      </w:r>
    </w:p>
    <w:p w:rsidR="00000000" w:rsidDel="00000000" w:rsidP="00000000" w:rsidRDefault="00000000" w:rsidRPr="00000000" w14:paraId="000000C5">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Shinde, P. P., &amp; Shah, S. (2018, August). A review of machine learning and deep learning applications. In </w:t>
      </w:r>
      <w:r>
        <w:rPr>
          <w:rFonts w:ascii="Georgia" w:cs="Georgia" w:eastAsia="Georgia" w:hAnsi="Georgia"/>
          <w:i w:val="1"/>
          <w:iCs w:val="1"/>
          <w:sz w:val="22"/>
          <w:szCs w:val="22"/>
          <w:highlight w:val="white"/>
          <w:rtl w:val="0"/>
        </w:rPr>
        <w:t xml:space="preserve">2018 Fourth international conference on computing communication control and automation (ICCUBEA)</w:t>
      </w:r>
      <w:r>
        <w:rPr>
          <w:rFonts w:ascii="Georgia" w:cs="Georgia" w:eastAsia="Georgia" w:hAnsi="Georgia"/>
          <w:sz w:val="22"/>
          <w:szCs w:val="22"/>
          <w:highlight w:val="white"/>
          <w:rtl w:val="0"/>
        </w:rPr>
        <w:t xml:space="preserve"> (pp. 1-6). IEEE.</w:t>
      </w:r>
      <w:r>
        <w:rPr>
          <w:rtl w:val="0"/>
        </w:rPr>
      </w:r>
    </w:p>
    <w:p w:rsidR="00000000" w:rsidDel="00000000" w:rsidP="00000000" w:rsidRDefault="00000000" w:rsidRPr="00000000" w14:paraId="000000C6">
      <w:pPr>
        <w:ind w:left="720" w:hanging="720"/>
        <w:rPr>
          <w:rFonts w:ascii="Georgia" w:cs="Georgia" w:eastAsia="Georgia" w:hAnsi="Georgia"/>
          <w:sz w:val="22"/>
          <w:szCs w:val="22"/>
        </w:rPr>
      </w:pPr>
      <w:r>
        <w:rPr>
          <w:rFonts w:ascii="Georgia" w:cs="Georgia" w:eastAsia="Georgia" w:hAnsi="Georgia"/>
          <w:sz w:val="22"/>
          <w:szCs w:val="22"/>
          <w:rtl w:val="0"/>
        </w:rPr>
        <w:t xml:space="preserve">Sidorchuk, R. (2015). The concept of "value" in the theory of marketing. Asian Social Science, 11(9), 320–325.</w:t>
      </w:r>
      <w:hyperlink r:id="rId23">
        <w:r>
          <w:rPr>
            <w:rFonts w:ascii="Georgia" w:cs="Georgia" w:eastAsia="Georgia" w:hAnsi="Georgia"/>
            <w:sz w:val="22"/>
            <w:szCs w:val="22"/>
            <w:u w:val="single"/>
            <w:rtl w:val="0"/>
          </w:rPr>
          <w:t xml:space="preserve"> </w:t>
        </w:r>
      </w:hyperlink>
      <w:hyperlink r:id="rId24">
        <w:r>
          <w:rPr>
            <w:rFonts w:ascii="Georgia" w:cs="Georgia" w:eastAsia="Georgia" w:hAnsi="Georgia"/>
            <w:color w:val="1155cc"/>
            <w:sz w:val="22"/>
            <w:szCs w:val="22"/>
            <w:u w:val="single"/>
            <w:rtl w:val="0"/>
          </w:rPr>
          <w:t xml:space="preserve">https://doi.org/10.5539/ass.v11n9p320</w:t>
        </w:r>
      </w:hyperlink>
      <w:r>
        <w:rPr>
          <w:rtl w:val="0"/>
        </w:rPr>
      </w:r>
    </w:p>
    <w:p w:rsidR="00000000" w:rsidDel="00000000" w:rsidP="00000000" w:rsidRDefault="00000000" w:rsidRPr="00000000" w14:paraId="000000C7">
      <w:pPr>
        <w:ind w:left="720" w:hanging="720"/>
        <w:rPr>
          <w:rFonts w:ascii="Georgia" w:cs="Georgia" w:eastAsia="Georgia" w:hAnsi="Georgia"/>
          <w:sz w:val="22"/>
          <w:szCs w:val="22"/>
        </w:rPr>
      </w:pPr>
      <w:r>
        <w:rPr>
          <w:rFonts w:ascii="Georgia" w:cs="Georgia" w:eastAsia="Georgia" w:hAnsi="Georgia"/>
          <w:sz w:val="22"/>
          <w:szCs w:val="22"/>
          <w:rtl w:val="0"/>
        </w:rPr>
        <w:t xml:space="preserve">Teece, D., Pisano, G., &amp; Shuen, A. (1997). Dynamic capabilities and strategic management. Strategic Management Journal, 18(7), 509–533.</w:t>
      </w:r>
      <w:hyperlink r:id="rId25">
        <w:r>
          <w:rPr>
            <w:rFonts w:ascii="Georgia" w:cs="Georgia" w:eastAsia="Georgia" w:hAnsi="Georgia"/>
            <w:sz w:val="22"/>
            <w:szCs w:val="22"/>
            <w:u w:val="single"/>
            <w:rtl w:val="0"/>
          </w:rPr>
          <w:t xml:space="preserve"> </w:t>
        </w:r>
      </w:hyperlink>
      <w:hyperlink r:id="rId26">
        <w:r>
          <w:rPr>
            <w:rFonts w:ascii="Georgia" w:cs="Georgia" w:eastAsia="Georgia" w:hAnsi="Georgia"/>
            <w:color w:val="1155cc"/>
            <w:sz w:val="22"/>
            <w:szCs w:val="22"/>
            <w:u w:val="single"/>
            <w:rtl w:val="0"/>
          </w:rPr>
          <w:t xml:space="preserve">https://doi.org/10.1002/(SICI)1097-0266(199708)18:7&lt;509::AID-SMJ882&gt;3.0.CO;2-Z</w:t>
        </w:r>
      </w:hyperlink>
      <w:r>
        <w:rPr>
          <w:rtl w:val="0"/>
        </w:rPr>
      </w:r>
    </w:p>
    <w:p w:rsidR="00000000" w:rsidDel="00000000" w:rsidP="00000000" w:rsidRDefault="00000000" w:rsidRPr="00000000" w14:paraId="000000C8">
      <w:pPr>
        <w:ind w:left="720" w:hanging="720"/>
        <w:rPr>
          <w:rFonts w:ascii="Georgia" w:cs="Georgia" w:eastAsia="Georgia" w:hAnsi="Georgia"/>
          <w:sz w:val="22"/>
          <w:szCs w:val="22"/>
          <w:highlight w:val="white"/>
        </w:rPr>
      </w:pPr>
      <w:r>
        <w:rPr>
          <w:rFonts w:ascii="Georgia" w:cs="Georgia" w:eastAsia="Georgia" w:hAnsi="Georgia"/>
          <w:sz w:val="22"/>
          <w:szCs w:val="22"/>
          <w:highlight w:val="white"/>
          <w:rtl w:val="0"/>
        </w:rPr>
        <w:t xml:space="preserve">Vaswani, A., Shazeer, N., Parmar, N., Uszkoreit, J., Jones, L., Gomez, A. N., ... &amp; Polosukhin, I. (2017). Attention is all you need. </w:t>
      </w:r>
      <w:r>
        <w:rPr>
          <w:rFonts w:ascii="Georgia" w:cs="Georgia" w:eastAsia="Georgia" w:hAnsi="Georgia"/>
          <w:i w:val="1"/>
          <w:iCs w:val="1"/>
          <w:sz w:val="22"/>
          <w:szCs w:val="22"/>
          <w:highlight w:val="white"/>
          <w:rtl w:val="0"/>
        </w:rPr>
        <w:t xml:space="preserve">Advances in neural information processing systems</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30</w:t>
      </w:r>
      <w:r>
        <w:rPr>
          <w:rFonts w:ascii="Georgia" w:cs="Georgia" w:eastAsia="Georgia" w:hAnsi="Georgia"/>
          <w:sz w:val="22"/>
          <w:szCs w:val="22"/>
          <w:highlight w:val="white"/>
          <w:rtl w:val="0"/>
        </w:rPr>
        <w:t xml:space="preserve">.</w:t>
      </w:r>
    </w:p>
    <w:p w:rsidR="00000000" w:rsidDel="00000000" w:rsidP="00000000" w:rsidRDefault="00000000" w:rsidRPr="00000000" w14:paraId="000000C9">
      <w:pPr>
        <w:ind w:left="720" w:hanging="720"/>
        <w:rPr>
          <w:rFonts w:ascii="Georgia" w:cs="Georgia" w:eastAsia="Georgia" w:hAnsi="Georgia"/>
          <w:sz w:val="22"/>
          <w:szCs w:val="22"/>
        </w:rPr>
      </w:pPr>
      <w:r>
        <w:rPr>
          <w:rFonts w:ascii="Georgia" w:cs="Georgia" w:eastAsia="Georgia" w:hAnsi="Georgia"/>
          <w:sz w:val="22"/>
          <w:szCs w:val="22"/>
          <w:rtl w:val="0"/>
        </w:rPr>
        <w:t xml:space="preserve">Vidal, J. F., Perotti, F. A., Gonzalez, R., &amp; Gasco, J. (2022). Managing digital transformation: The view from the top. Journal of Business Research, 152, 29–41.</w:t>
      </w:r>
      <w:hyperlink r:id="rId27">
        <w:r>
          <w:rPr>
            <w:rFonts w:ascii="Georgia" w:cs="Georgia" w:eastAsia="Georgia" w:hAnsi="Georgia"/>
            <w:sz w:val="22"/>
            <w:szCs w:val="22"/>
            <w:u w:val="single"/>
            <w:rtl w:val="0"/>
          </w:rPr>
          <w:t xml:space="preserve"> </w:t>
        </w:r>
      </w:hyperlink>
      <w:hyperlink r:id="rId28">
        <w:r>
          <w:rPr>
            <w:rFonts w:ascii="Georgia" w:cs="Georgia" w:eastAsia="Georgia" w:hAnsi="Georgia"/>
            <w:color w:val="1155cc"/>
            <w:sz w:val="22"/>
            <w:szCs w:val="22"/>
            <w:u w:val="single"/>
            <w:rtl w:val="0"/>
          </w:rPr>
          <w:t xml:space="preserve">https://doi.org/10.1016/j.jbusres.2022.07.0200</w:t>
        </w:r>
      </w:hyperlink>
      <w:r>
        <w:rPr>
          <w:rtl w:val="0"/>
        </w:rPr>
      </w:r>
    </w:p>
    <w:p w:rsidR="00000000" w:rsidDel="00000000" w:rsidP="00000000" w:rsidRDefault="00000000" w:rsidRPr="00000000" w14:paraId="000000CA">
      <w:pPr>
        <w:spacing w:line="360" w:lineRule="auto"/>
        <w:ind w:left="720" w:hanging="720"/>
        <w:rPr>
          <w:highlight w:val="white"/>
        </w:rPr>
      </w:pPr>
      <w:r>
        <w:rPr>
          <w:highlight w:val="white"/>
          <w:rtl w:val="0"/>
        </w:rPr>
        <w:t xml:space="preserve">Wahid, R., Mero, J., &amp; Ritala, P. (2023). Written by ChatGPT, illustrated by Midjourney: generative AI for content marketing. </w:t>
      </w:r>
      <w:r>
        <w:rPr>
          <w:i w:val="1"/>
          <w:iCs w:val="1"/>
          <w:highlight w:val="white"/>
          <w:rtl w:val="0"/>
        </w:rPr>
        <w:t xml:space="preserve">Asia Pacific Journal of Marketing and Logistics</w:t>
      </w:r>
      <w:r>
        <w:rPr>
          <w:highlight w:val="white"/>
          <w:rtl w:val="0"/>
        </w:rPr>
        <w:t xml:space="preserve">, </w:t>
      </w:r>
      <w:r>
        <w:rPr>
          <w:i w:val="1"/>
          <w:iCs w:val="1"/>
          <w:highlight w:val="white"/>
          <w:rtl w:val="0"/>
        </w:rPr>
        <w:t xml:space="preserve">35</w:t>
      </w:r>
      <w:r>
        <w:rPr>
          <w:highlight w:val="white"/>
          <w:rtl w:val="0"/>
        </w:rPr>
        <w:t xml:space="preserve">(8), 1813-1822. </w:t>
      </w:r>
    </w:p>
    <w:p w:rsidR="00000000" w:rsidDel="00000000" w:rsidP="00000000" w:rsidRDefault="00000000" w:rsidRPr="00000000" w14:paraId="000000CB">
      <w:pPr>
        <w:spacing w:line="360" w:lineRule="auto"/>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Woodside, A. G., Golfetto, F., &amp; Gibbert, M. (2008). Customer value: theory, research, and practice. In </w:t>
      </w:r>
      <w:r>
        <w:rPr>
          <w:rFonts w:ascii="Georgia" w:cs="Georgia" w:eastAsia="Georgia" w:hAnsi="Georgia"/>
          <w:i w:val="1"/>
          <w:iCs w:val="1"/>
          <w:sz w:val="22"/>
          <w:szCs w:val="22"/>
          <w:highlight w:val="white"/>
          <w:rtl w:val="0"/>
        </w:rPr>
        <w:t xml:space="preserve">Creating and managing superior customer value</w:t>
      </w:r>
      <w:r>
        <w:rPr>
          <w:rFonts w:ascii="Georgia" w:cs="Georgia" w:eastAsia="Georgia" w:hAnsi="Georgia"/>
          <w:sz w:val="22"/>
          <w:szCs w:val="22"/>
          <w:highlight w:val="white"/>
          <w:rtl w:val="0"/>
        </w:rPr>
        <w:t xml:space="preserve"> (pp. 3-25). Emerald Group Publishing Limited.</w:t>
      </w:r>
      <w:r>
        <w:rPr>
          <w:rtl w:val="0"/>
        </w:rPr>
      </w:r>
    </w:p>
    <w:p w:rsidR="00000000" w:rsidDel="00000000" w:rsidP="00000000" w:rsidRDefault="00000000" w:rsidRPr="00000000" w14:paraId="000000CC">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Xu, Y., Liu, X., Cao, X., Huang, C., Liu, E., Qian, S., ... &amp; Zhang, J. (2021). Artificial intelligence: A powerful paradigm for scientific research. </w:t>
      </w:r>
      <w:r>
        <w:rPr>
          <w:rFonts w:ascii="Georgia" w:cs="Georgia" w:eastAsia="Georgia" w:hAnsi="Georgia"/>
          <w:i w:val="1"/>
          <w:iCs w:val="1"/>
          <w:sz w:val="22"/>
          <w:szCs w:val="22"/>
          <w:highlight w:val="white"/>
          <w:rtl w:val="0"/>
        </w:rPr>
        <w:t xml:space="preserve">The Innovation</w:t>
      </w:r>
      <w:r>
        <w:rPr>
          <w:rFonts w:ascii="Georgia" w:cs="Georgia" w:eastAsia="Georgia" w:hAnsi="Georgia"/>
          <w:sz w:val="22"/>
          <w:szCs w:val="22"/>
          <w:highlight w:val="white"/>
          <w:rtl w:val="0"/>
        </w:rPr>
        <w:t xml:space="preserve">, </w:t>
      </w:r>
      <w:r>
        <w:rPr>
          <w:rFonts w:ascii="Georgia" w:cs="Georgia" w:eastAsia="Georgia" w:hAnsi="Georgia"/>
          <w:i w:val="1"/>
          <w:iCs w:val="1"/>
          <w:sz w:val="22"/>
          <w:szCs w:val="22"/>
          <w:highlight w:val="white"/>
          <w:rtl w:val="0"/>
        </w:rPr>
        <w:t xml:space="preserve">2</w:t>
      </w:r>
      <w:r>
        <w:rPr>
          <w:rFonts w:ascii="Georgia" w:cs="Georgia" w:eastAsia="Georgia" w:hAnsi="Georgia"/>
          <w:sz w:val="22"/>
          <w:szCs w:val="22"/>
          <w:highlight w:val="white"/>
          <w:rtl w:val="0"/>
        </w:rPr>
        <w:t xml:space="preserve">(4).</w:t>
      </w:r>
      <w:r>
        <w:br w:type="page"/>
      </w:r>
      <w:r>
        <w:rPr>
          <w:rtl w:val="0"/>
        </w:rPr>
      </w:r>
    </w:p>
    <w:p w:rsidR="00000000" w:rsidDel="00000000" w:rsidP="00000000" w:rsidRDefault="00000000" w:rsidRPr="00000000" w14:paraId="00000131">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Cillo, P., &amp; Rubera, G. (2025). Generative AI in innovation and marketing processes: A roadmap of research opportunities. Journal of the Academy of Marketing Science, 53, 684-701. https://doi.org/10.1007/s11747-024-01044-7.</w:t>
      </w:r>
    </w:p>
    <w:p w:rsidR="00000000" w:rsidDel="00000000" w:rsidP="00000000" w:rsidRDefault="00000000" w:rsidRPr="00000000" w14:paraId="00000132">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Farquhar, S., Kossen, J., Kuhn, L., &amp; Gal, Y. (2024). Detecting hallucinations in large language models using semantic entropy. Nature, 630, 625-630. https://doi.org/10.1038/s41586-024-07421-0.</w:t>
      </w:r>
    </w:p>
    <w:p w:rsidR="00000000" w:rsidDel="00000000" w:rsidP="00000000" w:rsidRDefault="00000000" w:rsidRPr="00000000" w14:paraId="00000133">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Grewal, D., Satornino, C. B., Davenport, T., &amp; Guha, A. (2025). How generative AI Is shaping the future of marketing. Journal of the Academy of Marketing Science, 53, 702-722. https://doi.org/10.1007/s11747-024-01064-3.</w:t>
      </w:r>
    </w:p>
    <w:p w:rsidR="00000000" w:rsidDel="00000000" w:rsidP="00000000" w:rsidRDefault="00000000" w:rsidRPr="00000000" w14:paraId="00000134">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Charmaz, K. (2014). Constructing grounded theory (2nd ed.). Sage.</w:t>
      </w:r>
    </w:p>
    <w:p w:rsidR="00000000" w:rsidDel="00000000" w:rsidP="00000000" w:rsidRDefault="00000000" w:rsidRPr="00000000" w14:paraId="0000013E">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Agrawal, K. (2024). Towards Adoption of Generative AI in Organizational Settings. Journal of Computer Information Systems, 64(5), 636-651. https://doi.org/10.1080/08874417.2023.2240744.</w:t>
      </w:r>
    </w:p>
    <w:p w:rsidR="00000000" w:rsidDel="00000000" w:rsidP="00000000" w:rsidRDefault="00000000" w:rsidRPr="00000000" w14:paraId="00000135">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Doshi, A., &amp; Hauser, O. (2024). Generative AI enhances individual creativity but reduces the collective diversity of novel content. Science Advances, 10(28). https://doi.org/10.1126/sciadv.adn5290.</w:t>
      </w:r>
    </w:p>
    <w:p w:rsidR="00000000" w:rsidDel="00000000" w:rsidP="00000000" w:rsidRDefault="00000000" w:rsidRPr="00000000" w14:paraId="00000136">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Ellström, D., Holtström, J., Berg, E., &amp; Josefsson, C. (2022). Dynamic capabilities for digital transformation. Journal of Strategy and Management, 15(2), 272-286. https://doi.org/10.1108/jsma-04-2021-0089.</w:t>
      </w:r>
    </w:p>
    <w:p w:rsidR="00000000" w:rsidDel="00000000" w:rsidP="00000000" w:rsidRDefault="00000000" w:rsidRPr="00000000" w14:paraId="00000137">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Enholm, I., Papagiannidis, E., Mikalef, P., &amp; Krogstie, J. (2022). Artificial Intelligence and Business Value: a Literature Review. Information Systems Frontiers, 24(5), 1709-1734. https://doi.org/10.1007/s10796-021-10186-w.</w:t>
      </w:r>
    </w:p>
    <w:p w:rsidR="00000000" w:rsidDel="00000000" w:rsidP="00000000" w:rsidRDefault="00000000" w:rsidRPr="00000000" w14:paraId="00000138">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Hanelt, A., Bohnsack, R., Marz, D., &amp; Antunes Marante, C. (2021). A Systematic Review of the Literature on Digital Transformation: Insights and Implications for Strategy and Organizational Change. Journal of Management Studies, 58(5), 1159-1197. https://doi.org/10.1111/joms.12639.</w:t>
      </w:r>
    </w:p>
    <w:p w:rsidR="00000000" w:rsidDel="00000000" w:rsidP="00000000" w:rsidRDefault="00000000" w:rsidRPr="00000000" w14:paraId="00000139">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Kaartemo, V., &amp; Helkkula, A. (2018). A Systematic Review of Artificial Intelligence and Robots in Value Co-creation: Current Status and Future Research Avenues. Journal of Creating Value, 4(2), 211-228. https://doi.org/10.1177/2394964318805625.</w:t>
      </w:r>
    </w:p>
    <w:p w:rsidR="00000000" w:rsidDel="00000000" w:rsidP="00000000" w:rsidRDefault="00000000" w:rsidRPr="00000000" w14:paraId="0000013A">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Kitsios, F., &amp; Kamariotou, M. (2021). Artificial Intelligence and Business Strategy towards Digital Transformation: A Research Agenda. Sustainability, 13(4), 2025. https://doi.org/10.3390/su13042025.</w:t>
      </w:r>
    </w:p>
    <w:p w:rsidR="00000000" w:rsidDel="00000000" w:rsidP="00000000" w:rsidRDefault="00000000" w:rsidRPr="00000000" w14:paraId="0000013B">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Paschen, J., Paschen, U., Pala, E., &amp; Kietzmann, J. (2021). Artificial intelligence (AI) and value co-creation in B2B sales: Activities, actors and resources. Australasian Marketing Journal, 29(3), 243-251. https://doi.org/10.1016/j.ausmj.2020.06.004.</w:t>
      </w:r>
    </w:p>
    <w:p w:rsidR="00000000" w:rsidDel="00000000" w:rsidP="00000000" w:rsidRDefault="00000000" w:rsidRPr="00000000" w14:paraId="0000013C">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Verhoef, P. C., Broekhuizen, T., Bart, Y., Bhattacharya, A., Qi Dong, J., Fabian, N., &amp; Haenlein, M. (2021). Digital transformation: A multidisciplinary reflection and research agenda. Journal of Business Research, 122, 889-901. https://doi.org/10.1016/j.jbusres.2019.09.022.</w:t>
      </w:r>
    </w:p>
    <w:p w:rsidR="00000000" w:rsidDel="00000000" w:rsidP="00000000" w:rsidRDefault="00000000" w:rsidRPr="00000000" w14:paraId="0000013D">
      <w:pPr>
        <w:ind w:left="720" w:hanging="720"/>
        <w:rPr>
          <w:rFonts w:ascii="Georgia" w:cs="Georgia" w:eastAsia="Georgia" w:hAnsi="Georgia"/>
          <w:sz w:val="22"/>
          <w:szCs w:val="22"/>
        </w:rPr>
      </w:pPr>
      <w:r>
        <w:rPr>
          <w:rFonts w:ascii="Georgia" w:cs="Georgia" w:eastAsia="Georgia" w:hAnsi="Georgia"/>
          <w:sz w:val="22"/>
          <w:szCs w:val="22"/>
          <w:highlight w:val="white"/>
          <w:rtl w:val="0"/>
        </w:rPr>
        <w:t xml:space="preserve">Warner, K. S. R., &amp; Wäger, M. (2019). Building dynamic capabilities for digital transformation: An ongoing process of strategic renewal. Long Range Planning, 52(3), 326-349. https://doi.org/10.1016/j.lrp.2018.12.001.</w:t>
      </w:r>
    </w:p>
    <w:p w:rsidR="00000000" w:rsidDel="00000000" w:rsidP="00000000" w:rsidRDefault="00000000" w:rsidRPr="00000000" w14:paraId="000000CD">
      <w:pPr>
        <w:pStyle w:val="Heading1"/>
        <w:rPr>
          <w:rFonts w:ascii="Georgia" w:cs="Georgia" w:eastAsia="Georgia" w:hAnsi="Georgia"/>
          <w:sz w:val="22"/>
          <w:szCs w:val="22"/>
        </w:rPr>
      </w:pPr>
      <w:bookmarkStart w:colFirst="0" w:colLast="0" w:name="_icpp6ljm25yc" w:id="29"/>
      <w:bookmarkEnd w:id="29"/>
      <w:r>
        <w:rPr>
          <w:rFonts w:ascii="Georgia" w:cs="Georgia" w:eastAsia="Georgia" w:hAnsi="Georgia"/>
          <w:sz w:val="22"/>
          <w:szCs w:val="22"/>
          <w:rtl w:val="0"/>
        </w:rPr>
        <w:t xml:space="preserve">Appendix A. Interview Guide and Protocol</w:t>
      </w:r>
    </w:p>
    <w:p w:rsidR="00000000" w:rsidDel="00000000" w:rsidP="00000000" w:rsidRDefault="00000000" w:rsidRPr="00000000" w14:paraId="000000CE">
      <w:pPr>
        <w:spacing w:line="480" w:lineRule="auto"/>
        <w:rPr>
          <w:rFonts w:ascii="Georgia" w:cs="Georgia" w:eastAsia="Georgia" w:hAnsi="Georgia"/>
          <w:sz w:val="22"/>
          <w:szCs w:val="22"/>
        </w:rPr>
      </w:pPr>
      <w:r>
        <w:rPr>
          <w:rFonts w:ascii="Georgia" w:cs="Georgia" w:eastAsia="Georgia" w:hAnsi="Georgia"/>
          <w:sz w:val="22"/>
          <w:szCs w:val="22"/>
          <w:rtl w:val="0"/>
        </w:rPr>
        <w:t xml:space="preserve">To ensure relevant topics are discussed, a list of questions and an interview protocol are utilized. </w:t>
      </w:r>
    </w:p>
    <w:p w:rsidR="00000000" w:rsidDel="00000000" w:rsidP="00000000" w:rsidRDefault="00000000" w:rsidRPr="00000000" w14:paraId="000000CF">
      <w:pPr>
        <w:pStyle w:val="Heading2"/>
        <w:spacing w:line="480" w:lineRule="auto"/>
        <w:rPr>
          <w:rFonts w:ascii="Georgia" w:cs="Georgia" w:eastAsia="Georgia" w:hAnsi="Georgia"/>
          <w:sz w:val="22"/>
          <w:szCs w:val="22"/>
        </w:rPr>
      </w:pPr>
      <w:bookmarkStart w:colFirst="0" w:colLast="0" w:name="_yaxctkjupl5f" w:id="30"/>
      <w:bookmarkEnd w:id="30"/>
      <w:r>
        <w:rPr>
          <w:rFonts w:ascii="Georgia" w:cs="Georgia" w:eastAsia="Georgia" w:hAnsi="Georgia"/>
          <w:sz w:val="22"/>
          <w:szCs w:val="22"/>
          <w:rtl w:val="0"/>
        </w:rPr>
        <w:t xml:space="preserve">A.1.</w:t>
        <w:tab/>
        <w:t xml:space="preserve">Interview Guide</w:t>
      </w:r>
    </w:p>
    <w:p w:rsidR="00000000" w:rsidDel="00000000" w:rsidP="00000000" w:rsidRDefault="00000000" w:rsidRPr="00000000" w14:paraId="000000D0">
      <w:pPr>
        <w:pStyle w:val="Heading3"/>
        <w:spacing w:line="480" w:lineRule="auto"/>
        <w:rPr>
          <w:rFonts w:ascii="Georgia" w:cs="Georgia" w:eastAsia="Georgia" w:hAnsi="Georgia"/>
          <w:sz w:val="22"/>
          <w:szCs w:val="22"/>
        </w:rPr>
      </w:pPr>
      <w:bookmarkStart w:colFirst="0" w:colLast="0" w:name="_fso8dir40043" w:id="31"/>
      <w:bookmarkEnd w:id="31"/>
      <w:r>
        <w:rPr>
          <w:rFonts w:ascii="Georgia" w:cs="Georgia" w:eastAsia="Georgia" w:hAnsi="Georgia"/>
          <w:sz w:val="22"/>
          <w:szCs w:val="22"/>
          <w:rtl w:val="0"/>
        </w:rPr>
        <w:t xml:space="preserve">A.1.1.</w:t>
        <w:tab/>
        <w:t xml:space="preserve">Primary questions</w:t>
      </w:r>
    </w:p>
    <w:p w:rsidR="00000000" w:rsidDel="00000000" w:rsidP="00000000" w:rsidRDefault="00000000" w:rsidRPr="00000000" w14:paraId="000000D1">
      <w:pPr>
        <w:numPr>
          <w:ilvl w:val="0"/>
          <w:numId w:val="5"/>
        </w:numPr>
        <w:ind w:left="720" w:hanging="360"/>
        <w:rPr>
          <w:rFonts w:ascii="Georgia" w:cs="Georgia" w:eastAsia="Georgia" w:hAnsi="Georgia"/>
          <w:sz w:val="22"/>
          <w:szCs w:val="22"/>
        </w:rPr>
      </w:pPr>
      <w:r>
        <w:rPr>
          <w:rFonts w:ascii="Georgia" w:cs="Georgia" w:eastAsia="Georgia" w:hAnsi="Georgia"/>
          <w:sz w:val="22"/>
          <w:szCs w:val="22"/>
          <w:rtl w:val="0"/>
        </w:rPr>
        <w:t xml:space="preserve">Background of interviewee:</w:t>
      </w:r>
    </w:p>
    <w:p w:rsidR="00000000" w:rsidDel="00000000" w:rsidP="00000000" w:rsidRDefault="00000000" w:rsidRPr="00000000" w14:paraId="000000D2">
      <w:pPr>
        <w:numPr>
          <w:ilvl w:val="1"/>
          <w:numId w:val="5"/>
        </w:numPr>
        <w:ind w:left="1440" w:hanging="360"/>
        <w:rPr>
          <w:rFonts w:ascii="Georgia" w:cs="Georgia" w:eastAsia="Georgia" w:hAnsi="Georgia"/>
          <w:sz w:val="22"/>
          <w:szCs w:val="22"/>
        </w:rPr>
      </w:pPr>
      <w:r>
        <w:rPr>
          <w:rFonts w:ascii="Georgia" w:cs="Georgia" w:eastAsia="Georgia" w:hAnsi="Georgia"/>
          <w:sz w:val="22"/>
          <w:szCs w:val="22"/>
          <w:rtl w:val="0"/>
        </w:rPr>
        <w:t xml:space="preserve">What is your role within the organization? </w:t>
      </w:r>
      <w:r>
        <w:rPr>
          <w:rFonts w:ascii="Georgia" w:cs="Georgia" w:eastAsia="Georgia" w:hAnsi="Georgia"/>
          <w:i w:val="1"/>
          <w:iCs w:val="1"/>
          <w:sz w:val="22"/>
          <w:szCs w:val="22"/>
          <w:rtl w:val="0"/>
        </w:rPr>
        <w:t xml:space="preserve">(key responsibilities)</w:t>
      </w:r>
      <w:r>
        <w:rPr>
          <w:rtl w:val="0"/>
        </w:rPr>
      </w:r>
    </w:p>
    <w:p w:rsidR="00000000" w:rsidDel="00000000" w:rsidP="00000000" w:rsidRDefault="00000000" w:rsidRPr="00000000" w14:paraId="000000D3">
      <w:pPr>
        <w:numPr>
          <w:ilvl w:val="0"/>
          <w:numId w:val="5"/>
        </w:numPr>
        <w:ind w:left="720" w:hanging="360"/>
        <w:rPr>
          <w:rFonts w:ascii="Georgia" w:cs="Georgia" w:eastAsia="Georgia" w:hAnsi="Georgia"/>
          <w:sz w:val="22"/>
          <w:szCs w:val="22"/>
        </w:rPr>
      </w:pPr>
      <w:r>
        <w:rPr>
          <w:rFonts w:ascii="Georgia" w:cs="Georgia" w:eastAsia="Georgia" w:hAnsi="Georgia"/>
          <w:sz w:val="22"/>
          <w:szCs w:val="22"/>
          <w:rtl w:val="0"/>
        </w:rPr>
        <w:t xml:space="preserve">Openers to establish common ground:</w:t>
      </w:r>
    </w:p>
    <w:p w:rsidR="00000000" w:rsidDel="00000000" w:rsidP="00000000" w:rsidRDefault="00000000" w:rsidRPr="00000000" w14:paraId="000000D4">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does generative AI mean to you?</w:t>
      </w:r>
    </w:p>
    <w:p w:rsidR="00000000" w:rsidDel="00000000" w:rsidP="00000000" w:rsidRDefault="00000000" w:rsidRPr="00000000" w14:paraId="000000D5">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does agentic AI mean to you?</w:t>
      </w:r>
      <w:r>
        <w:rPr>
          <w:rtl w:val="0"/>
        </w:rPr>
      </w:r>
    </w:p>
    <w:p w:rsidR="00000000" w:rsidDel="00000000" w:rsidP="00000000" w:rsidRDefault="00000000" w:rsidRPr="00000000" w14:paraId="000000D6">
      <w:pPr>
        <w:numPr>
          <w:ilvl w:val="0"/>
          <w:numId w:val="6"/>
        </w:numPr>
        <w:spacing w:line="480" w:lineRule="auto"/>
        <w:ind w:left="720" w:hanging="360"/>
        <w:rPr>
          <w:rFonts w:ascii="Georgia" w:cs="Georgia" w:eastAsia="Georgia" w:hAnsi="Georgia"/>
          <w:sz w:val="22"/>
          <w:szCs w:val="22"/>
        </w:rPr>
      </w:pPr>
      <w:r>
        <w:rPr>
          <w:rFonts w:ascii="Georgia" w:cs="Georgia" w:eastAsia="Georgia" w:hAnsi="Georgia"/>
          <w:sz w:val="22"/>
          <w:szCs w:val="22"/>
          <w:rtl w:val="0"/>
        </w:rPr>
        <w:t xml:space="preserve">How are you already using agentic AI, if at all?</w:t>
      </w:r>
    </w:p>
    <w:p w:rsidR="00000000" w:rsidDel="00000000" w:rsidP="00000000" w:rsidRDefault="00000000" w:rsidRPr="00000000" w14:paraId="000000D7">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are the benefits of this usage, if any?</w:t>
      </w:r>
    </w:p>
    <w:p w:rsidR="00000000" w:rsidDel="00000000" w:rsidP="00000000" w:rsidRDefault="00000000" w:rsidRPr="00000000" w14:paraId="000000D8">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are the drawbacks of this usage, if any? </w:t>
      </w:r>
      <w:r>
        <w:rPr>
          <w:rFonts w:ascii="Georgia" w:cs="Georgia" w:eastAsia="Georgia" w:hAnsi="Georgia"/>
          <w:i w:val="1"/>
          <w:iCs w:val="1"/>
          <w:sz w:val="22"/>
          <w:szCs w:val="22"/>
          <w:rtl w:val="0"/>
        </w:rPr>
        <w:t xml:space="preserve">(financial, hours, negative side-effects etc.)</w:t>
      </w:r>
    </w:p>
    <w:p w:rsidR="00000000" w:rsidDel="00000000" w:rsidP="00000000" w:rsidRDefault="00000000" w:rsidRPr="00000000" w14:paraId="000000D9">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are the risks of this usage, if any?</w:t>
      </w:r>
      <w:r>
        <w:rPr>
          <w:rtl w:val="0"/>
        </w:rPr>
      </w:r>
    </w:p>
    <w:p w:rsidR="00000000" w:rsidDel="00000000" w:rsidP="00000000" w:rsidRDefault="00000000" w:rsidRPr="00000000" w14:paraId="000000DA">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steps were taken to deploy Agentic AI in the organization?</w:t>
      </w:r>
    </w:p>
    <w:p w:rsidR="00000000" w:rsidDel="00000000" w:rsidP="00000000" w:rsidRDefault="00000000" w:rsidRPr="00000000" w14:paraId="000000DB">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What obstacles, if any, were faced whilst deploying Agentic AI?</w:t>
      </w:r>
    </w:p>
    <w:p w:rsidR="00000000" w:rsidDel="00000000" w:rsidP="00000000" w:rsidRDefault="00000000" w:rsidRPr="00000000" w14:paraId="000000DC">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did you need to deploy Agentic AI?  </w:t>
      </w:r>
      <w:r>
        <w:rPr>
          <w:rFonts w:ascii="Georgia" w:cs="Georgia" w:eastAsia="Georgia" w:hAnsi="Georgia"/>
          <w:i w:val="1"/>
          <w:iCs w:val="1"/>
          <w:sz w:val="22"/>
          <w:szCs w:val="22"/>
          <w:rtl w:val="0"/>
        </w:rPr>
        <w:t xml:space="preserve">(infrastructure, advice, other resources)</w:t>
      </w:r>
    </w:p>
    <w:p w:rsidR="00000000" w:rsidDel="00000000" w:rsidP="00000000" w:rsidRDefault="00000000" w:rsidRPr="00000000" w14:paraId="000000DD">
      <w:pPr>
        <w:numPr>
          <w:ilvl w:val="0"/>
          <w:numId w:val="6"/>
        </w:numPr>
        <w:spacing w:line="480" w:lineRule="auto"/>
        <w:ind w:left="720" w:hanging="360"/>
        <w:rPr>
          <w:rFonts w:ascii="Georgia" w:cs="Georgia" w:eastAsia="Georgia" w:hAnsi="Georgia"/>
          <w:sz w:val="22"/>
          <w:szCs w:val="22"/>
        </w:rPr>
      </w:pPr>
      <w:r>
        <w:rPr>
          <w:rFonts w:ascii="Georgia" w:cs="Georgia" w:eastAsia="Georgia" w:hAnsi="Georgia"/>
          <w:sz w:val="22"/>
          <w:szCs w:val="22"/>
          <w:rtl w:val="0"/>
        </w:rPr>
        <w:t xml:space="preserve">What agentic AI solutions is your organization looking to implement in the near future, if any?</w:t>
      </w:r>
    </w:p>
    <w:p w:rsidR="00000000" w:rsidDel="00000000" w:rsidP="00000000" w:rsidRDefault="00000000" w:rsidRPr="00000000" w14:paraId="000000DE">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are the benefits that you are looking for?</w:t>
      </w:r>
    </w:p>
    <w:p w:rsidR="00000000" w:rsidDel="00000000" w:rsidP="00000000" w:rsidRDefault="00000000" w:rsidRPr="00000000" w14:paraId="000000DF">
      <w:pPr>
        <w:numPr>
          <w:ilvl w:val="1"/>
          <w:numId w:val="6"/>
        </w:numPr>
        <w:ind w:left="1440" w:hanging="360"/>
        <w:rPr>
          <w:rFonts w:ascii="Georgia" w:cs="Georgia" w:eastAsia="Georgia" w:hAnsi="Georgia"/>
          <w:sz w:val="22"/>
          <w:szCs w:val="22"/>
        </w:rPr>
      </w:pPr>
      <w:r>
        <w:rPr>
          <w:rFonts w:ascii="Georgia" w:cs="Georgia" w:eastAsia="Georgia" w:hAnsi="Georgia"/>
          <w:sz w:val="22"/>
          <w:szCs w:val="22"/>
          <w:rtl w:val="0"/>
        </w:rPr>
        <w:t xml:space="preserve">What are the drawbacks of this usage, if any?</w:t>
      </w:r>
    </w:p>
    <w:p w:rsidR="00000000" w:rsidDel="00000000" w:rsidP="00000000" w:rsidRDefault="00000000" w:rsidRPr="00000000" w14:paraId="000000E0">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are the risks of this usage, if any?</w:t>
      </w:r>
    </w:p>
    <w:p w:rsidR="00000000" w:rsidDel="00000000" w:rsidP="00000000" w:rsidRDefault="00000000" w:rsidRPr="00000000" w14:paraId="000000E1">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What obstacles, if any, do you expect to face in implementing Agentic AI?</w:t>
      </w:r>
    </w:p>
    <w:p w:rsidR="00000000" w:rsidDel="00000000" w:rsidP="00000000" w:rsidRDefault="00000000" w:rsidRPr="00000000" w14:paraId="000000E2">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tailwinds, if any, do you expect to face whilst implementing agentic AI?</w:t>
      </w:r>
    </w:p>
    <w:p w:rsidR="00000000" w:rsidDel="00000000" w:rsidP="00000000" w:rsidRDefault="00000000" w:rsidRPr="00000000" w14:paraId="000000E3">
      <w:pPr>
        <w:numPr>
          <w:ilvl w:val="0"/>
          <w:numId w:val="6"/>
        </w:numPr>
        <w:spacing w:line="480" w:lineRule="auto"/>
        <w:ind w:left="720" w:hanging="360"/>
        <w:rPr>
          <w:rFonts w:ascii="Georgia" w:cs="Georgia" w:eastAsia="Georgia" w:hAnsi="Georgia"/>
          <w:sz w:val="22"/>
          <w:szCs w:val="22"/>
        </w:rPr>
      </w:pPr>
      <w:r>
        <w:rPr>
          <w:rFonts w:ascii="Georgia" w:cs="Georgia" w:eastAsia="Georgia" w:hAnsi="Georgia"/>
          <w:sz w:val="22"/>
          <w:szCs w:val="22"/>
          <w:rtl w:val="0"/>
        </w:rPr>
        <w:t xml:space="preserve">(Optional) What are your strategic goals for the next year that will leverage Agentic AI?</w:t>
      </w:r>
    </w:p>
    <w:p w:rsidR="00000000" w:rsidDel="00000000" w:rsidP="00000000" w:rsidRDefault="00000000" w:rsidRPr="00000000" w14:paraId="000000E4">
      <w:pPr>
        <w:numPr>
          <w:ilvl w:val="1"/>
          <w:numId w:val="6"/>
        </w:numPr>
        <w:spacing w:line="480" w:lineRule="auto"/>
        <w:ind w:left="1440" w:hanging="360"/>
        <w:rPr>
          <w:rFonts w:ascii="Georgia" w:cs="Georgia" w:eastAsia="Georgia" w:hAnsi="Georgia"/>
          <w:sz w:val="22"/>
          <w:szCs w:val="22"/>
        </w:rPr>
      </w:pPr>
      <w:r>
        <w:rPr>
          <w:rFonts w:ascii="Georgia" w:cs="Georgia" w:eastAsia="Georgia" w:hAnsi="Georgia"/>
          <w:sz w:val="22"/>
          <w:szCs w:val="22"/>
          <w:rtl w:val="0"/>
        </w:rPr>
        <w:t xml:space="preserve">What benefits do you expect to create using these initiatives?</w:t>
      </w:r>
      <w:r>
        <w:rPr>
          <w:rtl w:val="0"/>
        </w:rPr>
      </w:r>
    </w:p>
    <w:p w:rsidR="00000000" w:rsidDel="00000000" w:rsidP="00000000" w:rsidRDefault="00000000" w:rsidRPr="00000000" w14:paraId="000000E5">
      <w:pPr>
        <w:numPr>
          <w:ilvl w:val="1"/>
          <w:numId w:val="6"/>
        </w:numPr>
        <w:ind w:left="1440" w:hanging="360"/>
        <w:rPr>
          <w:rFonts w:ascii="Georgia" w:cs="Georgia" w:eastAsia="Georgia" w:hAnsi="Georgia"/>
          <w:sz w:val="22"/>
          <w:szCs w:val="22"/>
        </w:rPr>
      </w:pPr>
      <w:r>
        <w:rPr>
          <w:rFonts w:ascii="Georgia" w:cs="Georgia" w:eastAsia="Georgia" w:hAnsi="Georgia"/>
          <w:sz w:val="22"/>
          <w:szCs w:val="22"/>
          <w:rtl w:val="0"/>
        </w:rPr>
        <w:t xml:space="preserve">What drawbacks do you expect to face during these initiatives?</w:t>
      </w:r>
    </w:p>
    <w:p w:rsidR="00000000" w:rsidDel="00000000" w:rsidP="00000000" w:rsidRDefault="00000000" w:rsidRPr="00000000" w14:paraId="000000E6">
      <w:pPr>
        <w:pStyle w:val="Heading3"/>
        <w:spacing w:line="480" w:lineRule="auto"/>
        <w:rPr>
          <w:rFonts w:ascii="Georgia" w:cs="Georgia" w:eastAsia="Georgia" w:hAnsi="Georgia"/>
          <w:sz w:val="22"/>
          <w:szCs w:val="22"/>
        </w:rPr>
      </w:pPr>
      <w:bookmarkStart w:colFirst="0" w:colLast="0" w:name="_xu7tl6fyia16" w:id="32"/>
      <w:bookmarkEnd w:id="32"/>
      <w:r>
        <w:rPr>
          <w:rFonts w:ascii="Georgia" w:cs="Georgia" w:eastAsia="Georgia" w:hAnsi="Georgia"/>
          <w:sz w:val="22"/>
          <w:szCs w:val="22"/>
          <w:rtl w:val="0"/>
        </w:rPr>
        <w:t xml:space="preserve">A.1.2.</w:t>
        <w:tab/>
        <w:t xml:space="preserve">Potential backup questions:</w:t>
      </w:r>
    </w:p>
    <w:p w:rsidR="00000000" w:rsidDel="00000000" w:rsidP="00000000" w:rsidRDefault="00000000" w:rsidRPr="00000000" w14:paraId="000000E7">
      <w:pPr>
        <w:numPr>
          <w:ilvl w:val="0"/>
          <w:numId w:val="6"/>
        </w:numPr>
        <w:spacing w:line="480" w:lineRule="auto"/>
        <w:ind w:left="720" w:hanging="360"/>
        <w:rPr>
          <w:rFonts w:ascii="Georgia" w:cs="Georgia" w:eastAsia="Georgia" w:hAnsi="Georgia"/>
          <w:sz w:val="22"/>
          <w:szCs w:val="22"/>
        </w:rPr>
      </w:pPr>
      <w:r>
        <w:rPr>
          <w:rFonts w:ascii="Georgia" w:cs="Georgia" w:eastAsia="Georgia" w:hAnsi="Georgia"/>
          <w:sz w:val="22"/>
          <w:szCs w:val="22"/>
          <w:rtl w:val="0"/>
        </w:rPr>
        <w:t xml:space="preserve">What is the impact of agentic AI on your team?</w:t>
      </w:r>
    </w:p>
    <w:p w:rsidR="00000000" w:rsidDel="00000000" w:rsidP="00000000" w:rsidRDefault="00000000" w:rsidRPr="00000000" w14:paraId="000000E8">
      <w:pPr>
        <w:numPr>
          <w:ilvl w:val="0"/>
          <w:numId w:val="6"/>
        </w:numPr>
        <w:spacing w:line="480" w:lineRule="auto"/>
        <w:ind w:left="720" w:hanging="360"/>
        <w:rPr>
          <w:rFonts w:ascii="Georgia" w:cs="Georgia" w:eastAsia="Georgia" w:hAnsi="Georgia"/>
          <w:sz w:val="22"/>
          <w:szCs w:val="22"/>
        </w:rPr>
      </w:pPr>
      <w:r>
        <w:rPr>
          <w:rFonts w:ascii="Georgia" w:cs="Georgia" w:eastAsia="Georgia" w:hAnsi="Georgia"/>
          <w:sz w:val="22"/>
          <w:szCs w:val="22"/>
          <w:rtl w:val="0"/>
        </w:rPr>
        <w:t xml:space="preserve">You mentioned </w:t>
      </w:r>
      <w:r>
        <w:rPr>
          <w:rFonts w:ascii="Georgia" w:cs="Georgia" w:eastAsia="Georgia" w:hAnsi="Georgia"/>
          <w:i w:val="1"/>
          <w:iCs w:val="1"/>
          <w:sz w:val="22"/>
          <w:szCs w:val="22"/>
          <w:rtl w:val="0"/>
        </w:rPr>
        <w:t xml:space="preserve">[subject x]</w:t>
      </w:r>
      <w:r>
        <w:rPr>
          <w:rFonts w:ascii="Georgia" w:cs="Georgia" w:eastAsia="Georgia" w:hAnsi="Georgia"/>
          <w:sz w:val="22"/>
          <w:szCs w:val="22"/>
          <w:rtl w:val="0"/>
        </w:rPr>
        <w:t xml:space="preserve"> can you elaborate on that?</w:t>
      </w:r>
    </w:p>
    <w:p w:rsidR="00000000" w:rsidDel="00000000" w:rsidP="00000000" w:rsidRDefault="00000000" w:rsidRPr="00000000" w14:paraId="000000E9">
      <w:pPr>
        <w:numPr>
          <w:ilvl w:val="0"/>
          <w:numId w:val="6"/>
        </w:numPr>
        <w:spacing w:line="480" w:lineRule="auto"/>
        <w:ind w:left="720" w:hanging="360"/>
        <w:rPr>
          <w:rFonts w:ascii="Georgia" w:cs="Georgia" w:eastAsia="Georgia" w:hAnsi="Georgia"/>
          <w:sz w:val="22"/>
          <w:szCs w:val="22"/>
        </w:rPr>
      </w:pPr>
      <w:r>
        <w:rPr>
          <w:rFonts w:ascii="Georgia" w:cs="Georgia" w:eastAsia="Georgia" w:hAnsi="Georgia"/>
          <w:sz w:val="22"/>
          <w:szCs w:val="22"/>
          <w:rtl w:val="0"/>
        </w:rPr>
        <w:t xml:space="preserve">Did your organization experience </w:t>
      </w:r>
      <w:r>
        <w:rPr>
          <w:rFonts w:ascii="Georgia" w:cs="Georgia" w:eastAsia="Georgia" w:hAnsi="Georgia"/>
          <w:i w:val="1"/>
          <w:iCs w:val="1"/>
          <w:sz w:val="22"/>
          <w:szCs w:val="22"/>
          <w:rtl w:val="0"/>
        </w:rPr>
        <w:t xml:space="preserve">[element y]</w:t>
      </w:r>
      <w:r>
        <w:rPr>
          <w:rFonts w:ascii="Georgia" w:cs="Georgia" w:eastAsia="Georgia" w:hAnsi="Georgia"/>
          <w:sz w:val="22"/>
          <w:szCs w:val="22"/>
          <w:rtl w:val="0"/>
        </w:rPr>
        <w:t xml:space="preserve">?</w:t>
      </w:r>
    </w:p>
    <w:p w:rsidR="00000000" w:rsidDel="00000000" w:rsidP="00000000" w:rsidRDefault="00000000" w:rsidRPr="00000000" w14:paraId="000000EA">
      <w:pPr>
        <w:pStyle w:val="Heading3"/>
        <w:ind w:firstLine="0"/>
        <w:rPr>
          <w:rFonts w:ascii="Georgia" w:cs="Georgia" w:eastAsia="Georgia" w:hAnsi="Georgia"/>
          <w:sz w:val="22"/>
          <w:szCs w:val="22"/>
        </w:rPr>
      </w:pPr>
      <w:bookmarkStart w:colFirst="0" w:colLast="0" w:name="_uslcrode5spj" w:id="33"/>
      <w:bookmarkEnd w:id="33"/>
      <w:r>
        <w:rPr>
          <w:rFonts w:ascii="Georgia" w:cs="Georgia" w:eastAsia="Georgia" w:hAnsi="Georgia"/>
          <w:sz w:val="22"/>
          <w:szCs w:val="22"/>
          <w:rtl w:val="0"/>
        </w:rPr>
        <w:t xml:space="preserve">A.1.3.</w:t>
        <w:tab/>
        <w:t xml:space="preserve">From other interviews (unrefined)</w:t>
      </w:r>
    </w:p>
    <w:p w:rsidR="00000000" w:rsidDel="00000000" w:rsidP="00000000" w:rsidRDefault="00000000" w:rsidRPr="00000000" w14:paraId="000000EB">
      <w:pPr>
        <w:keepNext w:val="0"/>
        <w:keepLines w:val="0"/>
        <w:numPr>
          <w:ilvl w:val="0"/>
          <w:numId w:val="10"/>
        </w:numPr>
        <w:shd w:fill="ffffff" w:val="clear"/>
        <w:spacing w:after="240" w:before="0" w:line="300" w:lineRule="auto"/>
        <w:ind w:left="720" w:hanging="360"/>
        <w:rPr>
          <w:rFonts w:ascii="Georgia" w:cs="Georgia" w:eastAsia="Georgia" w:hAnsi="Georgia"/>
          <w:sz w:val="22"/>
          <w:szCs w:val="22"/>
        </w:rPr>
      </w:pPr>
      <w:r>
        <w:rPr>
          <w:rFonts w:ascii="Georgia" w:cs="Georgia" w:eastAsia="Georgia" w:hAnsi="Georgia"/>
          <w:sz w:val="22"/>
          <w:szCs w:val="22"/>
          <w:rtl w:val="0"/>
        </w:rPr>
        <w:t xml:space="preserve">Validate Emerging Themes</w:t>
      </w:r>
    </w:p>
    <w:p w:rsidR="00000000" w:rsidDel="00000000" w:rsidP="00000000" w:rsidRDefault="00000000" w:rsidRPr="00000000" w14:paraId="000000EC">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Is analytics the primary gateway to agentic AI in other organizations, or is this specific to Merck's data-heavy ecommerce context?</w:t>
      </w:r>
    </w:p>
    <w:p w:rsidR="00000000" w:rsidDel="00000000" w:rsidP="00000000" w:rsidRDefault="00000000" w:rsidRPr="00000000" w14:paraId="000000ED">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Does the "governance as enabler" pattern hold in organizations with less mature compliance frameworks?</w:t>
      </w:r>
    </w:p>
    <w:p w:rsidR="00000000" w:rsidDel="00000000" w:rsidP="00000000" w:rsidRDefault="00000000" w:rsidRPr="00000000" w14:paraId="000000EE">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Do other organizations also experience the "organizational lag" — where structures haven't caught up with AI speed?</w:t>
      </w:r>
    </w:p>
    <w:p w:rsidR="00000000" w:rsidDel="00000000" w:rsidP="00000000" w:rsidRDefault="00000000" w:rsidRPr="00000000" w14:paraId="000000EF">
      <w:pPr>
        <w:numPr>
          <w:ilvl w:val="0"/>
          <w:numId w:val="4"/>
        </w:numPr>
        <w:ind w:left="720" w:hanging="360"/>
        <w:rPr>
          <w:rFonts w:ascii="Georgia" w:cs="Georgia" w:eastAsia="Georgia" w:hAnsi="Georgia"/>
          <w:sz w:val="22"/>
          <w:szCs w:val="22"/>
        </w:rPr>
      </w:pPr>
      <w:r>
        <w:rPr>
          <w:rFonts w:ascii="Georgia" w:cs="Georgia" w:eastAsia="Georgia" w:hAnsi="Georgia"/>
          <w:sz w:val="22"/>
          <w:szCs w:val="22"/>
          <w:rtl w:val="0"/>
        </w:rPr>
        <w:t xml:space="preserve">Explore Gaps</w:t>
      </w:r>
    </w:p>
    <w:p w:rsidR="00000000" w:rsidDel="00000000" w:rsidP="00000000" w:rsidRDefault="00000000" w:rsidRPr="00000000" w14:paraId="000000F0">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How do organizations without centralized AI cost absorption approach AI adoption? Does the cost model matter as much as Jon suggests?</w:t>
      </w:r>
    </w:p>
    <w:p w:rsidR="00000000" w:rsidDel="00000000" w:rsidP="00000000" w:rsidRDefault="00000000" w:rsidRPr="00000000" w14:paraId="000000F1">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What does AI measurement look like in organizations further along the maturity curve? Are there established KPIs?</w:t>
      </w:r>
    </w:p>
    <w:p w:rsidR="00000000" w:rsidDel="00000000" w:rsidP="00000000" w:rsidRDefault="00000000" w:rsidRPr="00000000" w14:paraId="000000F2">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How do organizations handle the "blurring of role boundaries" in terms of hiring, training, and career development?</w:t>
      </w:r>
    </w:p>
    <w:p w:rsidR="00000000" w:rsidDel="00000000" w:rsidP="00000000" w:rsidRDefault="00000000" w:rsidRPr="00000000" w14:paraId="000000F3">
      <w:pPr>
        <w:numPr>
          <w:ilvl w:val="0"/>
          <w:numId w:val="4"/>
        </w:numPr>
        <w:ind w:left="720" w:hanging="360"/>
        <w:rPr>
          <w:rFonts w:ascii="Georgia" w:cs="Georgia" w:eastAsia="Georgia" w:hAnsi="Georgia"/>
          <w:sz w:val="22"/>
          <w:szCs w:val="22"/>
        </w:rPr>
      </w:pPr>
      <w:r>
        <w:rPr>
          <w:rFonts w:ascii="Georgia" w:cs="Georgia" w:eastAsia="Georgia" w:hAnsi="Georgia"/>
          <w:sz w:val="22"/>
          <w:szCs w:val="22"/>
          <w:rtl w:val="0"/>
        </w:rPr>
        <w:t xml:space="preserve">Test Divergences</w:t>
      </w:r>
    </w:p>
    <w:p w:rsidR="00000000" w:rsidDel="00000000" w:rsidP="00000000" w:rsidRDefault="00000000" w:rsidRPr="00000000" w14:paraId="000000F4">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Is the "model deprecation risk" a universal concern, or is it specific to teams building production workflows (like Jon's)?</w:t>
      </w:r>
    </w:p>
    <w:p w:rsidR="00000000" w:rsidDel="00000000" w:rsidP="00000000" w:rsidRDefault="00000000" w:rsidRPr="00000000" w14:paraId="000000F5">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Do marketing leaders in other organizations also have a "leadership understanding gap" where they encourage AI use without deeply understanding it?</w:t>
      </w:r>
    </w:p>
    <w:p w:rsidR="00000000" w:rsidDel="00000000" w:rsidP="00000000" w:rsidRDefault="00000000" w:rsidRPr="00000000" w14:paraId="000000F6">
      <w:pPr>
        <w:numPr>
          <w:ilvl w:val="1"/>
          <w:numId w:val="4"/>
        </w:numPr>
        <w:ind w:left="1440" w:hanging="360"/>
        <w:rPr>
          <w:rFonts w:ascii="Georgia" w:cs="Georgia" w:eastAsia="Georgia" w:hAnsi="Georgia"/>
          <w:sz w:val="22"/>
          <w:szCs w:val="22"/>
        </w:rPr>
      </w:pPr>
      <w:r>
        <w:rPr>
          <w:rFonts w:ascii="Georgia" w:cs="Georgia" w:eastAsia="Georgia" w:hAnsi="Georgia"/>
          <w:sz w:val="22"/>
          <w:szCs w:val="22"/>
          <w:rtl w:val="0"/>
        </w:rPr>
        <w:t xml:space="preserve">Is the discomfort with creative AI (Berfun) widespread among marketing professionals, or is it a personal perspective?</w:t>
      </w:r>
    </w:p>
    <w:p w:rsidR="00000000" w:rsidDel="00000000" w:rsidP="00000000" w:rsidRDefault="00000000" w:rsidRPr="00000000" w14:paraId="000000F7">
      <w:pPr>
        <w:pStyle w:val="Heading2"/>
        <w:spacing w:line="480" w:lineRule="auto"/>
        <w:rPr>
          <w:rFonts w:ascii="Georgia" w:cs="Georgia" w:eastAsia="Georgia" w:hAnsi="Georgia"/>
          <w:sz w:val="22"/>
          <w:szCs w:val="22"/>
        </w:rPr>
      </w:pPr>
      <w:bookmarkStart w:colFirst="0" w:colLast="0" w:name="_4i48gt7nuy87" w:id="34"/>
      <w:bookmarkEnd w:id="34"/>
      <w:r>
        <w:rPr>
          <w:rFonts w:ascii="Georgia" w:cs="Georgia" w:eastAsia="Georgia" w:hAnsi="Georgia"/>
          <w:sz w:val="22"/>
          <w:szCs w:val="22"/>
          <w:rtl w:val="0"/>
        </w:rPr>
        <w:t xml:space="preserve">A.2.</w:t>
        <w:tab/>
        <w:t xml:space="preserve">Interview protocol</w:t>
      </w:r>
    </w:p>
    <w:p w:rsidR="00000000" w:rsidDel="00000000" w:rsidP="00000000" w:rsidRDefault="00000000" w:rsidRPr="00000000" w14:paraId="000000F8">
      <w:pPr>
        <w:spacing w:line="480" w:lineRule="auto"/>
        <w:rPr>
          <w:rFonts w:ascii="Georgia" w:cs="Georgia" w:eastAsia="Georgia" w:hAnsi="Georgia"/>
          <w:sz w:val="22"/>
          <w:szCs w:val="22"/>
        </w:rPr>
      </w:pPr>
      <w:r>
        <w:rPr>
          <w:rFonts w:ascii="Georgia" w:cs="Georgia" w:eastAsia="Georgia" w:hAnsi="Georgia"/>
          <w:sz w:val="22"/>
          <w:szCs w:val="22"/>
          <w:rtl w:val="0"/>
        </w:rPr>
        <w:t xml:space="preserve">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rsidR="00000000" w:rsidDel="00000000" w:rsidP="00000000" w:rsidRDefault="00000000" w:rsidRPr="00000000" w14:paraId="000000F9">
      <w:pPr>
        <w:spacing w:line="480" w:lineRule="auto"/>
        <w:rPr>
          <w:rFonts w:ascii="Georgia" w:cs="Georgia" w:eastAsia="Georgia" w:hAnsi="Georgia"/>
          <w:sz w:val="22"/>
          <w:szCs w:val="22"/>
        </w:rPr>
      </w:pPr>
      <w:r>
        <w:rPr>
          <w:rFonts w:ascii="Georgia" w:cs="Georgia" w:eastAsia="Georgia" w:hAnsi="Georgia"/>
          <w:sz w:val="22"/>
          <w:szCs w:val="22"/>
          <w:rtl w:val="0"/>
        </w:rPr>
        <w:t xml:space="preserve">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 </w:t>
      </w:r>
      <w:r>
        <w:br w:type="page"/>
      </w:r>
      <w:r>
        <w:rPr>
          <w:rtl w:val="0"/>
        </w:rPr>
      </w:r>
    </w:p>
    <w:p w:rsidR="00000000" w:rsidDel="00000000" w:rsidP="00000000" w:rsidRDefault="00000000" w:rsidRPr="00000000" w14:paraId="000000FA">
      <w:pPr>
        <w:pStyle w:val="Heading1"/>
        <w:rPr>
          <w:rFonts w:ascii="Georgia" w:cs="Georgia" w:eastAsia="Georgia" w:hAnsi="Georgia"/>
          <w:sz w:val="22"/>
          <w:szCs w:val="22"/>
        </w:rPr>
      </w:pPr>
      <w:bookmarkStart w:colFirst="0" w:colLast="0" w:name="_n4q94a2ei39t" w:id="35"/>
      <w:bookmarkEnd w:id="35"/>
      <w:r>
        <w:rPr>
          <w:rFonts w:ascii="Georgia" w:cs="Georgia" w:eastAsia="Georgia" w:hAnsi="Georgia"/>
          <w:sz w:val="22"/>
          <w:szCs w:val="22"/>
          <w:rtl w:val="0"/>
        </w:rPr>
        <w:t xml:space="preserve">Appendix B. The process of constructive grounded theory</w:t>
      </w:r>
    </w:p>
    <w:p w:rsidR="00000000" w:rsidDel="00000000" w:rsidP="00000000" w:rsidRDefault="00000000" w:rsidRPr="00000000" w14:paraId="000000FB">
      <w:pPr>
        <w:spacing w:line="360" w:lineRule="auto"/>
        <w:rPr>
          <w:rFonts w:ascii="Georgia" w:cs="Georgia" w:eastAsia="Georgia" w:hAnsi="Georgia"/>
          <w:b w:val="1"/>
          <w:bCs w:val="1"/>
          <w:sz w:val="22"/>
          <w:szCs w:val="22"/>
        </w:rPr>
      </w:pPr>
      <w:r>
        <w:rPr>
          <w:rFonts w:ascii="Georgia" w:cs="Georgia" w:eastAsia="Georgia" w:hAnsi="Georgia"/>
          <w:b w:val="1"/>
          <w:bCs w:val="1"/>
          <w:sz w:val="22"/>
          <w:szCs w:val="22"/>
          <w:rtl w:val="0"/>
        </w:rPr>
        <w:t xml:space="preserve">Figure B1.</w:t>
      </w:r>
    </w:p>
    <w:p w:rsidR="00000000" w:rsidDel="00000000" w:rsidP="00000000" w:rsidRDefault="00000000" w:rsidRPr="00000000" w14:paraId="000000FC">
      <w:pPr>
        <w:spacing w:line="360" w:lineRule="auto"/>
        <w:rPr>
          <w:rFonts w:ascii="Georgia" w:cs="Georgia" w:eastAsia="Georgia" w:hAnsi="Georgia"/>
          <w:i w:val="1"/>
          <w:iCs w:val="1"/>
          <w:sz w:val="22"/>
          <w:szCs w:val="22"/>
        </w:rPr>
      </w:pPr>
      <w:r>
        <w:rPr>
          <w:rFonts w:ascii="Georgia" w:cs="Georgia" w:eastAsia="Georgia" w:hAnsi="Georgia"/>
          <w:i w:val="1"/>
          <w:iCs w:val="1"/>
          <w:sz w:val="22"/>
          <w:szCs w:val="22"/>
          <w:rtl w:val="0"/>
        </w:rPr>
        <w:t xml:space="preserve">The process of constructive grounded theory.</w:t>
      </w:r>
    </w:p>
    <w:p w:rsidR="00000000" w:rsidDel="00000000" w:rsidP="00000000" w:rsidRDefault="00000000" w:rsidRPr="00000000" w14:paraId="000000FD">
      <w:pPr>
        <w:spacing w:line="360" w:lineRule="auto"/>
        <w:rPr>
          <w:rFonts w:ascii="Georgia" w:cs="Georgia" w:eastAsia="Georgia" w:hAnsi="Georgia"/>
          <w:sz w:val="22"/>
          <w:szCs w:val="22"/>
        </w:rPr>
      </w:pPr>
      <w:r>
        <w:rPr>
          <w:rFonts w:ascii="Georgia" w:cs="Georgia" w:eastAsia="Georgia" w:hAnsi="Georgia"/>
          <w:sz w:val="22"/>
          <w:szCs w:val="22"/>
        </w:rPr>
        <w:drawing>
          <wp:inline distB="114300" distT="114300" distL="114300" distR="114300">
            <wp:extent cx="4305300" cy="3028950"/>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305300" cy="3028950"/>
                    </a:xfrm>
                    <a:prstGeom prst="rect"/>
                    <a:ln/>
                  </pic:spPr>
                </pic:pic>
              </a:graphicData>
            </a:graphic>
          </wp:inline>
        </w:drawing>
      </w:r>
      <w:r>
        <w:rPr>
          <w:rtl w:val="0"/>
        </w:rPr>
      </w:r>
    </w:p>
    <w:p w:rsidR="00000000" w:rsidDel="00000000" w:rsidP="00000000" w:rsidRDefault="00000000" w:rsidRPr="00000000" w14:paraId="000000FE">
      <w:pPr>
        <w:spacing w:line="360" w:lineRule="auto"/>
        <w:rPr>
          <w:rFonts w:ascii="Georgia" w:cs="Georgia" w:eastAsia="Georgia" w:hAnsi="Georgia"/>
          <w:sz w:val="22"/>
          <w:szCs w:val="22"/>
        </w:rPr>
      </w:pPr>
      <w:r>
        <w:rPr>
          <w:rFonts w:ascii="Georgia" w:cs="Georgia" w:eastAsia="Georgia" w:hAnsi="Georgia"/>
          <w:i w:val="1"/>
          <w:iCs w:val="1"/>
          <w:sz w:val="22"/>
          <w:szCs w:val="22"/>
          <w:rtl w:val="0"/>
        </w:rPr>
        <w:t xml:space="preserve">Note: </w:t>
      </w:r>
      <w:r>
        <w:rPr>
          <w:rFonts w:ascii="Georgia" w:cs="Georgia" w:eastAsia="Georgia" w:hAnsi="Georgia"/>
          <w:sz w:val="22"/>
          <w:szCs w:val="22"/>
          <w:rtl w:val="0"/>
        </w:rPr>
        <w:t xml:space="preserve">Figure taken from Charmaz (2014)</w:t>
      </w:r>
    </w:p>
    <w:p w:rsidR="00000000" w:rsidDel="00000000" w:rsidP="00000000" w:rsidRDefault="00000000" w:rsidRPr="00000000" w14:paraId="000000FF">
      <w:pPr>
        <w:pStyle w:val="Heading1"/>
        <w:rPr>
          <w:rFonts w:ascii="Georgia" w:cs="Georgia" w:eastAsia="Georgia" w:hAnsi="Georgia"/>
          <w:sz w:val="22"/>
          <w:szCs w:val="22"/>
        </w:rPr>
      </w:pPr>
      <w:bookmarkStart w:colFirst="0" w:colLast="0" w:name="_z0nzv114icat" w:id="36"/>
      <w:bookmarkEnd w:id="36"/>
      <w:r>
        <w:br w:type="page"/>
      </w:r>
      <w:r>
        <w:rPr>
          <w:rtl w:val="0"/>
        </w:rPr>
      </w:r>
    </w:p>
    <w:p w:rsidR="00000000" w:rsidDel="00000000" w:rsidP="00000000" w:rsidRDefault="00000000" w:rsidRPr="00000000" w14:paraId="00000100">
      <w:pPr>
        <w:pStyle w:val="Heading1"/>
        <w:rPr>
          <w:rFonts w:ascii="Georgia" w:cs="Georgia" w:eastAsia="Georgia" w:hAnsi="Georgia"/>
          <w:sz w:val="22"/>
          <w:szCs w:val="22"/>
        </w:rPr>
      </w:pPr>
      <w:bookmarkStart w:colFirst="0" w:colLast="0" w:name="_8iomnw571gh6" w:id="37"/>
      <w:bookmarkEnd w:id="37"/>
      <w:r>
        <w:rPr>
          <w:rFonts w:ascii="Georgia" w:cs="Georgia" w:eastAsia="Georgia" w:hAnsi="Georgia"/>
          <w:sz w:val="22"/>
          <w:szCs w:val="22"/>
          <w:rtl w:val="0"/>
        </w:rPr>
        <w:t xml:space="preserve">Appendix C. Supporting Quotes</w:t>
      </w:r>
    </w:p>
    <w:p w:rsidR="00000000" w:rsidDel="00000000" w:rsidP="00000000" w:rsidRDefault="00000000" w:rsidRPr="00000000" w14:paraId="00000101">
      <w:pPr>
        <w:rPr>
          <w:rFonts w:ascii="Georgia" w:cs="Georgia" w:eastAsia="Georgia" w:hAnsi="Georgia"/>
          <w:sz w:val="22"/>
          <w:szCs w:val="22"/>
        </w:rPr>
      </w:pPr>
      <w:r>
        <w:rPr>
          <w:rFonts w:ascii="Georgia" w:cs="Georgia" w:eastAsia="Georgia" w:hAnsi="Georgia"/>
          <w:sz w:val="22"/>
          <w:szCs w:val="22"/>
          <w:rtl w:val="0"/>
        </w:rPr>
        <w:t xml:space="preserve">Placeholder (</w:t>
      </w:r>
      <w:hyperlink r:id="rId30">
        <w:r>
          <w:rPr>
            <w:rFonts w:ascii="Georgia" w:cs="Georgia" w:eastAsia="Georgia" w:hAnsi="Georgia"/>
            <w:color w:val="1155cc"/>
            <w:sz w:val="22"/>
            <w:szCs w:val="22"/>
            <w:u w:val="single"/>
            <w:rtl w:val="0"/>
          </w:rPr>
          <w:t xml:space="preserve">example paper</w:t>
        </w:r>
      </w:hyperlink>
      <w:r>
        <w:rPr>
          <w:rFonts w:ascii="Georgia" w:cs="Georgia" w:eastAsia="Georgia" w:hAnsi="Georgia"/>
          <w:sz w:val="22"/>
          <w:szCs w:val="22"/>
          <w:rtl w:val="0"/>
        </w:rPr>
        <w:t xml:space="preserve">)</w:t>
      </w:r>
    </w:p>
    <w:p w:rsidR="00000000" w:rsidDel="00000000" w:rsidP="00000000" w:rsidRDefault="00000000" w:rsidRPr="00000000" w14:paraId="00000102">
      <w:pPr>
        <w:rPr>
          <w:rFonts w:ascii="Georgia" w:cs="Georgia" w:eastAsia="Georgia" w:hAnsi="Georgia"/>
          <w:sz w:val="22"/>
          <w:szCs w:val="22"/>
        </w:rPr>
      </w:pPr>
      <w:r>
        <w:br w:type="page"/>
      </w:r>
      <w:r>
        <w:rPr>
          <w:rtl w:val="0"/>
        </w:rPr>
      </w:r>
    </w:p>
    <w:p w:rsidR="00000000" w:rsidDel="00000000" w:rsidP="00000000" w:rsidRDefault="00000000" w:rsidRPr="00000000" w14:paraId="00000103">
      <w:pPr>
        <w:pStyle w:val="Heading1"/>
        <w:rPr>
          <w:rFonts w:ascii="Georgia" w:cs="Georgia" w:eastAsia="Georgia" w:hAnsi="Georgia"/>
          <w:sz w:val="22"/>
          <w:szCs w:val="22"/>
        </w:rPr>
      </w:pPr>
      <w:bookmarkStart w:colFirst="0" w:colLast="0" w:name="_5816t6jeoel" w:id="38"/>
      <w:bookmarkEnd w:id="38"/>
      <w:r>
        <w:rPr>
          <w:rFonts w:ascii="Georgia" w:cs="Georgia" w:eastAsia="Georgia" w:hAnsi="Georgia"/>
          <w:sz w:val="22"/>
          <w:szCs w:val="22"/>
          <w:rtl w:val="0"/>
        </w:rPr>
        <w:t xml:space="preserve">Appendix D. Consent form</w:t>
      </w:r>
    </w:p>
    <w:p w:rsidR="00000000" w:rsidDel="00000000" w:rsidP="00000000" w:rsidRDefault="00000000" w:rsidRPr="00000000" w14:paraId="00000104">
      <w:pPr>
        <w:rPr>
          <w:rFonts w:ascii="Georgia" w:cs="Georgia" w:eastAsia="Georgia" w:hAnsi="Georgia"/>
          <w:i w:val="1"/>
          <w:iCs w:val="1"/>
          <w:sz w:val="22"/>
          <w:szCs w:val="22"/>
        </w:rPr>
      </w:pPr>
      <w:r>
        <w:rPr>
          <w:rFonts w:ascii="Georgia" w:cs="Georgia" w:eastAsia="Georgia" w:hAnsi="Georgia"/>
          <w:i w:val="1"/>
          <w:iCs w:val="1"/>
          <w:sz w:val="22"/>
          <w:szCs w:val="22"/>
          <w:rtl w:val="0"/>
        </w:rPr>
        <w:t xml:space="preserve">Add an anonymized consent form.</w:t>
      </w:r>
    </w:p>
    <w:p w:rsidR="00000000" w:rsidDel="00000000" w:rsidP="00000000" w:rsidRDefault="00000000" w:rsidRPr="00000000" w14:paraId="00000105">
      <w:pPr>
        <w:rPr>
          <w:rFonts w:ascii="Georgia" w:cs="Georgia" w:eastAsia="Georgia" w:hAnsi="Georgia"/>
          <w:i w:val="1"/>
          <w:iCs w:val="1"/>
          <w:sz w:val="22"/>
          <w:szCs w:val="22"/>
        </w:rPr>
      </w:pPr>
      <w:r>
        <w:rPr>
          <w:rtl w:val="0"/>
        </w:rPr>
      </w:r>
    </w:p>
    <w:p w:rsidR="00000000" w:rsidDel="00000000" w:rsidP="00000000" w:rsidRDefault="00000000" w:rsidRPr="00000000" w14:paraId="00000106">
      <w:pPr>
        <w:pStyle w:val="Heading1"/>
        <w:ind w:firstLine="0"/>
        <w:rPr>
          <w:rFonts w:ascii="Georgia" w:cs="Georgia" w:eastAsia="Georgia" w:hAnsi="Georgia"/>
          <w:sz w:val="22"/>
          <w:szCs w:val="22"/>
        </w:rPr>
      </w:pPr>
      <w:bookmarkStart w:colFirst="0" w:colLast="0" w:name="_a7k3h3b6oqi2" w:id="39"/>
      <w:bookmarkEnd w:id="39"/>
      <w:r>
        <w:rPr>
          <w:rFonts w:ascii="Georgia" w:cs="Georgia" w:eastAsia="Georgia" w:hAnsi="Georgia"/>
          <w:sz w:val="22"/>
          <w:szCs w:val="22"/>
          <w:rtl w:val="0"/>
        </w:rPr>
        <w:t xml:space="preserve">Appendix E. What to include?</w:t>
      </w:r>
    </w:p>
    <w:p w:rsidR="00000000" w:rsidDel="00000000" w:rsidP="00000000" w:rsidRDefault="00000000" w:rsidRPr="00000000" w14:paraId="00000107">
      <w:pPr>
        <w:rPr>
          <w:rFonts w:ascii="Georgia" w:cs="Georgia" w:eastAsia="Georgia" w:hAnsi="Georgia"/>
          <w:sz w:val="22"/>
          <w:szCs w:val="22"/>
        </w:rPr>
      </w:pPr>
      <w:r>
        <w:rPr>
          <w:rFonts w:ascii="Georgia" w:cs="Georgia" w:eastAsia="Georgia" w:hAnsi="Georgia"/>
          <w:sz w:val="22"/>
          <w:szCs w:val="22"/>
          <w:rtl w:val="0"/>
        </w:rPr>
        <w:t xml:space="preserve">List from lecture is probably different for grounded theory…</w:t>
      </w:r>
      <w:r>
        <w:rPr>
          <w:rtl w:val="0"/>
        </w:rPr>
      </w:r>
    </w:p>
    <w:p w:rsidR="00000000" w:rsidDel="00000000" w:rsidP="00000000" w:rsidRDefault="00000000" w:rsidRPr="00000000" w14:paraId="00000108">
      <w:pPr>
        <w:numPr>
          <w:ilvl w:val="0"/>
          <w:numId w:val="8"/>
        </w:numPr>
        <w:ind w:left="1440" w:hanging="360"/>
        <w:rPr>
          <w:rFonts w:ascii="Georgia" w:cs="Georgia" w:eastAsia="Georgia" w:hAnsi="Georgia"/>
          <w:sz w:val="22"/>
          <w:szCs w:val="22"/>
        </w:rPr>
      </w:pPr>
      <w:r>
        <w:rPr>
          <w:rFonts w:ascii="Georgia" w:cs="Georgia" w:eastAsia="Georgia" w:hAnsi="Georgia"/>
          <w:sz w:val="22"/>
          <w:szCs w:val="22"/>
          <w:rtl w:val="0"/>
        </w:rPr>
        <w:t xml:space="preserve">Interview protocol</w:t>
      </w:r>
    </w:p>
    <w:p w:rsidR="00000000" w:rsidDel="00000000" w:rsidP="00000000" w:rsidRDefault="00000000" w:rsidRPr="00000000" w14:paraId="00000109">
      <w:pPr>
        <w:numPr>
          <w:ilvl w:val="0"/>
          <w:numId w:val="8"/>
        </w:numPr>
        <w:ind w:left="1440" w:hanging="360"/>
        <w:rPr>
          <w:rFonts w:ascii="Georgia" w:cs="Georgia" w:eastAsia="Georgia" w:hAnsi="Georgia"/>
          <w:sz w:val="22"/>
          <w:szCs w:val="22"/>
        </w:rPr>
      </w:pPr>
      <w:r>
        <w:rPr>
          <w:rFonts w:ascii="Georgia" w:cs="Georgia" w:eastAsia="Georgia" w:hAnsi="Georgia"/>
          <w:sz w:val="22"/>
          <w:szCs w:val="22"/>
          <w:rtl w:val="0"/>
        </w:rPr>
        <w:t xml:space="preserve">Consent form - template</w:t>
      </w:r>
    </w:p>
    <w:p w:rsidR="00000000" w:rsidDel="00000000" w:rsidP="00000000" w:rsidRDefault="00000000" w:rsidRPr="00000000" w14:paraId="0000010A">
      <w:pPr>
        <w:numPr>
          <w:ilvl w:val="0"/>
          <w:numId w:val="8"/>
        </w:numPr>
        <w:ind w:left="1440" w:hanging="360"/>
        <w:rPr>
          <w:rFonts w:ascii="Georgia" w:cs="Georgia" w:eastAsia="Georgia" w:hAnsi="Georgia"/>
          <w:sz w:val="22"/>
          <w:szCs w:val="22"/>
        </w:rPr>
      </w:pPr>
      <w:r>
        <w:rPr>
          <w:rFonts w:ascii="Cardo" w:cs="Cardo" w:eastAsia="Cardo" w:hAnsi="Cardo"/>
          <w:sz w:val="22"/>
          <w:szCs w:val="22"/>
          <w:rtl w:val="0"/>
        </w:rPr>
        <w:t xml:space="preserve">Sample ← Statistics about interviewees</w:t>
      </w:r>
    </w:p>
    <w:p w:rsidR="00000000" w:rsidDel="00000000" w:rsidP="00000000" w:rsidRDefault="00000000" w:rsidRPr="00000000" w14:paraId="0000010B">
      <w:pPr>
        <w:numPr>
          <w:ilvl w:val="0"/>
          <w:numId w:val="8"/>
        </w:numPr>
        <w:ind w:left="1440" w:hanging="360"/>
        <w:rPr>
          <w:rFonts w:ascii="Georgia" w:cs="Georgia" w:eastAsia="Georgia" w:hAnsi="Georgia"/>
          <w:strike w:val="1"/>
          <w:sz w:val="22"/>
          <w:szCs w:val="22"/>
        </w:rPr>
      </w:pPr>
      <w:r>
        <w:rPr>
          <w:rFonts w:ascii="Georgia" w:cs="Georgia" w:eastAsia="Georgia" w:hAnsi="Georgia"/>
          <w:strike w:val="1"/>
          <w:sz w:val="22"/>
          <w:szCs w:val="22"/>
          <w:rtl w:val="0"/>
        </w:rPr>
        <w:t xml:space="preserve">A priori list</w:t>
      </w:r>
    </w:p>
    <w:p w:rsidR="00000000" w:rsidDel="00000000" w:rsidP="00000000" w:rsidRDefault="00000000" w:rsidRPr="00000000" w14:paraId="0000010C">
      <w:pPr>
        <w:numPr>
          <w:ilvl w:val="0"/>
          <w:numId w:val="8"/>
        </w:numPr>
        <w:ind w:left="1440" w:hanging="360"/>
        <w:rPr>
          <w:rFonts w:ascii="Georgia" w:cs="Georgia" w:eastAsia="Georgia" w:hAnsi="Georgia"/>
          <w:sz w:val="22"/>
          <w:szCs w:val="22"/>
        </w:rPr>
      </w:pPr>
      <w:r>
        <w:rPr>
          <w:rFonts w:ascii="Georgia" w:cs="Georgia" w:eastAsia="Georgia" w:hAnsi="Georgia"/>
          <w:sz w:val="22"/>
          <w:szCs w:val="22"/>
          <w:rtl w:val="0"/>
        </w:rPr>
        <w:t xml:space="preserve">Initial template</w:t>
      </w:r>
    </w:p>
    <w:p w:rsidR="00000000" w:rsidDel="00000000" w:rsidP="00000000" w:rsidRDefault="00000000" w:rsidRPr="00000000" w14:paraId="0000010D">
      <w:pPr>
        <w:numPr>
          <w:ilvl w:val="0"/>
          <w:numId w:val="8"/>
        </w:numPr>
        <w:ind w:left="1440" w:hanging="360"/>
        <w:rPr>
          <w:rFonts w:ascii="Georgia" w:cs="Georgia" w:eastAsia="Georgia" w:hAnsi="Georgia"/>
          <w:sz w:val="22"/>
          <w:szCs w:val="22"/>
        </w:rPr>
      </w:pPr>
      <w:r>
        <w:rPr>
          <w:rFonts w:ascii="Georgia" w:cs="Georgia" w:eastAsia="Georgia" w:hAnsi="Georgia"/>
          <w:sz w:val="22"/>
          <w:szCs w:val="22"/>
          <w:rtl w:val="0"/>
        </w:rPr>
        <w:t xml:space="preserve">Final template</w:t>
      </w:r>
      <w:r>
        <w:rPr>
          <w:rtl w:val="0"/>
        </w:rPr>
      </w:r>
    </w:p>
    <w:sectPr>
      <w:headerReference r:id="rId3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anie B." w:id="3" w:date="2026-01-20T11:41:18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some changes here - just basically needed to add some more details around why you would focus on Agentic AI</w:t>
      </w:r>
    </w:p>
  </w:comment>
  <w:comment w:author="Daan Luttik" w:id="9" w:date="2026-01-11T10:15:38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 replace with a different source.</w:t>
      </w:r>
    </w:p>
  </w:comment>
  <w:comment w:author="Daan Luttik" w:id="6" w:date="2026-04-27T14:29:53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citation</w:t>
      </w:r>
    </w:p>
  </w:comment>
  <w:comment w:author="Stefanie B." w:id="10" w:date="2025-12-02T09:28:17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it being focused on novel and insightful (we hope it is, but not guaranteed), you would want to stress the constructivist nature of the study perhaps. The domain and technical experts the interact with the technology can provide insights we miss to inform academic knowledge</w:t>
      </w:r>
    </w:p>
  </w:comment>
  <w:comment w:author="Stefanie B." w:id="7" w:date="2025-12-02T09:45:55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author="Daan Luttik" w:id="0" w:date="2026-01-15T11:42:38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Yasmina: Note the use of grounded theory very early in the document.</w:t>
      </w:r>
    </w:p>
  </w:comment>
  <w:comment w:author="Stefanie B." w:id="5" w:date="2025-12-02T10:02:58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these need to be put in, otherwise it'll be "how do you know this to be true...?"</w:t>
      </w:r>
    </w:p>
  </w:comment>
  <w:comment w:author="Stefanie B." w:id="4" w:date="2025-12-02T10:02:34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create this? Looks good - doesn't genAI also have machine learning aspects? And deep learning. Is GenAI separate from GPT? I had seen they are often described as one and the ame</w:t>
      </w:r>
    </w:p>
  </w:comment>
  <w:comment w:author="Stefanie B." w:id="17" w:date="2025-12-02T09:41:59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 this at the end</w:t>
      </w:r>
    </w:p>
  </w:comment>
  <w:comment w:author="Stefanie B." w:id="13" w:date="2025-12-02T09:35:36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describe how this was done? You might want to instead called it theoretical sampling - e.g., the focus on domain and technical experts.</w:t>
      </w:r>
    </w:p>
  </w:comment>
  <w:comment w:author="Stefanie B." w:id="15" w:date="2025-12-02T09:33:23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author="Daan Luttik" w:id="16" w:date="2026-01-14T17:53:15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interesting question.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main thought about this is that finding a sufficient sample can be challenging, and I do not truly know what to expect from the snowball sampling and the insights from our interviewees. So I am mainly looking to keep my options open.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is mainly a pragmatic choice rather than one based on academic rigor.</w:t>
      </w:r>
    </w:p>
  </w:comment>
  <w:comment w:author="Daan Luttik" w:id="8" w:date="2026-01-15T10:17:12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after making it concrete</w:t>
      </w:r>
    </w:p>
  </w:comment>
  <w:comment w:author="Daan Luttik" w:id="11" w:date="2026-01-15T14:03:18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Stefanie B." w:id="1" w:date="2026-01-20T11:38:48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simplified. Perhaps, just "What are the benefits of implementing Agentic AI" and "What are the drawbacks (including risks) of implementing Agentic AI?"</w:t>
      </w:r>
    </w:p>
  </w:comment>
  <w:comment w:author="Daan Luttik" w:id="14" w:date="2026-01-14T17:46:04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we actually need this.</w:t>
      </w:r>
    </w:p>
  </w:comment>
  <w:comment w:author="Stefanie B." w:id="2" w:date="2026-01-20T11:39:10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 make sure the interview questions would get into this</w:t>
      </w:r>
    </w:p>
  </w:comment>
  <w:comment w:author="Daan Luttik" w:id="12" w:date="2026-01-14T17:59:1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Stefanie's original comment: Here, you would eventually want to add more details: How many interviews, what their gender was, location was (and any other important details), the length of each interview, etc. This can be in table form as well.</w:t>
      </w:r>
    </w:p>
  </w:comment>
  <w:comment w:author="Stefanie B." w:id="18" w:date="2025-12-02T09:43:56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want to include a trustworthiness details, e.g., Shenton 2004 (which I use a lot) or Guba &amp; Lincoln, 1989 (which Yasmina suggests), but ideally both. This can also be a table form (see Table 3 - https://www.sciencedirect.com/science/article/pii/S0148296320305816?casa_token=-TZnYSiJItAAAAAA:2TosN3zZkh8TzkAafxZI0TgvzAI9n52IVpDxicnCelZ6WeQl9xhDpmvVVY0ewWM_RntdOMqccns)</w:t>
      </w:r>
    </w:p>
  </w:comment>
  <w:comment w:author="Claude" w:id="19" w:date="2026-04-27T00:00:00Z">
    <w:p>
      <w:r>
        <w:t xml:space="preserve">Evidence quote (Grewal et al., 2025, p. 702): "In the next decade, Gen AI will influence how marketers interact and communicate with customers, help create and deliver marketing content (text, images, and video)". DOI: 10.1007/s11747-024-01064-3.</w:t>
      </w:r>
    </w:p>
  </w:comment>
  <w:comment w:author="Claude" w:id="20" w:date="2026-04-27T00:00:00Z">
    <w:p>
      <w:r>
        <w:t xml:space="preserve">Evidence quote (Cillo &amp; Rubera, 2025, p. 684): "marketing is projected to be the most affected firm function by GenAI, which is forecast to enhance marketing productivity by up to 15%". DOI: 10.1007/s11747-024-01044-7.</w:t>
      </w:r>
    </w:p>
  </w:comment>
  <w:comment w:author="Claude" w:id="21" w:date="2026-04-27T00:00:00Z">
    <w:p>
      <w:r>
        <w:t xml:space="preserve">Evidence quote (Farquhar et al., 2024, p. 625): LLMs often "hallucinate" false outputs and unsubstantiated answers; reliability controls remain necessary. DOI: 10.1038/s41586-024-07421-0.</w:t>
      </w:r>
    </w:p>
  </w:comment>
  <w:comment w:author="Claude" w:id="22" w:date="2026-04-27T00:00:00Z">
    <w:p>
      <w:r>
        <w:t xml:space="preserve">Evidence quote (Verhoef et al., 2021, abstract): "we identify three stages of digital transformation: digitization, digitalization, and digital transformation." DOI: 10.1016/j.jbusres.2019.09.022.</w:t>
      </w:r>
    </w:p>
  </w:comment>
  <w:comment w:author="Claude" w:id="23" w:date="2026-04-27T00:00:00Z">
    <w:p>
      <w:r>
        <w:t xml:space="preserve">Evidence quote (Hanelt et al., 2021, abstract): digital transformation is moving firms to "malleable organizational designs that enable continuous adaptation" and is embedded in digital business ecosystems. DOI: 10.1111/joms.12639.</w:t>
      </w:r>
    </w:p>
  </w:comment>
  <w:comment w:author="Claude" w:id="24" w:date="2026-04-27T00:00:00Z">
    <w:p>
      <w:r>
        <w:t xml:space="preserve">Evidence quote (Enholm et al., 2022, abstract): organizations need a clearer understanding of "how AI technologies create business value" and of the "value-generating mechanisms," including enablers, inhibitors, and first- and second-order effects. DOI: 10.1007/s10796-021-10186-w.</w:t>
      </w:r>
    </w:p>
  </w:comment>
  <w:comment w:author="Claude" w:id="25" w:date="2026-04-27T00:00:00Z">
    <w:p>
      <w:r>
        <w:t xml:space="preserve">Evidence quote (Doshi &amp; Hauser, 2024, title finding): "Generative AI enhances individual creativity but reduces the collective diversity of novel content." DOI: 10.1126/sciadv.adn5290.</w:t>
      </w:r>
    </w:p>
  </w:comment>
  <w:comment w:author="Claude" w:id="26" w:date="2026-04-27T00:00:00Z">
    <w:p>
      <w:r>
        <w:t xml:space="preserve">Evidence quote (Charmaz, 2014, p. 30): sensitizing concepts "offer ideas to pursue and questions to raise" rather than fixed prescriptions. This supports your use of sensitizing concepts in Section 2.5.</w:t>
      </w:r>
    </w:p>
  </w:comment>
  <w:comment w:author="Claude" w:id="27" w:date="2026-04-27T00:00:00Z">
    <w:p>
      <w:r>
        <w:t xml:space="preserve">Evidence quote (Holmström, 2022, title-level evidence): "From AI to digital transformation: The AI readiness framework." This directly supports the claim that AI readiness bridges AI experimentation and broader digital transformation. DOI: 10.1016/j.bushor.2021.03.006.</w:t>
      </w:r>
    </w:p>
  </w:comment>
  <w:comment w:author="Claude" w:id="28" w:date="2026-04-27T00:00:00Z">
    <w:p>
      <w:r>
        <w:t xml:space="preserve">Evidence quote bundle for value framing: Woodside et al. (2008) title "Customer value: theory, research, and practice"; Sidorchuk (2015) title "The concept of 'value' in the theory of marketing"; Almquist et al. (2016) title "The elements of value." Together these support a multidimensional and contested conception of value across theory and managerial practice.</w:t>
      </w:r>
    </w:p>
  </w:comment>
  <w:comment w:author="Claude" w:id="29" w:date="2026-04-27T00:00:00Z">
    <w:p>
      <w:r>
        <w:t xml:space="preserve">Evidence quote (Kaartemo &amp; Helkkula, 2018, abstract): AI and robots in value co-creation include "supporting service providers, enabling resource integration between service providers and beneficiaries, and supporting beneficiaries' well-being" (DOI: 10.1177/2394964318805625). Evidence quote (Paschen et al., 2021, abstract): AI creates "new and exciting opportunities for value co-creation between economic actors" and examines exchanged "activities, roles and resources" (DOI: 10.1016/j.ausmj.2020.06.004).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EB Garamond Medium">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EB Garamond SemiBol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4">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ind w:lef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rFonts w:ascii="Arial" w:cs="Arial" w:eastAsia="Arial" w:hAnsi="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ind w:firstLine="0"/>
    </w:pPr>
    <w:rPr>
      <w:b w:val="1"/>
      <w:bCs w:val="1"/>
      <w:color w:val="1b1c1d"/>
    </w:rPr>
  </w:style>
  <w:style w:type="paragraph" w:styleId="Heading3">
    <w:name w:val="heading 3"/>
    <w:basedOn w:val="Normal"/>
    <w:next w:val="Normal"/>
    <w:pPr>
      <w:keepNext w:val="1"/>
      <w:keepLines w:val="1"/>
      <w:ind w:firstLine="0"/>
    </w:pPr>
    <w:rPr>
      <w:i w:val="1"/>
      <w:iCs w:val="1"/>
    </w:rPr>
  </w:style>
  <w:style w:type="paragraph" w:styleId="Heading4">
    <w:name w:val="heading 4"/>
    <w:basedOn w:val="Normal"/>
    <w:next w:val="Normal"/>
    <w:pPr>
      <w:keepNext w:val="1"/>
      <w:keepLines w:val="1"/>
      <w:spacing w:after="200" w:before="200" w:line="360" w:lineRule="auto"/>
    </w:pPr>
    <w:rPr>
      <w:rFonts w:ascii="EB Garamond SemiBold" w:cs="EB Garamond SemiBold" w:eastAsia="EB Garamond SemiBold" w:hAnsi="EB Garamond SemiBold"/>
      <w:sz w:val="24"/>
      <w:szCs w:val="24"/>
    </w:rPr>
  </w:style>
  <w:style w:type="paragraph" w:styleId="Heading5">
    <w:name w:val="heading 5"/>
    <w:basedOn w:val="Normal"/>
    <w:next w:val="Normal"/>
    <w:pPr>
      <w:keepNext w:val="1"/>
      <w:keepLines w:val="1"/>
      <w:spacing w:after="80" w:before="240" w:lineRule="auto"/>
    </w:pPr>
    <w:rPr>
      <w:rFonts w:ascii="EB Garamond Medium" w:cs="EB Garamond Medium" w:eastAsia="EB Garamond Medium" w:hAnsi="EB Garamond Medium"/>
      <w:sz w:val="24"/>
      <w:szCs w:val="24"/>
    </w:rPr>
  </w:style>
  <w:style w:type="paragraph" w:styleId="Heading6">
    <w:name w:val="heading 6"/>
    <w:basedOn w:val="Normal"/>
    <w:next w:val="Normal"/>
    <w:pPr>
      <w:keepNext w:val="1"/>
      <w:keepLines w:val="1"/>
      <w:spacing w:after="80" w:before="240" w:lineRule="auto"/>
    </w:pPr>
    <w:rPr>
      <w:i w:val="1"/>
      <w:i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Relationships xmlns="http://schemas.openxmlformats.org/package/2006/relationships">
  <Relationship Id="rId20" Type="http://schemas.openxmlformats.org/officeDocument/2006/relationships/hyperlink" Target="https://openai.com/index/chatgpt/" TargetMode="External"/>
  <Relationship Id="rId22" Type="http://schemas.openxmlformats.org/officeDocument/2006/relationships/hyperlink" Target="https://www.mckinsey.com/capabilities/mckinsey-digital/our-insights/superagency-in-the-workplace-empowering-people-to-unlock-ais-full-potential-at-work" TargetMode="External"/>
  <Relationship Id="rId21" Type="http://schemas.openxmlformats.org/officeDocument/2006/relationships/hyperlink" Target="https://www.mckinsey.com/capabilities/mckinsey-digital/our-insights/superagency-in-the-workplace-empowering-people-to-unlock-ais-full-potential-at-work" TargetMode="External"/>
  <Relationship Id="rId24" Type="http://schemas.openxmlformats.org/officeDocument/2006/relationships/hyperlink" Target="https://doi.org/10.5539/ass.v11n9p320" TargetMode="External"/>
  <Relationship Id="rId23" Type="http://schemas.openxmlformats.org/officeDocument/2006/relationships/hyperlink" Target="https://doi.org/10.5539/ass.v11n9p320" TargetMode="External"/>
  <Relationship Id="rId1" Type="http://schemas.openxmlformats.org/officeDocument/2006/relationships/theme" Target="theme/theme1.xml"/>
  <Relationship Id="rId2" Type="http://schemas.openxmlformats.org/officeDocument/2006/relationships/comments" Target="comments.xml"/>
  <Relationship Id="rId3" Type="http://schemas.openxmlformats.org/officeDocument/2006/relationships/settings" Target="settings.xml"/>
  <Relationship Id="rId4" Type="http://schemas.openxmlformats.org/officeDocument/2006/relationships/fontTable" Target="fontTable.xml"/>
  <Relationship Id="rId9" Type="http://schemas.openxmlformats.org/officeDocument/2006/relationships/image" Target="media/image3.jpg"/>
  <Relationship Id="rId26" Type="http://schemas.openxmlformats.org/officeDocument/2006/relationships/hyperlink" Target="https://doi.org/10.1002/(SICI)1097-0266(199708)18:7%3c509::AID-SMJ882%3e3.0.CO;2-Z" TargetMode="External"/>
  <Relationship Id="rId25" Type="http://schemas.openxmlformats.org/officeDocument/2006/relationships/hyperlink" Target="https://doi.org/10.1002/(SICI)1097-0266(199708)18:7%3c509::AID-SMJ882%3e3.0.CO;2-Z" TargetMode="External"/>
  <Relationship Id="rId28" Type="http://schemas.openxmlformats.org/officeDocument/2006/relationships/hyperlink" Target="https://doi.org/10.1016/j.jbusres.2022.07.0200" TargetMode="External"/>
  <Relationship Id="rId27" Type="http://schemas.openxmlformats.org/officeDocument/2006/relationships/hyperlink" Target="https://doi.org/10.1016/j.jbusres.2022.07.020" TargetMode="External"/>
  <Relationship Id="rId5" Type="http://schemas.openxmlformats.org/officeDocument/2006/relationships/footnotes" Target="footnotes.xml"/>
  <Relationship Id="rId6" Type="http://schemas.openxmlformats.org/officeDocument/2006/relationships/numbering" Target="numbering.xml"/>
  <Relationship Id="rId29" Type="http://schemas.openxmlformats.org/officeDocument/2006/relationships/image" Target="media/image1.png"/>
  <Relationship Id="rId7" Type="http://schemas.openxmlformats.org/officeDocument/2006/relationships/styles" Target="styles.xml"/>
  <Relationship Id="rId8" Type="http://schemas.openxmlformats.org/officeDocument/2006/relationships/customXml" Target="../customXML/item1.xml"/>
  <Relationship Id="rId31" Type="http://schemas.openxmlformats.org/officeDocument/2006/relationships/header" Target="header3.xml"/>
  <Relationship Id="rId30" Type="http://schemas.openxmlformats.org/officeDocument/2006/relationships/hyperlink" Target="https://www.sciencedirect.com/science/article/pii/S0148296320305816?casa_token=-TZnYSiJItAAAAAA:2TosN3zZkh8TzkAafxZI0TgvzAI9n52IVpDxicnCelZ6WeQl9xhDpmvVVY0ewWM_RntdOMqccns" TargetMode="External"/>
  <Relationship Id="rId11" Type="http://schemas.openxmlformats.org/officeDocument/2006/relationships/header" Target="header2.xml"/>
  <Relationship Id="rId10" Type="http://schemas.openxmlformats.org/officeDocument/2006/relationships/header" Target="header1.xml"/>
  <Relationship Id="rId13" Type="http://schemas.openxmlformats.org/officeDocument/2006/relationships/footer" Target="footer2.xml"/>
  <Relationship Id="rId12" Type="http://schemas.openxmlformats.org/officeDocument/2006/relationships/footer" Target="footer1.xml"/>
  <Relationship Id="rId15" Type="http://schemas.openxmlformats.org/officeDocument/2006/relationships/hyperlink" Target="https://www.google.com/url?q=https://www.sciencedirect.com/science/article/pii/S0148296320305816?casa_token%3D-TZnYSiJItAAAAAA:2TosN3zZkh8TzkAafxZI0TgvzAI9n52IVpDxicnCelZ6WeQl9xhDpmvVVY0ewWM_RntdOMqccns&amp;sa=D&amp;source=docs&amp;ust=1768414247401101&amp;usg=AOvVaw0lPN8NP3_JCBCfSf7Lio8Y" TargetMode="External"/>
  <Relationship Id="rId14" Type="http://schemas.openxmlformats.org/officeDocument/2006/relationships/image" Target="media/image2.jpg"/>
  <Relationship Id="rId17" Type="http://schemas.openxmlformats.org/officeDocument/2006/relationships/hyperlink" Target="https://doi.org/10.1016/j.bushor.2021.03.006" TargetMode="External"/>
  <Relationship Id="rId16" Type="http://schemas.openxmlformats.org/officeDocument/2006/relationships/hyperlink" Target="https://doi.org/10.48550/arXiv.2405.21015" TargetMode="External"/>
  <Relationship Id="rId19" Type="http://schemas.openxmlformats.org/officeDocument/2006/relationships/hyperlink" Target="https://doi.org/10.1007/s11747-020-00749-9" TargetMode="External"/>
  <Relationship Id="rId18" Type="http://schemas.openxmlformats.org/officeDocument/2006/relationships/hyperlink" Target="https://doi.org/10.1016/j.bushor.2021.03.006" TargetMode="External"/>
</Relationships>

</file>

<file path=word/_rels/fontTable.xml.rels><?xml version="1.0" encoding="utf-8"?>
<Relationships xmlns="http://schemas.openxmlformats.org/package/2006/relationships">
  <Relationship Id="rId1" Type="http://schemas.openxmlformats.org/officeDocument/2006/relationships/font" Target="fonts/Cardo-regular.ttf"/>
  <Relationship Id="rId2" Type="http://schemas.openxmlformats.org/officeDocument/2006/relationships/font" Target="fonts/Cardo-bold.ttf"/>
  <Relationship Id="rId3" Type="http://schemas.openxmlformats.org/officeDocument/2006/relationships/font" Target="fonts/Cardo-italic.ttf"/>
  <Relationship Id="rId4" Type="http://schemas.openxmlformats.org/officeDocument/2006/relationships/font" Target="fonts/EBGaramondMedium-regular.ttf"/>
  <Relationship Id="rId11" Type="http://schemas.openxmlformats.org/officeDocument/2006/relationships/font" Target="fonts/EBGaramondSemiBold-boldItalic.ttf"/>
  <Relationship Id="rId10" Type="http://schemas.openxmlformats.org/officeDocument/2006/relationships/font" Target="fonts/EBGaramondSemiBold-italic.ttf"/>
  <Relationship Id="rId9" Type="http://schemas.openxmlformats.org/officeDocument/2006/relationships/font" Target="fonts/EBGaramondSemiBold-bold.ttf"/>
  <Relationship Id="rId5" Type="http://schemas.openxmlformats.org/officeDocument/2006/relationships/font" Target="fonts/EBGaramondMedium-bold.ttf"/>
  <Relationship Id="rId6" Type="http://schemas.openxmlformats.org/officeDocument/2006/relationships/font" Target="fonts/EBGaramondMedium-italic.ttf"/>
  <Relationship Id="rId7" Type="http://schemas.openxmlformats.org/officeDocument/2006/relationships/font" Target="fonts/EBGaramondMedium-boldItalic.ttf"/>
  <Relationship Id="rId8" Type="http://schemas.openxmlformats.org/officeDocument/2006/relationships/font" Target="fonts/EBGaramondSemiBold-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