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2373215"/>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7777777" w:rsidR="000A65D1" w:rsidRPr="000A65D1" w:rsidRDefault="000A65D1" w:rsidP="000A65D1">
      <w:pPr>
        <w:rPr>
          <w:lang w:val="en-US"/>
        </w:rPr>
      </w:pPr>
      <w:r w:rsidRPr="000A65D1">
        <w:rPr>
          <w:lang w:val="en-US"/>
        </w:rPr>
        <w:t>Also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 and those who supported me without expecting anything in return. I could not have made it through these busy years without having all of these special people around me to support me.</w:t>
      </w:r>
    </w:p>
    <w:p w14:paraId="0F2892C6" w14:textId="0644C987" w:rsidR="00A3387C" w:rsidRPr="000A65D1" w:rsidRDefault="000A65D1" w:rsidP="000A65D1">
      <w:pPr>
        <w:rPr>
          <w:lang w:val="en-US"/>
        </w:rPr>
      </w:pPr>
      <w:r w:rsidRPr="000A65D1">
        <w:rPr>
          <w:lang w:val="en-US"/>
        </w:rPr>
        <w:t>Lastly, I want to give a very special thanks to my supervisor Stefanie Beninger. During the module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209D7F4" w14:textId="61F8F168" w:rsidR="00742E2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73215" w:history="1">
            <w:r w:rsidR="00742E25" w:rsidRPr="00031D39">
              <w:rPr>
                <w:rStyle w:val="Hyperlink"/>
                <w:noProof/>
              </w:rPr>
              <w:t>Foreword</w:t>
            </w:r>
            <w:r w:rsidR="00742E25">
              <w:rPr>
                <w:noProof/>
                <w:webHidden/>
              </w:rPr>
              <w:tab/>
            </w:r>
            <w:r w:rsidR="00742E25">
              <w:rPr>
                <w:noProof/>
                <w:webHidden/>
              </w:rPr>
              <w:fldChar w:fldCharType="begin"/>
            </w:r>
            <w:r w:rsidR="00742E25">
              <w:rPr>
                <w:noProof/>
                <w:webHidden/>
              </w:rPr>
              <w:instrText xml:space="preserve"> PAGEREF _Toc232373215 \h </w:instrText>
            </w:r>
            <w:r w:rsidR="00742E25">
              <w:rPr>
                <w:noProof/>
                <w:webHidden/>
              </w:rPr>
            </w:r>
            <w:r w:rsidR="00742E25">
              <w:rPr>
                <w:noProof/>
                <w:webHidden/>
              </w:rPr>
              <w:fldChar w:fldCharType="separate"/>
            </w:r>
            <w:r w:rsidR="00742E25">
              <w:rPr>
                <w:noProof/>
                <w:webHidden/>
              </w:rPr>
              <w:t>3</w:t>
            </w:r>
            <w:r w:rsidR="00742E25">
              <w:rPr>
                <w:noProof/>
                <w:webHidden/>
              </w:rPr>
              <w:fldChar w:fldCharType="end"/>
            </w:r>
          </w:hyperlink>
        </w:p>
        <w:p w14:paraId="1EAE5860" w14:textId="32B9CCE9"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6" w:history="1">
            <w:r w:rsidRPr="00031D39">
              <w:rPr>
                <w:rStyle w:val="Hyperlink"/>
                <w:noProof/>
              </w:rPr>
              <w:t>Executive Summary</w:t>
            </w:r>
            <w:r>
              <w:rPr>
                <w:noProof/>
                <w:webHidden/>
              </w:rPr>
              <w:tab/>
            </w:r>
            <w:r>
              <w:rPr>
                <w:noProof/>
                <w:webHidden/>
              </w:rPr>
              <w:fldChar w:fldCharType="begin"/>
            </w:r>
            <w:r>
              <w:rPr>
                <w:noProof/>
                <w:webHidden/>
              </w:rPr>
              <w:instrText xml:space="preserve"> PAGEREF _Toc232373216 \h </w:instrText>
            </w:r>
            <w:r>
              <w:rPr>
                <w:noProof/>
                <w:webHidden/>
              </w:rPr>
            </w:r>
            <w:r>
              <w:rPr>
                <w:noProof/>
                <w:webHidden/>
              </w:rPr>
              <w:fldChar w:fldCharType="separate"/>
            </w:r>
            <w:r>
              <w:rPr>
                <w:noProof/>
                <w:webHidden/>
              </w:rPr>
              <w:t>6</w:t>
            </w:r>
            <w:r>
              <w:rPr>
                <w:noProof/>
                <w:webHidden/>
              </w:rPr>
              <w:fldChar w:fldCharType="end"/>
            </w:r>
          </w:hyperlink>
        </w:p>
        <w:p w14:paraId="21811F36" w14:textId="419F59CD"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7" w:history="1">
            <w:r w:rsidRPr="00031D39">
              <w:rPr>
                <w:rStyle w:val="Hyperlink"/>
                <w:noProof/>
              </w:rPr>
              <w:t>1.       Introduction</w:t>
            </w:r>
            <w:r>
              <w:rPr>
                <w:noProof/>
                <w:webHidden/>
              </w:rPr>
              <w:tab/>
            </w:r>
            <w:r>
              <w:rPr>
                <w:noProof/>
                <w:webHidden/>
              </w:rPr>
              <w:fldChar w:fldCharType="begin"/>
            </w:r>
            <w:r>
              <w:rPr>
                <w:noProof/>
                <w:webHidden/>
              </w:rPr>
              <w:instrText xml:space="preserve"> PAGEREF _Toc232373217 \h </w:instrText>
            </w:r>
            <w:r>
              <w:rPr>
                <w:noProof/>
                <w:webHidden/>
              </w:rPr>
            </w:r>
            <w:r>
              <w:rPr>
                <w:noProof/>
                <w:webHidden/>
              </w:rPr>
              <w:fldChar w:fldCharType="separate"/>
            </w:r>
            <w:r>
              <w:rPr>
                <w:noProof/>
                <w:webHidden/>
              </w:rPr>
              <w:t>1</w:t>
            </w:r>
            <w:r>
              <w:rPr>
                <w:noProof/>
                <w:webHidden/>
              </w:rPr>
              <w:fldChar w:fldCharType="end"/>
            </w:r>
          </w:hyperlink>
        </w:p>
        <w:p w14:paraId="71972744" w14:textId="05D4BDEF"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8" w:history="1">
            <w:r w:rsidRPr="00031D39">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Literature review</w:t>
            </w:r>
            <w:r>
              <w:rPr>
                <w:noProof/>
                <w:webHidden/>
              </w:rPr>
              <w:tab/>
            </w:r>
            <w:r>
              <w:rPr>
                <w:noProof/>
                <w:webHidden/>
              </w:rPr>
              <w:fldChar w:fldCharType="begin"/>
            </w:r>
            <w:r>
              <w:rPr>
                <w:noProof/>
                <w:webHidden/>
              </w:rPr>
              <w:instrText xml:space="preserve"> PAGEREF _Toc232373218 \h </w:instrText>
            </w:r>
            <w:r>
              <w:rPr>
                <w:noProof/>
                <w:webHidden/>
              </w:rPr>
            </w:r>
            <w:r>
              <w:rPr>
                <w:noProof/>
                <w:webHidden/>
              </w:rPr>
              <w:fldChar w:fldCharType="separate"/>
            </w:r>
            <w:r>
              <w:rPr>
                <w:noProof/>
                <w:webHidden/>
              </w:rPr>
              <w:t>4</w:t>
            </w:r>
            <w:r>
              <w:rPr>
                <w:noProof/>
                <w:webHidden/>
              </w:rPr>
              <w:fldChar w:fldCharType="end"/>
            </w:r>
          </w:hyperlink>
        </w:p>
        <w:p w14:paraId="4ECA54F0" w14:textId="55439BC2"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9" w:history="1">
            <w:r w:rsidRPr="00031D39">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The historical development of AI</w:t>
            </w:r>
            <w:r>
              <w:rPr>
                <w:noProof/>
                <w:webHidden/>
              </w:rPr>
              <w:tab/>
            </w:r>
            <w:r>
              <w:rPr>
                <w:noProof/>
                <w:webHidden/>
              </w:rPr>
              <w:fldChar w:fldCharType="begin"/>
            </w:r>
            <w:r>
              <w:rPr>
                <w:noProof/>
                <w:webHidden/>
              </w:rPr>
              <w:instrText xml:space="preserve"> PAGEREF _Toc232373219 \h </w:instrText>
            </w:r>
            <w:r>
              <w:rPr>
                <w:noProof/>
                <w:webHidden/>
              </w:rPr>
            </w:r>
            <w:r>
              <w:rPr>
                <w:noProof/>
                <w:webHidden/>
              </w:rPr>
              <w:fldChar w:fldCharType="separate"/>
            </w:r>
            <w:r>
              <w:rPr>
                <w:noProof/>
                <w:webHidden/>
              </w:rPr>
              <w:t>4</w:t>
            </w:r>
            <w:r>
              <w:rPr>
                <w:noProof/>
                <w:webHidden/>
              </w:rPr>
              <w:fldChar w:fldCharType="end"/>
            </w:r>
          </w:hyperlink>
        </w:p>
        <w:p w14:paraId="43295121" w14:textId="32470A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0" w:history="1">
            <w:r w:rsidRPr="00031D39">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On Agentic AI</w:t>
            </w:r>
            <w:r>
              <w:rPr>
                <w:noProof/>
                <w:webHidden/>
              </w:rPr>
              <w:tab/>
            </w:r>
            <w:r>
              <w:rPr>
                <w:noProof/>
                <w:webHidden/>
              </w:rPr>
              <w:fldChar w:fldCharType="begin"/>
            </w:r>
            <w:r>
              <w:rPr>
                <w:noProof/>
                <w:webHidden/>
              </w:rPr>
              <w:instrText xml:space="preserve"> PAGEREF _Toc232373220 \h </w:instrText>
            </w:r>
            <w:r>
              <w:rPr>
                <w:noProof/>
                <w:webHidden/>
              </w:rPr>
            </w:r>
            <w:r>
              <w:rPr>
                <w:noProof/>
                <w:webHidden/>
              </w:rPr>
              <w:fldChar w:fldCharType="separate"/>
            </w:r>
            <w:r>
              <w:rPr>
                <w:noProof/>
                <w:webHidden/>
              </w:rPr>
              <w:t>8</w:t>
            </w:r>
            <w:r>
              <w:rPr>
                <w:noProof/>
                <w:webHidden/>
              </w:rPr>
              <w:fldChar w:fldCharType="end"/>
            </w:r>
          </w:hyperlink>
        </w:p>
        <w:p w14:paraId="231A45F1" w14:textId="32231170"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1" w:history="1">
            <w:r w:rsidRPr="00031D39">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_Toc232373221 \h </w:instrText>
            </w:r>
            <w:r>
              <w:rPr>
                <w:noProof/>
                <w:webHidden/>
              </w:rPr>
            </w:r>
            <w:r>
              <w:rPr>
                <w:noProof/>
                <w:webHidden/>
              </w:rPr>
              <w:fldChar w:fldCharType="separate"/>
            </w:r>
            <w:r>
              <w:rPr>
                <w:noProof/>
                <w:webHidden/>
              </w:rPr>
              <w:t>9</w:t>
            </w:r>
            <w:r>
              <w:rPr>
                <w:noProof/>
                <w:webHidden/>
              </w:rPr>
              <w:fldChar w:fldCharType="end"/>
            </w:r>
          </w:hyperlink>
        </w:p>
        <w:p w14:paraId="41F9F80E" w14:textId="482380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2" w:history="1">
            <w:r w:rsidRPr="00031D39">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_Toc232373222 \h </w:instrText>
            </w:r>
            <w:r>
              <w:rPr>
                <w:noProof/>
                <w:webHidden/>
              </w:rPr>
            </w:r>
            <w:r>
              <w:rPr>
                <w:noProof/>
                <w:webHidden/>
              </w:rPr>
              <w:fldChar w:fldCharType="separate"/>
            </w:r>
            <w:r>
              <w:rPr>
                <w:noProof/>
                <w:webHidden/>
              </w:rPr>
              <w:t>10</w:t>
            </w:r>
            <w:r>
              <w:rPr>
                <w:noProof/>
                <w:webHidden/>
              </w:rPr>
              <w:fldChar w:fldCharType="end"/>
            </w:r>
          </w:hyperlink>
        </w:p>
        <w:p w14:paraId="2DAE1232" w14:textId="28DB3D21"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3" w:history="1">
            <w:r w:rsidRPr="00031D39">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_Toc232373223 \h </w:instrText>
            </w:r>
            <w:r>
              <w:rPr>
                <w:noProof/>
                <w:webHidden/>
              </w:rPr>
            </w:r>
            <w:r>
              <w:rPr>
                <w:noProof/>
                <w:webHidden/>
              </w:rPr>
              <w:fldChar w:fldCharType="separate"/>
            </w:r>
            <w:r>
              <w:rPr>
                <w:noProof/>
                <w:webHidden/>
              </w:rPr>
              <w:t>11</w:t>
            </w:r>
            <w:r>
              <w:rPr>
                <w:noProof/>
                <w:webHidden/>
              </w:rPr>
              <w:fldChar w:fldCharType="end"/>
            </w:r>
          </w:hyperlink>
        </w:p>
        <w:p w14:paraId="09FCCB3A" w14:textId="037C0E09"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4" w:history="1">
            <w:r w:rsidRPr="00031D39">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Methodology</w:t>
            </w:r>
            <w:r>
              <w:rPr>
                <w:noProof/>
                <w:webHidden/>
              </w:rPr>
              <w:tab/>
            </w:r>
            <w:r>
              <w:rPr>
                <w:noProof/>
                <w:webHidden/>
              </w:rPr>
              <w:fldChar w:fldCharType="begin"/>
            </w:r>
            <w:r>
              <w:rPr>
                <w:noProof/>
                <w:webHidden/>
              </w:rPr>
              <w:instrText xml:space="preserve"> PAGEREF _Toc232373224 \h </w:instrText>
            </w:r>
            <w:r>
              <w:rPr>
                <w:noProof/>
                <w:webHidden/>
              </w:rPr>
            </w:r>
            <w:r>
              <w:rPr>
                <w:noProof/>
                <w:webHidden/>
              </w:rPr>
              <w:fldChar w:fldCharType="separate"/>
            </w:r>
            <w:r>
              <w:rPr>
                <w:noProof/>
                <w:webHidden/>
              </w:rPr>
              <w:t>12</w:t>
            </w:r>
            <w:r>
              <w:rPr>
                <w:noProof/>
                <w:webHidden/>
              </w:rPr>
              <w:fldChar w:fldCharType="end"/>
            </w:r>
          </w:hyperlink>
        </w:p>
        <w:p w14:paraId="420D395A" w14:textId="47B2231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5" w:history="1">
            <w:r w:rsidRPr="00031D39">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Research approach</w:t>
            </w:r>
            <w:r>
              <w:rPr>
                <w:noProof/>
                <w:webHidden/>
              </w:rPr>
              <w:tab/>
            </w:r>
            <w:r>
              <w:rPr>
                <w:noProof/>
                <w:webHidden/>
              </w:rPr>
              <w:fldChar w:fldCharType="begin"/>
            </w:r>
            <w:r>
              <w:rPr>
                <w:noProof/>
                <w:webHidden/>
              </w:rPr>
              <w:instrText xml:space="preserve"> PAGEREF _Toc232373225 \h </w:instrText>
            </w:r>
            <w:r>
              <w:rPr>
                <w:noProof/>
                <w:webHidden/>
              </w:rPr>
            </w:r>
            <w:r>
              <w:rPr>
                <w:noProof/>
                <w:webHidden/>
              </w:rPr>
              <w:fldChar w:fldCharType="separate"/>
            </w:r>
            <w:r>
              <w:rPr>
                <w:noProof/>
                <w:webHidden/>
              </w:rPr>
              <w:t>12</w:t>
            </w:r>
            <w:r>
              <w:rPr>
                <w:noProof/>
                <w:webHidden/>
              </w:rPr>
              <w:fldChar w:fldCharType="end"/>
            </w:r>
          </w:hyperlink>
        </w:p>
        <w:p w14:paraId="105DFDE7" w14:textId="694CDB9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6" w:history="1">
            <w:r w:rsidRPr="00031D39">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Data collection</w:t>
            </w:r>
            <w:r>
              <w:rPr>
                <w:noProof/>
                <w:webHidden/>
              </w:rPr>
              <w:tab/>
            </w:r>
            <w:r>
              <w:rPr>
                <w:noProof/>
                <w:webHidden/>
              </w:rPr>
              <w:fldChar w:fldCharType="begin"/>
            </w:r>
            <w:r>
              <w:rPr>
                <w:noProof/>
                <w:webHidden/>
              </w:rPr>
              <w:instrText xml:space="preserve"> PAGEREF _Toc232373226 \h </w:instrText>
            </w:r>
            <w:r>
              <w:rPr>
                <w:noProof/>
                <w:webHidden/>
              </w:rPr>
            </w:r>
            <w:r>
              <w:rPr>
                <w:noProof/>
                <w:webHidden/>
              </w:rPr>
              <w:fldChar w:fldCharType="separate"/>
            </w:r>
            <w:r>
              <w:rPr>
                <w:noProof/>
                <w:webHidden/>
              </w:rPr>
              <w:t>12</w:t>
            </w:r>
            <w:r>
              <w:rPr>
                <w:noProof/>
                <w:webHidden/>
              </w:rPr>
              <w:fldChar w:fldCharType="end"/>
            </w:r>
          </w:hyperlink>
        </w:p>
        <w:p w14:paraId="00E22FFC" w14:textId="31BCC73B"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7" w:history="1">
            <w:r w:rsidRPr="00031D39">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Intended sample and sample size</w:t>
            </w:r>
            <w:r>
              <w:rPr>
                <w:noProof/>
                <w:webHidden/>
              </w:rPr>
              <w:tab/>
            </w:r>
            <w:r>
              <w:rPr>
                <w:noProof/>
                <w:webHidden/>
              </w:rPr>
              <w:fldChar w:fldCharType="begin"/>
            </w:r>
            <w:r>
              <w:rPr>
                <w:noProof/>
                <w:webHidden/>
              </w:rPr>
              <w:instrText xml:space="preserve"> PAGEREF _Toc232373227 \h </w:instrText>
            </w:r>
            <w:r>
              <w:rPr>
                <w:noProof/>
                <w:webHidden/>
              </w:rPr>
            </w:r>
            <w:r>
              <w:rPr>
                <w:noProof/>
                <w:webHidden/>
              </w:rPr>
              <w:fldChar w:fldCharType="separate"/>
            </w:r>
            <w:r>
              <w:rPr>
                <w:noProof/>
                <w:webHidden/>
              </w:rPr>
              <w:t>13</w:t>
            </w:r>
            <w:r>
              <w:rPr>
                <w:noProof/>
                <w:webHidden/>
              </w:rPr>
              <w:fldChar w:fldCharType="end"/>
            </w:r>
          </w:hyperlink>
        </w:p>
        <w:p w14:paraId="00577858" w14:textId="0FF7546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8" w:history="1">
            <w:r w:rsidRPr="00031D39">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Trustworthiness</w:t>
            </w:r>
            <w:r>
              <w:rPr>
                <w:noProof/>
                <w:webHidden/>
              </w:rPr>
              <w:tab/>
            </w:r>
            <w:r>
              <w:rPr>
                <w:noProof/>
                <w:webHidden/>
              </w:rPr>
              <w:fldChar w:fldCharType="begin"/>
            </w:r>
            <w:r>
              <w:rPr>
                <w:noProof/>
                <w:webHidden/>
              </w:rPr>
              <w:instrText xml:space="preserve"> PAGEREF _Toc232373228 \h </w:instrText>
            </w:r>
            <w:r>
              <w:rPr>
                <w:noProof/>
                <w:webHidden/>
              </w:rPr>
            </w:r>
            <w:r>
              <w:rPr>
                <w:noProof/>
                <w:webHidden/>
              </w:rPr>
              <w:fldChar w:fldCharType="separate"/>
            </w:r>
            <w:r>
              <w:rPr>
                <w:noProof/>
                <w:webHidden/>
              </w:rPr>
              <w:t>16</w:t>
            </w:r>
            <w:r>
              <w:rPr>
                <w:noProof/>
                <w:webHidden/>
              </w:rPr>
              <w:fldChar w:fldCharType="end"/>
            </w:r>
          </w:hyperlink>
        </w:p>
        <w:p w14:paraId="36B07860" w14:textId="4F7A2383"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9" w:history="1">
            <w:r w:rsidRPr="00031D39">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Findings</w:t>
            </w:r>
            <w:r>
              <w:rPr>
                <w:noProof/>
                <w:webHidden/>
              </w:rPr>
              <w:tab/>
            </w:r>
            <w:r>
              <w:rPr>
                <w:noProof/>
                <w:webHidden/>
              </w:rPr>
              <w:fldChar w:fldCharType="begin"/>
            </w:r>
            <w:r>
              <w:rPr>
                <w:noProof/>
                <w:webHidden/>
              </w:rPr>
              <w:instrText xml:space="preserve"> PAGEREF _Toc232373229 \h </w:instrText>
            </w:r>
            <w:r>
              <w:rPr>
                <w:noProof/>
                <w:webHidden/>
              </w:rPr>
            </w:r>
            <w:r>
              <w:rPr>
                <w:noProof/>
                <w:webHidden/>
              </w:rPr>
              <w:fldChar w:fldCharType="separate"/>
            </w:r>
            <w:r>
              <w:rPr>
                <w:noProof/>
                <w:webHidden/>
              </w:rPr>
              <w:t>20</w:t>
            </w:r>
            <w:r>
              <w:rPr>
                <w:noProof/>
                <w:webHidden/>
              </w:rPr>
              <w:fldChar w:fldCharType="end"/>
            </w:r>
          </w:hyperlink>
        </w:p>
        <w:p w14:paraId="2B06C6E4" w14:textId="771980F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0" w:history="1">
            <w:r w:rsidRPr="00031D39">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Observing external conditions</w:t>
            </w:r>
            <w:r>
              <w:rPr>
                <w:noProof/>
                <w:webHidden/>
              </w:rPr>
              <w:tab/>
            </w:r>
            <w:r>
              <w:rPr>
                <w:noProof/>
                <w:webHidden/>
              </w:rPr>
              <w:fldChar w:fldCharType="begin"/>
            </w:r>
            <w:r>
              <w:rPr>
                <w:noProof/>
                <w:webHidden/>
              </w:rPr>
              <w:instrText xml:space="preserve"> PAGEREF _Toc232373230 \h </w:instrText>
            </w:r>
            <w:r>
              <w:rPr>
                <w:noProof/>
                <w:webHidden/>
              </w:rPr>
            </w:r>
            <w:r>
              <w:rPr>
                <w:noProof/>
                <w:webHidden/>
              </w:rPr>
              <w:fldChar w:fldCharType="separate"/>
            </w:r>
            <w:r>
              <w:rPr>
                <w:noProof/>
                <w:webHidden/>
              </w:rPr>
              <w:t>21</w:t>
            </w:r>
            <w:r>
              <w:rPr>
                <w:noProof/>
                <w:webHidden/>
              </w:rPr>
              <w:fldChar w:fldCharType="end"/>
            </w:r>
          </w:hyperlink>
        </w:p>
        <w:p w14:paraId="3E08D5E5" w14:textId="1B3C993A"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1" w:history="1">
            <w:r w:rsidRPr="00031D39">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Navigating the organizational context</w:t>
            </w:r>
            <w:r>
              <w:rPr>
                <w:noProof/>
                <w:webHidden/>
              </w:rPr>
              <w:tab/>
            </w:r>
            <w:r>
              <w:rPr>
                <w:noProof/>
                <w:webHidden/>
              </w:rPr>
              <w:fldChar w:fldCharType="begin"/>
            </w:r>
            <w:r>
              <w:rPr>
                <w:noProof/>
                <w:webHidden/>
              </w:rPr>
              <w:instrText xml:space="preserve"> PAGEREF _Toc232373231 \h </w:instrText>
            </w:r>
            <w:r>
              <w:rPr>
                <w:noProof/>
                <w:webHidden/>
              </w:rPr>
            </w:r>
            <w:r>
              <w:rPr>
                <w:noProof/>
                <w:webHidden/>
              </w:rPr>
              <w:fldChar w:fldCharType="separate"/>
            </w:r>
            <w:r>
              <w:rPr>
                <w:noProof/>
                <w:webHidden/>
              </w:rPr>
              <w:t>24</w:t>
            </w:r>
            <w:r>
              <w:rPr>
                <w:noProof/>
                <w:webHidden/>
              </w:rPr>
              <w:fldChar w:fldCharType="end"/>
            </w:r>
          </w:hyperlink>
        </w:p>
        <w:p w14:paraId="74028D74" w14:textId="67B80577"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2" w:history="1">
            <w:r w:rsidRPr="00031D39">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Applying agentic AI</w:t>
            </w:r>
            <w:r>
              <w:rPr>
                <w:noProof/>
                <w:webHidden/>
              </w:rPr>
              <w:tab/>
            </w:r>
            <w:r>
              <w:rPr>
                <w:noProof/>
                <w:webHidden/>
              </w:rPr>
              <w:fldChar w:fldCharType="begin"/>
            </w:r>
            <w:r>
              <w:rPr>
                <w:noProof/>
                <w:webHidden/>
              </w:rPr>
              <w:instrText xml:space="preserve"> PAGEREF _Toc232373232 \h </w:instrText>
            </w:r>
            <w:r>
              <w:rPr>
                <w:noProof/>
                <w:webHidden/>
              </w:rPr>
            </w:r>
            <w:r>
              <w:rPr>
                <w:noProof/>
                <w:webHidden/>
              </w:rPr>
              <w:fldChar w:fldCharType="separate"/>
            </w:r>
            <w:r>
              <w:rPr>
                <w:noProof/>
                <w:webHidden/>
              </w:rPr>
              <w:t>33</w:t>
            </w:r>
            <w:r>
              <w:rPr>
                <w:noProof/>
                <w:webHidden/>
              </w:rPr>
              <w:fldChar w:fldCharType="end"/>
            </w:r>
          </w:hyperlink>
        </w:p>
        <w:p w14:paraId="20F97E20" w14:textId="0D445735"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3" w:history="1">
            <w:r w:rsidRPr="00031D39">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Obtaining value outcomes</w:t>
            </w:r>
            <w:r>
              <w:rPr>
                <w:noProof/>
                <w:webHidden/>
              </w:rPr>
              <w:tab/>
            </w:r>
            <w:r>
              <w:rPr>
                <w:noProof/>
                <w:webHidden/>
              </w:rPr>
              <w:fldChar w:fldCharType="begin"/>
            </w:r>
            <w:r>
              <w:rPr>
                <w:noProof/>
                <w:webHidden/>
              </w:rPr>
              <w:instrText xml:space="preserve"> PAGEREF _Toc232373233 \h </w:instrText>
            </w:r>
            <w:r>
              <w:rPr>
                <w:noProof/>
                <w:webHidden/>
              </w:rPr>
            </w:r>
            <w:r>
              <w:rPr>
                <w:noProof/>
                <w:webHidden/>
              </w:rPr>
              <w:fldChar w:fldCharType="separate"/>
            </w:r>
            <w:r>
              <w:rPr>
                <w:noProof/>
                <w:webHidden/>
              </w:rPr>
              <w:t>37</w:t>
            </w:r>
            <w:r>
              <w:rPr>
                <w:noProof/>
                <w:webHidden/>
              </w:rPr>
              <w:fldChar w:fldCharType="end"/>
            </w:r>
          </w:hyperlink>
        </w:p>
        <w:p w14:paraId="1E684328" w14:textId="4D5ED284"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4" w:history="1">
            <w:r w:rsidRPr="00031D39">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Discussion</w:t>
            </w:r>
            <w:r>
              <w:rPr>
                <w:noProof/>
                <w:webHidden/>
              </w:rPr>
              <w:tab/>
            </w:r>
            <w:r>
              <w:rPr>
                <w:noProof/>
                <w:webHidden/>
              </w:rPr>
              <w:fldChar w:fldCharType="begin"/>
            </w:r>
            <w:r>
              <w:rPr>
                <w:noProof/>
                <w:webHidden/>
              </w:rPr>
              <w:instrText xml:space="preserve"> PAGEREF _Toc232373234 \h </w:instrText>
            </w:r>
            <w:r>
              <w:rPr>
                <w:noProof/>
                <w:webHidden/>
              </w:rPr>
            </w:r>
            <w:r>
              <w:rPr>
                <w:noProof/>
                <w:webHidden/>
              </w:rPr>
              <w:fldChar w:fldCharType="separate"/>
            </w:r>
            <w:r>
              <w:rPr>
                <w:noProof/>
                <w:webHidden/>
              </w:rPr>
              <w:t>44</w:t>
            </w:r>
            <w:r>
              <w:rPr>
                <w:noProof/>
                <w:webHidden/>
              </w:rPr>
              <w:fldChar w:fldCharType="end"/>
            </w:r>
          </w:hyperlink>
        </w:p>
        <w:p w14:paraId="20E50B7B" w14:textId="3A9CB11C"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5" w:history="1">
            <w:r w:rsidRPr="00031D39">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Contributions to theory</w:t>
            </w:r>
            <w:r>
              <w:rPr>
                <w:noProof/>
                <w:webHidden/>
              </w:rPr>
              <w:tab/>
            </w:r>
            <w:r>
              <w:rPr>
                <w:noProof/>
                <w:webHidden/>
              </w:rPr>
              <w:fldChar w:fldCharType="begin"/>
            </w:r>
            <w:r>
              <w:rPr>
                <w:noProof/>
                <w:webHidden/>
              </w:rPr>
              <w:instrText xml:space="preserve"> PAGEREF _Toc232373235 \h </w:instrText>
            </w:r>
            <w:r>
              <w:rPr>
                <w:noProof/>
                <w:webHidden/>
              </w:rPr>
            </w:r>
            <w:r>
              <w:rPr>
                <w:noProof/>
                <w:webHidden/>
              </w:rPr>
              <w:fldChar w:fldCharType="separate"/>
            </w:r>
            <w:r>
              <w:rPr>
                <w:noProof/>
                <w:webHidden/>
              </w:rPr>
              <w:t>44</w:t>
            </w:r>
            <w:r>
              <w:rPr>
                <w:noProof/>
                <w:webHidden/>
              </w:rPr>
              <w:fldChar w:fldCharType="end"/>
            </w:r>
          </w:hyperlink>
        </w:p>
        <w:p w14:paraId="0DF63F22" w14:textId="3BBD4E1F"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6" w:history="1">
            <w:r w:rsidRPr="00031D39">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Practical implications</w:t>
            </w:r>
            <w:r>
              <w:rPr>
                <w:noProof/>
                <w:webHidden/>
              </w:rPr>
              <w:tab/>
            </w:r>
            <w:r>
              <w:rPr>
                <w:noProof/>
                <w:webHidden/>
              </w:rPr>
              <w:fldChar w:fldCharType="begin"/>
            </w:r>
            <w:r>
              <w:rPr>
                <w:noProof/>
                <w:webHidden/>
              </w:rPr>
              <w:instrText xml:space="preserve"> PAGEREF _Toc232373236 \h </w:instrText>
            </w:r>
            <w:r>
              <w:rPr>
                <w:noProof/>
                <w:webHidden/>
              </w:rPr>
            </w:r>
            <w:r>
              <w:rPr>
                <w:noProof/>
                <w:webHidden/>
              </w:rPr>
              <w:fldChar w:fldCharType="separate"/>
            </w:r>
            <w:r>
              <w:rPr>
                <w:noProof/>
                <w:webHidden/>
              </w:rPr>
              <w:t>50</w:t>
            </w:r>
            <w:r>
              <w:rPr>
                <w:noProof/>
                <w:webHidden/>
              </w:rPr>
              <w:fldChar w:fldCharType="end"/>
            </w:r>
          </w:hyperlink>
        </w:p>
        <w:p w14:paraId="3AE0BFD6" w14:textId="675582E8"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7" w:history="1">
            <w:r w:rsidRPr="00031D39">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Limitations &amp; future research</w:t>
            </w:r>
            <w:r>
              <w:rPr>
                <w:noProof/>
                <w:webHidden/>
              </w:rPr>
              <w:tab/>
            </w:r>
            <w:r>
              <w:rPr>
                <w:noProof/>
                <w:webHidden/>
              </w:rPr>
              <w:fldChar w:fldCharType="begin"/>
            </w:r>
            <w:r>
              <w:rPr>
                <w:noProof/>
                <w:webHidden/>
              </w:rPr>
              <w:instrText xml:space="preserve"> PAGEREF _Toc232373237 \h </w:instrText>
            </w:r>
            <w:r>
              <w:rPr>
                <w:noProof/>
                <w:webHidden/>
              </w:rPr>
            </w:r>
            <w:r>
              <w:rPr>
                <w:noProof/>
                <w:webHidden/>
              </w:rPr>
              <w:fldChar w:fldCharType="separate"/>
            </w:r>
            <w:r>
              <w:rPr>
                <w:noProof/>
                <w:webHidden/>
              </w:rPr>
              <w:t>52</w:t>
            </w:r>
            <w:r>
              <w:rPr>
                <w:noProof/>
                <w:webHidden/>
              </w:rPr>
              <w:fldChar w:fldCharType="end"/>
            </w:r>
          </w:hyperlink>
        </w:p>
        <w:p w14:paraId="5B2C4F54" w14:textId="5011165C"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8" w:history="1">
            <w:r w:rsidRPr="00031D39">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Conclusion</w:t>
            </w:r>
            <w:r>
              <w:rPr>
                <w:noProof/>
                <w:webHidden/>
              </w:rPr>
              <w:tab/>
            </w:r>
            <w:r>
              <w:rPr>
                <w:noProof/>
                <w:webHidden/>
              </w:rPr>
              <w:fldChar w:fldCharType="begin"/>
            </w:r>
            <w:r>
              <w:rPr>
                <w:noProof/>
                <w:webHidden/>
              </w:rPr>
              <w:instrText xml:space="preserve"> PAGEREF _Toc232373238 \h </w:instrText>
            </w:r>
            <w:r>
              <w:rPr>
                <w:noProof/>
                <w:webHidden/>
              </w:rPr>
            </w:r>
            <w:r>
              <w:rPr>
                <w:noProof/>
                <w:webHidden/>
              </w:rPr>
              <w:fldChar w:fldCharType="separate"/>
            </w:r>
            <w:r>
              <w:rPr>
                <w:noProof/>
                <w:webHidden/>
              </w:rPr>
              <w:t>54</w:t>
            </w:r>
            <w:r>
              <w:rPr>
                <w:noProof/>
                <w:webHidden/>
              </w:rPr>
              <w:fldChar w:fldCharType="end"/>
            </w:r>
          </w:hyperlink>
        </w:p>
        <w:p w14:paraId="4DEC3A82" w14:textId="4FF132BB"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9" w:history="1">
            <w:r w:rsidRPr="00031D39">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References</w:t>
            </w:r>
            <w:r>
              <w:rPr>
                <w:noProof/>
                <w:webHidden/>
              </w:rPr>
              <w:tab/>
            </w:r>
            <w:r>
              <w:rPr>
                <w:noProof/>
                <w:webHidden/>
              </w:rPr>
              <w:fldChar w:fldCharType="begin"/>
            </w:r>
            <w:r>
              <w:rPr>
                <w:noProof/>
                <w:webHidden/>
              </w:rPr>
              <w:instrText xml:space="preserve"> PAGEREF _Toc232373239 \h </w:instrText>
            </w:r>
            <w:r>
              <w:rPr>
                <w:noProof/>
                <w:webHidden/>
              </w:rPr>
            </w:r>
            <w:r>
              <w:rPr>
                <w:noProof/>
                <w:webHidden/>
              </w:rPr>
              <w:fldChar w:fldCharType="separate"/>
            </w:r>
            <w:r>
              <w:rPr>
                <w:noProof/>
                <w:webHidden/>
              </w:rPr>
              <w:t>55</w:t>
            </w:r>
            <w:r>
              <w:rPr>
                <w:noProof/>
                <w:webHidden/>
              </w:rPr>
              <w:fldChar w:fldCharType="end"/>
            </w:r>
          </w:hyperlink>
        </w:p>
        <w:p w14:paraId="7A8D63C4" w14:textId="2F8175EE"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0" w:history="1">
            <w:r w:rsidRPr="00031D39">
              <w:rPr>
                <w:rStyle w:val="Hyperlink"/>
                <w:noProof/>
              </w:rPr>
              <w:t>Appendix A. Interview Guide and Protocol</w:t>
            </w:r>
            <w:r>
              <w:rPr>
                <w:noProof/>
                <w:webHidden/>
              </w:rPr>
              <w:tab/>
            </w:r>
            <w:r>
              <w:rPr>
                <w:noProof/>
                <w:webHidden/>
              </w:rPr>
              <w:fldChar w:fldCharType="begin"/>
            </w:r>
            <w:r>
              <w:rPr>
                <w:noProof/>
                <w:webHidden/>
              </w:rPr>
              <w:instrText xml:space="preserve"> PAGEREF _Toc232373240 \h </w:instrText>
            </w:r>
            <w:r>
              <w:rPr>
                <w:noProof/>
                <w:webHidden/>
              </w:rPr>
            </w:r>
            <w:r>
              <w:rPr>
                <w:noProof/>
                <w:webHidden/>
              </w:rPr>
              <w:fldChar w:fldCharType="separate"/>
            </w:r>
            <w:r>
              <w:rPr>
                <w:noProof/>
                <w:webHidden/>
              </w:rPr>
              <w:t>62</w:t>
            </w:r>
            <w:r>
              <w:rPr>
                <w:noProof/>
                <w:webHidden/>
              </w:rPr>
              <w:fldChar w:fldCharType="end"/>
            </w:r>
          </w:hyperlink>
        </w:p>
        <w:p w14:paraId="1D394E8A" w14:textId="573CD056"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1" w:history="1">
            <w:r w:rsidRPr="00031D39">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Interview Guide</w:t>
            </w:r>
            <w:r>
              <w:rPr>
                <w:noProof/>
                <w:webHidden/>
              </w:rPr>
              <w:tab/>
            </w:r>
            <w:r>
              <w:rPr>
                <w:noProof/>
                <w:webHidden/>
              </w:rPr>
              <w:fldChar w:fldCharType="begin"/>
            </w:r>
            <w:r>
              <w:rPr>
                <w:noProof/>
                <w:webHidden/>
              </w:rPr>
              <w:instrText xml:space="preserve"> PAGEREF _Toc232373241 \h </w:instrText>
            </w:r>
            <w:r>
              <w:rPr>
                <w:noProof/>
                <w:webHidden/>
              </w:rPr>
            </w:r>
            <w:r>
              <w:rPr>
                <w:noProof/>
                <w:webHidden/>
              </w:rPr>
              <w:fldChar w:fldCharType="separate"/>
            </w:r>
            <w:r>
              <w:rPr>
                <w:noProof/>
                <w:webHidden/>
              </w:rPr>
              <w:t>62</w:t>
            </w:r>
            <w:r>
              <w:rPr>
                <w:noProof/>
                <w:webHidden/>
              </w:rPr>
              <w:fldChar w:fldCharType="end"/>
            </w:r>
          </w:hyperlink>
        </w:p>
        <w:p w14:paraId="3A86D32F" w14:textId="5D700624"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2" w:history="1">
            <w:r w:rsidRPr="00031D39">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_Toc232373242 \h </w:instrText>
            </w:r>
            <w:r>
              <w:rPr>
                <w:noProof/>
                <w:webHidden/>
              </w:rPr>
            </w:r>
            <w:r>
              <w:rPr>
                <w:noProof/>
                <w:webHidden/>
              </w:rPr>
              <w:fldChar w:fldCharType="separate"/>
            </w:r>
            <w:r>
              <w:rPr>
                <w:noProof/>
                <w:webHidden/>
              </w:rPr>
              <w:t>64</w:t>
            </w:r>
            <w:r>
              <w:rPr>
                <w:noProof/>
                <w:webHidden/>
              </w:rPr>
              <w:fldChar w:fldCharType="end"/>
            </w:r>
          </w:hyperlink>
        </w:p>
        <w:p w14:paraId="61607DC0" w14:textId="3139471D"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3" w:history="1">
            <w:r w:rsidRPr="00031D39">
              <w:rPr>
                <w:rStyle w:val="Hyperlink"/>
                <w:noProof/>
              </w:rPr>
              <w:t>Observing: sensing the changing context</w:t>
            </w:r>
            <w:r>
              <w:rPr>
                <w:noProof/>
                <w:webHidden/>
              </w:rPr>
              <w:tab/>
            </w:r>
            <w:r>
              <w:rPr>
                <w:noProof/>
                <w:webHidden/>
              </w:rPr>
              <w:fldChar w:fldCharType="begin"/>
            </w:r>
            <w:r>
              <w:rPr>
                <w:noProof/>
                <w:webHidden/>
              </w:rPr>
              <w:instrText xml:space="preserve"> PAGEREF _Toc232373243 \h </w:instrText>
            </w:r>
            <w:r>
              <w:rPr>
                <w:noProof/>
                <w:webHidden/>
              </w:rPr>
            </w:r>
            <w:r>
              <w:rPr>
                <w:noProof/>
                <w:webHidden/>
              </w:rPr>
              <w:fldChar w:fldCharType="separate"/>
            </w:r>
            <w:r>
              <w:rPr>
                <w:noProof/>
                <w:webHidden/>
              </w:rPr>
              <w:t>64</w:t>
            </w:r>
            <w:r>
              <w:rPr>
                <w:noProof/>
                <w:webHidden/>
              </w:rPr>
              <w:fldChar w:fldCharType="end"/>
            </w:r>
          </w:hyperlink>
        </w:p>
        <w:p w14:paraId="4DC51A1F" w14:textId="647AF0F2"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4" w:history="1">
            <w:r w:rsidRPr="00031D39">
              <w:rPr>
                <w:rStyle w:val="Hyperlink"/>
                <w:noProof/>
              </w:rPr>
              <w:t>Conditions: auditing what enables or constrains</w:t>
            </w:r>
            <w:r>
              <w:rPr>
                <w:noProof/>
                <w:webHidden/>
              </w:rPr>
              <w:tab/>
            </w:r>
            <w:r>
              <w:rPr>
                <w:noProof/>
                <w:webHidden/>
              </w:rPr>
              <w:fldChar w:fldCharType="begin"/>
            </w:r>
            <w:r>
              <w:rPr>
                <w:noProof/>
                <w:webHidden/>
              </w:rPr>
              <w:instrText xml:space="preserve"> PAGEREF _Toc232373244 \h </w:instrText>
            </w:r>
            <w:r>
              <w:rPr>
                <w:noProof/>
                <w:webHidden/>
              </w:rPr>
            </w:r>
            <w:r>
              <w:rPr>
                <w:noProof/>
                <w:webHidden/>
              </w:rPr>
              <w:fldChar w:fldCharType="separate"/>
            </w:r>
            <w:r>
              <w:rPr>
                <w:noProof/>
                <w:webHidden/>
              </w:rPr>
              <w:t>64</w:t>
            </w:r>
            <w:r>
              <w:rPr>
                <w:noProof/>
                <w:webHidden/>
              </w:rPr>
              <w:fldChar w:fldCharType="end"/>
            </w:r>
          </w:hyperlink>
        </w:p>
        <w:p w14:paraId="1D87FC44" w14:textId="7E9B300F"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5" w:history="1">
            <w:r w:rsidRPr="00031D39">
              <w:rPr>
                <w:rStyle w:val="Hyperlink"/>
                <w:noProof/>
              </w:rPr>
              <w:t>Navigating: acting on the conditions</w:t>
            </w:r>
            <w:r>
              <w:rPr>
                <w:noProof/>
                <w:webHidden/>
              </w:rPr>
              <w:tab/>
            </w:r>
            <w:r>
              <w:rPr>
                <w:noProof/>
                <w:webHidden/>
              </w:rPr>
              <w:fldChar w:fldCharType="begin"/>
            </w:r>
            <w:r>
              <w:rPr>
                <w:noProof/>
                <w:webHidden/>
              </w:rPr>
              <w:instrText xml:space="preserve"> PAGEREF _Toc232373245 \h </w:instrText>
            </w:r>
            <w:r>
              <w:rPr>
                <w:noProof/>
                <w:webHidden/>
              </w:rPr>
            </w:r>
            <w:r>
              <w:rPr>
                <w:noProof/>
                <w:webHidden/>
              </w:rPr>
              <w:fldChar w:fldCharType="separate"/>
            </w:r>
            <w:r>
              <w:rPr>
                <w:noProof/>
                <w:webHidden/>
              </w:rPr>
              <w:t>65</w:t>
            </w:r>
            <w:r>
              <w:rPr>
                <w:noProof/>
                <w:webHidden/>
              </w:rPr>
              <w:fldChar w:fldCharType="end"/>
            </w:r>
          </w:hyperlink>
        </w:p>
        <w:p w14:paraId="04E590DA" w14:textId="79E2D2FC"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6" w:history="1">
            <w:r w:rsidRPr="00031D39">
              <w:rPr>
                <w:rStyle w:val="Hyperlink"/>
                <w:noProof/>
              </w:rPr>
              <w:t>Applying: putting agentic AI to work</w:t>
            </w:r>
            <w:r>
              <w:rPr>
                <w:noProof/>
                <w:webHidden/>
              </w:rPr>
              <w:tab/>
            </w:r>
            <w:r>
              <w:rPr>
                <w:noProof/>
                <w:webHidden/>
              </w:rPr>
              <w:fldChar w:fldCharType="begin"/>
            </w:r>
            <w:r>
              <w:rPr>
                <w:noProof/>
                <w:webHidden/>
              </w:rPr>
              <w:instrText xml:space="preserve"> PAGEREF _Toc232373246 \h </w:instrText>
            </w:r>
            <w:r>
              <w:rPr>
                <w:noProof/>
                <w:webHidden/>
              </w:rPr>
            </w:r>
            <w:r>
              <w:rPr>
                <w:noProof/>
                <w:webHidden/>
              </w:rPr>
              <w:fldChar w:fldCharType="separate"/>
            </w:r>
            <w:r>
              <w:rPr>
                <w:noProof/>
                <w:webHidden/>
              </w:rPr>
              <w:t>65</w:t>
            </w:r>
            <w:r>
              <w:rPr>
                <w:noProof/>
                <w:webHidden/>
              </w:rPr>
              <w:fldChar w:fldCharType="end"/>
            </w:r>
          </w:hyperlink>
        </w:p>
        <w:p w14:paraId="75F2ADFE" w14:textId="5BE9ADB4"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7" w:history="1">
            <w:r w:rsidRPr="00031D39">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_Toc232373247 \h </w:instrText>
            </w:r>
            <w:r>
              <w:rPr>
                <w:noProof/>
                <w:webHidden/>
              </w:rPr>
            </w:r>
            <w:r>
              <w:rPr>
                <w:noProof/>
                <w:webHidden/>
              </w:rPr>
              <w:fldChar w:fldCharType="separate"/>
            </w:r>
            <w:r>
              <w:rPr>
                <w:noProof/>
                <w:webHidden/>
              </w:rPr>
              <w:t>66</w:t>
            </w:r>
            <w:r>
              <w:rPr>
                <w:noProof/>
                <w:webHidden/>
              </w:rPr>
              <w:fldChar w:fldCharType="end"/>
            </w:r>
          </w:hyperlink>
        </w:p>
        <w:p w14:paraId="3FBD0B14" w14:textId="7A09EF5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2373216"/>
      <w:r>
        <w:lastRenderedPageBreak/>
        <w:t>Executive Summary</w:t>
      </w:r>
      <w:bookmarkEnd w:id="3"/>
    </w:p>
    <w:p w14:paraId="2BEBB932" w14:textId="6E0E7F83" w:rsidR="00F54FB4" w:rsidRDefault="00000000" w:rsidP="00F54FB4">
      <w:commentRangeStart w:id="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4"/>
      <w:r>
        <w:rPr>
          <w:rStyle w:val="CommentReference"/>
          <w:sz w:val="22"/>
          <w:szCs w:val="22"/>
        </w:rPr>
        <w:commentReference w:id="4"/>
      </w:r>
    </w:p>
    <w:p w14:paraId="19C68A4E" w14:textId="77777777" w:rsidR="00EB5DFF" w:rsidRDefault="00EB5DFF" w:rsidP="00EB5DFF">
      <w:pPr>
        <w:pStyle w:val="Heading1"/>
      </w:pPr>
      <w:bookmarkStart w:id="5" w:name="_Toc232373217"/>
      <w:r>
        <w:lastRenderedPageBreak/>
        <w:t xml:space="preserve">1.       </w:t>
      </w:r>
      <w:commentRangeStart w:id="6"/>
      <w:r>
        <w:t>Introduction</w:t>
      </w:r>
      <w:bookmarkEnd w:id="5"/>
      <w:commentRangeEnd w:id="6"/>
      <w:r>
        <w:rPr>
          <w:rStyle w:val="CommentReference"/>
          <w:sz w:val="22"/>
          <w:szCs w:val="22"/>
        </w:rPr>
        <w:commentReference w:id="6"/>
      </w:r>
    </w:p>
    <w:p w14:paraId="2B1E957D" w14:textId="66A71EA2"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344F1933" w:rsidR="00EB5DFF" w:rsidRDefault="00D85ACE" w:rsidP="007952B5">
      <w:commentRangeStart w:id="9"/>
      <w:r>
        <w:rPr>
          <w:lang w:val="en-US"/>
        </w:rPr>
        <w:t xml:space="preserve">These technological developments might enable marketers to leverage agentic AI for this large amount of daily tasks not yet affected by AI, which in turn might unlock the large productivity gains mentioned by Mayer et al. (2025). However, the use of agentic AI in marketing remains largely empirically unexplored, and many researchers are calling for research on agentic AI within the marketing field (Kim, 2025) </w:t>
      </w:r>
      <w:commentRangeStart w:id="10"/>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10"/>
      <w:r>
        <w:rPr>
          <w:rStyle w:val="CommentReference"/>
          <w:sz w:val="22"/>
          <w:szCs w:val="22"/>
          <w:lang w:val="en-US"/>
        </w:rPr>
        <w:commentReference w:id="10"/>
      </w:r>
      <w:r>
        <w:rPr>
          <w:lang w:val="en-US"/>
        </w:rPr>
        <w:t xml:space="preserve">. </w:t>
      </w:r>
      <w:commentRangeEnd w:id="9"/>
      <w:r>
        <w:rPr>
          <w:rStyle w:val="CommentReference"/>
          <w:sz w:val="22"/>
          <w:szCs w:val="22"/>
          <w:lang w:val="en-US"/>
        </w:rPr>
        <w:commentReference w:id="9"/>
      </w:r>
      <w:r>
        <w:rPr>
          <w:lang w:val="en-US"/>
        </w:rPr>
        <w:t xml:space="preserve">Kim (2025) notes that the transformational shift that agentic AI brings requires a serious response from the research community. </w:t>
      </w:r>
      <w:commentRangeStart w:id="11"/>
      <w:commentRangeStart w:id="12"/>
      <w:commentRangeStart w:id="13"/>
      <w:commentRangeStart w:id="14"/>
      <w:commentRangeStart w:id="15"/>
      <w:r>
        <w:rPr>
          <w:lang w:val="en-US"/>
        </w:rPr>
        <w:t>This study therefore explores the question</w:t>
      </w:r>
      <w:r>
        <w:rPr>
          <w:i/>
          <w:iCs/>
          <w:lang w:val="en-US"/>
        </w:rPr>
        <w:t xml:space="preserve"> </w:t>
      </w:r>
      <w:r>
        <w:rPr>
          <w:lang w:val="en-US"/>
        </w:rPr>
        <w:t xml:space="preserve">“How do marketing managers create value with agentic </w:t>
      </w:r>
      <w:commentRangeStart w:id="16"/>
      <w:commentRangeStart w:id="17"/>
      <w:commentRangeStart w:id="18"/>
      <w:r>
        <w:rPr>
          <w:lang w:val="en-US"/>
        </w:rPr>
        <w:t>AI</w:t>
      </w:r>
      <w:commentRangeEnd w:id="16"/>
      <w:r>
        <w:rPr>
          <w:rStyle w:val="CommentReference"/>
          <w:sz w:val="22"/>
          <w:szCs w:val="22"/>
          <w:lang w:val="en-US"/>
        </w:rPr>
        <w:commentReference w:id="16"/>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5"/>
      <w:r>
        <w:rPr>
          <w:rStyle w:val="CommentReference"/>
          <w:sz w:val="22"/>
          <w:szCs w:val="22"/>
        </w:rPr>
        <w:commentReference w:id="15"/>
      </w:r>
      <w:commentRangeEnd w:id="12"/>
      <w:r>
        <w:rPr>
          <w:rStyle w:val="CommentReference"/>
          <w:sz w:val="22"/>
          <w:szCs w:val="22"/>
        </w:rPr>
        <w:commentReference w:id="12"/>
      </w:r>
      <w:commentRangeEnd w:id="13"/>
      <w:r>
        <w:rPr>
          <w:rStyle w:val="CommentReference"/>
          <w:sz w:val="22"/>
          <w:szCs w:val="22"/>
        </w:rPr>
        <w:commentReference w:id="13"/>
      </w:r>
      <w:commentRangeEnd w:id="14"/>
      <w:r>
        <w:rPr>
          <w:rStyle w:val="CommentReference"/>
          <w:sz w:val="22"/>
          <w:szCs w:val="22"/>
        </w:rPr>
        <w:commentReference w:id="14"/>
      </w:r>
      <w:commentRangeEnd w:id="11"/>
      <w:r>
        <w:rPr>
          <w:rStyle w:val="CommentReference"/>
          <w:sz w:val="22"/>
          <w:szCs w:val="22"/>
        </w:rPr>
        <w:commentReference w:id="11"/>
      </w:r>
    </w:p>
    <w:p w14:paraId="26CF6CD5" w14:textId="140BA85D" w:rsidR="00382F5C" w:rsidRPr="00382F5C" w:rsidRDefault="00EB5DFF" w:rsidP="00382F5C">
      <w:pPr>
        <w:numPr>
          <w:ilvl w:val="0"/>
          <w:numId w:val="3"/>
        </w:numPr>
      </w:pPr>
      <w:r>
        <w:rPr>
          <w:lang w:val="en-US"/>
        </w:rPr>
        <w:t>How do marketing manager</w:t>
      </w:r>
      <w:commentRangeStart w:id="19"/>
      <w:commentRangeStart w:id="20"/>
      <w:r>
        <w:rPr>
          <w:lang w:val="en-US"/>
        </w:rPr>
        <w:t>s identify and translate agentic</w:t>
      </w:r>
      <w:commentRangeEnd w:id="19"/>
      <w:r>
        <w:rPr>
          <w:rStyle w:val="CommentReference"/>
          <w:sz w:val="22"/>
          <w:szCs w:val="22"/>
          <w:lang w:val="en-US"/>
        </w:rPr>
        <w:commentReference w:id="19"/>
      </w:r>
      <w:commentRangeEnd w:id="20"/>
      <w:r>
        <w:rPr>
          <w:rStyle w:val="CommentReference"/>
          <w:sz w:val="22"/>
          <w:szCs w:val="22"/>
          <w:lang w:val="en-US"/>
        </w:rPr>
        <w:commentReference w:id="20"/>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1"/>
      <w:commentRangeStart w:id="22"/>
      <w:commentRangeStart w:id="23"/>
      <w:r>
        <w:rPr>
          <w:lang w:val="en-US"/>
        </w:rPr>
        <w:t>AI</w:t>
      </w:r>
      <w:commentRangeEnd w:id="21"/>
      <w:r>
        <w:rPr>
          <w:rStyle w:val="CommentReference"/>
          <w:sz w:val="22"/>
          <w:szCs w:val="22"/>
          <w:lang w:val="en-US"/>
        </w:rPr>
        <w:commentReference w:id="21"/>
      </w:r>
      <w:commentRangeEnd w:id="22"/>
      <w:r>
        <w:rPr>
          <w:rStyle w:val="CommentReference"/>
          <w:sz w:val="22"/>
          <w:szCs w:val="22"/>
          <w:lang w:val="en-US"/>
        </w:rPr>
        <w:commentReference w:id="22"/>
      </w:r>
      <w:commentRangeEnd w:id="23"/>
      <w:r>
        <w:rPr>
          <w:rStyle w:val="CommentReference"/>
          <w:sz w:val="22"/>
          <w:szCs w:val="22"/>
          <w:lang w:val="en-US"/>
        </w:rPr>
        <w:commentReference w:id="23"/>
      </w:r>
      <w:r>
        <w:rPr>
          <w:lang w:val="en-US"/>
        </w:rPr>
        <w:t>?</w:t>
      </w:r>
    </w:p>
    <w:p w14:paraId="62AF4745" w14:textId="3C51F99B" w:rsidR="00B244A6" w:rsidRDefault="00C9647C" w:rsidP="00EB5DFF">
      <w:commentRangeStart w:id="24"/>
      <w:commentRangeStart w:id="25"/>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5"/>
      <w:r>
        <w:rPr>
          <w:rStyle w:val="CommentReference"/>
          <w:sz w:val="22"/>
          <w:szCs w:val="22"/>
        </w:rPr>
        <w:commentReference w:id="25"/>
      </w:r>
      <w:commentRangeEnd w:id="24"/>
      <w:r>
        <w:rPr>
          <w:rStyle w:val="CommentReference"/>
          <w:sz w:val="22"/>
          <w:szCs w:val="22"/>
        </w:rPr>
        <w:commentReference w:id="24"/>
      </w:r>
    </w:p>
    <w:p w14:paraId="74135305" w14:textId="181316E3" w:rsidR="00B244A6" w:rsidRDefault="00B244A6" w:rsidP="00EB5DFF">
      <w:commentRangeStart w:id="26"/>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6"/>
      <w:r>
        <w:rPr>
          <w:rStyle w:val="CommentReference"/>
          <w:sz w:val="22"/>
          <w:szCs w:val="22"/>
        </w:rPr>
        <w:commentReference w:id="26"/>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7"/>
      <w:r>
        <w:t>, Appendix B provides a practical checklist that managers might apply to audit their organizational readiness and shape their agentic AI initiatives</w:t>
      </w:r>
      <w:commentRangeEnd w:id="27"/>
      <w:r w:rsidR="00693C03">
        <w:rPr>
          <w:rStyle w:val="CommentReference"/>
          <w:sz w:val="22"/>
          <w:szCs w:val="22"/>
        </w:rPr>
        <w:commentReference w:id="27"/>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8"/>
      <w:commentRangeStart w:id="29"/>
      <w:r>
        <w:rPr>
          <w:lang w:val="en-US"/>
        </w:rPr>
        <w:t>practical implications are derived</w:t>
      </w:r>
      <w:commentRangeEnd w:id="28"/>
      <w:r>
        <w:rPr>
          <w:rStyle w:val="CommentReference"/>
          <w:sz w:val="22"/>
          <w:szCs w:val="22"/>
          <w:lang w:val="en-US"/>
        </w:rPr>
        <w:commentReference w:id="28"/>
      </w:r>
      <w:commentRangeEnd w:id="29"/>
      <w:r>
        <w:rPr>
          <w:rStyle w:val="CommentReference"/>
          <w:sz w:val="22"/>
          <w:szCs w:val="22"/>
          <w:lang w:val="en-US"/>
        </w:rPr>
        <w:commentReference w:id="29"/>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30" w:name="_Toc232373218"/>
      <w:r>
        <w:lastRenderedPageBreak/>
        <w:t xml:space="preserve">2. </w:t>
      </w:r>
      <w:r>
        <w:tab/>
        <w:t xml:space="preserve">Literature </w:t>
      </w:r>
      <w:r w:rsidR="00B849DD">
        <w:t>r</w:t>
      </w:r>
      <w:r>
        <w:t>eview</w:t>
      </w:r>
      <w:bookmarkEnd w:id="30"/>
    </w:p>
    <w:p w14:paraId="01B5B251" w14:textId="77777777" w:rsidR="00EB5DFF" w:rsidRPr="00C01920" w:rsidRDefault="00EB5DFF" w:rsidP="00EB5DFF">
      <w:pPr>
        <w:pStyle w:val="Heading2"/>
        <w:rPr>
          <w:b w:val="0"/>
          <w:bCs w:val="0"/>
          <w:i/>
          <w:iCs/>
        </w:rPr>
      </w:pPr>
      <w:bookmarkStart w:id="31" w:name="_Toc232373219"/>
      <w:r>
        <w:t xml:space="preserve">2.1. </w:t>
      </w:r>
      <w:r>
        <w:tab/>
        <w:t>The historical development of AI</w:t>
      </w:r>
      <w:bookmarkEnd w:id="31"/>
    </w:p>
    <w:p w14:paraId="32867789" w14:textId="4E9BEFF9" w:rsidR="00EB5DFF" w:rsidRDefault="00EB5DFF" w:rsidP="00EB5DFF">
      <w:r>
        <w:rPr>
          <w:lang w:val="en-US"/>
        </w:rPr>
        <w:t xml:space="preserve">The term Artificial Intelligence (AI) has been around since the 1950s to describe “intelligent </w:t>
      </w:r>
      <w:commentRangeStart w:id="32"/>
      <w:r>
        <w:rPr>
          <w:lang w:val="en-US"/>
        </w:rPr>
        <w:t>machines</w:t>
      </w:r>
      <w:commentRangeEnd w:id="32"/>
      <w:r>
        <w:rPr>
          <w:rStyle w:val="CommentReference"/>
          <w:sz w:val="22"/>
          <w:szCs w:val="22"/>
          <w:lang w:val="en-US"/>
        </w:rPr>
        <w:commentReference w:id="32"/>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3"/>
      <w:r>
        <w:rPr>
          <w:lang w:val="en-US"/>
        </w:rPr>
        <w:t>.</w:t>
      </w:r>
      <w:commentRangeEnd w:id="33"/>
      <w:r>
        <w:rPr>
          <w:rStyle w:val="CommentReference"/>
          <w:sz w:val="22"/>
          <w:szCs w:val="22"/>
        </w:rPr>
        <w:commentReference w:id="33"/>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4"/>
      <w:r>
        <w:rPr>
          <w:lang w:val="en-US"/>
        </w:rPr>
        <w:t>qualification</w:t>
      </w:r>
      <w:commentRangeEnd w:id="34"/>
      <w:r>
        <w:rPr>
          <w:rStyle w:val="CommentReference"/>
          <w:sz w:val="22"/>
          <w:szCs w:val="22"/>
          <w:lang w:val="en-US"/>
        </w:rPr>
        <w:commentReference w:id="34"/>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5"/>
      <w:commentRangeStart w:id="36"/>
      <w:commentRangeStart w:id="37"/>
      <w:r>
        <w:rPr>
          <w:lang w:val="en-US"/>
        </w:rPr>
        <w:t>2022</w:t>
      </w:r>
      <w:commentRangeEnd w:id="35"/>
      <w:r>
        <w:rPr>
          <w:rStyle w:val="CommentReference"/>
          <w:sz w:val="22"/>
          <w:szCs w:val="22"/>
          <w:lang w:val="en-US"/>
        </w:rPr>
        <w:commentReference w:id="35"/>
      </w:r>
      <w:commentRangeEnd w:id="36"/>
      <w:r>
        <w:rPr>
          <w:rStyle w:val="CommentReference"/>
          <w:sz w:val="22"/>
          <w:szCs w:val="22"/>
          <w:lang w:val="en-US"/>
        </w:rPr>
        <w:commentReference w:id="36"/>
      </w:r>
      <w:commentRangeEnd w:id="37"/>
      <w:r>
        <w:rPr>
          <w:rStyle w:val="CommentReference"/>
          <w:sz w:val="22"/>
          <w:szCs w:val="22"/>
          <w:lang w:val="en-US"/>
        </w:rPr>
        <w:commentReference w:id="37"/>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8"/>
      <w:r>
        <w:t>layers</w:t>
      </w:r>
      <w:commentRangeEnd w:id="38"/>
      <w:r>
        <w:rPr>
          <w:rStyle w:val="CommentReference"/>
          <w:sz w:val="22"/>
          <w:szCs w:val="22"/>
        </w:rPr>
        <w:commentReference w:id="38"/>
      </w:r>
      <w:r>
        <w:t xml:space="preserve"> (</w:t>
      </w:r>
      <w:r>
        <w:rPr>
          <w:highlight w:val="white"/>
          <w:lang w:val="en-US"/>
        </w:rPr>
        <w:t>LeCun</w:t>
      </w:r>
      <w:r>
        <w:rPr>
          <w:lang w:val="en-US"/>
        </w:rPr>
        <w:t xml:space="preserve"> et al., 2015)</w:t>
      </w:r>
      <w:r>
        <w:t>. This approach became more prevalent after A</w:t>
      </w:r>
      <w:commentRangeStart w:id="39"/>
      <w:r>
        <w:t xml:space="preserve">lexNet, </w:t>
      </w:r>
      <w:commentRangeEnd w:id="39"/>
      <w:r>
        <w:rPr>
          <w:rStyle w:val="CommentReference"/>
          <w:sz w:val="22"/>
          <w:szCs w:val="22"/>
        </w:rPr>
        <w:commentReference w:id="39"/>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40"/>
      <w:r>
        <w:t>chatbots</w:t>
      </w:r>
      <w:commentRangeEnd w:id="40"/>
      <w:r>
        <w:rPr>
          <w:rStyle w:val="CommentReference"/>
          <w:sz w:val="22"/>
          <w:szCs w:val="22"/>
        </w:rPr>
        <w:commentReference w:id="40"/>
      </w:r>
      <w:r>
        <w:t xml:space="preserve">. After </w:t>
      </w:r>
      <w:commentRangeStart w:id="41"/>
      <w:commentRangeStart w:id="42"/>
      <w:commentRangeStart w:id="43"/>
      <w:commentRangeStart w:id="44"/>
      <w:r>
        <w:t>word2vec</w:t>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5"/>
      <w:r>
        <w:t xml:space="preserve"> </w:t>
      </w:r>
      <w:commentRangeEnd w:id="45"/>
      <w:r>
        <w:rPr>
          <w:rStyle w:val="CommentReference"/>
          <w:sz w:val="22"/>
          <w:szCs w:val="22"/>
        </w:rPr>
        <w:commentReference w:id="45"/>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6"/>
      <w:commentRangeStart w:id="47"/>
      <w:r>
        <w:rPr>
          <w:lang w:val="en-US"/>
        </w:rPr>
        <w:t>2018</w:t>
      </w:r>
      <w:commentRangeEnd w:id="47"/>
      <w:r>
        <w:rPr>
          <w:rStyle w:val="CommentReference"/>
          <w:sz w:val="22"/>
          <w:szCs w:val="22"/>
          <w:lang w:val="en-US"/>
        </w:rPr>
        <w:commentReference w:id="47"/>
      </w:r>
      <w:commentRangeEnd w:id="46"/>
      <w:r>
        <w:rPr>
          <w:rStyle w:val="CommentReference"/>
          <w:sz w:val="22"/>
          <w:szCs w:val="22"/>
          <w:lang w:val="en-US"/>
        </w:rPr>
        <w:commentReference w:id="46"/>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8"/>
      <w:r>
        <w:rPr>
          <w:lang w:val="en-US"/>
        </w:rPr>
        <w:t>models</w:t>
      </w:r>
      <w:commentRangeEnd w:id="48"/>
      <w:r>
        <w:rPr>
          <w:rStyle w:val="CommentReference"/>
          <w:sz w:val="22"/>
          <w:szCs w:val="22"/>
          <w:lang w:val="en-US"/>
        </w:rPr>
        <w:commentReference w:id="48"/>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9"/>
      <w:r>
        <w:rPr>
          <w:highlight w:val="white"/>
          <w:lang w:val="en-US"/>
        </w:rPr>
        <w:t>2024</w:t>
      </w:r>
      <w:commentRangeEnd w:id="49"/>
      <w:r>
        <w:rPr>
          <w:rStyle w:val="CommentReference"/>
          <w:sz w:val="22"/>
          <w:szCs w:val="22"/>
          <w:highlight w:val="white"/>
          <w:lang w:val="en-US"/>
        </w:rPr>
        <w:commentReference w:id="49"/>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0"/>
      <w:r>
        <w:t xml:space="preserve">text </w:t>
      </w:r>
      <w:commentRangeEnd w:id="50"/>
      <w:r>
        <w:rPr>
          <w:rStyle w:val="CommentReference"/>
          <w:sz w:val="22"/>
          <w:szCs w:val="22"/>
        </w:rPr>
        <w:commentReference w:id="50"/>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1"/>
      <w:r>
        <w:rPr>
          <w:lang w:val="en-US"/>
        </w:rPr>
        <w:t>2025</w:t>
      </w:r>
      <w:commentRangeEnd w:id="51"/>
      <w:r>
        <w:rPr>
          <w:rStyle w:val="CommentReference"/>
          <w:sz w:val="22"/>
          <w:szCs w:val="22"/>
          <w:lang w:val="en-US"/>
        </w:rPr>
        <w:commentReference w:id="51"/>
      </w:r>
      <w:r>
        <w:rPr>
          <w:lang w:val="en-US"/>
        </w:rPr>
        <w:t xml:space="preserve">). </w:t>
      </w:r>
    </w:p>
    <w:p w14:paraId="605550CE" w14:textId="18D0A5D8" w:rsidR="00EB5DFF" w:rsidRPr="00C95CAE" w:rsidRDefault="00EB5DFF" w:rsidP="00EB5DFF">
      <w:pPr>
        <w:rPr>
          <w:lang w:val="en-US"/>
        </w:rPr>
      </w:pPr>
      <w:bookmarkStart w:id="52" w:name="OLE_LINK20"/>
      <w:r>
        <w:rPr>
          <w:lang w:val="en-US"/>
        </w:rPr>
        <w:t xml:space="preserve">Vaid et al. (2025) </w:t>
      </w:r>
      <w:bookmarkEnd w:id="52"/>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3"/>
      <w:r>
        <w:rPr>
          <w:lang w:val="en-US"/>
        </w:rPr>
        <w:t>2020</w:t>
      </w:r>
      <w:commentRangeEnd w:id="53"/>
      <w:r>
        <w:rPr>
          <w:rStyle w:val="CommentReference"/>
          <w:sz w:val="22"/>
          <w:szCs w:val="22"/>
          <w:lang w:val="en-US"/>
        </w:rPr>
        <w:commentReference w:id="53"/>
      </w:r>
      <w:r>
        <w:rPr>
          <w:lang w:val="en-US"/>
        </w:rPr>
        <w:t xml:space="preserve">). RAG supplements a model’s input with relevant text retrieved from external knowledge sources (Lewis et al., </w:t>
      </w:r>
      <w:commentRangeStart w:id="54"/>
      <w:r>
        <w:rPr>
          <w:lang w:val="en-US"/>
        </w:rPr>
        <w:t>2020</w:t>
      </w:r>
      <w:commentRangeEnd w:id="54"/>
      <w:r>
        <w:rPr>
          <w:rStyle w:val="CommentReference"/>
          <w:sz w:val="22"/>
          <w:szCs w:val="22"/>
          <w:lang w:val="en-US"/>
        </w:rPr>
        <w:commentReference w:id="54"/>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5"/>
      <w:r>
        <w:rPr>
          <w:lang w:val="en-US"/>
        </w:rPr>
        <w:t xml:space="preserve"> ability to act was a vital next step in the</w:t>
      </w:r>
      <w:commentRangeStart w:id="56"/>
      <w:r>
        <w:rPr>
          <w:lang w:val="en-US"/>
        </w:rPr>
        <w:t xml:space="preserve"> development of agentic AI. </w:t>
      </w:r>
      <w:commentRangeEnd w:id="56"/>
      <w:r>
        <w:rPr>
          <w:rStyle w:val="CommentReference"/>
          <w:sz w:val="22"/>
          <w:szCs w:val="22"/>
          <w:lang w:val="en-US"/>
        </w:rPr>
        <w:commentReference w:id="56"/>
      </w:r>
      <w:r>
        <w:rPr>
          <w:lang w:val="en-US"/>
        </w:rPr>
        <w:t xml:space="preserve">A key conceptual step was the </w:t>
      </w:r>
      <w:commentRangeStart w:id="57"/>
      <w:r>
        <w:rPr>
          <w:lang w:val="en-US"/>
        </w:rPr>
        <w:t>ReAct</w:t>
      </w:r>
      <w:commentRangeEnd w:id="57"/>
      <w:r>
        <w:rPr>
          <w:rStyle w:val="CommentReference"/>
          <w:sz w:val="22"/>
          <w:szCs w:val="22"/>
          <w:lang w:val="en-US"/>
        </w:rPr>
        <w:commentReference w:id="57"/>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5"/>
      <w:r>
        <w:rPr>
          <w:rStyle w:val="CommentReference"/>
          <w:sz w:val="22"/>
          <w:szCs w:val="22"/>
        </w:rPr>
        <w:commentReference w:id="55"/>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lastRenderedPageBreak/>
        <w:t>2025</w:t>
      </w:r>
      <w:commentRangeEnd w:id="62"/>
      <w:r>
        <w:rPr>
          <w:rStyle w:val="CommentReference"/>
          <w:sz w:val="22"/>
          <w:szCs w:val="22"/>
        </w:rPr>
        <w:commentReference w:id="62"/>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2373220"/>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 that literature converges on four primary characteristics: autonomy, goal-directedness, adaptivity, and proactivity. In one sentence, Moralles et al. (2026) define it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i/>
          <w:iCs/>
          <w:sz w:val="22"/>
          <w:szCs w:val="22"/>
          <w:lang w:val="en-US"/>
        </w:rPr>
        <w:commentReference w:id="67"/>
      </w:r>
    </w:p>
    <w:p w14:paraId="24C6BC03" w14:textId="7E8F522F" w:rsidR="00EB5DFF" w:rsidRDefault="00EB5DFF" w:rsidP="00EB5DFF">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it becomes difficult to delegate that process to an agent. However, </w:t>
      </w:r>
      <w:r w:rsidR="001714D6">
        <w:rPr>
          <w:lang w:val="en-US"/>
        </w:rPr>
        <w:t>the</w:t>
      </w:r>
      <w:r>
        <w:rPr>
          <w:lang w:val="en-US"/>
        </w:rPr>
        <w:t xml:space="preserve"> research </w:t>
      </w:r>
      <w:r w:rsidR="001714D6">
        <w:rPr>
          <w:lang w:val="en-US"/>
        </w:rPr>
        <w:t xml:space="preserve">by Schmidt et al. (2026) </w:t>
      </w:r>
      <w:r>
        <w:rPr>
          <w:lang w:val="en-US"/>
        </w:rPr>
        <w:t>did not focus on the context of marketing, did not describe how the manager can shape these readiness criteria, and Srivastava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2373221"/>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2373222"/>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6CC96F7F" w:rsidR="00EB5DFF" w:rsidRPr="00234300" w:rsidRDefault="00EB5DFF" w:rsidP="00EB5DFF">
      <w:pPr>
        <w:rPr>
          <w:lang w:val="en-US"/>
        </w:rPr>
      </w:pPr>
      <w:bookmarkStart w:id="80" w:name="OLE_LINK12"/>
      <w:bookmarkEnd w:id="77"/>
      <w:r>
        <w:t>Vidal et al. (</w:t>
      </w:r>
      <w:r>
        <w:rPr>
          <w:lang w:val="en-US"/>
        </w:rPr>
        <w:t xml:space="preserve">2022) </w:t>
      </w:r>
      <w:r w:rsidR="004346BF">
        <w:rPr>
          <w:lang w:val="en-US"/>
        </w:rPr>
        <w:t>describe</w:t>
      </w:r>
      <w:r>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 xml:space="preserve">2022) describe digital transformation from the managerial perspective. While focusing mainly on technical roles, Vidal et al. (2022) highlight the importance of </w:t>
      </w:r>
      <w:r>
        <w:rPr>
          <w:lang w:val="en-US"/>
        </w:rPr>
        <w:lastRenderedPageBreak/>
        <w:t>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which they call the digitalization paradox; this pattern notes that while companies often invest significantly in digital transformation, they often do not yield the expected returns. Gebauer et al. (2020) note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2373223"/>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2373224"/>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2373225"/>
      <w:r>
        <w:rPr>
          <w:lang w:val="en-US"/>
        </w:rPr>
        <w:t>3.1.</w:t>
      </w:r>
      <w:r>
        <w:tab/>
      </w:r>
      <w:r>
        <w:rPr>
          <w:lang w:val="en-US"/>
        </w:rPr>
        <w:t>Research approach</w:t>
      </w:r>
      <w:bookmarkEnd w:id="87"/>
    </w:p>
    <w:p w14:paraId="6EEA0D39" w14:textId="77777777" w:rsidR="00EB5DFF" w:rsidRDefault="00EB5DFF" w:rsidP="00EB5DFF">
      <w:r>
        <w:rPr>
          <w:lang w:val="en-US"/>
        </w:rPr>
        <w:t xml:space="preserve">Given the exploratory nature of the research question and the emerging character of agentic AI in marketing, </w:t>
      </w:r>
      <w:del w:id="268" w:author="Claude" w:date="2026-06-15T00:00:00Z">
        <w:r>
          <w:rPr>
            <w:lang w:val="en-US"/>
          </w:rPr>
          <w:delText xml:space="preserve">constructivist grounded theory, a form of qualitative research, will be applied</w:delText>
        </w:r>
      </w:del>
      <w:ins w:id="269" w:author="Claude" w:date="2026-06-15T00:00:00Z">
        <w:r>
          <w:rPr>
            <w:lang w:val="en-US"/>
          </w:rPr>
          <w:t xml:space="preserve">constructivist grounded theory, a form of qualitative research, was applied</w:t>
        </w:r>
      </w:ins>
      <w:r>
        <w:rPr>
          <w:lang w:val="en-US"/>
        </w:rPr>
        <w:t xml:space="preserve">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2EF9BCE7" w:rsidR="00EB5DFF" w:rsidRDefault="00EB5DFF" w:rsidP="00EB5DFF">
      <w:r>
        <w:t>Blumer’s (19</w:t>
      </w:r>
      <w:r w:rsidR="009B0C80">
        <w:t>86</w:t>
      </w:r>
      <w:r>
        <w:t xml:space="preserve">)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8" w:name="_Toc232373226"/>
      <w:r>
        <w:rPr>
          <w:lang w:val="en-US"/>
        </w:rPr>
        <w:t>3.2.</w:t>
      </w:r>
      <w:r>
        <w:tab/>
      </w:r>
      <w:r>
        <w:rPr>
          <w:lang w:val="en-US"/>
        </w:rPr>
        <w:t>Data collection</w:t>
      </w:r>
      <w:bookmarkEnd w:id="88"/>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5F330BB8" w:rsidR="00EB5DFF" w:rsidRDefault="00EB5DFF" w:rsidP="00EB5DFF">
      <w:r>
        <w:rPr>
          <w:lang w:val="en-US"/>
        </w:rPr>
        <w:t xml:space="preserve">The process of iteratively collecting and analyzing data within constructive grounded theory starts with open, intensive interviews (Charmaz, 2014). Afterward, </w:t>
      </w:r>
      <w:del w:id="270" w:author="Claude" w:date="2026-06-15T00:00:00Z">
        <w:r>
          <w:rPr>
            <w:lang w:val="en-US"/>
          </w:rPr>
          <w:delText xml:space="preserve">the data will be analyzed through the coding process</w:delText>
        </w:r>
      </w:del>
      <w:ins w:id="271" w:author="Claude" w:date="2026-06-15T00:00:00Z">
        <w:r>
          <w:rPr>
            <w:lang w:val="en-US"/>
          </w:rPr>
          <w:t xml:space="preserve">the data was analyzed through the coding process</w:t>
        </w:r>
      </w:ins>
      <w:r>
        <w:rPr>
          <w:lang w:val="en-US"/>
        </w:rPr>
        <w:t xml:space="preserve">. In this process, </w:t>
      </w:r>
      <w:del w:id="272" w:author="Claude" w:date="2026-06-15T00:00:00Z">
        <w:r>
          <w:rPr>
            <w:lang w:val="en-US"/>
          </w:rPr>
          <w:delText xml:space="preserve">statements from the interviews will be categorized</w:delText>
        </w:r>
      </w:del>
      <w:ins w:id="273" w:author="Claude" w:date="2026-06-15T00:00:00Z">
        <w:r>
          <w:rPr>
            <w:lang w:val="en-US"/>
          </w:rPr>
          <w:t xml:space="preserve">statements from the interviews were categorized</w:t>
        </w:r>
      </w:ins>
      <w:r>
        <w:rPr>
          <w:lang w:val="en-US"/>
        </w:rPr>
        <w:t xml:space="preserve">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9" w:name="_kqzta5wwdy54" w:colFirst="0" w:colLast="0"/>
      <w:bookmarkStart w:id="90" w:name="_Toc232373227"/>
      <w:bookmarkEnd w:id="89"/>
      <w:r>
        <w:rPr>
          <w:lang w:val="en-US"/>
        </w:rPr>
        <w:t>3.3.</w:t>
      </w:r>
      <w:r>
        <w:tab/>
      </w:r>
      <w:commentRangeStart w:id="91"/>
      <w:commentRangeStart w:id="92"/>
      <w:r>
        <w:rPr>
          <w:lang w:val="en-US"/>
        </w:rPr>
        <w:t>Intended sample and sample size</w:t>
      </w:r>
      <w:bookmarkEnd w:id="90"/>
      <w:commentRangeEnd w:id="92"/>
      <w:r>
        <w:rPr>
          <w:rStyle w:val="CommentReference"/>
          <w:sz w:val="22"/>
          <w:szCs w:val="22"/>
        </w:rPr>
        <w:commentReference w:id="92"/>
      </w:r>
      <w:commentRangeEnd w:id="91"/>
      <w:r>
        <w:rPr>
          <w:rStyle w:val="CommentReference"/>
          <w:sz w:val="22"/>
          <w:szCs w:val="22"/>
        </w:rPr>
        <w:commentReference w:id="91"/>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w:t>
      </w:r>
      <w:r>
        <w:rPr>
          <w:lang w:val="en-US"/>
        </w:rPr>
        <w:lastRenderedPageBreak/>
        <w:t xml:space="preserve">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3"/>
      <w:commentRangeStart w:id="94"/>
      <w:commentRangeStart w:id="95"/>
      <w:commentRangeStart w:id="96"/>
      <w:commentRangeStart w:id="97"/>
      <w:commentRangeStart w:id="98"/>
      <w:commentRangeStart w:id="99"/>
      <w:r>
        <w:rPr>
          <w:lang w:val="en-US"/>
        </w:rPr>
        <w:t>sampling</w:t>
      </w:r>
      <w:commentRangeEnd w:id="98"/>
      <w:r>
        <w:rPr>
          <w:rStyle w:val="CommentReference"/>
          <w:sz w:val="22"/>
          <w:szCs w:val="22"/>
          <w:lang w:val="en-US"/>
        </w:rPr>
        <w:commentReference w:id="98"/>
      </w:r>
      <w:commentRangeEnd w:id="99"/>
      <w:r>
        <w:rPr>
          <w:rStyle w:val="CommentReference"/>
          <w:sz w:val="22"/>
          <w:szCs w:val="22"/>
          <w:lang w:val="en-US"/>
        </w:rPr>
        <w:commentReference w:id="99"/>
      </w:r>
      <w:commentRangeEnd w:id="96"/>
      <w:r>
        <w:rPr>
          <w:rStyle w:val="CommentReference"/>
          <w:sz w:val="22"/>
          <w:szCs w:val="22"/>
          <w:lang w:val="en-US"/>
        </w:rPr>
        <w:commentReference w:id="96"/>
      </w:r>
      <w:commentRangeEnd w:id="97"/>
      <w:r>
        <w:rPr>
          <w:rStyle w:val="CommentReference"/>
          <w:sz w:val="22"/>
          <w:szCs w:val="22"/>
          <w:lang w:val="en-US"/>
        </w:rPr>
        <w:commentReference w:id="97"/>
      </w:r>
      <w:commentRangeEnd w:id="93"/>
      <w:r>
        <w:rPr>
          <w:rStyle w:val="CommentReference"/>
          <w:sz w:val="22"/>
          <w:szCs w:val="22"/>
          <w:lang w:val="en-US"/>
        </w:rPr>
        <w:commentReference w:id="93"/>
      </w:r>
      <w:commentRangeEnd w:id="94"/>
      <w:r>
        <w:rPr>
          <w:rStyle w:val="CommentReference"/>
          <w:sz w:val="22"/>
          <w:szCs w:val="22"/>
          <w:lang w:val="en-US"/>
        </w:rPr>
        <w:commentReference w:id="94"/>
      </w:r>
      <w:commentRangeEnd w:id="95"/>
      <w:r>
        <w:rPr>
          <w:rStyle w:val="CommentReference"/>
          <w:sz w:val="22"/>
          <w:szCs w:val="22"/>
          <w:lang w:val="en-US"/>
        </w:rPr>
        <w:commentReference w:id="95"/>
      </w:r>
      <w:r>
        <w:rPr>
          <w:lang w:val="en-US"/>
        </w:rPr>
        <w:t xml:space="preserve"> (Patton, 2014</w:t>
      </w:r>
      <w:commentRangeStart w:id="100"/>
      <w:commentRangeStart w:id="101"/>
      <w:r>
        <w:rPr>
          <w:lang w:val="en-US"/>
        </w:rPr>
        <w:t xml:space="preserve">) and </w:t>
      </w:r>
      <w:commentRangeEnd w:id="100"/>
      <w:r>
        <w:rPr>
          <w:rStyle w:val="CommentReference"/>
          <w:sz w:val="22"/>
          <w:szCs w:val="22"/>
        </w:rPr>
        <w:commentReference w:id="100"/>
      </w:r>
      <w:commentRangeEnd w:id="101"/>
      <w:r>
        <w:rPr>
          <w:rStyle w:val="CommentReference"/>
          <w:sz w:val="22"/>
          <w:szCs w:val="22"/>
        </w:rPr>
        <w:commentReference w:id="101"/>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2"/>
      <w:commentRangeStart w:id="103"/>
      <w:commentRangeStart w:id="104"/>
      <w:commentRangeStart w:id="105"/>
      <w:commentRangeStart w:id="106"/>
      <w:commentRangeStart w:id="107"/>
      <w:commentRangeStart w:id="108"/>
      <w:commentRangeStart w:id="109"/>
      <w:r>
        <w:rPr>
          <w:lang w:val="en-US"/>
        </w:rPr>
        <w:t>o further selection criteria are applied to potential participants.</w:t>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9"/>
      <w:r>
        <w:rPr>
          <w:rStyle w:val="CommentReference"/>
          <w:sz w:val="22"/>
          <w:szCs w:val="22"/>
          <w:lang w:val="en-US"/>
        </w:rPr>
        <w:commentReference w:id="109"/>
      </w:r>
      <w:commentRangeEnd w:id="105"/>
      <w:r>
        <w:rPr>
          <w:rStyle w:val="CommentReference"/>
          <w:sz w:val="22"/>
          <w:szCs w:val="22"/>
          <w:lang w:val="en-US"/>
        </w:rPr>
        <w:commentReference w:id="105"/>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w:t>
      </w:r>
      <w:del w:id="276" w:author="Claude" w:date="2026-06-15T00:00:00Z">
        <w:r>
          <w:rPr>
            <w:lang w:val="en-US"/>
          </w:rPr>
          <w:delText xml:space="preserve">no longer yields new theoretical insights</w:delText>
        </w:r>
      </w:del>
      <w:ins w:id="277" w:author="Claude" w:date="2026-06-15T00:00:00Z">
        <w:r>
          <w:rPr>
            <w:lang w:val="en-US"/>
          </w:rPr>
          <w:t xml:space="preserve">no longer yielded new theoretical insights</w:t>
        </w:r>
      </w:ins>
      <w:r>
        <w:rPr>
          <w:lang w:val="en-US"/>
        </w:rPr>
        <w:t xml:space="preserve">. As noted before, </w:t>
      </w:r>
      <w:del w:id="274" w:author="Claude" w:date="2026-06-15T00:00:00Z">
        <w:r>
          <w:rPr>
            <w:lang w:val="en-US"/>
          </w:rPr>
          <w:delText xml:space="preserve">data gathering will be steered by theoretical sampling</w:delText>
        </w:r>
      </w:del>
      <w:ins w:id="275" w:author="Claude" w:date="2026-06-15T00:00:00Z">
        <w:r>
          <w:rPr>
            <w:lang w:val="en-US"/>
          </w:rPr>
          <w:t xml:space="preserve">data gathering was steered by theoretical sampling</w:t>
        </w:r>
      </w:ins>
      <w:r>
        <w:rPr>
          <w:lang w:val="en-US"/>
        </w:rPr>
        <w:t xml:space="preserve">,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0" w:name="_jewz4ftnfnae" w:colFirst="0" w:colLast="0"/>
      <w:bookmarkEnd w:id="110"/>
      <w:r>
        <w:t xml:space="preserve"> </w:t>
      </w:r>
    </w:p>
    <w:p w14:paraId="4706D738" w14:textId="741D3D74" w:rsidR="00EB5DFF" w:rsidRDefault="00EB5DFF" w:rsidP="00EB5DFF">
      <w:pPr>
        <w:pStyle w:val="Heading2"/>
      </w:pPr>
      <w:bookmarkStart w:id="111" w:name="_Toc232373228"/>
      <w:r>
        <w:lastRenderedPageBreak/>
        <w:t>3.4</w:t>
      </w:r>
      <w:r>
        <w:tab/>
        <w:t>Trustworthiness</w:t>
      </w:r>
      <w:bookmarkEnd w:id="11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2"/>
            <w:r>
              <w:rPr>
                <w:szCs w:val="20"/>
                <w:lang w:val="en-US"/>
              </w:rPr>
              <w:t xml:space="preserve"> </w:t>
            </w:r>
            <w:r w:rsidR="00335AB2">
              <w:rPr>
                <w:szCs w:val="20"/>
                <w:lang w:val="en-US"/>
              </w:rPr>
              <w:t>the limitations</w:t>
            </w:r>
            <w:r>
              <w:rPr>
                <w:szCs w:val="20"/>
                <w:lang w:val="en-US"/>
              </w:rPr>
              <w:t xml:space="preserve"> in Section 5.3</w:t>
            </w:r>
            <w:commentRangeEnd w:id="112"/>
            <w:r>
              <w:rPr>
                <w:rStyle w:val="CommentReference"/>
                <w:sz w:val="20"/>
                <w:szCs w:val="20"/>
                <w:lang w:val="en-US"/>
              </w:rPr>
              <w:commentReference w:id="11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3"/>
            <w:r>
              <w:rPr>
                <w:szCs w:val="20"/>
                <w:lang w:val="en-US"/>
              </w:rPr>
              <w:t>sampling implications appears in Section 3.2</w:t>
            </w:r>
            <w:commentRangeEnd w:id="113"/>
            <w:r>
              <w:rPr>
                <w:rStyle w:val="CommentReference"/>
                <w:sz w:val="20"/>
                <w:szCs w:val="20"/>
                <w:lang w:val="en-US"/>
              </w:rPr>
              <w:commentReference w:id="113"/>
            </w:r>
            <w:r>
              <w:rPr>
                <w:szCs w:val="20"/>
                <w:lang w:val="en-US"/>
              </w:rPr>
              <w:t>.</w:t>
            </w:r>
          </w:p>
        </w:tc>
      </w:tr>
    </w:tbl>
    <w:p w14:paraId="5B5F3709" w14:textId="77777777" w:rsidR="00600415" w:rsidRDefault="00600415" w:rsidP="00D52A0C">
      <w:pPr>
        <w:ind w:firstLine="0"/>
        <w:rPr>
          <w:b/>
          <w:bCs/>
        </w:rPr>
      </w:pPr>
      <w:bookmarkStart w:id="114"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5"/>
      <w:commentRangeStart w:id="116"/>
      <w:commentRangeStart w:id="117"/>
      <w:r>
        <w:rPr>
          <w:b/>
          <w:bCs/>
        </w:rPr>
        <w:lastRenderedPageBreak/>
        <w:t>Table</w:t>
      </w:r>
      <w:commentRangeEnd w:id="116"/>
      <w:r>
        <w:rPr>
          <w:rStyle w:val="CommentReference"/>
          <w:b/>
          <w:bCs/>
          <w:sz w:val="22"/>
          <w:szCs w:val="22"/>
        </w:rPr>
        <w:commentReference w:id="116"/>
      </w:r>
      <w:commentRangeEnd w:id="117"/>
      <w:r>
        <w:rPr>
          <w:rStyle w:val="CommentReference"/>
          <w:b/>
          <w:bCs/>
          <w:sz w:val="22"/>
          <w:szCs w:val="22"/>
        </w:rPr>
        <w:commentReference w:id="117"/>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18"/>
      <w:commentRangeStart w:id="119"/>
      <w:commentRangeStart w:id="120"/>
      <w:r>
        <w:rPr>
          <w:i/>
          <w:iCs/>
        </w:rPr>
        <w:t>code</w:t>
      </w:r>
      <w:commentRangeEnd w:id="118"/>
      <w:r>
        <w:rPr>
          <w:rStyle w:val="CommentReference"/>
          <w:i/>
          <w:iCs/>
          <w:sz w:val="22"/>
          <w:szCs w:val="22"/>
        </w:rPr>
        <w:commentReference w:id="118"/>
      </w:r>
      <w:commentRangeEnd w:id="119"/>
      <w:r>
        <w:rPr>
          <w:rStyle w:val="CommentReference"/>
          <w:i/>
          <w:iCs/>
          <w:sz w:val="22"/>
          <w:szCs w:val="22"/>
        </w:rPr>
        <w:commentReference w:id="119"/>
      </w:r>
      <w:commentRangeEnd w:id="120"/>
      <w:r>
        <w:rPr>
          <w:rStyle w:val="CommentReference"/>
          <w:i/>
          <w:iCs/>
          <w:sz w:val="22"/>
          <w:szCs w:val="22"/>
        </w:rPr>
        <w:commentReference w:id="120"/>
      </w:r>
      <w:r>
        <w:rPr>
          <w:i/>
          <w:iCs/>
        </w:rPr>
        <w:t xml:space="preserve"> development</w:t>
      </w:r>
      <w:bookmarkEnd w:id="114"/>
      <w:r>
        <w:rPr>
          <w:i/>
          <w:iCs/>
        </w:rPr>
        <w:t xml:space="preserve"> </w:t>
      </w:r>
      <w:commentRangeEnd w:id="115"/>
      <w:r w:rsidRPr="00F61EF8">
        <w:rPr>
          <w:rStyle w:val="CommentReference"/>
          <w:i/>
          <w:iCs/>
          <w:sz w:val="22"/>
          <w:szCs w:val="22"/>
        </w:rPr>
        <w:commentReference w:id="11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1" w:name="_Toc232373229"/>
      <w:r>
        <w:lastRenderedPageBreak/>
        <w:t xml:space="preserve">4. </w:t>
      </w:r>
      <w:r>
        <w:tab/>
        <w:t>Findings</w:t>
      </w:r>
      <w:bookmarkEnd w:id="12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22" w:name="_2wlwvpj75lya"/>
      <w:bookmarkEnd w:id="122"/>
      <w:commentRangeStart w:id="123"/>
      <w:r>
        <w:rPr>
          <w:i/>
          <w:iCs/>
          <w:lang w:val="en-US"/>
        </w:rPr>
        <w:t xml:space="preserve">How managerial interventions drive value creation using agentic AI. </w:t>
      </w:r>
      <w:commentRangeEnd w:id="123"/>
      <w:r w:rsidRPr="00891AD6">
        <w:rPr>
          <w:rStyle w:val="CommentReference"/>
          <w:i/>
          <w:iCs/>
          <w:noProof/>
          <w:sz w:val="22"/>
          <w:szCs w:val="22"/>
          <w:lang w:val="en-US"/>
        </w:rPr>
        <w:commentReference w:id="12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24" w:name="_Toc232373230"/>
      <w:r>
        <w:lastRenderedPageBreak/>
        <w:t>4.1</w:t>
      </w:r>
      <w:r>
        <w:tab/>
        <w:t>Observing external conditions</w:t>
      </w:r>
      <w:bookmarkEnd w:id="12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2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25"/>
      <w:r>
        <w:rPr>
          <w:rStyle w:val="CommentReference"/>
          <w:sz w:val="22"/>
          <w:szCs w:val="22"/>
        </w:rPr>
        <w:commentReference w:id="125"/>
      </w:r>
    </w:p>
    <w:p w14:paraId="6E5F43CC" w14:textId="06FB2316" w:rsidR="00EB5DFF" w:rsidRDefault="00EB5DFF" w:rsidP="00EB5DFF">
      <w:pPr>
        <w:pStyle w:val="Heading3"/>
      </w:pPr>
      <w:bookmarkStart w:id="126" w:name="_cel1ujnps8"/>
      <w:bookmarkEnd w:id="126"/>
      <w:r>
        <w:t>4.1.</w:t>
      </w:r>
      <w:commentRangeStart w:id="127"/>
      <w:r>
        <w:t>1</w:t>
      </w:r>
      <w:commentRangeEnd w:id="127"/>
      <w:r>
        <w:rPr>
          <w:rStyle w:val="CommentReference"/>
          <w:sz w:val="22"/>
          <w:szCs w:val="22"/>
        </w:rPr>
        <w:commentReference w:id="127"/>
      </w:r>
      <w:r>
        <w:tab/>
        <w:t xml:space="preserve">Observing AI </w:t>
      </w:r>
      <w:commentRangeStart w:id="128"/>
      <w:r>
        <w:t>progression</w:t>
      </w:r>
      <w:commentRangeEnd w:id="128"/>
      <w:r>
        <w:rPr>
          <w:rStyle w:val="CommentReference"/>
          <w:sz w:val="22"/>
          <w:szCs w:val="22"/>
        </w:rPr>
        <w:commentReference w:id="12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29"/>
      <w:r>
        <w:rPr>
          <w:lang w:val="en-US"/>
        </w:rPr>
        <w:t>,</w:t>
      </w:r>
      <w:commentRangeEnd w:id="129"/>
      <w:r>
        <w:rPr>
          <w:rStyle w:val="CommentReference"/>
          <w:sz w:val="22"/>
          <w:szCs w:val="22"/>
          <w:lang w:val="en-US"/>
        </w:rPr>
        <w:commentReference w:id="12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30"/>
      <w:commentRangeStart w:id="131"/>
      <w:r>
        <w:t>agentic</w:t>
      </w:r>
      <w:commentRangeEnd w:id="130"/>
      <w:r>
        <w:rPr>
          <w:rStyle w:val="CommentReference"/>
          <w:sz w:val="22"/>
          <w:szCs w:val="22"/>
        </w:rPr>
        <w:commentReference w:id="130"/>
      </w:r>
      <w:commentRangeEnd w:id="131"/>
      <w:r>
        <w:rPr>
          <w:rStyle w:val="CommentReference"/>
          <w:sz w:val="22"/>
          <w:szCs w:val="22"/>
        </w:rPr>
        <w:commentReference w:id="13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 that it can also be overwhelming</w:t>
      </w:r>
      <w:commentRangeStart w:id="132"/>
      <w:commentRangeStart w:id="133"/>
      <w:r>
        <w:rPr>
          <w:lang w:val="en-US"/>
        </w:rPr>
        <w:t>,</w:t>
      </w:r>
      <w:commentRangeEnd w:id="132"/>
      <w:r>
        <w:rPr>
          <w:rStyle w:val="CommentReference"/>
          <w:sz w:val="22"/>
          <w:szCs w:val="22"/>
        </w:rPr>
        <w:commentReference w:id="132"/>
      </w:r>
      <w:commentRangeEnd w:id="133"/>
      <w:r>
        <w:rPr>
          <w:rStyle w:val="CommentReference"/>
          <w:sz w:val="22"/>
          <w:szCs w:val="22"/>
        </w:rPr>
        <w:commentReference w:id="13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34" w:name="_7alih1d45osl"/>
      <w:bookmarkEnd w:id="134"/>
      <w:r>
        <w:lastRenderedPageBreak/>
        <w:t>4.1.2</w:t>
      </w:r>
      <w:r>
        <w:tab/>
        <w:t xml:space="preserve">Observing market </w:t>
      </w:r>
      <w:commentRangeStart w:id="135"/>
      <w:r>
        <w:t>pressure</w:t>
      </w:r>
      <w:commentRangeEnd w:id="135"/>
      <w:r>
        <w:rPr>
          <w:rStyle w:val="CommentReference"/>
          <w:sz w:val="22"/>
          <w:szCs w:val="22"/>
        </w:rPr>
        <w:commentReference w:id="13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36"/>
      <w:r>
        <w:rPr>
          <w:lang w:val="en-US"/>
        </w:rPr>
        <w:t xml:space="preserve">“to get to parity in the present with what they’re saying they can do”, </w:t>
      </w:r>
      <w:commentRangeEnd w:id="136"/>
      <w:r>
        <w:rPr>
          <w:rStyle w:val="CommentReference"/>
          <w:sz w:val="22"/>
          <w:szCs w:val="22"/>
          <w:lang w:val="en-US"/>
        </w:rPr>
        <w:commentReference w:id="13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3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37"/>
    <w:p w14:paraId="0B401CC2" w14:textId="77777777" w:rsidR="000D2A46" w:rsidRDefault="00683DDC" w:rsidP="00851549">
      <w:pPr>
        <w:rPr>
          <w:lang w:val="en-US"/>
        </w:rPr>
      </w:pPr>
      <w:r>
        <w:rPr>
          <w:rStyle w:val="CommentReference"/>
          <w:sz w:val="22"/>
          <w:szCs w:val="22"/>
        </w:rPr>
        <w:commentReference w:id="13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38"/>
      <w:r>
        <w:t xml:space="preserve">ee 12 notes that “agents of consumers” </w:t>
      </w:r>
      <w:commentRangeEnd w:id="138"/>
      <w:r>
        <w:rPr>
          <w:rStyle w:val="CommentReference"/>
          <w:sz w:val="22"/>
          <w:szCs w:val="22"/>
        </w:rPr>
        <w:commentReference w:id="13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39"/>
      <w:commentRangeStart w:id="140"/>
      <w:commentRangeStart w:id="141"/>
      <w:r>
        <w:t>:</w:t>
      </w:r>
      <w:commentRangeEnd w:id="139"/>
      <w:r>
        <w:rPr>
          <w:rStyle w:val="CommentReference"/>
          <w:sz w:val="22"/>
          <w:szCs w:val="22"/>
        </w:rPr>
        <w:commentReference w:id="139"/>
      </w:r>
      <w:commentRangeEnd w:id="140"/>
      <w:r>
        <w:rPr>
          <w:rStyle w:val="CommentReference"/>
          <w:sz w:val="22"/>
          <w:szCs w:val="22"/>
        </w:rPr>
        <w:commentReference w:id="140"/>
      </w:r>
      <w:commentRangeEnd w:id="141"/>
      <w:r>
        <w:rPr>
          <w:rStyle w:val="CommentReference"/>
          <w:sz w:val="22"/>
          <w:szCs w:val="22"/>
        </w:rPr>
        <w:commentReference w:id="14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42"/>
      <w:r>
        <w:rPr>
          <w:lang w:val="en-US"/>
        </w:rPr>
        <w:t xml:space="preserve"> </w:t>
      </w:r>
      <w:commentRangeEnd w:id="142"/>
      <w:r>
        <w:rPr>
          <w:rStyle w:val="CommentReference"/>
          <w:sz w:val="22"/>
          <w:szCs w:val="22"/>
          <w:lang w:val="en-US"/>
        </w:rPr>
        <w:commentReference w:id="14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43"/>
      <w:r>
        <w:rPr>
          <w:lang w:val="en-US"/>
        </w:rPr>
        <w:t>.</w:t>
      </w:r>
      <w:bookmarkStart w:id="144" w:name="_hvgdgrm8c1y2"/>
      <w:bookmarkEnd w:id="144"/>
      <w:commentRangeEnd w:id="143"/>
      <w:r>
        <w:rPr>
          <w:rStyle w:val="CommentReference"/>
          <w:sz w:val="22"/>
          <w:szCs w:val="22"/>
          <w:lang w:val="en-US"/>
        </w:rPr>
        <w:commentReference w:id="143"/>
      </w:r>
    </w:p>
    <w:p w14:paraId="5F74CA1A" w14:textId="257D0AD2" w:rsidR="00EB5DFF" w:rsidRDefault="00EB5DFF" w:rsidP="00365B1A">
      <w:pPr>
        <w:pStyle w:val="Heading2"/>
        <w:rPr>
          <w:color w:val="000000"/>
        </w:rPr>
      </w:pPr>
      <w:bookmarkStart w:id="145" w:name="_Toc232373231"/>
      <w:commentRangeStart w:id="146"/>
      <w:r>
        <w:t>4.2</w:t>
      </w:r>
      <w:r>
        <w:tab/>
      </w:r>
      <w:commentRangeEnd w:id="146"/>
      <w:r>
        <w:rPr>
          <w:rStyle w:val="CommentReference"/>
          <w:sz w:val="22"/>
          <w:szCs w:val="22"/>
        </w:rPr>
        <w:commentReference w:id="146"/>
      </w:r>
      <w:r>
        <w:t>Navigating the organizational context</w:t>
      </w:r>
      <w:bookmarkEnd w:id="145"/>
    </w:p>
    <w:p w14:paraId="51C34C39" w14:textId="05DCAAC8" w:rsidR="003F15B3" w:rsidRDefault="002243F5" w:rsidP="003F15B3">
      <w:pPr>
        <w:rPr>
          <w:lang w:val="en-US"/>
        </w:rPr>
      </w:pPr>
      <w:commentRangeStart w:id="147"/>
      <w:commentRangeStart w:id="148"/>
      <w:commentRangeStart w:id="149"/>
      <w:commentRangeStart w:id="15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50"/>
      <w:r>
        <w:rPr>
          <w:rStyle w:val="CommentReference"/>
          <w:sz w:val="22"/>
          <w:szCs w:val="22"/>
          <w:lang w:val="en-US"/>
        </w:rPr>
        <w:commentReference w:id="150"/>
      </w:r>
      <w:commentRangeEnd w:id="149"/>
      <w:r>
        <w:rPr>
          <w:rStyle w:val="CommentReference"/>
          <w:sz w:val="22"/>
          <w:szCs w:val="22"/>
          <w:lang w:val="en-US"/>
        </w:rPr>
        <w:commentReference w:id="149"/>
      </w:r>
      <w:commentRangeEnd w:id="147"/>
      <w:r>
        <w:rPr>
          <w:rStyle w:val="CommentReference"/>
          <w:sz w:val="22"/>
          <w:szCs w:val="22"/>
          <w:lang w:val="en-US"/>
        </w:rPr>
        <w:commentReference w:id="147"/>
      </w:r>
      <w:commentRangeEnd w:id="148"/>
      <w:r>
        <w:rPr>
          <w:rStyle w:val="CommentReference"/>
          <w:sz w:val="22"/>
          <w:szCs w:val="22"/>
          <w:lang w:val="en-US"/>
        </w:rPr>
        <w:commentReference w:id="14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52"/>
      <w:r>
        <w:t xml:space="preserve">bringing people along, stimulating experimentation, and setting direction. </w:t>
      </w:r>
      <w:commentRangeEnd w:id="152"/>
      <w:r>
        <w:rPr>
          <w:rStyle w:val="CommentReference"/>
          <w:sz w:val="22"/>
          <w:szCs w:val="22"/>
        </w:rPr>
        <w:commentReference w:id="152"/>
      </w:r>
    </w:p>
    <w:p w14:paraId="6CB8083E" w14:textId="77777777" w:rsidR="00912B4E" w:rsidRDefault="00912B4E" w:rsidP="00CF4962">
      <w:pPr>
        <w:rPr>
          <w:lang w:val="en-US"/>
        </w:rPr>
      </w:pPr>
      <w:r>
        <w:rPr>
          <w:lang w:val="en-US"/>
        </w:rPr>
        <w:t xml:space="preserve">The most prevalent of these steering activities is </w:t>
      </w:r>
      <w:bookmarkStart w:id="153" w:name="OLE_LINK21"/>
      <w:r>
        <w:rPr>
          <w:i/>
          <w:iCs/>
          <w:lang w:val="en-US"/>
        </w:rPr>
        <w:t>bringing people along</w:t>
      </w:r>
      <w:bookmarkEnd w:id="15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54"/>
      <w:commentRangeStart w:id="155"/>
      <w:r>
        <w:t>Leveraging technical resources</w:t>
      </w:r>
      <w:commentRangeEnd w:id="154"/>
      <w:r>
        <w:rPr>
          <w:rStyle w:val="CommentReference"/>
          <w:sz w:val="22"/>
          <w:szCs w:val="22"/>
        </w:rPr>
        <w:commentReference w:id="154"/>
      </w:r>
      <w:commentRangeEnd w:id="155"/>
      <w:r>
        <w:rPr>
          <w:rStyle w:val="CommentReference"/>
          <w:sz w:val="22"/>
          <w:szCs w:val="22"/>
        </w:rPr>
        <w:commentReference w:id="155"/>
      </w:r>
    </w:p>
    <w:p w14:paraId="49253E9D" w14:textId="574F1F82" w:rsidR="00C92F6E" w:rsidRDefault="00F7566B" w:rsidP="00C92F6E">
      <w:pPr>
        <w:rPr>
          <w:lang w:val="en-US"/>
        </w:rPr>
      </w:pPr>
      <w:commentRangeStart w:id="15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57"/>
      <w:r>
        <w:rPr>
          <w:rStyle w:val="CommentReference"/>
          <w:sz w:val="22"/>
          <w:szCs w:val="22"/>
          <w:lang w:val="en-US"/>
        </w:rPr>
        <w:commentReference w:id="157"/>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58" w:name="_qy9fnmmddxdy"/>
      <w:bookmarkEnd w:id="158"/>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59"/>
      <w:r>
        <w:rPr>
          <w:i/>
          <w:iCs/>
          <w:lang w:val="en-US"/>
        </w:rPr>
        <w:t>technical</w:t>
      </w:r>
      <w:commentRangeEnd w:id="159"/>
      <w:r>
        <w:rPr>
          <w:rStyle w:val="CommentReference"/>
          <w:i/>
          <w:iCs/>
          <w:sz w:val="22"/>
          <w:szCs w:val="22"/>
          <w:lang w:val="en-US"/>
        </w:rPr>
        <w:commentReference w:id="159"/>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0"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61" w:name="OLE_LINK9"/>
      <w:bookmarkEnd w:id="160"/>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62"/>
      <w:r>
        <w:t xml:space="preserve">Dealing with </w:t>
      </w:r>
      <w:bookmarkEnd w:id="161"/>
      <w:commentRangeEnd w:id="162"/>
      <w:r>
        <w:rPr>
          <w:rStyle w:val="CommentReference"/>
          <w:sz w:val="22"/>
          <w:szCs w:val="22"/>
        </w:rPr>
        <w:commentReference w:id="162"/>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63"/>
      <w:commentRangeStart w:id="164"/>
      <w:r>
        <w:rPr>
          <w:lang w:val="en-US"/>
        </w:rPr>
        <w:t xml:space="preserve"> </w:t>
      </w:r>
      <w:commentRangeStart w:id="165"/>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65"/>
      <w:r>
        <w:rPr>
          <w:rStyle w:val="CommentReference"/>
          <w:sz w:val="22"/>
          <w:szCs w:val="22"/>
          <w:lang w:val="en-US"/>
        </w:rPr>
        <w:commentReference w:id="165"/>
      </w:r>
      <w:r>
        <w:rPr>
          <w:lang w:val="en-US"/>
        </w:rPr>
        <w:t>Interviewee 13 observed a pattern in large enterprises:</w:t>
      </w:r>
      <w:commentRangeEnd w:id="163"/>
      <w:r w:rsidRPr="00842EEA">
        <w:rPr>
          <w:rStyle w:val="CommentReference"/>
          <w:sz w:val="22"/>
          <w:szCs w:val="22"/>
        </w:rPr>
        <w:commentReference w:id="163"/>
      </w:r>
      <w:commentRangeEnd w:id="164"/>
      <w:r w:rsidRPr="00842EEA">
        <w:rPr>
          <w:rStyle w:val="CommentReference"/>
          <w:sz w:val="22"/>
          <w:szCs w:val="22"/>
        </w:rPr>
        <w:commentReference w:id="164"/>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66"/>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67" w:name="_Toc232373232"/>
      <w:commentRangeEnd w:id="166"/>
      <w:r>
        <w:rPr>
          <w:rStyle w:val="CommentReference"/>
          <w:sz w:val="22"/>
          <w:szCs w:val="22"/>
        </w:rPr>
        <w:commentReference w:id="166"/>
      </w:r>
      <w:r>
        <w:t>4.3</w:t>
      </w:r>
      <w:r>
        <w:tab/>
        <w:t>Applying agentic AI</w:t>
      </w:r>
      <w:bookmarkEnd w:id="167"/>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68"/>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68"/>
      <w:r w:rsidRPr="00320990">
        <w:rPr>
          <w:rStyle w:val="CommentReference"/>
          <w:sz w:val="22"/>
          <w:szCs w:val="22"/>
        </w:rPr>
        <w:commentReference w:id="168"/>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69"/>
      <w:r>
        <w:rPr>
          <w:lang w:val="en-US"/>
        </w:rPr>
        <w:t>used</w:t>
      </w:r>
      <w:commentRangeEnd w:id="169"/>
      <w:r>
        <w:rPr>
          <w:rStyle w:val="CommentReference"/>
          <w:sz w:val="22"/>
          <w:szCs w:val="22"/>
          <w:lang w:val="en-US"/>
        </w:rPr>
        <w:commentReference w:id="169"/>
      </w:r>
      <w:r>
        <w:rPr>
          <w:lang w:val="en-US"/>
        </w:rPr>
        <w:t>.”</w:t>
      </w:r>
    </w:p>
    <w:p w14:paraId="7AA0FD91" w14:textId="25AD21E1" w:rsidR="00EB5DFF" w:rsidRPr="00B47F2E" w:rsidRDefault="00EB5DFF" w:rsidP="00EB5DFF">
      <w:commentRangeStart w:id="170"/>
      <w:r>
        <w:rPr>
          <w:lang w:val="en-US"/>
        </w:rPr>
        <w:t xml:space="preserve"> Likewise, interviewee 13 </w:t>
      </w:r>
      <w:commentRangeStart w:id="171"/>
      <w:r>
        <w:rPr>
          <w:lang w:val="en-US"/>
        </w:rPr>
        <w:t>described</w:t>
      </w:r>
      <w:commentRangeEnd w:id="171"/>
      <w:r>
        <w:rPr>
          <w:rStyle w:val="CommentReference"/>
          <w:sz w:val="22"/>
          <w:szCs w:val="22"/>
          <w:lang w:val="en-US"/>
        </w:rPr>
        <w:commentReference w:id="171"/>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70"/>
      <w:r w:rsidRPr="00B47F2E">
        <w:rPr>
          <w:rStyle w:val="CommentReference"/>
          <w:sz w:val="22"/>
          <w:szCs w:val="22"/>
        </w:rPr>
        <w:commentReference w:id="170"/>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72"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72"/>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73" w:name="_Toc232373233"/>
      <w:r>
        <w:t>4.4</w:t>
      </w:r>
      <w:r>
        <w:tab/>
        <w:t>Obtaining value o</w:t>
      </w:r>
      <w:commentRangeStart w:id="174"/>
      <w:commentRangeStart w:id="175"/>
      <w:r>
        <w:t>utcomes</w:t>
      </w:r>
      <w:bookmarkEnd w:id="173"/>
      <w:commentRangeEnd w:id="174"/>
      <w:r>
        <w:rPr>
          <w:rStyle w:val="CommentReference"/>
          <w:sz w:val="22"/>
          <w:szCs w:val="22"/>
        </w:rPr>
        <w:commentReference w:id="174"/>
      </w:r>
      <w:commentRangeEnd w:id="175"/>
      <w:r>
        <w:rPr>
          <w:rStyle w:val="CommentReference"/>
          <w:sz w:val="22"/>
          <w:szCs w:val="22"/>
        </w:rPr>
        <w:commentReference w:id="175"/>
      </w:r>
    </w:p>
    <w:p w14:paraId="235EA938" w14:textId="3DFA1219" w:rsidR="00EB5DFF" w:rsidRDefault="00EB5DFF" w:rsidP="00EB5DFF">
      <w:commentRangeStart w:id="176"/>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76"/>
      <w:r>
        <w:rPr>
          <w:rStyle w:val="CommentReference"/>
          <w:sz w:val="22"/>
          <w:szCs w:val="22"/>
        </w:rPr>
        <w:commentReference w:id="176"/>
      </w:r>
    </w:p>
    <w:p w14:paraId="018E7F72" w14:textId="77777777" w:rsidR="00EB5DFF" w:rsidRPr="00F9706B" w:rsidRDefault="00EB5DFF" w:rsidP="00EB5DFF">
      <w:pPr>
        <w:pStyle w:val="Heading3"/>
      </w:pPr>
      <w:r>
        <w:t>4.4.1</w:t>
      </w:r>
      <w:r>
        <w:tab/>
      </w:r>
      <w:commentRangeStart w:id="177"/>
      <w:commentRangeStart w:id="178"/>
      <w:r>
        <w:t>Benefits</w:t>
      </w:r>
      <w:commentRangeEnd w:id="177"/>
      <w:r w:rsidRPr="00F9706B">
        <w:rPr>
          <w:rStyle w:val="CommentReference"/>
          <w:sz w:val="22"/>
          <w:szCs w:val="22"/>
        </w:rPr>
        <w:commentReference w:id="177"/>
      </w:r>
      <w:commentRangeEnd w:id="178"/>
      <w:r w:rsidRPr="00F9706B">
        <w:rPr>
          <w:rStyle w:val="CommentReference"/>
          <w:sz w:val="22"/>
          <w:szCs w:val="22"/>
        </w:rPr>
        <w:commentReference w:id="178"/>
      </w:r>
    </w:p>
    <w:p w14:paraId="52BBF16F" w14:textId="7DF6A4C0" w:rsidR="00EB5DFF" w:rsidRPr="00F9706B" w:rsidRDefault="00EB5DFF" w:rsidP="00EB5DFF">
      <w:r>
        <w:rPr>
          <w:lang w:val="en-US"/>
        </w:rPr>
        <w:t xml:space="preserve">Benefits from agentic AI in marketing cluster around four themes: efficiency, scalability, </w:t>
      </w:r>
      <w:bookmarkStart w:id="179" w:name="OLE_LINK5"/>
      <w:r>
        <w:rPr>
          <w:lang w:val="en-US"/>
        </w:rPr>
        <w:t>extension of personal skillsets</w:t>
      </w:r>
      <w:bookmarkEnd w:id="179"/>
      <w:r>
        <w:rPr>
          <w:lang w:val="en-US"/>
        </w:rPr>
        <w:t>, and improvements in the quality of output. When asked about the benefits of agentic AI,</w:t>
      </w:r>
      <w:r w:rsidR="00CB6664">
        <w:rPr>
          <w:lang w:val="en-US"/>
        </w:rPr>
        <w:t xml:space="preserve"> </w:t>
      </w:r>
      <w:r>
        <w:rPr>
          <w:lang w:val="en-US"/>
        </w:rPr>
        <w:t>interviewee 3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80"/>
      <w:r>
        <w:rPr>
          <w:i/>
          <w:iCs/>
          <w:lang w:val="en-US"/>
        </w:rPr>
        <w:t>Efficiency</w:t>
      </w:r>
      <w:commentRangeEnd w:id="180"/>
      <w:r>
        <w:rPr>
          <w:rStyle w:val="CommentReference"/>
          <w:i/>
          <w:iCs/>
          <w:sz w:val="22"/>
          <w:szCs w:val="22"/>
          <w:lang w:val="en-US"/>
        </w:rPr>
        <w:commentReference w:id="180"/>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81"/>
      <w:r>
        <w:rPr>
          <w:i/>
          <w:iCs/>
          <w:lang w:val="en-US"/>
        </w:rPr>
        <w:t>Scal</w:t>
      </w:r>
      <w:commentRangeEnd w:id="181"/>
      <w:r>
        <w:rPr>
          <w:rStyle w:val="CommentReference"/>
          <w:i/>
          <w:iCs/>
          <w:sz w:val="22"/>
          <w:szCs w:val="22"/>
          <w:lang w:val="en-US"/>
        </w:rPr>
        <w:commentReference w:id="181"/>
      </w:r>
      <w:r w:rsidR="00CB1AAD">
        <w:rPr>
          <w:i/>
          <w:iCs/>
          <w:lang w:val="en-US"/>
        </w:rPr>
        <w:t>ability</w:t>
      </w:r>
      <w:r>
        <w:rPr>
          <w:lang w:val="en-US"/>
        </w:rPr>
        <w:t xml:space="preserve"> refers to the ability to do more units of work with the same amount of effort; typically, this requires the units of work to be of a similar nature and typically requires operations to be performed in bulk. Scale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come in various forms;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82"/>
      <w:r>
        <w:t>Sacrifices</w:t>
      </w:r>
      <w:commentRangeEnd w:id="182"/>
      <w:r w:rsidRPr="00EE60F5">
        <w:rPr>
          <w:rStyle w:val="CommentReference"/>
          <w:sz w:val="22"/>
          <w:szCs w:val="22"/>
        </w:rPr>
        <w:commentReference w:id="182"/>
      </w:r>
    </w:p>
    <w:p w14:paraId="0A79EDF4" w14:textId="77777777" w:rsidR="00500D40" w:rsidRDefault="00EB5DFF" w:rsidP="00903962">
      <w:pPr>
        <w:rPr>
          <w:lang w:val="en-US"/>
        </w:rPr>
      </w:pPr>
      <w:r>
        <w:rPr>
          <w:lang w:val="en-US"/>
        </w:rPr>
        <w:t>Alongside benefits, participants describe a set of sacrifices</w:t>
      </w:r>
      <w:bookmarkStart w:id="183" w:name="OLE_LINK6"/>
      <w:r>
        <w:rPr>
          <w:lang w:val="en-US"/>
        </w:rPr>
        <w:t>; things that are knowingly given up or altered as a consequence of AI adoption</w:t>
      </w:r>
      <w:bookmarkEnd w:id="183"/>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84"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84"/>
    </w:p>
    <w:p w14:paraId="76FCE0E6" w14:textId="529EEFF1" w:rsidR="006F2E75" w:rsidRDefault="00000000">
      <w:commentRangeStart w:id="185"/>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85"/>
      <w:r>
        <w:rPr>
          <w:rStyle w:val="CommentReference"/>
          <w:sz w:val="22"/>
          <w:szCs w:val="22"/>
        </w:rPr>
        <w:commentReference w:id="185"/>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86"/>
      <w:commentRangeStart w:id="187"/>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86"/>
    <w:p w14:paraId="07F9DE2D" w14:textId="77777777" w:rsidR="00DA506C" w:rsidRDefault="00C670BD" w:rsidP="00DA506C">
      <w:r>
        <w:rPr>
          <w:rStyle w:val="CommentReference"/>
          <w:sz w:val="22"/>
          <w:szCs w:val="22"/>
        </w:rPr>
        <w:commentReference w:id="186"/>
      </w:r>
      <w:commentRangeEnd w:id="187"/>
      <w:r>
        <w:rPr>
          <w:rStyle w:val="CommentReference"/>
          <w:sz w:val="22"/>
          <w:szCs w:val="22"/>
        </w:rPr>
        <w:commentReference w:id="187"/>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89" w:name="_Toc232373234"/>
      <w:r>
        <w:rPr>
          <w:color w:val="00312A"/>
        </w:rPr>
        <w:lastRenderedPageBreak/>
        <w:t>5.</w:t>
      </w:r>
      <w:r>
        <w:rPr>
          <w:color w:val="00312A"/>
        </w:rPr>
        <w:tab/>
      </w:r>
      <w:commentRangeStart w:id="190"/>
      <w:r>
        <w:rPr>
          <w:color w:val="00312A"/>
        </w:rPr>
        <w:t>Discussion</w:t>
      </w:r>
      <w:bookmarkEnd w:id="189"/>
      <w:commentRangeEnd w:id="190"/>
      <w:r w:rsidR="00FF3122">
        <w:rPr>
          <w:rStyle w:val="CommentReference"/>
          <w:color w:val="00312A"/>
          <w:sz w:val="22"/>
          <w:szCs w:val="22"/>
        </w:rPr>
        <w:commentReference w:id="190"/>
      </w:r>
    </w:p>
    <w:p w14:paraId="2C3C3910" w14:textId="7D33C854" w:rsidR="00211E4B" w:rsidRPr="00EA14C2" w:rsidRDefault="00EB5DFF" w:rsidP="00211E4B">
      <w:commentRangeStart w:id="191"/>
      <w:r>
        <w:rPr>
          <w:lang w:val="en-US"/>
        </w:rPr>
        <w:t xml:space="preserve">This study set out to understand how marketing managers create value with agentic AI. </w:t>
      </w:r>
      <w:commentRangeStart w:id="192"/>
      <w:r>
        <w:rPr>
          <w:lang w:val="en-US"/>
        </w:rPr>
        <w:t xml:space="preserve"> </w:t>
      </w:r>
      <w:commentRangeEnd w:id="192"/>
      <w:r>
        <w:rPr>
          <w:rStyle w:val="CommentReference"/>
          <w:sz w:val="22"/>
          <w:szCs w:val="22"/>
          <w:lang w:val="en-US"/>
        </w:rPr>
        <w:commentReference w:id="192"/>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193"/>
      <w:commentRangeStart w:id="194"/>
      <w:r>
        <w:rPr>
          <w:lang w:val="en-US"/>
        </w:rPr>
        <w:t xml:space="preserve">generative AI </w:t>
      </w:r>
      <w:commentRangeEnd w:id="193"/>
      <w:r>
        <w:rPr>
          <w:rStyle w:val="CommentReference"/>
          <w:sz w:val="22"/>
          <w:szCs w:val="22"/>
          <w:lang w:val="en-US"/>
        </w:rPr>
        <w:commentReference w:id="193"/>
      </w:r>
      <w:commentRangeEnd w:id="194"/>
      <w:r>
        <w:rPr>
          <w:rStyle w:val="CommentReference"/>
          <w:sz w:val="22"/>
          <w:szCs w:val="22"/>
          <w:lang w:val="en-US"/>
        </w:rPr>
        <w:commentReference w:id="194"/>
      </w:r>
      <w:r>
        <w:rPr>
          <w:lang w:val="en-US"/>
        </w:rPr>
        <w:t xml:space="preserve">(e.g. Wahid et al., 2023; Grewal et al., 2025; Abou Elgheit, </w:t>
      </w:r>
      <w:commentRangeStart w:id="195"/>
      <w:r>
        <w:rPr>
          <w:lang w:val="en-US"/>
        </w:rPr>
        <w:t>2025</w:t>
      </w:r>
      <w:commentRangeEnd w:id="195"/>
      <w:r>
        <w:rPr>
          <w:rStyle w:val="CommentReference"/>
          <w:sz w:val="22"/>
          <w:szCs w:val="22"/>
          <w:lang w:val="en-US"/>
        </w:rPr>
        <w:commentReference w:id="195"/>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196"/>
      <w:r>
        <w:rPr>
          <w:lang w:val="en-US"/>
        </w:rPr>
        <w:t>agentic</w:t>
      </w:r>
      <w:commentRangeEnd w:id="196"/>
      <w:r>
        <w:rPr>
          <w:rStyle w:val="CommentReference"/>
          <w:sz w:val="22"/>
          <w:szCs w:val="22"/>
          <w:lang w:val="en-US"/>
        </w:rPr>
        <w:commentReference w:id="196"/>
      </w:r>
      <w:r>
        <w:rPr>
          <w:lang w:val="en-US"/>
        </w:rPr>
        <w:t xml:space="preserve"> AI. </w:t>
      </w:r>
      <w:commentRangeEnd w:id="191"/>
      <w:r w:rsidRPr="00EA14C2">
        <w:rPr>
          <w:rStyle w:val="CommentReference"/>
          <w:sz w:val="22"/>
          <w:szCs w:val="22"/>
        </w:rPr>
        <w:commentReference w:id="191"/>
      </w:r>
    </w:p>
    <w:p w14:paraId="267AE2C8" w14:textId="51704605" w:rsidR="00EB5DFF" w:rsidRDefault="00EB5DFF" w:rsidP="00EB4C45">
      <w:pPr>
        <w:pStyle w:val="Heading2"/>
      </w:pPr>
      <w:bookmarkStart w:id="197" w:name="_Toc232373235"/>
      <w:r>
        <w:t>5.1</w:t>
      </w:r>
      <w:r>
        <w:tab/>
        <w:t xml:space="preserve">Contributions to </w:t>
      </w:r>
      <w:r w:rsidR="005579BA">
        <w:t>t</w:t>
      </w:r>
      <w:r>
        <w:t>heory</w:t>
      </w:r>
      <w:bookmarkEnd w:id="197"/>
    </w:p>
    <w:p w14:paraId="60B14702" w14:textId="31CDD8F7" w:rsidR="00EB5DFF" w:rsidRPr="00EA14C2" w:rsidRDefault="00EB5DFF" w:rsidP="00A13249">
      <w:commentRangeStart w:id="198"/>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198"/>
      <w:r w:rsidRPr="00EA14C2">
        <w:rPr>
          <w:rStyle w:val="CommentReference"/>
          <w:sz w:val="22"/>
          <w:szCs w:val="22"/>
        </w:rPr>
        <w:commentReference w:id="198"/>
      </w:r>
    </w:p>
    <w:p w14:paraId="2E676806" w14:textId="08DBA21D" w:rsidR="00EB5DFF" w:rsidRPr="005A0EC0" w:rsidRDefault="00345929" w:rsidP="005A0EC0">
      <w:bookmarkStart w:id="19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199"/>
      <w:r>
        <w:rPr>
          <w:lang w:val="en-US"/>
        </w:rPr>
        <w:t>.</w:t>
      </w:r>
      <w:commentRangeStart w:id="200"/>
      <w:r w:rsidR="00EB5DFF">
        <w:rPr>
          <w:lang w:val="en-US"/>
        </w:rPr>
        <w:t xml:space="preserve">In line with earlier work on digital </w:t>
      </w:r>
      <w:r w:rsidR="00EB5DFF">
        <w:rPr>
          <w:lang w:val="en-US"/>
        </w:rPr>
        <w:lastRenderedPageBreak/>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18C82896" w:rsidR="00EB5DFF" w:rsidRPr="002779EF" w:rsidRDefault="00C25D5A" w:rsidP="00EB5DFF">
      <w:r>
        <w:rPr>
          <w:lang w:val="en-US"/>
        </w:rPr>
        <w:t xml:space="preserve">Likewise, this work also aligns with and builds on the insights from Vidal et al. (2022). Vidal et al. (2022) note how </w:t>
      </w:r>
      <w:commentRangeStart w:id="201"/>
      <w:r>
        <w:rPr>
          <w:lang w:val="en-US"/>
        </w:rPr>
        <w:t>digital leaders should become business leade</w:t>
      </w:r>
      <w:commentRangeEnd w:id="201"/>
      <w:r>
        <w:rPr>
          <w:rStyle w:val="CommentReference"/>
          <w:sz w:val="22"/>
          <w:szCs w:val="22"/>
          <w:lang w:val="en-US"/>
        </w:rPr>
        <w:commentReference w:id="201"/>
      </w:r>
      <w:r>
        <w:rPr>
          <w:lang w:val="en-US"/>
        </w:rPr>
        <w:t xml:space="preserve">rs, including developing business know-how within the digital function. </w:t>
      </w:r>
      <w:commentRangeStart w:id="202"/>
      <w:commentRangeEnd w:id="202"/>
      <w:r>
        <w:rPr>
          <w:rStyle w:val="CommentReference"/>
          <w:sz w:val="22"/>
          <w:szCs w:val="22"/>
          <w:lang w:val="en-US"/>
        </w:rPr>
        <w:commentReference w:id="202"/>
      </w:r>
      <w:r>
        <w:rPr>
          <w:lang w:val="en-US"/>
        </w:rPr>
        <w:t>This study builds on this idea</w:t>
      </w:r>
      <w:commentRangeStart w:id="203"/>
      <w:commentRangeEnd w:id="203"/>
      <w:r>
        <w:rPr>
          <w:rStyle w:val="CommentReference"/>
          <w:sz w:val="22"/>
          <w:szCs w:val="22"/>
          <w:lang w:val="en-US"/>
        </w:rPr>
        <w:commentReference w:id="203"/>
      </w:r>
      <w:r>
        <w:rPr>
          <w:lang w:val="en-US"/>
        </w:rPr>
        <w:t xml:space="preserve"> by mirroring it: marketing leaders should also become digital leaders, as the marketing function increasingly requires technical know-how and management skills. This </w:t>
      </w:r>
      <w:commentRangeStart w:id="204"/>
      <w:r>
        <w:rPr>
          <w:lang w:val="en-US"/>
        </w:rPr>
        <w:t>conclusion</w:t>
      </w:r>
      <w:commentRangeEnd w:id="204"/>
      <w:r>
        <w:rPr>
          <w:rStyle w:val="CommentReference"/>
          <w:sz w:val="22"/>
          <w:szCs w:val="22"/>
          <w:lang w:val="en-US"/>
        </w:rPr>
        <w:commentReference w:id="204"/>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05" w:name="OLE_LINK14"/>
      <w:r>
        <w:t xml:space="preserve"> work describes the digitalization </w:t>
      </w:r>
      <w:commentRangeStart w:id="206"/>
      <w:r>
        <w:t>paradox</w:t>
      </w:r>
      <w:commentRangeEnd w:id="206"/>
      <w:r>
        <w:rPr>
          <w:rStyle w:val="CommentReference"/>
          <w:i/>
          <w:iCs/>
          <w:sz w:val="22"/>
          <w:szCs w:val="22"/>
        </w:rPr>
        <w:commentReference w:id="206"/>
      </w:r>
      <w:r>
        <w:rPr>
          <w:i/>
          <w:iCs/>
        </w:rPr>
        <w:t>,</w:t>
      </w:r>
      <w:r>
        <w:t xml:space="preserve"> which shows that digital transformations often do not yield the expected returns. </w:t>
      </w:r>
      <w:bookmarkEnd w:id="205"/>
      <w:r w:rsidR="00647F56">
        <w:t xml:space="preserve">This study </w:t>
      </w:r>
      <w:r w:rsidR="00607FB5">
        <w:t>highlights a</w:t>
      </w:r>
      <w:r>
        <w:t xml:space="preserve"> different but related pattern, where the outcomes of investments in agentic AI differ significantly. </w:t>
      </w:r>
      <w:bookmarkStart w:id="207" w:name="OLE_LINK15"/>
      <w:r>
        <w:t xml:space="preserve">While </w:t>
      </w:r>
      <w:r>
        <w:rPr>
          <w:lang w:val="en-US"/>
        </w:rPr>
        <w:t xml:space="preserve">Gebauer </w:t>
      </w:r>
      <w:bookmarkStart w:id="208" w:name="OLE_LINK16"/>
      <w:r>
        <w:rPr>
          <w:lang w:val="en-US"/>
        </w:rPr>
        <w:t>et al. (2020)</w:t>
      </w:r>
      <w:bookmarkEnd w:id="207"/>
      <w:bookmarkEnd w:id="208"/>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09"/>
      <w:r>
        <w:rPr>
          <w:lang w:val="en-US"/>
        </w:rPr>
        <w:t>transformation</w:t>
      </w:r>
      <w:commentRangeEnd w:id="209"/>
      <w:r>
        <w:rPr>
          <w:rStyle w:val="CommentReference"/>
          <w:sz w:val="22"/>
          <w:szCs w:val="22"/>
          <w:lang w:val="en-US"/>
        </w:rPr>
        <w:commentReference w:id="209"/>
      </w:r>
      <w:r>
        <w:rPr>
          <w:lang w:val="en-US"/>
        </w:rPr>
        <w:t xml:space="preserve">. </w:t>
      </w:r>
      <w:commentRangeStart w:id="210"/>
      <w:commentRangeEnd w:id="210"/>
      <w:r>
        <w:rPr>
          <w:rStyle w:val="CommentReference"/>
          <w:sz w:val="22"/>
          <w:szCs w:val="22"/>
          <w:lang w:val="en-US"/>
        </w:rPr>
        <w:commentReference w:id="210"/>
      </w:r>
      <w:r>
        <w:rPr>
          <w:lang w:val="en-US"/>
        </w:rPr>
        <w:t>The data suggest</w:t>
      </w:r>
      <w:commentRangeStart w:id="211"/>
      <w:commentRangeEnd w:id="211"/>
      <w:r>
        <w:rPr>
          <w:rStyle w:val="CommentReference"/>
          <w:sz w:val="22"/>
          <w:szCs w:val="22"/>
          <w:lang w:val="en-US"/>
        </w:rPr>
        <w:commentReference w:id="211"/>
      </w:r>
      <w:r>
        <w:rPr>
          <w:lang w:val="en-US"/>
        </w:rPr>
        <w:t xml:space="preserve"> that this increased speed creates increased resistance and delaying behavior, where one participant noted that, “It goes so fast that [employees] get overwhelmed”. This implies that the managerial </w:t>
      </w:r>
      <w:commentRangeStart w:id="212"/>
      <w:r>
        <w:rPr>
          <w:lang w:val="en-US"/>
        </w:rPr>
        <w:t>behaviors</w:t>
      </w:r>
      <w:commentRangeEnd w:id="212"/>
      <w:r>
        <w:rPr>
          <w:rStyle w:val="CommentReference"/>
          <w:sz w:val="22"/>
          <w:szCs w:val="22"/>
          <w:lang w:val="en-US"/>
        </w:rPr>
        <w:commentReference w:id="212"/>
      </w:r>
      <w:r>
        <w:rPr>
          <w:lang w:val="en-US"/>
        </w:rPr>
        <w:t xml:space="preserve"> that were important </w:t>
      </w:r>
      <w:r>
        <w:rPr>
          <w:lang w:val="en-US"/>
        </w:rPr>
        <w:lastRenderedPageBreak/>
        <w:t xml:space="preserve">during earlier waves </w:t>
      </w:r>
      <w:commentRangeStart w:id="213"/>
      <w:r>
        <w:rPr>
          <w:lang w:val="en-US"/>
        </w:rPr>
        <w:t>of digital transformation</w:t>
      </w:r>
      <w:commentRangeEnd w:id="213"/>
      <w:r>
        <w:rPr>
          <w:rStyle w:val="CommentReference"/>
          <w:sz w:val="22"/>
          <w:szCs w:val="22"/>
          <w:lang w:val="en-US"/>
        </w:rPr>
        <w:commentReference w:id="213"/>
      </w:r>
      <w:r>
        <w:rPr>
          <w:lang w:val="en-US"/>
        </w:rPr>
        <w:t xml:space="preserve"> have become even more important in the age of agentic AI.</w:t>
      </w:r>
      <w:commentRangeEnd w:id="200"/>
      <w:r>
        <w:rPr>
          <w:rStyle w:val="CommentReference"/>
          <w:sz w:val="22"/>
          <w:szCs w:val="22"/>
          <w:lang w:val="en-US"/>
        </w:rPr>
        <w:commentReference w:id="200"/>
      </w:r>
    </w:p>
    <w:p w14:paraId="03EA2480" w14:textId="01A8CF75" w:rsidR="00EB5DFF" w:rsidRDefault="00EB5DFF" w:rsidP="00EB5DFF">
      <w:pPr>
        <w:rPr>
          <w:lang w:val="en-US"/>
        </w:rPr>
      </w:pPr>
      <w:commentRangeStart w:id="214"/>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15"/>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15"/>
      <w:r>
        <w:rPr>
          <w:rStyle w:val="CommentReference"/>
          <w:sz w:val="22"/>
          <w:szCs w:val="22"/>
          <w:lang w:val="en-US"/>
        </w:rPr>
        <w:commentReference w:id="215"/>
      </w:r>
      <w:commentRangeEnd w:id="214"/>
      <w:r>
        <w:rPr>
          <w:rStyle w:val="CommentReference"/>
          <w:sz w:val="22"/>
          <w:szCs w:val="22"/>
          <w:lang w:val="en-US"/>
        </w:rPr>
        <w:commentReference w:id="214"/>
      </w:r>
    </w:p>
    <w:p w14:paraId="48870530" w14:textId="69DD99A6" w:rsidR="00EB5DFF" w:rsidRDefault="00EB5DFF" w:rsidP="00EB5DFF">
      <w:commentRangeStart w:id="216"/>
      <w:r>
        <w:rPr>
          <w:i/>
          <w:iCs/>
          <w:lang w:val="en-US"/>
        </w:rPr>
        <w:t>Observing</w:t>
      </w:r>
      <w:commentRangeEnd w:id="216"/>
      <w:r>
        <w:rPr>
          <w:rStyle w:val="CommentReference"/>
          <w:sz w:val="22"/>
          <w:szCs w:val="22"/>
          <w:lang w:val="en-US"/>
        </w:rPr>
        <w:commentReference w:id="216"/>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DD9FD85" w:rsidR="00EB5DFF" w:rsidDel="00346E28" w:rsidRDefault="00EB5DFF" w:rsidP="005A0EC0">
      <w:pPr>
        <w:rPr>
          <w:del w:id="217"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18"/>
      <w:r>
        <w:t>criteria</w:t>
      </w:r>
      <w:commentRangeEnd w:id="218"/>
      <w:r>
        <w:rPr>
          <w:rStyle w:val="CommentReference"/>
          <w:sz w:val="22"/>
          <w:szCs w:val="22"/>
        </w:rPr>
        <w:commentReference w:id="218"/>
      </w:r>
      <w:r>
        <w:t xml:space="preserve"> as proposed by Srivastava (2026), and, in line with her call to research, connects these factors to value creation. Furthermore, evidence is provided that aligns with Schmidt et al.</w:t>
      </w:r>
      <w:commentRangeStart w:id="219"/>
      <w:r>
        <w:t>’s</w:t>
      </w:r>
      <w:commentRangeEnd w:id="219"/>
      <w:r>
        <w:rPr>
          <w:rStyle w:val="CommentReference"/>
          <w:sz w:val="22"/>
          <w:szCs w:val="22"/>
        </w:rPr>
        <w:commentReference w:id="219"/>
      </w:r>
      <w:r>
        <w:t xml:space="preserve"> </w:t>
      </w:r>
      <w:r>
        <w:lastRenderedPageBreak/>
        <w:t>(2026)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20"/>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20"/>
      <w:r>
        <w:rPr>
          <w:rStyle w:val="CommentReference"/>
          <w:sz w:val="22"/>
          <w:szCs w:val="22"/>
          <w:lang w:val="en-US"/>
        </w:rPr>
        <w:commentReference w:id="220"/>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329F0D19" w:rsidR="003E6A42" w:rsidRDefault="003E6A42" w:rsidP="003E6A42">
      <w:r>
        <w:t>Within the organizational context, marketing managers can seek to apply agentic AI. Four key use cases that marketing managers can apply</w:t>
      </w:r>
      <w:r w:rsidR="00FF4CF4">
        <w:t xml:space="preserve"> </w:t>
      </w:r>
      <w:r>
        <w:t>are observed: generating insights, creating and validating content and campaigns, utilizing generic agents for personal work, and employing customer-facing agents.</w:t>
      </w:r>
    </w:p>
    <w:p w14:paraId="22B90EB5" w14:textId="1AC647E2"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breadth of analytical use cases; they span use cases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228268ED"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21"/>
      <w:r>
        <w:t>This study adds to this idea by showing that marketers can be in control of these automations themselves, they use tools that</w:t>
      </w:r>
      <w:r w:rsidR="00FF4CF4">
        <w:t xml:space="preserve"> </w:t>
      </w:r>
      <w:r>
        <w:t>do not require programming experience to automate their own processes.</w:t>
      </w:r>
      <w:commentRangeEnd w:id="221"/>
      <w:r>
        <w:rPr>
          <w:rStyle w:val="CommentReference"/>
          <w:sz w:val="22"/>
          <w:szCs w:val="22"/>
        </w:rPr>
        <w:commentReference w:id="221"/>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 xml:space="preserve">and an agent that can be used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 xml:space="preserve">the consumer’s agentic AI system. </w:t>
      </w:r>
    </w:p>
    <w:p w14:paraId="78E1E6AC" w14:textId="7460EEB8" w:rsidR="00EB5DFF" w:rsidRDefault="0036626E" w:rsidP="0036626E">
      <w:r>
        <w:t>The model’s final component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22"/>
      <w:r w:rsidR="002E4C09">
        <w:t xml:space="preserve">Brynjolfsson et al. </w:t>
      </w:r>
      <w:r w:rsidR="004739D2">
        <w:t>(</w:t>
      </w:r>
      <w:r w:rsidR="002E4C09" w:rsidRPr="002E4C09">
        <w:rPr>
          <w:highlight w:val="white"/>
          <w:lang w:val="en-US"/>
        </w:rPr>
        <w:t>2025</w:t>
      </w:r>
      <w:r w:rsidR="00791F68">
        <w:t>)</w:t>
      </w:r>
      <w:commentRangeEnd w:id="222"/>
      <w:r w:rsidR="008A215C">
        <w:rPr>
          <w:rStyle w:val="CommentReference"/>
          <w:sz w:val="22"/>
          <w:szCs w:val="22"/>
        </w:rPr>
        <w:commentReference w:id="222"/>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extension of personal skillsets, this perceived benefit relates to marketers being able to perform tasks that they typically are not able to do. Interviewees see this pattern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analyzing how they 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and managerial behaviors in general stand out in their role for value creation. </w:t>
      </w:r>
    </w:p>
    <w:p w14:paraId="5DBA3115" w14:textId="430BDC4D"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w:t>
      </w:r>
      <w:r>
        <w:t xml:space="preserve">use AI to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23" w:name="_Toc232373236"/>
      <w:r>
        <w:t>5.2</w:t>
      </w:r>
      <w:r>
        <w:tab/>
        <w:t>Practical implications</w:t>
      </w:r>
      <w:bookmarkEnd w:id="223"/>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marketing manager.</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lastRenderedPageBreak/>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224"/>
      <w:r w:rsidR="00946436">
        <w:rPr>
          <w:lang w:val="en-US"/>
        </w:rPr>
        <w:t>education</w:t>
      </w:r>
      <w:commentRangeEnd w:id="224"/>
      <w:r w:rsidR="00A35520">
        <w:rPr>
          <w:rStyle w:val="CommentReference"/>
          <w:sz w:val="22"/>
          <w:szCs w:val="22"/>
          <w:lang w:val="en-US"/>
        </w:rPr>
        <w:commentReference w:id="224"/>
      </w:r>
      <w:r w:rsidR="00946436">
        <w:rPr>
          <w:lang w:val="en-US"/>
        </w:rPr>
        <w:t>, which is described by many as critical to help employees apply agentic AI effectively.</w:t>
      </w:r>
    </w:p>
    <w:p w14:paraId="5610621A" w14:textId="0663704A" w:rsidR="003A1863" w:rsidRDefault="00946436" w:rsidP="00C364AE">
      <w:pPr>
        <w:rPr>
          <w:lang w:val="en-US"/>
        </w:rPr>
      </w:pPr>
      <w:commentRangeStart w:id="225"/>
      <w:r>
        <w:rPr>
          <w:lang w:val="en-US"/>
        </w:rPr>
        <w:t xml:space="preserve">An interesting interplay arises between compliance and experimentation. </w:t>
      </w:r>
      <w:commentRangeEnd w:id="225"/>
      <w:r w:rsidR="003A1863">
        <w:rPr>
          <w:rStyle w:val="CommentReference"/>
          <w:sz w:val="22"/>
          <w:szCs w:val="22"/>
          <w:lang w:val="en-US"/>
        </w:rPr>
        <w:commentReference w:id="225"/>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7AC292F7"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Pr>
          <w:lang w:val="en-US"/>
        </w:rPr>
        <w:t>Vidal et al. (2022) note that digital leaders</w:t>
      </w:r>
      <w:r w:rsidR="00DE689A">
        <w:rPr>
          <w:lang w:val="en-US"/>
        </w:rPr>
        <w:t xml:space="preserve"> </w:t>
      </w:r>
      <w:commentRangeStart w:id="226"/>
      <w:r w:rsidR="00E72E0A">
        <w:rPr>
          <w:lang w:val="en-US"/>
        </w:rPr>
        <w:t>should become business leade</w:t>
      </w:r>
      <w:commentRangeEnd w:id="226"/>
      <w:r w:rsidR="00E72E0A">
        <w:rPr>
          <w:rStyle w:val="CommentReference"/>
          <w:sz w:val="22"/>
          <w:szCs w:val="22"/>
          <w:lang w:val="en-US"/>
        </w:rPr>
        <w:commentReference w:id="226"/>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their </w:t>
      </w:r>
      <w:r w:rsidR="00E435D2">
        <w:rPr>
          <w:lang w:val="en-US"/>
        </w:rPr>
        <w:lastRenderedPageBreak/>
        <w:t xml:space="preserve">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27" w:name="_Toc232373237"/>
      <w:r>
        <w:t>5.3</w:t>
      </w:r>
      <w:r>
        <w:tab/>
        <w:t xml:space="preserve">Limitations &amp; </w:t>
      </w:r>
      <w:r w:rsidR="00986252">
        <w:t>f</w:t>
      </w:r>
      <w:r>
        <w:t>uture research</w:t>
      </w:r>
      <w:bookmarkEnd w:id="227"/>
    </w:p>
    <w:p w14:paraId="71CBA20A" w14:textId="229A673C" w:rsidR="00EB5DFF" w:rsidRDefault="00EB5DFF" w:rsidP="00EB5DFF">
      <w:r>
        <w:rPr>
          <w:lang w:val="en-US"/>
        </w:rPr>
        <w:t xml:space="preserve">A limitation of this study lies in the speed at which AI is evolving. Many insights regarding the role of the manager align with earlier works on transformations (e.g., Vidal et al., 2022) and are likely to be relevant toward the future; others like the impact of specific use cases might be heavily dependent on the temporal </w:t>
      </w:r>
      <w:commentRangeStart w:id="228"/>
      <w:r>
        <w:rPr>
          <w:lang w:val="en-US"/>
        </w:rPr>
        <w:t>situation</w:t>
      </w:r>
      <w:commentRangeEnd w:id="228"/>
      <w:r>
        <w:rPr>
          <w:rStyle w:val="CommentReference"/>
          <w:sz w:val="22"/>
          <w:szCs w:val="22"/>
          <w:lang w:val="en-US"/>
        </w:rPr>
        <w:commentReference w:id="228"/>
      </w:r>
      <w:r>
        <w:rPr>
          <w:lang w:val="en-US"/>
        </w:rPr>
        <w:t xml:space="preserve">. Furthermore, as this research applies a qualitative approach, </w:t>
      </w:r>
      <w:commentRangeStart w:id="229"/>
      <w:commentRangeEnd w:id="229"/>
      <w:r>
        <w:rPr>
          <w:rStyle w:val="CommentReference"/>
          <w:sz w:val="22"/>
          <w:szCs w:val="22"/>
          <w:lang w:val="en-US"/>
        </w:rPr>
        <w:commentReference w:id="229"/>
      </w:r>
      <w:r>
        <w:rPr>
          <w:lang w:val="en-US"/>
        </w:rPr>
        <w:t>the outcomes</w:t>
      </w:r>
      <w:r w:rsidR="006C708F">
        <w:rPr>
          <w:lang w:val="en-US"/>
        </w:rPr>
        <w:t xml:space="preserve"> of this study</w:t>
      </w:r>
      <w:r>
        <w:rPr>
          <w:lang w:val="en-US"/>
        </w:rPr>
        <w:t xml:space="preserve"> could be</w:t>
      </w:r>
      <w:commentRangeStart w:id="230"/>
      <w:commentRangeEnd w:id="230"/>
      <w:r>
        <w:rPr>
          <w:rStyle w:val="CommentReference"/>
          <w:sz w:val="22"/>
          <w:szCs w:val="22"/>
          <w:lang w:val="en-US"/>
        </w:rPr>
        <w:commentReference w:id="230"/>
      </w:r>
      <w:r>
        <w:rPr>
          <w:lang w:val="en-US"/>
        </w:rPr>
        <w:t xml:space="preserve"> transferable to other </w:t>
      </w:r>
      <w:commentRangeStart w:id="231"/>
      <w:r>
        <w:rPr>
          <w:lang w:val="en-US"/>
        </w:rPr>
        <w:t>contexts</w:t>
      </w:r>
      <w:commentRangeEnd w:id="231"/>
      <w:r>
        <w:rPr>
          <w:rStyle w:val="CommentReference"/>
          <w:sz w:val="22"/>
          <w:szCs w:val="22"/>
          <w:lang w:val="en-US"/>
        </w:rPr>
        <w:commentReference w:id="231"/>
      </w:r>
      <w:r>
        <w:rPr>
          <w:lang w:val="en-US"/>
        </w:rPr>
        <w:t xml:space="preserve">, but might also be specific to a small number of individuals and the context of the interviews (Shenton, 2004). </w:t>
      </w:r>
      <w:commentRangeStart w:id="232"/>
      <w:r>
        <w:rPr>
          <w:lang w:val="en-US"/>
        </w:rPr>
        <w:t>To</w:t>
      </w:r>
      <w:commentRangeEnd w:id="232"/>
      <w:r>
        <w:rPr>
          <w:rStyle w:val="CommentReference"/>
          <w:sz w:val="22"/>
          <w:szCs w:val="22"/>
          <w:lang w:val="en-US"/>
        </w:rPr>
        <w:commentReference w:id="232"/>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 AI and the role of the marketing manager therein.</w:t>
      </w:r>
    </w:p>
    <w:p w14:paraId="2C144096" w14:textId="0627AF45" w:rsidR="00EB5DFF" w:rsidRDefault="00EB5DFF" w:rsidP="00EB5DFF">
      <w:r>
        <w:rPr>
          <w:lang w:val="en-US"/>
        </w:rPr>
        <w:t xml:space="preserve">Another limitation lies in the gap between optics and </w:t>
      </w:r>
      <w:commentRangeStart w:id="233"/>
      <w:r>
        <w:rPr>
          <w:lang w:val="en-US"/>
        </w:rPr>
        <w:t>reality</w:t>
      </w:r>
      <w:commentRangeEnd w:id="233"/>
      <w:r>
        <w:rPr>
          <w:rStyle w:val="CommentReference"/>
          <w:sz w:val="22"/>
          <w:szCs w:val="22"/>
          <w:lang w:val="en-US"/>
        </w:rPr>
        <w:commentReference w:id="233"/>
      </w:r>
      <w:r>
        <w:rPr>
          <w:lang w:val="en-US"/>
        </w:rPr>
        <w:t xml:space="preserve">; while many interviewees were open about this gap, others might not have been so </w:t>
      </w:r>
      <w:commentRangeStart w:id="234"/>
      <w:r>
        <w:rPr>
          <w:lang w:val="en-US"/>
        </w:rPr>
        <w:t>forthcoming</w:t>
      </w:r>
      <w:commentRangeEnd w:id="234"/>
      <w:r>
        <w:rPr>
          <w:rStyle w:val="CommentReference"/>
          <w:sz w:val="22"/>
          <w:szCs w:val="22"/>
          <w:lang w:val="en-US"/>
        </w:rPr>
        <w:commentReference w:id="234"/>
      </w:r>
      <w:r>
        <w:rPr>
          <w:lang w:val="en-US"/>
        </w:rPr>
        <w:t xml:space="preserve">. This study relies exclusively on interview data and is based on an inductive approach. In line with Polsa (2013), research could use different data collection methods and leverage different research approaches. For example, auditing the state of AI within an </w:t>
      </w:r>
      <w:commentRangeStart w:id="235"/>
      <w:r>
        <w:rPr>
          <w:lang w:val="en-US"/>
        </w:rPr>
        <w:t>organization</w:t>
      </w:r>
      <w:commentRangeEnd w:id="235"/>
      <w:r>
        <w:rPr>
          <w:rStyle w:val="CommentReference"/>
          <w:sz w:val="22"/>
          <w:szCs w:val="22"/>
          <w:lang w:val="en-US"/>
        </w:rPr>
        <w:commentReference w:id="235"/>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36"/>
      <w:commentRangeEnd w:id="236"/>
      <w:r>
        <w:rPr>
          <w:rStyle w:val="CommentReference"/>
          <w:sz w:val="22"/>
          <w:szCs w:val="22"/>
          <w:lang w:val="en-US"/>
        </w:rPr>
        <w:commentReference w:id="236"/>
      </w:r>
      <w:r>
        <w:rPr>
          <w:lang w:val="en-US"/>
        </w:rPr>
        <w:t xml:space="preserve">. </w:t>
      </w:r>
    </w:p>
    <w:p w14:paraId="1FFE8426" w14:textId="21703476" w:rsidR="00EB5DFF" w:rsidRPr="009E2C30" w:rsidRDefault="00EB5DFF" w:rsidP="6E19D5D5">
      <w:pPr>
        <w:rPr>
          <w:b/>
          <w:bCs/>
          <w:color w:val="76923C" w:themeColor="accent3" w:themeShade="BF"/>
          <w:lang w:val="en-US"/>
        </w:rPr>
      </w:pPr>
      <w:r>
        <w:rPr>
          <w:lang w:val="en-US"/>
        </w:rPr>
        <w:t xml:space="preserve">Finally, </w:t>
      </w:r>
      <w:commentRangeStart w:id="237"/>
      <w:commentRangeStart w:id="238"/>
      <w:r>
        <w:rPr>
          <w:lang w:val="en-US"/>
        </w:rPr>
        <w:t>research</w:t>
      </w:r>
      <w:commentRangeEnd w:id="237"/>
      <w:r>
        <w:rPr>
          <w:rStyle w:val="CommentReference"/>
          <w:sz w:val="22"/>
          <w:szCs w:val="22"/>
          <w:lang w:val="en-US"/>
        </w:rPr>
        <w:commentReference w:id="237"/>
      </w:r>
      <w:commentRangeEnd w:id="238"/>
      <w:r>
        <w:rPr>
          <w:rStyle w:val="CommentReference"/>
          <w:sz w:val="22"/>
          <w:szCs w:val="22"/>
          <w:lang w:val="en-US"/>
        </w:rPr>
        <w:commentReference w:id="238"/>
      </w:r>
      <w:r>
        <w:rPr>
          <w:lang w:val="en-US"/>
        </w:rPr>
        <w:t xml:space="preserve"> could study specific elements in more </w:t>
      </w:r>
      <w:commentRangeStart w:id="239"/>
      <w:r>
        <w:rPr>
          <w:lang w:val="en-US"/>
        </w:rPr>
        <w:t>depth</w:t>
      </w:r>
      <w:commentRangeEnd w:id="239"/>
      <w:r>
        <w:rPr>
          <w:rStyle w:val="CommentReference"/>
          <w:sz w:val="22"/>
          <w:szCs w:val="22"/>
          <w:lang w:val="en-US"/>
        </w:rPr>
        <w:commentReference w:id="239"/>
      </w:r>
      <w:r>
        <w:rPr>
          <w:lang w:val="en-US"/>
        </w:rPr>
        <w:t xml:space="preserve">. First, research seems to rarely analyze the impact of specific technical features or technical </w:t>
      </w:r>
      <w:commentRangeStart w:id="240"/>
      <w:r>
        <w:rPr>
          <w:lang w:val="en-US"/>
        </w:rPr>
        <w:t>configurations</w:t>
      </w:r>
      <w:commentRangeEnd w:id="240"/>
      <w:r>
        <w:rPr>
          <w:rStyle w:val="CommentReference"/>
          <w:sz w:val="22"/>
          <w:szCs w:val="22"/>
          <w:lang w:val="en-US"/>
        </w:rPr>
        <w:commentReference w:id="240"/>
      </w:r>
      <w:r>
        <w:rPr>
          <w:lang w:val="en-US"/>
        </w:rPr>
        <w:t xml:space="preserve"> on business outcomes</w:t>
      </w:r>
      <w:r w:rsidR="000A6ECC">
        <w:rPr>
          <w:lang w:val="en-US"/>
        </w:rPr>
        <w:t>;</w:t>
      </w:r>
      <w:r>
        <w:rPr>
          <w:lang w:val="en-US"/>
        </w:rPr>
        <w:t xml:space="preserve"> research in this domain could further explain the high variance regarding value outcomes for similar use cases. Second, research could make a more detailed analysis regarding the effect of the organizational </w:t>
      </w:r>
      <w:commentRangeStart w:id="241"/>
      <w:r>
        <w:rPr>
          <w:lang w:val="en-US"/>
        </w:rPr>
        <w:t>context</w:t>
      </w:r>
      <w:commentRangeEnd w:id="241"/>
      <w:r>
        <w:rPr>
          <w:rStyle w:val="CommentReference"/>
          <w:sz w:val="22"/>
          <w:szCs w:val="22"/>
          <w:lang w:val="en-US"/>
        </w:rPr>
        <w:commentReference w:id="241"/>
      </w:r>
      <w:r>
        <w:rPr>
          <w:lang w:val="en-US"/>
        </w:rPr>
        <w:t xml:space="preserve">, looking into optimal configurations that managers can </w:t>
      </w:r>
      <w:r>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42"/>
      <w:r>
        <w:rPr>
          <w:lang w:val="en-US"/>
        </w:rPr>
        <w:t>organization</w:t>
      </w:r>
      <w:commentRangeEnd w:id="242"/>
      <w:r>
        <w:rPr>
          <w:rStyle w:val="CommentReference"/>
          <w:sz w:val="22"/>
          <w:szCs w:val="22"/>
          <w:lang w:val="en-US"/>
        </w:rPr>
        <w:commentReference w:id="242"/>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43" w:name="_Toc232373238"/>
      <w:r w:rsidRPr="00FF3122">
        <w:lastRenderedPageBreak/>
        <w:t>6.</w:t>
      </w:r>
      <w:r w:rsidRPr="00FF3122">
        <w:tab/>
        <w:t>Conclusion</w:t>
      </w:r>
      <w:bookmarkEnd w:id="243"/>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44"/>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44"/>
      <w:r w:rsidRPr="00FF3122">
        <w:rPr>
          <w:rStyle w:val="CommentReference"/>
          <w:sz w:val="22"/>
          <w:szCs w:val="22"/>
        </w:rPr>
        <w:commentReference w:id="244"/>
      </w:r>
    </w:p>
    <w:p w14:paraId="00684ECC" w14:textId="3BE5DBF5" w:rsidR="00FF3122" w:rsidRPr="00FF3122" w:rsidRDefault="00FF3122" w:rsidP="00EB5DFF">
      <w:pPr>
        <w:rPr>
          <w:lang w:val="en-US"/>
        </w:rPr>
      </w:pPr>
      <w:commentRangeStart w:id="245"/>
      <w:r w:rsidRPr="00FF3122">
        <w:rPr>
          <w:lang w:val="en-US"/>
        </w:rPr>
        <w:t>Empirically</w:t>
      </w:r>
      <w:commentRangeEnd w:id="245"/>
      <w:r w:rsidRPr="00FF3122">
        <w:rPr>
          <w:rStyle w:val="CommentReference"/>
          <w:sz w:val="22"/>
          <w:szCs w:val="22"/>
          <w:lang w:val="en-US"/>
        </w:rPr>
        <w:commentReference w:id="245"/>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46" w:name="_Toc232373239"/>
      <w:r>
        <w:lastRenderedPageBreak/>
        <w:t>7.</w:t>
      </w:r>
      <w:r>
        <w:tab/>
        <w:t>References</w:t>
      </w:r>
      <w:bookmarkEnd w:id="246"/>
    </w:p>
    <w:p>
      <w:pPr>
        <w:ind w:left="720" w:hanging="720"/>
        <w:rPr>
          <w:ins w:id="284" w:author="Claude" w:date="2026-06-15T00:00:00Z"/>
          <w:highlight w:val="white"/>
        </w:rPr>
      </w:pPr>
      <w:ins w:id="285" w:author="Claude" w:date="2026-06-15T00:00:00Z">
        <w:r>
          <w:rPr>
            <w:highlight w:val="white"/>
          </w:rPr>
          <w:t xml:space="preserve">Abou Elgheit, E. (2025). Generative AI as a disruptive innovation: Implications for marketing strategic transformations. </w:t>
        </w:r>
        <w:r>
          <w:rPr>
            <w:i/>
            <w:iCs/>
            <w:highlight w:val="white"/>
          </w:rPr>
          <w:t xml:space="preserve">Foresight and STI Governance, 19</w:t>
        </w:r>
        <w:r>
          <w:rPr>
            <w:highlight w:val="white"/>
          </w:rPr>
          <w:t xml:space="preserve">(1), 6-15. https://doi.org/10.17323/fstig.2025.24831</w:t>
        </w:r>
      </w:ins>
    </w:p>
    <w:p w14:paraId="1313EFEC" w14:textId="21C3175A" w:rsidR="00EB5DFF" w:rsidRDefault="00017A32" w:rsidP="6E19D5D5">
      <w:pPr>
        <w:ind w:left="720" w:hanging="720"/>
        <w:rPr>
          <w:highlight w:val="white"/>
          <w:lang w:val="en-US"/>
        </w:rPr>
      </w:pPr>
      <w:r w:rsidRPr="00017A32">
        <w:rPr>
          <w:highlight w:val="white"/>
        </w:rPr>
        <w:t>Acharya, D. B., Kuppan, K., &amp; Divya, B. (2025). Agentic AI: Autonomous intelligence for complex goals—A comprehensive survey. </w:t>
      </w:r>
      <w:r w:rsidRPr="00017A32">
        <w:rPr>
          <w:i/>
          <w:iCs/>
          <w:highlight w:val="white"/>
        </w:rPr>
        <w:t>IEE</w:t>
      </w:r>
      <w:r w:rsidR="00E36F84">
        <w:rPr>
          <w:i/>
          <w:iCs/>
          <w:highlight w:val="white"/>
        </w:rPr>
        <w:t>E</w:t>
      </w:r>
      <w:r w:rsidRPr="00017A32">
        <w:rPr>
          <w:i/>
          <w:iCs/>
          <w:highlight w:val="white"/>
        </w:rPr>
        <w:t xml:space="preserve"> Access</w:t>
      </w:r>
      <w:r w:rsidRPr="00017A32">
        <w:rPr>
          <w:highlight w:val="white"/>
        </w:rPr>
        <w:t>, </w:t>
      </w:r>
      <w:r w:rsidRPr="00017A32">
        <w:rPr>
          <w:i/>
          <w:iCs/>
          <w:highlight w:val="white"/>
        </w:rPr>
        <w:t>13</w:t>
      </w:r>
      <w:r w:rsidRPr="00017A32">
        <w:rPr>
          <w:highlight w:val="white"/>
        </w:rPr>
        <w:t>, 18912-18936.</w:t>
      </w:r>
    </w:p>
    <w:p w14:paraId="7EE7E688" w14:textId="15A7C401"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r w:rsidRPr="00017A32">
        <w:rPr>
          <w:i/>
          <w:iCs/>
          <w:highlight w:val="white"/>
        </w:rPr>
        <w:t>Harvard business review</w:t>
      </w:r>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77777777" w:rsidR="00EB5DFF" w:rsidRDefault="00EB5DFF" w:rsidP="00EB5DFF">
      <w:pPr>
        <w:spacing w:line="360" w:lineRule="auto"/>
        <w:ind w:left="720" w:hanging="720"/>
        <w:rPr>
          <w:highlight w:val="white"/>
        </w:rPr>
      </w:pPr>
      <w:commentRangeStart w:id="247"/>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commentRangeEnd w:id="247"/>
      <w:r w:rsidR="00EF75A8">
        <w:rPr>
          <w:rStyle w:val="CommentReference"/>
          <w:sz w:val="22"/>
          <w:szCs w:val="22"/>
          <w:highlight w:val="white"/>
        </w:rPr>
        <w:commentReference w:id="247"/>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425262D" w:rsidR="00EB5DFF" w:rsidRDefault="00EF75A8" w:rsidP="00EB5DFF">
      <w:pPr>
        <w:spacing w:line="360" w:lineRule="auto"/>
        <w:ind w:left="720" w:hanging="720"/>
        <w:rPr>
          <w:highlight w:val="white"/>
          <w:lang w:val="en-US"/>
        </w:rPr>
      </w:pPr>
      <w:r>
        <w:t xml:space="preserve">Blumer, H. </w:t>
      </w:r>
      <w:del w:id="264" w:author="Claude" w:date="2026-06-15T00:00:00Z">
        <w:r>
          <w:delText xml:space="preserve">(1986)</w:delText>
        </w:r>
      </w:del>
      <w:ins w:id="265" w:author="Claude" w:date="2026-06-15T00:00:00Z">
        <w:r>
          <w:t xml:space="preserve">(1969)</w:t>
        </w:r>
      </w:ins>
      <w:r>
        <w:t xml:space="preserve">. </w:t>
      </w:r>
      <w:r w:rsidRPr="00EF75A8">
        <w:rPr>
          <w:i/>
          <w:iCs/>
        </w:rPr>
        <w:t>Symbolic interactionism: Perspective and method</w:t>
      </w:r>
      <w:r>
        <w:t xml:space="preserve">. </w:t>
      </w:r>
      <w:del w:id="266" w:author="Claude" w:date="2026-06-15T00:00:00Z">
        <w:r>
          <w:delText xml:space="preserve">Univ of California Press</w:delText>
        </w:r>
      </w:del>
      <w:ins w:id="267" w:author="Claude" w:date="2026-06-15T00:00:00Z">
        <w:r>
          <w:t xml:space="preserve">Prentice-Hall</w:t>
        </w:r>
      </w:ins>
      <w:r>
        <w:t xml:space="preserve">.</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363DC96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r w:rsidRPr="00217EAA">
        <w:rPr>
          <w:i/>
          <w:iCs/>
          <w:highlight w:val="white"/>
        </w:rPr>
        <w:t>Advances in neural information processing systems</w:t>
      </w:r>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p w14:paraId="239FFE1D" w14:textId="77777777" w:rsidR="00EB5DFF" w:rsidRDefault="00EB5DFF" w:rsidP="00EB5DFF">
      <w:pPr>
        <w:ind w:left="720" w:hanging="720"/>
        <w:rPr>
          <w:del w:id="286" w:author="Claude" w:date="2026-06-15T00:00:00Z"/>
          <w:highlight w:val="white"/>
        </w:rPr>
      </w:pPr>
      <w:commentRangeStart w:id="248"/>
      <w:del w:id="287" w:author="Claude" w:date="2026-06-15T00:00:00Z">
        <w:r>
          <w:rPr>
            <w:highlight w:val="white"/>
          </w:rPr>
          <w:delText xml:space="preserve">Claude. (2025, October 16). </w:delText>
        </w:r>
      </w:del>
      <w:del w:id="288" w:author="Claude" w:date="2026-06-15T00:00:00Z">
        <w:r>
          <w:rPr>
            <w:i/>
            <w:iCs/>
            <w:highlight w:val="white"/>
          </w:rPr>
          <w:delText xml:space="preserve">Introducing Agent Skills</w:delText>
        </w:r>
      </w:del>
      <w:del w:id="289" w:author="Claude" w:date="2026-06-15T00:00:00Z">
        <w:r>
          <w:rPr>
            <w:highlight w:val="white"/>
          </w:rPr>
          <w:delText xml:space="preserve">. Claude. </w:delText>
        </w:r>
      </w:del>
      <w:hyperlink r:id="rId19">
        <w:del w:id="291" w:author="Claude" w:date="2026-06-15T00:00:00Z">
          <w:r>
            <w:rPr>
              <w:color w:val="1155CC"/>
              <w:highlight w:val="white"/>
              <w:u w:val="single"/>
            </w:rPr>
            <w:delText xml:space="preserve">https://claude.com/blog/skills</w:delText>
          </w:r>
        </w:del>
      </w:hyperlink>
      <w:commentRangeEnd w:id="248"/>
      <w:del w:id="290" w:author="Claude" w:date="2026-06-15T00:00:00Z">
        <w:r w:rsidR="00217EAA">
          <w:rPr>
            <w:rStyle w:val="CommentReference"/>
            <w:sz w:val="22"/>
            <w:szCs w:val="22"/>
            <w:highlight w:val="white"/>
          </w:rPr>
          <w:commentReference w:id="248"/>
        </w:r>
      </w:del>
    </w:p>
    <w:p w14:paraId="4BE468B7" w14:textId="0D4B4055" w:rsidR="00EB5DFF" w:rsidRDefault="00217EAA" w:rsidP="00EB5DFF">
      <w:pPr>
        <w:ind w:left="720" w:hanging="720"/>
        <w:rPr>
          <w:highlight w:val="white"/>
        </w:rPr>
      </w:pPr>
      <w:r w:rsidRPr="00217EAA">
        <w:rPr>
          <w:highlight w:val="white"/>
        </w:rPr>
        <w:lastRenderedPageBreak/>
        <w:t>Charmaz, K. (2006). </w:t>
      </w:r>
      <w:r w:rsidRPr="00217EAA">
        <w:rPr>
          <w:i/>
          <w:iCs/>
          <w:highlight w:val="white"/>
        </w:rPr>
        <w:t>Constructing grounded theory: A practical guide through qualitative analysis</w:t>
      </w:r>
      <w:r w:rsidRPr="00217EAA">
        <w:rPr>
          <w:highlight w:val="white"/>
        </w:rPr>
        <w:t xml:space="preserve">. </w:t>
      </w:r>
      <w:r w:rsidR="003F0B26">
        <w:rPr>
          <w:highlight w:val="white"/>
        </w:rPr>
        <w:t>S</w:t>
      </w:r>
      <w:r w:rsidRPr="00217EAA">
        <w:rPr>
          <w:highlight w:val="white"/>
        </w:rPr>
        <w:t>age.</w:t>
      </w:r>
    </w:p>
    <w:p w14:paraId="6F2E82DB" w14:textId="61C1A63D" w:rsidR="008C4328" w:rsidRPr="003F0B26" w:rsidRDefault="00AC6784" w:rsidP="00EB5DFF">
      <w:pPr>
        <w:ind w:left="720" w:hanging="720"/>
        <w:rPr>
          <w:highlight w:val="white"/>
        </w:rPr>
      </w:pPr>
      <w:r w:rsidRPr="00AC6784">
        <w:rPr>
          <w:highlight w:val="white"/>
        </w:rPr>
        <w:t>Charmaz, K. (2014). Constructing grounded theory (introducing qualitative methods series). </w:t>
      </w:r>
      <w:r w:rsidR="004F58B1" w:rsidRPr="004F58B1">
        <w:rPr>
          <w:i/>
          <w:iCs/>
          <w:highlight w:val="white"/>
        </w:rPr>
        <w:t xml:space="preserve">Constructing grounded theory (2nd ed.). </w:t>
      </w:r>
      <w:r w:rsidR="004F58B1" w:rsidRPr="003F0B26">
        <w:rPr>
          <w:highlight w:val="white"/>
        </w:rPr>
        <w:t>Sage.</w:t>
      </w:r>
    </w:p>
    <w:p w14:paraId="41397D1A" w14:textId="3FB1F1AB" w:rsidR="00EB5DFF" w:rsidRPr="00DC0191" w:rsidRDefault="00EB5DFF" w:rsidP="00814E79">
      <w:pPr>
        <w:ind w:left="720" w:hanging="720"/>
        <w:rPr>
          <w:del w:id="249" w:author="Claude" w:date="2026-06-14T00:00:00Z"/>
          <w:sz w:val="20"/>
          <w:szCs w:val="20"/>
          <w:highlight w:val="white"/>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pPr>
        <w:ind w:left="720" w:hanging="720"/>
        <w:rPr>
          <w:ins w:id="292" w:author="Claude" w:date="2026-06-15T00:00:00Z"/>
          <w:highlight w:val="white"/>
        </w:rPr>
      </w:pPr>
      <w:ins w:id="293" w:author="Claude" w:date="2026-06-15T00:00:00Z">
        <w:r>
          <w:rPr>
            <w:highlight w:val="white"/>
          </w:rPr>
          <w:t xml:space="preserve">Claude. (2025, October 16). </w:t>
        </w:r>
        <w:r>
          <w:rPr>
            <w:i/>
            <w:iCs/>
            <w:highlight w:val="white"/>
          </w:rPr>
          <w:t xml:space="preserve">Introducing Agent Skills</w:t>
        </w:r>
        <w:r>
          <w:rPr>
            <w:highlight w:val="white"/>
          </w:rPr>
          <w:t xml:space="preserve">. Claude. https://claude.com/blog/skills</w:t>
        </w:r>
      </w:ins>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697CDDE5" w:rsidR="00EB5DFF" w:rsidRDefault="0016740A" w:rsidP="00EB5DFF">
      <w:pPr>
        <w:ind w:left="720" w:hanging="720"/>
        <w:rPr>
          <w:highlight w:val="white"/>
        </w:rPr>
      </w:pPr>
      <w:r w:rsidRPr="0016740A">
        <w:rPr>
          <w:highlight w:val="white"/>
          <w:lang w:val="fr-FR"/>
        </w:rPr>
        <w:t xml:space="preserve">Devlin, J., Chang, M. W., Lee, K., &amp; Toutanova, K. (2019, June). </w:t>
      </w:r>
      <w:r w:rsidRPr="0016740A">
        <w:rPr>
          <w:highlight w:val="white"/>
        </w:rPr>
        <w:t>Bert: Pre-training of deep bidirectional transformers for language understanding. In </w:t>
      </w:r>
      <w:r w:rsidRPr="0016740A">
        <w:rPr>
          <w:i/>
          <w:iCs/>
          <w:highlight w:val="white"/>
        </w:rPr>
        <w:t>Proceedings of the 2019 conference of the North American chapter of the association for computational linguistics: human language technologies, volume 1 (long and short papers)</w:t>
      </w:r>
      <w:r w:rsidRPr="0016740A">
        <w:rPr>
          <w:highlight w:val="white"/>
        </w:rPr>
        <w:t> (pp. 4171-4186).</w:t>
      </w:r>
    </w:p>
    <w:p w14:paraId="44DFE957" w14:textId="2CC7C50C" w:rsidR="00EB5DFF" w:rsidRPr="00CB0362" w:rsidRDefault="0016740A" w:rsidP="00EB5DFF">
      <w:pPr>
        <w:spacing w:line="360" w:lineRule="auto"/>
        <w:ind w:left="720" w:hanging="720"/>
        <w:rPr>
          <w:highlight w:val="white"/>
          <w:lang w:val="fr-FR"/>
        </w:rPr>
      </w:pPr>
      <w:r w:rsidRPr="0016740A">
        <w:rPr>
          <w:highlight w:val="white"/>
          <w:lang w:val="de-DE"/>
        </w:rPr>
        <w:t xml:space="preserve">Doshi, A. R., &amp; Hauser, O. P. (2024). </w:t>
      </w:r>
      <w:r w:rsidRPr="0016740A">
        <w:rPr>
          <w:highlight w:val="white"/>
        </w:rPr>
        <w:t>Generative AI enhances individual creativity but reduces the collective diversity of novel content. </w:t>
      </w:r>
      <w:r w:rsidRPr="0016740A">
        <w:rPr>
          <w:i/>
          <w:iCs/>
          <w:highlight w:val="white"/>
          <w:lang w:val="fr-FR"/>
        </w:rPr>
        <w:t>Science advances</w:t>
      </w:r>
      <w:r w:rsidRPr="0016740A">
        <w:rPr>
          <w:highlight w:val="white"/>
          <w:lang w:val="fr-FR"/>
        </w:rPr>
        <w:t>, </w:t>
      </w:r>
      <w:r w:rsidRPr="0016740A">
        <w:rPr>
          <w:i/>
          <w:iCs/>
          <w:highlight w:val="white"/>
          <w:lang w:val="fr-FR"/>
        </w:rPr>
        <w:t>10</w:t>
      </w:r>
      <w:r w:rsidRPr="0016740A">
        <w:rPr>
          <w:highlight w:val="white"/>
          <w:lang w:val="fr-FR"/>
        </w:rPr>
        <w:t>(28), eadn5290.</w:t>
      </w:r>
    </w:p>
    <w:p w14:paraId="5D07805A" w14:textId="7B23FB00" w:rsidR="00EB5DFF" w:rsidRDefault="0016740A" w:rsidP="00EB5DFF">
      <w:pPr>
        <w:ind w:left="720" w:hanging="720"/>
        <w:rPr>
          <w:highlight w:val="white"/>
        </w:rPr>
      </w:pPr>
      <w:r w:rsidRPr="0016740A">
        <w:rPr>
          <w:highlight w:val="white"/>
          <w:lang w:val="fr-FR"/>
        </w:rPr>
        <w:t xml:space="preserve">Duarte, V., Zuniga-Jara, S., &amp; Contreras, S. (2022). </w:t>
      </w:r>
      <w:r w:rsidRPr="0016740A">
        <w:rPr>
          <w:highlight w:val="white"/>
        </w:rPr>
        <w:t>Machine learning and marketing: A systematic literature review. </w:t>
      </w:r>
      <w:r w:rsidRPr="0016740A">
        <w:rPr>
          <w:i/>
          <w:iCs/>
          <w:highlight w:val="white"/>
        </w:rPr>
        <w:t>IEEE Access</w:t>
      </w:r>
      <w:r w:rsidRPr="0016740A">
        <w:rPr>
          <w:highlight w:val="white"/>
        </w:rPr>
        <w:t>, </w:t>
      </w:r>
      <w:r w:rsidRPr="0016740A">
        <w:rPr>
          <w:i/>
          <w:iCs/>
          <w:highlight w:val="white"/>
        </w:rPr>
        <w:t>10</w:t>
      </w:r>
      <w:r w:rsidRPr="0016740A">
        <w:rPr>
          <w:highlight w:val="white"/>
        </w:rPr>
        <w:t>, 93273-93288.</w:t>
      </w:r>
    </w:p>
    <w:p w14:paraId="03D3DD0F" w14:textId="3F2980E4" w:rsidR="00EB5DFF" w:rsidRDefault="0016740A" w:rsidP="6E19D5D5">
      <w:pPr>
        <w:ind w:left="720" w:hanging="720"/>
        <w:rPr>
          <w:highlight w:val="white"/>
          <w:lang w:val="en-US"/>
        </w:rPr>
      </w:pPr>
      <w:r w:rsidRPr="0016740A">
        <w:rPr>
          <w:highlight w:val="white"/>
        </w:rPr>
        <w:t>Dutta, S., Assem, H., &amp; Burgin, E. (2021). Sequence-to-sequence learning on keywords for efficient FAQ retrieval. </w:t>
      </w:r>
      <w:r w:rsidRPr="0016740A">
        <w:rPr>
          <w:i/>
          <w:iCs/>
          <w:highlight w:val="white"/>
        </w:rPr>
        <w:t>arXiv preprint arXiv:2108.10019</w:t>
      </w:r>
      <w:r w:rsidRPr="0016740A">
        <w:rPr>
          <w:highlight w:val="white"/>
        </w:rPr>
        <w:t>.</w:t>
      </w:r>
    </w:p>
    <w:p w14:paraId="71D42C30" w14:textId="4AA950B1" w:rsidR="00EB5DFF" w:rsidRDefault="0016740A" w:rsidP="6E19D5D5">
      <w:pPr>
        <w:ind w:left="720" w:hanging="720"/>
        <w:rPr>
          <w:del w:id="278" w:author="Claude" w:date="2026-06-15T00:00:00Z"/>
          <w:highlight w:val="white"/>
          <w:lang w:val="en-US"/>
        </w:rPr>
      </w:pPr>
      <w:del w:id="279" w:author="Claude" w:date="2026-06-15T00:00:00Z">
        <w:r w:rsidRPr="0016740A">
          <w:rPr>
            <w:highlight w:val="white"/>
          </w:rPr>
          <w:delText xml:space="preserve">Elgheit, E. A. (2025). Generative AI as a disruptive innovation: implications for marketing strategic transformations. </w:delText>
        </w:r>
      </w:del>
      <w:del w:id="280" w:author="Claude" w:date="2026-06-15T00:00:00Z">
        <w:r w:rsidRPr="0016740A">
          <w:rPr>
            <w:i/>
            <w:iCs/>
            <w:highlight w:val="white"/>
          </w:rPr>
          <w:delText xml:space="preserve">Foresight and STI governance</w:delText>
        </w:r>
      </w:del>
      <w:del w:id="281" w:author="Claude" w:date="2026-06-15T00:00:00Z">
        <w:r w:rsidRPr="0016740A">
          <w:rPr>
            <w:highlight w:val="white"/>
          </w:rPr>
          <w:delText xml:space="preserve">, </w:delText>
        </w:r>
      </w:del>
      <w:del w:id="282" w:author="Claude" w:date="2026-06-15T00:00:00Z">
        <w:r w:rsidRPr="0016740A">
          <w:rPr>
            <w:i/>
            <w:iCs/>
            <w:highlight w:val="white"/>
          </w:rPr>
          <w:delText xml:space="preserve">19</w:delText>
        </w:r>
      </w:del>
      <w:del w:id="283" w:author="Claude" w:date="2026-06-15T00:00:00Z">
        <w:r w:rsidRPr="0016740A">
          <w:rPr>
            <w:highlight w:val="white"/>
          </w:rPr>
          <w:delText xml:space="preserve">.</w:delText>
        </w:r>
      </w:del>
    </w:p>
    <w:p w14:paraId="73B01FED" w14:textId="2509091F" w:rsidR="00EB5DFF" w:rsidRDefault="00095C42" w:rsidP="00EB5DFF">
      <w:pPr>
        <w:spacing w:line="360" w:lineRule="auto"/>
        <w:ind w:left="720" w:hanging="720"/>
        <w:rPr>
          <w:highlight w:val="white"/>
        </w:rPr>
      </w:pPr>
      <w:r w:rsidRPr="00095C42">
        <w:rPr>
          <w:highlight w:val="white"/>
          <w:lang w:val="nl-NL"/>
        </w:rPr>
        <w:t xml:space="preserve">Enholm, I. M., Papagiannidis, E., Mikalef, P., &amp; Krogstie, J. (2022). </w:t>
      </w:r>
      <w:r w:rsidRPr="00095C42">
        <w:rPr>
          <w:highlight w:val="white"/>
        </w:rPr>
        <w:t>Artificial intelligence and business value: A literature review. </w:t>
      </w:r>
      <w:r w:rsidRPr="00095C42">
        <w:rPr>
          <w:i/>
          <w:iCs/>
          <w:highlight w:val="white"/>
        </w:rPr>
        <w:t>Information systems frontiers</w:t>
      </w:r>
      <w:r w:rsidRPr="00095C42">
        <w:rPr>
          <w:highlight w:val="white"/>
        </w:rPr>
        <w:t>, </w:t>
      </w:r>
      <w:r w:rsidRPr="00095C42">
        <w:rPr>
          <w:i/>
          <w:iCs/>
          <w:highlight w:val="white"/>
        </w:rPr>
        <w:t>24</w:t>
      </w:r>
      <w:r w:rsidRPr="00095C42">
        <w:rPr>
          <w:highlight w:val="white"/>
        </w:rPr>
        <w:t>(5), 1709-1734.</w:t>
      </w:r>
    </w:p>
    <w:p w14:paraId="46C5B5EB" w14:textId="4308340D" w:rsidR="00EB5DFF" w:rsidRDefault="00095C42" w:rsidP="6E19D5D5">
      <w:pPr>
        <w:ind w:left="720" w:hanging="720"/>
        <w:rPr>
          <w:highlight w:val="white"/>
          <w:lang w:val="en-US"/>
        </w:rPr>
      </w:pPr>
      <w:r w:rsidRPr="00095C42">
        <w:rPr>
          <w:highlight w:val="white"/>
        </w:rPr>
        <w:t>Gao, Y., Xiong, Y., Gao, X., Jia, K., Pan, J., Bi, Y., ... &amp; Wang, H. (2023). Retrieval-augmented generation for large language models: A survey. </w:t>
      </w:r>
      <w:r w:rsidRPr="00095C42">
        <w:rPr>
          <w:i/>
          <w:iCs/>
          <w:highlight w:val="white"/>
        </w:rPr>
        <w:t>arXiv preprint arXiv:2312.10997</w:t>
      </w:r>
      <w:r w:rsidRPr="00095C42">
        <w:rPr>
          <w:highlight w:val="white"/>
        </w:rPr>
        <w:t>, </w:t>
      </w:r>
      <w:r w:rsidRPr="00095C42">
        <w:rPr>
          <w:i/>
          <w:iCs/>
          <w:highlight w:val="white"/>
        </w:rPr>
        <w:t>2</w:t>
      </w:r>
      <w:r w:rsidRPr="00095C42">
        <w:rPr>
          <w:highlight w:val="white"/>
        </w:rPr>
        <w:t>(1), 32.</w:t>
      </w:r>
    </w:p>
    <w:p w14:paraId="29E0C4BA" w14:textId="1263A057" w:rsidR="00EB5DFF" w:rsidRDefault="00912B15" w:rsidP="00EB5DFF">
      <w:pPr>
        <w:ind w:left="720" w:hanging="720"/>
        <w:rPr>
          <w:highlight w:val="white"/>
        </w:rPr>
      </w:pPr>
      <w:r w:rsidRPr="00912B15">
        <w:rPr>
          <w:highlight w:val="white"/>
          <w:lang w:val="de-DE"/>
        </w:rPr>
        <w:lastRenderedPageBreak/>
        <w:t xml:space="preserve">Gebauer, H., Fleisch, E., Lamprecht, C., &amp; Wortmann, F. (2020). </w:t>
      </w:r>
      <w:r w:rsidRPr="00912B15">
        <w:rPr>
          <w:highlight w:val="white"/>
        </w:rPr>
        <w:t>Growth paths for overcoming the digitalization paradox. </w:t>
      </w:r>
      <w:r w:rsidRPr="00912B15">
        <w:rPr>
          <w:i/>
          <w:iCs/>
          <w:highlight w:val="white"/>
        </w:rPr>
        <w:t>Business Horizons</w:t>
      </w:r>
      <w:r w:rsidRPr="00912B15">
        <w:rPr>
          <w:highlight w:val="white"/>
        </w:rPr>
        <w:t>, </w:t>
      </w:r>
      <w:r w:rsidRPr="00912B15">
        <w:rPr>
          <w:i/>
          <w:iCs/>
          <w:highlight w:val="white"/>
        </w:rPr>
        <w:t>63</w:t>
      </w:r>
      <w:r w:rsidRPr="00912B15">
        <w:rPr>
          <w:highlight w:val="white"/>
        </w:rPr>
        <w:t>(3), 313-323.</w:t>
      </w:r>
    </w:p>
    <w:p w14:paraId="2EE7CA92" w14:textId="70694E22" w:rsidR="00EB5DFF" w:rsidRDefault="00BD2844" w:rsidP="00EB5DFF">
      <w:pPr>
        <w:ind w:left="720" w:hanging="720"/>
        <w:rPr>
          <w:highlight w:val="white"/>
        </w:rPr>
      </w:pPr>
      <w:r w:rsidRPr="00BD2844">
        <w:rPr>
          <w:highlight w:val="white"/>
        </w:rPr>
        <w:t>Grewal, D., Satornino, C. B., Davenport, T., &amp; Guha, A. (2025). How generative AI is shaping the future of marketing. </w:t>
      </w:r>
      <w:r w:rsidRPr="00BD2844">
        <w:rPr>
          <w:i/>
          <w:iCs/>
          <w:highlight w:val="white"/>
        </w:rPr>
        <w:t>Journal of the Academy of Marketing Science</w:t>
      </w:r>
      <w:r w:rsidRPr="00BD2844">
        <w:rPr>
          <w:highlight w:val="white"/>
        </w:rPr>
        <w:t>, </w:t>
      </w:r>
      <w:r w:rsidRPr="00BD2844">
        <w:rPr>
          <w:i/>
          <w:iCs/>
          <w:highlight w:val="white"/>
        </w:rPr>
        <w:t>53</w:t>
      </w:r>
      <w:r w:rsidRPr="00BD2844">
        <w:rPr>
          <w:highlight w:val="white"/>
        </w:rPr>
        <w:t>(3), 702-722.</w:t>
      </w:r>
    </w:p>
    <w:p w14:paraId="0D5302F5" w14:textId="59FD5F3B" w:rsidR="00EB5DFF" w:rsidRDefault="00DB6468" w:rsidP="6E19D5D5">
      <w:pPr>
        <w:ind w:left="720" w:hanging="720"/>
        <w:rPr>
          <w:highlight w:val="white"/>
          <w:lang w:val="en-US"/>
        </w:rPr>
      </w:pPr>
      <w:r w:rsidRPr="00DB6468">
        <w:rPr>
          <w:highlight w:val="white"/>
        </w:rPr>
        <w:t>Guercini, S. (2022). Scope of heuristics and digitalization: the case of marketing automation. </w:t>
      </w:r>
      <w:r w:rsidRPr="00DB6468">
        <w:rPr>
          <w:i/>
          <w:iCs/>
          <w:highlight w:val="white"/>
        </w:rPr>
        <w:t>Mind &amp; Society</w:t>
      </w:r>
      <w:r w:rsidRPr="00DB6468">
        <w:rPr>
          <w:highlight w:val="white"/>
        </w:rPr>
        <w:t>, </w:t>
      </w:r>
      <w:r w:rsidRPr="00DB6468">
        <w:rPr>
          <w:i/>
          <w:iCs/>
          <w:highlight w:val="white"/>
        </w:rPr>
        <w:t>21</w:t>
      </w:r>
      <w:r w:rsidRPr="00DB6468">
        <w:rPr>
          <w:highlight w:val="white"/>
        </w:rPr>
        <w:t>(2), 151-164.</w:t>
      </w:r>
    </w:p>
    <w:p w14:paraId="44A52228" w14:textId="67BFCDF5" w:rsidR="00EB5DFF" w:rsidRPr="009267BF" w:rsidRDefault="00DB6468" w:rsidP="00EB5DFF">
      <w:pPr>
        <w:ind w:left="720" w:hanging="720"/>
        <w:rPr>
          <w:highlight w:val="white"/>
          <w:lang w:val="de-DE"/>
        </w:rPr>
      </w:pPr>
      <w:r w:rsidRPr="00DB6468">
        <w:rPr>
          <w:highlight w:val="white"/>
        </w:rPr>
        <w:t>Guercini, S. (2023). Marketing automation and the scope of marketers' heuristics. </w:t>
      </w:r>
      <w:r w:rsidRPr="00DB6468">
        <w:rPr>
          <w:i/>
          <w:iCs/>
          <w:highlight w:val="white"/>
          <w:lang w:val="de-DE"/>
        </w:rPr>
        <w:t>Management Decision</w:t>
      </w:r>
      <w:r w:rsidRPr="00DB6468">
        <w:rPr>
          <w:highlight w:val="white"/>
          <w:lang w:val="de-DE"/>
        </w:rPr>
        <w:t>, </w:t>
      </w:r>
      <w:r w:rsidRPr="00DB6468">
        <w:rPr>
          <w:i/>
          <w:iCs/>
          <w:highlight w:val="white"/>
          <w:lang w:val="de-DE"/>
        </w:rPr>
        <w:t>61</w:t>
      </w:r>
      <w:r w:rsidRPr="00DB6468">
        <w:rPr>
          <w:highlight w:val="white"/>
          <w:lang w:val="de-DE"/>
        </w:rPr>
        <w:t>(13), 295-320.</w:t>
      </w:r>
    </w:p>
    <w:p w14:paraId="75EF85D9" w14:textId="77777777" w:rsidR="00742E25" w:rsidRDefault="00DB6468" w:rsidP="00EB5DFF">
      <w:pPr>
        <w:ind w:left="720" w:hanging="720"/>
        <w:rPr>
          <w:highlight w:val="white"/>
        </w:rPr>
      </w:pPr>
      <w:r w:rsidRPr="00DB6468">
        <w:rPr>
          <w:highlight w:val="white"/>
          <w:lang w:val="de-DE"/>
        </w:rPr>
        <w:t xml:space="preserve">Gupta, S., Lehmann, D. R., &amp; Stuart, J. A. (2004). </w:t>
      </w:r>
      <w:r w:rsidRPr="00DB6468">
        <w:rPr>
          <w:highlight w:val="white"/>
        </w:rPr>
        <w:t>Valuing customers. </w:t>
      </w:r>
      <w:r w:rsidRPr="00DB6468">
        <w:rPr>
          <w:i/>
          <w:iCs/>
          <w:highlight w:val="white"/>
        </w:rPr>
        <w:t>Journal of marketing research</w:t>
      </w:r>
      <w:r w:rsidRPr="00DB6468">
        <w:rPr>
          <w:highlight w:val="white"/>
        </w:rPr>
        <w:t>, </w:t>
      </w:r>
      <w:r w:rsidRPr="00DB6468">
        <w:rPr>
          <w:i/>
          <w:iCs/>
          <w:highlight w:val="white"/>
        </w:rPr>
        <w:t>41</w:t>
      </w:r>
      <w:r w:rsidRPr="00DB6468">
        <w:rPr>
          <w:highlight w:val="white"/>
        </w:rPr>
        <w:t>(1), 7-18.</w:t>
      </w:r>
    </w:p>
    <w:p w14:paraId="0E1C385E" w14:textId="540C463D" w:rsidR="00EB5DFF" w:rsidRDefault="00742E25" w:rsidP="002B0A2A">
      <w:pPr>
        <w:ind w:left="720" w:hanging="720"/>
        <w:rPr>
          <w:highlight w:val="white"/>
        </w:rPr>
      </w:pPr>
      <w:r w:rsidRPr="00742E25">
        <w:rPr>
          <w:highlight w:val="white"/>
        </w:rPr>
        <w:t>Hasselwander, M., Sunio, V., Lah, O., &amp; Mogaji, E. (2026). Toward agentic AI: User acceptance of a deeply personalized AI super assistant (AISA). </w:t>
      </w:r>
      <w:r w:rsidRPr="00742E25">
        <w:rPr>
          <w:i/>
          <w:iCs/>
          <w:highlight w:val="white"/>
        </w:rPr>
        <w:t>Journal of Retailing and Consumer Services</w:t>
      </w:r>
      <w:r w:rsidRPr="00742E25">
        <w:rPr>
          <w:highlight w:val="white"/>
        </w:rPr>
        <w:t>, </w:t>
      </w:r>
      <w:r w:rsidRPr="00742E25">
        <w:rPr>
          <w:i/>
          <w:iCs/>
          <w:highlight w:val="white"/>
        </w:rPr>
        <w:t>89</w:t>
      </w:r>
      <w:r w:rsidRPr="00742E25">
        <w:rPr>
          <w:highlight w:val="white"/>
        </w:rPr>
        <w:t>, 104620.</w:t>
      </w:r>
    </w:p>
    <w:p w14:paraId="588DD446" w14:textId="77777777" w:rsidR="001B31AC" w:rsidRDefault="001B31AC" w:rsidP="00EB5DFF">
      <w:pPr>
        <w:ind w:left="720" w:hanging="720"/>
      </w:pPr>
      <w:r w:rsidRPr="00742E25">
        <w:rPr>
          <w:highlight w:val="white"/>
          <w:lang w:val="en-US"/>
        </w:rPr>
        <w:t xml:space="preserve">Heimbach, I., Kostyra, D. S., &amp; Hinz, O. (2015). </w:t>
      </w:r>
      <w:r w:rsidRPr="001B31AC">
        <w:rPr>
          <w:highlight w:val="white"/>
        </w:rPr>
        <w:t>Marketing automation. </w:t>
      </w:r>
      <w:r w:rsidRPr="001B31AC">
        <w:rPr>
          <w:i/>
          <w:iCs/>
          <w:highlight w:val="white"/>
        </w:rPr>
        <w:t>Business &amp; Information Systems Engineering</w:t>
      </w:r>
      <w:r w:rsidRPr="001B31AC">
        <w:rPr>
          <w:highlight w:val="white"/>
        </w:rPr>
        <w:t>, </w:t>
      </w:r>
      <w:r w:rsidRPr="001B31AC">
        <w:rPr>
          <w:i/>
          <w:iCs/>
          <w:highlight w:val="white"/>
        </w:rPr>
        <w:t>57</w:t>
      </w:r>
      <w:r w:rsidRPr="001B31AC">
        <w:rPr>
          <w:highlight w:val="white"/>
        </w:rPr>
        <w:t>(2), 129-133.</w:t>
      </w:r>
    </w:p>
    <w:p w14:paraId="243A7FC1" w14:textId="2FD474C6" w:rsidR="00EB5DFF" w:rsidRDefault="00AB1D76" w:rsidP="00EB5DFF">
      <w:pPr>
        <w:ind w:left="720" w:hanging="720"/>
      </w:pPr>
      <w:r w:rsidRPr="00AB1D76">
        <w:t>Holmström, J. (2022). From AI to digital transformation: The AI readiness framework. </w:t>
      </w:r>
      <w:r w:rsidRPr="00AB1D76">
        <w:rPr>
          <w:i/>
          <w:iCs/>
        </w:rPr>
        <w:t>Business horizons</w:t>
      </w:r>
      <w:r w:rsidRPr="00AB1D76">
        <w:t>, </w:t>
      </w:r>
      <w:r w:rsidRPr="00AB1D76">
        <w:rPr>
          <w:i/>
          <w:iCs/>
        </w:rPr>
        <w:t>65</w:t>
      </w:r>
      <w:r w:rsidRPr="00AB1D76">
        <w:t>(3), 329-339.</w:t>
      </w:r>
    </w:p>
    <w:p w14:paraId="0C41AD5D" w14:textId="2D784E2C" w:rsidR="00EB5DFF" w:rsidRDefault="00AB1D76" w:rsidP="00EB5DFF">
      <w:pPr>
        <w:ind w:left="720" w:hanging="720"/>
      </w:pPr>
      <w:r w:rsidRPr="00AB1D76">
        <w:rPr>
          <w:highlight w:val="white"/>
        </w:rPr>
        <w:t>Hughes, L., Dwivedi, Y. K., Malik, T., Shawosh, M., Albashrawi, M. A., Jeon, I., ... &amp; Walton, P. (2025). AI agents and agentic systems: A multi-expert analysis. </w:t>
      </w:r>
      <w:r w:rsidRPr="00AB1D76">
        <w:rPr>
          <w:i/>
          <w:iCs/>
          <w:highlight w:val="white"/>
        </w:rPr>
        <w:t>Journal of Computer Information Systems</w:t>
      </w:r>
      <w:r w:rsidRPr="00AB1D76">
        <w:rPr>
          <w:highlight w:val="white"/>
        </w:rPr>
        <w:t>, </w:t>
      </w:r>
      <w:r w:rsidRPr="00AB1D76">
        <w:rPr>
          <w:i/>
          <w:iCs/>
          <w:highlight w:val="white"/>
        </w:rPr>
        <w:t>65</w:t>
      </w:r>
      <w:r w:rsidRPr="00AB1D76">
        <w:rPr>
          <w:highlight w:val="white"/>
        </w:rPr>
        <w:t>(4), 489-517.</w:t>
      </w:r>
    </w:p>
    <w:p w14:paraId="4EA48028" w14:textId="71591B74" w:rsidR="00EB5DFF" w:rsidRDefault="00AB1D76" w:rsidP="6E19D5D5">
      <w:pPr>
        <w:spacing w:line="360" w:lineRule="auto"/>
        <w:ind w:left="720" w:hanging="720"/>
        <w:rPr>
          <w:highlight w:val="white"/>
          <w:lang w:val="en-US"/>
        </w:rPr>
      </w:pPr>
      <w:r w:rsidRPr="00AB1D76">
        <w:rPr>
          <w:highlight w:val="white"/>
        </w:rPr>
        <w:t>Jain, V., Wadhwani, K., &amp; Eastman, J. K. (2024). Artificial intelligence consumer behavior: A hybrid review and research agenda. </w:t>
      </w:r>
      <w:r w:rsidRPr="00AB1D76">
        <w:rPr>
          <w:i/>
          <w:iCs/>
          <w:highlight w:val="white"/>
        </w:rPr>
        <w:t>Journal of consumer behaviour</w:t>
      </w:r>
      <w:r w:rsidRPr="00AB1D76">
        <w:rPr>
          <w:highlight w:val="white"/>
        </w:rPr>
        <w:t>, </w:t>
      </w:r>
      <w:r w:rsidRPr="00AB1D76">
        <w:rPr>
          <w:i/>
          <w:iCs/>
          <w:highlight w:val="white"/>
        </w:rPr>
        <w:t>23</w:t>
      </w:r>
      <w:r w:rsidRPr="00AB1D76">
        <w:rPr>
          <w:highlight w:val="white"/>
        </w:rPr>
        <w:t>(2), 676-697.</w:t>
      </w:r>
    </w:p>
    <w:p w14:paraId="700216CB" w14:textId="63A0C619" w:rsidR="00EB5DFF" w:rsidRDefault="004F2874" w:rsidP="00AC6784">
      <w:pPr>
        <w:spacing w:line="360" w:lineRule="auto"/>
        <w:ind w:left="720" w:hanging="720"/>
        <w:rPr>
          <w:del w:id="250" w:author="Claude" w:date="2026-06-14T00:00:00Z"/>
          <w:highlight w:val="white"/>
          <w:lang w:val="en-US"/>
        </w:rPr>
      </w:pPr>
      <w:r w:rsidRPr="004F2874">
        <w:rPr>
          <w:highlight w:val="white"/>
        </w:rPr>
        <w:t>Järvinen, J., &amp; Taiminen, H. (2016). Harnessing marketing automation for B2B content marketing. </w:t>
      </w:r>
      <w:r w:rsidRPr="004F2874">
        <w:rPr>
          <w:i/>
          <w:iCs/>
          <w:highlight w:val="white"/>
        </w:rPr>
        <w:t>Industrial marketing management</w:t>
      </w:r>
      <w:r w:rsidRPr="004F2874">
        <w:rPr>
          <w:highlight w:val="white"/>
        </w:rPr>
        <w:t>, </w:t>
      </w:r>
      <w:r w:rsidRPr="004F2874">
        <w:rPr>
          <w:i/>
          <w:iCs/>
          <w:highlight w:val="white"/>
        </w:rPr>
        <w:t>54</w:t>
      </w:r>
      <w:r w:rsidRPr="004F2874">
        <w:rPr>
          <w:highlight w:val="white"/>
        </w:rPr>
        <w:t>, 164-175.</w:t>
      </w:r>
    </w:p>
    <w:p w14:paraId="1B314B75" w14:textId="02EBB3D4" w:rsidR="00EB5DFF" w:rsidRDefault="003D26D2" w:rsidP="6E19D5D5">
      <w:pPr>
        <w:ind w:left="720" w:hanging="720"/>
        <w:rPr>
          <w:highlight w:val="white"/>
          <w:lang w:val="en-US"/>
        </w:rPr>
      </w:pPr>
      <w:r w:rsidRPr="00B9389E">
        <w:rPr>
          <w:highlight w:val="white"/>
          <w:lang w:val="en-US"/>
        </w:rPr>
        <w:t xml:space="preserve">Kastner, J. K., &amp; Hong, S. J. (1984). </w:t>
      </w:r>
      <w:r w:rsidRPr="003D26D2">
        <w:rPr>
          <w:highlight w:val="white"/>
        </w:rPr>
        <w:t>A review of expert systems. </w:t>
      </w:r>
      <w:r w:rsidRPr="003D26D2">
        <w:rPr>
          <w:i/>
          <w:iCs/>
          <w:highlight w:val="white"/>
        </w:rPr>
        <w:t>European journal of operational research</w:t>
      </w:r>
      <w:r w:rsidRPr="003D26D2">
        <w:rPr>
          <w:highlight w:val="white"/>
        </w:rPr>
        <w:t>, </w:t>
      </w:r>
      <w:r w:rsidRPr="003D26D2">
        <w:rPr>
          <w:i/>
          <w:iCs/>
          <w:highlight w:val="white"/>
        </w:rPr>
        <w:t>18</w:t>
      </w:r>
      <w:r w:rsidRPr="003D26D2">
        <w:rPr>
          <w:highlight w:val="white"/>
        </w:rPr>
        <w:t>(3), 285-292.</w:t>
      </w:r>
    </w:p>
    <w:p>
      <w:pPr>
        <w:ind w:left="720" w:hanging="720"/>
        <w:rPr>
          <w:ins w:id="299" w:author="Claude" w:date="2026-06-15T00:00:00Z"/>
          <w:highlight w:val="white"/>
        </w:rPr>
      </w:pPr>
      <w:ins w:id="300" w:author="Claude" w:date="2026-06-15T00:00:00Z">
        <w:r>
          <w:rPr>
            <w:highlight w:val="white"/>
          </w:rPr>
          <w:t xml:space="preserve">Kim, J. (2025). Advertising in the age of agentic AI: Call for research. </w:t>
        </w:r>
        <w:r>
          <w:rPr>
            <w:i/>
            <w:iCs/>
            <w:highlight w:val="white"/>
          </w:rPr>
          <w:t xml:space="preserve">Journal of Interactive Advertising, 25</w:t>
        </w:r>
        <w:r>
          <w:rPr>
            <w:highlight w:val="white"/>
          </w:rPr>
          <w:t xml:space="preserve">(3), 215-221.</w:t>
        </w:r>
      </w:ins>
    </w:p>
    <w:p w14:paraId="5E930B7A" w14:textId="77777777" w:rsidR="00CD6A2F" w:rsidRDefault="003D26D2" w:rsidP="00674B42">
      <w:pPr>
        <w:spacing w:line="360" w:lineRule="auto"/>
        <w:ind w:left="720" w:hanging="720"/>
        <w:rPr>
          <w:highlight w:val="white"/>
        </w:rPr>
      </w:pPr>
      <w:r w:rsidRPr="003D26D2">
        <w:rPr>
          <w:highlight w:val="white"/>
        </w:rPr>
        <w:lastRenderedPageBreak/>
        <w:t>Kohavi, R., Longbotham, R., Sommerfield, D., &amp; Henne, R. M. (2009). Controlled experiments on the web: survey and practical guide. </w:t>
      </w:r>
      <w:r w:rsidRPr="003D26D2">
        <w:rPr>
          <w:i/>
          <w:iCs/>
          <w:highlight w:val="white"/>
        </w:rPr>
        <w:t>Data mining and knowledge discovery</w:t>
      </w:r>
      <w:r w:rsidRPr="003D26D2">
        <w:rPr>
          <w:highlight w:val="white"/>
        </w:rPr>
        <w:t>, </w:t>
      </w:r>
      <w:r w:rsidRPr="003D26D2">
        <w:rPr>
          <w:i/>
          <w:iCs/>
          <w:highlight w:val="white"/>
        </w:rPr>
        <w:t>18</w:t>
      </w:r>
      <w:r w:rsidRPr="003D26D2">
        <w:rPr>
          <w:highlight w:val="white"/>
        </w:rPr>
        <w:t>(1), 140-181.</w:t>
      </w:r>
    </w:p>
    <w:p w14:paraId="71DFA2D1" w14:textId="7CFAC3B4" w:rsidR="00EB5DFF" w:rsidRDefault="007B592F" w:rsidP="00674B42">
      <w:pPr>
        <w:spacing w:line="360" w:lineRule="auto"/>
        <w:ind w:left="720" w:hanging="720"/>
        <w:rPr>
          <w:del w:id="251" w:author="Claude" w:date="2026-06-14T00:00:00Z"/>
          <w:highlight w:val="white"/>
          <w:lang w:val="en-US"/>
        </w:rPr>
      </w:pPr>
      <w:del w:id="294" w:author="Claude" w:date="2026-06-15T00:00:00Z">
        <w:r w:rsidRPr="007B592F">
          <w:rPr>
            <w:highlight w:val="white"/>
          </w:rPr>
          <w:delText xml:space="preserve">Kim, J. (2025). Advertising in the age of agentic AI: Call for research. </w:delText>
        </w:r>
      </w:del>
      <w:del w:id="295" w:author="Claude" w:date="2026-06-15T00:00:00Z">
        <w:r w:rsidRPr="007B592F">
          <w:rPr>
            <w:i/>
            <w:iCs/>
            <w:highlight w:val="white"/>
          </w:rPr>
          <w:delText xml:space="preserve">Journal of Interactive Advertising</w:delText>
        </w:r>
      </w:del>
      <w:del w:id="296" w:author="Claude" w:date="2026-06-15T00:00:00Z">
        <w:r w:rsidRPr="007B592F">
          <w:rPr>
            <w:highlight w:val="white"/>
          </w:rPr>
          <w:delText xml:space="preserve">, </w:delText>
        </w:r>
      </w:del>
      <w:del w:id="297" w:author="Claude" w:date="2026-06-15T00:00:00Z">
        <w:r w:rsidRPr="007B592F">
          <w:rPr>
            <w:i/>
            <w:iCs/>
            <w:highlight w:val="white"/>
          </w:rPr>
          <w:delText xml:space="preserve">25</w:delText>
        </w:r>
      </w:del>
      <w:del w:id="298" w:author="Claude" w:date="2026-06-15T00:00:00Z">
        <w:r w:rsidRPr="007B592F">
          <w:rPr>
            <w:highlight w:val="white"/>
          </w:rPr>
          <w:delText xml:space="preserve">(3), 215-221.</w:delText>
        </w:r>
      </w:del>
    </w:p>
    <w:p w14:paraId="6F7F200C" w14:textId="7829A0A9" w:rsidR="00EB5DFF" w:rsidRDefault="00EC0FD4" w:rsidP="00D447A3">
      <w:pPr>
        <w:ind w:left="720" w:hanging="720"/>
        <w:rPr>
          <w:del w:id="252" w:author="Claude" w:date="2026-06-14T00:00:00Z"/>
          <w:highlight w:val="white"/>
        </w:rPr>
      </w:pPr>
      <w:r w:rsidRPr="00EC0FD4">
        <w:rPr>
          <w:highlight w:val="white"/>
        </w:rPr>
        <w:t>Krizhevsky, A., Sutskever, I., &amp; Hinton, G. E. (2012). Imagenet classification with deep convolutional neural networks. </w:t>
      </w:r>
      <w:r w:rsidRPr="00EC0FD4">
        <w:rPr>
          <w:i/>
          <w:iCs/>
          <w:highlight w:val="white"/>
        </w:rPr>
        <w:t>Advances in neural information processing systems</w:t>
      </w:r>
      <w:r w:rsidRPr="00EC0FD4">
        <w:rPr>
          <w:highlight w:val="white"/>
        </w:rPr>
        <w:t>, </w:t>
      </w:r>
      <w:r w:rsidRPr="00EC0FD4">
        <w:rPr>
          <w:i/>
          <w:iCs/>
          <w:highlight w:val="white"/>
        </w:rPr>
        <w:t>25</w:t>
      </w:r>
      <w:r w:rsidRPr="00EC0FD4">
        <w:rPr>
          <w:highlight w:val="white"/>
        </w:rPr>
        <w:t>.</w:t>
      </w:r>
    </w:p>
    <w:p w14:paraId="7AFD521C" w14:textId="360769B1" w:rsidR="00EB5DFF" w:rsidRDefault="001B701B" w:rsidP="00EB5DFF">
      <w:pPr>
        <w:ind w:left="720" w:hanging="720"/>
        <w:rPr>
          <w:highlight w:val="white"/>
        </w:rPr>
      </w:pPr>
      <w:r w:rsidRPr="001B701B">
        <w:rPr>
          <w:highlight w:val="white"/>
        </w:rPr>
        <w:t>LeCun, Y., Bengio, Y., &amp; Hinton, G. (2015). Deep learning. </w:t>
      </w:r>
      <w:r w:rsidRPr="001B701B">
        <w:rPr>
          <w:i/>
          <w:iCs/>
          <w:highlight w:val="white"/>
        </w:rPr>
        <w:t>nature</w:t>
      </w:r>
      <w:r w:rsidRPr="001B701B">
        <w:rPr>
          <w:highlight w:val="white"/>
        </w:rPr>
        <w:t>, </w:t>
      </w:r>
      <w:r w:rsidRPr="001B701B">
        <w:rPr>
          <w:i/>
          <w:iCs/>
          <w:highlight w:val="white"/>
        </w:rPr>
        <w:t>521</w:t>
      </w:r>
      <w:r w:rsidRPr="001B701B">
        <w:rPr>
          <w:highlight w:val="white"/>
        </w:rPr>
        <w:t>(7553), 436-444.</w:t>
      </w:r>
    </w:p>
    <w:p w14:paraId="4052D659" w14:textId="4468FE01" w:rsidR="00EB5DFF" w:rsidRDefault="00DA7074" w:rsidP="00EB5DFF">
      <w:pPr>
        <w:ind w:left="720" w:hanging="720"/>
      </w:pPr>
      <w:r w:rsidRPr="00DA7074">
        <w:t>Lewis, P., Perez, E., Piktus, A., Petroni, F., Karpukhin, V., Goyal, N., ... &amp; Kiela, D. (2020). Retrieval-augmented generation for knowledge-intensive nlp tasks. </w:t>
      </w:r>
      <w:r w:rsidRPr="00DA7074">
        <w:rPr>
          <w:i/>
          <w:iCs/>
        </w:rPr>
        <w:t>Advances in neural information processing systems</w:t>
      </w:r>
      <w:r w:rsidRPr="00DA7074">
        <w:t>, </w:t>
      </w:r>
      <w:r w:rsidRPr="00DA7074">
        <w:rPr>
          <w:i/>
          <w:iCs/>
        </w:rPr>
        <w:t>33</w:t>
      </w:r>
      <w:r w:rsidRPr="00DA7074">
        <w:t>, 9459-9474.</w:t>
      </w:r>
    </w:p>
    <w:p w14:paraId="2AFDF14D" w14:textId="2A8F6013" w:rsidR="00EB5DFF" w:rsidRPr="00DF1B07" w:rsidRDefault="004D13FC" w:rsidP="00EB5DFF">
      <w:pPr>
        <w:ind w:left="720" w:hanging="720"/>
        <w:rPr>
          <w:highlight w:val="white"/>
          <w:lang w:val="it-IT"/>
        </w:rPr>
      </w:pPr>
      <w:r w:rsidRPr="004D13FC">
        <w:rPr>
          <w:highlight w:val="white"/>
        </w:rPr>
        <w:t>Li, M., Guo, S., &amp; Liu, R. (2025). BERT-based Consumer Sentiment Analysis for Personalized Marketing Strategies. </w:t>
      </w:r>
      <w:r w:rsidRPr="00B9389E">
        <w:rPr>
          <w:i/>
          <w:iCs/>
          <w:highlight w:val="white"/>
          <w:lang w:val="it-IT"/>
        </w:rPr>
        <w:t>Informatica</w:t>
      </w:r>
      <w:r w:rsidRPr="00B9389E">
        <w:rPr>
          <w:highlight w:val="white"/>
          <w:lang w:val="it-IT"/>
        </w:rPr>
        <w:t>, </w:t>
      </w:r>
      <w:r w:rsidRPr="00B9389E">
        <w:rPr>
          <w:i/>
          <w:iCs/>
          <w:highlight w:val="white"/>
          <w:lang w:val="it-IT"/>
        </w:rPr>
        <w:t>49</w:t>
      </w:r>
      <w:r w:rsidRPr="00B9389E">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23B9EF6E" w:rsidR="00FF2C84" w:rsidRDefault="004D13FC" w:rsidP="007E0CC3">
      <w:pPr>
        <w:ind w:left="720" w:hanging="720"/>
        <w:rPr>
          <w:strike/>
          <w:lang w:val="en-US"/>
        </w:rPr>
      </w:pPr>
      <w:r w:rsidRPr="004D13FC">
        <w:rPr>
          <w:highlight w:val="white"/>
        </w:rPr>
        <w:t>Little, J. D. (1979). Decision support systems for marketing managers. </w:t>
      </w:r>
      <w:r w:rsidRPr="004D13FC">
        <w:rPr>
          <w:i/>
          <w:iCs/>
          <w:highlight w:val="white"/>
        </w:rPr>
        <w:t>Journal of marketing</w:t>
      </w:r>
      <w:r w:rsidRPr="004D13FC">
        <w:rPr>
          <w:highlight w:val="white"/>
        </w:rPr>
        <w:t>, </w:t>
      </w:r>
      <w:r w:rsidRPr="004D13FC">
        <w:rPr>
          <w:i/>
          <w:iCs/>
          <w:highlight w:val="white"/>
        </w:rPr>
        <w:t>43</w:t>
      </w:r>
      <w:r w:rsidRPr="004D13FC">
        <w:rPr>
          <w:highlight w:val="white"/>
        </w:rPr>
        <w:t>(3), 9-26.</w:t>
      </w:r>
    </w:p>
    <w:p w14:paraId="4233A63A" w14:textId="74BAB590" w:rsidR="00EB5DFF" w:rsidRDefault="00EB5DFF" w:rsidP="007E0CC3">
      <w:pPr>
        <w:ind w:left="720" w:hanging="720"/>
      </w:pPr>
      <w:r>
        <w:t xml:space="preserve">Mayer, H., Yee, L., Chui, M., &amp; Roberts, R. (2025). </w:t>
      </w:r>
      <w:r w:rsidRPr="00957E05">
        <w:rPr>
          <w:i/>
          <w:iCs/>
        </w:rPr>
        <w:t>AI in the workplace: A report for 2025.</w:t>
      </w:r>
      <w:r>
        <w:t xml:space="preserve"> McKinsey &amp; Company.</w:t>
      </w:r>
      <w:hyperlink r:id="rId22">
        <w:r>
          <w:rPr>
            <w:u w:val="single"/>
          </w:rPr>
          <w:t xml:space="preserve"> </w:t>
        </w:r>
      </w:hyperlink>
      <w:hyperlink r:id="rId23">
        <w:r>
          <w:rPr>
            <w:color w:val="1155CC"/>
            <w:u w:val="single"/>
          </w:rPr>
          <w:t>https://www.mckinsey.com/capabilities/mckinsey-digital/our-insights/superagency-in-the-workplace-empowering-people-to-unlock-ais-full-potential-at-work</w:t>
        </w:r>
      </w:hyperlink>
    </w:p>
    <w:p w14:paraId="453A1CF2" w14:textId="5738277C" w:rsidR="000D26B2" w:rsidRDefault="00C31EFF" w:rsidP="007E0CC3">
      <w:pPr>
        <w:ind w:left="720" w:hanging="720"/>
      </w:pPr>
      <w:r w:rsidRPr="00C31EFF">
        <w:t>Merriam, S. B. (1998). </w:t>
      </w:r>
      <w:r w:rsidRPr="00C31EFF">
        <w:rPr>
          <w:i/>
          <w:iCs/>
        </w:rPr>
        <w:t>Qualitative Research and Case Study Applications in Education. Revised and Expanded from" Case Study Research in Education."</w:t>
      </w:r>
      <w:r w:rsidRPr="00C31EFF">
        <w:t>. Jossey-Bass Publishers, 350 Sansome St, San Francisco, CA 94104.</w:t>
      </w:r>
    </w:p>
    <w:p w14:paraId="527CC594" w14:textId="4ABA1601" w:rsidR="00EB5DFF" w:rsidRDefault="00EA4CF9" w:rsidP="00EB5DFF">
      <w:pPr>
        <w:ind w:left="720" w:hanging="720"/>
        <w:rPr>
          <w:highlight w:val="white"/>
          <w:lang w:val="en-US"/>
        </w:rPr>
      </w:pPr>
      <w:r w:rsidRPr="00EA4CF9">
        <w:rPr>
          <w:highlight w:val="white"/>
        </w:rPr>
        <w:t>Mikolov, T., Sutskever, I., Chen, K., Corrado, G. S., &amp; Dean, J. (2013). Distributed representations of words and phrases and their compositionality. </w:t>
      </w:r>
      <w:r w:rsidRPr="00EA4CF9">
        <w:rPr>
          <w:i/>
          <w:iCs/>
          <w:highlight w:val="white"/>
        </w:rPr>
        <w:t>Advances in neural information processing systems</w:t>
      </w:r>
      <w:r w:rsidRPr="00EA4CF9">
        <w:rPr>
          <w:highlight w:val="white"/>
        </w:rPr>
        <w:t>, </w:t>
      </w:r>
      <w:r w:rsidRPr="00EA4CF9">
        <w:rPr>
          <w:i/>
          <w:iCs/>
          <w:highlight w:val="white"/>
        </w:rPr>
        <w:t>26</w:t>
      </w:r>
      <w:r w:rsidRPr="00EA4CF9">
        <w:rPr>
          <w:highlight w:val="white"/>
        </w:rPr>
        <w:t>.</w:t>
      </w:r>
    </w:p>
    <w:p w14:paraId="17B495AF" w14:textId="40E36EB9" w:rsidR="00EB5DFF" w:rsidRDefault="00D4019B" w:rsidP="00EB5DFF">
      <w:pPr>
        <w:ind w:left="720" w:hanging="720"/>
        <w:rPr>
          <w:highlight w:val="white"/>
          <w:lang w:val="en-US"/>
        </w:rPr>
      </w:pPr>
      <w:r w:rsidRPr="00D4019B">
        <w:rPr>
          <w:highlight w:val="white"/>
        </w:rPr>
        <w:lastRenderedPageBreak/>
        <w:t>Mitchell, A. A., Russo, J. E., &amp; Wittink, D. R. (1991). Issues in the development and use of expert systems for marketing decisions. </w:t>
      </w:r>
      <w:r w:rsidRPr="00D4019B">
        <w:rPr>
          <w:i/>
          <w:iCs/>
          <w:highlight w:val="white"/>
        </w:rPr>
        <w:t>International Journal of Research in Marketing</w:t>
      </w:r>
      <w:r w:rsidRPr="00D4019B">
        <w:rPr>
          <w:highlight w:val="white"/>
        </w:rPr>
        <w:t>, </w:t>
      </w:r>
      <w:r w:rsidRPr="00D4019B">
        <w:rPr>
          <w:i/>
          <w:iCs/>
          <w:highlight w:val="white"/>
        </w:rPr>
        <w:t>8</w:t>
      </w:r>
      <w:r w:rsidRPr="00D4019B">
        <w:rPr>
          <w:highlight w:val="white"/>
        </w:rPr>
        <w:t>(1), 41-50.</w:t>
      </w:r>
    </w:p>
    <w:p w14:paraId="05DF2907" w14:textId="7E5A82D2" w:rsidR="00EB5DFF" w:rsidRDefault="000F7FEC" w:rsidP="00EB5DFF">
      <w:pPr>
        <w:spacing w:line="360" w:lineRule="auto"/>
        <w:ind w:left="720" w:hanging="720"/>
        <w:rPr>
          <w:highlight w:val="white"/>
          <w:lang w:val="en-US"/>
        </w:rPr>
      </w:pPr>
      <w:r w:rsidRPr="000F7FEC">
        <w:rPr>
          <w:highlight w:val="white"/>
        </w:rPr>
        <w:t>Mogaji, E., &amp; Jain, V. (2024). How generative AI is (will) change consumer behaviour: Postulating the potential impact and implications for research, practice, and policy. </w:t>
      </w:r>
      <w:r w:rsidRPr="000F7FEC">
        <w:rPr>
          <w:i/>
          <w:iCs/>
          <w:highlight w:val="white"/>
        </w:rPr>
        <w:t>Journal of consumer behaviour</w:t>
      </w:r>
      <w:r w:rsidRPr="000F7FEC">
        <w:rPr>
          <w:highlight w:val="white"/>
        </w:rPr>
        <w:t>, </w:t>
      </w:r>
      <w:r w:rsidRPr="000F7FEC">
        <w:rPr>
          <w:i/>
          <w:iCs/>
          <w:highlight w:val="white"/>
        </w:rPr>
        <w:t>23</w:t>
      </w:r>
      <w:r w:rsidRPr="000F7FEC">
        <w:rPr>
          <w:highlight w:val="white"/>
        </w:rPr>
        <w:t>(5), 2379-2389.</w:t>
      </w:r>
    </w:p>
    <w:p w14:paraId="5D35ABD6" w14:textId="617819D0" w:rsidR="00EB5DFF" w:rsidRDefault="0053410B" w:rsidP="00EB5DFF">
      <w:pPr>
        <w:spacing w:line="360" w:lineRule="auto"/>
        <w:ind w:left="720" w:hanging="720"/>
      </w:pPr>
      <w:r w:rsidRPr="00B9389E">
        <w:rPr>
          <w:highlight w:val="white"/>
        </w:rPr>
        <w:t>Moralles</w:t>
      </w:r>
      <w:r w:rsidR="00996B0D" w:rsidRPr="00B9389E">
        <w:rPr>
          <w:highlight w:val="white"/>
        </w:rPr>
        <w:t xml:space="preserve">, C., Da Costa, L. A. L., Rigo, S. J., Kunst, R., De Souza, V. C., Silva, E. P., ... </w:t>
      </w:r>
      <w:r w:rsidR="00996B0D" w:rsidRPr="00996B0D">
        <w:rPr>
          <w:highlight w:val="white"/>
        </w:rPr>
        <w:t>&amp; Roehrs, A. (2026). A Systematic Literature Review of Agentic AI: Definitions, Architectures, and Challenges. </w:t>
      </w:r>
      <w:r w:rsidR="00996B0D" w:rsidRPr="00996B0D">
        <w:rPr>
          <w:i/>
          <w:iCs/>
          <w:highlight w:val="white"/>
        </w:rPr>
        <w:t>IEEE Access</w:t>
      </w:r>
      <w:r w:rsidR="00996B0D" w:rsidRPr="00996B0D">
        <w:rPr>
          <w:highlight w:val="white"/>
        </w:rPr>
        <w:t>.</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4">
        <w:r>
          <w:rPr>
            <w:color w:val="1155CC"/>
            <w:u w:val="single"/>
          </w:rPr>
          <w:t>https://openai.com/index/chatgpt/</w:t>
        </w:r>
      </w:hyperlink>
    </w:p>
    <w:p w14:paraId="7C64DF25" w14:textId="37D835CB" w:rsidR="00EB5DFF" w:rsidRDefault="00EB5DFF" w:rsidP="00E6033A">
      <w:pPr>
        <w:ind w:left="720" w:hanging="720"/>
        <w:rPr>
          <w:del w:id="253" w:author="Claude" w:date="2026-06-14T00:00:00Z"/>
          <w:highlight w:val="white"/>
        </w:rPr>
      </w:pPr>
      <w:r>
        <w:t xml:space="preserve">OpenAI. (2023, June 13). </w:t>
      </w:r>
      <w:r>
        <w:rPr>
          <w:i/>
          <w:iCs/>
        </w:rPr>
        <w:t>Function calling and other API updates</w:t>
      </w:r>
      <w:r>
        <w:t xml:space="preserve">. OpenAI.  </w:t>
      </w:r>
      <w:hyperlink r:id="rId25">
        <w:r>
          <w:rPr>
            <w:color w:val="1155CC"/>
            <w:u w:val="single"/>
          </w:rPr>
          <w:t>https://openai.com/index/function-calling-and-other-api-updates/</w:t>
        </w:r>
      </w:hyperlink>
    </w:p>
    <w:p>
      <w:pPr>
        <w:ind w:left="720" w:hanging="720"/>
        <w:rPr>
          <w:ins w:id="305" w:author="Claude" w:date="2026-06-15T00:00:00Z"/>
          <w:highlight w:val="white"/>
        </w:rPr>
      </w:pPr>
      <w:ins w:id="306" w:author="Claude" w:date="2026-06-15T00:00:00Z">
        <w:r>
          <w:rPr>
            <w:highlight w:val="white"/>
          </w:rPr>
          <w:t xml:space="preserve">Parker, C., Scott, S., &amp; Geddes, A. (2019). Snowball sampling. </w:t>
        </w:r>
        <w:r>
          <w:rPr>
            <w:i/>
            <w:iCs/>
            <w:highlight w:val="white"/>
          </w:rPr>
          <w:t xml:space="preserve">SAGE research methods foundations</w:t>
        </w:r>
        <w:r>
          <w:rPr>
            <w:highlight w:val="white"/>
          </w:rPr>
          <w:t xml:space="preserve">.</w:t>
        </w:r>
      </w:ins>
    </w:p>
    <w:p w14:paraId="44D1995C" w14:textId="1BD99270" w:rsidR="00EB5DFF" w:rsidRDefault="00564F44" w:rsidP="00EB5DFF">
      <w:pPr>
        <w:ind w:left="720" w:hanging="720"/>
        <w:rPr>
          <w:highlight w:val="white"/>
        </w:rPr>
      </w:pPr>
      <w:r w:rsidRPr="00564F44">
        <w:rPr>
          <w:highlight w:val="white"/>
        </w:rPr>
        <w:t>Patton, M. Q. (2014). </w:t>
      </w:r>
      <w:r w:rsidRPr="00564F44">
        <w:rPr>
          <w:i/>
          <w:iCs/>
          <w:highlight w:val="white"/>
        </w:rPr>
        <w:t>Qualitative research &amp; evaluation methods: Integrating theory and practice</w:t>
      </w:r>
      <w:r w:rsidRPr="00564F44">
        <w:rPr>
          <w:highlight w:val="white"/>
        </w:rPr>
        <w:t>. Sage publications.</w:t>
      </w:r>
    </w:p>
    <w:p w14:paraId="54234388" w14:textId="4D1449AD" w:rsidR="00EB5DFF" w:rsidRDefault="00BD6C24" w:rsidP="00EE05F3">
      <w:pPr>
        <w:ind w:left="720" w:hanging="720"/>
        <w:rPr>
          <w:del w:id="301" w:author="Claude" w:date="2026-06-15T00:00:00Z"/>
          <w:highlight w:val="white"/>
        </w:rPr>
      </w:pPr>
      <w:del w:id="302" w:author="Claude" w:date="2026-06-15T00:00:00Z">
        <w:r w:rsidRPr="00BD6C24">
          <w:rPr>
            <w:highlight w:val="white"/>
          </w:rPr>
          <w:delText xml:space="preserve">Parker, C., Scott, S., &amp; Geddes, A. (2019). Snowball sampling. </w:delText>
        </w:r>
      </w:del>
      <w:del w:id="303" w:author="Claude" w:date="2026-06-15T00:00:00Z">
        <w:r w:rsidRPr="00BD6C24">
          <w:rPr>
            <w:i/>
            <w:iCs/>
            <w:highlight w:val="white"/>
          </w:rPr>
          <w:delText xml:space="preserve">SAGE research methods foundations</w:delText>
        </w:r>
      </w:del>
      <w:del w:id="304" w:author="Claude" w:date="2026-06-15T00:00:00Z">
        <w:r w:rsidRPr="00BD6C24">
          <w:rPr>
            <w:highlight w:val="white"/>
          </w:rPr>
          <w:delText xml:space="preserve">.</w:delText>
        </w:r>
      </w:del>
    </w:p>
    <w:p w14:paraId="0100FAA6" w14:textId="4663B7CA" w:rsidR="00F738DD" w:rsidRDefault="00F738DD" w:rsidP="00EE05F3">
      <w:pPr>
        <w:ind w:left="720" w:hanging="720"/>
        <w:rPr>
          <w:del w:id="254" w:author="Claude" w:date="2026-06-14T00:00:00Z"/>
          <w:highlight w:val="white"/>
        </w:rPr>
      </w:pPr>
      <w:r w:rsidRPr="00F738DD">
        <w:rPr>
          <w:highlight w:val="white"/>
        </w:rPr>
        <w:t>Polsa, P. (2013). The crossover-dialog approach: The importance of multiple methods for international business. </w:t>
      </w:r>
      <w:r w:rsidRPr="00F738DD">
        <w:rPr>
          <w:i/>
          <w:iCs/>
          <w:highlight w:val="white"/>
        </w:rPr>
        <w:t>Journal of Business Research</w:t>
      </w:r>
      <w:r w:rsidRPr="00F738DD">
        <w:rPr>
          <w:highlight w:val="white"/>
        </w:rPr>
        <w:t>, </w:t>
      </w:r>
      <w:r w:rsidRPr="00F738DD">
        <w:rPr>
          <w:i/>
          <w:iCs/>
          <w:highlight w:val="white"/>
        </w:rPr>
        <w:t>66</w:t>
      </w:r>
      <w:r w:rsidRPr="00F738DD">
        <w:rPr>
          <w:highlight w:val="white"/>
        </w:rPr>
        <w:t>(3), 288-297.</w:t>
      </w:r>
    </w:p>
    <w:p w14:paraId="5CCB3BC7" w14:textId="14C67755" w:rsidR="007D7E2D" w:rsidRPr="00275430" w:rsidRDefault="00067253" w:rsidP="00CB6664">
      <w:pPr>
        <w:ind w:left="720" w:hanging="720"/>
        <w:rPr>
          <w:del w:id="255" w:author="Claude" w:date="2026-06-14T00:00:00Z"/>
          <w:highlight w:val="white"/>
          <w:lang w:val="en-US"/>
        </w:rPr>
      </w:pPr>
      <w:r w:rsidRPr="00067253">
        <w:rPr>
          <w:highlight w:val="white"/>
        </w:rPr>
        <w:t>Radford, A., Narasimhan, K., Salimans, T., &amp; Sutskever, I. (2018). Improving language understanding by generative pre-training.</w:t>
      </w:r>
    </w:p>
    <w:p w14:paraId="321849E4" w14:textId="6A8BE845" w:rsidR="00947A17" w:rsidRPr="00BF637F" w:rsidRDefault="00067253" w:rsidP="00BF637F">
      <w:pPr>
        <w:ind w:left="720" w:hanging="720"/>
        <w:rPr>
          <w:highlight w:val="white"/>
        </w:rPr>
      </w:pPr>
      <w:r w:rsidRPr="00B9389E">
        <w:rPr>
          <w:highlight w:val="white"/>
          <w:lang w:val="en-US"/>
        </w:rPr>
        <w:t xml:space="preserve">Schafer, J. B., Konstan, J. A., &amp; Riedl, J. (2001). </w:t>
      </w:r>
      <w:r w:rsidRPr="00067253">
        <w:rPr>
          <w:highlight w:val="white"/>
        </w:rPr>
        <w:t>E-commerce recommendation applications. </w:t>
      </w:r>
      <w:r w:rsidRPr="00067253">
        <w:rPr>
          <w:i/>
          <w:iCs/>
          <w:highlight w:val="white"/>
        </w:rPr>
        <w:t>Data mining and knowledge discovery</w:t>
      </w:r>
      <w:r w:rsidRPr="00067253">
        <w:rPr>
          <w:highlight w:val="white"/>
        </w:rPr>
        <w:t>, </w:t>
      </w:r>
      <w:r w:rsidRPr="00067253">
        <w:rPr>
          <w:i/>
          <w:iCs/>
          <w:highlight w:val="white"/>
        </w:rPr>
        <w:t>5</w:t>
      </w:r>
      <w:r w:rsidRPr="00067253">
        <w:rPr>
          <w:highlight w:val="white"/>
        </w:rPr>
        <w:t>(1), 115-153.</w:t>
      </w:r>
    </w:p>
    <w:p w14:paraId="512FCEAB" w14:textId="1722459D" w:rsidR="00947A17" w:rsidRPr="00D13A37" w:rsidRDefault="00D13A37" w:rsidP="00947A17">
      <w:pPr>
        <w:ind w:left="720" w:hanging="720"/>
        <w:rPr>
          <w:i/>
          <w:iCs/>
        </w:rPr>
      </w:pPr>
      <w:r w:rsidRPr="00B9389E">
        <w:rPr>
          <w:lang w:val="en-US"/>
        </w:rPr>
        <w:t xml:space="preserve">Schmidt, R., Alt, R., &amp; Zimmermann, A. (2026). </w:t>
      </w:r>
      <w:r w:rsidRPr="00D13A37">
        <w:t>Agentic AI Readiness: A Process-Oriented Assessment Framework.</w:t>
      </w:r>
      <w:r>
        <w:t xml:space="preserve"> </w:t>
      </w:r>
      <w:r w:rsidRPr="00D13A37">
        <w:rPr>
          <w:i/>
          <w:iCs/>
        </w:rPr>
        <w:t>Hawaii International Conference on System Sciences</w:t>
      </w:r>
      <w:r>
        <w:rPr>
          <w:i/>
          <w:iCs/>
        </w:rPr>
        <w:t xml:space="preserve"> </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C9ED96B" w14:textId="03D050BC" w:rsidR="00CB6664" w:rsidRDefault="00D13A37" w:rsidP="00CB6664">
      <w:pPr>
        <w:ind w:left="720" w:hanging="720"/>
      </w:pPr>
      <w:r w:rsidRPr="00D13A37">
        <w:rPr>
          <w:highlight w:val="white"/>
        </w:rPr>
        <w:lastRenderedPageBreak/>
        <w:t>Shinde, P. P., &amp; Shah, S. (2018, August). A review of machine learning and deep learning applications. In </w:t>
      </w:r>
      <w:r w:rsidRPr="00D13A37">
        <w:rPr>
          <w:i/>
          <w:iCs/>
          <w:highlight w:val="white"/>
        </w:rPr>
        <w:t>2018 Fourth international conference on computing communication control and automation (ICCUBEA)</w:t>
      </w:r>
      <w:r w:rsidRPr="00D13A37">
        <w:rPr>
          <w:highlight w:val="white"/>
        </w:rPr>
        <w:t> (pp. 1-6). IEEE.</w:t>
      </w:r>
    </w:p>
    <w:p w14:paraId="3963601E" w14:textId="05CECA0E" w:rsidR="00EB5DFF" w:rsidRPr="00DE0B3F" w:rsidRDefault="00D13A37" w:rsidP="00CB6664">
      <w:pPr>
        <w:ind w:left="720" w:hanging="720"/>
        <w:rPr>
          <w:lang w:val="en-US"/>
        </w:rPr>
      </w:pPr>
      <w:r w:rsidRPr="00D13A37">
        <w:t>Srivastava, R. (2026). From AI Hype to Agentic Reality: A Readiness Lens for Sustainable Enterprise Adoption. </w:t>
      </w:r>
      <w:r w:rsidRPr="00D13A37">
        <w:rPr>
          <w:i/>
          <w:iCs/>
        </w:rPr>
        <w:t>Journal of International DBA Studies-GGU</w:t>
      </w:r>
      <w:r w:rsidRPr="00D13A37">
        <w:t>, </w:t>
      </w:r>
      <w:r w:rsidRPr="00D13A37">
        <w:rPr>
          <w:i/>
          <w:iCs/>
        </w:rPr>
        <w:t>2</w:t>
      </w:r>
      <w:r w:rsidRPr="00D13A37">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32FCA5C8" w14:textId="0C465358" w:rsidR="00EB5DFF" w:rsidRDefault="004A6D03" w:rsidP="00EE5CDB">
      <w:pPr>
        <w:ind w:left="720" w:hanging="720"/>
        <w:rPr>
          <w:highlight w:val="white"/>
        </w:rPr>
      </w:pPr>
      <w:r w:rsidRPr="00B9389E">
        <w:rPr>
          <w:highlight w:val="white"/>
          <w:lang w:val="en-US"/>
        </w:rPr>
        <w:t xml:space="preserve">Vaid, S., Puntoni, S., Honig, B., &amp; Michael, K. (2025). </w:t>
      </w:r>
      <w:r w:rsidRPr="004A6D03">
        <w:rPr>
          <w:highlight w:val="white"/>
        </w:rPr>
        <w:t>In This Special Issue: When Attention is All Marketers Need—Artificial Intelligence in Marketing. </w:t>
      </w:r>
      <w:r w:rsidRPr="004A6D03">
        <w:rPr>
          <w:i/>
          <w:iCs/>
          <w:highlight w:val="white"/>
        </w:rPr>
        <w:t>IEEE Transactions on Technology and Society</w:t>
      </w:r>
      <w:r w:rsidRPr="004A6D03">
        <w:rPr>
          <w:highlight w:val="white"/>
        </w:rPr>
        <w:t>, </w:t>
      </w:r>
      <w:r w:rsidRPr="004A6D03">
        <w:rPr>
          <w:i/>
          <w:iCs/>
          <w:highlight w:val="white"/>
        </w:rPr>
        <w:t>6</w:t>
      </w:r>
      <w:r w:rsidRPr="004A6D03">
        <w:rPr>
          <w:highlight w:val="white"/>
        </w:rPr>
        <w:t>(3), 242-249.</w:t>
      </w:r>
    </w:p>
    <w:p w14:paraId="49FF5CF3" w14:textId="77777777" w:rsidR="00D279A5" w:rsidRDefault="00EB5DFF" w:rsidP="00D279A5">
      <w:pPr>
        <w:ind w:left="720" w:hanging="720"/>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2A88D557" w14:textId="6473CFFF" w:rsidR="00EB5DFF" w:rsidRDefault="00D645BD" w:rsidP="00D279A5">
      <w:pPr>
        <w:ind w:left="720" w:hanging="720"/>
        <w:rPr>
          <w:highlight w:val="white"/>
          <w:lang w:val="en-US"/>
        </w:rPr>
      </w:pPr>
      <w:r w:rsidRPr="00B9389E">
        <w:rPr>
          <w:highlight w:val="white"/>
          <w:lang w:val="it-IT"/>
        </w:rPr>
        <w:t xml:space="preserve">Wahid, R., Mero, J., &amp; Ritala, P. (2023). </w:t>
      </w:r>
      <w:r w:rsidRPr="00D645BD">
        <w:rPr>
          <w:highlight w:val="white"/>
        </w:rPr>
        <w:t>Written by ChatGPT, illustrated by Midjourney: generative AI for content marketing. </w:t>
      </w:r>
      <w:r w:rsidRPr="00D645BD">
        <w:rPr>
          <w:i/>
          <w:iCs/>
          <w:highlight w:val="white"/>
        </w:rPr>
        <w:t>Asia Pacific Journal of Marketing and Logistics</w:t>
      </w:r>
      <w:r w:rsidRPr="00D645BD">
        <w:rPr>
          <w:highlight w:val="white"/>
        </w:rPr>
        <w:t>, </w:t>
      </w:r>
      <w:r w:rsidRPr="00D645BD">
        <w:rPr>
          <w:i/>
          <w:iCs/>
          <w:highlight w:val="white"/>
        </w:rPr>
        <w:t>35</w:t>
      </w:r>
      <w:r w:rsidRPr="00D645BD">
        <w:rPr>
          <w:highlight w:val="white"/>
        </w:rPr>
        <w:t>(8), 1813-1822.</w:t>
      </w:r>
    </w:p>
    <w:p w14:paraId="20C23CC5" w14:textId="6D387D56" w:rsidR="00EB5DFF" w:rsidRDefault="00D645BD" w:rsidP="00EB5DFF">
      <w:pPr>
        <w:spacing w:line="360" w:lineRule="auto"/>
        <w:ind w:left="720" w:hanging="720"/>
        <w:rPr>
          <w:highlight w:val="white"/>
        </w:rPr>
      </w:pPr>
      <w:r w:rsidRPr="00D645BD">
        <w:rPr>
          <w:highlight w:val="white"/>
        </w:rPr>
        <w:t>Woodside, A. G., Golfetto, F., &amp; Gibbert, M. (2008). Customer value: theory, research, and practice.</w:t>
      </w:r>
    </w:p>
    <w:p w14:paraId="56A213CD" w14:textId="708E8B32" w:rsidR="00EB5DFF" w:rsidRDefault="00D279A5" w:rsidP="00EB5DFF">
      <w:pPr>
        <w:ind w:left="720" w:hanging="720"/>
        <w:rPr>
          <w:lang w:val="en-US"/>
        </w:rPr>
      </w:pPr>
      <w:r w:rsidRPr="00D279A5">
        <w:rPr>
          <w:highlight w:val="white"/>
        </w:rPr>
        <w:t>Xu, Y., Liu, X., Cao, X., Huang, C., Liu, E., Qian, S., ... &amp; Zhang, J. (2021). Artificial intelligence: A powerful paradigm for scientific research. </w:t>
      </w:r>
      <w:r w:rsidRPr="00D279A5">
        <w:rPr>
          <w:i/>
          <w:iCs/>
          <w:highlight w:val="white"/>
        </w:rPr>
        <w:t>The innovation</w:t>
      </w:r>
      <w:r w:rsidRPr="00D279A5">
        <w:rPr>
          <w:highlight w:val="white"/>
        </w:rPr>
        <w:t>, </w:t>
      </w:r>
      <w:r w:rsidRPr="00D279A5">
        <w:rPr>
          <w:i/>
          <w:iCs/>
          <w:highlight w:val="white"/>
        </w:rPr>
        <w:t>2</w:t>
      </w:r>
      <w:r w:rsidRPr="00D279A5">
        <w:rPr>
          <w:highlight w:val="white"/>
        </w:rPr>
        <w:t>(4).</w:t>
      </w:r>
      <w:r w:rsidR="00EB5DFF">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56" w:name="_Toc232373240"/>
      <w:r>
        <w:lastRenderedPageBreak/>
        <w:t>Appendix A. Interview Guide and Protocol</w:t>
      </w:r>
      <w:bookmarkEnd w:id="256"/>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57" w:name="_Toc232373241"/>
      <w:r>
        <w:rPr>
          <w:lang w:val="en-US"/>
        </w:rPr>
        <w:t>A.1.</w:t>
      </w:r>
      <w:r>
        <w:tab/>
      </w:r>
      <w:r>
        <w:rPr>
          <w:lang w:val="en-US"/>
        </w:rPr>
        <w:t>Interview Guide</w:t>
      </w:r>
      <w:bookmarkEnd w:id="257"/>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58" w:name="_Toc232373242"/>
      <w:commentRangeStart w:id="259"/>
      <w:r>
        <w:lastRenderedPageBreak/>
        <w:t>Appendix B. Putting the model to work: a manager’s checklist</w:t>
      </w:r>
      <w:bookmarkEnd w:id="258"/>
      <w:commentRangeEnd w:id="259"/>
      <w:r>
        <w:rPr>
          <w:rStyle w:val="CommentReference"/>
          <w:sz w:val="22"/>
          <w:szCs w:val="22"/>
        </w:rPr>
        <w:commentReference w:id="259"/>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60" w:name="_Toc232373243"/>
      <w:r>
        <w:t>Observing: sensing the changing context</w:t>
      </w:r>
      <w:bookmarkEnd w:id="260"/>
    </w:p>
    <w:p w14:paraId="0E2385D3" w14:textId="1746BCFF" w:rsidR="00662D37" w:rsidRPr="00662D37" w:rsidRDefault="00EB5DFF" w:rsidP="00662D37">
      <w:pPr>
        <w:numPr>
          <w:ilvl w:val="0"/>
          <w:numId w:val="1"/>
        </w:numPr>
      </w:pPr>
      <w:r>
        <w:rPr>
          <w:lang w:val="en-US"/>
        </w:rPr>
        <w:t xml:space="preserve">Watch the emerging use cases, </w:t>
      </w:r>
      <w:r w:rsidR="00662D37">
        <w:rPr>
          <w:lang w:val="en-US"/>
        </w:rPr>
        <w:t>and tools that are gaining traction.</w:t>
      </w:r>
    </w:p>
    <w:p w14:paraId="1D093750" w14:textId="69B63531" w:rsidR="00EB5DFF" w:rsidRDefault="00EB5DFF" w:rsidP="00662D37">
      <w:pPr>
        <w:numPr>
          <w:ilvl w:val="0"/>
          <w:numId w:val="1"/>
        </w:numPr>
      </w:pPr>
      <w:r>
        <w:t>Monitor competitors’ adoption of agentic AI.</w:t>
      </w:r>
    </w:p>
    <w:p w14:paraId="1427AD76" w14:textId="77777777" w:rsidR="003A3E2C" w:rsidRPr="003A3E2C" w:rsidRDefault="00EB5DFF" w:rsidP="003A3E2C">
      <w:pPr>
        <w:numPr>
          <w:ilvl w:val="0"/>
          <w:numId w:val="1"/>
        </w:numPr>
      </w:pPr>
      <w:r>
        <w:t>Monitor shifts in consumer behavior, including customers acting through their own agents (“agents of customers”).</w:t>
      </w:r>
    </w:p>
    <w:p w14:paraId="6A3C82E7" w14:textId="77777777" w:rsidR="003A3E2C" w:rsidRPr="003A3E2C" w:rsidRDefault="003A3E2C" w:rsidP="00EB5DFF">
      <w:pPr>
        <w:numPr>
          <w:ilvl w:val="0"/>
          <w:numId w:val="1"/>
        </w:numPr>
      </w:pPr>
      <w:r w:rsidRPr="003A3E2C">
        <w:rPr>
          <w:lang w:val="en-US"/>
        </w:rPr>
        <w:t>Stay wary of the fact that what you hear or read might not reflect reality.</w:t>
      </w:r>
    </w:p>
    <w:p w14:paraId="39557997" w14:textId="1B23AA6D" w:rsidR="00EB5DFF" w:rsidRDefault="00EB5DFF" w:rsidP="00EB5DFF">
      <w:pPr>
        <w:numPr>
          <w:ilvl w:val="0"/>
          <w:numId w:val="1"/>
        </w:numPr>
      </w:pPr>
      <w:r>
        <w:t>Learn from others</w:t>
      </w:r>
      <w:r w:rsidR="003A3E2C">
        <w:t>:</w:t>
      </w:r>
      <w:r>
        <w:t xml:space="preserve"> leverage events, case studies, and stories </w:t>
      </w:r>
    </w:p>
    <w:p w14:paraId="67CB72EF" w14:textId="057AEC03" w:rsidR="006058C6" w:rsidRDefault="00CA756D" w:rsidP="006058C6">
      <w:pPr>
        <w:pStyle w:val="Heading2"/>
      </w:pPr>
      <w:bookmarkStart w:id="261" w:name="_Toc232373245"/>
      <w:r>
        <w:t>Navigating</w:t>
      </w:r>
      <w:r w:rsidR="00EB5DFF">
        <w:t>: acting on the conditions</w:t>
      </w:r>
      <w:bookmarkEnd w:id="261"/>
    </w:p>
    <w:p w14:paraId="03053C61" w14:textId="77777777" w:rsidR="006058C6" w:rsidRDefault="006058C6" w:rsidP="006058C6">
      <w:pPr>
        <w:numPr>
          <w:ilvl w:val="0"/>
          <w:numId w:val="1"/>
        </w:numPr>
      </w:pPr>
      <w:r w:rsidRPr="0057078B">
        <w:rPr>
          <w:lang w:val="en-US"/>
        </w:rPr>
        <w:t>Assess AI literacy at every level</w:t>
      </w:r>
      <w:r>
        <w:rPr>
          <w:lang w:val="en-US"/>
        </w:rPr>
        <w:t xml:space="preserve"> and train employees to be ready for the future.</w:t>
      </w:r>
    </w:p>
    <w:p w14:paraId="7AEA0AE2" w14:textId="77777777" w:rsidR="006058C6" w:rsidRDefault="006058C6" w:rsidP="006058C6">
      <w:pPr>
        <w:numPr>
          <w:ilvl w:val="0"/>
          <w:numId w:val="1"/>
        </w:numPr>
      </w:pPr>
      <w:r>
        <w:t xml:space="preserve">Audit data availability, infrastructure, and the technical talent to use them. </w:t>
      </w:r>
    </w:p>
    <w:p w14:paraId="7FB08267" w14:textId="77777777" w:rsidR="006058C6" w:rsidRDefault="006058C6" w:rsidP="006058C6">
      <w:pPr>
        <w:numPr>
          <w:ilvl w:val="0"/>
          <w:numId w:val="1"/>
        </w:numPr>
      </w:pPr>
      <w:r>
        <w:t>Leverage agencies where internal teams fall short.</w:t>
      </w:r>
    </w:p>
    <w:p w14:paraId="31879564" w14:textId="77777777" w:rsidR="006058C6" w:rsidRDefault="006058C6" w:rsidP="006058C6">
      <w:pPr>
        <w:numPr>
          <w:ilvl w:val="0"/>
          <w:numId w:val="1"/>
        </w:numPr>
      </w:pPr>
      <w:r>
        <w:rPr>
          <w:lang w:val="en-US"/>
        </w:rPr>
        <w:t>Confirm strategic direction and secure senior-leadership backing before scaling.</w:t>
      </w:r>
    </w:p>
    <w:p w14:paraId="397AED6D" w14:textId="77777777" w:rsidR="006058C6" w:rsidRDefault="006058C6" w:rsidP="006058C6">
      <w:pPr>
        <w:numPr>
          <w:ilvl w:val="0"/>
          <w:numId w:val="1"/>
        </w:numPr>
      </w:pPr>
      <w:r>
        <w:t>Map governance, legal, and compliance constraints (such as GDPR) and see if you can create a laboratory where you can experiment whilst staying without violating compliance frameworks.</w:t>
      </w:r>
    </w:p>
    <w:p w14:paraId="185AA07C" w14:textId="3BF34F1B" w:rsidR="006058C6" w:rsidRPr="006058C6" w:rsidRDefault="006058C6" w:rsidP="006058C6">
      <w:r w:rsidRPr="006058C6">
        <w:rPr>
          <w:lang w:val="en-US"/>
        </w:rPr>
        <w:t>Catalogue data to ensure that</w:t>
      </w:r>
      <w:r>
        <w:rPr>
          <w:lang w:val="en-US"/>
        </w:rPr>
        <w:t xml:space="preserve"> it can be interpreted by AI.</w:t>
      </w:r>
    </w:p>
    <w:p w14:paraId="0F5C9AFC" w14:textId="77777777" w:rsidR="006058C6" w:rsidRPr="0057078B" w:rsidRDefault="00CA756D" w:rsidP="006058C6">
      <w:pPr>
        <w:numPr>
          <w:ilvl w:val="0"/>
          <w:numId w:val="1"/>
        </w:numPr>
      </w:pPr>
      <w:r>
        <w:t>Steer</w:t>
      </w:r>
      <w:r w:rsidR="00EB5DFF">
        <w:t xml:space="preserve"> what you control: educate (differentiated by level), run experiments, bring people along, provide clarity, and champion the work.</w:t>
      </w:r>
    </w:p>
    <w:p w14:paraId="6EB26426" w14:textId="77777777" w:rsidR="006058C6" w:rsidRPr="0057078B" w:rsidRDefault="006058C6" w:rsidP="006058C6">
      <w:pPr>
        <w:numPr>
          <w:ilvl w:val="0"/>
          <w:numId w:val="1"/>
        </w:numPr>
      </w:pPr>
      <w:r>
        <w:rPr>
          <w:lang w:val="en-US"/>
        </w:rPr>
        <w:lastRenderedPageBreak/>
        <w:t>Ensure people feel valued and know what their place is after AI initiatives are implemented.</w:t>
      </w:r>
    </w:p>
    <w:p w14:paraId="3702CBD6" w14:textId="77777777" w:rsidR="006058C6" w:rsidRDefault="006058C6" w:rsidP="006058C6">
      <w:pPr>
        <w:numPr>
          <w:ilvl w:val="0"/>
          <w:numId w:val="1"/>
        </w:numPr>
      </w:pPr>
      <w:r>
        <w:t>Do not fall to analysis paralysis, try to find a logical starting point instead.</w:t>
      </w:r>
    </w:p>
    <w:p w14:paraId="1F4589B0" w14:textId="78F7B30F" w:rsidR="00EB5DFF" w:rsidRDefault="00EB5DFF" w:rsidP="006058C6">
      <w:pPr>
        <w:numPr>
          <w:ilvl w:val="0"/>
          <w:numId w:val="1"/>
        </w:numPr>
      </w:pPr>
      <w:r>
        <w:rPr>
          <w:lang w:val="en-US"/>
        </w:rPr>
        <w:t xml:space="preserve">Identify, empower, and protect AI champions </w:t>
      </w:r>
      <w:r w:rsidR="006058C6">
        <w:rPr>
          <w:lang w:val="en-US"/>
        </w:rPr>
        <w:t>to ensure they can bring along your team.</w:t>
      </w:r>
    </w:p>
    <w:p w14:paraId="3853258B" w14:textId="77777777" w:rsidR="006058C6" w:rsidRPr="006058C6" w:rsidRDefault="00EB5DFF" w:rsidP="006058C6">
      <w:pPr>
        <w:numPr>
          <w:ilvl w:val="0"/>
          <w:numId w:val="1"/>
        </w:numPr>
      </w:pPr>
      <w:r>
        <w:rPr>
          <w:lang w:val="en-US"/>
        </w:rPr>
        <w:t>Fund and protect experimentation: centralize or absorb its cost so teams are not penalized for early, low-return learning.</w:t>
      </w:r>
      <w:bookmarkStart w:id="262" w:name="_Toc232373246"/>
    </w:p>
    <w:p w14:paraId="0E2F55F5" w14:textId="3EE37D85" w:rsidR="00EB5DFF" w:rsidRDefault="00EB5DFF" w:rsidP="006058C6">
      <w:pPr>
        <w:pStyle w:val="Heading2"/>
      </w:pPr>
      <w:r>
        <w:t>Applying: putting agentic AI to work</w:t>
      </w:r>
      <w:bookmarkEnd w:id="262"/>
    </w:p>
    <w:p w14:paraId="0E27C368" w14:textId="77777777" w:rsidR="006058C6" w:rsidRPr="006058C6" w:rsidRDefault="006058C6" w:rsidP="00EB5DFF">
      <w:pPr>
        <w:numPr>
          <w:ilvl w:val="0"/>
          <w:numId w:val="1"/>
        </w:numPr>
      </w:pPr>
      <w:r w:rsidRPr="006058C6">
        <w:rPr>
          <w:lang w:val="en-US"/>
        </w:rPr>
        <w:t>Try to define clear problems and workflows where you can leverage agentic AI</w:t>
      </w:r>
    </w:p>
    <w:p w14:paraId="004BF803" w14:textId="2FB1F919" w:rsidR="00EB5DFF" w:rsidRDefault="00896AE1" w:rsidP="003043D4">
      <w:pPr>
        <w:numPr>
          <w:ilvl w:val="0"/>
          <w:numId w:val="1"/>
        </w:numPr>
      </w:pPr>
      <w:r>
        <w:t>When you do not trust the risks, monitor and keep humans in the loop.</w:t>
      </w:r>
    </w:p>
    <w:p w14:paraId="7D763B7D" w14:textId="214D60DF" w:rsidR="00EB5DFF" w:rsidRDefault="00EB5DFF" w:rsidP="00EB5DFF">
      <w:pPr>
        <w:numPr>
          <w:ilvl w:val="0"/>
          <w:numId w:val="1"/>
        </w:numPr>
      </w:pPr>
      <w:r>
        <w:t>Match ambition to maturity across use cases (analytics, content</w:t>
      </w:r>
      <w:r w:rsidR="00896AE1">
        <w:t xml:space="preserve"> creation and </w:t>
      </w:r>
      <w:r w:rsidR="003043D4">
        <w:t>validation</w:t>
      </w:r>
      <w:r>
        <w:t>, generic agents, customer-facing).</w:t>
      </w:r>
    </w:p>
    <w:p w14:paraId="1F19A57E" w14:textId="77777777" w:rsidR="003043D4" w:rsidRDefault="00EB5DFF" w:rsidP="003043D4">
      <w:pPr>
        <w:numPr>
          <w:ilvl w:val="0"/>
          <w:numId w:val="1"/>
        </w:numPr>
      </w:pPr>
      <w:r>
        <w:rPr>
          <w:lang w:val="en-US"/>
        </w:rPr>
        <w:t>For customer-facing agents, build on an existing baseline</w:t>
      </w:r>
      <w:r w:rsidR="003043D4">
        <w:rPr>
          <w:lang w:val="en-US"/>
        </w:rPr>
        <w:t>;</w:t>
      </w:r>
      <w:r>
        <w:rPr>
          <w:lang w:val="en-US"/>
        </w:rPr>
        <w:t xml:space="preserve"> put brand and tone-of-voice governance in place first</w:t>
      </w:r>
      <w:r w:rsidR="003043D4">
        <w:rPr>
          <w:lang w:val="en-US"/>
        </w:rPr>
        <w:t>. Only scale after you have gotten signals that it generates net-positive value.</w:t>
      </w:r>
      <w:bookmarkStart w:id="263" w:name="_Toc232373247"/>
    </w:p>
    <w:p w14:paraId="02D2AB2A" w14:textId="2882057F" w:rsidR="00EB5DFF" w:rsidRDefault="00EB5DFF" w:rsidP="003043D4">
      <w:pPr>
        <w:pStyle w:val="Heading2"/>
      </w:pPr>
      <w:r>
        <w:t>Mediating Value Outcomes: turning application into value</w:t>
      </w:r>
      <w:bookmarkEnd w:id="263"/>
    </w:p>
    <w:p w14:paraId="157C1D38" w14:textId="67345119" w:rsidR="00EB5DFF" w:rsidRDefault="00EB5DFF" w:rsidP="00C65494">
      <w:pPr>
        <w:numPr>
          <w:ilvl w:val="0"/>
          <w:numId w:val="1"/>
        </w:numPr>
      </w:pPr>
      <w:r>
        <w:rPr>
          <w:lang w:val="en-US"/>
        </w:rPr>
        <w:t xml:space="preserve">State the value you are pursuing (efficiency, scale, skill extension, quality) </w:t>
      </w:r>
      <w:r w:rsidR="004B02AA">
        <w:rPr>
          <w:lang w:val="en-US"/>
        </w:rPr>
        <w:t>and try to measure impact. Do this not just to show the value of this use case, but also to be able to unlock future budgets.</w:t>
      </w:r>
    </w:p>
    <w:p w14:paraId="443D047A" w14:textId="77777777" w:rsidR="00C65494" w:rsidRDefault="00C65494" w:rsidP="00EB5DFF">
      <w:pPr>
        <w:numPr>
          <w:ilvl w:val="0"/>
          <w:numId w:val="1"/>
        </w:numPr>
      </w:pPr>
      <w:r>
        <w:t>Monitor risks and deploy agentic AI to validate quality or mitigate risk like brand risk, and the risk of hallucinations.</w:t>
      </w:r>
    </w:p>
    <w:p w14:paraId="367A45B2" w14:textId="4FC25627" w:rsidR="00EB5DFF" w:rsidRDefault="00EB5DFF" w:rsidP="00EB5DFF">
      <w:pPr>
        <w:numPr>
          <w:ilvl w:val="0"/>
          <w:numId w:val="1"/>
        </w:numPr>
      </w:pPr>
      <w:r w:rsidRPr="00C65494">
        <w:rPr>
          <w:lang w:val="en-US"/>
        </w:rPr>
        <w:t>Calibrate oversight</w:t>
      </w:r>
      <w:r w:rsidR="00C2188E">
        <w:rPr>
          <w:lang w:val="en-US"/>
        </w:rPr>
        <w:t xml:space="preserve"> and mitigation strategies</w:t>
      </w:r>
      <w:r w:rsidRPr="00C65494">
        <w:rPr>
          <w:lang w:val="en-US"/>
        </w:rPr>
        <w:t xml:space="preserve"> to the cost of error and the difficulty of evaluating the output</w:t>
      </w:r>
      <w:r w:rsidR="00C2188E">
        <w:rPr>
          <w:lang w:val="en-US"/>
        </w:rPr>
        <w:t>, do not overdo it for small usecases.</w:t>
      </w:r>
    </w:p>
    <w:p w14:paraId="0BD08227" w14:textId="6D7002D0" w:rsidR="00EB5DFF" w:rsidRDefault="00EB5DFF" w:rsidP="00EB5DFF">
      <w:pPr>
        <w:numPr>
          <w:ilvl w:val="0"/>
          <w:numId w:val="1"/>
        </w:numPr>
      </w:pPr>
      <w:r>
        <w:t>Decide consciously whether to follow (parity) or to differentiate (novel use cases); efficiency gains are not a durable advantage once competitors share them.</w:t>
      </w:r>
    </w:p>
    <w:p w14:paraId="1875D03D" w14:textId="7D28CDEF" w:rsidR="00401741" w:rsidRPr="00EB5DFF" w:rsidRDefault="00EB5DFF" w:rsidP="00C2188E">
      <w:pPr>
        <w:numPr>
          <w:ilvl w:val="0"/>
          <w:numId w:val="1"/>
        </w:numPr>
      </w:pPr>
      <w:r>
        <w:lastRenderedPageBreak/>
        <w:t>Treat AI budgeting as a strategic act: returns can be large but uncertain, and conventional business cases tend to under-fund experimentation.</w:t>
      </w:r>
    </w:p>
    <w:sectPr w:rsidR="00401741" w:rsidRPr="00EB5DFF">
      <w:headerReference w:type="default" r:id="rId2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4"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10"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9"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8"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2"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4"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1"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9"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1"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2"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3"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5"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4"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6"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7"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8"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9"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2"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3"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4"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5"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6"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7"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8"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9"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0"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1"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2"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3"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4"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5"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7"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6"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8"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9"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0"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1"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3"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4"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6"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7"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5"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2"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1"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8"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6"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7"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3"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4"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5"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0"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1"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6"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7"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8"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9"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5"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4"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3"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2"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2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2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2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2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3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3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1" w:name="_@_4D2E2173561E4304BBB44C940BFC8766Z"/>
      <w:r>
        <w:fldChar w:fldCharType="separate"/>
      </w:r>
      <w:bookmarkEnd w:id="15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4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5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56" w:name="_@_F74A959799DE4D9F825B4C2BF7D4BEECZ"/>
      <w:r>
        <w:fldChar w:fldCharType="separate"/>
      </w:r>
      <w:bookmarkEnd w:id="15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5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5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59"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62"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65"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63"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64"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66"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68"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69"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1"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70"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7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7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76"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7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7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0"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1"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2"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85"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8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8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88" w:name="_@_966A57235E2841AB9D1C216A25F44671Z"/>
      <w:r>
        <w:fldChar w:fldCharType="separate"/>
      </w:r>
      <w:bookmarkEnd w:id="18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190"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19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193"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194"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195"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96"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19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8"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0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2" w:author="" w:initials="">
    <w:p w14:paraId="2F6AE01C" w14:textId="77777777" w:rsidR="00261431" w:rsidRDefault="00000000">
      <w:pPr>
        <w:pStyle w:val="CommentText"/>
      </w:pPr>
      <w:r>
        <w:rPr>
          <w:rStyle w:val="CommentReference"/>
        </w:rPr>
        <w:annotationRef/>
      </w:r>
    </w:p>
  </w:comment>
  <w:comment w:id="203" w:author="" w:initials="">
    <w:p w14:paraId="3224511D" w14:textId="77777777" w:rsidR="00261431" w:rsidRDefault="00000000">
      <w:pPr>
        <w:pStyle w:val="CommentText"/>
      </w:pPr>
      <w:r>
        <w:rPr>
          <w:rStyle w:val="CommentReference"/>
        </w:rPr>
        <w:annotationRef/>
      </w:r>
    </w:p>
  </w:comment>
  <w:comment w:id="20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0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0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10" w:author="" w:initials="">
    <w:p w14:paraId="2E08545F" w14:textId="77777777" w:rsidR="00261431" w:rsidRDefault="00000000">
      <w:pPr>
        <w:pStyle w:val="CommentText"/>
      </w:pPr>
      <w:r>
        <w:rPr>
          <w:rStyle w:val="CommentReference"/>
        </w:rPr>
        <w:annotationRef/>
      </w:r>
    </w:p>
  </w:comment>
  <w:comment w:id="211" w:author="" w:initials="">
    <w:p w14:paraId="10998D17" w14:textId="77777777" w:rsidR="00261431" w:rsidRDefault="00000000">
      <w:pPr>
        <w:pStyle w:val="CommentText"/>
      </w:pPr>
      <w:r>
        <w:rPr>
          <w:rStyle w:val="CommentReference"/>
        </w:rPr>
        <w:annotationRef/>
      </w:r>
    </w:p>
  </w:comment>
  <w:comment w:id="21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1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0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1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14"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1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1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1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2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21"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22"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24"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25"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26"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28"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29" w:author="" w:initials="">
    <w:p w14:paraId="386E5830" w14:textId="77777777" w:rsidR="00261431" w:rsidRDefault="00000000">
      <w:pPr>
        <w:pStyle w:val="CommentText"/>
      </w:pPr>
      <w:r>
        <w:rPr>
          <w:rStyle w:val="CommentReference"/>
        </w:rPr>
        <w:annotationRef/>
      </w:r>
    </w:p>
  </w:comment>
  <w:comment w:id="230" w:author="" w:initials="">
    <w:p w14:paraId="7C39E8D3" w14:textId="77777777" w:rsidR="00261431" w:rsidRDefault="00000000">
      <w:pPr>
        <w:pStyle w:val="CommentText"/>
      </w:pPr>
      <w:r>
        <w:rPr>
          <w:rStyle w:val="CommentReference"/>
        </w:rPr>
        <w:annotationRef/>
      </w:r>
    </w:p>
  </w:comment>
  <w:comment w:id="231"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32"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33"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34"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3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36" w:author="" w:initials="">
    <w:p w14:paraId="20F59D9A" w14:textId="77777777" w:rsidR="00261431" w:rsidRDefault="00000000">
      <w:pPr>
        <w:pStyle w:val="CommentText"/>
      </w:pPr>
      <w:r>
        <w:rPr>
          <w:rStyle w:val="CommentReference"/>
        </w:rPr>
        <w:annotationRef/>
      </w:r>
    </w:p>
  </w:comment>
  <w:comment w:id="23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3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3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4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4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4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44"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45"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47"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48" w:author="Luttik, Daan" w:date="2026-06-14T23:11:00Z" w:initials="DL">
    <w:p w14:paraId="53C643AD" w14:textId="77777777" w:rsidR="00217EAA" w:rsidRDefault="00217EAA" w:rsidP="00217EAA">
      <w:pPr>
        <w:pStyle w:val="CommentText"/>
        <w:ind w:firstLine="0"/>
      </w:pPr>
      <w:r>
        <w:rPr>
          <w:rStyle w:val="CommentReference"/>
        </w:rPr>
        <w:annotationRef/>
      </w:r>
      <w:r>
        <w:t>Double check</w:t>
      </w:r>
    </w:p>
  </w:comment>
  <w:comment w:id="259"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1"/>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1"/>
  <w15:commentEx w15:paraId="4A9D048D" w15:done="1"/>
  <w15:commentEx w15:paraId="6C8EAFE9" w15:done="1"/>
  <w15:commentEx w15:paraId="594265F5" w15:done="1"/>
  <w15:commentEx w15:paraId="53C643AD" w15:done="1"/>
  <w15:commentEx w15:paraId="05D2FA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7D1E6371" w16cex:dateUtc="2026-06-14T21:11: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94265F5" w16cid:durableId="496525E7"/>
  <w16cid:commentId w16cid:paraId="53C643AD" w16cid:durableId="7D1E6371"/>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9DDA" w14:textId="77777777" w:rsidR="00184458" w:rsidRDefault="00184458">
      <w:pPr>
        <w:spacing w:line="240" w:lineRule="auto"/>
      </w:pPr>
      <w:r>
        <w:separator/>
      </w:r>
    </w:p>
  </w:endnote>
  <w:endnote w:type="continuationSeparator" w:id="0">
    <w:p w14:paraId="215EBCCE" w14:textId="77777777" w:rsidR="00184458" w:rsidRDefault="00184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FCE0EA7-2A3E-43BC-B616-35930F245968}"/>
    <w:embedBold r:id="rId2" w:fontKey="{A1B2B252-035A-4684-9A98-3FA227606FFA}"/>
    <w:embedItalic r:id="rId3" w:fontKey="{D71C51EE-6828-49FA-8983-455A301228AA}"/>
  </w:font>
  <w:font w:name="EB Garamond SemiBold">
    <w:charset w:val="00"/>
    <w:family w:val="auto"/>
    <w:pitch w:val="variable"/>
    <w:sig w:usb0="E00002FF" w:usb1="02000413" w:usb2="00000000" w:usb3="00000000" w:csb0="0000019F" w:csb1="00000000"/>
    <w:embedRegular r:id="rId4" w:fontKey="{C0C2C021-36A8-49E3-B80F-3117F85C6018}"/>
  </w:font>
  <w:font w:name="EB Garamond Medium">
    <w:charset w:val="00"/>
    <w:family w:val="auto"/>
    <w:pitch w:val="variable"/>
    <w:sig w:usb0="E00002FF" w:usb1="02000413" w:usb2="00000000" w:usb3="00000000" w:csb0="0000019F" w:csb1="00000000"/>
    <w:embedRegular r:id="rId5" w:fontKey="{FE703422-2491-4E22-AD84-DD8D7EEA336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A63183B-BFF9-4A4E-A454-1ECF9416646F}"/>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6B7DF00F-6A46-4E05-A5BB-8D6D73EBD361}"/>
    <w:embedBold r:id="rId8" w:fontKey="{8BB0F578-9067-4477-914F-CA77C23E2ACB}"/>
  </w:font>
  <w:font w:name="Calibri">
    <w:panose1 w:val="020F0502020204030204"/>
    <w:charset w:val="00"/>
    <w:family w:val="swiss"/>
    <w:pitch w:val="variable"/>
    <w:sig w:usb0="E4002EFF" w:usb1="C200247B" w:usb2="00000009" w:usb3="00000000" w:csb0="000001FF" w:csb1="00000000"/>
    <w:embedRegular r:id="rId9" w:fontKey="{4BC59ECB-9163-4A57-88EC-6B7EED3652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D7EB" w14:textId="77777777" w:rsidR="00184458" w:rsidRDefault="00184458">
      <w:pPr>
        <w:spacing w:line="240" w:lineRule="auto"/>
      </w:pPr>
      <w:r>
        <w:separator/>
      </w:r>
    </w:p>
  </w:footnote>
  <w:footnote w:type="continuationSeparator" w:id="0">
    <w:p w14:paraId="528FD388" w14:textId="77777777" w:rsidR="00184458" w:rsidRDefault="00184458">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253"/>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95C42"/>
    <w:rsid w:val="000A03A5"/>
    <w:rsid w:val="000A2D1F"/>
    <w:rsid w:val="000A37CD"/>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0F7FEC"/>
    <w:rsid w:val="00100B04"/>
    <w:rsid w:val="00100F76"/>
    <w:rsid w:val="0010139E"/>
    <w:rsid w:val="001019C6"/>
    <w:rsid w:val="001019F6"/>
    <w:rsid w:val="00101E2E"/>
    <w:rsid w:val="001021F4"/>
    <w:rsid w:val="00103441"/>
    <w:rsid w:val="00103C7C"/>
    <w:rsid w:val="0010459D"/>
    <w:rsid w:val="00104AFC"/>
    <w:rsid w:val="00105251"/>
    <w:rsid w:val="0010579D"/>
    <w:rsid w:val="00106667"/>
    <w:rsid w:val="001118B0"/>
    <w:rsid w:val="00112098"/>
    <w:rsid w:val="00114075"/>
    <w:rsid w:val="0011446B"/>
    <w:rsid w:val="00114F0B"/>
    <w:rsid w:val="00117595"/>
    <w:rsid w:val="00117E63"/>
    <w:rsid w:val="00117F5C"/>
    <w:rsid w:val="00120D24"/>
    <w:rsid w:val="00121281"/>
    <w:rsid w:val="001224F7"/>
    <w:rsid w:val="00124987"/>
    <w:rsid w:val="001249AB"/>
    <w:rsid w:val="00124D1C"/>
    <w:rsid w:val="001255B1"/>
    <w:rsid w:val="0012657A"/>
    <w:rsid w:val="00127BA3"/>
    <w:rsid w:val="00131206"/>
    <w:rsid w:val="00131854"/>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40A"/>
    <w:rsid w:val="001677B2"/>
    <w:rsid w:val="00167FF0"/>
    <w:rsid w:val="00170835"/>
    <w:rsid w:val="001714D6"/>
    <w:rsid w:val="00171BAC"/>
    <w:rsid w:val="00173514"/>
    <w:rsid w:val="00174094"/>
    <w:rsid w:val="00175508"/>
    <w:rsid w:val="001756C2"/>
    <w:rsid w:val="0017573A"/>
    <w:rsid w:val="00175FB5"/>
    <w:rsid w:val="00184458"/>
    <w:rsid w:val="00185BE7"/>
    <w:rsid w:val="00186C0A"/>
    <w:rsid w:val="00190454"/>
    <w:rsid w:val="001914FF"/>
    <w:rsid w:val="00193055"/>
    <w:rsid w:val="0019308A"/>
    <w:rsid w:val="0019362A"/>
    <w:rsid w:val="00194445"/>
    <w:rsid w:val="00196EA0"/>
    <w:rsid w:val="0019760C"/>
    <w:rsid w:val="0019761E"/>
    <w:rsid w:val="00197894"/>
    <w:rsid w:val="001A0CDA"/>
    <w:rsid w:val="001A28C5"/>
    <w:rsid w:val="001A3712"/>
    <w:rsid w:val="001A5A3B"/>
    <w:rsid w:val="001A6B7F"/>
    <w:rsid w:val="001A7432"/>
    <w:rsid w:val="001B0038"/>
    <w:rsid w:val="001B3025"/>
    <w:rsid w:val="001B31AC"/>
    <w:rsid w:val="001B3EA3"/>
    <w:rsid w:val="001B5FA5"/>
    <w:rsid w:val="001B6B46"/>
    <w:rsid w:val="001B701B"/>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0A2A"/>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3D4"/>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3E2C"/>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26D2"/>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0B26"/>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D03"/>
    <w:rsid w:val="004A6EB2"/>
    <w:rsid w:val="004B02AA"/>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13FC"/>
    <w:rsid w:val="004D2450"/>
    <w:rsid w:val="004D4576"/>
    <w:rsid w:val="004D52CD"/>
    <w:rsid w:val="004D58BD"/>
    <w:rsid w:val="004D6F47"/>
    <w:rsid w:val="004D7B05"/>
    <w:rsid w:val="004E14AC"/>
    <w:rsid w:val="004E304B"/>
    <w:rsid w:val="004E42CB"/>
    <w:rsid w:val="004E6100"/>
    <w:rsid w:val="004F121B"/>
    <w:rsid w:val="004F1598"/>
    <w:rsid w:val="004F1AA8"/>
    <w:rsid w:val="004F2874"/>
    <w:rsid w:val="004F321E"/>
    <w:rsid w:val="004F3FEA"/>
    <w:rsid w:val="004F48CF"/>
    <w:rsid w:val="004F4BF2"/>
    <w:rsid w:val="004F4D1D"/>
    <w:rsid w:val="004F4F1C"/>
    <w:rsid w:val="004F58B1"/>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10B"/>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4F44"/>
    <w:rsid w:val="0056528A"/>
    <w:rsid w:val="00566D0A"/>
    <w:rsid w:val="00567063"/>
    <w:rsid w:val="00567FB2"/>
    <w:rsid w:val="005701D9"/>
    <w:rsid w:val="00570373"/>
    <w:rsid w:val="005704C1"/>
    <w:rsid w:val="0057078B"/>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58C6"/>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2D37"/>
    <w:rsid w:val="006637C7"/>
    <w:rsid w:val="00663E03"/>
    <w:rsid w:val="00664145"/>
    <w:rsid w:val="0066452D"/>
    <w:rsid w:val="00664D2B"/>
    <w:rsid w:val="006652B4"/>
    <w:rsid w:val="00670A99"/>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E25"/>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5D75"/>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45"/>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592F"/>
    <w:rsid w:val="007B7A6A"/>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4E79"/>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AE1"/>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15"/>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57E05"/>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6B0D"/>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C80"/>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85207"/>
    <w:rsid w:val="00A91321"/>
    <w:rsid w:val="00A92E12"/>
    <w:rsid w:val="00A964F6"/>
    <w:rsid w:val="00A96987"/>
    <w:rsid w:val="00AA1280"/>
    <w:rsid w:val="00AA160A"/>
    <w:rsid w:val="00AA3083"/>
    <w:rsid w:val="00AA5558"/>
    <w:rsid w:val="00AA73F7"/>
    <w:rsid w:val="00AA7764"/>
    <w:rsid w:val="00AA78AF"/>
    <w:rsid w:val="00AA7F07"/>
    <w:rsid w:val="00AB0604"/>
    <w:rsid w:val="00AB1D76"/>
    <w:rsid w:val="00AB36D2"/>
    <w:rsid w:val="00AB3CBA"/>
    <w:rsid w:val="00AB448F"/>
    <w:rsid w:val="00AB5826"/>
    <w:rsid w:val="00AB584C"/>
    <w:rsid w:val="00AB5895"/>
    <w:rsid w:val="00AB62A2"/>
    <w:rsid w:val="00AB7EEE"/>
    <w:rsid w:val="00AC0672"/>
    <w:rsid w:val="00AC0AF0"/>
    <w:rsid w:val="00AC12A9"/>
    <w:rsid w:val="00AC2F05"/>
    <w:rsid w:val="00AC5022"/>
    <w:rsid w:val="00AC6784"/>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96E"/>
    <w:rsid w:val="00B862A7"/>
    <w:rsid w:val="00B87008"/>
    <w:rsid w:val="00B87BDA"/>
    <w:rsid w:val="00B91234"/>
    <w:rsid w:val="00B91510"/>
    <w:rsid w:val="00B92841"/>
    <w:rsid w:val="00B928A9"/>
    <w:rsid w:val="00B9389E"/>
    <w:rsid w:val="00B94A7F"/>
    <w:rsid w:val="00B960CB"/>
    <w:rsid w:val="00B96CB5"/>
    <w:rsid w:val="00B97444"/>
    <w:rsid w:val="00B9769B"/>
    <w:rsid w:val="00BA1B5C"/>
    <w:rsid w:val="00BA25BE"/>
    <w:rsid w:val="00BA3129"/>
    <w:rsid w:val="00BA3A60"/>
    <w:rsid w:val="00BA3B07"/>
    <w:rsid w:val="00BA3DD3"/>
    <w:rsid w:val="00BA482C"/>
    <w:rsid w:val="00BA50B0"/>
    <w:rsid w:val="00BA5614"/>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844"/>
    <w:rsid w:val="00BD2A79"/>
    <w:rsid w:val="00BD2B3E"/>
    <w:rsid w:val="00BD2F36"/>
    <w:rsid w:val="00BD3719"/>
    <w:rsid w:val="00BD4ABE"/>
    <w:rsid w:val="00BD693C"/>
    <w:rsid w:val="00BD6C24"/>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188E"/>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1EFF"/>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5494"/>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6E3C"/>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2F"/>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A37"/>
    <w:rsid w:val="00D13C2C"/>
    <w:rsid w:val="00D15C83"/>
    <w:rsid w:val="00D22E6A"/>
    <w:rsid w:val="00D23504"/>
    <w:rsid w:val="00D23994"/>
    <w:rsid w:val="00D24175"/>
    <w:rsid w:val="00D279A5"/>
    <w:rsid w:val="00D27D39"/>
    <w:rsid w:val="00D27FE7"/>
    <w:rsid w:val="00D3047B"/>
    <w:rsid w:val="00D32BA2"/>
    <w:rsid w:val="00D33E35"/>
    <w:rsid w:val="00D35020"/>
    <w:rsid w:val="00D3510F"/>
    <w:rsid w:val="00D358E2"/>
    <w:rsid w:val="00D35B51"/>
    <w:rsid w:val="00D400F0"/>
    <w:rsid w:val="00D4019B"/>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45BD"/>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074"/>
    <w:rsid w:val="00DA776F"/>
    <w:rsid w:val="00DA7E92"/>
    <w:rsid w:val="00DB0131"/>
    <w:rsid w:val="00DB368A"/>
    <w:rsid w:val="00DB3D5B"/>
    <w:rsid w:val="00DB4CF5"/>
    <w:rsid w:val="00DB4FA4"/>
    <w:rsid w:val="00DB5294"/>
    <w:rsid w:val="00DB54E4"/>
    <w:rsid w:val="00DB6468"/>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A34"/>
    <w:rsid w:val="00DE5F55"/>
    <w:rsid w:val="00DE689A"/>
    <w:rsid w:val="00DE6FDD"/>
    <w:rsid w:val="00DF0394"/>
    <w:rsid w:val="00DF04E4"/>
    <w:rsid w:val="00DF06E3"/>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6F84"/>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CF9"/>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0FD4"/>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5CDB"/>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38DD"/>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character" w:styleId="FollowedHyperlink">
    <w:name w:val="FollowedHyperlink"/>
    <w:basedOn w:val="DefaultParagraphFont"/>
    <w:uiPriority w:val="99"/>
    <w:semiHidden/>
    <w:unhideWhenUsed/>
    <w:rsid w:val="00067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48550/arXiv.2405.2101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openai.com/index/function-calling-and-other-api-update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penai.com/index/chatgpt/"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mckinsey.com/capabilities/mckinsey-digital/our-insights/superagency-in-the-workplace-empowering-people-to-unlock-ais-full-potential-at-work"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claude.com/blog/skill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www.mckinsey.com/capabilities/mckinsey-digital/our-insights/superagency-in-the-workplace-empowering-people-to-unlock-ais-full-potential-at-work"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19881</Words>
  <Characters>109349</Characters>
  <Application>Microsoft Office Word</Application>
  <DocSecurity>0</DocSecurity>
  <Lines>911</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195</cp:revision>
  <dcterms:created xsi:type="dcterms:W3CDTF">2026-06-13T12:47:00Z</dcterms:created>
  <dcterms:modified xsi:type="dcterms:W3CDTF">2026-06-14T22:07:00Z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